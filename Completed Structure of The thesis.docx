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236934" w14:textId="77777777" w:rsidR="0087014B" w:rsidRDefault="00D5184D">
      <w:pPr>
        <w:jc w:val="center"/>
        <w:rPr>
          <w:ins w:id="0" w:author="像个男人一样" w:date="2018-03-21T20:13:00Z"/>
        </w:rPr>
      </w:pPr>
      <w:bookmarkStart w:id="1" w:name="_Hlk478216576"/>
      <w:bookmarkStart w:id="2" w:name="_Hlk503290476"/>
      <w:bookmarkEnd w:id="1"/>
      <w:bookmarkEnd w:id="2"/>
      <w:ins w:id="3" w:author="像个男人一样" w:date="2018-03-21T20:13:00Z">
        <w:r>
          <w:rPr>
            <w:noProof/>
          </w:rPr>
          <w:drawing>
            <wp:inline distT="0" distB="0" distL="0" distR="0" wp14:anchorId="5B522440" wp14:editId="794587C9">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14:paraId="0087B102" w14:textId="77777777" w:rsidR="0087014B" w:rsidRDefault="00D5184D">
      <w:pPr>
        <w:jc w:val="center"/>
        <w:rPr>
          <w:ins w:id="4" w:author="像个男人一样" w:date="2018-03-21T20:13:00Z"/>
        </w:rPr>
      </w:pPr>
      <w:ins w:id="5" w:author="像个男人一样" w:date="2018-03-21T20:13:00Z">
        <w:r>
          <w:tab/>
        </w:r>
        <w:r>
          <w:tab/>
        </w:r>
      </w:ins>
    </w:p>
    <w:p w14:paraId="709E4748" w14:textId="77777777" w:rsidR="0087014B" w:rsidRDefault="0087014B">
      <w:pPr>
        <w:pBdr>
          <w:bottom w:val="single" w:sz="4" w:space="1" w:color="auto"/>
        </w:pBdr>
        <w:jc w:val="center"/>
        <w:rPr>
          <w:ins w:id="6" w:author="像个男人一样" w:date="2018-03-21T20:13:00Z"/>
        </w:rPr>
      </w:pPr>
    </w:p>
    <w:p w14:paraId="032196C8" w14:textId="77777777" w:rsidR="0087014B" w:rsidRDefault="0087014B" w:rsidP="001B6DED">
      <w:pPr>
        <w:jc w:val="center"/>
        <w:rPr>
          <w:ins w:id="7" w:author="像个男人一样" w:date="2018-03-21T20:13:00Z"/>
        </w:rPr>
      </w:pPr>
    </w:p>
    <w:p w14:paraId="3AA2203E" w14:textId="77777777" w:rsidR="0087014B" w:rsidRDefault="00D5184D">
      <w:pPr>
        <w:jc w:val="center"/>
        <w:rPr>
          <w:ins w:id="8" w:author="像个男人一样" w:date="2018-03-22T11:18:00Z"/>
          <w:sz w:val="44"/>
          <w:szCs w:val="44"/>
          <w:lang w:val="en-US"/>
        </w:rPr>
        <w:pPrChange w:id="9" w:author="像个男人一样" w:date="2018-03-21T20:14:00Z">
          <w:pPr>
            <w:pStyle w:val="Heading1"/>
            <w:numPr>
              <w:numId w:val="0"/>
            </w:numPr>
            <w:ind w:left="0" w:firstLine="0"/>
          </w:pPr>
        </w:pPrChange>
      </w:pPr>
      <w:bookmarkStart w:id="10" w:name="_Toc22882"/>
      <w:bookmarkStart w:id="11" w:name="_Toc18491"/>
      <w:bookmarkStart w:id="12" w:name="_Toc11884"/>
      <w:bookmarkStart w:id="13" w:name="_Toc4055"/>
      <w:ins w:id="14" w:author="像个男人一样" w:date="2018-03-22T11:19:00Z">
        <w:r>
          <w:rPr>
            <w:sz w:val="44"/>
            <w:szCs w:val="44"/>
            <w:lang w:val="en-US"/>
          </w:rPr>
          <w:t xml:space="preserve">Action Recognition </w:t>
        </w:r>
      </w:ins>
      <w:ins w:id="15" w:author="像个男人一样" w:date="2018-03-22T11:33:00Z">
        <w:r>
          <w:rPr>
            <w:rFonts w:hint="eastAsia"/>
            <w:sz w:val="44"/>
            <w:szCs w:val="44"/>
            <w:lang w:val="en-US"/>
          </w:rPr>
          <w:t>Algorithm</w:t>
        </w:r>
      </w:ins>
      <w:ins w:id="16" w:author="jie sun" w:date="2018-04-11T20:58:00Z">
        <w:r w:rsidR="001F421E">
          <w:rPr>
            <w:sz w:val="44"/>
            <w:szCs w:val="44"/>
            <w:lang w:val="en-US"/>
          </w:rPr>
          <w:t xml:space="preserve"> Research</w:t>
        </w:r>
      </w:ins>
      <w:ins w:id="17" w:author="像个男人一样" w:date="2018-03-22T11:33:00Z">
        <w:r>
          <w:rPr>
            <w:rFonts w:hint="eastAsia"/>
            <w:sz w:val="44"/>
            <w:szCs w:val="44"/>
            <w:lang w:val="en-US"/>
          </w:rPr>
          <w:t xml:space="preserve"> </w:t>
        </w:r>
      </w:ins>
      <w:ins w:id="18" w:author="像个男人一样" w:date="2018-03-22T11:31:00Z">
        <w:del w:id="19" w:author="jie sun" w:date="2018-04-11T20:57:00Z">
          <w:r w:rsidDel="001F421E">
            <w:rPr>
              <w:sz w:val="44"/>
              <w:szCs w:val="44"/>
              <w:lang w:val="en-US"/>
            </w:rPr>
            <w:delText>R</w:delText>
          </w:r>
        </w:del>
      </w:ins>
      <w:ins w:id="20" w:author="像个男人一样" w:date="2018-03-22T11:19:00Z">
        <w:del w:id="21" w:author="jie sun" w:date="2018-04-11T20:57:00Z">
          <w:r w:rsidDel="001F421E">
            <w:rPr>
              <w:sz w:val="44"/>
              <w:szCs w:val="44"/>
              <w:lang w:val="en-US"/>
            </w:rPr>
            <w:delText xml:space="preserve">esearch </w:delText>
          </w:r>
        </w:del>
        <w:r>
          <w:rPr>
            <w:sz w:val="44"/>
            <w:szCs w:val="44"/>
            <w:lang w:val="en-US"/>
          </w:rPr>
          <w:t>with</w:t>
        </w:r>
      </w:ins>
      <w:ins w:id="22" w:author="像个男人一样" w:date="2018-03-22T11:33:00Z">
        <w:r>
          <w:rPr>
            <w:rFonts w:hint="eastAsia"/>
            <w:sz w:val="44"/>
            <w:szCs w:val="44"/>
            <w:lang w:val="en-US"/>
          </w:rPr>
          <w:t xml:space="preserve"> </w:t>
        </w:r>
        <w:del w:id="23" w:author="jie sun" w:date="2018-04-11T20:57:00Z">
          <w:r w:rsidDel="001F421E">
            <w:rPr>
              <w:rFonts w:hint="eastAsia"/>
              <w:sz w:val="44"/>
              <w:szCs w:val="44"/>
              <w:lang w:val="en-US"/>
            </w:rPr>
            <w:delText>Multifunction</w:delText>
          </w:r>
        </w:del>
      </w:ins>
      <w:ins w:id="24" w:author="像个男人一样" w:date="2018-03-22T11:20:00Z">
        <w:del w:id="25" w:author="jie sun" w:date="2018-04-11T20:57:00Z">
          <w:r w:rsidDel="001F421E">
            <w:rPr>
              <w:sz w:val="44"/>
              <w:szCs w:val="44"/>
              <w:lang w:val="en-US"/>
            </w:rPr>
            <w:delText xml:space="preserve"> </w:delText>
          </w:r>
        </w:del>
      </w:ins>
      <w:ins w:id="26" w:author="像个男人一样" w:date="2018-03-22T11:32:00Z">
        <w:del w:id="27" w:author="jie sun" w:date="2018-04-11T20:57:00Z">
          <w:r w:rsidDel="001F421E">
            <w:rPr>
              <w:sz w:val="44"/>
              <w:szCs w:val="44"/>
              <w:lang w:val="en-US"/>
            </w:rPr>
            <w:delText>Glow-Stick</w:delText>
          </w:r>
        </w:del>
      </w:ins>
      <w:bookmarkEnd w:id="10"/>
      <w:bookmarkEnd w:id="11"/>
      <w:bookmarkEnd w:id="12"/>
      <w:bookmarkEnd w:id="13"/>
      <w:ins w:id="28" w:author="jie sun" w:date="2018-04-11T20:57:00Z">
        <w:r w:rsidR="001F421E">
          <w:rPr>
            <w:sz w:val="44"/>
            <w:szCs w:val="44"/>
            <w:lang w:val="en-US"/>
          </w:rPr>
          <w:t>G-sensor and Gyroscope</w:t>
        </w:r>
      </w:ins>
    </w:p>
    <w:p w14:paraId="78BBBD18" w14:textId="77777777" w:rsidR="0087014B" w:rsidRDefault="00D5184D">
      <w:pPr>
        <w:jc w:val="both"/>
        <w:rPr>
          <w:ins w:id="29" w:author="像个男人一样" w:date="2018-03-21T20:13:00Z"/>
          <w:sz w:val="36"/>
          <w:szCs w:val="36"/>
        </w:rPr>
        <w:pPrChange w:id="30" w:author="像个男人一样" w:date="2018-03-22T11:33:00Z">
          <w:pPr>
            <w:jc w:val="center"/>
          </w:pPr>
        </w:pPrChange>
      </w:pPr>
      <w:ins w:id="31" w:author="像个男人一样" w:date="2018-03-21T20:13:00Z">
        <w:r>
          <w:tab/>
        </w:r>
        <w:r>
          <w:tab/>
        </w:r>
      </w:ins>
    </w:p>
    <w:p w14:paraId="55523901" w14:textId="77777777" w:rsidR="0087014B" w:rsidRDefault="0087014B">
      <w:pPr>
        <w:pBdr>
          <w:bottom w:val="single" w:sz="4" w:space="1" w:color="auto"/>
        </w:pBdr>
        <w:jc w:val="both"/>
        <w:rPr>
          <w:ins w:id="32" w:author="像个男人一样" w:date="2018-03-21T20:13:00Z"/>
          <w:sz w:val="36"/>
          <w:szCs w:val="36"/>
        </w:rPr>
        <w:pPrChange w:id="33" w:author="像个男人一样" w:date="2018-03-22T11:33:00Z">
          <w:pPr>
            <w:pBdr>
              <w:bottom w:val="single" w:sz="4" w:space="1" w:color="auto"/>
            </w:pBdr>
            <w:jc w:val="center"/>
          </w:pPr>
        </w:pPrChange>
      </w:pPr>
    </w:p>
    <w:p w14:paraId="4E61BBCC" w14:textId="77777777" w:rsidR="0087014B" w:rsidRDefault="0087014B">
      <w:pPr>
        <w:jc w:val="both"/>
        <w:rPr>
          <w:ins w:id="34" w:author="像个男人一样" w:date="2018-03-21T20:13:00Z"/>
        </w:rPr>
        <w:pPrChange w:id="35" w:author="像个男人一样" w:date="2018-03-21T20:14:00Z">
          <w:pPr>
            <w:jc w:val="center"/>
          </w:pPr>
        </w:pPrChange>
      </w:pPr>
    </w:p>
    <w:p w14:paraId="166E522F" w14:textId="77777777" w:rsidR="0087014B" w:rsidRDefault="0087014B">
      <w:pPr>
        <w:jc w:val="center"/>
        <w:rPr>
          <w:ins w:id="36" w:author="像个男人一样" w:date="2018-03-21T20:13:00Z"/>
        </w:rPr>
      </w:pPr>
    </w:p>
    <w:p w14:paraId="21539D15" w14:textId="77777777" w:rsidR="0087014B" w:rsidRDefault="00D5184D">
      <w:pPr>
        <w:jc w:val="center"/>
        <w:rPr>
          <w:ins w:id="37" w:author="像个男人一样" w:date="2018-03-21T20:13:00Z"/>
          <w:sz w:val="28"/>
          <w:szCs w:val="28"/>
        </w:rPr>
      </w:pPr>
      <w:ins w:id="38" w:author="像个男人一样" w:date="2018-03-21T20:13:00Z">
        <w:r>
          <w:rPr>
            <w:sz w:val="28"/>
            <w:szCs w:val="28"/>
          </w:rPr>
          <w:t>M.Sc. (Software Design and Development)</w:t>
        </w:r>
      </w:ins>
    </w:p>
    <w:p w14:paraId="1FBDF776" w14:textId="77777777" w:rsidR="0087014B" w:rsidRDefault="00D5184D">
      <w:pPr>
        <w:jc w:val="center"/>
        <w:rPr>
          <w:ins w:id="39" w:author="像个男人一样" w:date="2018-03-21T20:13:00Z"/>
          <w:sz w:val="28"/>
          <w:szCs w:val="28"/>
        </w:rPr>
      </w:pPr>
      <w:ins w:id="40" w:author="像个男人一样" w:date="2018-03-21T20:13:00Z">
        <w:r>
          <w:rPr>
            <w:sz w:val="28"/>
            <w:szCs w:val="28"/>
          </w:rPr>
          <w:t xml:space="preserve">National University </w:t>
        </w:r>
      </w:ins>
      <w:ins w:id="41" w:author="jie sun" w:date="2018-04-18T12:41:00Z">
        <w:r w:rsidR="0050162E">
          <w:rPr>
            <w:rFonts w:hint="eastAsia"/>
            <w:sz w:val="28"/>
            <w:szCs w:val="28"/>
          </w:rPr>
          <w:t>o</w:t>
        </w:r>
      </w:ins>
      <w:ins w:id="42" w:author="像个男人一样" w:date="2018-03-21T20:13:00Z">
        <w:del w:id="43" w:author="jie sun" w:date="2018-04-18T12:41:00Z">
          <w:r w:rsidDel="0050162E">
            <w:rPr>
              <w:sz w:val="28"/>
              <w:szCs w:val="28"/>
            </w:rPr>
            <w:delText>O</w:delText>
          </w:r>
        </w:del>
        <w:r>
          <w:rPr>
            <w:sz w:val="28"/>
            <w:szCs w:val="28"/>
          </w:rPr>
          <w:t>f Ireland, Galway</w:t>
        </w:r>
      </w:ins>
    </w:p>
    <w:p w14:paraId="55CB329F" w14:textId="77777777" w:rsidR="0087014B" w:rsidRDefault="00D5184D">
      <w:pPr>
        <w:jc w:val="center"/>
        <w:rPr>
          <w:ins w:id="44" w:author="像个男人一样" w:date="2018-03-21T20:13:00Z"/>
          <w:sz w:val="28"/>
          <w:szCs w:val="28"/>
        </w:rPr>
      </w:pPr>
      <w:ins w:id="45" w:author="像个男人一样" w:date="2018-03-21T20:13:00Z">
        <w:r>
          <w:rPr>
            <w:sz w:val="28"/>
            <w:szCs w:val="28"/>
          </w:rPr>
          <w:t>Discipline of Information Technology</w:t>
        </w:r>
      </w:ins>
    </w:p>
    <w:p w14:paraId="6F61E5E9" w14:textId="77777777" w:rsidR="0087014B" w:rsidRDefault="00D5184D">
      <w:pPr>
        <w:jc w:val="center"/>
        <w:rPr>
          <w:ins w:id="46" w:author="像个男人一样" w:date="2018-03-21T20:13:00Z"/>
          <w:sz w:val="28"/>
          <w:szCs w:val="28"/>
        </w:rPr>
      </w:pPr>
      <w:ins w:id="47" w:author="像个男人一样" w:date="2018-03-21T20:13:00Z">
        <w:r>
          <w:rPr>
            <w:sz w:val="28"/>
            <w:szCs w:val="28"/>
          </w:rPr>
          <w:t>College of Engineering &amp; Informatics</w:t>
        </w:r>
      </w:ins>
    </w:p>
    <w:p w14:paraId="19BE07EB" w14:textId="77777777" w:rsidR="0087014B" w:rsidRDefault="0087014B">
      <w:pPr>
        <w:rPr>
          <w:ins w:id="48" w:author="像个男人一样" w:date="2018-03-21T20:13:00Z"/>
          <w:sz w:val="36"/>
          <w:szCs w:val="36"/>
        </w:rPr>
      </w:pPr>
    </w:p>
    <w:p w14:paraId="2A4287FB" w14:textId="77777777" w:rsidR="0087014B" w:rsidRDefault="00D5184D">
      <w:pPr>
        <w:tabs>
          <w:tab w:val="left" w:pos="1485"/>
        </w:tabs>
        <w:rPr>
          <w:ins w:id="49" w:author="像个男人一样" w:date="2018-03-21T20:13:00Z"/>
          <w:sz w:val="28"/>
          <w:szCs w:val="28"/>
        </w:rPr>
      </w:pPr>
      <w:ins w:id="50"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51" w:author="像个男人一样" w:date="2018-03-21T23:32:00Z">
        <w:r>
          <w:rPr>
            <w:rFonts w:hint="eastAsia"/>
            <w:sz w:val="28"/>
            <w:szCs w:val="28"/>
            <w:lang w:val="en-US"/>
          </w:rPr>
          <w:tab/>
        </w:r>
      </w:ins>
      <w:ins w:id="52" w:author="像个男人一样" w:date="2018-03-21T20:13:00Z">
        <w:r>
          <w:rPr>
            <w:rFonts w:eastAsia="SimSun" w:hint="eastAsia"/>
            <w:sz w:val="28"/>
            <w:szCs w:val="28"/>
            <w:lang w:val="en-US"/>
          </w:rPr>
          <w:t>Jie Sun</w:t>
        </w:r>
      </w:ins>
    </w:p>
    <w:p w14:paraId="55677835" w14:textId="77777777" w:rsidR="0087014B" w:rsidRDefault="00D5184D">
      <w:pPr>
        <w:tabs>
          <w:tab w:val="left" w:pos="1485"/>
        </w:tabs>
        <w:rPr>
          <w:ins w:id="53" w:author="像个男人一样" w:date="2018-03-21T20:13:00Z"/>
          <w:sz w:val="28"/>
          <w:szCs w:val="28"/>
        </w:rPr>
      </w:pPr>
      <w:ins w:id="54" w:author="像个男人一样" w:date="2018-03-21T20:13:00Z">
        <w:r>
          <w:rPr>
            <w:sz w:val="28"/>
            <w:szCs w:val="28"/>
          </w:rPr>
          <w:tab/>
        </w:r>
        <w:r>
          <w:rPr>
            <w:sz w:val="28"/>
            <w:szCs w:val="28"/>
          </w:rPr>
          <w:tab/>
          <w:t xml:space="preserve">Student Number: </w:t>
        </w:r>
        <w:r>
          <w:rPr>
            <w:sz w:val="28"/>
            <w:szCs w:val="28"/>
          </w:rPr>
          <w:tab/>
        </w:r>
        <w:r>
          <w:rPr>
            <w:rFonts w:eastAsia="SimSun" w:hint="eastAsia"/>
            <w:sz w:val="28"/>
            <w:szCs w:val="28"/>
            <w:lang w:val="en-US"/>
          </w:rPr>
          <w:tab/>
          <w:t>16230972</w:t>
        </w:r>
      </w:ins>
    </w:p>
    <w:p w14:paraId="2CE86BC0" w14:textId="4493AD67" w:rsidR="000156E0" w:rsidRDefault="00D5184D" w:rsidP="001B6DED">
      <w:pPr>
        <w:ind w:left="1440" w:firstLine="720"/>
        <w:rPr>
          <w:sz w:val="28"/>
          <w:szCs w:val="28"/>
        </w:rPr>
        <w:sectPr w:rsidR="000156E0" w:rsidSect="009A6DCD">
          <w:footerReference w:type="default" r:id="rId10"/>
          <w:footerReference w:type="first" r:id="rId11"/>
          <w:endnotePr>
            <w:numFmt w:val="decimal"/>
          </w:endnotePr>
          <w:pgSz w:w="11906" w:h="16838"/>
          <w:pgMar w:top="1440" w:right="1440" w:bottom="1440" w:left="1440" w:header="708" w:footer="708" w:gutter="0"/>
          <w:pgNumType w:fmt="lowerRoman" w:start="1"/>
          <w:cols w:space="708"/>
          <w:titlePg/>
          <w:docGrid w:linePitch="360"/>
        </w:sectPr>
      </w:pPr>
      <w:ins w:id="55" w:author="像个男人一样" w:date="2018-03-21T20:13:00Z">
        <w:r>
          <w:rPr>
            <w:sz w:val="28"/>
            <w:szCs w:val="28"/>
          </w:rPr>
          <w:t xml:space="preserve">Academic Supervisor: </w:t>
        </w:r>
        <w:r>
          <w:rPr>
            <w:sz w:val="28"/>
            <w:szCs w:val="28"/>
          </w:rPr>
          <w:tab/>
          <w:t>Dr. Frank Glavin</w:t>
        </w:r>
      </w:ins>
    </w:p>
    <w:p w14:paraId="088D6BBD" w14:textId="75B6ABCD" w:rsidR="009A6DCD" w:rsidRDefault="009A6DCD" w:rsidP="000156E0">
      <w:pPr>
        <w:rPr>
          <w:sz w:val="28"/>
          <w:szCs w:val="28"/>
        </w:rPr>
        <w:sectPr w:rsidR="009A6DCD" w:rsidSect="000156E0">
          <w:endnotePr>
            <w:numFmt w:val="decimal"/>
          </w:endnotePr>
          <w:pgSz w:w="11906" w:h="16838"/>
          <w:pgMar w:top="1440" w:right="1440" w:bottom="1440" w:left="1440" w:header="708" w:footer="708" w:gutter="0"/>
          <w:pgNumType w:fmt="lowerRoman" w:start="1"/>
          <w:cols w:space="708"/>
          <w:docGrid w:linePitch="360"/>
        </w:sectPr>
      </w:pPr>
    </w:p>
    <w:p w14:paraId="504E8797" w14:textId="77777777" w:rsidR="000156E0" w:rsidRDefault="000156E0" w:rsidP="000156E0">
      <w:pPr>
        <w:rPr>
          <w:sz w:val="28"/>
          <w:szCs w:val="28"/>
        </w:rPr>
        <w:sectPr w:rsidR="000156E0"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661B2489" w14:textId="25D75116" w:rsidR="009A6DCD" w:rsidRDefault="009A6DCD" w:rsidP="00882E0F">
      <w:pPr>
        <w:ind w:left="1440" w:firstLine="720"/>
        <w:rPr>
          <w:sz w:val="28"/>
          <w:szCs w:val="28"/>
        </w:rPr>
      </w:pPr>
    </w:p>
    <w:sdt>
      <w:sdtPr>
        <w:rPr>
          <w:rFonts w:ascii="Microsoft JhengHei" w:eastAsiaTheme="minorEastAsia" w:hAnsi="Microsoft JhengHei" w:cstheme="minorBidi"/>
          <w:color w:val="auto"/>
          <w:sz w:val="24"/>
          <w:szCs w:val="22"/>
          <w:lang w:val="en-IE" w:eastAsia="zh-CN"/>
        </w:rPr>
        <w:id w:val="-166714246"/>
        <w:docPartObj>
          <w:docPartGallery w:val="Table of Contents"/>
          <w:docPartUnique/>
        </w:docPartObj>
      </w:sdtPr>
      <w:sdtEndPr>
        <w:rPr>
          <w:b/>
          <w:bCs/>
          <w:noProof/>
        </w:rPr>
      </w:sdtEndPr>
      <w:sdtContent>
        <w:p w14:paraId="4EE9A210" w14:textId="13A34E89" w:rsidR="001B6DED" w:rsidRDefault="001B6DED">
          <w:pPr>
            <w:pStyle w:val="TOCHeading"/>
          </w:pPr>
          <w:r>
            <w:t>Table of Contents</w:t>
          </w:r>
        </w:p>
        <w:p w14:paraId="27820DDA" w14:textId="13E00F06" w:rsidR="002C27F0" w:rsidRDefault="001B6DED">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bookmarkStart w:id="56" w:name="_GoBack"/>
          <w:bookmarkEnd w:id="56"/>
          <w:r w:rsidR="002C27F0" w:rsidRPr="00692D42">
            <w:rPr>
              <w:rStyle w:val="Hyperlink"/>
              <w:noProof/>
            </w:rPr>
            <w:fldChar w:fldCharType="begin"/>
          </w:r>
          <w:r w:rsidR="002C27F0" w:rsidRPr="00692D42">
            <w:rPr>
              <w:rStyle w:val="Hyperlink"/>
              <w:noProof/>
            </w:rPr>
            <w:instrText xml:space="preserve"> </w:instrText>
          </w:r>
          <w:r w:rsidR="002C27F0">
            <w:rPr>
              <w:noProof/>
            </w:rPr>
            <w:instrText>HYPERLINK \l "_Toc518661825"</w:instrText>
          </w:r>
          <w:r w:rsidR="002C27F0" w:rsidRPr="00692D42">
            <w:rPr>
              <w:rStyle w:val="Hyperlink"/>
              <w:noProof/>
            </w:rPr>
            <w:instrText xml:space="preserve"> </w:instrText>
          </w:r>
          <w:r w:rsidR="002C27F0" w:rsidRPr="00692D42">
            <w:rPr>
              <w:rStyle w:val="Hyperlink"/>
              <w:noProof/>
            </w:rPr>
          </w:r>
          <w:r w:rsidR="002C27F0" w:rsidRPr="00692D42">
            <w:rPr>
              <w:rStyle w:val="Hyperlink"/>
              <w:noProof/>
            </w:rPr>
            <w:fldChar w:fldCharType="separate"/>
          </w:r>
          <w:r w:rsidR="002C27F0" w:rsidRPr="00692D42">
            <w:rPr>
              <w:rStyle w:val="Hyperlink"/>
              <w:noProof/>
            </w:rPr>
            <w:t>Table Of Contents</w:t>
          </w:r>
          <w:r w:rsidR="002C27F0">
            <w:rPr>
              <w:noProof/>
              <w:webHidden/>
            </w:rPr>
            <w:tab/>
          </w:r>
          <w:r w:rsidR="002C27F0">
            <w:rPr>
              <w:noProof/>
              <w:webHidden/>
            </w:rPr>
            <w:fldChar w:fldCharType="begin"/>
          </w:r>
          <w:r w:rsidR="002C27F0">
            <w:rPr>
              <w:noProof/>
              <w:webHidden/>
            </w:rPr>
            <w:instrText xml:space="preserve"> PAGEREF _Toc518661825 \h </w:instrText>
          </w:r>
          <w:r w:rsidR="002C27F0">
            <w:rPr>
              <w:noProof/>
              <w:webHidden/>
            </w:rPr>
          </w:r>
          <w:r w:rsidR="002C27F0">
            <w:rPr>
              <w:noProof/>
              <w:webHidden/>
            </w:rPr>
            <w:fldChar w:fldCharType="separate"/>
          </w:r>
          <w:r w:rsidR="002C27F0">
            <w:rPr>
              <w:noProof/>
              <w:webHidden/>
            </w:rPr>
            <w:t>iv</w:t>
          </w:r>
          <w:r w:rsidR="002C27F0">
            <w:rPr>
              <w:noProof/>
              <w:webHidden/>
            </w:rPr>
            <w:fldChar w:fldCharType="end"/>
          </w:r>
          <w:r w:rsidR="002C27F0" w:rsidRPr="00692D42">
            <w:rPr>
              <w:rStyle w:val="Hyperlink"/>
              <w:noProof/>
            </w:rPr>
            <w:fldChar w:fldCharType="end"/>
          </w:r>
        </w:p>
        <w:p w14:paraId="435A357E" w14:textId="3F7C351C" w:rsidR="002C27F0" w:rsidRDefault="002C27F0">
          <w:pPr>
            <w:pStyle w:val="TOC2"/>
            <w:tabs>
              <w:tab w:val="right" w:leader="dot" w:pos="9016"/>
            </w:tabs>
            <w:rPr>
              <w:rFonts w:asciiTheme="minorHAnsi" w:hAnsiTheme="minorHAnsi"/>
              <w:noProof/>
              <w:sz w:val="22"/>
            </w:rPr>
          </w:pPr>
          <w:hyperlink w:anchor="_Toc518661826" w:history="1">
            <w:r w:rsidRPr="00692D42">
              <w:rPr>
                <w:rStyle w:val="Hyperlink"/>
                <w:rFonts w:eastAsia="Microsoft JhengHei"/>
                <w:noProof/>
              </w:rPr>
              <w:t>Declaration</w:t>
            </w:r>
            <w:r>
              <w:rPr>
                <w:noProof/>
                <w:webHidden/>
              </w:rPr>
              <w:tab/>
            </w:r>
            <w:r>
              <w:rPr>
                <w:noProof/>
                <w:webHidden/>
              </w:rPr>
              <w:fldChar w:fldCharType="begin"/>
            </w:r>
            <w:r>
              <w:rPr>
                <w:noProof/>
                <w:webHidden/>
              </w:rPr>
              <w:instrText xml:space="preserve"> PAGEREF _Toc518661826 \h </w:instrText>
            </w:r>
            <w:r>
              <w:rPr>
                <w:noProof/>
                <w:webHidden/>
              </w:rPr>
            </w:r>
            <w:r>
              <w:rPr>
                <w:noProof/>
                <w:webHidden/>
              </w:rPr>
              <w:fldChar w:fldCharType="separate"/>
            </w:r>
            <w:r>
              <w:rPr>
                <w:noProof/>
                <w:webHidden/>
              </w:rPr>
              <w:t>iv</w:t>
            </w:r>
            <w:r>
              <w:rPr>
                <w:noProof/>
                <w:webHidden/>
              </w:rPr>
              <w:fldChar w:fldCharType="end"/>
            </w:r>
          </w:hyperlink>
        </w:p>
        <w:p w14:paraId="76C2FFAE" w14:textId="666E3686" w:rsidR="002C27F0" w:rsidRDefault="002C27F0">
          <w:pPr>
            <w:pStyle w:val="TOC2"/>
            <w:tabs>
              <w:tab w:val="right" w:leader="dot" w:pos="9016"/>
            </w:tabs>
            <w:rPr>
              <w:rFonts w:asciiTheme="minorHAnsi" w:hAnsiTheme="minorHAnsi"/>
              <w:noProof/>
              <w:sz w:val="22"/>
            </w:rPr>
          </w:pPr>
          <w:hyperlink w:anchor="_Toc518661827" w:history="1">
            <w:r w:rsidRPr="00692D42">
              <w:rPr>
                <w:rStyle w:val="Hyperlink"/>
                <w:rFonts w:eastAsia="Microsoft JhengHei"/>
                <w:noProof/>
                <w:lang w:val="en-US"/>
              </w:rPr>
              <w:t>List</w:t>
            </w:r>
            <w:r w:rsidRPr="00692D42">
              <w:rPr>
                <w:rStyle w:val="Hyperlink"/>
                <w:rFonts w:eastAsia="Microsoft JhengHei"/>
                <w:noProof/>
              </w:rPr>
              <w:t xml:space="preserve"> Of Figures</w:t>
            </w:r>
            <w:r>
              <w:rPr>
                <w:noProof/>
                <w:webHidden/>
              </w:rPr>
              <w:tab/>
            </w:r>
            <w:r>
              <w:rPr>
                <w:noProof/>
                <w:webHidden/>
              </w:rPr>
              <w:fldChar w:fldCharType="begin"/>
            </w:r>
            <w:r>
              <w:rPr>
                <w:noProof/>
                <w:webHidden/>
              </w:rPr>
              <w:instrText xml:space="preserve"> PAGEREF _Toc518661827 \h </w:instrText>
            </w:r>
            <w:r>
              <w:rPr>
                <w:noProof/>
                <w:webHidden/>
              </w:rPr>
            </w:r>
            <w:r>
              <w:rPr>
                <w:noProof/>
                <w:webHidden/>
              </w:rPr>
              <w:fldChar w:fldCharType="separate"/>
            </w:r>
            <w:r>
              <w:rPr>
                <w:noProof/>
                <w:webHidden/>
              </w:rPr>
              <w:t>iv</w:t>
            </w:r>
            <w:r>
              <w:rPr>
                <w:noProof/>
                <w:webHidden/>
              </w:rPr>
              <w:fldChar w:fldCharType="end"/>
            </w:r>
          </w:hyperlink>
        </w:p>
        <w:p w14:paraId="31D7BF68" w14:textId="6B60B0A6" w:rsidR="002C27F0" w:rsidRDefault="002C27F0">
          <w:pPr>
            <w:pStyle w:val="TOC2"/>
            <w:tabs>
              <w:tab w:val="right" w:leader="dot" w:pos="9016"/>
            </w:tabs>
            <w:rPr>
              <w:rFonts w:asciiTheme="minorHAnsi" w:hAnsiTheme="minorHAnsi"/>
              <w:noProof/>
              <w:sz w:val="22"/>
            </w:rPr>
          </w:pPr>
          <w:hyperlink w:anchor="_Toc518661828" w:history="1">
            <w:r w:rsidRPr="00692D42">
              <w:rPr>
                <w:rStyle w:val="Hyperlink"/>
                <w:rFonts w:eastAsia="Microsoft JhengHei"/>
                <w:noProof/>
              </w:rPr>
              <w:t>List Of Tables</w:t>
            </w:r>
            <w:r>
              <w:rPr>
                <w:noProof/>
                <w:webHidden/>
              </w:rPr>
              <w:tab/>
            </w:r>
            <w:r>
              <w:rPr>
                <w:noProof/>
                <w:webHidden/>
              </w:rPr>
              <w:fldChar w:fldCharType="begin"/>
            </w:r>
            <w:r>
              <w:rPr>
                <w:noProof/>
                <w:webHidden/>
              </w:rPr>
              <w:instrText xml:space="preserve"> PAGEREF _Toc518661828 \h </w:instrText>
            </w:r>
            <w:r>
              <w:rPr>
                <w:noProof/>
                <w:webHidden/>
              </w:rPr>
            </w:r>
            <w:r>
              <w:rPr>
                <w:noProof/>
                <w:webHidden/>
              </w:rPr>
              <w:fldChar w:fldCharType="separate"/>
            </w:r>
            <w:r>
              <w:rPr>
                <w:noProof/>
                <w:webHidden/>
              </w:rPr>
              <w:t>vii</w:t>
            </w:r>
            <w:r>
              <w:rPr>
                <w:noProof/>
                <w:webHidden/>
              </w:rPr>
              <w:fldChar w:fldCharType="end"/>
            </w:r>
          </w:hyperlink>
        </w:p>
        <w:p w14:paraId="3CD6C2BC" w14:textId="286941ED" w:rsidR="002C27F0" w:rsidRDefault="002C27F0">
          <w:pPr>
            <w:pStyle w:val="TOC2"/>
            <w:tabs>
              <w:tab w:val="right" w:leader="dot" w:pos="9016"/>
            </w:tabs>
            <w:rPr>
              <w:rFonts w:asciiTheme="minorHAnsi" w:hAnsiTheme="minorHAnsi"/>
              <w:noProof/>
              <w:sz w:val="22"/>
            </w:rPr>
          </w:pPr>
          <w:hyperlink w:anchor="_Toc518661829" w:history="1">
            <w:r w:rsidRPr="00692D42">
              <w:rPr>
                <w:rStyle w:val="Hyperlink"/>
                <w:rFonts w:eastAsia="Microsoft JhengHei"/>
                <w:noProof/>
              </w:rPr>
              <w:t>Glossary Of Abbreviations</w:t>
            </w:r>
            <w:r>
              <w:rPr>
                <w:noProof/>
                <w:webHidden/>
              </w:rPr>
              <w:tab/>
            </w:r>
            <w:r>
              <w:rPr>
                <w:noProof/>
                <w:webHidden/>
              </w:rPr>
              <w:fldChar w:fldCharType="begin"/>
            </w:r>
            <w:r>
              <w:rPr>
                <w:noProof/>
                <w:webHidden/>
              </w:rPr>
              <w:instrText xml:space="preserve"> PAGEREF _Toc518661829 \h </w:instrText>
            </w:r>
            <w:r>
              <w:rPr>
                <w:noProof/>
                <w:webHidden/>
              </w:rPr>
            </w:r>
            <w:r>
              <w:rPr>
                <w:noProof/>
                <w:webHidden/>
              </w:rPr>
              <w:fldChar w:fldCharType="separate"/>
            </w:r>
            <w:r>
              <w:rPr>
                <w:noProof/>
                <w:webHidden/>
              </w:rPr>
              <w:t>viii</w:t>
            </w:r>
            <w:r>
              <w:rPr>
                <w:noProof/>
                <w:webHidden/>
              </w:rPr>
              <w:fldChar w:fldCharType="end"/>
            </w:r>
          </w:hyperlink>
        </w:p>
        <w:p w14:paraId="15F98ADB" w14:textId="73E91522" w:rsidR="002C27F0" w:rsidRDefault="002C27F0">
          <w:pPr>
            <w:pStyle w:val="TOC2"/>
            <w:tabs>
              <w:tab w:val="right" w:leader="dot" w:pos="9016"/>
            </w:tabs>
            <w:rPr>
              <w:rFonts w:asciiTheme="minorHAnsi" w:hAnsiTheme="minorHAnsi"/>
              <w:noProof/>
              <w:sz w:val="22"/>
            </w:rPr>
          </w:pPr>
          <w:hyperlink w:anchor="_Toc518661830" w:history="1">
            <w:r w:rsidRPr="00692D42">
              <w:rPr>
                <w:rStyle w:val="Hyperlink"/>
                <w:rFonts w:eastAsia="Microsoft JhengHei"/>
                <w:noProof/>
              </w:rPr>
              <w:t>Abstract</w:t>
            </w:r>
            <w:r>
              <w:rPr>
                <w:noProof/>
                <w:webHidden/>
              </w:rPr>
              <w:tab/>
            </w:r>
            <w:r>
              <w:rPr>
                <w:noProof/>
                <w:webHidden/>
              </w:rPr>
              <w:fldChar w:fldCharType="begin"/>
            </w:r>
            <w:r>
              <w:rPr>
                <w:noProof/>
                <w:webHidden/>
              </w:rPr>
              <w:instrText xml:space="preserve"> PAGEREF _Toc518661830 \h </w:instrText>
            </w:r>
            <w:r>
              <w:rPr>
                <w:noProof/>
                <w:webHidden/>
              </w:rPr>
            </w:r>
            <w:r>
              <w:rPr>
                <w:noProof/>
                <w:webHidden/>
              </w:rPr>
              <w:fldChar w:fldCharType="separate"/>
            </w:r>
            <w:r>
              <w:rPr>
                <w:noProof/>
                <w:webHidden/>
              </w:rPr>
              <w:t>ix</w:t>
            </w:r>
            <w:r>
              <w:rPr>
                <w:noProof/>
                <w:webHidden/>
              </w:rPr>
              <w:fldChar w:fldCharType="end"/>
            </w:r>
          </w:hyperlink>
        </w:p>
        <w:p w14:paraId="21509DE5" w14:textId="1D5FC333" w:rsidR="002C27F0" w:rsidRDefault="002C27F0">
          <w:pPr>
            <w:pStyle w:val="TOC2"/>
            <w:tabs>
              <w:tab w:val="right" w:leader="dot" w:pos="9016"/>
            </w:tabs>
            <w:rPr>
              <w:rFonts w:asciiTheme="minorHAnsi" w:hAnsiTheme="minorHAnsi"/>
              <w:noProof/>
              <w:sz w:val="22"/>
            </w:rPr>
          </w:pPr>
          <w:hyperlink w:anchor="_Toc518661831" w:history="1">
            <w:r w:rsidRPr="00692D42">
              <w:rPr>
                <w:rStyle w:val="Hyperlink"/>
                <w:rFonts w:eastAsia="Microsoft JhengHei"/>
                <w:noProof/>
              </w:rPr>
              <w:t>Acknowledgement</w:t>
            </w:r>
            <w:r w:rsidRPr="00692D42">
              <w:rPr>
                <w:rStyle w:val="Hyperlink"/>
                <w:rFonts w:eastAsia="Microsoft JhengHei"/>
                <w:noProof/>
                <w:lang w:val="en-US"/>
              </w:rPr>
              <w:t>s</w:t>
            </w:r>
            <w:r>
              <w:rPr>
                <w:noProof/>
                <w:webHidden/>
              </w:rPr>
              <w:tab/>
            </w:r>
            <w:r>
              <w:rPr>
                <w:noProof/>
                <w:webHidden/>
              </w:rPr>
              <w:fldChar w:fldCharType="begin"/>
            </w:r>
            <w:r>
              <w:rPr>
                <w:noProof/>
                <w:webHidden/>
              </w:rPr>
              <w:instrText xml:space="preserve"> PAGEREF _Toc518661831 \h </w:instrText>
            </w:r>
            <w:r>
              <w:rPr>
                <w:noProof/>
                <w:webHidden/>
              </w:rPr>
            </w:r>
            <w:r>
              <w:rPr>
                <w:noProof/>
                <w:webHidden/>
              </w:rPr>
              <w:fldChar w:fldCharType="separate"/>
            </w:r>
            <w:r>
              <w:rPr>
                <w:noProof/>
                <w:webHidden/>
              </w:rPr>
              <w:t>xi</w:t>
            </w:r>
            <w:r>
              <w:rPr>
                <w:noProof/>
                <w:webHidden/>
              </w:rPr>
              <w:fldChar w:fldCharType="end"/>
            </w:r>
          </w:hyperlink>
        </w:p>
        <w:p w14:paraId="2CC625B8" w14:textId="712416E6" w:rsidR="002C27F0" w:rsidRDefault="002C27F0">
          <w:pPr>
            <w:pStyle w:val="TOC1"/>
            <w:tabs>
              <w:tab w:val="left" w:pos="480"/>
              <w:tab w:val="right" w:leader="dot" w:pos="9016"/>
            </w:tabs>
            <w:rPr>
              <w:rFonts w:asciiTheme="minorHAnsi" w:hAnsiTheme="minorHAnsi"/>
              <w:noProof/>
              <w:sz w:val="22"/>
            </w:rPr>
          </w:pPr>
          <w:hyperlink w:anchor="_Toc518661832" w:history="1">
            <w:r w:rsidRPr="00692D42">
              <w:rPr>
                <w:rStyle w:val="Hyperlink"/>
                <w:noProof/>
              </w:rPr>
              <w:t>1</w:t>
            </w:r>
            <w:r>
              <w:rPr>
                <w:rFonts w:asciiTheme="minorHAnsi" w:hAnsiTheme="minorHAnsi"/>
                <w:noProof/>
                <w:sz w:val="22"/>
              </w:rPr>
              <w:tab/>
            </w:r>
            <w:r w:rsidRPr="00692D42">
              <w:rPr>
                <w:rStyle w:val="Hyperlink"/>
                <w:noProof/>
              </w:rPr>
              <w:t>Introduction</w:t>
            </w:r>
            <w:r>
              <w:rPr>
                <w:noProof/>
                <w:webHidden/>
              </w:rPr>
              <w:tab/>
            </w:r>
            <w:r>
              <w:rPr>
                <w:noProof/>
                <w:webHidden/>
              </w:rPr>
              <w:fldChar w:fldCharType="begin"/>
            </w:r>
            <w:r>
              <w:rPr>
                <w:noProof/>
                <w:webHidden/>
              </w:rPr>
              <w:instrText xml:space="preserve"> PAGEREF _Toc518661832 \h </w:instrText>
            </w:r>
            <w:r>
              <w:rPr>
                <w:noProof/>
                <w:webHidden/>
              </w:rPr>
            </w:r>
            <w:r>
              <w:rPr>
                <w:noProof/>
                <w:webHidden/>
              </w:rPr>
              <w:fldChar w:fldCharType="separate"/>
            </w:r>
            <w:r>
              <w:rPr>
                <w:noProof/>
                <w:webHidden/>
              </w:rPr>
              <w:t>12</w:t>
            </w:r>
            <w:r>
              <w:rPr>
                <w:noProof/>
                <w:webHidden/>
              </w:rPr>
              <w:fldChar w:fldCharType="end"/>
            </w:r>
          </w:hyperlink>
        </w:p>
        <w:p w14:paraId="48A1E147" w14:textId="4CCF480C" w:rsidR="002C27F0" w:rsidRDefault="002C27F0">
          <w:pPr>
            <w:pStyle w:val="TOC2"/>
            <w:tabs>
              <w:tab w:val="left" w:pos="880"/>
              <w:tab w:val="right" w:leader="dot" w:pos="9016"/>
            </w:tabs>
            <w:rPr>
              <w:rFonts w:asciiTheme="minorHAnsi" w:hAnsiTheme="minorHAnsi"/>
              <w:noProof/>
              <w:sz w:val="22"/>
            </w:rPr>
          </w:pPr>
          <w:hyperlink w:anchor="_Toc518661833" w:history="1">
            <w:r w:rsidRPr="00692D42">
              <w:rPr>
                <w:rStyle w:val="Hyperlink"/>
                <w:noProof/>
              </w:rPr>
              <w:t>1.1</w:t>
            </w:r>
            <w:r>
              <w:rPr>
                <w:rFonts w:asciiTheme="minorHAnsi" w:hAnsiTheme="minorHAnsi"/>
                <w:noProof/>
                <w:sz w:val="22"/>
              </w:rPr>
              <w:tab/>
            </w:r>
            <w:r w:rsidRPr="00692D42">
              <w:rPr>
                <w:rStyle w:val="Hyperlink"/>
                <w:noProof/>
              </w:rPr>
              <w:t>Background Information</w:t>
            </w:r>
            <w:r>
              <w:rPr>
                <w:noProof/>
                <w:webHidden/>
              </w:rPr>
              <w:tab/>
            </w:r>
            <w:r>
              <w:rPr>
                <w:noProof/>
                <w:webHidden/>
              </w:rPr>
              <w:fldChar w:fldCharType="begin"/>
            </w:r>
            <w:r>
              <w:rPr>
                <w:noProof/>
                <w:webHidden/>
              </w:rPr>
              <w:instrText xml:space="preserve"> PAGEREF _Toc518661833 \h </w:instrText>
            </w:r>
            <w:r>
              <w:rPr>
                <w:noProof/>
                <w:webHidden/>
              </w:rPr>
            </w:r>
            <w:r>
              <w:rPr>
                <w:noProof/>
                <w:webHidden/>
              </w:rPr>
              <w:fldChar w:fldCharType="separate"/>
            </w:r>
            <w:r>
              <w:rPr>
                <w:noProof/>
                <w:webHidden/>
              </w:rPr>
              <w:t>12</w:t>
            </w:r>
            <w:r>
              <w:rPr>
                <w:noProof/>
                <w:webHidden/>
              </w:rPr>
              <w:fldChar w:fldCharType="end"/>
            </w:r>
          </w:hyperlink>
        </w:p>
        <w:p w14:paraId="054C4E0B" w14:textId="7B8C7C98" w:rsidR="002C27F0" w:rsidRDefault="002C27F0">
          <w:pPr>
            <w:pStyle w:val="TOC2"/>
            <w:tabs>
              <w:tab w:val="left" w:pos="880"/>
              <w:tab w:val="right" w:leader="dot" w:pos="9016"/>
            </w:tabs>
            <w:rPr>
              <w:rFonts w:asciiTheme="minorHAnsi" w:hAnsiTheme="minorHAnsi"/>
              <w:noProof/>
              <w:sz w:val="22"/>
            </w:rPr>
          </w:pPr>
          <w:hyperlink w:anchor="_Toc518661834" w:history="1">
            <w:r w:rsidRPr="00692D42">
              <w:rPr>
                <w:rStyle w:val="Hyperlink"/>
                <w:noProof/>
                <w:lang w:val="en-US"/>
              </w:rPr>
              <w:t>1.2</w:t>
            </w:r>
            <w:r>
              <w:rPr>
                <w:rFonts w:asciiTheme="minorHAnsi" w:hAnsiTheme="minorHAnsi"/>
                <w:noProof/>
                <w:sz w:val="22"/>
              </w:rPr>
              <w:tab/>
            </w:r>
            <w:r w:rsidRPr="00692D42">
              <w:rPr>
                <w:rStyle w:val="Hyperlink"/>
                <w:noProof/>
                <w:lang w:val="en-US"/>
              </w:rPr>
              <w:t>The Research Problem</w:t>
            </w:r>
            <w:r>
              <w:rPr>
                <w:noProof/>
                <w:webHidden/>
              </w:rPr>
              <w:tab/>
            </w:r>
            <w:r>
              <w:rPr>
                <w:noProof/>
                <w:webHidden/>
              </w:rPr>
              <w:fldChar w:fldCharType="begin"/>
            </w:r>
            <w:r>
              <w:rPr>
                <w:noProof/>
                <w:webHidden/>
              </w:rPr>
              <w:instrText xml:space="preserve"> PAGEREF _Toc518661834 \h </w:instrText>
            </w:r>
            <w:r>
              <w:rPr>
                <w:noProof/>
                <w:webHidden/>
              </w:rPr>
            </w:r>
            <w:r>
              <w:rPr>
                <w:noProof/>
                <w:webHidden/>
              </w:rPr>
              <w:fldChar w:fldCharType="separate"/>
            </w:r>
            <w:r>
              <w:rPr>
                <w:noProof/>
                <w:webHidden/>
              </w:rPr>
              <w:t>13</w:t>
            </w:r>
            <w:r>
              <w:rPr>
                <w:noProof/>
                <w:webHidden/>
              </w:rPr>
              <w:fldChar w:fldCharType="end"/>
            </w:r>
          </w:hyperlink>
        </w:p>
        <w:p w14:paraId="5B5AA907" w14:textId="7709C99F" w:rsidR="002C27F0" w:rsidRDefault="002C27F0">
          <w:pPr>
            <w:pStyle w:val="TOC2"/>
            <w:tabs>
              <w:tab w:val="left" w:pos="880"/>
              <w:tab w:val="right" w:leader="dot" w:pos="9016"/>
            </w:tabs>
            <w:rPr>
              <w:rFonts w:asciiTheme="minorHAnsi" w:hAnsiTheme="minorHAnsi"/>
              <w:noProof/>
              <w:sz w:val="22"/>
            </w:rPr>
          </w:pPr>
          <w:hyperlink w:anchor="_Toc518661835" w:history="1">
            <w:r w:rsidRPr="00692D42">
              <w:rPr>
                <w:rStyle w:val="Hyperlink"/>
                <w:noProof/>
                <w:lang w:val="en-US"/>
              </w:rPr>
              <w:t>1.3</w:t>
            </w:r>
            <w:r>
              <w:rPr>
                <w:rFonts w:asciiTheme="minorHAnsi" w:hAnsiTheme="minorHAnsi"/>
                <w:noProof/>
                <w:sz w:val="22"/>
              </w:rPr>
              <w:tab/>
            </w:r>
            <w:r w:rsidRPr="00692D42">
              <w:rPr>
                <w:rStyle w:val="Hyperlink"/>
                <w:noProof/>
                <w:lang w:val="en-US"/>
              </w:rPr>
              <w:t>Objective of the Study</w:t>
            </w:r>
            <w:r>
              <w:rPr>
                <w:noProof/>
                <w:webHidden/>
              </w:rPr>
              <w:tab/>
            </w:r>
            <w:r>
              <w:rPr>
                <w:noProof/>
                <w:webHidden/>
              </w:rPr>
              <w:fldChar w:fldCharType="begin"/>
            </w:r>
            <w:r>
              <w:rPr>
                <w:noProof/>
                <w:webHidden/>
              </w:rPr>
              <w:instrText xml:space="preserve"> PAGEREF _Toc518661835 \h </w:instrText>
            </w:r>
            <w:r>
              <w:rPr>
                <w:noProof/>
                <w:webHidden/>
              </w:rPr>
            </w:r>
            <w:r>
              <w:rPr>
                <w:noProof/>
                <w:webHidden/>
              </w:rPr>
              <w:fldChar w:fldCharType="separate"/>
            </w:r>
            <w:r>
              <w:rPr>
                <w:noProof/>
                <w:webHidden/>
              </w:rPr>
              <w:t>14</w:t>
            </w:r>
            <w:r>
              <w:rPr>
                <w:noProof/>
                <w:webHidden/>
              </w:rPr>
              <w:fldChar w:fldCharType="end"/>
            </w:r>
          </w:hyperlink>
        </w:p>
        <w:p w14:paraId="401351C0" w14:textId="64C88F0F" w:rsidR="002C27F0" w:rsidRDefault="002C27F0">
          <w:pPr>
            <w:pStyle w:val="TOC2"/>
            <w:tabs>
              <w:tab w:val="left" w:pos="880"/>
              <w:tab w:val="right" w:leader="dot" w:pos="9016"/>
            </w:tabs>
            <w:rPr>
              <w:rFonts w:asciiTheme="minorHAnsi" w:hAnsiTheme="minorHAnsi"/>
              <w:noProof/>
              <w:sz w:val="22"/>
            </w:rPr>
          </w:pPr>
          <w:hyperlink w:anchor="_Toc518661836" w:history="1">
            <w:r w:rsidRPr="00692D42">
              <w:rPr>
                <w:rStyle w:val="Hyperlink"/>
                <w:noProof/>
                <w:lang w:val="en-US"/>
              </w:rPr>
              <w:t>1.4</w:t>
            </w:r>
            <w:r>
              <w:rPr>
                <w:rFonts w:asciiTheme="minorHAnsi" w:hAnsiTheme="minorHAnsi"/>
                <w:noProof/>
                <w:sz w:val="22"/>
              </w:rPr>
              <w:tab/>
            </w:r>
            <w:r w:rsidRPr="00692D42">
              <w:rPr>
                <w:rStyle w:val="Hyperlink"/>
                <w:noProof/>
                <w:lang w:val="en-US"/>
              </w:rPr>
              <w:t>Thesis Structure</w:t>
            </w:r>
            <w:r>
              <w:rPr>
                <w:noProof/>
                <w:webHidden/>
              </w:rPr>
              <w:tab/>
            </w:r>
            <w:r>
              <w:rPr>
                <w:noProof/>
                <w:webHidden/>
              </w:rPr>
              <w:fldChar w:fldCharType="begin"/>
            </w:r>
            <w:r>
              <w:rPr>
                <w:noProof/>
                <w:webHidden/>
              </w:rPr>
              <w:instrText xml:space="preserve"> PAGEREF _Toc518661836 \h </w:instrText>
            </w:r>
            <w:r>
              <w:rPr>
                <w:noProof/>
                <w:webHidden/>
              </w:rPr>
            </w:r>
            <w:r>
              <w:rPr>
                <w:noProof/>
                <w:webHidden/>
              </w:rPr>
              <w:fldChar w:fldCharType="separate"/>
            </w:r>
            <w:r>
              <w:rPr>
                <w:noProof/>
                <w:webHidden/>
              </w:rPr>
              <w:t>14</w:t>
            </w:r>
            <w:r>
              <w:rPr>
                <w:noProof/>
                <w:webHidden/>
              </w:rPr>
              <w:fldChar w:fldCharType="end"/>
            </w:r>
          </w:hyperlink>
        </w:p>
        <w:p w14:paraId="40341548" w14:textId="0ED7FDA6" w:rsidR="002C27F0" w:rsidRDefault="002C27F0">
          <w:pPr>
            <w:pStyle w:val="TOC1"/>
            <w:tabs>
              <w:tab w:val="left" w:pos="480"/>
              <w:tab w:val="right" w:leader="dot" w:pos="9016"/>
            </w:tabs>
            <w:rPr>
              <w:rFonts w:asciiTheme="minorHAnsi" w:hAnsiTheme="minorHAnsi"/>
              <w:noProof/>
              <w:sz w:val="22"/>
            </w:rPr>
          </w:pPr>
          <w:hyperlink w:anchor="_Toc518661837" w:history="1">
            <w:r w:rsidRPr="00692D42">
              <w:rPr>
                <w:rStyle w:val="Hyperlink"/>
                <w:noProof/>
              </w:rPr>
              <w:t>2</w:t>
            </w:r>
            <w:r>
              <w:rPr>
                <w:rFonts w:asciiTheme="minorHAnsi" w:hAnsiTheme="minorHAnsi"/>
                <w:noProof/>
                <w:sz w:val="22"/>
              </w:rPr>
              <w:tab/>
            </w:r>
            <w:r w:rsidRPr="00692D42">
              <w:rPr>
                <w:rStyle w:val="Hyperlink"/>
                <w:noProof/>
              </w:rPr>
              <w:t>Literature Review</w:t>
            </w:r>
            <w:r>
              <w:rPr>
                <w:noProof/>
                <w:webHidden/>
              </w:rPr>
              <w:tab/>
            </w:r>
            <w:r>
              <w:rPr>
                <w:noProof/>
                <w:webHidden/>
              </w:rPr>
              <w:fldChar w:fldCharType="begin"/>
            </w:r>
            <w:r>
              <w:rPr>
                <w:noProof/>
                <w:webHidden/>
              </w:rPr>
              <w:instrText xml:space="preserve"> PAGEREF _Toc518661837 \h </w:instrText>
            </w:r>
            <w:r>
              <w:rPr>
                <w:noProof/>
                <w:webHidden/>
              </w:rPr>
            </w:r>
            <w:r>
              <w:rPr>
                <w:noProof/>
                <w:webHidden/>
              </w:rPr>
              <w:fldChar w:fldCharType="separate"/>
            </w:r>
            <w:r>
              <w:rPr>
                <w:noProof/>
                <w:webHidden/>
              </w:rPr>
              <w:t>15</w:t>
            </w:r>
            <w:r>
              <w:rPr>
                <w:noProof/>
                <w:webHidden/>
              </w:rPr>
              <w:fldChar w:fldCharType="end"/>
            </w:r>
          </w:hyperlink>
        </w:p>
        <w:p w14:paraId="29213F87" w14:textId="09E5666F" w:rsidR="002C27F0" w:rsidRDefault="002C27F0">
          <w:pPr>
            <w:pStyle w:val="TOC2"/>
            <w:tabs>
              <w:tab w:val="left" w:pos="880"/>
              <w:tab w:val="right" w:leader="dot" w:pos="9016"/>
            </w:tabs>
            <w:rPr>
              <w:rFonts w:asciiTheme="minorHAnsi" w:hAnsiTheme="minorHAnsi"/>
              <w:noProof/>
              <w:sz w:val="22"/>
            </w:rPr>
          </w:pPr>
          <w:hyperlink w:anchor="_Toc518661838" w:history="1">
            <w:r w:rsidRPr="00692D42">
              <w:rPr>
                <w:rStyle w:val="Hyperlink"/>
                <w:noProof/>
              </w:rPr>
              <w:t>2.1</w:t>
            </w:r>
            <w:r>
              <w:rPr>
                <w:rFonts w:asciiTheme="minorHAnsi" w:hAnsiTheme="minorHAnsi"/>
                <w:noProof/>
                <w:sz w:val="22"/>
              </w:rPr>
              <w:tab/>
            </w:r>
            <w:r w:rsidRPr="00692D42">
              <w:rPr>
                <w:rStyle w:val="Hyperlink"/>
                <w:noProof/>
              </w:rPr>
              <w:t>Accelerometer</w:t>
            </w:r>
            <w:r>
              <w:rPr>
                <w:noProof/>
                <w:webHidden/>
              </w:rPr>
              <w:tab/>
            </w:r>
            <w:r>
              <w:rPr>
                <w:noProof/>
                <w:webHidden/>
              </w:rPr>
              <w:fldChar w:fldCharType="begin"/>
            </w:r>
            <w:r>
              <w:rPr>
                <w:noProof/>
                <w:webHidden/>
              </w:rPr>
              <w:instrText xml:space="preserve"> PAGEREF _Toc518661838 \h </w:instrText>
            </w:r>
            <w:r>
              <w:rPr>
                <w:noProof/>
                <w:webHidden/>
              </w:rPr>
            </w:r>
            <w:r>
              <w:rPr>
                <w:noProof/>
                <w:webHidden/>
              </w:rPr>
              <w:fldChar w:fldCharType="separate"/>
            </w:r>
            <w:r>
              <w:rPr>
                <w:noProof/>
                <w:webHidden/>
              </w:rPr>
              <w:t>15</w:t>
            </w:r>
            <w:r>
              <w:rPr>
                <w:noProof/>
                <w:webHidden/>
              </w:rPr>
              <w:fldChar w:fldCharType="end"/>
            </w:r>
          </w:hyperlink>
        </w:p>
        <w:p w14:paraId="7B8EE5BF" w14:textId="3650CEA7" w:rsidR="002C27F0" w:rsidRDefault="002C27F0">
          <w:pPr>
            <w:pStyle w:val="TOC3"/>
            <w:tabs>
              <w:tab w:val="left" w:pos="1320"/>
              <w:tab w:val="right" w:leader="dot" w:pos="9016"/>
            </w:tabs>
            <w:rPr>
              <w:rFonts w:asciiTheme="minorHAnsi" w:hAnsiTheme="minorHAnsi"/>
              <w:noProof/>
              <w:sz w:val="22"/>
            </w:rPr>
          </w:pPr>
          <w:hyperlink w:anchor="_Toc518661839" w:history="1">
            <w:r w:rsidRPr="00692D42">
              <w:rPr>
                <w:rStyle w:val="Hyperlink"/>
                <w:noProof/>
              </w:rPr>
              <w:t>2.1.1</w:t>
            </w:r>
            <w:r>
              <w:rPr>
                <w:rFonts w:asciiTheme="minorHAnsi" w:hAnsiTheme="minorHAnsi"/>
                <w:noProof/>
                <w:sz w:val="22"/>
              </w:rPr>
              <w:tab/>
            </w:r>
            <w:r w:rsidRPr="00692D42">
              <w:rPr>
                <w:rStyle w:val="Hyperlink"/>
                <w:noProof/>
              </w:rPr>
              <w:t>What is an Accelerometer?</w:t>
            </w:r>
            <w:r>
              <w:rPr>
                <w:noProof/>
                <w:webHidden/>
              </w:rPr>
              <w:tab/>
            </w:r>
            <w:r>
              <w:rPr>
                <w:noProof/>
                <w:webHidden/>
              </w:rPr>
              <w:fldChar w:fldCharType="begin"/>
            </w:r>
            <w:r>
              <w:rPr>
                <w:noProof/>
                <w:webHidden/>
              </w:rPr>
              <w:instrText xml:space="preserve"> PAGEREF _Toc518661839 \h </w:instrText>
            </w:r>
            <w:r>
              <w:rPr>
                <w:noProof/>
                <w:webHidden/>
              </w:rPr>
            </w:r>
            <w:r>
              <w:rPr>
                <w:noProof/>
                <w:webHidden/>
              </w:rPr>
              <w:fldChar w:fldCharType="separate"/>
            </w:r>
            <w:r>
              <w:rPr>
                <w:noProof/>
                <w:webHidden/>
              </w:rPr>
              <w:t>15</w:t>
            </w:r>
            <w:r>
              <w:rPr>
                <w:noProof/>
                <w:webHidden/>
              </w:rPr>
              <w:fldChar w:fldCharType="end"/>
            </w:r>
          </w:hyperlink>
        </w:p>
        <w:p w14:paraId="3410CA12" w14:textId="4C4CA411" w:rsidR="002C27F0" w:rsidRDefault="002C27F0">
          <w:pPr>
            <w:pStyle w:val="TOC3"/>
            <w:tabs>
              <w:tab w:val="left" w:pos="1320"/>
              <w:tab w:val="right" w:leader="dot" w:pos="9016"/>
            </w:tabs>
            <w:rPr>
              <w:rFonts w:asciiTheme="minorHAnsi" w:hAnsiTheme="minorHAnsi"/>
              <w:noProof/>
              <w:sz w:val="22"/>
            </w:rPr>
          </w:pPr>
          <w:hyperlink w:anchor="_Toc518661840" w:history="1">
            <w:r w:rsidRPr="00692D42">
              <w:rPr>
                <w:rStyle w:val="Hyperlink"/>
                <w:noProof/>
              </w:rPr>
              <w:t>2.1.2</w:t>
            </w:r>
            <w:r>
              <w:rPr>
                <w:rFonts w:asciiTheme="minorHAnsi" w:hAnsiTheme="minorHAnsi"/>
                <w:noProof/>
                <w:sz w:val="22"/>
              </w:rPr>
              <w:tab/>
            </w:r>
            <w:r w:rsidRPr="00692D42">
              <w:rPr>
                <w:rStyle w:val="Hyperlink"/>
                <w:noProof/>
              </w:rPr>
              <w:t>Working Principle of an Accelerometer</w:t>
            </w:r>
            <w:r>
              <w:rPr>
                <w:noProof/>
                <w:webHidden/>
              </w:rPr>
              <w:tab/>
            </w:r>
            <w:r>
              <w:rPr>
                <w:noProof/>
                <w:webHidden/>
              </w:rPr>
              <w:fldChar w:fldCharType="begin"/>
            </w:r>
            <w:r>
              <w:rPr>
                <w:noProof/>
                <w:webHidden/>
              </w:rPr>
              <w:instrText xml:space="preserve"> PAGEREF _Toc518661840 \h </w:instrText>
            </w:r>
            <w:r>
              <w:rPr>
                <w:noProof/>
                <w:webHidden/>
              </w:rPr>
            </w:r>
            <w:r>
              <w:rPr>
                <w:noProof/>
                <w:webHidden/>
              </w:rPr>
              <w:fldChar w:fldCharType="separate"/>
            </w:r>
            <w:r>
              <w:rPr>
                <w:noProof/>
                <w:webHidden/>
              </w:rPr>
              <w:t>16</w:t>
            </w:r>
            <w:r>
              <w:rPr>
                <w:noProof/>
                <w:webHidden/>
              </w:rPr>
              <w:fldChar w:fldCharType="end"/>
            </w:r>
          </w:hyperlink>
        </w:p>
        <w:p w14:paraId="0324EDC8" w14:textId="64C8523B" w:rsidR="002C27F0" w:rsidRDefault="002C27F0">
          <w:pPr>
            <w:pStyle w:val="TOC3"/>
            <w:tabs>
              <w:tab w:val="left" w:pos="1320"/>
              <w:tab w:val="right" w:leader="dot" w:pos="9016"/>
            </w:tabs>
            <w:rPr>
              <w:rFonts w:asciiTheme="minorHAnsi" w:hAnsiTheme="minorHAnsi"/>
              <w:noProof/>
              <w:sz w:val="22"/>
            </w:rPr>
          </w:pPr>
          <w:hyperlink w:anchor="_Toc518661841" w:history="1">
            <w:r w:rsidRPr="00692D42">
              <w:rPr>
                <w:rStyle w:val="Hyperlink"/>
                <w:noProof/>
              </w:rPr>
              <w:t>2.1.3</w:t>
            </w:r>
            <w:r>
              <w:rPr>
                <w:rFonts w:asciiTheme="minorHAnsi" w:hAnsiTheme="minorHAnsi"/>
                <w:noProof/>
                <w:sz w:val="22"/>
              </w:rPr>
              <w:tab/>
            </w:r>
            <w:r w:rsidRPr="00692D42">
              <w:rPr>
                <w:rStyle w:val="Hyperlink"/>
                <w:noProof/>
              </w:rPr>
              <w:t>How Accelerometer Works in Mobile Phone.</w:t>
            </w:r>
            <w:r>
              <w:rPr>
                <w:noProof/>
                <w:webHidden/>
              </w:rPr>
              <w:tab/>
            </w:r>
            <w:r>
              <w:rPr>
                <w:noProof/>
                <w:webHidden/>
              </w:rPr>
              <w:fldChar w:fldCharType="begin"/>
            </w:r>
            <w:r>
              <w:rPr>
                <w:noProof/>
                <w:webHidden/>
              </w:rPr>
              <w:instrText xml:space="preserve"> PAGEREF _Toc518661841 \h </w:instrText>
            </w:r>
            <w:r>
              <w:rPr>
                <w:noProof/>
                <w:webHidden/>
              </w:rPr>
            </w:r>
            <w:r>
              <w:rPr>
                <w:noProof/>
                <w:webHidden/>
              </w:rPr>
              <w:fldChar w:fldCharType="separate"/>
            </w:r>
            <w:r>
              <w:rPr>
                <w:noProof/>
                <w:webHidden/>
              </w:rPr>
              <w:t>20</w:t>
            </w:r>
            <w:r>
              <w:rPr>
                <w:noProof/>
                <w:webHidden/>
              </w:rPr>
              <w:fldChar w:fldCharType="end"/>
            </w:r>
          </w:hyperlink>
        </w:p>
        <w:p w14:paraId="3AC2D1F2" w14:textId="69EB9459" w:rsidR="002C27F0" w:rsidRDefault="002C27F0">
          <w:pPr>
            <w:pStyle w:val="TOC2"/>
            <w:tabs>
              <w:tab w:val="left" w:pos="880"/>
              <w:tab w:val="right" w:leader="dot" w:pos="9016"/>
            </w:tabs>
            <w:rPr>
              <w:rFonts w:asciiTheme="minorHAnsi" w:hAnsiTheme="minorHAnsi"/>
              <w:noProof/>
              <w:sz w:val="22"/>
            </w:rPr>
          </w:pPr>
          <w:hyperlink w:anchor="_Toc518661842" w:history="1">
            <w:r w:rsidRPr="00692D42">
              <w:rPr>
                <w:rStyle w:val="Hyperlink"/>
                <w:noProof/>
              </w:rPr>
              <w:t>2.2</w:t>
            </w:r>
            <w:r>
              <w:rPr>
                <w:rFonts w:asciiTheme="minorHAnsi" w:hAnsiTheme="minorHAnsi"/>
                <w:noProof/>
                <w:sz w:val="22"/>
              </w:rPr>
              <w:tab/>
            </w:r>
            <w:r w:rsidRPr="00692D42">
              <w:rPr>
                <w:rStyle w:val="Hyperlink"/>
                <w:noProof/>
              </w:rPr>
              <w:t>Gyroscope</w:t>
            </w:r>
            <w:r>
              <w:rPr>
                <w:noProof/>
                <w:webHidden/>
              </w:rPr>
              <w:tab/>
            </w:r>
            <w:r>
              <w:rPr>
                <w:noProof/>
                <w:webHidden/>
              </w:rPr>
              <w:fldChar w:fldCharType="begin"/>
            </w:r>
            <w:r>
              <w:rPr>
                <w:noProof/>
                <w:webHidden/>
              </w:rPr>
              <w:instrText xml:space="preserve"> PAGEREF _Toc518661842 \h </w:instrText>
            </w:r>
            <w:r>
              <w:rPr>
                <w:noProof/>
                <w:webHidden/>
              </w:rPr>
            </w:r>
            <w:r>
              <w:rPr>
                <w:noProof/>
                <w:webHidden/>
              </w:rPr>
              <w:fldChar w:fldCharType="separate"/>
            </w:r>
            <w:r>
              <w:rPr>
                <w:noProof/>
                <w:webHidden/>
              </w:rPr>
              <w:t>21</w:t>
            </w:r>
            <w:r>
              <w:rPr>
                <w:noProof/>
                <w:webHidden/>
              </w:rPr>
              <w:fldChar w:fldCharType="end"/>
            </w:r>
          </w:hyperlink>
        </w:p>
        <w:p w14:paraId="5EFD04E9" w14:textId="7A3FC25E" w:rsidR="002C27F0" w:rsidRDefault="002C27F0">
          <w:pPr>
            <w:pStyle w:val="TOC3"/>
            <w:tabs>
              <w:tab w:val="left" w:pos="1320"/>
              <w:tab w:val="right" w:leader="dot" w:pos="9016"/>
            </w:tabs>
            <w:rPr>
              <w:rFonts w:asciiTheme="minorHAnsi" w:hAnsiTheme="minorHAnsi"/>
              <w:noProof/>
              <w:sz w:val="22"/>
            </w:rPr>
          </w:pPr>
          <w:hyperlink w:anchor="_Toc518661843" w:history="1">
            <w:r w:rsidRPr="00692D42">
              <w:rPr>
                <w:rStyle w:val="Hyperlink"/>
                <w:noProof/>
              </w:rPr>
              <w:t>2.2.1</w:t>
            </w:r>
            <w:r>
              <w:rPr>
                <w:rFonts w:asciiTheme="minorHAnsi" w:hAnsiTheme="minorHAnsi"/>
                <w:noProof/>
                <w:sz w:val="22"/>
              </w:rPr>
              <w:tab/>
            </w:r>
            <w:r w:rsidRPr="00692D42">
              <w:rPr>
                <w:rStyle w:val="Hyperlink"/>
                <w:noProof/>
              </w:rPr>
              <w:t>What is a Gyroscope?</w:t>
            </w:r>
            <w:r>
              <w:rPr>
                <w:noProof/>
                <w:webHidden/>
              </w:rPr>
              <w:tab/>
            </w:r>
            <w:r>
              <w:rPr>
                <w:noProof/>
                <w:webHidden/>
              </w:rPr>
              <w:fldChar w:fldCharType="begin"/>
            </w:r>
            <w:r>
              <w:rPr>
                <w:noProof/>
                <w:webHidden/>
              </w:rPr>
              <w:instrText xml:space="preserve"> PAGEREF _Toc518661843 \h </w:instrText>
            </w:r>
            <w:r>
              <w:rPr>
                <w:noProof/>
                <w:webHidden/>
              </w:rPr>
            </w:r>
            <w:r>
              <w:rPr>
                <w:noProof/>
                <w:webHidden/>
              </w:rPr>
              <w:fldChar w:fldCharType="separate"/>
            </w:r>
            <w:r>
              <w:rPr>
                <w:noProof/>
                <w:webHidden/>
              </w:rPr>
              <w:t>21</w:t>
            </w:r>
            <w:r>
              <w:rPr>
                <w:noProof/>
                <w:webHidden/>
              </w:rPr>
              <w:fldChar w:fldCharType="end"/>
            </w:r>
          </w:hyperlink>
        </w:p>
        <w:p w14:paraId="2BB240E1" w14:textId="43CF1480" w:rsidR="002C27F0" w:rsidRDefault="002C27F0">
          <w:pPr>
            <w:pStyle w:val="TOC3"/>
            <w:tabs>
              <w:tab w:val="left" w:pos="1320"/>
              <w:tab w:val="right" w:leader="dot" w:pos="9016"/>
            </w:tabs>
            <w:rPr>
              <w:rFonts w:asciiTheme="minorHAnsi" w:hAnsiTheme="minorHAnsi"/>
              <w:noProof/>
              <w:sz w:val="22"/>
            </w:rPr>
          </w:pPr>
          <w:hyperlink w:anchor="_Toc518661844" w:history="1">
            <w:r w:rsidRPr="00692D42">
              <w:rPr>
                <w:rStyle w:val="Hyperlink"/>
                <w:noProof/>
              </w:rPr>
              <w:t>2.2.2</w:t>
            </w:r>
            <w:r>
              <w:rPr>
                <w:rFonts w:asciiTheme="minorHAnsi" w:hAnsiTheme="minorHAnsi"/>
                <w:noProof/>
                <w:sz w:val="22"/>
              </w:rPr>
              <w:tab/>
            </w:r>
            <w:r w:rsidRPr="00692D42">
              <w:rPr>
                <w:rStyle w:val="Hyperlink"/>
                <w:noProof/>
              </w:rPr>
              <w:t>Working Principle Of A Gyroscope</w:t>
            </w:r>
            <w:r>
              <w:rPr>
                <w:noProof/>
                <w:webHidden/>
              </w:rPr>
              <w:tab/>
            </w:r>
            <w:r>
              <w:rPr>
                <w:noProof/>
                <w:webHidden/>
              </w:rPr>
              <w:fldChar w:fldCharType="begin"/>
            </w:r>
            <w:r>
              <w:rPr>
                <w:noProof/>
                <w:webHidden/>
              </w:rPr>
              <w:instrText xml:space="preserve"> PAGEREF _Toc518661844 \h </w:instrText>
            </w:r>
            <w:r>
              <w:rPr>
                <w:noProof/>
                <w:webHidden/>
              </w:rPr>
            </w:r>
            <w:r>
              <w:rPr>
                <w:noProof/>
                <w:webHidden/>
              </w:rPr>
              <w:fldChar w:fldCharType="separate"/>
            </w:r>
            <w:r>
              <w:rPr>
                <w:noProof/>
                <w:webHidden/>
              </w:rPr>
              <w:t>21</w:t>
            </w:r>
            <w:r>
              <w:rPr>
                <w:noProof/>
                <w:webHidden/>
              </w:rPr>
              <w:fldChar w:fldCharType="end"/>
            </w:r>
          </w:hyperlink>
        </w:p>
        <w:p w14:paraId="706FB03B" w14:textId="7BA62986" w:rsidR="002C27F0" w:rsidRDefault="002C27F0">
          <w:pPr>
            <w:pStyle w:val="TOC2"/>
            <w:tabs>
              <w:tab w:val="left" w:pos="880"/>
              <w:tab w:val="right" w:leader="dot" w:pos="9016"/>
            </w:tabs>
            <w:rPr>
              <w:rFonts w:asciiTheme="minorHAnsi" w:hAnsiTheme="minorHAnsi"/>
              <w:noProof/>
              <w:sz w:val="22"/>
            </w:rPr>
          </w:pPr>
          <w:hyperlink w:anchor="_Toc518661845" w:history="1">
            <w:r w:rsidRPr="00692D42">
              <w:rPr>
                <w:rStyle w:val="Hyperlink"/>
                <w:noProof/>
              </w:rPr>
              <w:t>2.3</w:t>
            </w:r>
            <w:r>
              <w:rPr>
                <w:rFonts w:asciiTheme="minorHAnsi" w:hAnsiTheme="minorHAnsi"/>
                <w:noProof/>
                <w:sz w:val="22"/>
              </w:rPr>
              <w:tab/>
            </w:r>
            <w:r w:rsidRPr="00692D42">
              <w:rPr>
                <w:rStyle w:val="Hyperlink"/>
                <w:noProof/>
              </w:rPr>
              <w:t>The Relationship Between Gyroscope And Accelerometer</w:t>
            </w:r>
            <w:r>
              <w:rPr>
                <w:noProof/>
                <w:webHidden/>
              </w:rPr>
              <w:tab/>
            </w:r>
            <w:r>
              <w:rPr>
                <w:noProof/>
                <w:webHidden/>
              </w:rPr>
              <w:fldChar w:fldCharType="begin"/>
            </w:r>
            <w:r>
              <w:rPr>
                <w:noProof/>
                <w:webHidden/>
              </w:rPr>
              <w:instrText xml:space="preserve"> PAGEREF _Toc518661845 \h </w:instrText>
            </w:r>
            <w:r>
              <w:rPr>
                <w:noProof/>
                <w:webHidden/>
              </w:rPr>
            </w:r>
            <w:r>
              <w:rPr>
                <w:noProof/>
                <w:webHidden/>
              </w:rPr>
              <w:fldChar w:fldCharType="separate"/>
            </w:r>
            <w:r>
              <w:rPr>
                <w:noProof/>
                <w:webHidden/>
              </w:rPr>
              <w:t>23</w:t>
            </w:r>
            <w:r>
              <w:rPr>
                <w:noProof/>
                <w:webHidden/>
              </w:rPr>
              <w:fldChar w:fldCharType="end"/>
            </w:r>
          </w:hyperlink>
        </w:p>
        <w:p w14:paraId="07C8C5FE" w14:textId="2A729D0F" w:rsidR="002C27F0" w:rsidRDefault="002C27F0">
          <w:pPr>
            <w:pStyle w:val="TOC2"/>
            <w:tabs>
              <w:tab w:val="left" w:pos="880"/>
              <w:tab w:val="right" w:leader="dot" w:pos="9016"/>
            </w:tabs>
            <w:rPr>
              <w:rFonts w:asciiTheme="minorHAnsi" w:hAnsiTheme="minorHAnsi"/>
              <w:noProof/>
              <w:sz w:val="22"/>
            </w:rPr>
          </w:pPr>
          <w:hyperlink w:anchor="_Toc518661846" w:history="1">
            <w:r w:rsidRPr="00692D42">
              <w:rPr>
                <w:rStyle w:val="Hyperlink"/>
                <w:noProof/>
              </w:rPr>
              <w:t>2.4</w:t>
            </w:r>
            <w:r>
              <w:rPr>
                <w:rFonts w:asciiTheme="minorHAnsi" w:hAnsiTheme="minorHAnsi"/>
                <w:noProof/>
                <w:sz w:val="22"/>
              </w:rPr>
              <w:tab/>
            </w:r>
            <w:r w:rsidRPr="00692D42">
              <w:rPr>
                <w:rStyle w:val="Hyperlink"/>
                <w:noProof/>
              </w:rPr>
              <w:t>Action Recognition Algorithms</w:t>
            </w:r>
            <w:r>
              <w:rPr>
                <w:noProof/>
                <w:webHidden/>
              </w:rPr>
              <w:tab/>
            </w:r>
            <w:r>
              <w:rPr>
                <w:noProof/>
                <w:webHidden/>
              </w:rPr>
              <w:fldChar w:fldCharType="begin"/>
            </w:r>
            <w:r>
              <w:rPr>
                <w:noProof/>
                <w:webHidden/>
              </w:rPr>
              <w:instrText xml:space="preserve"> PAGEREF _Toc518661846 \h </w:instrText>
            </w:r>
            <w:r>
              <w:rPr>
                <w:noProof/>
                <w:webHidden/>
              </w:rPr>
            </w:r>
            <w:r>
              <w:rPr>
                <w:noProof/>
                <w:webHidden/>
              </w:rPr>
              <w:fldChar w:fldCharType="separate"/>
            </w:r>
            <w:r>
              <w:rPr>
                <w:noProof/>
                <w:webHidden/>
              </w:rPr>
              <w:t>24</w:t>
            </w:r>
            <w:r>
              <w:rPr>
                <w:noProof/>
                <w:webHidden/>
              </w:rPr>
              <w:fldChar w:fldCharType="end"/>
            </w:r>
          </w:hyperlink>
        </w:p>
        <w:p w14:paraId="3C604CCF" w14:textId="3B0CE67E" w:rsidR="002C27F0" w:rsidRDefault="002C27F0">
          <w:pPr>
            <w:pStyle w:val="TOC3"/>
            <w:tabs>
              <w:tab w:val="left" w:pos="1320"/>
              <w:tab w:val="right" w:leader="dot" w:pos="9016"/>
            </w:tabs>
            <w:rPr>
              <w:rFonts w:asciiTheme="minorHAnsi" w:hAnsiTheme="minorHAnsi"/>
              <w:noProof/>
              <w:sz w:val="22"/>
            </w:rPr>
          </w:pPr>
          <w:hyperlink w:anchor="_Toc518661847" w:history="1">
            <w:r w:rsidRPr="00692D42">
              <w:rPr>
                <w:rStyle w:val="Hyperlink"/>
                <w:noProof/>
              </w:rPr>
              <w:t>2.4.1</w:t>
            </w:r>
            <w:r>
              <w:rPr>
                <w:rFonts w:asciiTheme="minorHAnsi" w:hAnsiTheme="minorHAnsi"/>
                <w:noProof/>
                <w:sz w:val="22"/>
              </w:rPr>
              <w:tab/>
            </w:r>
            <w:r w:rsidRPr="00692D42">
              <w:rPr>
                <w:rStyle w:val="Hyperlink"/>
                <w:noProof/>
              </w:rPr>
              <w:t>The Concept of the Action Recognition</w:t>
            </w:r>
            <w:r>
              <w:rPr>
                <w:noProof/>
                <w:webHidden/>
              </w:rPr>
              <w:tab/>
            </w:r>
            <w:r>
              <w:rPr>
                <w:noProof/>
                <w:webHidden/>
              </w:rPr>
              <w:fldChar w:fldCharType="begin"/>
            </w:r>
            <w:r>
              <w:rPr>
                <w:noProof/>
                <w:webHidden/>
              </w:rPr>
              <w:instrText xml:space="preserve"> PAGEREF _Toc518661847 \h </w:instrText>
            </w:r>
            <w:r>
              <w:rPr>
                <w:noProof/>
                <w:webHidden/>
              </w:rPr>
            </w:r>
            <w:r>
              <w:rPr>
                <w:noProof/>
                <w:webHidden/>
              </w:rPr>
              <w:fldChar w:fldCharType="separate"/>
            </w:r>
            <w:r>
              <w:rPr>
                <w:noProof/>
                <w:webHidden/>
              </w:rPr>
              <w:t>24</w:t>
            </w:r>
            <w:r>
              <w:rPr>
                <w:noProof/>
                <w:webHidden/>
              </w:rPr>
              <w:fldChar w:fldCharType="end"/>
            </w:r>
          </w:hyperlink>
        </w:p>
        <w:p w14:paraId="556F6921" w14:textId="0AAB6636" w:rsidR="002C27F0" w:rsidRDefault="002C27F0">
          <w:pPr>
            <w:pStyle w:val="TOC3"/>
            <w:tabs>
              <w:tab w:val="left" w:pos="1320"/>
              <w:tab w:val="right" w:leader="dot" w:pos="9016"/>
            </w:tabs>
            <w:rPr>
              <w:rFonts w:asciiTheme="minorHAnsi" w:hAnsiTheme="minorHAnsi"/>
              <w:noProof/>
              <w:sz w:val="22"/>
            </w:rPr>
          </w:pPr>
          <w:hyperlink w:anchor="_Toc518661848" w:history="1">
            <w:r w:rsidRPr="00692D42">
              <w:rPr>
                <w:rStyle w:val="Hyperlink"/>
                <w:noProof/>
              </w:rPr>
              <w:t>2.4.2</w:t>
            </w:r>
            <w:r>
              <w:rPr>
                <w:rFonts w:asciiTheme="minorHAnsi" w:hAnsiTheme="minorHAnsi"/>
                <w:noProof/>
                <w:sz w:val="22"/>
              </w:rPr>
              <w:tab/>
            </w:r>
            <w:r w:rsidRPr="00692D42">
              <w:rPr>
                <w:rStyle w:val="Hyperlink"/>
                <w:noProof/>
              </w:rPr>
              <w:t>The Relative Algorithms</w:t>
            </w:r>
            <w:r>
              <w:rPr>
                <w:noProof/>
                <w:webHidden/>
              </w:rPr>
              <w:tab/>
            </w:r>
            <w:r>
              <w:rPr>
                <w:noProof/>
                <w:webHidden/>
              </w:rPr>
              <w:fldChar w:fldCharType="begin"/>
            </w:r>
            <w:r>
              <w:rPr>
                <w:noProof/>
                <w:webHidden/>
              </w:rPr>
              <w:instrText xml:space="preserve"> PAGEREF _Toc518661848 \h </w:instrText>
            </w:r>
            <w:r>
              <w:rPr>
                <w:noProof/>
                <w:webHidden/>
              </w:rPr>
            </w:r>
            <w:r>
              <w:rPr>
                <w:noProof/>
                <w:webHidden/>
              </w:rPr>
              <w:fldChar w:fldCharType="separate"/>
            </w:r>
            <w:r>
              <w:rPr>
                <w:noProof/>
                <w:webHidden/>
              </w:rPr>
              <w:t>24</w:t>
            </w:r>
            <w:r>
              <w:rPr>
                <w:noProof/>
                <w:webHidden/>
              </w:rPr>
              <w:fldChar w:fldCharType="end"/>
            </w:r>
          </w:hyperlink>
        </w:p>
        <w:p w14:paraId="2E20FF37" w14:textId="51F23FF4" w:rsidR="002C27F0" w:rsidRDefault="002C27F0">
          <w:pPr>
            <w:pStyle w:val="TOC2"/>
            <w:tabs>
              <w:tab w:val="left" w:pos="880"/>
              <w:tab w:val="right" w:leader="dot" w:pos="9016"/>
            </w:tabs>
            <w:rPr>
              <w:rFonts w:asciiTheme="minorHAnsi" w:hAnsiTheme="minorHAnsi"/>
              <w:noProof/>
              <w:sz w:val="22"/>
            </w:rPr>
          </w:pPr>
          <w:hyperlink w:anchor="_Toc518661849" w:history="1">
            <w:r w:rsidRPr="00692D42">
              <w:rPr>
                <w:rStyle w:val="Hyperlink"/>
                <w:noProof/>
              </w:rPr>
              <w:t>2.5</w:t>
            </w:r>
            <w:r>
              <w:rPr>
                <w:rFonts w:asciiTheme="minorHAnsi" w:hAnsiTheme="minorHAnsi"/>
                <w:noProof/>
                <w:sz w:val="22"/>
              </w:rPr>
              <w:tab/>
            </w:r>
            <w:r w:rsidRPr="00692D42">
              <w:rPr>
                <w:rStyle w:val="Hyperlink"/>
                <w:noProof/>
              </w:rPr>
              <w:t>Related Research</w:t>
            </w:r>
            <w:r>
              <w:rPr>
                <w:noProof/>
                <w:webHidden/>
              </w:rPr>
              <w:tab/>
            </w:r>
            <w:r>
              <w:rPr>
                <w:noProof/>
                <w:webHidden/>
              </w:rPr>
              <w:fldChar w:fldCharType="begin"/>
            </w:r>
            <w:r>
              <w:rPr>
                <w:noProof/>
                <w:webHidden/>
              </w:rPr>
              <w:instrText xml:space="preserve"> PAGEREF _Toc518661849 \h </w:instrText>
            </w:r>
            <w:r>
              <w:rPr>
                <w:noProof/>
                <w:webHidden/>
              </w:rPr>
            </w:r>
            <w:r>
              <w:rPr>
                <w:noProof/>
                <w:webHidden/>
              </w:rPr>
              <w:fldChar w:fldCharType="separate"/>
            </w:r>
            <w:r>
              <w:rPr>
                <w:noProof/>
                <w:webHidden/>
              </w:rPr>
              <w:t>24</w:t>
            </w:r>
            <w:r>
              <w:rPr>
                <w:noProof/>
                <w:webHidden/>
              </w:rPr>
              <w:fldChar w:fldCharType="end"/>
            </w:r>
          </w:hyperlink>
        </w:p>
        <w:p w14:paraId="42EBADDB" w14:textId="54BA795E" w:rsidR="002C27F0" w:rsidRDefault="002C27F0">
          <w:pPr>
            <w:pStyle w:val="TOC3"/>
            <w:tabs>
              <w:tab w:val="left" w:pos="1320"/>
              <w:tab w:val="right" w:leader="dot" w:pos="9016"/>
            </w:tabs>
            <w:rPr>
              <w:rFonts w:asciiTheme="minorHAnsi" w:hAnsiTheme="minorHAnsi"/>
              <w:noProof/>
              <w:sz w:val="22"/>
            </w:rPr>
          </w:pPr>
          <w:hyperlink w:anchor="_Toc518661850" w:history="1">
            <w:r w:rsidRPr="00692D42">
              <w:rPr>
                <w:rStyle w:val="Hyperlink"/>
                <w:noProof/>
              </w:rPr>
              <w:t>2.5.1</w:t>
            </w:r>
            <w:r>
              <w:rPr>
                <w:rFonts w:asciiTheme="minorHAnsi" w:hAnsiTheme="minorHAnsi"/>
                <w:noProof/>
                <w:sz w:val="22"/>
              </w:rPr>
              <w:tab/>
            </w:r>
            <w:r w:rsidRPr="00692D42">
              <w:rPr>
                <w:rStyle w:val="Hyperlink"/>
                <w:noProof/>
              </w:rPr>
              <w:t>Accelerometer and Gyroscope with pedometers</w:t>
            </w:r>
            <w:r>
              <w:rPr>
                <w:noProof/>
                <w:webHidden/>
              </w:rPr>
              <w:tab/>
            </w:r>
            <w:r>
              <w:rPr>
                <w:noProof/>
                <w:webHidden/>
              </w:rPr>
              <w:fldChar w:fldCharType="begin"/>
            </w:r>
            <w:r>
              <w:rPr>
                <w:noProof/>
                <w:webHidden/>
              </w:rPr>
              <w:instrText xml:space="preserve"> PAGEREF _Toc518661850 \h </w:instrText>
            </w:r>
            <w:r>
              <w:rPr>
                <w:noProof/>
                <w:webHidden/>
              </w:rPr>
            </w:r>
            <w:r>
              <w:rPr>
                <w:noProof/>
                <w:webHidden/>
              </w:rPr>
              <w:fldChar w:fldCharType="separate"/>
            </w:r>
            <w:r>
              <w:rPr>
                <w:noProof/>
                <w:webHidden/>
              </w:rPr>
              <w:t>24</w:t>
            </w:r>
            <w:r>
              <w:rPr>
                <w:noProof/>
                <w:webHidden/>
              </w:rPr>
              <w:fldChar w:fldCharType="end"/>
            </w:r>
          </w:hyperlink>
        </w:p>
        <w:p w14:paraId="66799255" w14:textId="7D685F44" w:rsidR="002C27F0" w:rsidRDefault="002C27F0">
          <w:pPr>
            <w:pStyle w:val="TOC3"/>
            <w:tabs>
              <w:tab w:val="left" w:pos="1320"/>
              <w:tab w:val="right" w:leader="dot" w:pos="9016"/>
            </w:tabs>
            <w:rPr>
              <w:rFonts w:asciiTheme="minorHAnsi" w:hAnsiTheme="minorHAnsi"/>
              <w:noProof/>
              <w:sz w:val="22"/>
            </w:rPr>
          </w:pPr>
          <w:hyperlink w:anchor="_Toc518661851" w:history="1">
            <w:r w:rsidRPr="00692D42">
              <w:rPr>
                <w:rStyle w:val="Hyperlink"/>
                <w:noProof/>
              </w:rPr>
              <w:t>2.5.2</w:t>
            </w:r>
            <w:r>
              <w:rPr>
                <w:rFonts w:asciiTheme="minorHAnsi" w:hAnsiTheme="minorHAnsi"/>
                <w:noProof/>
                <w:sz w:val="22"/>
              </w:rPr>
              <w:tab/>
            </w:r>
            <w:r w:rsidRPr="00692D42">
              <w:rPr>
                <w:rStyle w:val="Hyperlink"/>
                <w:noProof/>
              </w:rPr>
              <w:t>Racing Games on the Phone</w:t>
            </w:r>
            <w:r>
              <w:rPr>
                <w:noProof/>
                <w:webHidden/>
              </w:rPr>
              <w:tab/>
            </w:r>
            <w:r>
              <w:rPr>
                <w:noProof/>
                <w:webHidden/>
              </w:rPr>
              <w:fldChar w:fldCharType="begin"/>
            </w:r>
            <w:r>
              <w:rPr>
                <w:noProof/>
                <w:webHidden/>
              </w:rPr>
              <w:instrText xml:space="preserve"> PAGEREF _Toc518661851 \h </w:instrText>
            </w:r>
            <w:r>
              <w:rPr>
                <w:noProof/>
                <w:webHidden/>
              </w:rPr>
            </w:r>
            <w:r>
              <w:rPr>
                <w:noProof/>
                <w:webHidden/>
              </w:rPr>
              <w:fldChar w:fldCharType="separate"/>
            </w:r>
            <w:r>
              <w:rPr>
                <w:noProof/>
                <w:webHidden/>
              </w:rPr>
              <w:t>26</w:t>
            </w:r>
            <w:r>
              <w:rPr>
                <w:noProof/>
                <w:webHidden/>
              </w:rPr>
              <w:fldChar w:fldCharType="end"/>
            </w:r>
          </w:hyperlink>
        </w:p>
        <w:p w14:paraId="60EFB6AC" w14:textId="299BFAF7" w:rsidR="002C27F0" w:rsidRDefault="002C27F0">
          <w:pPr>
            <w:pStyle w:val="TOC3"/>
            <w:tabs>
              <w:tab w:val="left" w:pos="1320"/>
              <w:tab w:val="right" w:leader="dot" w:pos="9016"/>
            </w:tabs>
            <w:rPr>
              <w:rFonts w:asciiTheme="minorHAnsi" w:hAnsiTheme="minorHAnsi"/>
              <w:noProof/>
              <w:sz w:val="22"/>
            </w:rPr>
          </w:pPr>
          <w:hyperlink w:anchor="_Toc518661852" w:history="1">
            <w:r w:rsidRPr="00692D42">
              <w:rPr>
                <w:rStyle w:val="Hyperlink"/>
                <w:noProof/>
              </w:rPr>
              <w:t>2.5.3</w:t>
            </w:r>
            <w:r>
              <w:rPr>
                <w:rFonts w:asciiTheme="minorHAnsi" w:hAnsiTheme="minorHAnsi"/>
                <w:noProof/>
                <w:sz w:val="22"/>
              </w:rPr>
              <w:tab/>
            </w:r>
            <w:r w:rsidRPr="00692D42">
              <w:rPr>
                <w:rStyle w:val="Hyperlink"/>
                <w:noProof/>
              </w:rPr>
              <w:t>Gyroscope &amp; Accelerometer for Complexity Action recognitions</w:t>
            </w:r>
            <w:r>
              <w:rPr>
                <w:noProof/>
                <w:webHidden/>
              </w:rPr>
              <w:tab/>
            </w:r>
            <w:r>
              <w:rPr>
                <w:noProof/>
                <w:webHidden/>
              </w:rPr>
              <w:fldChar w:fldCharType="begin"/>
            </w:r>
            <w:r>
              <w:rPr>
                <w:noProof/>
                <w:webHidden/>
              </w:rPr>
              <w:instrText xml:space="preserve"> PAGEREF _Toc518661852 \h </w:instrText>
            </w:r>
            <w:r>
              <w:rPr>
                <w:noProof/>
                <w:webHidden/>
              </w:rPr>
            </w:r>
            <w:r>
              <w:rPr>
                <w:noProof/>
                <w:webHidden/>
              </w:rPr>
              <w:fldChar w:fldCharType="separate"/>
            </w:r>
            <w:r>
              <w:rPr>
                <w:noProof/>
                <w:webHidden/>
              </w:rPr>
              <w:t>26</w:t>
            </w:r>
            <w:r>
              <w:rPr>
                <w:noProof/>
                <w:webHidden/>
              </w:rPr>
              <w:fldChar w:fldCharType="end"/>
            </w:r>
          </w:hyperlink>
        </w:p>
        <w:p w14:paraId="673FBE9F" w14:textId="58E2EB82" w:rsidR="002C27F0" w:rsidRDefault="002C27F0">
          <w:pPr>
            <w:pStyle w:val="TOC1"/>
            <w:tabs>
              <w:tab w:val="left" w:pos="480"/>
              <w:tab w:val="right" w:leader="dot" w:pos="9016"/>
            </w:tabs>
            <w:rPr>
              <w:rFonts w:asciiTheme="minorHAnsi" w:hAnsiTheme="minorHAnsi"/>
              <w:noProof/>
              <w:sz w:val="22"/>
            </w:rPr>
          </w:pPr>
          <w:hyperlink w:anchor="_Toc518661853" w:history="1">
            <w:r w:rsidRPr="00692D42">
              <w:rPr>
                <w:rStyle w:val="Hyperlink"/>
                <w:noProof/>
              </w:rPr>
              <w:t>3</w:t>
            </w:r>
            <w:r>
              <w:rPr>
                <w:rFonts w:asciiTheme="minorHAnsi" w:hAnsiTheme="minorHAnsi"/>
                <w:noProof/>
                <w:sz w:val="22"/>
              </w:rPr>
              <w:tab/>
            </w:r>
            <w:r w:rsidRPr="00692D42">
              <w:rPr>
                <w:rStyle w:val="Hyperlink"/>
                <w:noProof/>
              </w:rPr>
              <w:t>Accelerometer with Steps Algorithm</w:t>
            </w:r>
            <w:r>
              <w:rPr>
                <w:noProof/>
                <w:webHidden/>
              </w:rPr>
              <w:tab/>
            </w:r>
            <w:r>
              <w:rPr>
                <w:noProof/>
                <w:webHidden/>
              </w:rPr>
              <w:fldChar w:fldCharType="begin"/>
            </w:r>
            <w:r>
              <w:rPr>
                <w:noProof/>
                <w:webHidden/>
              </w:rPr>
              <w:instrText xml:space="preserve"> PAGEREF _Toc518661853 \h </w:instrText>
            </w:r>
            <w:r>
              <w:rPr>
                <w:noProof/>
                <w:webHidden/>
              </w:rPr>
            </w:r>
            <w:r>
              <w:rPr>
                <w:noProof/>
                <w:webHidden/>
              </w:rPr>
              <w:fldChar w:fldCharType="separate"/>
            </w:r>
            <w:r>
              <w:rPr>
                <w:noProof/>
                <w:webHidden/>
              </w:rPr>
              <w:t>28</w:t>
            </w:r>
            <w:r>
              <w:rPr>
                <w:noProof/>
                <w:webHidden/>
              </w:rPr>
              <w:fldChar w:fldCharType="end"/>
            </w:r>
          </w:hyperlink>
        </w:p>
        <w:p w14:paraId="1380C74F" w14:textId="24CB0BA8" w:rsidR="002C27F0" w:rsidRDefault="002C27F0">
          <w:pPr>
            <w:pStyle w:val="TOC2"/>
            <w:tabs>
              <w:tab w:val="left" w:pos="880"/>
              <w:tab w:val="right" w:leader="dot" w:pos="9016"/>
            </w:tabs>
            <w:rPr>
              <w:rFonts w:asciiTheme="minorHAnsi" w:hAnsiTheme="minorHAnsi"/>
              <w:noProof/>
              <w:sz w:val="22"/>
            </w:rPr>
          </w:pPr>
          <w:hyperlink w:anchor="_Toc518661855" w:history="1">
            <w:r w:rsidRPr="00692D42">
              <w:rPr>
                <w:rStyle w:val="Hyperlink"/>
                <w:noProof/>
              </w:rPr>
              <w:t>3.1</w:t>
            </w:r>
            <w:r>
              <w:rPr>
                <w:rFonts w:asciiTheme="minorHAnsi" w:hAnsiTheme="minorHAnsi"/>
                <w:noProof/>
                <w:sz w:val="22"/>
              </w:rPr>
              <w:tab/>
            </w:r>
            <w:r w:rsidRPr="00692D42">
              <w:rPr>
                <w:rStyle w:val="Hyperlink"/>
                <w:noProof/>
              </w:rPr>
              <w:t>The Principle of Testing Steps</w:t>
            </w:r>
            <w:r>
              <w:rPr>
                <w:noProof/>
                <w:webHidden/>
              </w:rPr>
              <w:tab/>
            </w:r>
            <w:r>
              <w:rPr>
                <w:noProof/>
                <w:webHidden/>
              </w:rPr>
              <w:fldChar w:fldCharType="begin"/>
            </w:r>
            <w:r>
              <w:rPr>
                <w:noProof/>
                <w:webHidden/>
              </w:rPr>
              <w:instrText xml:space="preserve"> PAGEREF _Toc518661855 \h </w:instrText>
            </w:r>
            <w:r>
              <w:rPr>
                <w:noProof/>
                <w:webHidden/>
              </w:rPr>
            </w:r>
            <w:r>
              <w:rPr>
                <w:noProof/>
                <w:webHidden/>
              </w:rPr>
              <w:fldChar w:fldCharType="separate"/>
            </w:r>
            <w:r>
              <w:rPr>
                <w:noProof/>
                <w:webHidden/>
              </w:rPr>
              <w:t>29</w:t>
            </w:r>
            <w:r>
              <w:rPr>
                <w:noProof/>
                <w:webHidden/>
              </w:rPr>
              <w:fldChar w:fldCharType="end"/>
            </w:r>
          </w:hyperlink>
        </w:p>
        <w:p w14:paraId="4E6AEA9B" w14:textId="60399434" w:rsidR="002C27F0" w:rsidRDefault="002C27F0">
          <w:pPr>
            <w:pStyle w:val="TOC3"/>
            <w:tabs>
              <w:tab w:val="left" w:pos="1320"/>
              <w:tab w:val="right" w:leader="dot" w:pos="9016"/>
            </w:tabs>
            <w:rPr>
              <w:rFonts w:asciiTheme="minorHAnsi" w:hAnsiTheme="minorHAnsi"/>
              <w:noProof/>
              <w:sz w:val="22"/>
            </w:rPr>
          </w:pPr>
          <w:hyperlink w:anchor="_Toc518661856" w:history="1">
            <w:r w:rsidRPr="00692D42">
              <w:rPr>
                <w:rStyle w:val="Hyperlink"/>
                <w:noProof/>
                <w:lang w:val="en-US"/>
              </w:rPr>
              <w:t>3.1.1</w:t>
            </w:r>
            <w:r>
              <w:rPr>
                <w:rFonts w:asciiTheme="minorHAnsi" w:hAnsiTheme="minorHAnsi"/>
                <w:noProof/>
                <w:sz w:val="22"/>
              </w:rPr>
              <w:tab/>
            </w:r>
            <w:r w:rsidRPr="00692D42">
              <w:rPr>
                <w:rStyle w:val="Hyperlink"/>
                <w:noProof/>
                <w:lang w:val="en-US"/>
              </w:rPr>
              <w:t>How An Accelerometer Works On Human Body</w:t>
            </w:r>
            <w:r>
              <w:rPr>
                <w:noProof/>
                <w:webHidden/>
              </w:rPr>
              <w:tab/>
            </w:r>
            <w:r>
              <w:rPr>
                <w:noProof/>
                <w:webHidden/>
              </w:rPr>
              <w:fldChar w:fldCharType="begin"/>
            </w:r>
            <w:r>
              <w:rPr>
                <w:noProof/>
                <w:webHidden/>
              </w:rPr>
              <w:instrText xml:space="preserve"> PAGEREF _Toc518661856 \h </w:instrText>
            </w:r>
            <w:r>
              <w:rPr>
                <w:noProof/>
                <w:webHidden/>
              </w:rPr>
            </w:r>
            <w:r>
              <w:rPr>
                <w:noProof/>
                <w:webHidden/>
              </w:rPr>
              <w:fldChar w:fldCharType="separate"/>
            </w:r>
            <w:r>
              <w:rPr>
                <w:noProof/>
                <w:webHidden/>
              </w:rPr>
              <w:t>30</w:t>
            </w:r>
            <w:r>
              <w:rPr>
                <w:noProof/>
                <w:webHidden/>
              </w:rPr>
              <w:fldChar w:fldCharType="end"/>
            </w:r>
          </w:hyperlink>
        </w:p>
        <w:p w14:paraId="76B70C07" w14:textId="5203CF99" w:rsidR="002C27F0" w:rsidRDefault="002C27F0">
          <w:pPr>
            <w:pStyle w:val="TOC3"/>
            <w:tabs>
              <w:tab w:val="left" w:pos="1320"/>
              <w:tab w:val="right" w:leader="dot" w:pos="9016"/>
            </w:tabs>
            <w:rPr>
              <w:rFonts w:asciiTheme="minorHAnsi" w:hAnsiTheme="minorHAnsi"/>
              <w:noProof/>
              <w:sz w:val="22"/>
            </w:rPr>
          </w:pPr>
          <w:hyperlink w:anchor="_Toc518661857" w:history="1">
            <w:r w:rsidRPr="00692D42">
              <w:rPr>
                <w:rStyle w:val="Hyperlink"/>
                <w:noProof/>
              </w:rPr>
              <w:t>3.1.2</w:t>
            </w:r>
            <w:r>
              <w:rPr>
                <w:rFonts w:asciiTheme="minorHAnsi" w:hAnsiTheme="minorHAnsi"/>
                <w:noProof/>
                <w:sz w:val="22"/>
              </w:rPr>
              <w:tab/>
            </w:r>
            <w:r w:rsidRPr="00692D42">
              <w:rPr>
                <w:rStyle w:val="Hyperlink"/>
                <w:noProof/>
              </w:rPr>
              <w:t>The Features of a Simple Step</w:t>
            </w:r>
            <w:r>
              <w:rPr>
                <w:noProof/>
                <w:webHidden/>
              </w:rPr>
              <w:tab/>
            </w:r>
            <w:r>
              <w:rPr>
                <w:noProof/>
                <w:webHidden/>
              </w:rPr>
              <w:fldChar w:fldCharType="begin"/>
            </w:r>
            <w:r>
              <w:rPr>
                <w:noProof/>
                <w:webHidden/>
              </w:rPr>
              <w:instrText xml:space="preserve"> PAGEREF _Toc518661857 \h </w:instrText>
            </w:r>
            <w:r>
              <w:rPr>
                <w:noProof/>
                <w:webHidden/>
              </w:rPr>
            </w:r>
            <w:r>
              <w:rPr>
                <w:noProof/>
                <w:webHidden/>
              </w:rPr>
              <w:fldChar w:fldCharType="separate"/>
            </w:r>
            <w:r>
              <w:rPr>
                <w:noProof/>
                <w:webHidden/>
              </w:rPr>
              <w:t>31</w:t>
            </w:r>
            <w:r>
              <w:rPr>
                <w:noProof/>
                <w:webHidden/>
              </w:rPr>
              <w:fldChar w:fldCharType="end"/>
            </w:r>
          </w:hyperlink>
        </w:p>
        <w:p w14:paraId="675572EF" w14:textId="0FE3B7B7" w:rsidR="002C27F0" w:rsidRDefault="002C27F0">
          <w:pPr>
            <w:pStyle w:val="TOC2"/>
            <w:tabs>
              <w:tab w:val="left" w:pos="880"/>
              <w:tab w:val="right" w:leader="dot" w:pos="9016"/>
            </w:tabs>
            <w:rPr>
              <w:rFonts w:asciiTheme="minorHAnsi" w:hAnsiTheme="minorHAnsi"/>
              <w:noProof/>
              <w:sz w:val="22"/>
            </w:rPr>
          </w:pPr>
          <w:hyperlink w:anchor="_Toc518661859" w:history="1">
            <w:r w:rsidRPr="00692D42">
              <w:rPr>
                <w:rStyle w:val="Hyperlink"/>
                <w:noProof/>
              </w:rPr>
              <w:t>3.2</w:t>
            </w:r>
            <w:r>
              <w:rPr>
                <w:rFonts w:asciiTheme="minorHAnsi" w:hAnsiTheme="minorHAnsi"/>
                <w:noProof/>
                <w:sz w:val="22"/>
              </w:rPr>
              <w:tab/>
            </w:r>
            <w:r w:rsidRPr="00692D42">
              <w:rPr>
                <w:rStyle w:val="Hyperlink"/>
                <w:noProof/>
              </w:rPr>
              <w:t>Key Algorithms Of Recording Steps</w:t>
            </w:r>
            <w:r>
              <w:rPr>
                <w:noProof/>
                <w:webHidden/>
              </w:rPr>
              <w:tab/>
            </w:r>
            <w:r>
              <w:rPr>
                <w:noProof/>
                <w:webHidden/>
              </w:rPr>
              <w:fldChar w:fldCharType="begin"/>
            </w:r>
            <w:r>
              <w:rPr>
                <w:noProof/>
                <w:webHidden/>
              </w:rPr>
              <w:instrText xml:space="preserve"> PAGEREF _Toc518661859 \h </w:instrText>
            </w:r>
            <w:r>
              <w:rPr>
                <w:noProof/>
                <w:webHidden/>
              </w:rPr>
            </w:r>
            <w:r>
              <w:rPr>
                <w:noProof/>
                <w:webHidden/>
              </w:rPr>
              <w:fldChar w:fldCharType="separate"/>
            </w:r>
            <w:r>
              <w:rPr>
                <w:noProof/>
                <w:webHidden/>
              </w:rPr>
              <w:t>34</w:t>
            </w:r>
            <w:r>
              <w:rPr>
                <w:noProof/>
                <w:webHidden/>
              </w:rPr>
              <w:fldChar w:fldCharType="end"/>
            </w:r>
          </w:hyperlink>
        </w:p>
        <w:p w14:paraId="5427278B" w14:textId="27E64BC9" w:rsidR="002C27F0" w:rsidRDefault="002C27F0">
          <w:pPr>
            <w:pStyle w:val="TOC3"/>
            <w:tabs>
              <w:tab w:val="left" w:pos="1320"/>
              <w:tab w:val="right" w:leader="dot" w:pos="9016"/>
            </w:tabs>
            <w:rPr>
              <w:rFonts w:asciiTheme="minorHAnsi" w:hAnsiTheme="minorHAnsi"/>
              <w:noProof/>
              <w:sz w:val="22"/>
            </w:rPr>
          </w:pPr>
          <w:hyperlink w:anchor="_Toc518661860" w:history="1">
            <w:r w:rsidRPr="00692D42">
              <w:rPr>
                <w:rStyle w:val="Hyperlink"/>
                <w:noProof/>
                <w:lang w:val="en-US"/>
              </w:rPr>
              <w:t>3.2.1</w:t>
            </w:r>
            <w:r>
              <w:rPr>
                <w:rFonts w:asciiTheme="minorHAnsi" w:hAnsiTheme="minorHAnsi"/>
                <w:noProof/>
                <w:sz w:val="22"/>
              </w:rPr>
              <w:tab/>
            </w:r>
            <w:r w:rsidRPr="00692D42">
              <w:rPr>
                <w:rStyle w:val="Hyperlink"/>
                <w:noProof/>
                <w:lang w:val="en-US"/>
              </w:rPr>
              <w:t>Peak Detection Algorithm</w:t>
            </w:r>
            <w:r>
              <w:rPr>
                <w:noProof/>
                <w:webHidden/>
              </w:rPr>
              <w:tab/>
            </w:r>
            <w:r>
              <w:rPr>
                <w:noProof/>
                <w:webHidden/>
              </w:rPr>
              <w:fldChar w:fldCharType="begin"/>
            </w:r>
            <w:r>
              <w:rPr>
                <w:noProof/>
                <w:webHidden/>
              </w:rPr>
              <w:instrText xml:space="preserve"> PAGEREF _Toc518661860 \h </w:instrText>
            </w:r>
            <w:r>
              <w:rPr>
                <w:noProof/>
                <w:webHidden/>
              </w:rPr>
            </w:r>
            <w:r>
              <w:rPr>
                <w:noProof/>
                <w:webHidden/>
              </w:rPr>
              <w:fldChar w:fldCharType="separate"/>
            </w:r>
            <w:r>
              <w:rPr>
                <w:noProof/>
                <w:webHidden/>
              </w:rPr>
              <w:t>34</w:t>
            </w:r>
            <w:r>
              <w:rPr>
                <w:noProof/>
                <w:webHidden/>
              </w:rPr>
              <w:fldChar w:fldCharType="end"/>
            </w:r>
          </w:hyperlink>
        </w:p>
        <w:p w14:paraId="7D24EED6" w14:textId="79935BDE" w:rsidR="002C27F0" w:rsidRDefault="002C27F0">
          <w:pPr>
            <w:pStyle w:val="TOC3"/>
            <w:tabs>
              <w:tab w:val="left" w:pos="1320"/>
              <w:tab w:val="right" w:leader="dot" w:pos="9016"/>
            </w:tabs>
            <w:rPr>
              <w:rFonts w:asciiTheme="minorHAnsi" w:hAnsiTheme="minorHAnsi"/>
              <w:noProof/>
              <w:sz w:val="22"/>
            </w:rPr>
          </w:pPr>
          <w:hyperlink w:anchor="_Toc518661861" w:history="1">
            <w:r w:rsidRPr="00692D42">
              <w:rPr>
                <w:rStyle w:val="Hyperlink"/>
                <w:noProof/>
                <w:lang w:val="en-US"/>
              </w:rPr>
              <w:t>3.2.2</w:t>
            </w:r>
            <w:r>
              <w:rPr>
                <w:rFonts w:asciiTheme="minorHAnsi" w:hAnsiTheme="minorHAnsi"/>
                <w:noProof/>
                <w:sz w:val="22"/>
              </w:rPr>
              <w:tab/>
            </w:r>
            <w:r w:rsidRPr="00692D42">
              <w:rPr>
                <w:rStyle w:val="Hyperlink"/>
                <w:noProof/>
                <w:lang w:val="en-US"/>
              </w:rPr>
              <w:t>Transform Domain Algorithm</w:t>
            </w:r>
            <w:r>
              <w:rPr>
                <w:noProof/>
                <w:webHidden/>
              </w:rPr>
              <w:tab/>
            </w:r>
            <w:r>
              <w:rPr>
                <w:noProof/>
                <w:webHidden/>
              </w:rPr>
              <w:fldChar w:fldCharType="begin"/>
            </w:r>
            <w:r>
              <w:rPr>
                <w:noProof/>
                <w:webHidden/>
              </w:rPr>
              <w:instrText xml:space="preserve"> PAGEREF _Toc518661861 \h </w:instrText>
            </w:r>
            <w:r>
              <w:rPr>
                <w:noProof/>
                <w:webHidden/>
              </w:rPr>
            </w:r>
            <w:r>
              <w:rPr>
                <w:noProof/>
                <w:webHidden/>
              </w:rPr>
              <w:fldChar w:fldCharType="separate"/>
            </w:r>
            <w:r>
              <w:rPr>
                <w:noProof/>
                <w:webHidden/>
              </w:rPr>
              <w:t>35</w:t>
            </w:r>
            <w:r>
              <w:rPr>
                <w:noProof/>
                <w:webHidden/>
              </w:rPr>
              <w:fldChar w:fldCharType="end"/>
            </w:r>
          </w:hyperlink>
        </w:p>
        <w:p w14:paraId="0CEB84CD" w14:textId="79B0C356" w:rsidR="002C27F0" w:rsidRDefault="002C27F0">
          <w:pPr>
            <w:pStyle w:val="TOC3"/>
            <w:tabs>
              <w:tab w:val="left" w:pos="1320"/>
              <w:tab w:val="right" w:leader="dot" w:pos="9016"/>
            </w:tabs>
            <w:rPr>
              <w:rFonts w:asciiTheme="minorHAnsi" w:hAnsiTheme="minorHAnsi"/>
              <w:noProof/>
              <w:sz w:val="22"/>
            </w:rPr>
          </w:pPr>
          <w:hyperlink w:anchor="_Toc518661862" w:history="1">
            <w:r w:rsidRPr="00692D42">
              <w:rPr>
                <w:rStyle w:val="Hyperlink"/>
                <w:noProof/>
                <w:lang w:val="en-US"/>
              </w:rPr>
              <w:t>3.2.3</w:t>
            </w:r>
            <w:r>
              <w:rPr>
                <w:rFonts w:asciiTheme="minorHAnsi" w:hAnsiTheme="minorHAnsi"/>
                <w:noProof/>
                <w:sz w:val="22"/>
              </w:rPr>
              <w:tab/>
            </w:r>
            <w:r w:rsidRPr="00692D42">
              <w:rPr>
                <w:rStyle w:val="Hyperlink"/>
                <w:noProof/>
                <w:lang w:val="en-US"/>
              </w:rPr>
              <w:t>Threshold Filtering Algorithm</w:t>
            </w:r>
            <w:r>
              <w:rPr>
                <w:noProof/>
                <w:webHidden/>
              </w:rPr>
              <w:tab/>
            </w:r>
            <w:r>
              <w:rPr>
                <w:noProof/>
                <w:webHidden/>
              </w:rPr>
              <w:fldChar w:fldCharType="begin"/>
            </w:r>
            <w:r>
              <w:rPr>
                <w:noProof/>
                <w:webHidden/>
              </w:rPr>
              <w:instrText xml:space="preserve"> PAGEREF _Toc518661862 \h </w:instrText>
            </w:r>
            <w:r>
              <w:rPr>
                <w:noProof/>
                <w:webHidden/>
              </w:rPr>
            </w:r>
            <w:r>
              <w:rPr>
                <w:noProof/>
                <w:webHidden/>
              </w:rPr>
              <w:fldChar w:fldCharType="separate"/>
            </w:r>
            <w:r>
              <w:rPr>
                <w:noProof/>
                <w:webHidden/>
              </w:rPr>
              <w:t>36</w:t>
            </w:r>
            <w:r>
              <w:rPr>
                <w:noProof/>
                <w:webHidden/>
              </w:rPr>
              <w:fldChar w:fldCharType="end"/>
            </w:r>
          </w:hyperlink>
        </w:p>
        <w:p w14:paraId="42526618" w14:textId="089B0030" w:rsidR="002C27F0" w:rsidRDefault="002C27F0">
          <w:pPr>
            <w:pStyle w:val="TOC3"/>
            <w:tabs>
              <w:tab w:val="left" w:pos="1320"/>
              <w:tab w:val="right" w:leader="dot" w:pos="9016"/>
            </w:tabs>
            <w:rPr>
              <w:rFonts w:asciiTheme="minorHAnsi" w:hAnsiTheme="minorHAnsi"/>
              <w:noProof/>
              <w:sz w:val="22"/>
            </w:rPr>
          </w:pPr>
          <w:hyperlink w:anchor="_Toc518661863" w:history="1">
            <w:r w:rsidRPr="00692D42">
              <w:rPr>
                <w:rStyle w:val="Hyperlink"/>
                <w:noProof/>
                <w:lang w:val="en-US"/>
              </w:rPr>
              <w:t>3.2.4</w:t>
            </w:r>
            <w:r>
              <w:rPr>
                <w:rFonts w:asciiTheme="minorHAnsi" w:hAnsiTheme="minorHAnsi"/>
                <w:noProof/>
                <w:sz w:val="22"/>
              </w:rPr>
              <w:tab/>
            </w:r>
            <w:r w:rsidRPr="00692D42">
              <w:rPr>
                <w:rStyle w:val="Hyperlink"/>
                <w:noProof/>
                <w:lang w:val="en-US"/>
              </w:rPr>
              <w:t>Pattern Recognition Algorithm</w:t>
            </w:r>
            <w:r>
              <w:rPr>
                <w:noProof/>
                <w:webHidden/>
              </w:rPr>
              <w:tab/>
            </w:r>
            <w:r>
              <w:rPr>
                <w:noProof/>
                <w:webHidden/>
              </w:rPr>
              <w:fldChar w:fldCharType="begin"/>
            </w:r>
            <w:r>
              <w:rPr>
                <w:noProof/>
                <w:webHidden/>
              </w:rPr>
              <w:instrText xml:space="preserve"> PAGEREF _Toc518661863 \h </w:instrText>
            </w:r>
            <w:r>
              <w:rPr>
                <w:noProof/>
                <w:webHidden/>
              </w:rPr>
            </w:r>
            <w:r>
              <w:rPr>
                <w:noProof/>
                <w:webHidden/>
              </w:rPr>
              <w:fldChar w:fldCharType="separate"/>
            </w:r>
            <w:r>
              <w:rPr>
                <w:noProof/>
                <w:webHidden/>
              </w:rPr>
              <w:t>37</w:t>
            </w:r>
            <w:r>
              <w:rPr>
                <w:noProof/>
                <w:webHidden/>
              </w:rPr>
              <w:fldChar w:fldCharType="end"/>
            </w:r>
          </w:hyperlink>
        </w:p>
        <w:p w14:paraId="6E237458" w14:textId="5AD706F8" w:rsidR="002C27F0" w:rsidRDefault="002C27F0">
          <w:pPr>
            <w:pStyle w:val="TOC2"/>
            <w:tabs>
              <w:tab w:val="left" w:pos="880"/>
              <w:tab w:val="right" w:leader="dot" w:pos="9016"/>
            </w:tabs>
            <w:rPr>
              <w:rFonts w:asciiTheme="minorHAnsi" w:hAnsiTheme="minorHAnsi"/>
              <w:noProof/>
              <w:sz w:val="22"/>
            </w:rPr>
          </w:pPr>
          <w:hyperlink w:anchor="_Toc518661864" w:history="1">
            <w:r w:rsidRPr="00692D42">
              <w:rPr>
                <w:rStyle w:val="Hyperlink"/>
                <w:noProof/>
                <w:lang w:val="en-US"/>
              </w:rPr>
              <w:t>3.3</w:t>
            </w:r>
            <w:r>
              <w:rPr>
                <w:rFonts w:asciiTheme="minorHAnsi" w:hAnsiTheme="minorHAnsi"/>
                <w:noProof/>
                <w:sz w:val="22"/>
              </w:rPr>
              <w:tab/>
            </w:r>
            <w:r w:rsidRPr="00692D42">
              <w:rPr>
                <w:rStyle w:val="Hyperlink"/>
                <w:noProof/>
                <w:lang w:val="en-US"/>
              </w:rPr>
              <w:t>Developed Pedometer Program</w:t>
            </w:r>
            <w:r>
              <w:rPr>
                <w:noProof/>
                <w:webHidden/>
              </w:rPr>
              <w:tab/>
            </w:r>
            <w:r>
              <w:rPr>
                <w:noProof/>
                <w:webHidden/>
              </w:rPr>
              <w:fldChar w:fldCharType="begin"/>
            </w:r>
            <w:r>
              <w:rPr>
                <w:noProof/>
                <w:webHidden/>
              </w:rPr>
              <w:instrText xml:space="preserve"> PAGEREF _Toc518661864 \h </w:instrText>
            </w:r>
            <w:r>
              <w:rPr>
                <w:noProof/>
                <w:webHidden/>
              </w:rPr>
            </w:r>
            <w:r>
              <w:rPr>
                <w:noProof/>
                <w:webHidden/>
              </w:rPr>
              <w:fldChar w:fldCharType="separate"/>
            </w:r>
            <w:r>
              <w:rPr>
                <w:noProof/>
                <w:webHidden/>
              </w:rPr>
              <w:t>39</w:t>
            </w:r>
            <w:r>
              <w:rPr>
                <w:noProof/>
                <w:webHidden/>
              </w:rPr>
              <w:fldChar w:fldCharType="end"/>
            </w:r>
          </w:hyperlink>
        </w:p>
        <w:p w14:paraId="613334B3" w14:textId="6CC747C9" w:rsidR="002C27F0" w:rsidRDefault="002C27F0">
          <w:pPr>
            <w:pStyle w:val="TOC3"/>
            <w:tabs>
              <w:tab w:val="left" w:pos="1320"/>
              <w:tab w:val="right" w:leader="dot" w:pos="9016"/>
            </w:tabs>
            <w:rPr>
              <w:rFonts w:asciiTheme="minorHAnsi" w:hAnsiTheme="minorHAnsi"/>
              <w:noProof/>
              <w:sz w:val="22"/>
            </w:rPr>
          </w:pPr>
          <w:hyperlink w:anchor="_Toc518661865" w:history="1">
            <w:r w:rsidRPr="00692D42">
              <w:rPr>
                <w:rStyle w:val="Hyperlink"/>
                <w:noProof/>
                <w:lang w:val="en-US"/>
              </w:rPr>
              <w:t>3.3.1</w:t>
            </w:r>
            <w:r>
              <w:rPr>
                <w:rFonts w:asciiTheme="minorHAnsi" w:hAnsiTheme="minorHAnsi"/>
                <w:noProof/>
                <w:sz w:val="22"/>
              </w:rPr>
              <w:tab/>
            </w:r>
            <w:r w:rsidRPr="00692D42">
              <w:rPr>
                <w:rStyle w:val="Hyperlink"/>
                <w:noProof/>
                <w:lang w:val="en-US"/>
              </w:rPr>
              <w:t>The Program Operation</w:t>
            </w:r>
            <w:r>
              <w:rPr>
                <w:noProof/>
                <w:webHidden/>
              </w:rPr>
              <w:tab/>
            </w:r>
            <w:r>
              <w:rPr>
                <w:noProof/>
                <w:webHidden/>
              </w:rPr>
              <w:fldChar w:fldCharType="begin"/>
            </w:r>
            <w:r>
              <w:rPr>
                <w:noProof/>
                <w:webHidden/>
              </w:rPr>
              <w:instrText xml:space="preserve"> PAGEREF _Toc518661865 \h </w:instrText>
            </w:r>
            <w:r>
              <w:rPr>
                <w:noProof/>
                <w:webHidden/>
              </w:rPr>
            </w:r>
            <w:r>
              <w:rPr>
                <w:noProof/>
                <w:webHidden/>
              </w:rPr>
              <w:fldChar w:fldCharType="separate"/>
            </w:r>
            <w:r>
              <w:rPr>
                <w:noProof/>
                <w:webHidden/>
              </w:rPr>
              <w:t>39</w:t>
            </w:r>
            <w:r>
              <w:rPr>
                <w:noProof/>
                <w:webHidden/>
              </w:rPr>
              <w:fldChar w:fldCharType="end"/>
            </w:r>
          </w:hyperlink>
        </w:p>
        <w:p w14:paraId="0479A40D" w14:textId="71A4677A" w:rsidR="002C27F0" w:rsidRDefault="002C27F0">
          <w:pPr>
            <w:pStyle w:val="TOC3"/>
            <w:tabs>
              <w:tab w:val="left" w:pos="1320"/>
              <w:tab w:val="right" w:leader="dot" w:pos="9016"/>
            </w:tabs>
            <w:rPr>
              <w:rFonts w:asciiTheme="minorHAnsi" w:hAnsiTheme="minorHAnsi"/>
              <w:noProof/>
              <w:sz w:val="22"/>
            </w:rPr>
          </w:pPr>
          <w:hyperlink w:anchor="_Toc518661866" w:history="1">
            <w:r w:rsidRPr="00692D42">
              <w:rPr>
                <w:rStyle w:val="Hyperlink"/>
                <w:noProof/>
              </w:rPr>
              <w:t>3.3.2</w:t>
            </w:r>
            <w:r>
              <w:rPr>
                <w:rFonts w:asciiTheme="minorHAnsi" w:hAnsiTheme="minorHAnsi"/>
                <w:noProof/>
                <w:sz w:val="22"/>
              </w:rPr>
              <w:tab/>
            </w:r>
            <w:r w:rsidRPr="00692D42">
              <w:rPr>
                <w:rStyle w:val="Hyperlink"/>
                <w:noProof/>
              </w:rPr>
              <w:t>The Accuracy Of Results</w:t>
            </w:r>
            <w:r>
              <w:rPr>
                <w:noProof/>
                <w:webHidden/>
              </w:rPr>
              <w:tab/>
            </w:r>
            <w:r>
              <w:rPr>
                <w:noProof/>
                <w:webHidden/>
              </w:rPr>
              <w:fldChar w:fldCharType="begin"/>
            </w:r>
            <w:r>
              <w:rPr>
                <w:noProof/>
                <w:webHidden/>
              </w:rPr>
              <w:instrText xml:space="preserve"> PAGEREF _Toc518661866 \h </w:instrText>
            </w:r>
            <w:r>
              <w:rPr>
                <w:noProof/>
                <w:webHidden/>
              </w:rPr>
            </w:r>
            <w:r>
              <w:rPr>
                <w:noProof/>
                <w:webHidden/>
              </w:rPr>
              <w:fldChar w:fldCharType="separate"/>
            </w:r>
            <w:r>
              <w:rPr>
                <w:noProof/>
                <w:webHidden/>
              </w:rPr>
              <w:t>40</w:t>
            </w:r>
            <w:r>
              <w:rPr>
                <w:noProof/>
                <w:webHidden/>
              </w:rPr>
              <w:fldChar w:fldCharType="end"/>
            </w:r>
          </w:hyperlink>
        </w:p>
        <w:p w14:paraId="49974536" w14:textId="07B8A2E8" w:rsidR="002C27F0" w:rsidRDefault="002C27F0">
          <w:pPr>
            <w:pStyle w:val="TOC1"/>
            <w:tabs>
              <w:tab w:val="left" w:pos="480"/>
              <w:tab w:val="right" w:leader="dot" w:pos="9016"/>
            </w:tabs>
            <w:rPr>
              <w:rFonts w:asciiTheme="minorHAnsi" w:hAnsiTheme="minorHAnsi"/>
              <w:noProof/>
              <w:sz w:val="22"/>
            </w:rPr>
          </w:pPr>
          <w:hyperlink w:anchor="_Toc518661936" w:history="1">
            <w:r w:rsidRPr="00692D42">
              <w:rPr>
                <w:rStyle w:val="Hyperlink"/>
                <w:noProof/>
              </w:rPr>
              <w:t>4</w:t>
            </w:r>
            <w:r>
              <w:rPr>
                <w:rFonts w:asciiTheme="minorHAnsi" w:hAnsiTheme="minorHAnsi"/>
                <w:noProof/>
                <w:sz w:val="22"/>
              </w:rPr>
              <w:tab/>
            </w:r>
            <w:r w:rsidRPr="00692D42">
              <w:rPr>
                <w:rStyle w:val="Hyperlink"/>
                <w:noProof/>
              </w:rPr>
              <w:t>Gyroscope With Balance Racing Game</w:t>
            </w:r>
            <w:r>
              <w:rPr>
                <w:noProof/>
                <w:webHidden/>
              </w:rPr>
              <w:tab/>
            </w:r>
            <w:r>
              <w:rPr>
                <w:noProof/>
                <w:webHidden/>
              </w:rPr>
              <w:fldChar w:fldCharType="begin"/>
            </w:r>
            <w:r>
              <w:rPr>
                <w:noProof/>
                <w:webHidden/>
              </w:rPr>
              <w:instrText xml:space="preserve"> PAGEREF _Toc518661936 \h </w:instrText>
            </w:r>
            <w:r>
              <w:rPr>
                <w:noProof/>
                <w:webHidden/>
              </w:rPr>
            </w:r>
            <w:r>
              <w:rPr>
                <w:noProof/>
                <w:webHidden/>
              </w:rPr>
              <w:fldChar w:fldCharType="separate"/>
            </w:r>
            <w:r>
              <w:rPr>
                <w:noProof/>
                <w:webHidden/>
              </w:rPr>
              <w:t>42</w:t>
            </w:r>
            <w:r>
              <w:rPr>
                <w:noProof/>
                <w:webHidden/>
              </w:rPr>
              <w:fldChar w:fldCharType="end"/>
            </w:r>
          </w:hyperlink>
        </w:p>
        <w:p w14:paraId="4B471530" w14:textId="5E5B0765" w:rsidR="002C27F0" w:rsidRDefault="002C27F0">
          <w:pPr>
            <w:pStyle w:val="TOC2"/>
            <w:tabs>
              <w:tab w:val="left" w:pos="880"/>
              <w:tab w:val="right" w:leader="dot" w:pos="9016"/>
            </w:tabs>
            <w:rPr>
              <w:rFonts w:asciiTheme="minorHAnsi" w:hAnsiTheme="minorHAnsi"/>
              <w:noProof/>
              <w:sz w:val="22"/>
            </w:rPr>
          </w:pPr>
          <w:hyperlink w:anchor="_Toc518661937" w:history="1">
            <w:r w:rsidRPr="00692D42">
              <w:rPr>
                <w:rStyle w:val="Hyperlink"/>
                <w:noProof/>
              </w:rPr>
              <w:t>4.1</w:t>
            </w:r>
            <w:r>
              <w:rPr>
                <w:rFonts w:asciiTheme="minorHAnsi" w:hAnsiTheme="minorHAnsi"/>
                <w:noProof/>
                <w:sz w:val="22"/>
              </w:rPr>
              <w:tab/>
            </w:r>
            <w:r w:rsidRPr="00692D42">
              <w:rPr>
                <w:rStyle w:val="Hyperlink"/>
                <w:noProof/>
              </w:rPr>
              <w:t>The Racing Game With Gyroscope</w:t>
            </w:r>
            <w:r>
              <w:rPr>
                <w:noProof/>
                <w:webHidden/>
              </w:rPr>
              <w:tab/>
            </w:r>
            <w:r>
              <w:rPr>
                <w:noProof/>
                <w:webHidden/>
              </w:rPr>
              <w:fldChar w:fldCharType="begin"/>
            </w:r>
            <w:r>
              <w:rPr>
                <w:noProof/>
                <w:webHidden/>
              </w:rPr>
              <w:instrText xml:space="preserve"> PAGEREF _Toc518661937 \h </w:instrText>
            </w:r>
            <w:r>
              <w:rPr>
                <w:noProof/>
                <w:webHidden/>
              </w:rPr>
            </w:r>
            <w:r>
              <w:rPr>
                <w:noProof/>
                <w:webHidden/>
              </w:rPr>
              <w:fldChar w:fldCharType="separate"/>
            </w:r>
            <w:r>
              <w:rPr>
                <w:noProof/>
                <w:webHidden/>
              </w:rPr>
              <w:t>42</w:t>
            </w:r>
            <w:r>
              <w:rPr>
                <w:noProof/>
                <w:webHidden/>
              </w:rPr>
              <w:fldChar w:fldCharType="end"/>
            </w:r>
          </w:hyperlink>
        </w:p>
        <w:p w14:paraId="0104B3D9" w14:textId="3E085BB7" w:rsidR="002C27F0" w:rsidRDefault="002C27F0">
          <w:pPr>
            <w:pStyle w:val="TOC3"/>
            <w:tabs>
              <w:tab w:val="left" w:pos="1320"/>
              <w:tab w:val="right" w:leader="dot" w:pos="9016"/>
            </w:tabs>
            <w:rPr>
              <w:rFonts w:asciiTheme="minorHAnsi" w:hAnsiTheme="minorHAnsi"/>
              <w:noProof/>
              <w:sz w:val="22"/>
            </w:rPr>
          </w:pPr>
          <w:hyperlink w:anchor="_Toc518661938" w:history="1">
            <w:r w:rsidRPr="00692D42">
              <w:rPr>
                <w:rStyle w:val="Hyperlink"/>
                <w:noProof/>
              </w:rPr>
              <w:t>4.1.1</w:t>
            </w:r>
            <w:r>
              <w:rPr>
                <w:rFonts w:asciiTheme="minorHAnsi" w:hAnsiTheme="minorHAnsi"/>
                <w:noProof/>
                <w:sz w:val="22"/>
              </w:rPr>
              <w:tab/>
            </w:r>
            <w:r w:rsidRPr="00692D42">
              <w:rPr>
                <w:rStyle w:val="Hyperlink"/>
                <w:noProof/>
              </w:rPr>
              <w:t>How A Gyroscope Works In iPhone</w:t>
            </w:r>
            <w:r>
              <w:rPr>
                <w:noProof/>
                <w:webHidden/>
              </w:rPr>
              <w:tab/>
            </w:r>
            <w:r>
              <w:rPr>
                <w:noProof/>
                <w:webHidden/>
              </w:rPr>
              <w:fldChar w:fldCharType="begin"/>
            </w:r>
            <w:r>
              <w:rPr>
                <w:noProof/>
                <w:webHidden/>
              </w:rPr>
              <w:instrText xml:space="preserve"> PAGEREF _Toc518661938 \h </w:instrText>
            </w:r>
            <w:r>
              <w:rPr>
                <w:noProof/>
                <w:webHidden/>
              </w:rPr>
            </w:r>
            <w:r>
              <w:rPr>
                <w:noProof/>
                <w:webHidden/>
              </w:rPr>
              <w:fldChar w:fldCharType="separate"/>
            </w:r>
            <w:r>
              <w:rPr>
                <w:noProof/>
                <w:webHidden/>
              </w:rPr>
              <w:t>42</w:t>
            </w:r>
            <w:r>
              <w:rPr>
                <w:noProof/>
                <w:webHidden/>
              </w:rPr>
              <w:fldChar w:fldCharType="end"/>
            </w:r>
          </w:hyperlink>
        </w:p>
        <w:p w14:paraId="2C744468" w14:textId="6E5B2CFB" w:rsidR="002C27F0" w:rsidRDefault="002C27F0">
          <w:pPr>
            <w:pStyle w:val="TOC3"/>
            <w:tabs>
              <w:tab w:val="left" w:pos="1320"/>
              <w:tab w:val="right" w:leader="dot" w:pos="9016"/>
            </w:tabs>
            <w:rPr>
              <w:rFonts w:asciiTheme="minorHAnsi" w:hAnsiTheme="minorHAnsi"/>
              <w:noProof/>
              <w:sz w:val="22"/>
            </w:rPr>
          </w:pPr>
          <w:hyperlink w:anchor="_Toc518661939" w:history="1">
            <w:r w:rsidRPr="00692D42">
              <w:rPr>
                <w:rStyle w:val="Hyperlink"/>
                <w:noProof/>
              </w:rPr>
              <w:t>4.1.2</w:t>
            </w:r>
            <w:r>
              <w:rPr>
                <w:rFonts w:asciiTheme="minorHAnsi" w:hAnsiTheme="minorHAnsi"/>
                <w:noProof/>
                <w:sz w:val="22"/>
              </w:rPr>
              <w:tab/>
            </w:r>
            <w:r w:rsidRPr="00692D42">
              <w:rPr>
                <w:rStyle w:val="Hyperlink"/>
                <w:noProof/>
              </w:rPr>
              <w:t>Get The Current Orientation Of Movement Of The Phone.</w:t>
            </w:r>
            <w:r>
              <w:rPr>
                <w:noProof/>
                <w:webHidden/>
              </w:rPr>
              <w:tab/>
            </w:r>
            <w:r>
              <w:rPr>
                <w:noProof/>
                <w:webHidden/>
              </w:rPr>
              <w:fldChar w:fldCharType="begin"/>
            </w:r>
            <w:r>
              <w:rPr>
                <w:noProof/>
                <w:webHidden/>
              </w:rPr>
              <w:instrText xml:space="preserve"> PAGEREF _Toc518661939 \h </w:instrText>
            </w:r>
            <w:r>
              <w:rPr>
                <w:noProof/>
                <w:webHidden/>
              </w:rPr>
            </w:r>
            <w:r>
              <w:rPr>
                <w:noProof/>
                <w:webHidden/>
              </w:rPr>
              <w:fldChar w:fldCharType="separate"/>
            </w:r>
            <w:r>
              <w:rPr>
                <w:noProof/>
                <w:webHidden/>
              </w:rPr>
              <w:t>43</w:t>
            </w:r>
            <w:r>
              <w:rPr>
                <w:noProof/>
                <w:webHidden/>
              </w:rPr>
              <w:fldChar w:fldCharType="end"/>
            </w:r>
          </w:hyperlink>
        </w:p>
        <w:p w14:paraId="03710295" w14:textId="31C27BA4" w:rsidR="002C27F0" w:rsidRDefault="002C27F0">
          <w:pPr>
            <w:pStyle w:val="TOC3"/>
            <w:tabs>
              <w:tab w:val="left" w:pos="1320"/>
              <w:tab w:val="right" w:leader="dot" w:pos="9016"/>
            </w:tabs>
            <w:rPr>
              <w:rFonts w:asciiTheme="minorHAnsi" w:hAnsiTheme="minorHAnsi"/>
              <w:noProof/>
              <w:sz w:val="22"/>
            </w:rPr>
          </w:pPr>
          <w:hyperlink w:anchor="_Toc518661940" w:history="1">
            <w:r w:rsidRPr="00692D42">
              <w:rPr>
                <w:rStyle w:val="Hyperlink"/>
                <w:noProof/>
              </w:rPr>
              <w:t>4.1.3</w:t>
            </w:r>
            <w:r>
              <w:rPr>
                <w:rFonts w:asciiTheme="minorHAnsi" w:hAnsiTheme="minorHAnsi"/>
                <w:noProof/>
                <w:sz w:val="22"/>
              </w:rPr>
              <w:tab/>
            </w:r>
            <w:r w:rsidRPr="00692D42">
              <w:rPr>
                <w:rStyle w:val="Hyperlink"/>
                <w:noProof/>
              </w:rPr>
              <w:t xml:space="preserve">Calculating the Current Angle in </w:t>
            </w:r>
            <w:r w:rsidRPr="00692D42">
              <w:rPr>
                <w:rStyle w:val="Hyperlink"/>
                <w:noProof/>
                <w:lang w:val="en-GB"/>
              </w:rPr>
              <w:t xml:space="preserve">Pitch </w:t>
            </w:r>
            <w:r w:rsidRPr="00692D42">
              <w:rPr>
                <w:rStyle w:val="Hyperlink"/>
                <w:noProof/>
              </w:rPr>
              <w:t>Axis</w:t>
            </w:r>
            <w:r>
              <w:rPr>
                <w:noProof/>
                <w:webHidden/>
              </w:rPr>
              <w:tab/>
            </w:r>
            <w:r>
              <w:rPr>
                <w:noProof/>
                <w:webHidden/>
              </w:rPr>
              <w:fldChar w:fldCharType="begin"/>
            </w:r>
            <w:r>
              <w:rPr>
                <w:noProof/>
                <w:webHidden/>
              </w:rPr>
              <w:instrText xml:space="preserve"> PAGEREF _Toc518661940 \h </w:instrText>
            </w:r>
            <w:r>
              <w:rPr>
                <w:noProof/>
                <w:webHidden/>
              </w:rPr>
            </w:r>
            <w:r>
              <w:rPr>
                <w:noProof/>
                <w:webHidden/>
              </w:rPr>
              <w:fldChar w:fldCharType="separate"/>
            </w:r>
            <w:r>
              <w:rPr>
                <w:noProof/>
                <w:webHidden/>
              </w:rPr>
              <w:t>46</w:t>
            </w:r>
            <w:r>
              <w:rPr>
                <w:noProof/>
                <w:webHidden/>
              </w:rPr>
              <w:fldChar w:fldCharType="end"/>
            </w:r>
          </w:hyperlink>
        </w:p>
        <w:p w14:paraId="217CC0F8" w14:textId="5B1CEBEC" w:rsidR="002C27F0" w:rsidRDefault="002C27F0">
          <w:pPr>
            <w:pStyle w:val="TOC3"/>
            <w:tabs>
              <w:tab w:val="left" w:pos="1320"/>
              <w:tab w:val="right" w:leader="dot" w:pos="9016"/>
            </w:tabs>
            <w:rPr>
              <w:rFonts w:asciiTheme="minorHAnsi" w:hAnsiTheme="minorHAnsi"/>
              <w:noProof/>
              <w:sz w:val="22"/>
            </w:rPr>
          </w:pPr>
          <w:hyperlink w:anchor="_Toc518661941" w:history="1">
            <w:r w:rsidRPr="00692D42">
              <w:rPr>
                <w:rStyle w:val="Hyperlink"/>
                <w:noProof/>
              </w:rPr>
              <w:t>4.1.4</w:t>
            </w:r>
            <w:r>
              <w:rPr>
                <w:rFonts w:asciiTheme="minorHAnsi" w:hAnsiTheme="minorHAnsi"/>
                <w:noProof/>
                <w:sz w:val="22"/>
              </w:rPr>
              <w:tab/>
            </w:r>
            <w:r w:rsidRPr="00692D42">
              <w:rPr>
                <w:rStyle w:val="Hyperlink"/>
                <w:noProof/>
              </w:rPr>
              <w:t>How a Gyroscope Works for The Racing Game</w:t>
            </w:r>
            <w:r>
              <w:rPr>
                <w:noProof/>
                <w:webHidden/>
              </w:rPr>
              <w:tab/>
            </w:r>
            <w:r>
              <w:rPr>
                <w:noProof/>
                <w:webHidden/>
              </w:rPr>
              <w:fldChar w:fldCharType="begin"/>
            </w:r>
            <w:r>
              <w:rPr>
                <w:noProof/>
                <w:webHidden/>
              </w:rPr>
              <w:instrText xml:space="preserve"> PAGEREF _Toc518661941 \h </w:instrText>
            </w:r>
            <w:r>
              <w:rPr>
                <w:noProof/>
                <w:webHidden/>
              </w:rPr>
            </w:r>
            <w:r>
              <w:rPr>
                <w:noProof/>
                <w:webHidden/>
              </w:rPr>
              <w:fldChar w:fldCharType="separate"/>
            </w:r>
            <w:r>
              <w:rPr>
                <w:noProof/>
                <w:webHidden/>
              </w:rPr>
              <w:t>47</w:t>
            </w:r>
            <w:r>
              <w:rPr>
                <w:noProof/>
                <w:webHidden/>
              </w:rPr>
              <w:fldChar w:fldCharType="end"/>
            </w:r>
          </w:hyperlink>
        </w:p>
        <w:p w14:paraId="4A03BA14" w14:textId="1EE5F975" w:rsidR="002C27F0" w:rsidRDefault="002C27F0">
          <w:pPr>
            <w:pStyle w:val="TOC1"/>
            <w:tabs>
              <w:tab w:val="left" w:pos="480"/>
              <w:tab w:val="right" w:leader="dot" w:pos="9016"/>
            </w:tabs>
            <w:rPr>
              <w:rFonts w:asciiTheme="minorHAnsi" w:hAnsiTheme="minorHAnsi"/>
              <w:noProof/>
              <w:sz w:val="22"/>
            </w:rPr>
          </w:pPr>
          <w:hyperlink w:anchor="_Toc518661942" w:history="1">
            <w:r w:rsidRPr="00692D42">
              <w:rPr>
                <w:rStyle w:val="Hyperlink"/>
                <w:noProof/>
              </w:rPr>
              <w:t>5</w:t>
            </w:r>
            <w:r>
              <w:rPr>
                <w:rFonts w:asciiTheme="minorHAnsi" w:hAnsiTheme="minorHAnsi"/>
                <w:noProof/>
                <w:sz w:val="22"/>
              </w:rPr>
              <w:tab/>
            </w:r>
            <w:r w:rsidRPr="00692D42">
              <w:rPr>
                <w:rStyle w:val="Hyperlink"/>
                <w:noProof/>
              </w:rPr>
              <w:t>A Glow Stick with Accelerometer and Gyroscope</w:t>
            </w:r>
            <w:r>
              <w:rPr>
                <w:noProof/>
                <w:webHidden/>
              </w:rPr>
              <w:tab/>
            </w:r>
            <w:r>
              <w:rPr>
                <w:noProof/>
                <w:webHidden/>
              </w:rPr>
              <w:fldChar w:fldCharType="begin"/>
            </w:r>
            <w:r>
              <w:rPr>
                <w:noProof/>
                <w:webHidden/>
              </w:rPr>
              <w:instrText xml:space="preserve"> PAGEREF _Toc518661942 \h </w:instrText>
            </w:r>
            <w:r>
              <w:rPr>
                <w:noProof/>
                <w:webHidden/>
              </w:rPr>
            </w:r>
            <w:r>
              <w:rPr>
                <w:noProof/>
                <w:webHidden/>
              </w:rPr>
              <w:fldChar w:fldCharType="separate"/>
            </w:r>
            <w:r>
              <w:rPr>
                <w:noProof/>
                <w:webHidden/>
              </w:rPr>
              <w:t>52</w:t>
            </w:r>
            <w:r>
              <w:rPr>
                <w:noProof/>
                <w:webHidden/>
              </w:rPr>
              <w:fldChar w:fldCharType="end"/>
            </w:r>
          </w:hyperlink>
        </w:p>
        <w:p w14:paraId="0C067A82" w14:textId="3CAD1AC6" w:rsidR="002C27F0" w:rsidRDefault="002C27F0">
          <w:pPr>
            <w:pStyle w:val="TOC2"/>
            <w:tabs>
              <w:tab w:val="left" w:pos="880"/>
              <w:tab w:val="right" w:leader="dot" w:pos="9016"/>
            </w:tabs>
            <w:rPr>
              <w:rFonts w:asciiTheme="minorHAnsi" w:hAnsiTheme="minorHAnsi"/>
              <w:noProof/>
              <w:sz w:val="22"/>
            </w:rPr>
          </w:pPr>
          <w:hyperlink w:anchor="_Toc518661943" w:history="1">
            <w:r w:rsidRPr="00692D42">
              <w:rPr>
                <w:rStyle w:val="Hyperlink"/>
                <w:noProof/>
              </w:rPr>
              <w:t>5.1</w:t>
            </w:r>
            <w:r>
              <w:rPr>
                <w:rFonts w:asciiTheme="minorHAnsi" w:hAnsiTheme="minorHAnsi"/>
                <w:noProof/>
                <w:sz w:val="22"/>
              </w:rPr>
              <w:tab/>
            </w:r>
            <w:r w:rsidRPr="00692D42">
              <w:rPr>
                <w:rStyle w:val="Hyperlink"/>
                <w:noProof/>
              </w:rPr>
              <w:t>Appearance and Function Description</w:t>
            </w:r>
            <w:r>
              <w:rPr>
                <w:noProof/>
                <w:webHidden/>
              </w:rPr>
              <w:tab/>
            </w:r>
            <w:r>
              <w:rPr>
                <w:noProof/>
                <w:webHidden/>
              </w:rPr>
              <w:fldChar w:fldCharType="begin"/>
            </w:r>
            <w:r>
              <w:rPr>
                <w:noProof/>
                <w:webHidden/>
              </w:rPr>
              <w:instrText xml:space="preserve"> PAGEREF _Toc518661943 \h </w:instrText>
            </w:r>
            <w:r>
              <w:rPr>
                <w:noProof/>
                <w:webHidden/>
              </w:rPr>
            </w:r>
            <w:r>
              <w:rPr>
                <w:noProof/>
                <w:webHidden/>
              </w:rPr>
              <w:fldChar w:fldCharType="separate"/>
            </w:r>
            <w:r>
              <w:rPr>
                <w:noProof/>
                <w:webHidden/>
              </w:rPr>
              <w:t>52</w:t>
            </w:r>
            <w:r>
              <w:rPr>
                <w:noProof/>
                <w:webHidden/>
              </w:rPr>
              <w:fldChar w:fldCharType="end"/>
            </w:r>
          </w:hyperlink>
        </w:p>
        <w:p w14:paraId="6F9671F0" w14:textId="49A03286" w:rsidR="002C27F0" w:rsidRDefault="002C27F0">
          <w:pPr>
            <w:pStyle w:val="TOC3"/>
            <w:tabs>
              <w:tab w:val="left" w:pos="1320"/>
              <w:tab w:val="right" w:leader="dot" w:pos="9016"/>
            </w:tabs>
            <w:rPr>
              <w:rFonts w:asciiTheme="minorHAnsi" w:hAnsiTheme="minorHAnsi"/>
              <w:noProof/>
              <w:sz w:val="22"/>
            </w:rPr>
          </w:pPr>
          <w:hyperlink w:anchor="_Toc518661944" w:history="1">
            <w:r w:rsidRPr="00692D42">
              <w:rPr>
                <w:rStyle w:val="Hyperlink"/>
                <w:noProof/>
              </w:rPr>
              <w:t>5.1.1</w:t>
            </w:r>
            <w:r>
              <w:rPr>
                <w:rFonts w:asciiTheme="minorHAnsi" w:hAnsiTheme="minorHAnsi"/>
                <w:noProof/>
                <w:sz w:val="22"/>
              </w:rPr>
              <w:tab/>
            </w:r>
            <w:r w:rsidRPr="00692D42">
              <w:rPr>
                <w:rStyle w:val="Hyperlink"/>
                <w:noProof/>
              </w:rPr>
              <w:t>A Normal Glow-Stick</w:t>
            </w:r>
            <w:r>
              <w:rPr>
                <w:noProof/>
                <w:webHidden/>
              </w:rPr>
              <w:tab/>
            </w:r>
            <w:r>
              <w:rPr>
                <w:noProof/>
                <w:webHidden/>
              </w:rPr>
              <w:fldChar w:fldCharType="begin"/>
            </w:r>
            <w:r>
              <w:rPr>
                <w:noProof/>
                <w:webHidden/>
              </w:rPr>
              <w:instrText xml:space="preserve"> PAGEREF _Toc518661944 \h </w:instrText>
            </w:r>
            <w:r>
              <w:rPr>
                <w:noProof/>
                <w:webHidden/>
              </w:rPr>
            </w:r>
            <w:r>
              <w:rPr>
                <w:noProof/>
                <w:webHidden/>
              </w:rPr>
              <w:fldChar w:fldCharType="separate"/>
            </w:r>
            <w:r>
              <w:rPr>
                <w:noProof/>
                <w:webHidden/>
              </w:rPr>
              <w:t>52</w:t>
            </w:r>
            <w:r>
              <w:rPr>
                <w:noProof/>
                <w:webHidden/>
              </w:rPr>
              <w:fldChar w:fldCharType="end"/>
            </w:r>
          </w:hyperlink>
        </w:p>
        <w:p w14:paraId="799E0489" w14:textId="56C402E6" w:rsidR="002C27F0" w:rsidRDefault="002C27F0">
          <w:pPr>
            <w:pStyle w:val="TOC3"/>
            <w:tabs>
              <w:tab w:val="left" w:pos="1320"/>
              <w:tab w:val="right" w:leader="dot" w:pos="9016"/>
            </w:tabs>
            <w:rPr>
              <w:rFonts w:asciiTheme="minorHAnsi" w:hAnsiTheme="minorHAnsi"/>
              <w:noProof/>
              <w:sz w:val="22"/>
            </w:rPr>
          </w:pPr>
          <w:hyperlink w:anchor="_Toc518661945" w:history="1">
            <w:r w:rsidRPr="00692D42">
              <w:rPr>
                <w:rStyle w:val="Hyperlink"/>
                <w:noProof/>
              </w:rPr>
              <w:t>5.1.2</w:t>
            </w:r>
            <w:r>
              <w:rPr>
                <w:rFonts w:asciiTheme="minorHAnsi" w:hAnsiTheme="minorHAnsi"/>
                <w:noProof/>
                <w:sz w:val="22"/>
              </w:rPr>
              <w:tab/>
            </w:r>
            <w:r w:rsidRPr="00692D42">
              <w:rPr>
                <w:rStyle w:val="Hyperlink"/>
                <w:noProof/>
              </w:rPr>
              <w:t xml:space="preserve">A </w:t>
            </w:r>
            <w:r w:rsidRPr="00692D42">
              <w:rPr>
                <w:rStyle w:val="Hyperlink"/>
                <w:noProof/>
                <w:lang w:val="en-US"/>
              </w:rPr>
              <w:t xml:space="preserve">Multifunctional </w:t>
            </w:r>
            <w:r w:rsidRPr="00692D42">
              <w:rPr>
                <w:rStyle w:val="Hyperlink"/>
                <w:noProof/>
              </w:rPr>
              <w:t>Glow-Stick</w:t>
            </w:r>
            <w:r>
              <w:rPr>
                <w:noProof/>
                <w:webHidden/>
              </w:rPr>
              <w:tab/>
            </w:r>
            <w:r>
              <w:rPr>
                <w:noProof/>
                <w:webHidden/>
              </w:rPr>
              <w:fldChar w:fldCharType="begin"/>
            </w:r>
            <w:r>
              <w:rPr>
                <w:noProof/>
                <w:webHidden/>
              </w:rPr>
              <w:instrText xml:space="preserve"> PAGEREF _Toc518661945 \h </w:instrText>
            </w:r>
            <w:r>
              <w:rPr>
                <w:noProof/>
                <w:webHidden/>
              </w:rPr>
            </w:r>
            <w:r>
              <w:rPr>
                <w:noProof/>
                <w:webHidden/>
              </w:rPr>
              <w:fldChar w:fldCharType="separate"/>
            </w:r>
            <w:r>
              <w:rPr>
                <w:noProof/>
                <w:webHidden/>
              </w:rPr>
              <w:t>53</w:t>
            </w:r>
            <w:r>
              <w:rPr>
                <w:noProof/>
                <w:webHidden/>
              </w:rPr>
              <w:fldChar w:fldCharType="end"/>
            </w:r>
          </w:hyperlink>
        </w:p>
        <w:p w14:paraId="3E2101D1" w14:textId="66E8237A" w:rsidR="002C27F0" w:rsidRDefault="002C27F0">
          <w:pPr>
            <w:pStyle w:val="TOC2"/>
            <w:tabs>
              <w:tab w:val="left" w:pos="880"/>
              <w:tab w:val="right" w:leader="dot" w:pos="9016"/>
            </w:tabs>
            <w:rPr>
              <w:rFonts w:asciiTheme="minorHAnsi" w:hAnsiTheme="minorHAnsi"/>
              <w:noProof/>
              <w:sz w:val="22"/>
            </w:rPr>
          </w:pPr>
          <w:hyperlink w:anchor="_Toc518661946" w:history="1">
            <w:r w:rsidRPr="00692D42">
              <w:rPr>
                <w:rStyle w:val="Hyperlink"/>
                <w:noProof/>
              </w:rPr>
              <w:t>5.2</w:t>
            </w:r>
            <w:r>
              <w:rPr>
                <w:rFonts w:asciiTheme="minorHAnsi" w:hAnsiTheme="minorHAnsi"/>
                <w:noProof/>
                <w:sz w:val="22"/>
              </w:rPr>
              <w:tab/>
            </w:r>
            <w:r w:rsidRPr="00692D42">
              <w:rPr>
                <w:rStyle w:val="Hyperlink"/>
                <w:noProof/>
              </w:rPr>
              <w:t>Why We Need Accelerometer And Gyroscope</w:t>
            </w:r>
            <w:r>
              <w:rPr>
                <w:noProof/>
                <w:webHidden/>
              </w:rPr>
              <w:tab/>
            </w:r>
            <w:r>
              <w:rPr>
                <w:noProof/>
                <w:webHidden/>
              </w:rPr>
              <w:fldChar w:fldCharType="begin"/>
            </w:r>
            <w:r>
              <w:rPr>
                <w:noProof/>
                <w:webHidden/>
              </w:rPr>
              <w:instrText xml:space="preserve"> PAGEREF _Toc518661946 \h </w:instrText>
            </w:r>
            <w:r>
              <w:rPr>
                <w:noProof/>
                <w:webHidden/>
              </w:rPr>
            </w:r>
            <w:r>
              <w:rPr>
                <w:noProof/>
                <w:webHidden/>
              </w:rPr>
              <w:fldChar w:fldCharType="separate"/>
            </w:r>
            <w:r>
              <w:rPr>
                <w:noProof/>
                <w:webHidden/>
              </w:rPr>
              <w:t>54</w:t>
            </w:r>
            <w:r>
              <w:rPr>
                <w:noProof/>
                <w:webHidden/>
              </w:rPr>
              <w:fldChar w:fldCharType="end"/>
            </w:r>
          </w:hyperlink>
        </w:p>
        <w:p w14:paraId="134F871F" w14:textId="4B7DD410" w:rsidR="002C27F0" w:rsidRDefault="002C27F0">
          <w:pPr>
            <w:pStyle w:val="TOC3"/>
            <w:tabs>
              <w:tab w:val="left" w:pos="1320"/>
              <w:tab w:val="right" w:leader="dot" w:pos="9016"/>
            </w:tabs>
            <w:rPr>
              <w:rFonts w:asciiTheme="minorHAnsi" w:hAnsiTheme="minorHAnsi"/>
              <w:noProof/>
              <w:sz w:val="22"/>
            </w:rPr>
          </w:pPr>
          <w:hyperlink w:anchor="_Toc518661947" w:history="1">
            <w:r w:rsidRPr="00692D42">
              <w:rPr>
                <w:rStyle w:val="Hyperlink"/>
                <w:noProof/>
                <w:lang w:val="en-US"/>
              </w:rPr>
              <w:t>5.2.1</w:t>
            </w:r>
            <w:r>
              <w:rPr>
                <w:rFonts w:asciiTheme="minorHAnsi" w:hAnsiTheme="minorHAnsi"/>
                <w:noProof/>
                <w:sz w:val="22"/>
              </w:rPr>
              <w:tab/>
            </w:r>
            <w:r w:rsidRPr="00692D42">
              <w:rPr>
                <w:rStyle w:val="Hyperlink"/>
                <w:noProof/>
                <w:lang w:val="en-US"/>
              </w:rPr>
              <w:t>Gestures Recognitions</w:t>
            </w:r>
            <w:r>
              <w:rPr>
                <w:noProof/>
                <w:webHidden/>
              </w:rPr>
              <w:tab/>
            </w:r>
            <w:r>
              <w:rPr>
                <w:noProof/>
                <w:webHidden/>
              </w:rPr>
              <w:fldChar w:fldCharType="begin"/>
            </w:r>
            <w:r>
              <w:rPr>
                <w:noProof/>
                <w:webHidden/>
              </w:rPr>
              <w:instrText xml:space="preserve"> PAGEREF _Toc518661947 \h </w:instrText>
            </w:r>
            <w:r>
              <w:rPr>
                <w:noProof/>
                <w:webHidden/>
              </w:rPr>
            </w:r>
            <w:r>
              <w:rPr>
                <w:noProof/>
                <w:webHidden/>
              </w:rPr>
              <w:fldChar w:fldCharType="separate"/>
            </w:r>
            <w:r>
              <w:rPr>
                <w:noProof/>
                <w:webHidden/>
              </w:rPr>
              <w:t>54</w:t>
            </w:r>
            <w:r>
              <w:rPr>
                <w:noProof/>
                <w:webHidden/>
              </w:rPr>
              <w:fldChar w:fldCharType="end"/>
            </w:r>
          </w:hyperlink>
        </w:p>
        <w:p w14:paraId="6CFF5BB8" w14:textId="79CB96E3" w:rsidR="002C27F0" w:rsidRDefault="002C27F0">
          <w:pPr>
            <w:pStyle w:val="TOC2"/>
            <w:tabs>
              <w:tab w:val="left" w:pos="880"/>
              <w:tab w:val="right" w:leader="dot" w:pos="9016"/>
            </w:tabs>
            <w:rPr>
              <w:rFonts w:asciiTheme="minorHAnsi" w:hAnsiTheme="minorHAnsi"/>
              <w:noProof/>
              <w:sz w:val="22"/>
            </w:rPr>
          </w:pPr>
          <w:hyperlink w:anchor="_Toc518661948" w:history="1">
            <w:r w:rsidRPr="00692D42">
              <w:rPr>
                <w:rStyle w:val="Hyperlink"/>
                <w:noProof/>
              </w:rPr>
              <w:t>5.3</w:t>
            </w:r>
            <w:r>
              <w:rPr>
                <w:rFonts w:asciiTheme="minorHAnsi" w:hAnsiTheme="minorHAnsi"/>
                <w:noProof/>
                <w:sz w:val="22"/>
              </w:rPr>
              <w:tab/>
            </w:r>
            <w:r w:rsidRPr="00692D42">
              <w:rPr>
                <w:rStyle w:val="Hyperlink"/>
                <w:noProof/>
              </w:rPr>
              <w:t>Action Recognition Algorithms</w:t>
            </w:r>
            <w:r>
              <w:rPr>
                <w:noProof/>
                <w:webHidden/>
              </w:rPr>
              <w:tab/>
            </w:r>
            <w:r>
              <w:rPr>
                <w:noProof/>
                <w:webHidden/>
              </w:rPr>
              <w:fldChar w:fldCharType="begin"/>
            </w:r>
            <w:r>
              <w:rPr>
                <w:noProof/>
                <w:webHidden/>
              </w:rPr>
              <w:instrText xml:space="preserve"> PAGEREF _Toc518661948 \h </w:instrText>
            </w:r>
            <w:r>
              <w:rPr>
                <w:noProof/>
                <w:webHidden/>
              </w:rPr>
            </w:r>
            <w:r>
              <w:rPr>
                <w:noProof/>
                <w:webHidden/>
              </w:rPr>
              <w:fldChar w:fldCharType="separate"/>
            </w:r>
            <w:r>
              <w:rPr>
                <w:noProof/>
                <w:webHidden/>
              </w:rPr>
              <w:t>65</w:t>
            </w:r>
            <w:r>
              <w:rPr>
                <w:noProof/>
                <w:webHidden/>
              </w:rPr>
              <w:fldChar w:fldCharType="end"/>
            </w:r>
          </w:hyperlink>
        </w:p>
        <w:p w14:paraId="1B6E892C" w14:textId="08F368F9" w:rsidR="002C27F0" w:rsidRDefault="002C27F0">
          <w:pPr>
            <w:pStyle w:val="TOC3"/>
            <w:tabs>
              <w:tab w:val="left" w:pos="1320"/>
              <w:tab w:val="right" w:leader="dot" w:pos="9016"/>
            </w:tabs>
            <w:rPr>
              <w:rFonts w:asciiTheme="minorHAnsi" w:hAnsiTheme="minorHAnsi"/>
              <w:noProof/>
              <w:sz w:val="22"/>
            </w:rPr>
          </w:pPr>
          <w:hyperlink w:anchor="_Toc518661949" w:history="1">
            <w:r w:rsidRPr="00692D42">
              <w:rPr>
                <w:rStyle w:val="Hyperlink"/>
                <w:noProof/>
                <w:lang w:val="en-GB"/>
              </w:rPr>
              <w:t>5.3.1</w:t>
            </w:r>
            <w:r>
              <w:rPr>
                <w:rFonts w:asciiTheme="minorHAnsi" w:hAnsiTheme="minorHAnsi"/>
                <w:noProof/>
                <w:sz w:val="22"/>
              </w:rPr>
              <w:tab/>
            </w:r>
            <w:r w:rsidRPr="00692D42">
              <w:rPr>
                <w:rStyle w:val="Hyperlink"/>
                <w:noProof/>
                <w:lang w:val="en-GB"/>
              </w:rPr>
              <w:t>Identifying Two Gestures by Two Kinds of Angles</w:t>
            </w:r>
            <w:r>
              <w:rPr>
                <w:noProof/>
                <w:webHidden/>
              </w:rPr>
              <w:tab/>
            </w:r>
            <w:r>
              <w:rPr>
                <w:noProof/>
                <w:webHidden/>
              </w:rPr>
              <w:fldChar w:fldCharType="begin"/>
            </w:r>
            <w:r>
              <w:rPr>
                <w:noProof/>
                <w:webHidden/>
              </w:rPr>
              <w:instrText xml:space="preserve"> PAGEREF _Toc518661949 \h </w:instrText>
            </w:r>
            <w:r>
              <w:rPr>
                <w:noProof/>
                <w:webHidden/>
              </w:rPr>
            </w:r>
            <w:r>
              <w:rPr>
                <w:noProof/>
                <w:webHidden/>
              </w:rPr>
              <w:fldChar w:fldCharType="separate"/>
            </w:r>
            <w:r>
              <w:rPr>
                <w:noProof/>
                <w:webHidden/>
              </w:rPr>
              <w:t>65</w:t>
            </w:r>
            <w:r>
              <w:rPr>
                <w:noProof/>
                <w:webHidden/>
              </w:rPr>
              <w:fldChar w:fldCharType="end"/>
            </w:r>
          </w:hyperlink>
        </w:p>
        <w:p w14:paraId="7A91230A" w14:textId="7D5553B1" w:rsidR="002C27F0" w:rsidRDefault="002C27F0">
          <w:pPr>
            <w:pStyle w:val="TOC3"/>
            <w:tabs>
              <w:tab w:val="left" w:pos="1320"/>
              <w:tab w:val="right" w:leader="dot" w:pos="9016"/>
            </w:tabs>
            <w:rPr>
              <w:rFonts w:asciiTheme="minorHAnsi" w:hAnsiTheme="minorHAnsi"/>
              <w:noProof/>
              <w:sz w:val="22"/>
            </w:rPr>
          </w:pPr>
          <w:hyperlink w:anchor="_Toc518661951" w:history="1">
            <w:r w:rsidRPr="00692D42">
              <w:rPr>
                <w:rStyle w:val="Hyperlink"/>
                <w:noProof/>
                <w:lang w:val="en-GB"/>
              </w:rPr>
              <w:t>5.3.2</w:t>
            </w:r>
            <w:r>
              <w:rPr>
                <w:rFonts w:asciiTheme="minorHAnsi" w:hAnsiTheme="minorHAnsi"/>
                <w:noProof/>
                <w:sz w:val="22"/>
              </w:rPr>
              <w:tab/>
            </w:r>
            <w:r w:rsidRPr="00692D42">
              <w:rPr>
                <w:rStyle w:val="Hyperlink"/>
                <w:noProof/>
                <w:lang w:val="en-GB"/>
              </w:rPr>
              <w:t>The Period of Data Collection and Filtering Noise</w:t>
            </w:r>
            <w:r>
              <w:rPr>
                <w:noProof/>
                <w:webHidden/>
              </w:rPr>
              <w:tab/>
            </w:r>
            <w:r>
              <w:rPr>
                <w:noProof/>
                <w:webHidden/>
              </w:rPr>
              <w:fldChar w:fldCharType="begin"/>
            </w:r>
            <w:r>
              <w:rPr>
                <w:noProof/>
                <w:webHidden/>
              </w:rPr>
              <w:instrText xml:space="preserve"> PAGEREF _Toc518661951 \h </w:instrText>
            </w:r>
            <w:r>
              <w:rPr>
                <w:noProof/>
                <w:webHidden/>
              </w:rPr>
            </w:r>
            <w:r>
              <w:rPr>
                <w:noProof/>
                <w:webHidden/>
              </w:rPr>
              <w:fldChar w:fldCharType="separate"/>
            </w:r>
            <w:r>
              <w:rPr>
                <w:noProof/>
                <w:webHidden/>
              </w:rPr>
              <w:t>66</w:t>
            </w:r>
            <w:r>
              <w:rPr>
                <w:noProof/>
                <w:webHidden/>
              </w:rPr>
              <w:fldChar w:fldCharType="end"/>
            </w:r>
          </w:hyperlink>
        </w:p>
        <w:p w14:paraId="2CFA3078" w14:textId="57428A2F" w:rsidR="002C27F0" w:rsidRDefault="002C27F0">
          <w:pPr>
            <w:pStyle w:val="TOC3"/>
            <w:tabs>
              <w:tab w:val="left" w:pos="1320"/>
              <w:tab w:val="right" w:leader="dot" w:pos="9016"/>
            </w:tabs>
            <w:rPr>
              <w:rFonts w:asciiTheme="minorHAnsi" w:hAnsiTheme="minorHAnsi"/>
              <w:noProof/>
              <w:sz w:val="22"/>
            </w:rPr>
          </w:pPr>
          <w:hyperlink w:anchor="_Toc518661952" w:history="1">
            <w:r w:rsidRPr="00692D42">
              <w:rPr>
                <w:rStyle w:val="Hyperlink"/>
                <w:noProof/>
              </w:rPr>
              <w:t>5.3.3</w:t>
            </w:r>
            <w:r>
              <w:rPr>
                <w:rFonts w:asciiTheme="minorHAnsi" w:hAnsiTheme="minorHAnsi"/>
                <w:noProof/>
                <w:sz w:val="22"/>
              </w:rPr>
              <w:tab/>
            </w:r>
            <w:r w:rsidRPr="00692D42">
              <w:rPr>
                <w:rStyle w:val="Hyperlink"/>
                <w:noProof/>
              </w:rPr>
              <w:t>Collecting and Organizing Data</w:t>
            </w:r>
            <w:r>
              <w:rPr>
                <w:noProof/>
                <w:webHidden/>
              </w:rPr>
              <w:tab/>
            </w:r>
            <w:r>
              <w:rPr>
                <w:noProof/>
                <w:webHidden/>
              </w:rPr>
              <w:fldChar w:fldCharType="begin"/>
            </w:r>
            <w:r>
              <w:rPr>
                <w:noProof/>
                <w:webHidden/>
              </w:rPr>
              <w:instrText xml:space="preserve"> PAGEREF _Toc518661952 \h </w:instrText>
            </w:r>
            <w:r>
              <w:rPr>
                <w:noProof/>
                <w:webHidden/>
              </w:rPr>
            </w:r>
            <w:r>
              <w:rPr>
                <w:noProof/>
                <w:webHidden/>
              </w:rPr>
              <w:fldChar w:fldCharType="separate"/>
            </w:r>
            <w:r>
              <w:rPr>
                <w:noProof/>
                <w:webHidden/>
              </w:rPr>
              <w:t>67</w:t>
            </w:r>
            <w:r>
              <w:rPr>
                <w:noProof/>
                <w:webHidden/>
              </w:rPr>
              <w:fldChar w:fldCharType="end"/>
            </w:r>
          </w:hyperlink>
        </w:p>
        <w:p w14:paraId="15222C8F" w14:textId="45557758" w:rsidR="002C27F0" w:rsidRDefault="002C27F0">
          <w:pPr>
            <w:pStyle w:val="TOC3"/>
            <w:tabs>
              <w:tab w:val="left" w:pos="1320"/>
              <w:tab w:val="right" w:leader="dot" w:pos="9016"/>
            </w:tabs>
            <w:rPr>
              <w:rFonts w:asciiTheme="minorHAnsi" w:hAnsiTheme="minorHAnsi"/>
              <w:noProof/>
              <w:sz w:val="22"/>
            </w:rPr>
          </w:pPr>
          <w:hyperlink w:anchor="_Toc518661953" w:history="1">
            <w:r w:rsidRPr="00692D42">
              <w:rPr>
                <w:rStyle w:val="Hyperlink"/>
                <w:noProof/>
              </w:rPr>
              <w:t>5.3.4</w:t>
            </w:r>
            <w:r>
              <w:rPr>
                <w:rFonts w:asciiTheme="minorHAnsi" w:hAnsiTheme="minorHAnsi"/>
                <w:noProof/>
                <w:sz w:val="22"/>
              </w:rPr>
              <w:tab/>
            </w:r>
            <w:r w:rsidRPr="00692D42">
              <w:rPr>
                <w:rStyle w:val="Hyperlink"/>
                <w:noProof/>
              </w:rPr>
              <w:t>Validating the Collection Data</w:t>
            </w:r>
            <w:r>
              <w:rPr>
                <w:noProof/>
                <w:webHidden/>
              </w:rPr>
              <w:tab/>
            </w:r>
            <w:r>
              <w:rPr>
                <w:noProof/>
                <w:webHidden/>
              </w:rPr>
              <w:fldChar w:fldCharType="begin"/>
            </w:r>
            <w:r>
              <w:rPr>
                <w:noProof/>
                <w:webHidden/>
              </w:rPr>
              <w:instrText xml:space="preserve"> PAGEREF _Toc518661953 \h </w:instrText>
            </w:r>
            <w:r>
              <w:rPr>
                <w:noProof/>
                <w:webHidden/>
              </w:rPr>
            </w:r>
            <w:r>
              <w:rPr>
                <w:noProof/>
                <w:webHidden/>
              </w:rPr>
              <w:fldChar w:fldCharType="separate"/>
            </w:r>
            <w:r>
              <w:rPr>
                <w:noProof/>
                <w:webHidden/>
              </w:rPr>
              <w:t>76</w:t>
            </w:r>
            <w:r>
              <w:rPr>
                <w:noProof/>
                <w:webHidden/>
              </w:rPr>
              <w:fldChar w:fldCharType="end"/>
            </w:r>
          </w:hyperlink>
        </w:p>
        <w:p w14:paraId="5B142FEE" w14:textId="169315EA" w:rsidR="002C27F0" w:rsidRDefault="002C27F0">
          <w:pPr>
            <w:pStyle w:val="TOC2"/>
            <w:tabs>
              <w:tab w:val="left" w:pos="880"/>
              <w:tab w:val="right" w:leader="dot" w:pos="9016"/>
            </w:tabs>
            <w:rPr>
              <w:rFonts w:asciiTheme="minorHAnsi" w:hAnsiTheme="minorHAnsi"/>
              <w:noProof/>
              <w:sz w:val="22"/>
            </w:rPr>
          </w:pPr>
          <w:hyperlink w:anchor="_Toc518661954" w:history="1">
            <w:r w:rsidRPr="00692D42">
              <w:rPr>
                <w:rStyle w:val="Hyperlink"/>
                <w:noProof/>
                <w:lang w:val="en-US"/>
              </w:rPr>
              <w:t>5.4</w:t>
            </w:r>
            <w:r>
              <w:rPr>
                <w:rFonts w:asciiTheme="minorHAnsi" w:hAnsiTheme="minorHAnsi"/>
                <w:noProof/>
                <w:sz w:val="22"/>
              </w:rPr>
              <w:tab/>
            </w:r>
            <w:r w:rsidRPr="00692D42">
              <w:rPr>
                <w:rStyle w:val="Hyperlink"/>
                <w:noProof/>
                <w:lang w:val="en-US"/>
              </w:rPr>
              <w:t>The Test Program of the Action Recognition</w:t>
            </w:r>
            <w:r>
              <w:rPr>
                <w:noProof/>
                <w:webHidden/>
              </w:rPr>
              <w:tab/>
            </w:r>
            <w:r>
              <w:rPr>
                <w:noProof/>
                <w:webHidden/>
              </w:rPr>
              <w:fldChar w:fldCharType="begin"/>
            </w:r>
            <w:r>
              <w:rPr>
                <w:noProof/>
                <w:webHidden/>
              </w:rPr>
              <w:instrText xml:space="preserve"> PAGEREF _Toc518661954 \h </w:instrText>
            </w:r>
            <w:r>
              <w:rPr>
                <w:noProof/>
                <w:webHidden/>
              </w:rPr>
            </w:r>
            <w:r>
              <w:rPr>
                <w:noProof/>
                <w:webHidden/>
              </w:rPr>
              <w:fldChar w:fldCharType="separate"/>
            </w:r>
            <w:r>
              <w:rPr>
                <w:noProof/>
                <w:webHidden/>
              </w:rPr>
              <w:t>77</w:t>
            </w:r>
            <w:r>
              <w:rPr>
                <w:noProof/>
                <w:webHidden/>
              </w:rPr>
              <w:fldChar w:fldCharType="end"/>
            </w:r>
          </w:hyperlink>
        </w:p>
        <w:p w14:paraId="307FB054" w14:textId="3F7A9B05" w:rsidR="002C27F0" w:rsidRDefault="002C27F0">
          <w:pPr>
            <w:pStyle w:val="TOC3"/>
            <w:tabs>
              <w:tab w:val="left" w:pos="1320"/>
              <w:tab w:val="right" w:leader="dot" w:pos="9016"/>
            </w:tabs>
            <w:rPr>
              <w:rFonts w:asciiTheme="minorHAnsi" w:hAnsiTheme="minorHAnsi"/>
              <w:noProof/>
              <w:sz w:val="22"/>
            </w:rPr>
          </w:pPr>
          <w:hyperlink w:anchor="_Toc518661955" w:history="1">
            <w:r w:rsidRPr="00692D42">
              <w:rPr>
                <w:rStyle w:val="Hyperlink"/>
                <w:noProof/>
              </w:rPr>
              <w:t>5.4.1</w:t>
            </w:r>
            <w:r>
              <w:rPr>
                <w:rFonts w:asciiTheme="minorHAnsi" w:hAnsiTheme="minorHAnsi"/>
                <w:noProof/>
                <w:sz w:val="22"/>
              </w:rPr>
              <w:tab/>
            </w:r>
            <w:r w:rsidRPr="00692D42">
              <w:rPr>
                <w:rStyle w:val="Hyperlink"/>
                <w:noProof/>
              </w:rPr>
              <w:t>The Interface of the Program</w:t>
            </w:r>
            <w:r>
              <w:rPr>
                <w:noProof/>
                <w:webHidden/>
              </w:rPr>
              <w:tab/>
            </w:r>
            <w:r>
              <w:rPr>
                <w:noProof/>
                <w:webHidden/>
              </w:rPr>
              <w:fldChar w:fldCharType="begin"/>
            </w:r>
            <w:r>
              <w:rPr>
                <w:noProof/>
                <w:webHidden/>
              </w:rPr>
              <w:instrText xml:space="preserve"> PAGEREF _Toc518661955 \h </w:instrText>
            </w:r>
            <w:r>
              <w:rPr>
                <w:noProof/>
                <w:webHidden/>
              </w:rPr>
            </w:r>
            <w:r>
              <w:rPr>
                <w:noProof/>
                <w:webHidden/>
              </w:rPr>
              <w:fldChar w:fldCharType="separate"/>
            </w:r>
            <w:r>
              <w:rPr>
                <w:noProof/>
                <w:webHidden/>
              </w:rPr>
              <w:t>77</w:t>
            </w:r>
            <w:r>
              <w:rPr>
                <w:noProof/>
                <w:webHidden/>
              </w:rPr>
              <w:fldChar w:fldCharType="end"/>
            </w:r>
          </w:hyperlink>
        </w:p>
        <w:p w14:paraId="2D9C4B73" w14:textId="2BA76D75" w:rsidR="002C27F0" w:rsidRDefault="002C27F0">
          <w:pPr>
            <w:pStyle w:val="TOC3"/>
            <w:tabs>
              <w:tab w:val="left" w:pos="1320"/>
              <w:tab w:val="right" w:leader="dot" w:pos="9016"/>
            </w:tabs>
            <w:rPr>
              <w:rFonts w:asciiTheme="minorHAnsi" w:hAnsiTheme="minorHAnsi"/>
              <w:noProof/>
              <w:sz w:val="22"/>
            </w:rPr>
          </w:pPr>
          <w:hyperlink w:anchor="_Toc518661956" w:history="1">
            <w:r w:rsidRPr="00692D42">
              <w:rPr>
                <w:rStyle w:val="Hyperlink"/>
                <w:noProof/>
              </w:rPr>
              <w:t>5.4.2</w:t>
            </w:r>
            <w:r>
              <w:rPr>
                <w:rFonts w:asciiTheme="minorHAnsi" w:hAnsiTheme="minorHAnsi"/>
                <w:noProof/>
                <w:sz w:val="22"/>
              </w:rPr>
              <w:tab/>
            </w:r>
            <w:r w:rsidRPr="00692D42">
              <w:rPr>
                <w:rStyle w:val="Hyperlink"/>
                <w:noProof/>
              </w:rPr>
              <w:t>Gesture Recognition Accuracy Using This Tool</w:t>
            </w:r>
            <w:r>
              <w:rPr>
                <w:noProof/>
                <w:webHidden/>
              </w:rPr>
              <w:tab/>
            </w:r>
            <w:r>
              <w:rPr>
                <w:noProof/>
                <w:webHidden/>
              </w:rPr>
              <w:fldChar w:fldCharType="begin"/>
            </w:r>
            <w:r>
              <w:rPr>
                <w:noProof/>
                <w:webHidden/>
              </w:rPr>
              <w:instrText xml:space="preserve"> PAGEREF _Toc518661956 \h </w:instrText>
            </w:r>
            <w:r>
              <w:rPr>
                <w:noProof/>
                <w:webHidden/>
              </w:rPr>
            </w:r>
            <w:r>
              <w:rPr>
                <w:noProof/>
                <w:webHidden/>
              </w:rPr>
              <w:fldChar w:fldCharType="separate"/>
            </w:r>
            <w:r>
              <w:rPr>
                <w:noProof/>
                <w:webHidden/>
              </w:rPr>
              <w:t>79</w:t>
            </w:r>
            <w:r>
              <w:rPr>
                <w:noProof/>
                <w:webHidden/>
              </w:rPr>
              <w:fldChar w:fldCharType="end"/>
            </w:r>
          </w:hyperlink>
        </w:p>
        <w:p w14:paraId="600758D0" w14:textId="4D6F65F1" w:rsidR="002C27F0" w:rsidRDefault="002C27F0">
          <w:pPr>
            <w:pStyle w:val="TOC2"/>
            <w:tabs>
              <w:tab w:val="left" w:pos="880"/>
              <w:tab w:val="right" w:leader="dot" w:pos="9016"/>
            </w:tabs>
            <w:rPr>
              <w:rFonts w:asciiTheme="minorHAnsi" w:hAnsiTheme="minorHAnsi"/>
              <w:noProof/>
              <w:sz w:val="22"/>
            </w:rPr>
          </w:pPr>
          <w:hyperlink w:anchor="_Toc518661957" w:history="1">
            <w:r w:rsidRPr="00692D42">
              <w:rPr>
                <w:rStyle w:val="Hyperlink"/>
                <w:noProof/>
                <w:lang w:val="en-US"/>
              </w:rPr>
              <w:t>5.5</w:t>
            </w:r>
            <w:r>
              <w:rPr>
                <w:rFonts w:asciiTheme="minorHAnsi" w:hAnsiTheme="minorHAnsi"/>
                <w:noProof/>
                <w:sz w:val="22"/>
              </w:rPr>
              <w:tab/>
            </w:r>
            <w:r w:rsidRPr="00692D42">
              <w:rPr>
                <w:rStyle w:val="Hyperlink"/>
                <w:noProof/>
                <w:lang w:val="en-US"/>
              </w:rPr>
              <w:t>Summary</w:t>
            </w:r>
            <w:r>
              <w:rPr>
                <w:noProof/>
                <w:webHidden/>
              </w:rPr>
              <w:tab/>
            </w:r>
            <w:r>
              <w:rPr>
                <w:noProof/>
                <w:webHidden/>
              </w:rPr>
              <w:fldChar w:fldCharType="begin"/>
            </w:r>
            <w:r>
              <w:rPr>
                <w:noProof/>
                <w:webHidden/>
              </w:rPr>
              <w:instrText xml:space="preserve"> PAGEREF _Toc518661957 \h </w:instrText>
            </w:r>
            <w:r>
              <w:rPr>
                <w:noProof/>
                <w:webHidden/>
              </w:rPr>
            </w:r>
            <w:r>
              <w:rPr>
                <w:noProof/>
                <w:webHidden/>
              </w:rPr>
              <w:fldChar w:fldCharType="separate"/>
            </w:r>
            <w:r>
              <w:rPr>
                <w:noProof/>
                <w:webHidden/>
              </w:rPr>
              <w:t>85</w:t>
            </w:r>
            <w:r>
              <w:rPr>
                <w:noProof/>
                <w:webHidden/>
              </w:rPr>
              <w:fldChar w:fldCharType="end"/>
            </w:r>
          </w:hyperlink>
        </w:p>
        <w:p w14:paraId="14E6FBD5" w14:textId="0ED3D07C" w:rsidR="002C27F0" w:rsidRDefault="002C27F0">
          <w:pPr>
            <w:pStyle w:val="TOC1"/>
            <w:tabs>
              <w:tab w:val="left" w:pos="480"/>
              <w:tab w:val="right" w:leader="dot" w:pos="9016"/>
            </w:tabs>
            <w:rPr>
              <w:rFonts w:asciiTheme="minorHAnsi" w:hAnsiTheme="minorHAnsi"/>
              <w:noProof/>
              <w:sz w:val="22"/>
            </w:rPr>
          </w:pPr>
          <w:hyperlink w:anchor="_Toc518661958" w:history="1">
            <w:r w:rsidRPr="00692D42">
              <w:rPr>
                <w:rStyle w:val="Hyperlink"/>
                <w:noProof/>
              </w:rPr>
              <w:t>6</w:t>
            </w:r>
            <w:r>
              <w:rPr>
                <w:rFonts w:asciiTheme="minorHAnsi" w:hAnsiTheme="minorHAnsi"/>
                <w:noProof/>
                <w:sz w:val="22"/>
              </w:rPr>
              <w:tab/>
            </w:r>
            <w:r w:rsidRPr="00692D42">
              <w:rPr>
                <w:rStyle w:val="Hyperlink"/>
                <w:noProof/>
              </w:rPr>
              <w:t>Conclusion and Future Work</w:t>
            </w:r>
            <w:r>
              <w:rPr>
                <w:noProof/>
                <w:webHidden/>
              </w:rPr>
              <w:tab/>
            </w:r>
            <w:r>
              <w:rPr>
                <w:noProof/>
                <w:webHidden/>
              </w:rPr>
              <w:fldChar w:fldCharType="begin"/>
            </w:r>
            <w:r>
              <w:rPr>
                <w:noProof/>
                <w:webHidden/>
              </w:rPr>
              <w:instrText xml:space="preserve"> PAGEREF _Toc518661958 \h </w:instrText>
            </w:r>
            <w:r>
              <w:rPr>
                <w:noProof/>
                <w:webHidden/>
              </w:rPr>
            </w:r>
            <w:r>
              <w:rPr>
                <w:noProof/>
                <w:webHidden/>
              </w:rPr>
              <w:fldChar w:fldCharType="separate"/>
            </w:r>
            <w:r>
              <w:rPr>
                <w:noProof/>
                <w:webHidden/>
              </w:rPr>
              <w:t>86</w:t>
            </w:r>
            <w:r>
              <w:rPr>
                <w:noProof/>
                <w:webHidden/>
              </w:rPr>
              <w:fldChar w:fldCharType="end"/>
            </w:r>
          </w:hyperlink>
        </w:p>
        <w:p w14:paraId="7C57CCCD" w14:textId="08D836EF" w:rsidR="002C27F0" w:rsidRDefault="002C27F0">
          <w:pPr>
            <w:pStyle w:val="TOC2"/>
            <w:tabs>
              <w:tab w:val="left" w:pos="880"/>
              <w:tab w:val="right" w:leader="dot" w:pos="9016"/>
            </w:tabs>
            <w:rPr>
              <w:rFonts w:asciiTheme="minorHAnsi" w:hAnsiTheme="minorHAnsi"/>
              <w:noProof/>
              <w:sz w:val="22"/>
            </w:rPr>
          </w:pPr>
          <w:hyperlink w:anchor="_Toc518661959" w:history="1">
            <w:r w:rsidRPr="00692D42">
              <w:rPr>
                <w:rStyle w:val="Hyperlink"/>
                <w:noProof/>
                <w:lang w:val="en-US"/>
              </w:rPr>
              <w:t>6.1</w:t>
            </w:r>
            <w:r>
              <w:rPr>
                <w:rFonts w:asciiTheme="minorHAnsi" w:hAnsiTheme="minorHAnsi"/>
                <w:noProof/>
                <w:sz w:val="22"/>
              </w:rPr>
              <w:tab/>
            </w:r>
            <w:r w:rsidRPr="00692D42">
              <w:rPr>
                <w:rStyle w:val="Hyperlink"/>
                <w:noProof/>
                <w:lang w:val="en-US"/>
              </w:rPr>
              <w:t>Conclusion</w:t>
            </w:r>
            <w:r>
              <w:rPr>
                <w:noProof/>
                <w:webHidden/>
              </w:rPr>
              <w:tab/>
            </w:r>
            <w:r>
              <w:rPr>
                <w:noProof/>
                <w:webHidden/>
              </w:rPr>
              <w:fldChar w:fldCharType="begin"/>
            </w:r>
            <w:r>
              <w:rPr>
                <w:noProof/>
                <w:webHidden/>
              </w:rPr>
              <w:instrText xml:space="preserve"> PAGEREF _Toc518661959 \h </w:instrText>
            </w:r>
            <w:r>
              <w:rPr>
                <w:noProof/>
                <w:webHidden/>
              </w:rPr>
            </w:r>
            <w:r>
              <w:rPr>
                <w:noProof/>
                <w:webHidden/>
              </w:rPr>
              <w:fldChar w:fldCharType="separate"/>
            </w:r>
            <w:r>
              <w:rPr>
                <w:noProof/>
                <w:webHidden/>
              </w:rPr>
              <w:t>86</w:t>
            </w:r>
            <w:r>
              <w:rPr>
                <w:noProof/>
                <w:webHidden/>
              </w:rPr>
              <w:fldChar w:fldCharType="end"/>
            </w:r>
          </w:hyperlink>
        </w:p>
        <w:p w14:paraId="4F58DE0A" w14:textId="7FC1ABF6" w:rsidR="002C27F0" w:rsidRDefault="002C27F0">
          <w:pPr>
            <w:pStyle w:val="TOC2"/>
            <w:tabs>
              <w:tab w:val="left" w:pos="880"/>
              <w:tab w:val="right" w:leader="dot" w:pos="9016"/>
            </w:tabs>
            <w:rPr>
              <w:rFonts w:asciiTheme="minorHAnsi" w:hAnsiTheme="minorHAnsi"/>
              <w:noProof/>
              <w:sz w:val="22"/>
            </w:rPr>
          </w:pPr>
          <w:hyperlink w:anchor="_Toc518661960" w:history="1">
            <w:r w:rsidRPr="00692D42">
              <w:rPr>
                <w:rStyle w:val="Hyperlink"/>
                <w:noProof/>
                <w:lang w:val="en-US"/>
              </w:rPr>
              <w:t>6.2</w:t>
            </w:r>
            <w:r>
              <w:rPr>
                <w:rFonts w:asciiTheme="minorHAnsi" w:hAnsiTheme="minorHAnsi"/>
                <w:noProof/>
                <w:sz w:val="22"/>
              </w:rPr>
              <w:tab/>
            </w:r>
            <w:r w:rsidRPr="00692D42">
              <w:rPr>
                <w:rStyle w:val="Hyperlink"/>
                <w:noProof/>
                <w:lang w:val="en-US"/>
              </w:rPr>
              <w:t>Future Work</w:t>
            </w:r>
            <w:r>
              <w:rPr>
                <w:noProof/>
                <w:webHidden/>
              </w:rPr>
              <w:tab/>
            </w:r>
            <w:r>
              <w:rPr>
                <w:noProof/>
                <w:webHidden/>
              </w:rPr>
              <w:fldChar w:fldCharType="begin"/>
            </w:r>
            <w:r>
              <w:rPr>
                <w:noProof/>
                <w:webHidden/>
              </w:rPr>
              <w:instrText xml:space="preserve"> PAGEREF _Toc518661960 \h </w:instrText>
            </w:r>
            <w:r>
              <w:rPr>
                <w:noProof/>
                <w:webHidden/>
              </w:rPr>
            </w:r>
            <w:r>
              <w:rPr>
                <w:noProof/>
                <w:webHidden/>
              </w:rPr>
              <w:fldChar w:fldCharType="separate"/>
            </w:r>
            <w:r>
              <w:rPr>
                <w:noProof/>
                <w:webHidden/>
              </w:rPr>
              <w:t>86</w:t>
            </w:r>
            <w:r>
              <w:rPr>
                <w:noProof/>
                <w:webHidden/>
              </w:rPr>
              <w:fldChar w:fldCharType="end"/>
            </w:r>
          </w:hyperlink>
        </w:p>
        <w:p w14:paraId="1F4B125B" w14:textId="44B6358D" w:rsidR="002C27F0" w:rsidRDefault="002C27F0">
          <w:pPr>
            <w:pStyle w:val="TOC1"/>
            <w:tabs>
              <w:tab w:val="left" w:pos="480"/>
              <w:tab w:val="right" w:leader="dot" w:pos="9016"/>
            </w:tabs>
            <w:rPr>
              <w:rFonts w:asciiTheme="minorHAnsi" w:hAnsiTheme="minorHAnsi"/>
              <w:noProof/>
              <w:sz w:val="22"/>
            </w:rPr>
          </w:pPr>
          <w:hyperlink w:anchor="_Toc518661961" w:history="1">
            <w:r w:rsidRPr="00692D42">
              <w:rPr>
                <w:rStyle w:val="Hyperlink"/>
                <w:noProof/>
              </w:rPr>
              <w:t>7</w:t>
            </w:r>
            <w:r>
              <w:rPr>
                <w:rFonts w:asciiTheme="minorHAnsi" w:hAnsiTheme="minorHAnsi"/>
                <w:noProof/>
                <w:sz w:val="22"/>
              </w:rPr>
              <w:tab/>
            </w:r>
            <w:r w:rsidRPr="00692D42">
              <w:rPr>
                <w:rStyle w:val="Hyperlink"/>
                <w:noProof/>
              </w:rPr>
              <w:t>Bibliography</w:t>
            </w:r>
            <w:r>
              <w:rPr>
                <w:noProof/>
                <w:webHidden/>
              </w:rPr>
              <w:tab/>
            </w:r>
            <w:r>
              <w:rPr>
                <w:noProof/>
                <w:webHidden/>
              </w:rPr>
              <w:fldChar w:fldCharType="begin"/>
            </w:r>
            <w:r>
              <w:rPr>
                <w:noProof/>
                <w:webHidden/>
              </w:rPr>
              <w:instrText xml:space="preserve"> PAGEREF _Toc518661961 \h </w:instrText>
            </w:r>
            <w:r>
              <w:rPr>
                <w:noProof/>
                <w:webHidden/>
              </w:rPr>
            </w:r>
            <w:r>
              <w:rPr>
                <w:noProof/>
                <w:webHidden/>
              </w:rPr>
              <w:fldChar w:fldCharType="separate"/>
            </w:r>
            <w:r>
              <w:rPr>
                <w:noProof/>
                <w:webHidden/>
              </w:rPr>
              <w:t>87</w:t>
            </w:r>
            <w:r>
              <w:rPr>
                <w:noProof/>
                <w:webHidden/>
              </w:rPr>
              <w:fldChar w:fldCharType="end"/>
            </w:r>
          </w:hyperlink>
        </w:p>
        <w:p w14:paraId="73FB0CB0" w14:textId="19E2A935" w:rsidR="001B6DED" w:rsidRDefault="001B6DED">
          <w:r>
            <w:rPr>
              <w:b/>
              <w:bCs/>
              <w:noProof/>
            </w:rPr>
            <w:fldChar w:fldCharType="end"/>
          </w:r>
        </w:p>
      </w:sdtContent>
    </w:sdt>
    <w:p w14:paraId="2E5273DC" w14:textId="77777777" w:rsidR="0087014B" w:rsidRDefault="0087014B">
      <w:pPr>
        <w:pageBreakBefore/>
      </w:pPr>
    </w:p>
    <w:p w14:paraId="2C338DE6" w14:textId="77777777" w:rsidR="0087014B" w:rsidRDefault="0087014B">
      <w:pPr>
        <w:pStyle w:val="Heading1"/>
        <w:numPr>
          <w:ilvl w:val="0"/>
          <w:numId w:val="0"/>
        </w:numPr>
        <w:rPr>
          <w:del w:id="57" w:author="像个男人一样" w:date="2018-03-23T10:43:00Z"/>
        </w:rPr>
      </w:pPr>
    </w:p>
    <w:p w14:paraId="50D77543" w14:textId="0733C28C" w:rsidR="0087014B" w:rsidRDefault="00D5184D">
      <w:pPr>
        <w:pStyle w:val="Heading1"/>
        <w:numPr>
          <w:ilvl w:val="0"/>
          <w:numId w:val="0"/>
        </w:numPr>
      </w:pPr>
      <w:bookmarkStart w:id="58" w:name="_Toc17588"/>
      <w:bookmarkStart w:id="59" w:name="_Toc21389"/>
      <w:bookmarkStart w:id="60" w:name="_Toc9463"/>
      <w:bookmarkStart w:id="61" w:name="_Toc5213"/>
      <w:bookmarkStart w:id="62" w:name="_Toc26415"/>
      <w:bookmarkStart w:id="63" w:name="_Toc29487"/>
      <w:bookmarkStart w:id="64" w:name="_Toc22749"/>
      <w:bookmarkStart w:id="65" w:name="_Toc29056"/>
      <w:bookmarkStart w:id="66" w:name="_Toc6499"/>
      <w:bookmarkStart w:id="67" w:name="_Toc518661825"/>
      <w:r>
        <w:t xml:space="preserve">Table </w:t>
      </w:r>
      <w:ins w:id="68" w:author="jie sun" w:date="2018-04-16T21:31:00Z">
        <w:r w:rsidR="009525CF">
          <w:t>O</w:t>
        </w:r>
      </w:ins>
      <w:del w:id="69" w:author="jie sun" w:date="2018-04-16T21:31:00Z">
        <w:r w:rsidDel="009525CF">
          <w:delText>o</w:delText>
        </w:r>
      </w:del>
      <w:r>
        <w:t xml:space="preserve">f </w:t>
      </w:r>
      <w:ins w:id="70" w:author="jie sun" w:date="2018-04-16T21:31:00Z">
        <w:r w:rsidR="009525CF">
          <w:t>C</w:t>
        </w:r>
      </w:ins>
      <w:del w:id="71" w:author="jie sun" w:date="2018-04-16T21:31:00Z">
        <w:r w:rsidDel="009525CF">
          <w:delText>c</w:delText>
        </w:r>
      </w:del>
      <w:r>
        <w:t>ontents</w:t>
      </w:r>
      <w:bookmarkEnd w:id="58"/>
      <w:bookmarkEnd w:id="59"/>
      <w:bookmarkEnd w:id="60"/>
      <w:bookmarkEnd w:id="61"/>
      <w:bookmarkEnd w:id="62"/>
      <w:bookmarkEnd w:id="63"/>
      <w:bookmarkEnd w:id="64"/>
      <w:bookmarkEnd w:id="65"/>
      <w:bookmarkEnd w:id="66"/>
      <w:bookmarkEnd w:id="67"/>
    </w:p>
    <w:p w14:paraId="74BA7AD5" w14:textId="29603A10" w:rsidR="0087014B" w:rsidRDefault="00D5184D">
      <w:pPr>
        <w:pStyle w:val="Heading2"/>
        <w:numPr>
          <w:ilvl w:val="0"/>
          <w:numId w:val="0"/>
        </w:numPr>
        <w:rPr>
          <w:ins w:id="72" w:author="像个男人一样" w:date="2018-03-21T00:58:00Z"/>
          <w:rFonts w:eastAsia="Microsoft JhengHei"/>
        </w:rPr>
        <w:pPrChange w:id="73" w:author="像个男人一样" w:date="2018-03-23T10:43:00Z">
          <w:pPr>
            <w:pStyle w:val="Heading2"/>
            <w:numPr>
              <w:ilvl w:val="0"/>
              <w:numId w:val="0"/>
            </w:numPr>
            <w:ind w:left="144" w:firstLine="0"/>
          </w:pPr>
        </w:pPrChange>
      </w:pPr>
      <w:bookmarkStart w:id="74" w:name="_Toc14549"/>
      <w:bookmarkStart w:id="75" w:name="_Toc28908"/>
      <w:bookmarkStart w:id="76" w:name="_Toc25498"/>
      <w:bookmarkStart w:id="77" w:name="_Toc29920"/>
      <w:bookmarkStart w:id="78" w:name="_Toc6509"/>
      <w:bookmarkStart w:id="79" w:name="_Toc32376"/>
      <w:bookmarkStart w:id="80" w:name="_Toc25951"/>
      <w:bookmarkStart w:id="81" w:name="_Toc31484"/>
      <w:bookmarkStart w:id="82" w:name="_Toc4534"/>
      <w:bookmarkStart w:id="83" w:name="_Toc518661826"/>
      <w:r>
        <w:rPr>
          <w:rFonts w:eastAsia="Microsoft JhengHei"/>
        </w:rPr>
        <w:t>Declaration</w:t>
      </w:r>
      <w:bookmarkEnd w:id="74"/>
      <w:bookmarkEnd w:id="75"/>
      <w:bookmarkEnd w:id="76"/>
      <w:bookmarkEnd w:id="77"/>
      <w:bookmarkEnd w:id="78"/>
      <w:bookmarkEnd w:id="79"/>
      <w:bookmarkEnd w:id="80"/>
      <w:bookmarkEnd w:id="81"/>
      <w:bookmarkEnd w:id="82"/>
      <w:bookmarkEnd w:id="83"/>
    </w:p>
    <w:p w14:paraId="31072202" w14:textId="77777777" w:rsidR="0087014B" w:rsidRDefault="0087014B"/>
    <w:p w14:paraId="79B07E77" w14:textId="3A726E76" w:rsidR="0087014B" w:rsidRDefault="00D5184D">
      <w:pPr>
        <w:pStyle w:val="Heading2"/>
        <w:numPr>
          <w:ilvl w:val="255"/>
          <w:numId w:val="0"/>
        </w:numPr>
        <w:ind w:left="-864" w:firstLine="720"/>
        <w:pPrChange w:id="84" w:author="像个男人一样" w:date="2018-03-23T10:43:00Z">
          <w:pPr/>
        </w:pPrChange>
      </w:pPr>
      <w:bookmarkStart w:id="85" w:name="_Toc19905"/>
      <w:bookmarkStart w:id="86" w:name="_Toc2942"/>
      <w:bookmarkStart w:id="87" w:name="_Toc29192"/>
      <w:bookmarkStart w:id="88" w:name="_Toc21195"/>
      <w:bookmarkStart w:id="89" w:name="_Toc23635"/>
      <w:bookmarkStart w:id="90" w:name="_Toc9571"/>
      <w:bookmarkStart w:id="91" w:name="_Toc18495"/>
      <w:bookmarkStart w:id="92" w:name="_Toc32718"/>
      <w:bookmarkStart w:id="93" w:name="_Toc29603"/>
      <w:del w:id="94" w:author="像个男人一样" w:date="2018-03-21T00:57:00Z">
        <w:r w:rsidRPr="00606542">
          <w:rPr>
            <w:rFonts w:eastAsia="Microsoft JhengHei"/>
            <w:lang w:val="en-US"/>
          </w:rPr>
          <w:delText>Table</w:delText>
        </w:r>
      </w:del>
      <w:bookmarkStart w:id="95" w:name="_Toc518661827"/>
      <w:ins w:id="96" w:author="像个男人一样" w:date="2018-03-21T00:57:00Z">
        <w:r>
          <w:rPr>
            <w:rFonts w:eastAsia="Microsoft JhengHei"/>
            <w:lang w:val="en-US"/>
            <w:rPrChange w:id="97" w:author="像个男人一样" w:date="2018-03-23T10:43:00Z">
              <w:rPr>
                <w:rFonts w:eastAsia="SimSun"/>
                <w:lang w:val="en-US"/>
              </w:rPr>
            </w:rPrChange>
          </w:rPr>
          <w:t>List</w:t>
        </w:r>
      </w:ins>
      <w:r>
        <w:rPr>
          <w:rFonts w:eastAsia="Microsoft JhengHei"/>
        </w:rPr>
        <w:t xml:space="preserve"> </w:t>
      </w:r>
      <w:ins w:id="98" w:author="jie sun" w:date="2018-04-16T21:31:00Z">
        <w:r w:rsidR="00FB4EB3">
          <w:rPr>
            <w:rFonts w:eastAsia="Microsoft JhengHei"/>
          </w:rPr>
          <w:t>O</w:t>
        </w:r>
      </w:ins>
      <w:del w:id="99" w:author="jie sun" w:date="2018-04-16T21:31:00Z">
        <w:r w:rsidDel="00FB4EB3">
          <w:rPr>
            <w:rFonts w:eastAsia="Microsoft JhengHei"/>
          </w:rPr>
          <w:delText>o</w:delText>
        </w:r>
      </w:del>
      <w:r>
        <w:rPr>
          <w:rFonts w:eastAsia="Microsoft JhengHei"/>
        </w:rPr>
        <w:t>f Figures</w:t>
      </w:r>
      <w:bookmarkEnd w:id="85"/>
      <w:bookmarkEnd w:id="86"/>
      <w:bookmarkEnd w:id="87"/>
      <w:bookmarkEnd w:id="88"/>
      <w:bookmarkEnd w:id="89"/>
      <w:bookmarkEnd w:id="90"/>
      <w:bookmarkEnd w:id="91"/>
      <w:bookmarkEnd w:id="92"/>
      <w:bookmarkEnd w:id="93"/>
      <w:bookmarkEnd w:id="95"/>
    </w:p>
    <w:p w14:paraId="02F08FF9" w14:textId="77777777" w:rsidR="0087014B" w:rsidDel="00046079" w:rsidRDefault="00D5184D">
      <w:pPr>
        <w:pStyle w:val="TableofFigures"/>
        <w:tabs>
          <w:tab w:val="right" w:leader="dot" w:pos="9026"/>
        </w:tabs>
        <w:rPr>
          <w:ins w:id="100" w:author="像个男人一样" w:date="2018-03-22T12:32:00Z"/>
          <w:del w:id="101" w:author="jie sun" w:date="2018-04-11T17:15:00Z"/>
        </w:rPr>
      </w:pPr>
      <w:ins w:id="102" w:author="像个男人一样" w:date="2018-03-22T12:27:00Z">
        <w:del w:id="103" w:author="jie sun" w:date="2018-04-11T17:15:00Z">
          <w:r w:rsidDel="00046079">
            <w:rPr>
              <w:bCs/>
              <w:sz w:val="21"/>
            </w:rPr>
            <w:fldChar w:fldCharType="begin"/>
          </w:r>
          <w:r w:rsidDel="00046079">
            <w:rPr>
              <w:bCs/>
              <w:sz w:val="21"/>
            </w:rPr>
            <w:delInstrText>TOC \h \c "Figure"</w:delInstrText>
          </w:r>
          <w:r w:rsidDel="00046079">
            <w:rPr>
              <w:bCs/>
              <w:sz w:val="21"/>
            </w:rPr>
            <w:fldChar w:fldCharType="separate"/>
          </w:r>
        </w:del>
      </w:ins>
      <w:ins w:id="104" w:author="像个男人一样" w:date="2018-03-22T12:32:00Z">
        <w:del w:id="105" w:author="jie sun" w:date="2018-04-11T17:15:00Z">
          <w:r w:rsidDel="00046079">
            <w:rPr>
              <w:bCs/>
            </w:rPr>
            <w:fldChar w:fldCharType="begin"/>
          </w:r>
          <w:r w:rsidDel="00046079">
            <w:rPr>
              <w:bCs/>
            </w:rPr>
            <w:delInstrText xml:space="preserve"> HYPERLINK \l _Toc12496 </w:delInstrText>
          </w:r>
          <w:r w:rsidDel="00046079">
            <w:rPr>
              <w:bCs/>
            </w:rPr>
            <w:fldChar w:fldCharType="separate"/>
          </w:r>
          <w:r w:rsidDel="00046079">
            <w:delText>Figure 2</w:delText>
          </w:r>
          <w:r w:rsidDel="00046079">
            <w:rPr>
              <w:rFonts w:hint="eastAsia"/>
            </w:rPr>
            <w:delText>.</w:delText>
          </w:r>
          <w:r w:rsidDel="00046079">
            <w:delText xml:space="preserve">1 </w:delText>
          </w:r>
          <w:r w:rsidDel="00046079">
            <w:rPr>
              <w:rFonts w:hint="eastAsia"/>
            </w:rPr>
            <w:delText>:Working principle of a</w:delText>
          </w:r>
          <w:r w:rsidDel="00046079">
            <w:rPr>
              <w:rFonts w:hint="eastAsia"/>
              <w:lang w:val="en-US"/>
            </w:rPr>
            <w:delText xml:space="preserve"> capacitive </w:delText>
          </w:r>
          <w:r w:rsidDel="00046079">
            <w:rPr>
              <w:rFonts w:hint="eastAsia"/>
            </w:rPr>
            <w:delText>accelerometer</w:delText>
          </w:r>
          <w:r w:rsidDel="00046079">
            <w:tab/>
          </w:r>
          <w:r w:rsidDel="00046079">
            <w:fldChar w:fldCharType="begin"/>
          </w:r>
          <w:r w:rsidDel="00046079">
            <w:delInstrText xml:space="preserve"> PAGEREF _Toc12496 </w:delInstrText>
          </w:r>
          <w:r w:rsidDel="00046079">
            <w:fldChar w:fldCharType="separate"/>
          </w:r>
          <w:r w:rsidDel="00046079">
            <w:delText>12</w:delText>
          </w:r>
          <w:r w:rsidDel="00046079">
            <w:fldChar w:fldCharType="end"/>
          </w:r>
          <w:r w:rsidDel="00046079">
            <w:rPr>
              <w:bCs/>
            </w:rPr>
            <w:fldChar w:fldCharType="end"/>
          </w:r>
        </w:del>
      </w:ins>
    </w:p>
    <w:p w14:paraId="61CFF6EE" w14:textId="77777777" w:rsidR="0087014B" w:rsidDel="00046079" w:rsidRDefault="00D5184D">
      <w:pPr>
        <w:pStyle w:val="TableofFigures"/>
        <w:tabs>
          <w:tab w:val="right" w:leader="dot" w:pos="9026"/>
        </w:tabs>
        <w:rPr>
          <w:ins w:id="106" w:author="像个男人一样" w:date="2018-03-22T12:32:00Z"/>
          <w:del w:id="107" w:author="jie sun" w:date="2018-04-11T17:15:00Z"/>
        </w:rPr>
      </w:pPr>
      <w:ins w:id="108" w:author="像个男人一样" w:date="2018-03-22T12:32:00Z">
        <w:del w:id="109" w:author="jie sun" w:date="2018-04-11T17:15:00Z">
          <w:r w:rsidDel="00046079">
            <w:rPr>
              <w:bCs/>
            </w:rPr>
            <w:fldChar w:fldCharType="begin"/>
          </w:r>
          <w:r w:rsidDel="00046079">
            <w:rPr>
              <w:bCs/>
            </w:rPr>
            <w:delInstrText xml:space="preserve"> HYPERLINK \l _Toc29749 </w:delInstrText>
          </w:r>
          <w:r w:rsidDel="00046079">
            <w:rPr>
              <w:bCs/>
            </w:rPr>
            <w:fldChar w:fldCharType="separate"/>
          </w:r>
          <w:r w:rsidDel="00046079">
            <w:rPr>
              <w:rFonts w:hint="eastAsia"/>
              <w:iCs/>
              <w:szCs w:val="18"/>
            </w:rPr>
            <w:delText>Figure 2.</w:delText>
          </w:r>
          <w:r w:rsidDel="00046079">
            <w:delText xml:space="preserve">2 </w:delText>
          </w:r>
          <w:r w:rsidDel="00046079">
            <w:rPr>
              <w:rFonts w:hint="eastAsia"/>
              <w:iCs/>
              <w:szCs w:val="18"/>
            </w:rPr>
            <w:delText>: Accelerometer Theory &amp; Design</w:delText>
          </w:r>
          <w:r w:rsidDel="00046079">
            <w:rPr>
              <w:rFonts w:hint="eastAsia"/>
              <w:iCs/>
              <w:szCs w:val="18"/>
              <w:lang w:val="en-US"/>
            </w:rPr>
            <w:delText xml:space="preserve"> </w:delText>
          </w:r>
          <w:r w:rsidDel="00046079">
            <w:tab/>
          </w:r>
          <w:r w:rsidDel="00046079">
            <w:fldChar w:fldCharType="begin"/>
          </w:r>
          <w:r w:rsidDel="00046079">
            <w:delInstrText xml:space="preserve"> PAGEREF _Toc29749 </w:delInstrText>
          </w:r>
          <w:r w:rsidDel="00046079">
            <w:fldChar w:fldCharType="separate"/>
          </w:r>
          <w:r w:rsidDel="00046079">
            <w:delText>13</w:delText>
          </w:r>
          <w:r w:rsidDel="00046079">
            <w:fldChar w:fldCharType="end"/>
          </w:r>
          <w:r w:rsidDel="00046079">
            <w:rPr>
              <w:bCs/>
            </w:rPr>
            <w:fldChar w:fldCharType="end"/>
          </w:r>
        </w:del>
      </w:ins>
    </w:p>
    <w:p w14:paraId="02410081" w14:textId="77777777" w:rsidR="0087014B" w:rsidDel="00046079" w:rsidRDefault="00D5184D">
      <w:pPr>
        <w:pStyle w:val="TableofFigures"/>
        <w:tabs>
          <w:tab w:val="right" w:leader="dot" w:pos="9026"/>
        </w:tabs>
        <w:rPr>
          <w:ins w:id="110" w:author="像个男人一样" w:date="2018-03-22T12:32:00Z"/>
          <w:del w:id="111" w:author="jie sun" w:date="2018-04-11T17:15:00Z"/>
        </w:rPr>
      </w:pPr>
      <w:ins w:id="112" w:author="像个男人一样" w:date="2018-03-22T12:32:00Z">
        <w:del w:id="113" w:author="jie sun" w:date="2018-04-11T17:15:00Z">
          <w:r w:rsidDel="00046079">
            <w:rPr>
              <w:bCs/>
            </w:rPr>
            <w:fldChar w:fldCharType="begin"/>
          </w:r>
          <w:r w:rsidDel="00046079">
            <w:rPr>
              <w:bCs/>
            </w:rPr>
            <w:delInstrText xml:space="preserve"> HYPERLINK \l _Toc18541 </w:delInstrText>
          </w:r>
          <w:r w:rsidDel="00046079">
            <w:rPr>
              <w:bCs/>
            </w:rPr>
            <w:fldChar w:fldCharType="separate"/>
          </w:r>
          <w:r w:rsidDel="00046079">
            <w:delText>Figure 2</w:delText>
          </w:r>
          <w:r w:rsidDel="00046079">
            <w:rPr>
              <w:rFonts w:hint="eastAsia"/>
            </w:rPr>
            <w:delText>.</w:delText>
          </w:r>
          <w:r w:rsidDel="00046079">
            <w:delText xml:space="preserve">3 </w:delText>
          </w:r>
          <w:r w:rsidDel="00046079">
            <w:rPr>
              <w:rFonts w:hint="eastAsia"/>
            </w:rPr>
            <w:delText>:Using a Three-Axis Accelerometer and GPS Module in a Smart Phone to Measure Walking Steps and Distance</w:delText>
          </w:r>
          <w:r w:rsidDel="00046079">
            <w:tab/>
          </w:r>
          <w:r w:rsidDel="00046079">
            <w:fldChar w:fldCharType="begin"/>
          </w:r>
          <w:r w:rsidDel="00046079">
            <w:delInstrText xml:space="preserve"> PAGEREF _Toc18541 </w:delInstrText>
          </w:r>
          <w:r w:rsidDel="00046079">
            <w:fldChar w:fldCharType="separate"/>
          </w:r>
          <w:r w:rsidDel="00046079">
            <w:delText>14</w:delText>
          </w:r>
          <w:r w:rsidDel="00046079">
            <w:fldChar w:fldCharType="end"/>
          </w:r>
          <w:r w:rsidDel="00046079">
            <w:rPr>
              <w:bCs/>
            </w:rPr>
            <w:fldChar w:fldCharType="end"/>
          </w:r>
        </w:del>
      </w:ins>
    </w:p>
    <w:p w14:paraId="12BCF888" w14:textId="77777777" w:rsidR="0087014B" w:rsidDel="00046079" w:rsidRDefault="00D5184D">
      <w:pPr>
        <w:pStyle w:val="TableofFigures"/>
        <w:tabs>
          <w:tab w:val="right" w:leader="dot" w:pos="9026"/>
        </w:tabs>
        <w:rPr>
          <w:ins w:id="114" w:author="像个男人一样" w:date="2018-03-22T12:32:00Z"/>
          <w:del w:id="115" w:author="jie sun" w:date="2018-04-11T17:15:00Z"/>
        </w:rPr>
      </w:pPr>
      <w:ins w:id="116" w:author="像个男人一样" w:date="2018-03-22T12:32:00Z">
        <w:del w:id="117" w:author="jie sun" w:date="2018-04-11T17:15:00Z">
          <w:r w:rsidDel="00046079">
            <w:rPr>
              <w:bCs/>
            </w:rPr>
            <w:fldChar w:fldCharType="begin"/>
          </w:r>
          <w:r w:rsidDel="00046079">
            <w:rPr>
              <w:bCs/>
            </w:rPr>
            <w:delInstrText xml:space="preserve"> HYPERLINK \l _Toc9218 </w:delInstrText>
          </w:r>
          <w:r w:rsidDel="00046079">
            <w:rPr>
              <w:bCs/>
            </w:rPr>
            <w:fldChar w:fldCharType="separate"/>
          </w:r>
          <w:r w:rsidDel="00046079">
            <w:delText>Figure 2</w:delText>
          </w:r>
          <w:r w:rsidDel="00046079">
            <w:rPr>
              <w:rFonts w:hint="eastAsia"/>
            </w:rPr>
            <w:delText>.</w:delText>
          </w:r>
          <w:r w:rsidDel="00046079">
            <w:delText xml:space="preserve">4 </w:delText>
          </w:r>
          <w:r w:rsidDel="00046079">
            <w:rPr>
              <w:rFonts w:hint="eastAsia"/>
            </w:rPr>
            <w:delText>:Full-Featured Pedometer Design Realized with 3-Axis Digital Accelerometer</w:delText>
          </w:r>
          <w:r w:rsidDel="00046079">
            <w:tab/>
          </w:r>
          <w:r w:rsidDel="00046079">
            <w:fldChar w:fldCharType="begin"/>
          </w:r>
          <w:r w:rsidDel="00046079">
            <w:delInstrText xml:space="preserve"> PAGEREF _Toc9218 </w:delInstrText>
          </w:r>
          <w:r w:rsidDel="00046079">
            <w:fldChar w:fldCharType="separate"/>
          </w:r>
          <w:r w:rsidDel="00046079">
            <w:delText>15</w:delText>
          </w:r>
          <w:r w:rsidDel="00046079">
            <w:fldChar w:fldCharType="end"/>
          </w:r>
          <w:r w:rsidDel="00046079">
            <w:rPr>
              <w:bCs/>
            </w:rPr>
            <w:fldChar w:fldCharType="end"/>
          </w:r>
        </w:del>
      </w:ins>
    </w:p>
    <w:p w14:paraId="76973E90" w14:textId="77777777" w:rsidR="0087014B" w:rsidDel="00046079" w:rsidRDefault="00D5184D">
      <w:pPr>
        <w:pStyle w:val="TableofFigures"/>
        <w:tabs>
          <w:tab w:val="right" w:leader="dot" w:pos="9026"/>
        </w:tabs>
        <w:rPr>
          <w:ins w:id="118" w:author="像个男人一样" w:date="2018-03-22T12:32:00Z"/>
          <w:del w:id="119" w:author="jie sun" w:date="2018-04-11T17:15:00Z"/>
        </w:rPr>
      </w:pPr>
      <w:ins w:id="120" w:author="像个男人一样" w:date="2018-03-22T12:32:00Z">
        <w:del w:id="121" w:author="jie sun" w:date="2018-04-11T17:15:00Z">
          <w:r w:rsidDel="00046079">
            <w:rPr>
              <w:bCs/>
            </w:rPr>
            <w:fldChar w:fldCharType="begin"/>
          </w:r>
          <w:r w:rsidDel="00046079">
            <w:rPr>
              <w:bCs/>
            </w:rPr>
            <w:delInstrText xml:space="preserve"> HYPERLINK \l _Toc17701 </w:delInstrText>
          </w:r>
          <w:r w:rsidDel="00046079">
            <w:rPr>
              <w:bCs/>
            </w:rPr>
            <w:fldChar w:fldCharType="separate"/>
          </w:r>
          <w:r w:rsidDel="00046079">
            <w:delText>Figure 2</w:delText>
          </w:r>
          <w:r w:rsidDel="00046079">
            <w:rPr>
              <w:rFonts w:hint="eastAsia"/>
            </w:rPr>
            <w:delText>.</w:delText>
          </w:r>
          <w:r w:rsidDel="00046079">
            <w:delText xml:space="preserve">5 </w:delText>
          </w:r>
          <w:r w:rsidDel="00046079">
            <w:rPr>
              <w:rFonts w:hint="eastAsia"/>
            </w:rPr>
            <w:delText>:A Step, Stride and Heading Determination for the Pedestrian Navigation System</w:delText>
          </w:r>
          <w:r w:rsidDel="00046079">
            <w:tab/>
          </w:r>
          <w:r w:rsidDel="00046079">
            <w:fldChar w:fldCharType="begin"/>
          </w:r>
          <w:r w:rsidDel="00046079">
            <w:delInstrText xml:space="preserve"> PAGEREF _Toc17701 </w:delInstrText>
          </w:r>
          <w:r w:rsidDel="00046079">
            <w:fldChar w:fldCharType="separate"/>
          </w:r>
          <w:r w:rsidDel="00046079">
            <w:delText>15</w:delText>
          </w:r>
          <w:r w:rsidDel="00046079">
            <w:fldChar w:fldCharType="end"/>
          </w:r>
          <w:r w:rsidDel="00046079">
            <w:rPr>
              <w:bCs/>
            </w:rPr>
            <w:fldChar w:fldCharType="end"/>
          </w:r>
        </w:del>
      </w:ins>
    </w:p>
    <w:p w14:paraId="23482442" w14:textId="77777777" w:rsidR="0087014B" w:rsidDel="00046079" w:rsidRDefault="00D5184D">
      <w:pPr>
        <w:pStyle w:val="TableofFigures"/>
        <w:tabs>
          <w:tab w:val="right" w:leader="dot" w:pos="9026"/>
        </w:tabs>
        <w:rPr>
          <w:ins w:id="122" w:author="像个男人一样" w:date="2018-03-22T12:32:00Z"/>
          <w:del w:id="123" w:author="jie sun" w:date="2018-04-11T17:15:00Z"/>
        </w:rPr>
      </w:pPr>
      <w:ins w:id="124" w:author="像个男人一样" w:date="2018-03-22T12:32:00Z">
        <w:del w:id="125" w:author="jie sun" w:date="2018-04-11T17:15:00Z">
          <w:r w:rsidDel="00046079">
            <w:rPr>
              <w:bCs/>
            </w:rPr>
            <w:fldChar w:fldCharType="begin"/>
          </w:r>
          <w:r w:rsidDel="00046079">
            <w:rPr>
              <w:bCs/>
            </w:rPr>
            <w:delInstrText xml:space="preserve"> HYPERLINK \l _Toc10788 </w:delInstrText>
          </w:r>
          <w:r w:rsidDel="00046079">
            <w:rPr>
              <w:bCs/>
            </w:rPr>
            <w:fldChar w:fldCharType="separate"/>
          </w:r>
          <w:r w:rsidDel="00046079">
            <w:delText>Figure 2</w:delText>
          </w:r>
          <w:r w:rsidDel="00046079">
            <w:rPr>
              <w:rFonts w:hint="eastAsia"/>
            </w:rPr>
            <w:delText>.</w:delText>
          </w:r>
          <w:r w:rsidDel="00046079">
            <w:delText xml:space="preserve">6 </w:delText>
          </w:r>
          <w:r w:rsidDel="00046079">
            <w:rPr>
              <w:rFonts w:hint="eastAsia"/>
            </w:rPr>
            <w:delText>:The three axes data of the accelerometer from iPhone</w:delText>
          </w:r>
          <w:r w:rsidDel="00046079">
            <w:tab/>
          </w:r>
          <w:r w:rsidDel="00046079">
            <w:fldChar w:fldCharType="begin"/>
          </w:r>
          <w:r w:rsidDel="00046079">
            <w:delInstrText xml:space="preserve"> PAGEREF _Toc10788 </w:delInstrText>
          </w:r>
          <w:r w:rsidDel="00046079">
            <w:fldChar w:fldCharType="separate"/>
          </w:r>
          <w:r w:rsidDel="00046079">
            <w:delText>16</w:delText>
          </w:r>
          <w:r w:rsidDel="00046079">
            <w:fldChar w:fldCharType="end"/>
          </w:r>
          <w:r w:rsidDel="00046079">
            <w:rPr>
              <w:bCs/>
            </w:rPr>
            <w:fldChar w:fldCharType="end"/>
          </w:r>
        </w:del>
      </w:ins>
    </w:p>
    <w:p w14:paraId="21A3BAE4" w14:textId="77777777" w:rsidR="0087014B" w:rsidDel="00046079" w:rsidRDefault="00D5184D">
      <w:pPr>
        <w:pStyle w:val="TableofFigures"/>
        <w:tabs>
          <w:tab w:val="right" w:leader="dot" w:pos="9026"/>
        </w:tabs>
        <w:rPr>
          <w:ins w:id="126" w:author="像个男人一样" w:date="2018-03-22T12:32:00Z"/>
          <w:del w:id="127" w:author="jie sun" w:date="2018-04-11T17:15:00Z"/>
        </w:rPr>
      </w:pPr>
      <w:ins w:id="128" w:author="像个男人一样" w:date="2018-03-22T12:32:00Z">
        <w:del w:id="129" w:author="jie sun" w:date="2018-04-11T17:15:00Z">
          <w:r w:rsidDel="00046079">
            <w:rPr>
              <w:bCs/>
            </w:rPr>
            <w:fldChar w:fldCharType="begin"/>
          </w:r>
          <w:r w:rsidDel="00046079">
            <w:rPr>
              <w:bCs/>
            </w:rPr>
            <w:delInstrText xml:space="preserve"> HYPERLINK \l _Toc9809 </w:delInstrText>
          </w:r>
          <w:r w:rsidDel="00046079">
            <w:rPr>
              <w:bCs/>
            </w:rPr>
            <w:fldChar w:fldCharType="separate"/>
          </w:r>
          <w:r w:rsidDel="00046079">
            <w:rPr>
              <w:rFonts w:hint="eastAsia"/>
            </w:rPr>
            <w:delText>Figure 2</w:delText>
          </w:r>
          <w:r w:rsidDel="00046079">
            <w:delText>.7 :The total accelerometer data after calculation</w:delText>
          </w:r>
          <w:r w:rsidDel="00046079">
            <w:tab/>
          </w:r>
          <w:r w:rsidDel="00046079">
            <w:fldChar w:fldCharType="begin"/>
          </w:r>
          <w:r w:rsidDel="00046079">
            <w:delInstrText xml:space="preserve"> PAGEREF _Toc9809 </w:delInstrText>
          </w:r>
          <w:r w:rsidDel="00046079">
            <w:fldChar w:fldCharType="separate"/>
          </w:r>
          <w:r w:rsidDel="00046079">
            <w:delText>16</w:delText>
          </w:r>
          <w:r w:rsidDel="00046079">
            <w:fldChar w:fldCharType="end"/>
          </w:r>
          <w:r w:rsidDel="00046079">
            <w:rPr>
              <w:bCs/>
            </w:rPr>
            <w:fldChar w:fldCharType="end"/>
          </w:r>
        </w:del>
      </w:ins>
    </w:p>
    <w:p w14:paraId="2145782C" w14:textId="77777777" w:rsidR="0087014B" w:rsidDel="00046079" w:rsidRDefault="00D5184D">
      <w:pPr>
        <w:pStyle w:val="TableofFigures"/>
        <w:tabs>
          <w:tab w:val="right" w:leader="dot" w:pos="9026"/>
        </w:tabs>
        <w:rPr>
          <w:ins w:id="130" w:author="像个男人一样" w:date="2018-03-22T12:32:00Z"/>
          <w:del w:id="131" w:author="jie sun" w:date="2018-04-11T17:15:00Z"/>
        </w:rPr>
      </w:pPr>
      <w:ins w:id="132" w:author="像个男人一样" w:date="2018-03-22T12:32:00Z">
        <w:del w:id="133" w:author="jie sun" w:date="2018-04-11T17:15:00Z">
          <w:r w:rsidDel="00046079">
            <w:rPr>
              <w:bCs/>
            </w:rPr>
            <w:fldChar w:fldCharType="begin"/>
          </w:r>
          <w:r w:rsidDel="00046079">
            <w:rPr>
              <w:bCs/>
            </w:rPr>
            <w:delInstrText xml:space="preserve"> HYPERLINK \l _Toc16213 </w:delInstrText>
          </w:r>
          <w:r w:rsidDel="00046079">
            <w:rPr>
              <w:bCs/>
            </w:rPr>
            <w:fldChar w:fldCharType="separate"/>
          </w:r>
          <w:r w:rsidDel="00046079">
            <w:delText>Figure 2</w:delText>
          </w:r>
          <w:r w:rsidDel="00046079">
            <w:rPr>
              <w:rFonts w:hint="eastAsia"/>
            </w:rPr>
            <w:delText>.</w:delText>
          </w:r>
          <w:r w:rsidDel="00046079">
            <w:delText xml:space="preserve">8 </w:delText>
          </w:r>
          <w:r w:rsidDel="00046079">
            <w:rPr>
              <w:rFonts w:hint="eastAsia"/>
            </w:rPr>
            <w:delText xml:space="preserve">:The peak data of  the Accelerometer </w:delText>
          </w:r>
          <w:r w:rsidDel="00046079">
            <w:tab/>
          </w:r>
          <w:r w:rsidDel="00046079">
            <w:fldChar w:fldCharType="begin"/>
          </w:r>
          <w:r w:rsidDel="00046079">
            <w:delInstrText xml:space="preserve"> PAGEREF _Toc16213 </w:delInstrText>
          </w:r>
          <w:r w:rsidDel="00046079">
            <w:fldChar w:fldCharType="separate"/>
          </w:r>
          <w:r w:rsidDel="00046079">
            <w:delText>17</w:delText>
          </w:r>
          <w:r w:rsidDel="00046079">
            <w:fldChar w:fldCharType="end"/>
          </w:r>
          <w:r w:rsidDel="00046079">
            <w:rPr>
              <w:bCs/>
            </w:rPr>
            <w:fldChar w:fldCharType="end"/>
          </w:r>
        </w:del>
      </w:ins>
    </w:p>
    <w:p w14:paraId="0120046F" w14:textId="77777777" w:rsidR="0087014B" w:rsidDel="00046079" w:rsidRDefault="00D5184D">
      <w:pPr>
        <w:pStyle w:val="TableofFigures"/>
        <w:tabs>
          <w:tab w:val="right" w:leader="dot" w:pos="9026"/>
        </w:tabs>
        <w:rPr>
          <w:ins w:id="134" w:author="像个男人一样" w:date="2018-03-22T12:32:00Z"/>
          <w:del w:id="135" w:author="jie sun" w:date="2018-04-11T17:15:00Z"/>
        </w:rPr>
      </w:pPr>
      <w:ins w:id="136" w:author="像个男人一样" w:date="2018-03-22T12:32:00Z">
        <w:del w:id="137" w:author="jie sun" w:date="2018-04-11T17:15:00Z">
          <w:r w:rsidDel="00046079">
            <w:rPr>
              <w:bCs/>
            </w:rPr>
            <w:fldChar w:fldCharType="begin"/>
          </w:r>
          <w:r w:rsidDel="00046079">
            <w:rPr>
              <w:bCs/>
            </w:rPr>
            <w:delInstrText xml:space="preserve"> HYPERLINK \l _Toc7699 </w:delInstrText>
          </w:r>
          <w:r w:rsidDel="00046079">
            <w:rPr>
              <w:bCs/>
            </w:rPr>
            <w:fldChar w:fldCharType="separate"/>
          </w:r>
          <w:r w:rsidDel="00046079">
            <w:delText xml:space="preserve">Figure 2.9 :The intervals among the peaks </w:delText>
          </w:r>
          <w:r w:rsidDel="00046079">
            <w:tab/>
          </w:r>
          <w:r w:rsidDel="00046079">
            <w:fldChar w:fldCharType="begin"/>
          </w:r>
          <w:r w:rsidDel="00046079">
            <w:delInstrText xml:space="preserve"> PAGEREF _Toc7699 </w:delInstrText>
          </w:r>
          <w:r w:rsidDel="00046079">
            <w:fldChar w:fldCharType="separate"/>
          </w:r>
          <w:r w:rsidDel="00046079">
            <w:delText>18</w:delText>
          </w:r>
          <w:r w:rsidDel="00046079">
            <w:fldChar w:fldCharType="end"/>
          </w:r>
          <w:r w:rsidDel="00046079">
            <w:rPr>
              <w:bCs/>
            </w:rPr>
            <w:fldChar w:fldCharType="end"/>
          </w:r>
        </w:del>
      </w:ins>
    </w:p>
    <w:p w14:paraId="4456BEA3" w14:textId="77777777" w:rsidR="0087014B" w:rsidDel="00046079" w:rsidRDefault="00D5184D">
      <w:pPr>
        <w:pStyle w:val="TableofFigures"/>
        <w:tabs>
          <w:tab w:val="right" w:leader="dot" w:pos="9026"/>
        </w:tabs>
        <w:rPr>
          <w:ins w:id="138" w:author="像个男人一样" w:date="2018-03-22T12:32:00Z"/>
          <w:del w:id="139" w:author="jie sun" w:date="2018-04-11T17:15:00Z"/>
        </w:rPr>
      </w:pPr>
      <w:ins w:id="140" w:author="像个男人一样" w:date="2018-03-22T12:32:00Z">
        <w:del w:id="141" w:author="jie sun" w:date="2018-04-11T17:15:00Z">
          <w:r w:rsidDel="00046079">
            <w:rPr>
              <w:bCs/>
            </w:rPr>
            <w:fldChar w:fldCharType="begin"/>
          </w:r>
          <w:r w:rsidDel="00046079">
            <w:rPr>
              <w:bCs/>
            </w:rPr>
            <w:delInstrText xml:space="preserve"> HYPERLINK \l _Toc27167 </w:delInstrText>
          </w:r>
          <w:r w:rsidDel="00046079">
            <w:rPr>
              <w:bCs/>
            </w:rPr>
            <w:fldChar w:fldCharType="separate"/>
          </w:r>
          <w:r w:rsidDel="00046079">
            <w:delText>Figure 2</w:delText>
          </w:r>
          <w:r w:rsidDel="00046079">
            <w:rPr>
              <w:rFonts w:hint="eastAsia"/>
            </w:rPr>
            <w:delText>.</w:delText>
          </w:r>
          <w:r w:rsidDel="00046079">
            <w:delText xml:space="preserve">10 </w:delText>
          </w:r>
          <w:r w:rsidDel="00046079">
            <w:rPr>
              <w:rFonts w:hint="eastAsia"/>
            </w:rPr>
            <w:delText>:The threshold figure</w:delText>
          </w:r>
          <w:r w:rsidDel="00046079">
            <w:tab/>
          </w:r>
          <w:r w:rsidDel="00046079">
            <w:fldChar w:fldCharType="begin"/>
          </w:r>
          <w:r w:rsidDel="00046079">
            <w:delInstrText xml:space="preserve"> PAGEREF _Toc27167 </w:delInstrText>
          </w:r>
          <w:r w:rsidDel="00046079">
            <w:fldChar w:fldCharType="separate"/>
          </w:r>
          <w:r w:rsidDel="00046079">
            <w:delText>19</w:delText>
          </w:r>
          <w:r w:rsidDel="00046079">
            <w:fldChar w:fldCharType="end"/>
          </w:r>
          <w:r w:rsidDel="00046079">
            <w:rPr>
              <w:bCs/>
            </w:rPr>
            <w:fldChar w:fldCharType="end"/>
          </w:r>
        </w:del>
      </w:ins>
    </w:p>
    <w:p w14:paraId="4EDC426A" w14:textId="77777777" w:rsidR="0087014B" w:rsidDel="00046079" w:rsidRDefault="00D5184D">
      <w:pPr>
        <w:pStyle w:val="TableofFigures"/>
        <w:tabs>
          <w:tab w:val="right" w:leader="dot" w:pos="9026"/>
        </w:tabs>
        <w:rPr>
          <w:ins w:id="142" w:author="像个男人一样" w:date="2018-03-22T12:32:00Z"/>
          <w:del w:id="143" w:author="jie sun" w:date="2018-04-11T17:15:00Z"/>
        </w:rPr>
      </w:pPr>
      <w:ins w:id="144" w:author="像个男人一样" w:date="2018-03-22T12:32:00Z">
        <w:del w:id="145" w:author="jie sun" w:date="2018-04-11T17:15:00Z">
          <w:r w:rsidDel="00046079">
            <w:rPr>
              <w:bCs/>
            </w:rPr>
            <w:fldChar w:fldCharType="begin"/>
          </w:r>
          <w:r w:rsidDel="00046079">
            <w:rPr>
              <w:bCs/>
            </w:rPr>
            <w:delInstrText xml:space="preserve"> HYPERLINK \l _Toc16398 </w:delInstrText>
          </w:r>
          <w:r w:rsidDel="00046079">
            <w:rPr>
              <w:bCs/>
            </w:rPr>
            <w:fldChar w:fldCharType="separate"/>
          </w:r>
          <w:r w:rsidDel="00046079">
            <w:delText>Figure 2</w:delText>
          </w:r>
          <w:r w:rsidDel="00046079">
            <w:rPr>
              <w:rFonts w:hint="eastAsia"/>
            </w:rPr>
            <w:delText>.</w:delText>
          </w:r>
          <w:r w:rsidDel="00046079">
            <w:delText xml:space="preserve">11 </w:delText>
          </w:r>
          <w:r w:rsidDel="00046079">
            <w:rPr>
              <w:rFonts w:hint="eastAsia"/>
            </w:rPr>
            <w:delText xml:space="preserve">:The different Pattern data </w:delText>
          </w:r>
          <w:r w:rsidDel="00046079">
            <w:tab/>
          </w:r>
          <w:r w:rsidDel="00046079">
            <w:fldChar w:fldCharType="begin"/>
          </w:r>
          <w:r w:rsidDel="00046079">
            <w:delInstrText xml:space="preserve"> PAGEREF _Toc16398 </w:delInstrText>
          </w:r>
          <w:r w:rsidDel="00046079">
            <w:fldChar w:fldCharType="separate"/>
          </w:r>
          <w:r w:rsidDel="00046079">
            <w:delText>20</w:delText>
          </w:r>
          <w:r w:rsidDel="00046079">
            <w:fldChar w:fldCharType="end"/>
          </w:r>
          <w:r w:rsidDel="00046079">
            <w:rPr>
              <w:bCs/>
            </w:rPr>
            <w:fldChar w:fldCharType="end"/>
          </w:r>
        </w:del>
      </w:ins>
    </w:p>
    <w:p w14:paraId="72ECC195" w14:textId="77777777" w:rsidR="0087014B" w:rsidDel="00046079" w:rsidRDefault="00D5184D">
      <w:pPr>
        <w:pStyle w:val="TableofFigures"/>
        <w:tabs>
          <w:tab w:val="right" w:leader="dot" w:pos="9026"/>
        </w:tabs>
        <w:rPr>
          <w:ins w:id="146" w:author="像个男人一样" w:date="2018-03-22T12:32:00Z"/>
          <w:del w:id="147" w:author="jie sun" w:date="2018-04-11T17:15:00Z"/>
        </w:rPr>
      </w:pPr>
      <w:ins w:id="148" w:author="像个男人一样" w:date="2018-03-22T12:32:00Z">
        <w:del w:id="149" w:author="jie sun" w:date="2018-04-11T17:15:00Z">
          <w:r w:rsidDel="00046079">
            <w:rPr>
              <w:bCs/>
            </w:rPr>
            <w:fldChar w:fldCharType="begin"/>
          </w:r>
          <w:r w:rsidDel="00046079">
            <w:rPr>
              <w:bCs/>
            </w:rPr>
            <w:delInstrText xml:space="preserve"> HYPERLINK \l _Toc26382 </w:delInstrText>
          </w:r>
          <w:r w:rsidDel="00046079">
            <w:rPr>
              <w:bCs/>
            </w:rPr>
            <w:fldChar w:fldCharType="separate"/>
          </w:r>
          <w:r w:rsidDel="00046079">
            <w:delText>Figure 2</w:delText>
          </w:r>
          <w:r w:rsidDel="00046079">
            <w:rPr>
              <w:rFonts w:hint="eastAsia"/>
            </w:rPr>
            <w:delText>.</w:delText>
          </w:r>
          <w:r w:rsidDel="00046079">
            <w:delText xml:space="preserve">12 </w:delText>
          </w:r>
          <w:r w:rsidDel="00046079">
            <w:rPr>
              <w:rFonts w:hint="eastAsia"/>
            </w:rPr>
            <w:delText>:The program of calculating the steps</w:delText>
          </w:r>
          <w:r w:rsidDel="00046079">
            <w:tab/>
          </w:r>
          <w:r w:rsidDel="00046079">
            <w:fldChar w:fldCharType="begin"/>
          </w:r>
          <w:r w:rsidDel="00046079">
            <w:delInstrText xml:space="preserve"> PAGEREF _Toc26382 </w:delInstrText>
          </w:r>
          <w:r w:rsidDel="00046079">
            <w:fldChar w:fldCharType="separate"/>
          </w:r>
          <w:r w:rsidDel="00046079">
            <w:delText>21</w:delText>
          </w:r>
          <w:r w:rsidDel="00046079">
            <w:fldChar w:fldCharType="end"/>
          </w:r>
          <w:r w:rsidDel="00046079">
            <w:rPr>
              <w:bCs/>
            </w:rPr>
            <w:fldChar w:fldCharType="end"/>
          </w:r>
        </w:del>
      </w:ins>
    </w:p>
    <w:p w14:paraId="7FCB729A" w14:textId="77777777" w:rsidR="0087014B" w:rsidDel="00046079" w:rsidRDefault="00D5184D">
      <w:pPr>
        <w:pStyle w:val="TableofFigures"/>
        <w:tabs>
          <w:tab w:val="right" w:leader="dot" w:pos="9026"/>
        </w:tabs>
        <w:rPr>
          <w:ins w:id="150" w:author="像个男人一样" w:date="2018-03-22T12:32:00Z"/>
          <w:del w:id="151" w:author="jie sun" w:date="2018-04-11T17:15:00Z"/>
        </w:rPr>
      </w:pPr>
      <w:ins w:id="152" w:author="像个男人一样" w:date="2018-03-22T12:32:00Z">
        <w:del w:id="153" w:author="jie sun" w:date="2018-04-11T17:15:00Z">
          <w:r w:rsidDel="00046079">
            <w:rPr>
              <w:bCs/>
            </w:rPr>
            <w:fldChar w:fldCharType="begin"/>
          </w:r>
          <w:r w:rsidDel="00046079">
            <w:rPr>
              <w:bCs/>
            </w:rPr>
            <w:delInstrText xml:space="preserve"> HYPERLINK \l _Toc4301 </w:delInstrText>
          </w:r>
          <w:r w:rsidDel="00046079">
            <w:rPr>
              <w:bCs/>
            </w:rPr>
            <w:fldChar w:fldCharType="separate"/>
          </w:r>
          <w:r w:rsidDel="00046079">
            <w:delText>Figure 2</w:delText>
          </w:r>
          <w:r w:rsidDel="00046079">
            <w:rPr>
              <w:rFonts w:hint="eastAsia"/>
            </w:rPr>
            <w:delText>.</w:delText>
          </w:r>
          <w:r w:rsidDel="00046079">
            <w:delText xml:space="preserve">13 </w:delText>
          </w:r>
          <w:r w:rsidDel="00046079">
            <w:rPr>
              <w:rFonts w:hint="eastAsia"/>
            </w:rPr>
            <w:delText>:The accurate data of the step algroithm</w:delText>
          </w:r>
          <w:r w:rsidDel="00046079">
            <w:tab/>
          </w:r>
          <w:r w:rsidDel="00046079">
            <w:fldChar w:fldCharType="begin"/>
          </w:r>
          <w:r w:rsidDel="00046079">
            <w:delInstrText xml:space="preserve"> PAGEREF _Toc4301 </w:delInstrText>
          </w:r>
          <w:r w:rsidDel="00046079">
            <w:fldChar w:fldCharType="separate"/>
          </w:r>
          <w:r w:rsidDel="00046079">
            <w:delText>21</w:delText>
          </w:r>
          <w:r w:rsidDel="00046079">
            <w:fldChar w:fldCharType="end"/>
          </w:r>
          <w:r w:rsidDel="00046079">
            <w:rPr>
              <w:bCs/>
            </w:rPr>
            <w:fldChar w:fldCharType="end"/>
          </w:r>
        </w:del>
      </w:ins>
    </w:p>
    <w:p w14:paraId="3AF8795A" w14:textId="77777777" w:rsidR="0087014B" w:rsidDel="00046079" w:rsidRDefault="00D5184D">
      <w:pPr>
        <w:pStyle w:val="TableofFigures"/>
        <w:tabs>
          <w:tab w:val="right" w:leader="dot" w:pos="9026"/>
        </w:tabs>
        <w:rPr>
          <w:ins w:id="154" w:author="像个男人一样" w:date="2018-03-22T12:32:00Z"/>
          <w:del w:id="155" w:author="jie sun" w:date="2018-04-11T17:15:00Z"/>
        </w:rPr>
      </w:pPr>
      <w:ins w:id="156" w:author="像个男人一样" w:date="2018-03-22T12:32:00Z">
        <w:del w:id="157" w:author="jie sun" w:date="2018-04-11T17:15:00Z">
          <w:r w:rsidDel="00046079">
            <w:rPr>
              <w:bCs/>
            </w:rPr>
            <w:fldChar w:fldCharType="begin"/>
          </w:r>
          <w:r w:rsidDel="00046079">
            <w:rPr>
              <w:bCs/>
            </w:rPr>
            <w:delInstrText xml:space="preserve"> HYPERLINK \l _Toc10731 </w:delInstrText>
          </w:r>
          <w:r w:rsidDel="00046079">
            <w:rPr>
              <w:bCs/>
            </w:rPr>
            <w:fldChar w:fldCharType="separate"/>
          </w:r>
          <w:r w:rsidDel="00046079">
            <w:delText>Figure 3</w:delText>
          </w:r>
          <w:r w:rsidDel="00046079">
            <w:rPr>
              <w:rFonts w:hint="eastAsia"/>
            </w:rPr>
            <w:delText>.</w:delText>
          </w:r>
          <w:r w:rsidDel="00046079">
            <w:delText xml:space="preserve">1 </w:delText>
          </w:r>
          <w:r w:rsidDel="00046079">
            <w:rPr>
              <w:rFonts w:hint="eastAsia"/>
            </w:rPr>
            <w:delText xml:space="preserve">:Wikipedia </w:delText>
          </w:r>
          <w:r w:rsidDel="00046079">
            <w:tab/>
          </w:r>
          <w:r w:rsidDel="00046079">
            <w:fldChar w:fldCharType="begin"/>
          </w:r>
          <w:r w:rsidDel="00046079">
            <w:delInstrText xml:space="preserve"> PAGEREF _Toc10731 </w:delInstrText>
          </w:r>
          <w:r w:rsidDel="00046079">
            <w:fldChar w:fldCharType="separate"/>
          </w:r>
          <w:r w:rsidDel="00046079">
            <w:delText>22</w:delText>
          </w:r>
          <w:r w:rsidDel="00046079">
            <w:fldChar w:fldCharType="end"/>
          </w:r>
          <w:r w:rsidDel="00046079">
            <w:rPr>
              <w:bCs/>
            </w:rPr>
            <w:fldChar w:fldCharType="end"/>
          </w:r>
        </w:del>
      </w:ins>
    </w:p>
    <w:p w14:paraId="695451D3" w14:textId="77777777" w:rsidR="0087014B" w:rsidDel="00046079" w:rsidRDefault="00D5184D">
      <w:pPr>
        <w:pStyle w:val="TableofFigures"/>
        <w:tabs>
          <w:tab w:val="right" w:leader="dot" w:pos="9026"/>
        </w:tabs>
        <w:rPr>
          <w:ins w:id="158" w:author="像个男人一样" w:date="2018-03-22T12:32:00Z"/>
          <w:del w:id="159" w:author="jie sun" w:date="2018-04-11T17:15:00Z"/>
        </w:rPr>
      </w:pPr>
      <w:ins w:id="160" w:author="像个男人一样" w:date="2018-03-22T12:32:00Z">
        <w:del w:id="161" w:author="jie sun" w:date="2018-04-11T17:15:00Z">
          <w:r w:rsidDel="00046079">
            <w:rPr>
              <w:bCs/>
            </w:rPr>
            <w:fldChar w:fldCharType="begin"/>
          </w:r>
          <w:r w:rsidDel="00046079">
            <w:rPr>
              <w:bCs/>
            </w:rPr>
            <w:delInstrText xml:space="preserve"> HYPERLINK \l _Toc15644 </w:delInstrText>
          </w:r>
          <w:r w:rsidDel="00046079">
            <w:rPr>
              <w:bCs/>
            </w:rPr>
            <w:fldChar w:fldCharType="separate"/>
          </w:r>
          <w:r w:rsidDel="00046079">
            <w:delText>Figure 3</w:delText>
          </w:r>
          <w:r w:rsidDel="00046079">
            <w:rPr>
              <w:rFonts w:hint="eastAsia"/>
            </w:rPr>
            <w:delText>.</w:delText>
          </w:r>
          <w:r w:rsidDel="00046079">
            <w:delText xml:space="preserve">2 </w:delText>
          </w:r>
          <w:r w:rsidDel="00046079">
            <w:rPr>
              <w:rFonts w:hint="eastAsia"/>
            </w:rPr>
            <w:delText>:Gyroscope Principles</w:delText>
          </w:r>
          <w:r w:rsidDel="00046079">
            <w:tab/>
          </w:r>
          <w:r w:rsidDel="00046079">
            <w:fldChar w:fldCharType="begin"/>
          </w:r>
          <w:r w:rsidDel="00046079">
            <w:delInstrText xml:space="preserve"> PAGEREF _Toc15644 </w:delInstrText>
          </w:r>
          <w:r w:rsidDel="00046079">
            <w:fldChar w:fldCharType="separate"/>
          </w:r>
          <w:r w:rsidDel="00046079">
            <w:delText>23</w:delText>
          </w:r>
          <w:r w:rsidDel="00046079">
            <w:fldChar w:fldCharType="end"/>
          </w:r>
          <w:r w:rsidDel="00046079">
            <w:rPr>
              <w:bCs/>
            </w:rPr>
            <w:fldChar w:fldCharType="end"/>
          </w:r>
        </w:del>
      </w:ins>
    </w:p>
    <w:p w14:paraId="62D40D94" w14:textId="77777777" w:rsidR="0087014B" w:rsidDel="00046079" w:rsidRDefault="00D5184D">
      <w:pPr>
        <w:pStyle w:val="TableofFigures"/>
        <w:tabs>
          <w:tab w:val="right" w:leader="dot" w:pos="9026"/>
        </w:tabs>
        <w:rPr>
          <w:ins w:id="162" w:author="像个男人一样" w:date="2018-03-22T12:32:00Z"/>
          <w:del w:id="163" w:author="jie sun" w:date="2018-04-11T17:15:00Z"/>
        </w:rPr>
      </w:pPr>
      <w:ins w:id="164" w:author="像个男人一样" w:date="2018-03-22T12:32:00Z">
        <w:del w:id="165" w:author="jie sun" w:date="2018-04-11T17:15:00Z">
          <w:r w:rsidDel="00046079">
            <w:rPr>
              <w:bCs/>
            </w:rPr>
            <w:fldChar w:fldCharType="begin"/>
          </w:r>
          <w:r w:rsidDel="00046079">
            <w:rPr>
              <w:bCs/>
            </w:rPr>
            <w:delInstrText xml:space="preserve"> HYPERLINK \l _Toc19541 </w:delInstrText>
          </w:r>
          <w:r w:rsidDel="00046079">
            <w:rPr>
              <w:bCs/>
            </w:rPr>
            <w:fldChar w:fldCharType="separate"/>
          </w:r>
          <w:r w:rsidDel="00046079">
            <w:delText>Figure 3</w:delText>
          </w:r>
          <w:r w:rsidDel="00046079">
            <w:rPr>
              <w:rFonts w:hint="eastAsia"/>
            </w:rPr>
            <w:delText>.</w:delText>
          </w:r>
          <w:r w:rsidDel="00046079">
            <w:delText xml:space="preserve">3 </w:delText>
          </w:r>
          <w:r w:rsidDel="00046079">
            <w:rPr>
              <w:rFonts w:hint="eastAsia"/>
            </w:rPr>
            <w:delText>: MEMS Gyroscope</w:delText>
          </w:r>
          <w:r w:rsidDel="00046079">
            <w:tab/>
          </w:r>
          <w:r w:rsidDel="00046079">
            <w:fldChar w:fldCharType="begin"/>
          </w:r>
          <w:r w:rsidDel="00046079">
            <w:delInstrText xml:space="preserve"> PAGEREF _Toc19541 </w:delInstrText>
          </w:r>
          <w:r w:rsidDel="00046079">
            <w:fldChar w:fldCharType="separate"/>
          </w:r>
          <w:r w:rsidDel="00046079">
            <w:delText>24</w:delText>
          </w:r>
          <w:r w:rsidDel="00046079">
            <w:fldChar w:fldCharType="end"/>
          </w:r>
          <w:r w:rsidDel="00046079">
            <w:rPr>
              <w:bCs/>
            </w:rPr>
            <w:fldChar w:fldCharType="end"/>
          </w:r>
        </w:del>
      </w:ins>
    </w:p>
    <w:p w14:paraId="7C19BF41" w14:textId="77777777" w:rsidR="0087014B" w:rsidDel="00046079" w:rsidRDefault="00D5184D">
      <w:pPr>
        <w:pStyle w:val="TableofFigures"/>
        <w:tabs>
          <w:tab w:val="right" w:leader="dot" w:pos="9026"/>
        </w:tabs>
        <w:rPr>
          <w:ins w:id="166" w:author="像个男人一样" w:date="2018-03-22T12:32:00Z"/>
          <w:del w:id="167" w:author="jie sun" w:date="2018-04-11T17:15:00Z"/>
        </w:rPr>
      </w:pPr>
      <w:ins w:id="168" w:author="像个男人一样" w:date="2018-03-22T12:32:00Z">
        <w:del w:id="169" w:author="jie sun" w:date="2018-04-11T17:15:00Z">
          <w:r w:rsidDel="00046079">
            <w:rPr>
              <w:bCs/>
            </w:rPr>
            <w:fldChar w:fldCharType="begin"/>
          </w:r>
          <w:r w:rsidDel="00046079">
            <w:rPr>
              <w:bCs/>
            </w:rPr>
            <w:delInstrText xml:space="preserve"> HYPERLINK \l _Toc14497 </w:delInstrText>
          </w:r>
          <w:r w:rsidDel="00046079">
            <w:rPr>
              <w:bCs/>
            </w:rPr>
            <w:fldChar w:fldCharType="separate"/>
          </w:r>
          <w:r w:rsidDel="00046079">
            <w:delText>Figure 3</w:delText>
          </w:r>
          <w:r w:rsidDel="00046079">
            <w:rPr>
              <w:rFonts w:hint="eastAsia"/>
            </w:rPr>
            <w:delText>.</w:delText>
          </w:r>
          <w:r w:rsidDel="00046079">
            <w:delText xml:space="preserve">4 </w:delText>
          </w:r>
          <w:r w:rsidDel="00046079">
            <w:rPr>
              <w:rFonts w:hint="eastAsia"/>
            </w:rPr>
            <w:delText>: Gyroscope in iPhone</w:delText>
          </w:r>
          <w:r w:rsidDel="00046079">
            <w:tab/>
          </w:r>
          <w:r w:rsidDel="00046079">
            <w:fldChar w:fldCharType="begin"/>
          </w:r>
          <w:r w:rsidDel="00046079">
            <w:delInstrText xml:space="preserve"> PAGEREF _Toc14497 </w:delInstrText>
          </w:r>
          <w:r w:rsidDel="00046079">
            <w:fldChar w:fldCharType="separate"/>
          </w:r>
          <w:r w:rsidDel="00046079">
            <w:delText>25</w:delText>
          </w:r>
          <w:r w:rsidDel="00046079">
            <w:fldChar w:fldCharType="end"/>
          </w:r>
          <w:r w:rsidDel="00046079">
            <w:rPr>
              <w:bCs/>
            </w:rPr>
            <w:fldChar w:fldCharType="end"/>
          </w:r>
        </w:del>
      </w:ins>
    </w:p>
    <w:p w14:paraId="02CB0E50" w14:textId="77777777" w:rsidR="0087014B" w:rsidDel="00046079" w:rsidRDefault="00D5184D">
      <w:pPr>
        <w:pStyle w:val="TableofFigures"/>
        <w:tabs>
          <w:tab w:val="right" w:leader="dot" w:pos="9026"/>
        </w:tabs>
        <w:rPr>
          <w:ins w:id="170" w:author="像个男人一样" w:date="2018-03-22T12:32:00Z"/>
          <w:del w:id="171" w:author="jie sun" w:date="2018-04-11T17:15:00Z"/>
        </w:rPr>
      </w:pPr>
      <w:ins w:id="172" w:author="像个男人一样" w:date="2018-03-22T12:32:00Z">
        <w:del w:id="173" w:author="jie sun" w:date="2018-04-11T17:15:00Z">
          <w:r w:rsidDel="00046079">
            <w:rPr>
              <w:bCs/>
            </w:rPr>
            <w:fldChar w:fldCharType="begin"/>
          </w:r>
          <w:r w:rsidDel="00046079">
            <w:rPr>
              <w:bCs/>
            </w:rPr>
            <w:delInstrText xml:space="preserve"> HYPERLINK \l _Toc21832 </w:delInstrText>
          </w:r>
          <w:r w:rsidDel="00046079">
            <w:rPr>
              <w:bCs/>
            </w:rPr>
            <w:fldChar w:fldCharType="separate"/>
          </w:r>
          <w:r w:rsidDel="00046079">
            <w:delText>Figure 3</w:delText>
          </w:r>
          <w:r w:rsidDel="00046079">
            <w:rPr>
              <w:rFonts w:hint="eastAsia"/>
            </w:rPr>
            <w:delText>.</w:delText>
          </w:r>
          <w:r w:rsidDel="00046079">
            <w:delText xml:space="preserve">5 </w:delText>
          </w:r>
          <w:r w:rsidDel="00046079">
            <w:rPr>
              <w:rFonts w:hint="eastAsia"/>
            </w:rPr>
            <w:delText>: The angular velocities of three axes data of Gyroscope</w:delText>
          </w:r>
          <w:r w:rsidDel="00046079">
            <w:tab/>
          </w:r>
          <w:r w:rsidDel="00046079">
            <w:fldChar w:fldCharType="begin"/>
          </w:r>
          <w:r w:rsidDel="00046079">
            <w:delInstrText xml:space="preserve"> PAGEREF _Toc21832 </w:delInstrText>
          </w:r>
          <w:r w:rsidDel="00046079">
            <w:fldChar w:fldCharType="separate"/>
          </w:r>
          <w:r w:rsidDel="00046079">
            <w:delText>26</w:delText>
          </w:r>
          <w:r w:rsidDel="00046079">
            <w:fldChar w:fldCharType="end"/>
          </w:r>
          <w:r w:rsidDel="00046079">
            <w:rPr>
              <w:bCs/>
            </w:rPr>
            <w:fldChar w:fldCharType="end"/>
          </w:r>
        </w:del>
      </w:ins>
    </w:p>
    <w:p w14:paraId="42F0C38B" w14:textId="77777777" w:rsidR="0087014B" w:rsidDel="00046079" w:rsidRDefault="00D5184D">
      <w:pPr>
        <w:pStyle w:val="TableofFigures"/>
        <w:tabs>
          <w:tab w:val="right" w:leader="dot" w:pos="9026"/>
        </w:tabs>
        <w:rPr>
          <w:ins w:id="174" w:author="像个男人一样" w:date="2018-03-22T12:32:00Z"/>
          <w:del w:id="175" w:author="jie sun" w:date="2018-04-11T17:15:00Z"/>
        </w:rPr>
      </w:pPr>
      <w:ins w:id="176" w:author="像个男人一样" w:date="2018-03-22T12:32:00Z">
        <w:del w:id="177" w:author="jie sun" w:date="2018-04-11T17:15:00Z">
          <w:r w:rsidDel="00046079">
            <w:rPr>
              <w:bCs/>
            </w:rPr>
            <w:fldChar w:fldCharType="begin"/>
          </w:r>
          <w:r w:rsidDel="00046079">
            <w:rPr>
              <w:bCs/>
            </w:rPr>
            <w:delInstrText xml:space="preserve"> HYPERLINK \l _Toc26983 </w:delInstrText>
          </w:r>
          <w:r w:rsidDel="00046079">
            <w:rPr>
              <w:bCs/>
            </w:rPr>
            <w:fldChar w:fldCharType="separate"/>
          </w:r>
          <w:r w:rsidDel="00046079">
            <w:delText>Figure 3</w:delText>
          </w:r>
          <w:r w:rsidDel="00046079">
            <w:rPr>
              <w:rFonts w:hint="eastAsia"/>
            </w:rPr>
            <w:delText>.</w:delText>
          </w:r>
          <w:r w:rsidDel="00046079">
            <w:delText xml:space="preserve">6 </w:delText>
          </w:r>
          <w:r w:rsidDel="00046079">
            <w:rPr>
              <w:rFonts w:hint="eastAsia"/>
            </w:rPr>
            <w:delText>: Racing Game in iPhone</w:delText>
          </w:r>
          <w:r w:rsidDel="00046079">
            <w:tab/>
          </w:r>
          <w:r w:rsidDel="00046079">
            <w:fldChar w:fldCharType="begin"/>
          </w:r>
          <w:r w:rsidDel="00046079">
            <w:delInstrText xml:space="preserve"> PAGEREF _Toc26983 </w:delInstrText>
          </w:r>
          <w:r w:rsidDel="00046079">
            <w:fldChar w:fldCharType="separate"/>
          </w:r>
          <w:r w:rsidDel="00046079">
            <w:delText>27</w:delText>
          </w:r>
          <w:r w:rsidDel="00046079">
            <w:fldChar w:fldCharType="end"/>
          </w:r>
          <w:r w:rsidDel="00046079">
            <w:rPr>
              <w:bCs/>
            </w:rPr>
            <w:fldChar w:fldCharType="end"/>
          </w:r>
        </w:del>
      </w:ins>
    </w:p>
    <w:p w14:paraId="298A72FB" w14:textId="77777777" w:rsidR="0087014B" w:rsidDel="00046079" w:rsidRDefault="00D5184D">
      <w:pPr>
        <w:pStyle w:val="TableofFigures"/>
        <w:tabs>
          <w:tab w:val="right" w:leader="dot" w:pos="9026"/>
        </w:tabs>
        <w:rPr>
          <w:ins w:id="178" w:author="像个男人一样" w:date="2018-03-22T12:32:00Z"/>
          <w:del w:id="179" w:author="jie sun" w:date="2018-04-11T17:15:00Z"/>
        </w:rPr>
      </w:pPr>
      <w:ins w:id="180" w:author="像个男人一样" w:date="2018-03-22T12:32:00Z">
        <w:del w:id="181" w:author="jie sun" w:date="2018-04-11T17:15:00Z">
          <w:r w:rsidDel="00046079">
            <w:rPr>
              <w:bCs/>
            </w:rPr>
            <w:fldChar w:fldCharType="begin"/>
          </w:r>
          <w:r w:rsidDel="00046079">
            <w:rPr>
              <w:bCs/>
            </w:rPr>
            <w:delInstrText xml:space="preserve"> HYPERLINK \l _Toc15159 </w:delInstrText>
          </w:r>
          <w:r w:rsidDel="00046079">
            <w:rPr>
              <w:bCs/>
            </w:rPr>
            <w:fldChar w:fldCharType="separate"/>
          </w:r>
          <w:r w:rsidDel="00046079">
            <w:delText>Figure 3</w:delText>
          </w:r>
          <w:r w:rsidDel="00046079">
            <w:rPr>
              <w:rFonts w:hint="eastAsia"/>
            </w:rPr>
            <w:delText>.</w:delText>
          </w:r>
          <w:r w:rsidDel="00046079">
            <w:delText xml:space="preserve">7 </w:delText>
          </w:r>
          <w:r w:rsidDel="00046079">
            <w:rPr>
              <w:rFonts w:hint="eastAsia"/>
            </w:rPr>
            <w:delText>:</w:delText>
          </w:r>
          <w:r w:rsidDel="00046079">
            <w:rPr>
              <w:rFonts w:hint="eastAsia"/>
              <w:lang w:val="en-US"/>
            </w:rPr>
            <w:delText xml:space="preserve"> </w:delText>
          </w:r>
          <w:r w:rsidDel="00046079">
            <w:rPr>
              <w:rFonts w:hint="eastAsia"/>
            </w:rPr>
            <w:delText>Gyro in the iPhone</w:delText>
          </w:r>
          <w:r w:rsidDel="00046079">
            <w:tab/>
          </w:r>
          <w:r w:rsidDel="00046079">
            <w:fldChar w:fldCharType="begin"/>
          </w:r>
          <w:r w:rsidDel="00046079">
            <w:delInstrText xml:space="preserve"> PAGEREF _Toc15159 </w:delInstrText>
          </w:r>
          <w:r w:rsidDel="00046079">
            <w:fldChar w:fldCharType="separate"/>
          </w:r>
          <w:r w:rsidDel="00046079">
            <w:delText>28</w:delText>
          </w:r>
          <w:r w:rsidDel="00046079">
            <w:fldChar w:fldCharType="end"/>
          </w:r>
          <w:r w:rsidDel="00046079">
            <w:rPr>
              <w:bCs/>
            </w:rPr>
            <w:fldChar w:fldCharType="end"/>
          </w:r>
        </w:del>
      </w:ins>
    </w:p>
    <w:p w14:paraId="3F69DC9A" w14:textId="77777777" w:rsidR="0087014B" w:rsidDel="00046079" w:rsidRDefault="00D5184D">
      <w:pPr>
        <w:pStyle w:val="TableofFigures"/>
        <w:tabs>
          <w:tab w:val="right" w:leader="dot" w:pos="9026"/>
        </w:tabs>
        <w:rPr>
          <w:ins w:id="182" w:author="像个男人一样" w:date="2018-03-22T12:32:00Z"/>
          <w:del w:id="183" w:author="jie sun" w:date="2018-04-11T17:15:00Z"/>
        </w:rPr>
      </w:pPr>
      <w:ins w:id="184" w:author="像个男人一样" w:date="2018-03-22T12:32:00Z">
        <w:del w:id="185" w:author="jie sun" w:date="2018-04-11T17:15:00Z">
          <w:r w:rsidDel="00046079">
            <w:rPr>
              <w:bCs/>
            </w:rPr>
            <w:fldChar w:fldCharType="begin"/>
          </w:r>
          <w:r w:rsidDel="00046079">
            <w:rPr>
              <w:bCs/>
            </w:rPr>
            <w:delInstrText xml:space="preserve"> HYPERLINK \l _Toc23181 </w:delInstrText>
          </w:r>
          <w:r w:rsidDel="00046079">
            <w:rPr>
              <w:bCs/>
            </w:rPr>
            <w:fldChar w:fldCharType="separate"/>
          </w:r>
          <w:r w:rsidDel="00046079">
            <w:delText>Figure 3</w:delText>
          </w:r>
          <w:r w:rsidDel="00046079">
            <w:rPr>
              <w:rFonts w:hint="eastAsia"/>
            </w:rPr>
            <w:delText>.</w:delText>
          </w:r>
          <w:r w:rsidDel="00046079">
            <w:delText xml:space="preserve">8 </w:delText>
          </w:r>
          <w:r w:rsidDel="00046079">
            <w:rPr>
              <w:rFonts w:hint="eastAsia"/>
            </w:rPr>
            <w:delText>:Racing Gyro data of three axes</w:delText>
          </w:r>
          <w:r w:rsidDel="00046079">
            <w:tab/>
          </w:r>
          <w:r w:rsidDel="00046079">
            <w:fldChar w:fldCharType="begin"/>
          </w:r>
          <w:r w:rsidDel="00046079">
            <w:delInstrText xml:space="preserve"> PAGEREF _Toc23181 </w:delInstrText>
          </w:r>
          <w:r w:rsidDel="00046079">
            <w:fldChar w:fldCharType="separate"/>
          </w:r>
          <w:r w:rsidDel="00046079">
            <w:delText>29</w:delText>
          </w:r>
          <w:r w:rsidDel="00046079">
            <w:fldChar w:fldCharType="end"/>
          </w:r>
          <w:r w:rsidDel="00046079">
            <w:rPr>
              <w:bCs/>
            </w:rPr>
            <w:fldChar w:fldCharType="end"/>
          </w:r>
        </w:del>
      </w:ins>
    </w:p>
    <w:p w14:paraId="5B40DC7B" w14:textId="77777777" w:rsidR="0087014B" w:rsidDel="00046079" w:rsidRDefault="00D5184D">
      <w:pPr>
        <w:pStyle w:val="TableofFigures"/>
        <w:tabs>
          <w:tab w:val="right" w:leader="dot" w:pos="9026"/>
        </w:tabs>
        <w:rPr>
          <w:ins w:id="186" w:author="像个男人一样" w:date="2018-03-22T12:32:00Z"/>
          <w:del w:id="187" w:author="jie sun" w:date="2018-04-11T17:15:00Z"/>
        </w:rPr>
      </w:pPr>
      <w:ins w:id="188" w:author="像个男人一样" w:date="2018-03-22T12:32:00Z">
        <w:del w:id="189" w:author="jie sun" w:date="2018-04-11T17:15:00Z">
          <w:r w:rsidDel="00046079">
            <w:rPr>
              <w:bCs/>
            </w:rPr>
            <w:fldChar w:fldCharType="begin"/>
          </w:r>
          <w:r w:rsidDel="00046079">
            <w:rPr>
              <w:bCs/>
            </w:rPr>
            <w:delInstrText xml:space="preserve"> HYPERLINK \l _Toc19547 </w:delInstrText>
          </w:r>
          <w:r w:rsidDel="00046079">
            <w:rPr>
              <w:bCs/>
            </w:rPr>
            <w:fldChar w:fldCharType="separate"/>
          </w:r>
          <w:r w:rsidDel="00046079">
            <w:delText>Figure 3</w:delText>
          </w:r>
          <w:r w:rsidDel="00046079">
            <w:rPr>
              <w:rFonts w:hint="eastAsia"/>
            </w:rPr>
            <w:delText>.</w:delText>
          </w:r>
          <w:r w:rsidDel="00046079">
            <w:delText xml:space="preserve">9 </w:delText>
          </w:r>
          <w:r w:rsidDel="00046079">
            <w:rPr>
              <w:rFonts w:hint="eastAsia"/>
            </w:rPr>
            <w:delText>:The pitch angle offset from the racing game</w:delText>
          </w:r>
          <w:r w:rsidDel="00046079">
            <w:tab/>
          </w:r>
          <w:r w:rsidDel="00046079">
            <w:fldChar w:fldCharType="begin"/>
          </w:r>
          <w:r w:rsidDel="00046079">
            <w:delInstrText xml:space="preserve"> PAGEREF _Toc19547 </w:delInstrText>
          </w:r>
          <w:r w:rsidDel="00046079">
            <w:fldChar w:fldCharType="separate"/>
          </w:r>
          <w:r w:rsidDel="00046079">
            <w:delText>29</w:delText>
          </w:r>
          <w:r w:rsidDel="00046079">
            <w:fldChar w:fldCharType="end"/>
          </w:r>
          <w:r w:rsidDel="00046079">
            <w:rPr>
              <w:bCs/>
            </w:rPr>
            <w:fldChar w:fldCharType="end"/>
          </w:r>
        </w:del>
      </w:ins>
    </w:p>
    <w:p w14:paraId="62574109" w14:textId="77777777" w:rsidR="0087014B" w:rsidDel="00046079" w:rsidRDefault="00D5184D">
      <w:pPr>
        <w:pStyle w:val="TableofFigures"/>
        <w:tabs>
          <w:tab w:val="right" w:leader="dot" w:pos="9026"/>
        </w:tabs>
        <w:rPr>
          <w:ins w:id="190" w:author="像个男人一样" w:date="2018-03-22T12:32:00Z"/>
          <w:del w:id="191" w:author="jie sun" w:date="2018-04-11T17:15:00Z"/>
        </w:rPr>
      </w:pPr>
      <w:ins w:id="192" w:author="像个男人一样" w:date="2018-03-22T12:32:00Z">
        <w:del w:id="193" w:author="jie sun" w:date="2018-04-11T17:15:00Z">
          <w:r w:rsidDel="00046079">
            <w:rPr>
              <w:bCs/>
            </w:rPr>
            <w:fldChar w:fldCharType="begin"/>
          </w:r>
          <w:r w:rsidDel="00046079">
            <w:rPr>
              <w:bCs/>
            </w:rPr>
            <w:delInstrText xml:space="preserve"> HYPERLINK \l _Toc1851 </w:delInstrText>
          </w:r>
          <w:r w:rsidDel="00046079">
            <w:rPr>
              <w:bCs/>
            </w:rPr>
            <w:fldChar w:fldCharType="separate"/>
          </w:r>
          <w:r w:rsidDel="00046079">
            <w:delText>Figure 4</w:delText>
          </w:r>
          <w:r w:rsidDel="00046079">
            <w:rPr>
              <w:rFonts w:hint="eastAsia"/>
            </w:rPr>
            <w:delText>.</w:delText>
          </w:r>
          <w:r w:rsidDel="00046079">
            <w:delText xml:space="preserve">1 </w:delText>
          </w:r>
          <w:r w:rsidDel="00046079">
            <w:rPr>
              <w:rFonts w:hint="eastAsia"/>
            </w:rPr>
            <w:delText>: A kind of glow sticks</w:delText>
          </w:r>
          <w:r w:rsidDel="00046079">
            <w:tab/>
          </w:r>
          <w:r w:rsidDel="00046079">
            <w:fldChar w:fldCharType="begin"/>
          </w:r>
          <w:r w:rsidDel="00046079">
            <w:delInstrText xml:space="preserve"> PAGEREF _Toc1851 </w:delInstrText>
          </w:r>
          <w:r w:rsidDel="00046079">
            <w:fldChar w:fldCharType="separate"/>
          </w:r>
          <w:r w:rsidDel="00046079">
            <w:delText>30</w:delText>
          </w:r>
          <w:r w:rsidDel="00046079">
            <w:fldChar w:fldCharType="end"/>
          </w:r>
          <w:r w:rsidDel="00046079">
            <w:rPr>
              <w:bCs/>
            </w:rPr>
            <w:fldChar w:fldCharType="end"/>
          </w:r>
        </w:del>
      </w:ins>
    </w:p>
    <w:p w14:paraId="4866D4C1" w14:textId="77777777" w:rsidR="0087014B" w:rsidDel="00046079" w:rsidRDefault="00D5184D">
      <w:pPr>
        <w:pStyle w:val="TableofFigures"/>
        <w:tabs>
          <w:tab w:val="right" w:leader="dot" w:pos="9026"/>
        </w:tabs>
        <w:rPr>
          <w:ins w:id="194" w:author="像个男人一样" w:date="2018-03-22T12:32:00Z"/>
          <w:del w:id="195" w:author="jie sun" w:date="2018-04-11T17:15:00Z"/>
        </w:rPr>
      </w:pPr>
      <w:ins w:id="196" w:author="像个男人一样" w:date="2018-03-22T12:32:00Z">
        <w:del w:id="197" w:author="jie sun" w:date="2018-04-11T17:15:00Z">
          <w:r w:rsidDel="00046079">
            <w:rPr>
              <w:bCs/>
            </w:rPr>
            <w:fldChar w:fldCharType="begin"/>
          </w:r>
          <w:r w:rsidDel="00046079">
            <w:rPr>
              <w:bCs/>
            </w:rPr>
            <w:delInstrText xml:space="preserve"> HYPERLINK \l _Toc29002 </w:delInstrText>
          </w:r>
          <w:r w:rsidDel="00046079">
            <w:rPr>
              <w:bCs/>
            </w:rPr>
            <w:fldChar w:fldCharType="separate"/>
          </w:r>
          <w:r w:rsidDel="00046079">
            <w:delText>Figure 4</w:delText>
          </w:r>
          <w:r w:rsidDel="00046079">
            <w:rPr>
              <w:rFonts w:hint="eastAsia"/>
            </w:rPr>
            <w:delText>.</w:delText>
          </w:r>
          <w:r w:rsidDel="00046079">
            <w:delText xml:space="preserve">2 </w:delText>
          </w:r>
          <w:r w:rsidDel="00046079">
            <w:rPr>
              <w:rFonts w:hint="eastAsia"/>
            </w:rPr>
            <w:delText>:</w:delText>
          </w:r>
          <w:r w:rsidDel="00046079">
            <w:rPr>
              <w:rFonts w:hint="eastAsia"/>
              <w:lang w:val="en-US"/>
            </w:rPr>
            <w:delText xml:space="preserve"> A </w:delText>
          </w:r>
          <w:r w:rsidDel="00046079">
            <w:rPr>
              <w:rFonts w:hint="eastAsia"/>
            </w:rPr>
            <w:delText>Vocal Concert</w:delText>
          </w:r>
          <w:r w:rsidDel="00046079">
            <w:tab/>
          </w:r>
          <w:r w:rsidDel="00046079">
            <w:fldChar w:fldCharType="begin"/>
          </w:r>
          <w:r w:rsidDel="00046079">
            <w:delInstrText xml:space="preserve"> PAGEREF _Toc29002 </w:delInstrText>
          </w:r>
          <w:r w:rsidDel="00046079">
            <w:fldChar w:fldCharType="separate"/>
          </w:r>
          <w:r w:rsidDel="00046079">
            <w:delText>31</w:delText>
          </w:r>
          <w:r w:rsidDel="00046079">
            <w:fldChar w:fldCharType="end"/>
          </w:r>
          <w:r w:rsidDel="00046079">
            <w:rPr>
              <w:bCs/>
            </w:rPr>
            <w:fldChar w:fldCharType="end"/>
          </w:r>
        </w:del>
      </w:ins>
    </w:p>
    <w:p w14:paraId="2BFCCBD4" w14:textId="77777777" w:rsidR="0087014B" w:rsidDel="00046079" w:rsidRDefault="00D5184D">
      <w:pPr>
        <w:pStyle w:val="TableofFigures"/>
        <w:tabs>
          <w:tab w:val="right" w:leader="dot" w:pos="9026"/>
        </w:tabs>
        <w:rPr>
          <w:ins w:id="198" w:author="像个男人一样" w:date="2018-03-22T12:32:00Z"/>
          <w:del w:id="199" w:author="jie sun" w:date="2018-04-11T17:15:00Z"/>
        </w:rPr>
      </w:pPr>
      <w:ins w:id="200" w:author="像个男人一样" w:date="2018-03-22T12:32:00Z">
        <w:del w:id="201" w:author="jie sun" w:date="2018-04-11T17:15:00Z">
          <w:r w:rsidDel="00046079">
            <w:rPr>
              <w:bCs/>
            </w:rPr>
            <w:fldChar w:fldCharType="begin"/>
          </w:r>
          <w:r w:rsidDel="00046079">
            <w:rPr>
              <w:bCs/>
            </w:rPr>
            <w:delInstrText xml:space="preserve"> HYPERLINK \l _Toc20954 </w:delInstrText>
          </w:r>
          <w:r w:rsidDel="00046079">
            <w:rPr>
              <w:bCs/>
            </w:rPr>
            <w:fldChar w:fldCharType="separate"/>
          </w:r>
          <w:r w:rsidDel="00046079">
            <w:delText>Figure 4</w:delText>
          </w:r>
          <w:r w:rsidDel="00046079">
            <w:rPr>
              <w:rFonts w:hint="eastAsia"/>
            </w:rPr>
            <w:delText>.</w:delText>
          </w:r>
          <w:r w:rsidDel="00046079">
            <w:delText xml:space="preserve">3 </w:delText>
          </w:r>
          <w:r w:rsidDel="00046079">
            <w:rPr>
              <w:rFonts w:hint="eastAsia"/>
            </w:rPr>
            <w:delText>: Audiences shake glow sticks</w:delText>
          </w:r>
          <w:r w:rsidDel="00046079">
            <w:tab/>
          </w:r>
          <w:r w:rsidDel="00046079">
            <w:fldChar w:fldCharType="begin"/>
          </w:r>
          <w:r w:rsidDel="00046079">
            <w:delInstrText xml:space="preserve"> PAGEREF _Toc20954 </w:delInstrText>
          </w:r>
          <w:r w:rsidDel="00046079">
            <w:fldChar w:fldCharType="separate"/>
          </w:r>
          <w:r w:rsidDel="00046079">
            <w:delText>32</w:delText>
          </w:r>
          <w:r w:rsidDel="00046079">
            <w:fldChar w:fldCharType="end"/>
          </w:r>
          <w:r w:rsidDel="00046079">
            <w:rPr>
              <w:bCs/>
            </w:rPr>
            <w:fldChar w:fldCharType="end"/>
          </w:r>
        </w:del>
      </w:ins>
    </w:p>
    <w:p w14:paraId="1C244415" w14:textId="77777777" w:rsidR="0087014B" w:rsidDel="00046079" w:rsidRDefault="00D5184D">
      <w:pPr>
        <w:pStyle w:val="TableofFigures"/>
        <w:tabs>
          <w:tab w:val="right" w:leader="dot" w:pos="9026"/>
        </w:tabs>
        <w:rPr>
          <w:ins w:id="202" w:author="像个男人一样" w:date="2018-03-22T12:32:00Z"/>
          <w:del w:id="203" w:author="jie sun" w:date="2018-04-11T17:15:00Z"/>
        </w:rPr>
      </w:pPr>
      <w:ins w:id="204" w:author="像个男人一样" w:date="2018-03-22T12:32:00Z">
        <w:del w:id="205" w:author="jie sun" w:date="2018-04-11T17:15:00Z">
          <w:r w:rsidDel="00046079">
            <w:rPr>
              <w:bCs/>
            </w:rPr>
            <w:fldChar w:fldCharType="begin"/>
          </w:r>
          <w:r w:rsidDel="00046079">
            <w:rPr>
              <w:bCs/>
            </w:rPr>
            <w:delInstrText xml:space="preserve"> HYPERLINK \l _Toc32203 </w:delInstrText>
          </w:r>
          <w:r w:rsidDel="00046079">
            <w:rPr>
              <w:bCs/>
            </w:rPr>
            <w:fldChar w:fldCharType="separate"/>
          </w:r>
          <w:r w:rsidDel="00046079">
            <w:delText>Figure 4</w:delText>
          </w:r>
          <w:r w:rsidDel="00046079">
            <w:rPr>
              <w:rFonts w:hint="eastAsia"/>
            </w:rPr>
            <w:delText>.</w:delText>
          </w:r>
          <w:r w:rsidDel="00046079">
            <w:delText xml:space="preserve">4 </w:delText>
          </w:r>
          <w:r w:rsidDel="00046079">
            <w:rPr>
              <w:rFonts w:hint="eastAsia"/>
            </w:rPr>
            <w:delText>:Scanning rooms with an iPhone</w:delText>
          </w:r>
          <w:r w:rsidDel="00046079">
            <w:tab/>
          </w:r>
          <w:r w:rsidDel="00046079">
            <w:fldChar w:fldCharType="begin"/>
          </w:r>
          <w:r w:rsidDel="00046079">
            <w:delInstrText xml:space="preserve"> PAGEREF _Toc32203 </w:delInstrText>
          </w:r>
          <w:r w:rsidDel="00046079">
            <w:fldChar w:fldCharType="separate"/>
          </w:r>
          <w:r w:rsidDel="00046079">
            <w:delText>34</w:delText>
          </w:r>
          <w:r w:rsidDel="00046079">
            <w:fldChar w:fldCharType="end"/>
          </w:r>
          <w:r w:rsidDel="00046079">
            <w:rPr>
              <w:bCs/>
            </w:rPr>
            <w:fldChar w:fldCharType="end"/>
          </w:r>
        </w:del>
      </w:ins>
    </w:p>
    <w:p w14:paraId="365498B8" w14:textId="77777777" w:rsidR="0087014B" w:rsidDel="00046079" w:rsidRDefault="00D5184D">
      <w:pPr>
        <w:pStyle w:val="TableofFigures"/>
        <w:tabs>
          <w:tab w:val="right" w:leader="dot" w:pos="9026"/>
        </w:tabs>
        <w:rPr>
          <w:ins w:id="206" w:author="像个男人一样" w:date="2018-03-22T12:32:00Z"/>
          <w:del w:id="207" w:author="jie sun" w:date="2018-04-11T17:15:00Z"/>
        </w:rPr>
      </w:pPr>
      <w:ins w:id="208" w:author="像个男人一样" w:date="2018-03-22T12:32:00Z">
        <w:del w:id="209" w:author="jie sun" w:date="2018-04-11T17:15:00Z">
          <w:r w:rsidDel="00046079">
            <w:rPr>
              <w:bCs/>
            </w:rPr>
            <w:fldChar w:fldCharType="begin"/>
          </w:r>
          <w:r w:rsidDel="00046079">
            <w:rPr>
              <w:bCs/>
            </w:rPr>
            <w:delInstrText xml:space="preserve"> HYPERLINK \l _Toc31621 </w:delInstrText>
          </w:r>
          <w:r w:rsidDel="00046079">
            <w:rPr>
              <w:bCs/>
            </w:rPr>
            <w:fldChar w:fldCharType="separate"/>
          </w:r>
          <w:r w:rsidDel="00046079">
            <w:delText>Figure 4</w:delText>
          </w:r>
          <w:r w:rsidDel="00046079">
            <w:rPr>
              <w:rFonts w:hint="eastAsia"/>
            </w:rPr>
            <w:delText>.</w:delText>
          </w:r>
          <w:r w:rsidDel="00046079">
            <w:delText xml:space="preserve">5 </w:delText>
          </w:r>
          <w:r w:rsidDel="00046079">
            <w:rPr>
              <w:rFonts w:hint="eastAsia"/>
            </w:rPr>
            <w:delText>:Spinning Angle after High-pass algorithm</w:delText>
          </w:r>
          <w:r w:rsidDel="00046079">
            <w:tab/>
          </w:r>
          <w:r w:rsidDel="00046079">
            <w:fldChar w:fldCharType="begin"/>
          </w:r>
          <w:r w:rsidDel="00046079">
            <w:delInstrText xml:space="preserve"> PAGEREF _Toc31621 </w:delInstrText>
          </w:r>
          <w:r w:rsidDel="00046079">
            <w:fldChar w:fldCharType="separate"/>
          </w:r>
          <w:r w:rsidDel="00046079">
            <w:delText>35</w:delText>
          </w:r>
          <w:r w:rsidDel="00046079">
            <w:fldChar w:fldCharType="end"/>
          </w:r>
          <w:r w:rsidDel="00046079">
            <w:rPr>
              <w:bCs/>
            </w:rPr>
            <w:fldChar w:fldCharType="end"/>
          </w:r>
        </w:del>
      </w:ins>
    </w:p>
    <w:p w14:paraId="6673A26F" w14:textId="77777777" w:rsidR="0087014B" w:rsidDel="00046079" w:rsidRDefault="00D5184D">
      <w:pPr>
        <w:pStyle w:val="TableofFigures"/>
        <w:tabs>
          <w:tab w:val="right" w:leader="dot" w:pos="9026"/>
        </w:tabs>
        <w:rPr>
          <w:ins w:id="210" w:author="像个男人一样" w:date="2018-03-22T12:32:00Z"/>
          <w:del w:id="211" w:author="jie sun" w:date="2018-04-11T17:15:00Z"/>
        </w:rPr>
      </w:pPr>
      <w:ins w:id="212" w:author="像个男人一样" w:date="2018-03-22T12:32:00Z">
        <w:del w:id="213" w:author="jie sun" w:date="2018-04-11T17:15:00Z">
          <w:r w:rsidDel="00046079">
            <w:rPr>
              <w:bCs/>
            </w:rPr>
            <w:fldChar w:fldCharType="begin"/>
          </w:r>
          <w:r w:rsidDel="00046079">
            <w:rPr>
              <w:bCs/>
            </w:rPr>
            <w:delInstrText xml:space="preserve"> HYPERLINK \l _Toc1001 </w:delInstrText>
          </w:r>
          <w:r w:rsidDel="00046079">
            <w:rPr>
              <w:bCs/>
            </w:rPr>
            <w:fldChar w:fldCharType="separate"/>
          </w:r>
          <w:r w:rsidDel="00046079">
            <w:delText>Figure 4</w:delText>
          </w:r>
          <w:r w:rsidDel="00046079">
            <w:rPr>
              <w:rFonts w:hint="eastAsia"/>
            </w:rPr>
            <w:delText>.</w:delText>
          </w:r>
          <w:r w:rsidDel="00046079">
            <w:delText xml:space="preserve">6 </w:delText>
          </w:r>
          <w:r w:rsidDel="00046079">
            <w:rPr>
              <w:rFonts w:hint="eastAsia"/>
            </w:rPr>
            <w:delText>: The direction of the gravitational acceleration of an object</w:delText>
          </w:r>
          <w:r w:rsidDel="00046079">
            <w:tab/>
          </w:r>
          <w:r w:rsidDel="00046079">
            <w:fldChar w:fldCharType="begin"/>
          </w:r>
          <w:r w:rsidDel="00046079">
            <w:delInstrText xml:space="preserve"> PAGEREF _Toc1001 </w:delInstrText>
          </w:r>
          <w:r w:rsidDel="00046079">
            <w:fldChar w:fldCharType="separate"/>
          </w:r>
          <w:r w:rsidDel="00046079">
            <w:delText>36</w:delText>
          </w:r>
          <w:r w:rsidDel="00046079">
            <w:fldChar w:fldCharType="end"/>
          </w:r>
          <w:r w:rsidDel="00046079">
            <w:rPr>
              <w:bCs/>
            </w:rPr>
            <w:fldChar w:fldCharType="end"/>
          </w:r>
        </w:del>
      </w:ins>
    </w:p>
    <w:p w14:paraId="7D2B631F" w14:textId="77777777" w:rsidR="0087014B" w:rsidDel="00046079" w:rsidRDefault="00D5184D">
      <w:pPr>
        <w:pStyle w:val="TableofFigures"/>
        <w:tabs>
          <w:tab w:val="right" w:leader="dot" w:pos="9026"/>
        </w:tabs>
        <w:rPr>
          <w:ins w:id="214" w:author="像个男人一样" w:date="2018-03-22T12:32:00Z"/>
          <w:del w:id="215" w:author="jie sun" w:date="2018-04-11T17:15:00Z"/>
        </w:rPr>
      </w:pPr>
      <w:ins w:id="216" w:author="像个男人一样" w:date="2018-03-22T12:32:00Z">
        <w:del w:id="217" w:author="jie sun" w:date="2018-04-11T17:15:00Z">
          <w:r w:rsidDel="00046079">
            <w:rPr>
              <w:bCs/>
            </w:rPr>
            <w:fldChar w:fldCharType="begin"/>
          </w:r>
          <w:r w:rsidDel="00046079">
            <w:rPr>
              <w:bCs/>
            </w:rPr>
            <w:delInstrText xml:space="preserve"> HYPERLINK \l _Toc12218 </w:delInstrText>
          </w:r>
          <w:r w:rsidDel="00046079">
            <w:rPr>
              <w:bCs/>
            </w:rPr>
            <w:fldChar w:fldCharType="separate"/>
          </w:r>
          <w:r w:rsidDel="00046079">
            <w:delText>Figure 4</w:delText>
          </w:r>
          <w:r w:rsidDel="00046079">
            <w:rPr>
              <w:rFonts w:hint="eastAsia"/>
            </w:rPr>
            <w:delText>.</w:delText>
          </w:r>
          <w:r w:rsidDel="00046079">
            <w:delText xml:space="preserve">7 </w:delText>
          </w:r>
          <w:r w:rsidDel="00046079">
            <w:rPr>
              <w:rFonts w:hint="eastAsia"/>
            </w:rPr>
            <w:delText>:Put the phone up</w:delText>
          </w:r>
          <w:r w:rsidDel="00046079">
            <w:tab/>
          </w:r>
          <w:r w:rsidDel="00046079">
            <w:fldChar w:fldCharType="begin"/>
          </w:r>
          <w:r w:rsidDel="00046079">
            <w:delInstrText xml:space="preserve"> PAGEREF _Toc12218 </w:delInstrText>
          </w:r>
          <w:r w:rsidDel="00046079">
            <w:fldChar w:fldCharType="separate"/>
          </w:r>
          <w:r w:rsidDel="00046079">
            <w:delText>38</w:delText>
          </w:r>
          <w:r w:rsidDel="00046079">
            <w:fldChar w:fldCharType="end"/>
          </w:r>
          <w:r w:rsidDel="00046079">
            <w:rPr>
              <w:bCs/>
            </w:rPr>
            <w:fldChar w:fldCharType="end"/>
          </w:r>
        </w:del>
      </w:ins>
    </w:p>
    <w:p w14:paraId="0486A48F" w14:textId="77777777" w:rsidR="0087014B" w:rsidDel="00046079" w:rsidRDefault="00D5184D">
      <w:pPr>
        <w:pStyle w:val="TableofFigures"/>
        <w:tabs>
          <w:tab w:val="right" w:leader="dot" w:pos="9026"/>
        </w:tabs>
        <w:rPr>
          <w:ins w:id="218" w:author="像个男人一样" w:date="2018-03-22T12:32:00Z"/>
          <w:del w:id="219" w:author="jie sun" w:date="2018-04-11T17:15:00Z"/>
        </w:rPr>
      </w:pPr>
      <w:ins w:id="220" w:author="像个男人一样" w:date="2018-03-22T12:32:00Z">
        <w:del w:id="221" w:author="jie sun" w:date="2018-04-11T17:15:00Z">
          <w:r w:rsidDel="00046079">
            <w:rPr>
              <w:bCs/>
            </w:rPr>
            <w:fldChar w:fldCharType="begin"/>
          </w:r>
          <w:r w:rsidDel="00046079">
            <w:rPr>
              <w:bCs/>
            </w:rPr>
            <w:delInstrText xml:space="preserve"> HYPERLINK \l _Toc10284 </w:delInstrText>
          </w:r>
          <w:r w:rsidDel="00046079">
            <w:rPr>
              <w:bCs/>
            </w:rPr>
            <w:fldChar w:fldCharType="separate"/>
          </w:r>
          <w:r w:rsidDel="00046079">
            <w:delText>Figure 4</w:delText>
          </w:r>
          <w:r w:rsidDel="00046079">
            <w:rPr>
              <w:rFonts w:hint="eastAsia"/>
            </w:rPr>
            <w:delText>.</w:delText>
          </w:r>
          <w:r w:rsidDel="00046079">
            <w:delText xml:space="preserve">8 </w:delText>
          </w:r>
          <w:r w:rsidDel="00046079">
            <w:rPr>
              <w:rFonts w:hint="eastAsia"/>
            </w:rPr>
            <w:delText>:Gyro data chang</w:delText>
          </w:r>
          <w:r w:rsidDel="00046079">
            <w:tab/>
          </w:r>
          <w:r w:rsidDel="00046079">
            <w:fldChar w:fldCharType="begin"/>
          </w:r>
          <w:r w:rsidDel="00046079">
            <w:delInstrText xml:space="preserve"> PAGEREF _Toc10284 </w:delInstrText>
          </w:r>
          <w:r w:rsidDel="00046079">
            <w:fldChar w:fldCharType="separate"/>
          </w:r>
          <w:r w:rsidDel="00046079">
            <w:delText>39</w:delText>
          </w:r>
          <w:r w:rsidDel="00046079">
            <w:fldChar w:fldCharType="end"/>
          </w:r>
          <w:r w:rsidDel="00046079">
            <w:rPr>
              <w:bCs/>
            </w:rPr>
            <w:fldChar w:fldCharType="end"/>
          </w:r>
        </w:del>
      </w:ins>
    </w:p>
    <w:p w14:paraId="3C63C503" w14:textId="77777777" w:rsidR="0087014B" w:rsidDel="00046079" w:rsidRDefault="00D5184D">
      <w:pPr>
        <w:pStyle w:val="TableofFigures"/>
        <w:tabs>
          <w:tab w:val="right" w:leader="dot" w:pos="9026"/>
        </w:tabs>
        <w:rPr>
          <w:ins w:id="222" w:author="像个男人一样" w:date="2018-03-22T12:32:00Z"/>
          <w:del w:id="223" w:author="jie sun" w:date="2018-04-11T17:15:00Z"/>
        </w:rPr>
      </w:pPr>
      <w:ins w:id="224" w:author="像个男人一样" w:date="2018-03-22T12:32:00Z">
        <w:del w:id="225" w:author="jie sun" w:date="2018-04-11T17:15:00Z">
          <w:r w:rsidDel="00046079">
            <w:rPr>
              <w:bCs/>
            </w:rPr>
            <w:fldChar w:fldCharType="begin"/>
          </w:r>
          <w:r w:rsidDel="00046079">
            <w:rPr>
              <w:bCs/>
            </w:rPr>
            <w:delInstrText xml:space="preserve"> HYPERLINK \l _Toc22582 </w:delInstrText>
          </w:r>
          <w:r w:rsidDel="00046079">
            <w:rPr>
              <w:bCs/>
            </w:rPr>
            <w:fldChar w:fldCharType="separate"/>
          </w:r>
          <w:r w:rsidDel="00046079">
            <w:delText>Figure 4</w:delText>
          </w:r>
          <w:r w:rsidDel="00046079">
            <w:rPr>
              <w:rFonts w:hint="eastAsia"/>
            </w:rPr>
            <w:delText>.</w:delText>
          </w:r>
          <w:r w:rsidDel="00046079">
            <w:delText xml:space="preserve">9 </w:delText>
          </w:r>
          <w:r w:rsidDel="00046079">
            <w:rPr>
              <w:rFonts w:hint="eastAsia"/>
            </w:rPr>
            <w:delText>: Shank the Phone in action1</w:delText>
          </w:r>
          <w:r w:rsidDel="00046079">
            <w:tab/>
          </w:r>
          <w:r w:rsidDel="00046079">
            <w:fldChar w:fldCharType="begin"/>
          </w:r>
          <w:r w:rsidDel="00046079">
            <w:delInstrText xml:space="preserve"> PAGEREF _Toc22582 </w:delInstrText>
          </w:r>
          <w:r w:rsidDel="00046079">
            <w:fldChar w:fldCharType="separate"/>
          </w:r>
          <w:r w:rsidDel="00046079">
            <w:delText>40</w:delText>
          </w:r>
          <w:r w:rsidDel="00046079">
            <w:fldChar w:fldCharType="end"/>
          </w:r>
          <w:r w:rsidDel="00046079">
            <w:rPr>
              <w:bCs/>
            </w:rPr>
            <w:fldChar w:fldCharType="end"/>
          </w:r>
        </w:del>
      </w:ins>
    </w:p>
    <w:p w14:paraId="5A89CD5E" w14:textId="77777777" w:rsidR="0087014B" w:rsidDel="00046079" w:rsidRDefault="00D5184D">
      <w:pPr>
        <w:pStyle w:val="TableofFigures"/>
        <w:tabs>
          <w:tab w:val="right" w:leader="dot" w:pos="9026"/>
        </w:tabs>
        <w:rPr>
          <w:ins w:id="226" w:author="像个男人一样" w:date="2018-03-22T12:32:00Z"/>
          <w:del w:id="227" w:author="jie sun" w:date="2018-04-11T17:15:00Z"/>
        </w:rPr>
      </w:pPr>
      <w:ins w:id="228" w:author="像个男人一样" w:date="2018-03-22T12:32:00Z">
        <w:del w:id="229" w:author="jie sun" w:date="2018-04-11T17:15:00Z">
          <w:r w:rsidDel="00046079">
            <w:rPr>
              <w:bCs/>
            </w:rPr>
            <w:fldChar w:fldCharType="begin"/>
          </w:r>
          <w:r w:rsidDel="00046079">
            <w:rPr>
              <w:bCs/>
            </w:rPr>
            <w:delInstrText xml:space="preserve"> HYPERLINK \l _Toc21337 </w:delInstrText>
          </w:r>
          <w:r w:rsidDel="00046079">
            <w:rPr>
              <w:bCs/>
            </w:rPr>
            <w:fldChar w:fldCharType="separate"/>
          </w:r>
          <w:r w:rsidDel="00046079">
            <w:delText>Figure 4</w:delText>
          </w:r>
          <w:r w:rsidDel="00046079">
            <w:rPr>
              <w:rFonts w:hint="eastAsia"/>
            </w:rPr>
            <w:delText>.</w:delText>
          </w:r>
          <w:r w:rsidDel="00046079">
            <w:delText xml:space="preserve">10 </w:delText>
          </w:r>
          <w:r w:rsidDel="00046079">
            <w:rPr>
              <w:rFonts w:hint="eastAsia"/>
            </w:rPr>
            <w:delText>:Spinning angle changes</w:delText>
          </w:r>
          <w:r w:rsidDel="00046079">
            <w:rPr>
              <w:rFonts w:hint="eastAsia"/>
              <w:lang w:val="en-US"/>
            </w:rPr>
            <w:delText xml:space="preserve"> in action 1</w:delText>
          </w:r>
          <w:r w:rsidDel="00046079">
            <w:tab/>
          </w:r>
          <w:r w:rsidDel="00046079">
            <w:fldChar w:fldCharType="begin"/>
          </w:r>
          <w:r w:rsidDel="00046079">
            <w:delInstrText xml:space="preserve"> PAGEREF _Toc21337 </w:delInstrText>
          </w:r>
          <w:r w:rsidDel="00046079">
            <w:fldChar w:fldCharType="separate"/>
          </w:r>
          <w:r w:rsidDel="00046079">
            <w:delText>40</w:delText>
          </w:r>
          <w:r w:rsidDel="00046079">
            <w:fldChar w:fldCharType="end"/>
          </w:r>
          <w:r w:rsidDel="00046079">
            <w:rPr>
              <w:bCs/>
            </w:rPr>
            <w:fldChar w:fldCharType="end"/>
          </w:r>
        </w:del>
      </w:ins>
    </w:p>
    <w:p w14:paraId="739881B6" w14:textId="77777777" w:rsidR="0087014B" w:rsidDel="00046079" w:rsidRDefault="00D5184D">
      <w:pPr>
        <w:pStyle w:val="TableofFigures"/>
        <w:tabs>
          <w:tab w:val="right" w:leader="dot" w:pos="9026"/>
        </w:tabs>
        <w:rPr>
          <w:ins w:id="230" w:author="像个男人一样" w:date="2018-03-22T12:32:00Z"/>
          <w:del w:id="231" w:author="jie sun" w:date="2018-04-11T17:15:00Z"/>
        </w:rPr>
      </w:pPr>
      <w:ins w:id="232" w:author="像个男人一样" w:date="2018-03-22T12:32:00Z">
        <w:del w:id="233" w:author="jie sun" w:date="2018-04-11T17:15:00Z">
          <w:r w:rsidDel="00046079">
            <w:rPr>
              <w:bCs/>
            </w:rPr>
            <w:fldChar w:fldCharType="begin"/>
          </w:r>
          <w:r w:rsidDel="00046079">
            <w:rPr>
              <w:bCs/>
            </w:rPr>
            <w:delInstrText xml:space="preserve"> HYPERLINK \l _Toc17258 </w:delInstrText>
          </w:r>
          <w:r w:rsidDel="00046079">
            <w:rPr>
              <w:bCs/>
            </w:rPr>
            <w:fldChar w:fldCharType="separate"/>
          </w:r>
          <w:r w:rsidDel="00046079">
            <w:delText>Figure 4</w:delText>
          </w:r>
          <w:r w:rsidDel="00046079">
            <w:rPr>
              <w:rFonts w:hint="eastAsia"/>
            </w:rPr>
            <w:delText>.</w:delText>
          </w:r>
          <w:r w:rsidDel="00046079">
            <w:delText xml:space="preserve">11 </w:delText>
          </w:r>
          <w:r w:rsidDel="00046079">
            <w:rPr>
              <w:rFonts w:hint="eastAsia"/>
            </w:rPr>
            <w:delText>: Angles with the gravity changes</w:delText>
          </w:r>
          <w:r w:rsidDel="00046079">
            <w:rPr>
              <w:rFonts w:hint="eastAsia"/>
              <w:lang w:val="en-US"/>
            </w:rPr>
            <w:delText xml:space="preserve"> in action1</w:delText>
          </w:r>
          <w:r w:rsidDel="00046079">
            <w:tab/>
          </w:r>
          <w:r w:rsidDel="00046079">
            <w:fldChar w:fldCharType="begin"/>
          </w:r>
          <w:r w:rsidDel="00046079">
            <w:delInstrText xml:space="preserve"> PAGEREF _Toc17258 </w:delInstrText>
          </w:r>
          <w:r w:rsidDel="00046079">
            <w:fldChar w:fldCharType="separate"/>
          </w:r>
          <w:r w:rsidDel="00046079">
            <w:delText>41</w:delText>
          </w:r>
          <w:r w:rsidDel="00046079">
            <w:fldChar w:fldCharType="end"/>
          </w:r>
          <w:r w:rsidDel="00046079">
            <w:rPr>
              <w:bCs/>
            </w:rPr>
            <w:fldChar w:fldCharType="end"/>
          </w:r>
        </w:del>
      </w:ins>
    </w:p>
    <w:p w14:paraId="3CB518E8" w14:textId="77777777" w:rsidR="0087014B" w:rsidDel="00046079" w:rsidRDefault="00D5184D">
      <w:pPr>
        <w:pStyle w:val="TableofFigures"/>
        <w:tabs>
          <w:tab w:val="right" w:leader="dot" w:pos="9026"/>
        </w:tabs>
        <w:rPr>
          <w:ins w:id="234" w:author="像个男人一样" w:date="2018-03-22T12:32:00Z"/>
          <w:del w:id="235" w:author="jie sun" w:date="2018-04-11T17:15:00Z"/>
        </w:rPr>
      </w:pPr>
      <w:ins w:id="236" w:author="像个男人一样" w:date="2018-03-22T12:32:00Z">
        <w:del w:id="237" w:author="jie sun" w:date="2018-04-11T17:15:00Z">
          <w:r w:rsidDel="00046079">
            <w:rPr>
              <w:bCs/>
            </w:rPr>
            <w:fldChar w:fldCharType="begin"/>
          </w:r>
          <w:r w:rsidDel="00046079">
            <w:rPr>
              <w:bCs/>
            </w:rPr>
            <w:delInstrText xml:space="preserve"> HYPERLINK \l _Toc32003 </w:delInstrText>
          </w:r>
          <w:r w:rsidDel="00046079">
            <w:rPr>
              <w:bCs/>
            </w:rPr>
            <w:fldChar w:fldCharType="separate"/>
          </w:r>
          <w:r w:rsidDel="00046079">
            <w:delText>Figure 4</w:delText>
          </w:r>
          <w:r w:rsidDel="00046079">
            <w:rPr>
              <w:rFonts w:hint="eastAsia"/>
            </w:rPr>
            <w:delText>.</w:delText>
          </w:r>
          <w:r w:rsidDel="00046079">
            <w:delText xml:space="preserve">12 </w:delText>
          </w:r>
          <w:r w:rsidDel="00046079">
            <w:rPr>
              <w:rFonts w:hint="eastAsia"/>
            </w:rPr>
            <w:delText xml:space="preserve">:Spinning angle changes in action </w:delText>
          </w:r>
          <w:r w:rsidDel="00046079">
            <w:rPr>
              <w:rFonts w:hint="eastAsia"/>
              <w:lang w:val="en-US"/>
            </w:rPr>
            <w:delText>2</w:delText>
          </w:r>
          <w:r w:rsidDel="00046079">
            <w:tab/>
          </w:r>
          <w:r w:rsidDel="00046079">
            <w:fldChar w:fldCharType="begin"/>
          </w:r>
          <w:r w:rsidDel="00046079">
            <w:delInstrText xml:space="preserve"> PAGEREF _Toc32003 </w:delInstrText>
          </w:r>
          <w:r w:rsidDel="00046079">
            <w:fldChar w:fldCharType="separate"/>
          </w:r>
          <w:r w:rsidDel="00046079">
            <w:delText>42</w:delText>
          </w:r>
          <w:r w:rsidDel="00046079">
            <w:fldChar w:fldCharType="end"/>
          </w:r>
          <w:r w:rsidDel="00046079">
            <w:rPr>
              <w:bCs/>
            </w:rPr>
            <w:fldChar w:fldCharType="end"/>
          </w:r>
        </w:del>
      </w:ins>
    </w:p>
    <w:p w14:paraId="0A894471" w14:textId="77777777" w:rsidR="0087014B" w:rsidDel="00046079" w:rsidRDefault="00D5184D">
      <w:pPr>
        <w:pStyle w:val="TableofFigures"/>
        <w:tabs>
          <w:tab w:val="right" w:leader="dot" w:pos="9026"/>
        </w:tabs>
        <w:rPr>
          <w:ins w:id="238" w:author="像个男人一样" w:date="2018-03-22T12:32:00Z"/>
          <w:del w:id="239" w:author="jie sun" w:date="2018-04-11T17:15:00Z"/>
        </w:rPr>
      </w:pPr>
      <w:ins w:id="240" w:author="像个男人一样" w:date="2018-03-22T12:32:00Z">
        <w:del w:id="241" w:author="jie sun" w:date="2018-04-11T17:15:00Z">
          <w:r w:rsidDel="00046079">
            <w:rPr>
              <w:bCs/>
            </w:rPr>
            <w:fldChar w:fldCharType="begin"/>
          </w:r>
          <w:r w:rsidDel="00046079">
            <w:rPr>
              <w:bCs/>
            </w:rPr>
            <w:delInstrText xml:space="preserve"> HYPERLINK \l _Toc22226 </w:delInstrText>
          </w:r>
          <w:r w:rsidDel="00046079">
            <w:rPr>
              <w:bCs/>
            </w:rPr>
            <w:fldChar w:fldCharType="separate"/>
          </w:r>
          <w:r w:rsidDel="00046079">
            <w:delText>Figure 4</w:delText>
          </w:r>
          <w:r w:rsidDel="00046079">
            <w:rPr>
              <w:rFonts w:hint="eastAsia"/>
            </w:rPr>
            <w:delText>.</w:delText>
          </w:r>
          <w:r w:rsidDel="00046079">
            <w:delText xml:space="preserve">13 </w:delText>
          </w:r>
          <w:r w:rsidDel="00046079">
            <w:rPr>
              <w:rFonts w:hint="eastAsia"/>
            </w:rPr>
            <w:delText>: Angles with the gravity changes in action 2</w:delText>
          </w:r>
          <w:r w:rsidDel="00046079">
            <w:tab/>
          </w:r>
          <w:r w:rsidDel="00046079">
            <w:fldChar w:fldCharType="begin"/>
          </w:r>
          <w:r w:rsidDel="00046079">
            <w:delInstrText xml:space="preserve"> PAGEREF _Toc22226 </w:delInstrText>
          </w:r>
          <w:r w:rsidDel="00046079">
            <w:fldChar w:fldCharType="separate"/>
          </w:r>
          <w:r w:rsidDel="00046079">
            <w:delText>42</w:delText>
          </w:r>
          <w:r w:rsidDel="00046079">
            <w:fldChar w:fldCharType="end"/>
          </w:r>
          <w:r w:rsidDel="00046079">
            <w:rPr>
              <w:bCs/>
            </w:rPr>
            <w:fldChar w:fldCharType="end"/>
          </w:r>
        </w:del>
      </w:ins>
    </w:p>
    <w:p w14:paraId="4F135374" w14:textId="77777777" w:rsidR="0087014B" w:rsidDel="00046079" w:rsidRDefault="00D5184D">
      <w:pPr>
        <w:pStyle w:val="TableofFigures"/>
        <w:tabs>
          <w:tab w:val="right" w:leader="dot" w:pos="9026"/>
        </w:tabs>
        <w:rPr>
          <w:ins w:id="242" w:author="像个男人一样" w:date="2018-03-22T12:32:00Z"/>
          <w:del w:id="243" w:author="jie sun" w:date="2018-04-11T17:15:00Z"/>
        </w:rPr>
      </w:pPr>
      <w:ins w:id="244" w:author="像个男人一样" w:date="2018-03-22T12:32:00Z">
        <w:del w:id="245" w:author="jie sun" w:date="2018-04-11T17:15:00Z">
          <w:r w:rsidDel="00046079">
            <w:rPr>
              <w:bCs/>
            </w:rPr>
            <w:fldChar w:fldCharType="begin"/>
          </w:r>
          <w:r w:rsidDel="00046079">
            <w:rPr>
              <w:bCs/>
            </w:rPr>
            <w:delInstrText xml:space="preserve"> HYPERLINK \l _Toc17489 </w:delInstrText>
          </w:r>
          <w:r w:rsidDel="00046079">
            <w:rPr>
              <w:bCs/>
            </w:rPr>
            <w:fldChar w:fldCharType="separate"/>
          </w:r>
          <w:r w:rsidDel="00046079">
            <w:delText>Figure 4</w:delText>
          </w:r>
          <w:r w:rsidDel="00046079">
            <w:rPr>
              <w:rFonts w:hint="eastAsia"/>
            </w:rPr>
            <w:delText>.</w:delText>
          </w:r>
          <w:r w:rsidDel="00046079">
            <w:delText xml:space="preserve">14 </w:delText>
          </w:r>
          <w:r w:rsidDel="00046079">
            <w:rPr>
              <w:rFonts w:hint="eastAsia"/>
            </w:rPr>
            <w:delText>:</w:delText>
          </w:r>
          <w:r w:rsidDel="00046079">
            <w:rPr>
              <w:rFonts w:hint="eastAsia"/>
              <w:lang w:val="en-US"/>
            </w:rPr>
            <w:delText xml:space="preserve"> </w:delText>
          </w:r>
          <w:r w:rsidDel="00046079">
            <w:rPr>
              <w:rFonts w:hint="eastAsia"/>
            </w:rPr>
            <w:delText>Spinning angle changes in action 3</w:delText>
          </w:r>
          <w:r w:rsidDel="00046079">
            <w:tab/>
          </w:r>
          <w:r w:rsidDel="00046079">
            <w:fldChar w:fldCharType="begin"/>
          </w:r>
          <w:r w:rsidDel="00046079">
            <w:delInstrText xml:space="preserve"> PAGEREF _Toc17489 </w:delInstrText>
          </w:r>
          <w:r w:rsidDel="00046079">
            <w:fldChar w:fldCharType="separate"/>
          </w:r>
          <w:r w:rsidDel="00046079">
            <w:delText>43</w:delText>
          </w:r>
          <w:r w:rsidDel="00046079">
            <w:fldChar w:fldCharType="end"/>
          </w:r>
          <w:r w:rsidDel="00046079">
            <w:rPr>
              <w:bCs/>
            </w:rPr>
            <w:fldChar w:fldCharType="end"/>
          </w:r>
        </w:del>
      </w:ins>
    </w:p>
    <w:p w14:paraId="33757005" w14:textId="77777777" w:rsidR="0087014B" w:rsidDel="00046079" w:rsidRDefault="00D5184D">
      <w:pPr>
        <w:pStyle w:val="TableofFigures"/>
        <w:tabs>
          <w:tab w:val="right" w:leader="dot" w:pos="9026"/>
        </w:tabs>
        <w:rPr>
          <w:ins w:id="246" w:author="像个男人一样" w:date="2018-03-22T12:32:00Z"/>
          <w:del w:id="247" w:author="jie sun" w:date="2018-04-11T17:15:00Z"/>
        </w:rPr>
      </w:pPr>
      <w:ins w:id="248" w:author="像个男人一样" w:date="2018-03-22T12:32:00Z">
        <w:del w:id="249" w:author="jie sun" w:date="2018-04-11T17:15:00Z">
          <w:r w:rsidDel="00046079">
            <w:rPr>
              <w:bCs/>
            </w:rPr>
            <w:fldChar w:fldCharType="begin"/>
          </w:r>
          <w:r w:rsidDel="00046079">
            <w:rPr>
              <w:bCs/>
            </w:rPr>
            <w:delInstrText xml:space="preserve"> HYPERLINK \l _Toc5978 </w:delInstrText>
          </w:r>
          <w:r w:rsidDel="00046079">
            <w:rPr>
              <w:bCs/>
            </w:rPr>
            <w:fldChar w:fldCharType="separate"/>
          </w:r>
          <w:r w:rsidDel="00046079">
            <w:delText>Figure 4</w:delText>
          </w:r>
          <w:r w:rsidDel="00046079">
            <w:rPr>
              <w:rFonts w:hint="eastAsia"/>
            </w:rPr>
            <w:delText>.</w:delText>
          </w:r>
          <w:r w:rsidDel="00046079">
            <w:delText xml:space="preserve">15 </w:delText>
          </w:r>
          <w:r w:rsidDel="00046079">
            <w:rPr>
              <w:rFonts w:hint="eastAsia"/>
            </w:rPr>
            <w:delText>:  Angles with the gravity changes in action 3</w:delText>
          </w:r>
          <w:r w:rsidDel="00046079">
            <w:tab/>
          </w:r>
          <w:r w:rsidDel="00046079">
            <w:fldChar w:fldCharType="begin"/>
          </w:r>
          <w:r w:rsidDel="00046079">
            <w:delInstrText xml:space="preserve"> PAGEREF _Toc5978 </w:delInstrText>
          </w:r>
          <w:r w:rsidDel="00046079">
            <w:fldChar w:fldCharType="separate"/>
          </w:r>
          <w:r w:rsidDel="00046079">
            <w:delText>44</w:delText>
          </w:r>
          <w:r w:rsidDel="00046079">
            <w:fldChar w:fldCharType="end"/>
          </w:r>
          <w:r w:rsidDel="00046079">
            <w:rPr>
              <w:bCs/>
            </w:rPr>
            <w:fldChar w:fldCharType="end"/>
          </w:r>
        </w:del>
      </w:ins>
    </w:p>
    <w:p w14:paraId="3B57325A" w14:textId="77777777" w:rsidR="00982FB6" w:rsidRDefault="00D5184D">
      <w:pPr>
        <w:pStyle w:val="TableofFigures"/>
        <w:tabs>
          <w:tab w:val="right" w:leader="dot" w:pos="9016"/>
        </w:tabs>
        <w:rPr>
          <w:noProof/>
        </w:rPr>
      </w:pPr>
      <w:ins w:id="250" w:author="像个男人一样" w:date="2018-03-22T12:27:00Z">
        <w:del w:id="251" w:author="jie sun" w:date="2018-04-11T17:15:00Z">
          <w:r w:rsidDel="00046079">
            <w:rPr>
              <w:bCs/>
            </w:rPr>
            <w:fldChar w:fldCharType="end"/>
          </w:r>
        </w:del>
      </w:ins>
      <w:ins w:id="252" w:author="jie sun" w:date="2018-04-11T17:15:00Z">
        <w:r w:rsidR="00046079">
          <w:rPr>
            <w:bCs/>
          </w:rPr>
          <w:fldChar w:fldCharType="begin"/>
        </w:r>
        <w:r w:rsidR="00046079">
          <w:rPr>
            <w:bCs/>
          </w:rPr>
          <w:instrText xml:space="preserve"> TOC \h \z \c "Figure" </w:instrText>
        </w:r>
      </w:ins>
      <w:r w:rsidR="00046079">
        <w:rPr>
          <w:bCs/>
        </w:rPr>
        <w:fldChar w:fldCharType="separate"/>
      </w:r>
    </w:p>
    <w:p w14:paraId="1B338BED" w14:textId="33ED1918" w:rsidR="00982FB6" w:rsidRDefault="00136321">
      <w:pPr>
        <w:pStyle w:val="TableofFigures"/>
        <w:tabs>
          <w:tab w:val="right" w:leader="dot" w:pos="9016"/>
        </w:tabs>
        <w:rPr>
          <w:rFonts w:asciiTheme="minorHAnsi" w:hAnsiTheme="minorHAnsi"/>
          <w:noProof/>
          <w:sz w:val="22"/>
        </w:rPr>
      </w:pPr>
      <w:hyperlink w:anchor="_Toc517801871" w:history="1">
        <w:r w:rsidR="00982FB6" w:rsidRPr="001A6082">
          <w:rPr>
            <w:rStyle w:val="Hyperlink"/>
            <w:noProof/>
          </w:rPr>
          <w:t>Figure 2</w:t>
        </w:r>
        <w:r w:rsidR="00982FB6" w:rsidRPr="001A6082">
          <w:rPr>
            <w:rStyle w:val="Hyperlink"/>
            <w:noProof/>
          </w:rPr>
          <w:noBreakHyphen/>
          <w:t>1: Working Principle Of A</w:t>
        </w:r>
        <w:r w:rsidR="00982FB6" w:rsidRPr="001A6082">
          <w:rPr>
            <w:rStyle w:val="Hyperlink"/>
            <w:noProof/>
            <w:lang w:val="en-US"/>
          </w:rPr>
          <w:t xml:space="preserve"> Capacitive </w:t>
        </w:r>
        <w:r w:rsidR="00982FB6" w:rsidRPr="001A6082">
          <w:rPr>
            <w:rStyle w:val="Hyperlink"/>
            <w:noProof/>
          </w:rPr>
          <w:t>Accelerometer. (Nisticò, 2013)</w:t>
        </w:r>
        <w:r w:rsidR="00982FB6">
          <w:rPr>
            <w:noProof/>
            <w:webHidden/>
          </w:rPr>
          <w:tab/>
        </w:r>
        <w:r w:rsidR="00982FB6">
          <w:rPr>
            <w:noProof/>
            <w:webHidden/>
          </w:rPr>
          <w:fldChar w:fldCharType="begin"/>
        </w:r>
        <w:r w:rsidR="00982FB6">
          <w:rPr>
            <w:noProof/>
            <w:webHidden/>
          </w:rPr>
          <w:instrText xml:space="preserve"> PAGEREF _Toc517801871 \h </w:instrText>
        </w:r>
        <w:r w:rsidR="00982FB6">
          <w:rPr>
            <w:noProof/>
            <w:webHidden/>
          </w:rPr>
        </w:r>
        <w:r w:rsidR="00982FB6">
          <w:rPr>
            <w:noProof/>
            <w:webHidden/>
          </w:rPr>
          <w:fldChar w:fldCharType="separate"/>
        </w:r>
        <w:r w:rsidR="005D06D1">
          <w:rPr>
            <w:noProof/>
            <w:webHidden/>
          </w:rPr>
          <w:t>14</w:t>
        </w:r>
        <w:r w:rsidR="00982FB6">
          <w:rPr>
            <w:noProof/>
            <w:webHidden/>
          </w:rPr>
          <w:fldChar w:fldCharType="end"/>
        </w:r>
      </w:hyperlink>
    </w:p>
    <w:p w14:paraId="238BC5C9" w14:textId="55B42C81" w:rsidR="00982FB6" w:rsidRDefault="00136321">
      <w:pPr>
        <w:pStyle w:val="TableofFigures"/>
        <w:tabs>
          <w:tab w:val="right" w:leader="dot" w:pos="9016"/>
        </w:tabs>
        <w:rPr>
          <w:rFonts w:asciiTheme="minorHAnsi" w:hAnsiTheme="minorHAnsi"/>
          <w:noProof/>
          <w:sz w:val="22"/>
        </w:rPr>
      </w:pPr>
      <w:hyperlink w:anchor="_Toc517801872" w:history="1">
        <w:r w:rsidR="00982FB6" w:rsidRPr="001A6082">
          <w:rPr>
            <w:rStyle w:val="Hyperlink"/>
            <w:iCs/>
            <w:noProof/>
          </w:rPr>
          <w:t>Figure 2</w:t>
        </w:r>
        <w:r w:rsidR="00982FB6" w:rsidRPr="001A6082">
          <w:rPr>
            <w:rStyle w:val="Hyperlink"/>
            <w:iCs/>
            <w:noProof/>
          </w:rPr>
          <w:noBreakHyphen/>
          <w:t>2: Accelerometer Theory &amp; Design</w:t>
        </w:r>
        <w:r w:rsidR="00982FB6" w:rsidRPr="001A6082">
          <w:rPr>
            <w:rStyle w:val="Hyperlink"/>
            <w:iCs/>
            <w:noProof/>
            <w:lang w:val="en-US"/>
          </w:rPr>
          <w:t xml:space="preserve"> </w:t>
        </w:r>
        <w:r w:rsidR="00982FB6" w:rsidRPr="001A6082">
          <w:rPr>
            <w:rStyle w:val="Hyperlink"/>
            <w:noProof/>
            <w:lang w:val="en-US"/>
          </w:rPr>
          <w:t>(Nisticò, 2013)</w:t>
        </w:r>
        <w:r w:rsidR="00982FB6">
          <w:rPr>
            <w:noProof/>
            <w:webHidden/>
          </w:rPr>
          <w:tab/>
        </w:r>
        <w:r w:rsidR="00982FB6">
          <w:rPr>
            <w:noProof/>
            <w:webHidden/>
          </w:rPr>
          <w:fldChar w:fldCharType="begin"/>
        </w:r>
        <w:r w:rsidR="00982FB6">
          <w:rPr>
            <w:noProof/>
            <w:webHidden/>
          </w:rPr>
          <w:instrText xml:space="preserve"> PAGEREF _Toc517801872 \h </w:instrText>
        </w:r>
        <w:r w:rsidR="00982FB6">
          <w:rPr>
            <w:noProof/>
            <w:webHidden/>
          </w:rPr>
        </w:r>
        <w:r w:rsidR="00982FB6">
          <w:rPr>
            <w:noProof/>
            <w:webHidden/>
          </w:rPr>
          <w:fldChar w:fldCharType="separate"/>
        </w:r>
        <w:r w:rsidR="005D06D1">
          <w:rPr>
            <w:noProof/>
            <w:webHidden/>
          </w:rPr>
          <w:t>14</w:t>
        </w:r>
        <w:r w:rsidR="00982FB6">
          <w:rPr>
            <w:noProof/>
            <w:webHidden/>
          </w:rPr>
          <w:fldChar w:fldCharType="end"/>
        </w:r>
      </w:hyperlink>
    </w:p>
    <w:p w14:paraId="442F7CD2" w14:textId="60628444" w:rsidR="00982FB6" w:rsidRDefault="00136321">
      <w:pPr>
        <w:pStyle w:val="TableofFigures"/>
        <w:tabs>
          <w:tab w:val="right" w:leader="dot" w:pos="9016"/>
        </w:tabs>
        <w:rPr>
          <w:rFonts w:asciiTheme="minorHAnsi" w:hAnsiTheme="minorHAnsi"/>
          <w:noProof/>
          <w:sz w:val="22"/>
        </w:rPr>
      </w:pPr>
      <w:hyperlink w:anchor="_Toc517801873" w:history="1">
        <w:r w:rsidR="00982FB6" w:rsidRPr="001A6082">
          <w:rPr>
            <w:rStyle w:val="Hyperlink"/>
            <w:iCs/>
            <w:noProof/>
          </w:rPr>
          <w:t>Figure 2</w:t>
        </w:r>
        <w:r w:rsidR="00982FB6" w:rsidRPr="001A6082">
          <w:rPr>
            <w:rStyle w:val="Hyperlink"/>
            <w:iCs/>
            <w:noProof/>
          </w:rPr>
          <w:noBreakHyphen/>
          <w:t xml:space="preserve">3: Three-Axis Accelerometer In A Phone </w:t>
        </w:r>
        <w:r w:rsidR="00982FB6" w:rsidRPr="001A6082">
          <w:rPr>
            <w:rStyle w:val="Hyperlink"/>
            <w:noProof/>
          </w:rPr>
          <w:t>(YingWen, 2014)</w:t>
        </w:r>
        <w:r w:rsidR="00982FB6">
          <w:rPr>
            <w:noProof/>
            <w:webHidden/>
          </w:rPr>
          <w:tab/>
        </w:r>
        <w:r w:rsidR="00982FB6">
          <w:rPr>
            <w:noProof/>
            <w:webHidden/>
          </w:rPr>
          <w:fldChar w:fldCharType="begin"/>
        </w:r>
        <w:r w:rsidR="00982FB6">
          <w:rPr>
            <w:noProof/>
            <w:webHidden/>
          </w:rPr>
          <w:instrText xml:space="preserve"> PAGEREF _Toc517801873 \h </w:instrText>
        </w:r>
        <w:r w:rsidR="00982FB6">
          <w:rPr>
            <w:noProof/>
            <w:webHidden/>
          </w:rPr>
        </w:r>
        <w:r w:rsidR="00982FB6">
          <w:rPr>
            <w:noProof/>
            <w:webHidden/>
          </w:rPr>
          <w:fldChar w:fldCharType="separate"/>
        </w:r>
        <w:r w:rsidR="005D06D1">
          <w:rPr>
            <w:noProof/>
            <w:webHidden/>
          </w:rPr>
          <w:t>16</w:t>
        </w:r>
        <w:r w:rsidR="00982FB6">
          <w:rPr>
            <w:noProof/>
            <w:webHidden/>
          </w:rPr>
          <w:fldChar w:fldCharType="end"/>
        </w:r>
      </w:hyperlink>
    </w:p>
    <w:p w14:paraId="6CD46518" w14:textId="46BDBEA5" w:rsidR="00982FB6" w:rsidRDefault="00136321">
      <w:pPr>
        <w:pStyle w:val="TableofFigures"/>
        <w:tabs>
          <w:tab w:val="right" w:leader="dot" w:pos="9016"/>
        </w:tabs>
        <w:rPr>
          <w:rFonts w:asciiTheme="minorHAnsi" w:hAnsiTheme="minorHAnsi"/>
          <w:noProof/>
          <w:sz w:val="22"/>
        </w:rPr>
      </w:pPr>
      <w:hyperlink w:anchor="_Toc517801874" w:history="1">
        <w:r w:rsidR="00982FB6" w:rsidRPr="001A6082">
          <w:rPr>
            <w:rStyle w:val="Hyperlink"/>
            <w:noProof/>
          </w:rPr>
          <w:t>Figure 2</w:t>
        </w:r>
        <w:r w:rsidR="00982FB6" w:rsidRPr="001A6082">
          <w:rPr>
            <w:rStyle w:val="Hyperlink"/>
            <w:noProof/>
          </w:rPr>
          <w:noBreakHyphen/>
          <w:t>4: 3-Axis Digital Accelerometer (Zhao, 2008)</w:t>
        </w:r>
        <w:r w:rsidR="00982FB6">
          <w:rPr>
            <w:noProof/>
            <w:webHidden/>
          </w:rPr>
          <w:tab/>
        </w:r>
        <w:r w:rsidR="00982FB6">
          <w:rPr>
            <w:noProof/>
            <w:webHidden/>
          </w:rPr>
          <w:fldChar w:fldCharType="begin"/>
        </w:r>
        <w:r w:rsidR="00982FB6">
          <w:rPr>
            <w:noProof/>
            <w:webHidden/>
          </w:rPr>
          <w:instrText xml:space="preserve"> PAGEREF _Toc517801874 \h </w:instrText>
        </w:r>
        <w:r w:rsidR="00982FB6">
          <w:rPr>
            <w:noProof/>
            <w:webHidden/>
          </w:rPr>
        </w:r>
        <w:r w:rsidR="00982FB6">
          <w:rPr>
            <w:noProof/>
            <w:webHidden/>
          </w:rPr>
          <w:fldChar w:fldCharType="separate"/>
        </w:r>
        <w:r w:rsidR="005D06D1">
          <w:rPr>
            <w:noProof/>
            <w:webHidden/>
          </w:rPr>
          <w:t>22</w:t>
        </w:r>
        <w:r w:rsidR="00982FB6">
          <w:rPr>
            <w:noProof/>
            <w:webHidden/>
          </w:rPr>
          <w:fldChar w:fldCharType="end"/>
        </w:r>
      </w:hyperlink>
    </w:p>
    <w:p w14:paraId="2B373DA2" w14:textId="6EE613B0" w:rsidR="00982FB6" w:rsidRDefault="00136321">
      <w:pPr>
        <w:pStyle w:val="TableofFigures"/>
        <w:tabs>
          <w:tab w:val="right" w:leader="dot" w:pos="9016"/>
        </w:tabs>
        <w:rPr>
          <w:rFonts w:asciiTheme="minorHAnsi" w:hAnsiTheme="minorHAnsi"/>
          <w:noProof/>
          <w:sz w:val="22"/>
        </w:rPr>
      </w:pPr>
      <w:hyperlink w:anchor="_Toc517801875" w:history="1">
        <w:r w:rsidR="00982FB6" w:rsidRPr="001A6082">
          <w:rPr>
            <w:rStyle w:val="Hyperlink"/>
            <w:noProof/>
          </w:rPr>
          <w:t>Figure 2</w:t>
        </w:r>
        <w:r w:rsidR="00982FB6" w:rsidRPr="001A6082">
          <w:rPr>
            <w:rStyle w:val="Hyperlink"/>
            <w:noProof/>
          </w:rPr>
          <w:noBreakHyphen/>
          <w:t>5:A Step, Stride and Heading Determination For The Pedestrian Navigation System</w:t>
        </w:r>
        <w:r w:rsidR="00982FB6">
          <w:rPr>
            <w:noProof/>
            <w:webHidden/>
          </w:rPr>
          <w:tab/>
        </w:r>
        <w:r w:rsidR="00982FB6">
          <w:rPr>
            <w:noProof/>
            <w:webHidden/>
          </w:rPr>
          <w:fldChar w:fldCharType="begin"/>
        </w:r>
        <w:r w:rsidR="00982FB6">
          <w:rPr>
            <w:noProof/>
            <w:webHidden/>
          </w:rPr>
          <w:instrText xml:space="preserve"> PAGEREF _Toc517801875 \h </w:instrText>
        </w:r>
        <w:r w:rsidR="00982FB6">
          <w:rPr>
            <w:noProof/>
            <w:webHidden/>
          </w:rPr>
        </w:r>
        <w:r w:rsidR="00982FB6">
          <w:rPr>
            <w:noProof/>
            <w:webHidden/>
          </w:rPr>
          <w:fldChar w:fldCharType="separate"/>
        </w:r>
        <w:r w:rsidR="005D06D1">
          <w:rPr>
            <w:noProof/>
            <w:webHidden/>
          </w:rPr>
          <w:t>23</w:t>
        </w:r>
        <w:r w:rsidR="00982FB6">
          <w:rPr>
            <w:noProof/>
            <w:webHidden/>
          </w:rPr>
          <w:fldChar w:fldCharType="end"/>
        </w:r>
      </w:hyperlink>
    </w:p>
    <w:p w14:paraId="014449B2" w14:textId="6863AED4" w:rsidR="00982FB6" w:rsidRDefault="00136321">
      <w:pPr>
        <w:pStyle w:val="TableofFigures"/>
        <w:tabs>
          <w:tab w:val="right" w:leader="dot" w:pos="9016"/>
        </w:tabs>
        <w:rPr>
          <w:rFonts w:asciiTheme="minorHAnsi" w:hAnsiTheme="minorHAnsi"/>
          <w:noProof/>
          <w:sz w:val="22"/>
        </w:rPr>
      </w:pPr>
      <w:hyperlink w:anchor="_Toc517801876" w:history="1">
        <w:r w:rsidR="00982FB6" w:rsidRPr="001A6082">
          <w:rPr>
            <w:rStyle w:val="Hyperlink"/>
            <w:noProof/>
          </w:rPr>
          <w:t>Figure 2</w:t>
        </w:r>
        <w:r w:rsidR="00982FB6" w:rsidRPr="001A6082">
          <w:rPr>
            <w:rStyle w:val="Hyperlink"/>
            <w:noProof/>
          </w:rPr>
          <w:noBreakHyphen/>
          <w:t>6:The Three Axes Data Of The Accelerometer From iPhone</w:t>
        </w:r>
        <w:r w:rsidR="00982FB6">
          <w:rPr>
            <w:noProof/>
            <w:webHidden/>
          </w:rPr>
          <w:tab/>
        </w:r>
        <w:r w:rsidR="00982FB6">
          <w:rPr>
            <w:noProof/>
            <w:webHidden/>
          </w:rPr>
          <w:fldChar w:fldCharType="begin"/>
        </w:r>
        <w:r w:rsidR="00982FB6">
          <w:rPr>
            <w:noProof/>
            <w:webHidden/>
          </w:rPr>
          <w:instrText xml:space="preserve"> PAGEREF _Toc517801876 \h </w:instrText>
        </w:r>
        <w:r w:rsidR="00982FB6">
          <w:rPr>
            <w:noProof/>
            <w:webHidden/>
          </w:rPr>
        </w:r>
        <w:r w:rsidR="00982FB6">
          <w:rPr>
            <w:noProof/>
            <w:webHidden/>
          </w:rPr>
          <w:fldChar w:fldCharType="separate"/>
        </w:r>
        <w:r w:rsidR="005D06D1">
          <w:rPr>
            <w:noProof/>
            <w:webHidden/>
          </w:rPr>
          <w:t>23</w:t>
        </w:r>
        <w:r w:rsidR="00982FB6">
          <w:rPr>
            <w:noProof/>
            <w:webHidden/>
          </w:rPr>
          <w:fldChar w:fldCharType="end"/>
        </w:r>
      </w:hyperlink>
    </w:p>
    <w:p w14:paraId="33CBDCF9" w14:textId="7CBE22A1" w:rsidR="00982FB6" w:rsidRDefault="00136321">
      <w:pPr>
        <w:pStyle w:val="TableofFigures"/>
        <w:tabs>
          <w:tab w:val="right" w:leader="dot" w:pos="9016"/>
        </w:tabs>
        <w:rPr>
          <w:rFonts w:asciiTheme="minorHAnsi" w:hAnsiTheme="minorHAnsi"/>
          <w:noProof/>
          <w:sz w:val="22"/>
        </w:rPr>
      </w:pPr>
      <w:hyperlink w:anchor="_Toc517801877" w:history="1">
        <w:r w:rsidR="00982FB6" w:rsidRPr="001A6082">
          <w:rPr>
            <w:rStyle w:val="Hyperlink"/>
            <w:noProof/>
          </w:rPr>
          <w:t>Figure 2</w:t>
        </w:r>
        <w:r w:rsidR="00982FB6" w:rsidRPr="001A6082">
          <w:rPr>
            <w:rStyle w:val="Hyperlink"/>
            <w:noProof/>
          </w:rPr>
          <w:noBreakHyphen/>
          <w:t>7:The Total Accelerometer Data After Calculation</w:t>
        </w:r>
        <w:r w:rsidR="00982FB6">
          <w:rPr>
            <w:noProof/>
            <w:webHidden/>
          </w:rPr>
          <w:tab/>
        </w:r>
        <w:r w:rsidR="00982FB6">
          <w:rPr>
            <w:noProof/>
            <w:webHidden/>
          </w:rPr>
          <w:fldChar w:fldCharType="begin"/>
        </w:r>
        <w:r w:rsidR="00982FB6">
          <w:rPr>
            <w:noProof/>
            <w:webHidden/>
          </w:rPr>
          <w:instrText xml:space="preserve"> PAGEREF _Toc517801877 \h </w:instrText>
        </w:r>
        <w:r w:rsidR="00982FB6">
          <w:rPr>
            <w:noProof/>
            <w:webHidden/>
          </w:rPr>
        </w:r>
        <w:r w:rsidR="00982FB6">
          <w:rPr>
            <w:noProof/>
            <w:webHidden/>
          </w:rPr>
          <w:fldChar w:fldCharType="separate"/>
        </w:r>
        <w:r w:rsidR="005D06D1">
          <w:rPr>
            <w:noProof/>
            <w:webHidden/>
          </w:rPr>
          <w:t>24</w:t>
        </w:r>
        <w:r w:rsidR="00982FB6">
          <w:rPr>
            <w:noProof/>
            <w:webHidden/>
          </w:rPr>
          <w:fldChar w:fldCharType="end"/>
        </w:r>
      </w:hyperlink>
    </w:p>
    <w:p w14:paraId="2EE915D9" w14:textId="26682543" w:rsidR="00982FB6" w:rsidRDefault="00136321">
      <w:pPr>
        <w:pStyle w:val="TableofFigures"/>
        <w:tabs>
          <w:tab w:val="right" w:leader="dot" w:pos="9016"/>
        </w:tabs>
        <w:rPr>
          <w:rFonts w:asciiTheme="minorHAnsi" w:hAnsiTheme="minorHAnsi"/>
          <w:noProof/>
          <w:sz w:val="22"/>
        </w:rPr>
      </w:pPr>
      <w:hyperlink w:anchor="_Toc517801878" w:history="1">
        <w:r w:rsidR="00982FB6" w:rsidRPr="001A6082">
          <w:rPr>
            <w:rStyle w:val="Hyperlink"/>
            <w:noProof/>
          </w:rPr>
          <w:t>Figure 2</w:t>
        </w:r>
        <w:r w:rsidR="00982FB6" w:rsidRPr="001A6082">
          <w:rPr>
            <w:rStyle w:val="Hyperlink"/>
            <w:noProof/>
          </w:rPr>
          <w:noBreakHyphen/>
          <w:t>8:The Peak Data Of  The Accelerometer</w:t>
        </w:r>
        <w:r w:rsidR="00982FB6">
          <w:rPr>
            <w:noProof/>
            <w:webHidden/>
          </w:rPr>
          <w:tab/>
        </w:r>
        <w:r w:rsidR="00982FB6">
          <w:rPr>
            <w:noProof/>
            <w:webHidden/>
          </w:rPr>
          <w:fldChar w:fldCharType="begin"/>
        </w:r>
        <w:r w:rsidR="00982FB6">
          <w:rPr>
            <w:noProof/>
            <w:webHidden/>
          </w:rPr>
          <w:instrText xml:space="preserve"> PAGEREF _Toc517801878 \h </w:instrText>
        </w:r>
        <w:r w:rsidR="00982FB6">
          <w:rPr>
            <w:noProof/>
            <w:webHidden/>
          </w:rPr>
        </w:r>
        <w:r w:rsidR="00982FB6">
          <w:rPr>
            <w:noProof/>
            <w:webHidden/>
          </w:rPr>
          <w:fldChar w:fldCharType="separate"/>
        </w:r>
        <w:r w:rsidR="005D06D1">
          <w:rPr>
            <w:noProof/>
            <w:webHidden/>
          </w:rPr>
          <w:t>25</w:t>
        </w:r>
        <w:r w:rsidR="00982FB6">
          <w:rPr>
            <w:noProof/>
            <w:webHidden/>
          </w:rPr>
          <w:fldChar w:fldCharType="end"/>
        </w:r>
      </w:hyperlink>
    </w:p>
    <w:p w14:paraId="3EF7FF8F" w14:textId="7C55CE45" w:rsidR="00982FB6" w:rsidRDefault="00136321">
      <w:pPr>
        <w:pStyle w:val="TableofFigures"/>
        <w:tabs>
          <w:tab w:val="right" w:leader="dot" w:pos="9016"/>
        </w:tabs>
        <w:rPr>
          <w:rFonts w:asciiTheme="minorHAnsi" w:hAnsiTheme="minorHAnsi"/>
          <w:noProof/>
          <w:sz w:val="22"/>
        </w:rPr>
      </w:pPr>
      <w:hyperlink w:anchor="_Toc517801879" w:history="1">
        <w:r w:rsidR="00982FB6" w:rsidRPr="001A6082">
          <w:rPr>
            <w:rStyle w:val="Hyperlink"/>
            <w:noProof/>
          </w:rPr>
          <w:t>Figure 2</w:t>
        </w:r>
        <w:r w:rsidR="00982FB6" w:rsidRPr="001A6082">
          <w:rPr>
            <w:rStyle w:val="Hyperlink"/>
            <w:noProof/>
          </w:rPr>
          <w:noBreakHyphen/>
          <w:t>9:The Intervals Among The Peaks</w:t>
        </w:r>
        <w:r w:rsidR="00982FB6">
          <w:rPr>
            <w:noProof/>
            <w:webHidden/>
          </w:rPr>
          <w:tab/>
        </w:r>
        <w:r w:rsidR="00982FB6">
          <w:rPr>
            <w:noProof/>
            <w:webHidden/>
          </w:rPr>
          <w:fldChar w:fldCharType="begin"/>
        </w:r>
        <w:r w:rsidR="00982FB6">
          <w:rPr>
            <w:noProof/>
            <w:webHidden/>
          </w:rPr>
          <w:instrText xml:space="preserve"> PAGEREF _Toc517801879 \h </w:instrText>
        </w:r>
        <w:r w:rsidR="00982FB6">
          <w:rPr>
            <w:noProof/>
            <w:webHidden/>
          </w:rPr>
        </w:r>
        <w:r w:rsidR="00982FB6">
          <w:rPr>
            <w:noProof/>
            <w:webHidden/>
          </w:rPr>
          <w:fldChar w:fldCharType="separate"/>
        </w:r>
        <w:r w:rsidR="005D06D1">
          <w:rPr>
            <w:noProof/>
            <w:webHidden/>
          </w:rPr>
          <w:t>26</w:t>
        </w:r>
        <w:r w:rsidR="00982FB6">
          <w:rPr>
            <w:noProof/>
            <w:webHidden/>
          </w:rPr>
          <w:fldChar w:fldCharType="end"/>
        </w:r>
      </w:hyperlink>
    </w:p>
    <w:p w14:paraId="4B13EB5A" w14:textId="13F3619D" w:rsidR="00982FB6" w:rsidRDefault="00136321">
      <w:pPr>
        <w:pStyle w:val="TableofFigures"/>
        <w:tabs>
          <w:tab w:val="right" w:leader="dot" w:pos="9016"/>
        </w:tabs>
        <w:rPr>
          <w:rFonts w:asciiTheme="minorHAnsi" w:hAnsiTheme="minorHAnsi"/>
          <w:noProof/>
          <w:sz w:val="22"/>
        </w:rPr>
      </w:pPr>
      <w:hyperlink w:anchor="_Toc517801880" w:history="1">
        <w:r w:rsidR="00982FB6" w:rsidRPr="001A6082">
          <w:rPr>
            <w:rStyle w:val="Hyperlink"/>
            <w:noProof/>
          </w:rPr>
          <w:t>Figure 2</w:t>
        </w:r>
        <w:r w:rsidR="00982FB6" w:rsidRPr="001A6082">
          <w:rPr>
            <w:rStyle w:val="Hyperlink"/>
            <w:noProof/>
          </w:rPr>
          <w:noBreakHyphen/>
          <w:t>10:The Threshold Figure</w:t>
        </w:r>
        <w:r w:rsidR="00982FB6">
          <w:rPr>
            <w:noProof/>
            <w:webHidden/>
          </w:rPr>
          <w:tab/>
        </w:r>
        <w:r w:rsidR="00982FB6">
          <w:rPr>
            <w:noProof/>
            <w:webHidden/>
          </w:rPr>
          <w:fldChar w:fldCharType="begin"/>
        </w:r>
        <w:r w:rsidR="00982FB6">
          <w:rPr>
            <w:noProof/>
            <w:webHidden/>
          </w:rPr>
          <w:instrText xml:space="preserve"> PAGEREF _Toc517801880 \h </w:instrText>
        </w:r>
        <w:r w:rsidR="00982FB6">
          <w:rPr>
            <w:noProof/>
            <w:webHidden/>
          </w:rPr>
        </w:r>
        <w:r w:rsidR="00982FB6">
          <w:rPr>
            <w:noProof/>
            <w:webHidden/>
          </w:rPr>
          <w:fldChar w:fldCharType="separate"/>
        </w:r>
        <w:r w:rsidR="005D06D1">
          <w:rPr>
            <w:noProof/>
            <w:webHidden/>
          </w:rPr>
          <w:t>26</w:t>
        </w:r>
        <w:r w:rsidR="00982FB6">
          <w:rPr>
            <w:noProof/>
            <w:webHidden/>
          </w:rPr>
          <w:fldChar w:fldCharType="end"/>
        </w:r>
      </w:hyperlink>
    </w:p>
    <w:p w14:paraId="5638A81F" w14:textId="0EEA6D28" w:rsidR="00982FB6" w:rsidRDefault="00136321">
      <w:pPr>
        <w:pStyle w:val="TableofFigures"/>
        <w:tabs>
          <w:tab w:val="right" w:leader="dot" w:pos="9016"/>
        </w:tabs>
        <w:rPr>
          <w:rFonts w:asciiTheme="minorHAnsi" w:hAnsiTheme="minorHAnsi"/>
          <w:noProof/>
          <w:sz w:val="22"/>
        </w:rPr>
      </w:pPr>
      <w:hyperlink w:anchor="_Toc517801881" w:history="1">
        <w:r w:rsidR="00982FB6" w:rsidRPr="001A6082">
          <w:rPr>
            <w:rStyle w:val="Hyperlink"/>
            <w:noProof/>
          </w:rPr>
          <w:t>Figure 2</w:t>
        </w:r>
        <w:r w:rsidR="00982FB6" w:rsidRPr="001A6082">
          <w:rPr>
            <w:rStyle w:val="Hyperlink"/>
            <w:noProof/>
          </w:rPr>
          <w:noBreakHyphen/>
          <w:t>11:The Different Pattern Data</w:t>
        </w:r>
        <w:r w:rsidR="00982FB6">
          <w:rPr>
            <w:noProof/>
            <w:webHidden/>
          </w:rPr>
          <w:tab/>
        </w:r>
        <w:r w:rsidR="00982FB6">
          <w:rPr>
            <w:noProof/>
            <w:webHidden/>
          </w:rPr>
          <w:fldChar w:fldCharType="begin"/>
        </w:r>
        <w:r w:rsidR="00982FB6">
          <w:rPr>
            <w:noProof/>
            <w:webHidden/>
          </w:rPr>
          <w:instrText xml:space="preserve"> PAGEREF _Toc517801881 \h </w:instrText>
        </w:r>
        <w:r w:rsidR="00982FB6">
          <w:rPr>
            <w:noProof/>
            <w:webHidden/>
          </w:rPr>
        </w:r>
        <w:r w:rsidR="00982FB6">
          <w:rPr>
            <w:noProof/>
            <w:webHidden/>
          </w:rPr>
          <w:fldChar w:fldCharType="separate"/>
        </w:r>
        <w:r w:rsidR="005D06D1">
          <w:rPr>
            <w:noProof/>
            <w:webHidden/>
          </w:rPr>
          <w:t>27</w:t>
        </w:r>
        <w:r w:rsidR="00982FB6">
          <w:rPr>
            <w:noProof/>
            <w:webHidden/>
          </w:rPr>
          <w:fldChar w:fldCharType="end"/>
        </w:r>
      </w:hyperlink>
    </w:p>
    <w:p w14:paraId="56969197" w14:textId="548CC939" w:rsidR="00982FB6" w:rsidRDefault="00136321">
      <w:pPr>
        <w:pStyle w:val="TableofFigures"/>
        <w:tabs>
          <w:tab w:val="right" w:leader="dot" w:pos="9016"/>
        </w:tabs>
        <w:rPr>
          <w:rFonts w:asciiTheme="minorHAnsi" w:hAnsiTheme="minorHAnsi"/>
          <w:noProof/>
          <w:sz w:val="22"/>
        </w:rPr>
      </w:pPr>
      <w:hyperlink w:anchor="_Toc517801882" w:history="1">
        <w:r w:rsidR="00982FB6" w:rsidRPr="001A6082">
          <w:rPr>
            <w:rStyle w:val="Hyperlink"/>
            <w:noProof/>
          </w:rPr>
          <w:t>Figure 2</w:t>
        </w:r>
        <w:r w:rsidR="00982FB6" w:rsidRPr="001A6082">
          <w:rPr>
            <w:rStyle w:val="Hyperlink"/>
            <w:noProof/>
          </w:rPr>
          <w:noBreakHyphen/>
          <w:t>12:The Program Of Calculating The Steps</w:t>
        </w:r>
        <w:r w:rsidR="00982FB6">
          <w:rPr>
            <w:noProof/>
            <w:webHidden/>
          </w:rPr>
          <w:tab/>
        </w:r>
        <w:r w:rsidR="00982FB6">
          <w:rPr>
            <w:noProof/>
            <w:webHidden/>
          </w:rPr>
          <w:fldChar w:fldCharType="begin"/>
        </w:r>
        <w:r w:rsidR="00982FB6">
          <w:rPr>
            <w:noProof/>
            <w:webHidden/>
          </w:rPr>
          <w:instrText xml:space="preserve"> PAGEREF _Toc517801882 \h </w:instrText>
        </w:r>
        <w:r w:rsidR="00982FB6">
          <w:rPr>
            <w:noProof/>
            <w:webHidden/>
          </w:rPr>
        </w:r>
        <w:r w:rsidR="00982FB6">
          <w:rPr>
            <w:noProof/>
            <w:webHidden/>
          </w:rPr>
          <w:fldChar w:fldCharType="separate"/>
        </w:r>
        <w:r w:rsidR="005D06D1">
          <w:rPr>
            <w:noProof/>
            <w:webHidden/>
          </w:rPr>
          <w:t>28</w:t>
        </w:r>
        <w:r w:rsidR="00982FB6">
          <w:rPr>
            <w:noProof/>
            <w:webHidden/>
          </w:rPr>
          <w:fldChar w:fldCharType="end"/>
        </w:r>
      </w:hyperlink>
    </w:p>
    <w:p w14:paraId="695C3002" w14:textId="6A012245" w:rsidR="00982FB6" w:rsidRDefault="00136321">
      <w:pPr>
        <w:pStyle w:val="TableofFigures"/>
        <w:tabs>
          <w:tab w:val="right" w:leader="dot" w:pos="9016"/>
        </w:tabs>
        <w:rPr>
          <w:rFonts w:asciiTheme="minorHAnsi" w:hAnsiTheme="minorHAnsi"/>
          <w:noProof/>
          <w:sz w:val="22"/>
        </w:rPr>
      </w:pPr>
      <w:hyperlink w:anchor="_Toc517801883" w:history="1">
        <w:r w:rsidR="00982FB6" w:rsidRPr="001A6082">
          <w:rPr>
            <w:rStyle w:val="Hyperlink"/>
            <w:noProof/>
          </w:rPr>
          <w:t>Figure 2</w:t>
        </w:r>
        <w:r w:rsidR="00982FB6" w:rsidRPr="001A6082">
          <w:rPr>
            <w:rStyle w:val="Hyperlink"/>
            <w:noProof/>
          </w:rPr>
          <w:noBreakHyphen/>
          <w:t>13:The Accuracies Of The Step Algorithms</w:t>
        </w:r>
        <w:r w:rsidR="00982FB6">
          <w:rPr>
            <w:noProof/>
            <w:webHidden/>
          </w:rPr>
          <w:tab/>
        </w:r>
        <w:r w:rsidR="00982FB6">
          <w:rPr>
            <w:noProof/>
            <w:webHidden/>
          </w:rPr>
          <w:fldChar w:fldCharType="begin"/>
        </w:r>
        <w:r w:rsidR="00982FB6">
          <w:rPr>
            <w:noProof/>
            <w:webHidden/>
          </w:rPr>
          <w:instrText xml:space="preserve"> PAGEREF _Toc517801883 \h </w:instrText>
        </w:r>
        <w:r w:rsidR="00982FB6">
          <w:rPr>
            <w:noProof/>
            <w:webHidden/>
          </w:rPr>
        </w:r>
        <w:r w:rsidR="00982FB6">
          <w:rPr>
            <w:noProof/>
            <w:webHidden/>
          </w:rPr>
          <w:fldChar w:fldCharType="separate"/>
        </w:r>
        <w:r w:rsidR="005D06D1">
          <w:rPr>
            <w:noProof/>
            <w:webHidden/>
          </w:rPr>
          <w:t>29</w:t>
        </w:r>
        <w:r w:rsidR="00982FB6">
          <w:rPr>
            <w:noProof/>
            <w:webHidden/>
          </w:rPr>
          <w:fldChar w:fldCharType="end"/>
        </w:r>
      </w:hyperlink>
    </w:p>
    <w:p w14:paraId="10AABAFC" w14:textId="5485A343" w:rsidR="00982FB6" w:rsidRDefault="00136321">
      <w:pPr>
        <w:pStyle w:val="TableofFigures"/>
        <w:tabs>
          <w:tab w:val="right" w:leader="dot" w:pos="9016"/>
        </w:tabs>
        <w:rPr>
          <w:rFonts w:asciiTheme="minorHAnsi" w:hAnsiTheme="minorHAnsi"/>
          <w:noProof/>
          <w:sz w:val="22"/>
        </w:rPr>
      </w:pPr>
      <w:hyperlink w:anchor="_Toc517801884" w:history="1">
        <w:r w:rsidR="00982FB6" w:rsidRPr="001A6082">
          <w:rPr>
            <w:rStyle w:val="Hyperlink"/>
            <w:noProof/>
          </w:rPr>
          <w:t>Figure 3</w:t>
        </w:r>
        <w:r w:rsidR="00982FB6" w:rsidRPr="001A6082">
          <w:rPr>
            <w:rStyle w:val="Hyperlink"/>
            <w:noProof/>
          </w:rPr>
          <w:noBreakHyphen/>
          <w:t>1:Wili Commons. (Wilimedia, 2006)</w:t>
        </w:r>
        <w:r w:rsidR="00982FB6">
          <w:rPr>
            <w:noProof/>
            <w:webHidden/>
          </w:rPr>
          <w:tab/>
        </w:r>
        <w:r w:rsidR="00982FB6">
          <w:rPr>
            <w:noProof/>
            <w:webHidden/>
          </w:rPr>
          <w:fldChar w:fldCharType="begin"/>
        </w:r>
        <w:r w:rsidR="00982FB6">
          <w:rPr>
            <w:noProof/>
            <w:webHidden/>
          </w:rPr>
          <w:instrText xml:space="preserve"> PAGEREF _Toc517801884 \h </w:instrText>
        </w:r>
        <w:r w:rsidR="00982FB6">
          <w:rPr>
            <w:noProof/>
            <w:webHidden/>
          </w:rPr>
        </w:r>
        <w:r w:rsidR="00982FB6">
          <w:rPr>
            <w:noProof/>
            <w:webHidden/>
          </w:rPr>
          <w:fldChar w:fldCharType="separate"/>
        </w:r>
        <w:r w:rsidR="005D06D1">
          <w:rPr>
            <w:noProof/>
            <w:webHidden/>
          </w:rPr>
          <w:t>17</w:t>
        </w:r>
        <w:r w:rsidR="00982FB6">
          <w:rPr>
            <w:noProof/>
            <w:webHidden/>
          </w:rPr>
          <w:fldChar w:fldCharType="end"/>
        </w:r>
      </w:hyperlink>
    </w:p>
    <w:p w14:paraId="00D40B80" w14:textId="7A5B5292" w:rsidR="00982FB6" w:rsidRDefault="00136321">
      <w:pPr>
        <w:pStyle w:val="TableofFigures"/>
        <w:tabs>
          <w:tab w:val="right" w:leader="dot" w:pos="9016"/>
        </w:tabs>
        <w:rPr>
          <w:rFonts w:asciiTheme="minorHAnsi" w:hAnsiTheme="minorHAnsi"/>
          <w:noProof/>
          <w:sz w:val="22"/>
        </w:rPr>
      </w:pPr>
      <w:hyperlink w:anchor="_Toc517801885" w:history="1">
        <w:r w:rsidR="00982FB6" w:rsidRPr="001A6082">
          <w:rPr>
            <w:rStyle w:val="Hyperlink"/>
            <w:noProof/>
          </w:rPr>
          <w:t>Figure 3</w:t>
        </w:r>
        <w:r w:rsidR="00982FB6" w:rsidRPr="001A6082">
          <w:rPr>
            <w:rStyle w:val="Hyperlink"/>
            <w:noProof/>
          </w:rPr>
          <w:noBreakHyphen/>
          <w:t>2:Gyroscope Principles (Pigeon's nest, n.d.)</w:t>
        </w:r>
        <w:r w:rsidR="00982FB6">
          <w:rPr>
            <w:noProof/>
            <w:webHidden/>
          </w:rPr>
          <w:tab/>
        </w:r>
        <w:r w:rsidR="00982FB6">
          <w:rPr>
            <w:noProof/>
            <w:webHidden/>
          </w:rPr>
          <w:fldChar w:fldCharType="begin"/>
        </w:r>
        <w:r w:rsidR="00982FB6">
          <w:rPr>
            <w:noProof/>
            <w:webHidden/>
          </w:rPr>
          <w:instrText xml:space="preserve"> PAGEREF _Toc517801885 \h </w:instrText>
        </w:r>
        <w:r w:rsidR="00982FB6">
          <w:rPr>
            <w:noProof/>
            <w:webHidden/>
          </w:rPr>
        </w:r>
        <w:r w:rsidR="00982FB6">
          <w:rPr>
            <w:noProof/>
            <w:webHidden/>
          </w:rPr>
          <w:fldChar w:fldCharType="separate"/>
        </w:r>
        <w:r w:rsidR="005D06D1">
          <w:rPr>
            <w:noProof/>
            <w:webHidden/>
          </w:rPr>
          <w:t>18</w:t>
        </w:r>
        <w:r w:rsidR="00982FB6">
          <w:rPr>
            <w:noProof/>
            <w:webHidden/>
          </w:rPr>
          <w:fldChar w:fldCharType="end"/>
        </w:r>
      </w:hyperlink>
    </w:p>
    <w:p w14:paraId="61C9D895" w14:textId="4F14BEE4" w:rsidR="00982FB6" w:rsidRDefault="00136321">
      <w:pPr>
        <w:pStyle w:val="TableofFigures"/>
        <w:tabs>
          <w:tab w:val="right" w:leader="dot" w:pos="9016"/>
        </w:tabs>
        <w:rPr>
          <w:rFonts w:asciiTheme="minorHAnsi" w:hAnsiTheme="minorHAnsi"/>
          <w:noProof/>
          <w:sz w:val="22"/>
        </w:rPr>
      </w:pPr>
      <w:hyperlink w:anchor="_Toc517801886" w:history="1">
        <w:r w:rsidR="00982FB6" w:rsidRPr="001A6082">
          <w:rPr>
            <w:rStyle w:val="Hyperlink"/>
            <w:noProof/>
          </w:rPr>
          <w:t>Figure 3</w:t>
        </w:r>
        <w:r w:rsidR="00982FB6" w:rsidRPr="001A6082">
          <w:rPr>
            <w:rStyle w:val="Hyperlink"/>
            <w:noProof/>
          </w:rPr>
          <w:noBreakHyphen/>
          <w:t>3:  A Gyroscope Works In An Airplane (Mraz, 2014)</w:t>
        </w:r>
        <w:r w:rsidR="00982FB6">
          <w:rPr>
            <w:noProof/>
            <w:webHidden/>
          </w:rPr>
          <w:tab/>
        </w:r>
        <w:r w:rsidR="00982FB6">
          <w:rPr>
            <w:noProof/>
            <w:webHidden/>
          </w:rPr>
          <w:fldChar w:fldCharType="begin"/>
        </w:r>
        <w:r w:rsidR="00982FB6">
          <w:rPr>
            <w:noProof/>
            <w:webHidden/>
          </w:rPr>
          <w:instrText xml:space="preserve"> PAGEREF _Toc517801886 \h </w:instrText>
        </w:r>
        <w:r w:rsidR="00982FB6">
          <w:rPr>
            <w:noProof/>
            <w:webHidden/>
          </w:rPr>
        </w:r>
        <w:r w:rsidR="00982FB6">
          <w:rPr>
            <w:noProof/>
            <w:webHidden/>
          </w:rPr>
          <w:fldChar w:fldCharType="separate"/>
        </w:r>
        <w:r w:rsidR="005D06D1">
          <w:rPr>
            <w:noProof/>
            <w:webHidden/>
          </w:rPr>
          <w:t>30</w:t>
        </w:r>
        <w:r w:rsidR="00982FB6">
          <w:rPr>
            <w:noProof/>
            <w:webHidden/>
          </w:rPr>
          <w:fldChar w:fldCharType="end"/>
        </w:r>
      </w:hyperlink>
    </w:p>
    <w:p w14:paraId="1786B6FB" w14:textId="2067A807" w:rsidR="00982FB6" w:rsidRDefault="00136321">
      <w:pPr>
        <w:pStyle w:val="TableofFigures"/>
        <w:tabs>
          <w:tab w:val="right" w:leader="dot" w:pos="9016"/>
        </w:tabs>
        <w:rPr>
          <w:rFonts w:asciiTheme="minorHAnsi" w:hAnsiTheme="minorHAnsi"/>
          <w:noProof/>
          <w:sz w:val="22"/>
        </w:rPr>
      </w:pPr>
      <w:hyperlink w:anchor="_Toc517801887" w:history="1">
        <w:r w:rsidR="00982FB6" w:rsidRPr="001A6082">
          <w:rPr>
            <w:rStyle w:val="Hyperlink"/>
            <w:noProof/>
          </w:rPr>
          <w:t>Figure 3</w:t>
        </w:r>
        <w:r w:rsidR="00982FB6" w:rsidRPr="001A6082">
          <w:rPr>
            <w:rStyle w:val="Hyperlink"/>
            <w:noProof/>
          </w:rPr>
          <w:noBreakHyphen/>
          <w:t>4: Gyroscope Sensor In A Phone (Kealy, 2017)</w:t>
        </w:r>
        <w:r w:rsidR="00982FB6">
          <w:rPr>
            <w:noProof/>
            <w:webHidden/>
          </w:rPr>
          <w:tab/>
        </w:r>
        <w:r w:rsidR="00982FB6">
          <w:rPr>
            <w:noProof/>
            <w:webHidden/>
          </w:rPr>
          <w:fldChar w:fldCharType="begin"/>
        </w:r>
        <w:r w:rsidR="00982FB6">
          <w:rPr>
            <w:noProof/>
            <w:webHidden/>
          </w:rPr>
          <w:instrText xml:space="preserve"> PAGEREF _Toc517801887 \h </w:instrText>
        </w:r>
        <w:r w:rsidR="00982FB6">
          <w:rPr>
            <w:noProof/>
            <w:webHidden/>
          </w:rPr>
        </w:r>
        <w:r w:rsidR="00982FB6">
          <w:rPr>
            <w:noProof/>
            <w:webHidden/>
          </w:rPr>
          <w:fldChar w:fldCharType="separate"/>
        </w:r>
        <w:r w:rsidR="005D06D1">
          <w:rPr>
            <w:noProof/>
            <w:webHidden/>
          </w:rPr>
          <w:t>31</w:t>
        </w:r>
        <w:r w:rsidR="00982FB6">
          <w:rPr>
            <w:noProof/>
            <w:webHidden/>
          </w:rPr>
          <w:fldChar w:fldCharType="end"/>
        </w:r>
      </w:hyperlink>
    </w:p>
    <w:p w14:paraId="26267AE0" w14:textId="4B308B64" w:rsidR="00982FB6" w:rsidRDefault="00136321">
      <w:pPr>
        <w:pStyle w:val="TableofFigures"/>
        <w:tabs>
          <w:tab w:val="right" w:leader="dot" w:pos="9016"/>
        </w:tabs>
        <w:rPr>
          <w:rFonts w:asciiTheme="minorHAnsi" w:hAnsiTheme="minorHAnsi"/>
          <w:noProof/>
          <w:sz w:val="22"/>
        </w:rPr>
      </w:pPr>
      <w:hyperlink w:anchor="_Toc517801888" w:history="1">
        <w:r w:rsidR="00982FB6" w:rsidRPr="001A6082">
          <w:rPr>
            <w:rStyle w:val="Hyperlink"/>
            <w:noProof/>
          </w:rPr>
          <w:t>Figure 3</w:t>
        </w:r>
        <w:r w:rsidR="00982FB6" w:rsidRPr="001A6082">
          <w:rPr>
            <w:rStyle w:val="Hyperlink"/>
            <w:noProof/>
          </w:rPr>
          <w:noBreakHyphen/>
          <w:t>5: The Angular Velocities Of Three Axes Data Of Gyroscope</w:t>
        </w:r>
        <w:r w:rsidR="00982FB6">
          <w:rPr>
            <w:noProof/>
            <w:webHidden/>
          </w:rPr>
          <w:tab/>
        </w:r>
        <w:r w:rsidR="00982FB6">
          <w:rPr>
            <w:noProof/>
            <w:webHidden/>
          </w:rPr>
          <w:fldChar w:fldCharType="begin"/>
        </w:r>
        <w:r w:rsidR="00982FB6">
          <w:rPr>
            <w:noProof/>
            <w:webHidden/>
          </w:rPr>
          <w:instrText xml:space="preserve"> PAGEREF _Toc517801888 \h </w:instrText>
        </w:r>
        <w:r w:rsidR="00982FB6">
          <w:rPr>
            <w:noProof/>
            <w:webHidden/>
          </w:rPr>
        </w:r>
        <w:r w:rsidR="00982FB6">
          <w:rPr>
            <w:noProof/>
            <w:webHidden/>
          </w:rPr>
          <w:fldChar w:fldCharType="separate"/>
        </w:r>
        <w:r w:rsidR="005D06D1">
          <w:rPr>
            <w:noProof/>
            <w:webHidden/>
          </w:rPr>
          <w:t>31</w:t>
        </w:r>
        <w:r w:rsidR="00982FB6">
          <w:rPr>
            <w:noProof/>
            <w:webHidden/>
          </w:rPr>
          <w:fldChar w:fldCharType="end"/>
        </w:r>
      </w:hyperlink>
    </w:p>
    <w:p w14:paraId="2D44A5FD" w14:textId="2C4B31CD" w:rsidR="00982FB6" w:rsidRDefault="00136321">
      <w:pPr>
        <w:pStyle w:val="TableofFigures"/>
        <w:tabs>
          <w:tab w:val="right" w:leader="dot" w:pos="9016"/>
        </w:tabs>
        <w:rPr>
          <w:rFonts w:asciiTheme="minorHAnsi" w:hAnsiTheme="minorHAnsi"/>
          <w:noProof/>
          <w:sz w:val="22"/>
        </w:rPr>
      </w:pPr>
      <w:hyperlink w:anchor="_Toc517801889" w:history="1">
        <w:r w:rsidR="00982FB6" w:rsidRPr="001A6082">
          <w:rPr>
            <w:rStyle w:val="Hyperlink"/>
            <w:noProof/>
          </w:rPr>
          <w:t>Figure 3</w:t>
        </w:r>
        <w:r w:rsidR="00982FB6" w:rsidRPr="001A6082">
          <w:rPr>
            <w:rStyle w:val="Hyperlink"/>
            <w:noProof/>
          </w:rPr>
          <w:noBreakHyphen/>
          <w:t>6: Racing Game In iPhone (H, 2010)</w:t>
        </w:r>
        <w:r w:rsidR="00982FB6">
          <w:rPr>
            <w:noProof/>
            <w:webHidden/>
          </w:rPr>
          <w:tab/>
        </w:r>
        <w:r w:rsidR="00982FB6">
          <w:rPr>
            <w:noProof/>
            <w:webHidden/>
          </w:rPr>
          <w:fldChar w:fldCharType="begin"/>
        </w:r>
        <w:r w:rsidR="00982FB6">
          <w:rPr>
            <w:noProof/>
            <w:webHidden/>
          </w:rPr>
          <w:instrText xml:space="preserve"> PAGEREF _Toc517801889 \h </w:instrText>
        </w:r>
        <w:r w:rsidR="00982FB6">
          <w:rPr>
            <w:noProof/>
            <w:webHidden/>
          </w:rPr>
        </w:r>
        <w:r w:rsidR="00982FB6">
          <w:rPr>
            <w:noProof/>
            <w:webHidden/>
          </w:rPr>
          <w:fldChar w:fldCharType="separate"/>
        </w:r>
        <w:r w:rsidR="005D06D1">
          <w:rPr>
            <w:noProof/>
            <w:webHidden/>
          </w:rPr>
          <w:t>33</w:t>
        </w:r>
        <w:r w:rsidR="00982FB6">
          <w:rPr>
            <w:noProof/>
            <w:webHidden/>
          </w:rPr>
          <w:fldChar w:fldCharType="end"/>
        </w:r>
      </w:hyperlink>
    </w:p>
    <w:p w14:paraId="3DA0A0BE" w14:textId="48AA4A6F" w:rsidR="00982FB6" w:rsidRDefault="00136321">
      <w:pPr>
        <w:pStyle w:val="TableofFigures"/>
        <w:tabs>
          <w:tab w:val="right" w:leader="dot" w:pos="9016"/>
        </w:tabs>
        <w:rPr>
          <w:rFonts w:asciiTheme="minorHAnsi" w:hAnsiTheme="minorHAnsi"/>
          <w:noProof/>
          <w:sz w:val="22"/>
        </w:rPr>
      </w:pPr>
      <w:hyperlink w:anchor="_Toc517801890" w:history="1">
        <w:r w:rsidR="00982FB6" w:rsidRPr="001A6082">
          <w:rPr>
            <w:rStyle w:val="Hyperlink"/>
            <w:noProof/>
          </w:rPr>
          <w:t>Figure 3</w:t>
        </w:r>
        <w:r w:rsidR="00982FB6" w:rsidRPr="001A6082">
          <w:rPr>
            <w:rStyle w:val="Hyperlink"/>
            <w:noProof/>
          </w:rPr>
          <w:noBreakHyphen/>
          <w:t>7: Gyro With Racing Game</w:t>
        </w:r>
        <w:r w:rsidR="00982FB6" w:rsidRPr="001A6082">
          <w:rPr>
            <w:rStyle w:val="Hyperlink"/>
            <w:iCs/>
            <w:noProof/>
          </w:rPr>
          <w:t xml:space="preserve"> </w:t>
        </w:r>
        <w:r w:rsidR="00982FB6" w:rsidRPr="001A6082">
          <w:rPr>
            <w:rStyle w:val="Hyperlink"/>
            <w:noProof/>
          </w:rPr>
          <w:t>(H, 2010)</w:t>
        </w:r>
        <w:r w:rsidR="00982FB6">
          <w:rPr>
            <w:noProof/>
            <w:webHidden/>
          </w:rPr>
          <w:tab/>
        </w:r>
        <w:r w:rsidR="00982FB6">
          <w:rPr>
            <w:noProof/>
            <w:webHidden/>
          </w:rPr>
          <w:fldChar w:fldCharType="begin"/>
        </w:r>
        <w:r w:rsidR="00982FB6">
          <w:rPr>
            <w:noProof/>
            <w:webHidden/>
          </w:rPr>
          <w:instrText xml:space="preserve"> PAGEREF _Toc517801890 \h </w:instrText>
        </w:r>
        <w:r w:rsidR="00982FB6">
          <w:rPr>
            <w:noProof/>
            <w:webHidden/>
          </w:rPr>
        </w:r>
        <w:r w:rsidR="00982FB6">
          <w:rPr>
            <w:noProof/>
            <w:webHidden/>
          </w:rPr>
          <w:fldChar w:fldCharType="separate"/>
        </w:r>
        <w:r w:rsidR="005D06D1">
          <w:rPr>
            <w:noProof/>
            <w:webHidden/>
          </w:rPr>
          <w:t>33</w:t>
        </w:r>
        <w:r w:rsidR="00982FB6">
          <w:rPr>
            <w:noProof/>
            <w:webHidden/>
          </w:rPr>
          <w:fldChar w:fldCharType="end"/>
        </w:r>
      </w:hyperlink>
    </w:p>
    <w:p w14:paraId="56437DF3" w14:textId="546FC16F" w:rsidR="00982FB6" w:rsidRDefault="00136321">
      <w:pPr>
        <w:pStyle w:val="TableofFigures"/>
        <w:tabs>
          <w:tab w:val="right" w:leader="dot" w:pos="9016"/>
        </w:tabs>
        <w:rPr>
          <w:rFonts w:asciiTheme="minorHAnsi" w:hAnsiTheme="minorHAnsi"/>
          <w:noProof/>
          <w:sz w:val="22"/>
        </w:rPr>
      </w:pPr>
      <w:hyperlink w:anchor="_Toc517801891" w:history="1">
        <w:r w:rsidR="00982FB6" w:rsidRPr="001A6082">
          <w:rPr>
            <w:rStyle w:val="Hyperlink"/>
            <w:iCs/>
            <w:noProof/>
          </w:rPr>
          <w:t>Figure 3</w:t>
        </w:r>
        <w:r w:rsidR="00982FB6" w:rsidRPr="001A6082">
          <w:rPr>
            <w:rStyle w:val="Hyperlink"/>
            <w:iCs/>
            <w:noProof/>
          </w:rPr>
          <w:noBreakHyphen/>
          <w:t>8:Racing Gyro Data Of Three Axes</w:t>
        </w:r>
        <w:r w:rsidR="00982FB6">
          <w:rPr>
            <w:noProof/>
            <w:webHidden/>
          </w:rPr>
          <w:tab/>
        </w:r>
        <w:r w:rsidR="00982FB6">
          <w:rPr>
            <w:noProof/>
            <w:webHidden/>
          </w:rPr>
          <w:fldChar w:fldCharType="begin"/>
        </w:r>
        <w:r w:rsidR="00982FB6">
          <w:rPr>
            <w:noProof/>
            <w:webHidden/>
          </w:rPr>
          <w:instrText xml:space="preserve"> PAGEREF _Toc517801891 \h </w:instrText>
        </w:r>
        <w:r w:rsidR="00982FB6">
          <w:rPr>
            <w:noProof/>
            <w:webHidden/>
          </w:rPr>
        </w:r>
        <w:r w:rsidR="00982FB6">
          <w:rPr>
            <w:noProof/>
            <w:webHidden/>
          </w:rPr>
          <w:fldChar w:fldCharType="separate"/>
        </w:r>
        <w:r w:rsidR="005D06D1">
          <w:rPr>
            <w:noProof/>
            <w:webHidden/>
          </w:rPr>
          <w:t>34</w:t>
        </w:r>
        <w:r w:rsidR="00982FB6">
          <w:rPr>
            <w:noProof/>
            <w:webHidden/>
          </w:rPr>
          <w:fldChar w:fldCharType="end"/>
        </w:r>
      </w:hyperlink>
    </w:p>
    <w:p w14:paraId="7643C6D0" w14:textId="226106F0" w:rsidR="00982FB6" w:rsidRDefault="00136321">
      <w:pPr>
        <w:pStyle w:val="TableofFigures"/>
        <w:tabs>
          <w:tab w:val="right" w:leader="dot" w:pos="9016"/>
        </w:tabs>
        <w:rPr>
          <w:rFonts w:asciiTheme="minorHAnsi" w:hAnsiTheme="minorHAnsi"/>
          <w:noProof/>
          <w:sz w:val="22"/>
        </w:rPr>
      </w:pPr>
      <w:hyperlink w:anchor="_Toc517801892" w:history="1">
        <w:r w:rsidR="00982FB6" w:rsidRPr="001A6082">
          <w:rPr>
            <w:rStyle w:val="Hyperlink"/>
            <w:noProof/>
          </w:rPr>
          <w:t>Figure 3</w:t>
        </w:r>
        <w:r w:rsidR="00982FB6" w:rsidRPr="001A6082">
          <w:rPr>
            <w:rStyle w:val="Hyperlink"/>
            <w:noProof/>
          </w:rPr>
          <w:noBreakHyphen/>
          <w:t>9:The Pitch Angle Offset From The Racing Game</w:t>
        </w:r>
        <w:r w:rsidR="00982FB6">
          <w:rPr>
            <w:noProof/>
            <w:webHidden/>
          </w:rPr>
          <w:tab/>
        </w:r>
        <w:r w:rsidR="00982FB6">
          <w:rPr>
            <w:noProof/>
            <w:webHidden/>
          </w:rPr>
          <w:fldChar w:fldCharType="begin"/>
        </w:r>
        <w:r w:rsidR="00982FB6">
          <w:rPr>
            <w:noProof/>
            <w:webHidden/>
          </w:rPr>
          <w:instrText xml:space="preserve"> PAGEREF _Toc517801892 \h </w:instrText>
        </w:r>
        <w:r w:rsidR="00982FB6">
          <w:rPr>
            <w:noProof/>
            <w:webHidden/>
          </w:rPr>
        </w:r>
        <w:r w:rsidR="00982FB6">
          <w:rPr>
            <w:noProof/>
            <w:webHidden/>
          </w:rPr>
          <w:fldChar w:fldCharType="separate"/>
        </w:r>
        <w:r w:rsidR="005D06D1">
          <w:rPr>
            <w:noProof/>
            <w:webHidden/>
          </w:rPr>
          <w:t>35</w:t>
        </w:r>
        <w:r w:rsidR="00982FB6">
          <w:rPr>
            <w:noProof/>
            <w:webHidden/>
          </w:rPr>
          <w:fldChar w:fldCharType="end"/>
        </w:r>
      </w:hyperlink>
    </w:p>
    <w:p w14:paraId="212F1D37" w14:textId="5399AAA8" w:rsidR="00982FB6" w:rsidRDefault="00136321">
      <w:pPr>
        <w:pStyle w:val="TableofFigures"/>
        <w:tabs>
          <w:tab w:val="right" w:leader="dot" w:pos="9016"/>
        </w:tabs>
        <w:rPr>
          <w:rFonts w:asciiTheme="minorHAnsi" w:hAnsiTheme="minorHAnsi"/>
          <w:noProof/>
          <w:sz w:val="22"/>
        </w:rPr>
      </w:pPr>
      <w:hyperlink w:anchor="_Toc517801893" w:history="1">
        <w:r w:rsidR="00982FB6" w:rsidRPr="001A6082">
          <w:rPr>
            <w:rStyle w:val="Hyperlink"/>
            <w:noProof/>
          </w:rPr>
          <w:t>Figure 4</w:t>
        </w:r>
        <w:r w:rsidR="00982FB6" w:rsidRPr="001A6082">
          <w:rPr>
            <w:rStyle w:val="Hyperlink"/>
            <w:noProof/>
          </w:rPr>
          <w:noBreakHyphen/>
          <w:t>1: A Kind Of Glow Sticks</w:t>
        </w:r>
        <w:r w:rsidR="00982FB6">
          <w:rPr>
            <w:noProof/>
            <w:webHidden/>
          </w:rPr>
          <w:tab/>
        </w:r>
        <w:r w:rsidR="00982FB6">
          <w:rPr>
            <w:noProof/>
            <w:webHidden/>
          </w:rPr>
          <w:fldChar w:fldCharType="begin"/>
        </w:r>
        <w:r w:rsidR="00982FB6">
          <w:rPr>
            <w:noProof/>
            <w:webHidden/>
          </w:rPr>
          <w:instrText xml:space="preserve"> PAGEREF _Toc517801893 \h </w:instrText>
        </w:r>
        <w:r w:rsidR="00982FB6">
          <w:rPr>
            <w:noProof/>
            <w:webHidden/>
          </w:rPr>
        </w:r>
        <w:r w:rsidR="00982FB6">
          <w:rPr>
            <w:noProof/>
            <w:webHidden/>
          </w:rPr>
          <w:fldChar w:fldCharType="separate"/>
        </w:r>
        <w:r w:rsidR="005D06D1">
          <w:rPr>
            <w:noProof/>
            <w:webHidden/>
          </w:rPr>
          <w:t>36</w:t>
        </w:r>
        <w:r w:rsidR="00982FB6">
          <w:rPr>
            <w:noProof/>
            <w:webHidden/>
          </w:rPr>
          <w:fldChar w:fldCharType="end"/>
        </w:r>
      </w:hyperlink>
    </w:p>
    <w:p w14:paraId="27808001" w14:textId="0813AFCF" w:rsidR="00982FB6" w:rsidRDefault="00136321">
      <w:pPr>
        <w:pStyle w:val="TableofFigures"/>
        <w:tabs>
          <w:tab w:val="right" w:leader="dot" w:pos="9016"/>
        </w:tabs>
        <w:rPr>
          <w:rFonts w:asciiTheme="minorHAnsi" w:hAnsiTheme="minorHAnsi"/>
          <w:noProof/>
          <w:sz w:val="22"/>
        </w:rPr>
      </w:pPr>
      <w:hyperlink w:anchor="_Toc517801894" w:history="1">
        <w:r w:rsidR="00982FB6" w:rsidRPr="001A6082">
          <w:rPr>
            <w:rStyle w:val="Hyperlink"/>
            <w:noProof/>
          </w:rPr>
          <w:t>Figure 4</w:t>
        </w:r>
        <w:r w:rsidR="00982FB6" w:rsidRPr="001A6082">
          <w:rPr>
            <w:rStyle w:val="Hyperlink"/>
            <w:noProof/>
          </w:rPr>
          <w:noBreakHyphen/>
          <w:t>2:</w:t>
        </w:r>
        <w:r w:rsidR="00982FB6" w:rsidRPr="001A6082">
          <w:rPr>
            <w:rStyle w:val="Hyperlink"/>
            <w:noProof/>
            <w:lang w:val="en-US"/>
          </w:rPr>
          <w:t xml:space="preserve"> A </w:t>
        </w:r>
        <w:r w:rsidR="00982FB6" w:rsidRPr="001A6082">
          <w:rPr>
            <w:rStyle w:val="Hyperlink"/>
            <w:noProof/>
          </w:rPr>
          <w:t>Vocal Concert</w:t>
        </w:r>
        <w:r w:rsidR="00982FB6">
          <w:rPr>
            <w:noProof/>
            <w:webHidden/>
          </w:rPr>
          <w:tab/>
        </w:r>
        <w:r w:rsidR="00982FB6">
          <w:rPr>
            <w:noProof/>
            <w:webHidden/>
          </w:rPr>
          <w:fldChar w:fldCharType="begin"/>
        </w:r>
        <w:r w:rsidR="00982FB6">
          <w:rPr>
            <w:noProof/>
            <w:webHidden/>
          </w:rPr>
          <w:instrText xml:space="preserve"> PAGEREF _Toc517801894 \h </w:instrText>
        </w:r>
        <w:r w:rsidR="00982FB6">
          <w:rPr>
            <w:noProof/>
            <w:webHidden/>
          </w:rPr>
        </w:r>
        <w:r w:rsidR="00982FB6">
          <w:rPr>
            <w:noProof/>
            <w:webHidden/>
          </w:rPr>
          <w:fldChar w:fldCharType="separate"/>
        </w:r>
        <w:r w:rsidR="005D06D1">
          <w:rPr>
            <w:noProof/>
            <w:webHidden/>
          </w:rPr>
          <w:t>37</w:t>
        </w:r>
        <w:r w:rsidR="00982FB6">
          <w:rPr>
            <w:noProof/>
            <w:webHidden/>
          </w:rPr>
          <w:fldChar w:fldCharType="end"/>
        </w:r>
      </w:hyperlink>
    </w:p>
    <w:p w14:paraId="07BB629C" w14:textId="694D6E84" w:rsidR="00982FB6" w:rsidRDefault="00136321">
      <w:pPr>
        <w:pStyle w:val="TableofFigures"/>
        <w:tabs>
          <w:tab w:val="right" w:leader="dot" w:pos="9016"/>
        </w:tabs>
        <w:rPr>
          <w:rFonts w:asciiTheme="minorHAnsi" w:hAnsiTheme="minorHAnsi"/>
          <w:noProof/>
          <w:sz w:val="22"/>
        </w:rPr>
      </w:pPr>
      <w:hyperlink w:anchor="_Toc517801895" w:history="1">
        <w:r w:rsidR="00982FB6" w:rsidRPr="001A6082">
          <w:rPr>
            <w:rStyle w:val="Hyperlink"/>
            <w:noProof/>
          </w:rPr>
          <w:t>Figure 4</w:t>
        </w:r>
        <w:r w:rsidR="00982FB6" w:rsidRPr="001A6082">
          <w:rPr>
            <w:rStyle w:val="Hyperlink"/>
            <w:noProof/>
          </w:rPr>
          <w:noBreakHyphen/>
          <w:t>3: Audiences Shake Glow Sticks</w:t>
        </w:r>
        <w:r w:rsidR="00982FB6">
          <w:rPr>
            <w:noProof/>
            <w:webHidden/>
          </w:rPr>
          <w:tab/>
        </w:r>
        <w:r w:rsidR="00982FB6">
          <w:rPr>
            <w:noProof/>
            <w:webHidden/>
          </w:rPr>
          <w:fldChar w:fldCharType="begin"/>
        </w:r>
        <w:r w:rsidR="00982FB6">
          <w:rPr>
            <w:noProof/>
            <w:webHidden/>
          </w:rPr>
          <w:instrText xml:space="preserve"> PAGEREF _Toc517801895 \h </w:instrText>
        </w:r>
        <w:r w:rsidR="00982FB6">
          <w:rPr>
            <w:noProof/>
            <w:webHidden/>
          </w:rPr>
        </w:r>
        <w:r w:rsidR="00982FB6">
          <w:rPr>
            <w:noProof/>
            <w:webHidden/>
          </w:rPr>
          <w:fldChar w:fldCharType="separate"/>
        </w:r>
        <w:r w:rsidR="005D06D1">
          <w:rPr>
            <w:noProof/>
            <w:webHidden/>
          </w:rPr>
          <w:t>38</w:t>
        </w:r>
        <w:r w:rsidR="00982FB6">
          <w:rPr>
            <w:noProof/>
            <w:webHidden/>
          </w:rPr>
          <w:fldChar w:fldCharType="end"/>
        </w:r>
      </w:hyperlink>
    </w:p>
    <w:p w14:paraId="3AC2AFA6" w14:textId="3AFAF53E" w:rsidR="00982FB6" w:rsidRDefault="00136321">
      <w:pPr>
        <w:pStyle w:val="TableofFigures"/>
        <w:tabs>
          <w:tab w:val="right" w:leader="dot" w:pos="9016"/>
        </w:tabs>
        <w:rPr>
          <w:rFonts w:asciiTheme="minorHAnsi" w:hAnsiTheme="minorHAnsi"/>
          <w:noProof/>
          <w:sz w:val="22"/>
        </w:rPr>
      </w:pPr>
      <w:hyperlink w:anchor="_Toc517801896" w:history="1">
        <w:r w:rsidR="00982FB6" w:rsidRPr="001A6082">
          <w:rPr>
            <w:rStyle w:val="Hyperlink"/>
            <w:noProof/>
          </w:rPr>
          <w:t>Figure 4</w:t>
        </w:r>
        <w:r w:rsidR="00982FB6" w:rsidRPr="001A6082">
          <w:rPr>
            <w:rStyle w:val="Hyperlink"/>
            <w:noProof/>
          </w:rPr>
          <w:noBreakHyphen/>
          <w:t>4: Scanning Rooms With An iPhone. (Przemek, 2014)</w:t>
        </w:r>
        <w:r w:rsidR="00982FB6">
          <w:rPr>
            <w:noProof/>
            <w:webHidden/>
          </w:rPr>
          <w:tab/>
        </w:r>
        <w:r w:rsidR="00982FB6">
          <w:rPr>
            <w:noProof/>
            <w:webHidden/>
          </w:rPr>
          <w:fldChar w:fldCharType="begin"/>
        </w:r>
        <w:r w:rsidR="00982FB6">
          <w:rPr>
            <w:noProof/>
            <w:webHidden/>
          </w:rPr>
          <w:instrText xml:space="preserve"> PAGEREF _Toc517801896 \h </w:instrText>
        </w:r>
        <w:r w:rsidR="00982FB6">
          <w:rPr>
            <w:noProof/>
            <w:webHidden/>
          </w:rPr>
        </w:r>
        <w:r w:rsidR="00982FB6">
          <w:rPr>
            <w:noProof/>
            <w:webHidden/>
          </w:rPr>
          <w:fldChar w:fldCharType="separate"/>
        </w:r>
        <w:r w:rsidR="005D06D1">
          <w:rPr>
            <w:noProof/>
            <w:webHidden/>
          </w:rPr>
          <w:t>39</w:t>
        </w:r>
        <w:r w:rsidR="00982FB6">
          <w:rPr>
            <w:noProof/>
            <w:webHidden/>
          </w:rPr>
          <w:fldChar w:fldCharType="end"/>
        </w:r>
      </w:hyperlink>
    </w:p>
    <w:p w14:paraId="59D936E4" w14:textId="1B1601B8" w:rsidR="00982FB6" w:rsidRDefault="00136321">
      <w:pPr>
        <w:pStyle w:val="TableofFigures"/>
        <w:tabs>
          <w:tab w:val="right" w:leader="dot" w:pos="9016"/>
        </w:tabs>
        <w:rPr>
          <w:rFonts w:asciiTheme="minorHAnsi" w:hAnsiTheme="minorHAnsi"/>
          <w:noProof/>
          <w:sz w:val="22"/>
        </w:rPr>
      </w:pPr>
      <w:hyperlink w:anchor="_Toc517801897" w:history="1">
        <w:r w:rsidR="00982FB6" w:rsidRPr="001A6082">
          <w:rPr>
            <w:rStyle w:val="Hyperlink"/>
            <w:noProof/>
          </w:rPr>
          <w:t>Figure 4</w:t>
        </w:r>
        <w:r w:rsidR="00982FB6" w:rsidRPr="001A6082">
          <w:rPr>
            <w:rStyle w:val="Hyperlink"/>
            <w:noProof/>
          </w:rPr>
          <w:noBreakHyphen/>
          <w:t>5:The angle change putting the phone on the flat table</w:t>
        </w:r>
        <w:r w:rsidR="00982FB6">
          <w:rPr>
            <w:noProof/>
            <w:webHidden/>
          </w:rPr>
          <w:tab/>
        </w:r>
        <w:r w:rsidR="00982FB6">
          <w:rPr>
            <w:noProof/>
            <w:webHidden/>
          </w:rPr>
          <w:fldChar w:fldCharType="begin"/>
        </w:r>
        <w:r w:rsidR="00982FB6">
          <w:rPr>
            <w:noProof/>
            <w:webHidden/>
          </w:rPr>
          <w:instrText xml:space="preserve"> PAGEREF _Toc517801897 \h </w:instrText>
        </w:r>
        <w:r w:rsidR="00982FB6">
          <w:rPr>
            <w:noProof/>
            <w:webHidden/>
          </w:rPr>
        </w:r>
        <w:r w:rsidR="00982FB6">
          <w:rPr>
            <w:noProof/>
            <w:webHidden/>
          </w:rPr>
          <w:fldChar w:fldCharType="separate"/>
        </w:r>
        <w:r w:rsidR="005D06D1">
          <w:rPr>
            <w:noProof/>
            <w:webHidden/>
          </w:rPr>
          <w:t>41</w:t>
        </w:r>
        <w:r w:rsidR="00982FB6">
          <w:rPr>
            <w:noProof/>
            <w:webHidden/>
          </w:rPr>
          <w:fldChar w:fldCharType="end"/>
        </w:r>
      </w:hyperlink>
    </w:p>
    <w:p w14:paraId="7D1B9C85" w14:textId="38F3A67E" w:rsidR="00982FB6" w:rsidRDefault="00136321">
      <w:pPr>
        <w:pStyle w:val="TableofFigures"/>
        <w:tabs>
          <w:tab w:val="right" w:leader="dot" w:pos="9016"/>
        </w:tabs>
        <w:rPr>
          <w:rFonts w:asciiTheme="minorHAnsi" w:hAnsiTheme="minorHAnsi"/>
          <w:noProof/>
          <w:sz w:val="22"/>
        </w:rPr>
      </w:pPr>
      <w:hyperlink w:anchor="_Toc517801898" w:history="1">
        <w:r w:rsidR="00982FB6" w:rsidRPr="001A6082">
          <w:rPr>
            <w:rStyle w:val="Hyperlink"/>
            <w:noProof/>
          </w:rPr>
          <w:t>Figure 4</w:t>
        </w:r>
        <w:r w:rsidR="00982FB6" w:rsidRPr="001A6082">
          <w:rPr>
            <w:rStyle w:val="Hyperlink"/>
            <w:noProof/>
          </w:rPr>
          <w:noBreakHyphen/>
          <w:t>6: Removing drift after Complementary Filter</w:t>
        </w:r>
        <w:r w:rsidR="00982FB6">
          <w:rPr>
            <w:noProof/>
            <w:webHidden/>
          </w:rPr>
          <w:tab/>
        </w:r>
        <w:r w:rsidR="00982FB6">
          <w:rPr>
            <w:noProof/>
            <w:webHidden/>
          </w:rPr>
          <w:fldChar w:fldCharType="begin"/>
        </w:r>
        <w:r w:rsidR="00982FB6">
          <w:rPr>
            <w:noProof/>
            <w:webHidden/>
          </w:rPr>
          <w:instrText xml:space="preserve"> PAGEREF _Toc517801898 \h </w:instrText>
        </w:r>
        <w:r w:rsidR="00982FB6">
          <w:rPr>
            <w:noProof/>
            <w:webHidden/>
          </w:rPr>
        </w:r>
        <w:r w:rsidR="00982FB6">
          <w:rPr>
            <w:noProof/>
            <w:webHidden/>
          </w:rPr>
          <w:fldChar w:fldCharType="separate"/>
        </w:r>
        <w:r w:rsidR="005D06D1">
          <w:rPr>
            <w:noProof/>
            <w:webHidden/>
          </w:rPr>
          <w:t>41</w:t>
        </w:r>
        <w:r w:rsidR="00982FB6">
          <w:rPr>
            <w:noProof/>
            <w:webHidden/>
          </w:rPr>
          <w:fldChar w:fldCharType="end"/>
        </w:r>
      </w:hyperlink>
    </w:p>
    <w:p w14:paraId="27509666" w14:textId="1B350125" w:rsidR="00982FB6" w:rsidRDefault="00136321">
      <w:pPr>
        <w:pStyle w:val="TableofFigures"/>
        <w:tabs>
          <w:tab w:val="right" w:leader="dot" w:pos="9016"/>
        </w:tabs>
        <w:rPr>
          <w:rFonts w:asciiTheme="minorHAnsi" w:hAnsiTheme="minorHAnsi"/>
          <w:noProof/>
          <w:sz w:val="22"/>
        </w:rPr>
      </w:pPr>
      <w:hyperlink w:anchor="_Toc517801899" w:history="1">
        <w:r w:rsidR="00982FB6" w:rsidRPr="001A6082">
          <w:rPr>
            <w:rStyle w:val="Hyperlink"/>
            <w:noProof/>
          </w:rPr>
          <w:t>Figure 4</w:t>
        </w:r>
        <w:r w:rsidR="00982FB6" w:rsidRPr="001A6082">
          <w:rPr>
            <w:rStyle w:val="Hyperlink"/>
            <w:noProof/>
          </w:rPr>
          <w:noBreakHyphen/>
          <w:t>7: The Direction Of The Gravitational Acceleration Of An Object (CSDN Blogs, 2014)</w:t>
        </w:r>
        <w:r w:rsidR="00982FB6">
          <w:rPr>
            <w:noProof/>
            <w:webHidden/>
          </w:rPr>
          <w:tab/>
        </w:r>
        <w:r w:rsidR="00982FB6">
          <w:rPr>
            <w:noProof/>
            <w:webHidden/>
          </w:rPr>
          <w:fldChar w:fldCharType="begin"/>
        </w:r>
        <w:r w:rsidR="00982FB6">
          <w:rPr>
            <w:noProof/>
            <w:webHidden/>
          </w:rPr>
          <w:instrText xml:space="preserve"> PAGEREF _Toc517801899 \h </w:instrText>
        </w:r>
        <w:r w:rsidR="00982FB6">
          <w:rPr>
            <w:noProof/>
            <w:webHidden/>
          </w:rPr>
        </w:r>
        <w:r w:rsidR="00982FB6">
          <w:rPr>
            <w:noProof/>
            <w:webHidden/>
          </w:rPr>
          <w:fldChar w:fldCharType="separate"/>
        </w:r>
        <w:r w:rsidR="005D06D1">
          <w:rPr>
            <w:noProof/>
            <w:webHidden/>
          </w:rPr>
          <w:t>42</w:t>
        </w:r>
        <w:r w:rsidR="00982FB6">
          <w:rPr>
            <w:noProof/>
            <w:webHidden/>
          </w:rPr>
          <w:fldChar w:fldCharType="end"/>
        </w:r>
      </w:hyperlink>
    </w:p>
    <w:p w14:paraId="59A6991A" w14:textId="65CC3C1B" w:rsidR="00982FB6" w:rsidRDefault="00136321">
      <w:pPr>
        <w:pStyle w:val="TableofFigures"/>
        <w:tabs>
          <w:tab w:val="right" w:leader="dot" w:pos="9016"/>
        </w:tabs>
        <w:rPr>
          <w:rFonts w:asciiTheme="minorHAnsi" w:hAnsiTheme="minorHAnsi"/>
          <w:noProof/>
          <w:sz w:val="22"/>
        </w:rPr>
      </w:pPr>
      <w:hyperlink w:anchor="_Toc517801900" w:history="1">
        <w:r w:rsidR="00982FB6" w:rsidRPr="001A6082">
          <w:rPr>
            <w:rStyle w:val="Hyperlink"/>
            <w:noProof/>
          </w:rPr>
          <w:t>Figure 4</w:t>
        </w:r>
        <w:r w:rsidR="00982FB6" w:rsidRPr="001A6082">
          <w:rPr>
            <w:rStyle w:val="Hyperlink"/>
            <w:noProof/>
          </w:rPr>
          <w:noBreakHyphen/>
          <w:t>8 The Inclination Of Each Axis With The Direction Of Gravity (CSDN Blogs, 2014)</w:t>
        </w:r>
        <w:r w:rsidR="00982FB6">
          <w:rPr>
            <w:noProof/>
            <w:webHidden/>
          </w:rPr>
          <w:tab/>
        </w:r>
        <w:r w:rsidR="00982FB6">
          <w:rPr>
            <w:noProof/>
            <w:webHidden/>
          </w:rPr>
          <w:fldChar w:fldCharType="begin"/>
        </w:r>
        <w:r w:rsidR="00982FB6">
          <w:rPr>
            <w:noProof/>
            <w:webHidden/>
          </w:rPr>
          <w:instrText xml:space="preserve"> PAGEREF _Toc517801900 \h </w:instrText>
        </w:r>
        <w:r w:rsidR="00982FB6">
          <w:rPr>
            <w:noProof/>
            <w:webHidden/>
          </w:rPr>
        </w:r>
        <w:r w:rsidR="00982FB6">
          <w:rPr>
            <w:noProof/>
            <w:webHidden/>
          </w:rPr>
          <w:fldChar w:fldCharType="separate"/>
        </w:r>
        <w:r w:rsidR="005D06D1">
          <w:rPr>
            <w:noProof/>
            <w:webHidden/>
          </w:rPr>
          <w:t>43</w:t>
        </w:r>
        <w:r w:rsidR="00982FB6">
          <w:rPr>
            <w:noProof/>
            <w:webHidden/>
          </w:rPr>
          <w:fldChar w:fldCharType="end"/>
        </w:r>
      </w:hyperlink>
    </w:p>
    <w:p w14:paraId="674C5050" w14:textId="70718AFC" w:rsidR="00982FB6" w:rsidRDefault="00136321">
      <w:pPr>
        <w:pStyle w:val="TableofFigures"/>
        <w:tabs>
          <w:tab w:val="right" w:leader="dot" w:pos="9016"/>
        </w:tabs>
        <w:rPr>
          <w:rFonts w:asciiTheme="minorHAnsi" w:hAnsiTheme="minorHAnsi"/>
          <w:noProof/>
          <w:sz w:val="22"/>
        </w:rPr>
      </w:pPr>
      <w:hyperlink w:anchor="_Toc517801901" w:history="1">
        <w:r w:rsidR="00982FB6" w:rsidRPr="001A6082">
          <w:rPr>
            <w:rStyle w:val="Hyperlink"/>
            <w:noProof/>
          </w:rPr>
          <w:t>Figure 4</w:t>
        </w:r>
        <w:r w:rsidR="00982FB6" w:rsidRPr="001A6082">
          <w:rPr>
            <w:rStyle w:val="Hyperlink"/>
            <w:noProof/>
          </w:rPr>
          <w:noBreakHyphen/>
          <w:t>9: Put The Phone Up</w:t>
        </w:r>
        <w:r w:rsidR="00982FB6">
          <w:rPr>
            <w:noProof/>
            <w:webHidden/>
          </w:rPr>
          <w:tab/>
        </w:r>
        <w:r w:rsidR="00982FB6">
          <w:rPr>
            <w:noProof/>
            <w:webHidden/>
          </w:rPr>
          <w:fldChar w:fldCharType="begin"/>
        </w:r>
        <w:r w:rsidR="00982FB6">
          <w:rPr>
            <w:noProof/>
            <w:webHidden/>
          </w:rPr>
          <w:instrText xml:space="preserve"> PAGEREF _Toc517801901 \h </w:instrText>
        </w:r>
        <w:r w:rsidR="00982FB6">
          <w:rPr>
            <w:noProof/>
            <w:webHidden/>
          </w:rPr>
        </w:r>
        <w:r w:rsidR="00982FB6">
          <w:rPr>
            <w:noProof/>
            <w:webHidden/>
          </w:rPr>
          <w:fldChar w:fldCharType="separate"/>
        </w:r>
        <w:r w:rsidR="005D06D1">
          <w:rPr>
            <w:noProof/>
            <w:webHidden/>
          </w:rPr>
          <w:t>44</w:t>
        </w:r>
        <w:r w:rsidR="00982FB6">
          <w:rPr>
            <w:noProof/>
            <w:webHidden/>
          </w:rPr>
          <w:fldChar w:fldCharType="end"/>
        </w:r>
      </w:hyperlink>
    </w:p>
    <w:p w14:paraId="75B1ED0B" w14:textId="1674556F" w:rsidR="00982FB6" w:rsidRDefault="00136321">
      <w:pPr>
        <w:pStyle w:val="TableofFigures"/>
        <w:tabs>
          <w:tab w:val="right" w:leader="dot" w:pos="9016"/>
        </w:tabs>
        <w:rPr>
          <w:rFonts w:asciiTheme="minorHAnsi" w:hAnsiTheme="minorHAnsi"/>
          <w:noProof/>
          <w:sz w:val="22"/>
        </w:rPr>
      </w:pPr>
      <w:hyperlink w:anchor="_Toc517801902" w:history="1">
        <w:r w:rsidR="00982FB6" w:rsidRPr="001A6082">
          <w:rPr>
            <w:rStyle w:val="Hyperlink"/>
            <w:noProof/>
          </w:rPr>
          <w:t>Figure 4</w:t>
        </w:r>
        <w:r w:rsidR="00982FB6" w:rsidRPr="001A6082">
          <w:rPr>
            <w:rStyle w:val="Hyperlink"/>
            <w:noProof/>
          </w:rPr>
          <w:noBreakHyphen/>
          <w:t>10: Testing the change of the inclination when puttingc the phone up vertically</w:t>
        </w:r>
        <w:r w:rsidR="00982FB6">
          <w:rPr>
            <w:noProof/>
            <w:webHidden/>
          </w:rPr>
          <w:tab/>
        </w:r>
        <w:r w:rsidR="00982FB6">
          <w:rPr>
            <w:noProof/>
            <w:webHidden/>
          </w:rPr>
          <w:fldChar w:fldCharType="begin"/>
        </w:r>
        <w:r w:rsidR="00982FB6">
          <w:rPr>
            <w:noProof/>
            <w:webHidden/>
          </w:rPr>
          <w:instrText xml:space="preserve"> PAGEREF _Toc517801902 \h </w:instrText>
        </w:r>
        <w:r w:rsidR="00982FB6">
          <w:rPr>
            <w:noProof/>
            <w:webHidden/>
          </w:rPr>
        </w:r>
        <w:r w:rsidR="00982FB6">
          <w:rPr>
            <w:noProof/>
            <w:webHidden/>
          </w:rPr>
          <w:fldChar w:fldCharType="separate"/>
        </w:r>
        <w:r w:rsidR="005D06D1">
          <w:rPr>
            <w:noProof/>
            <w:webHidden/>
          </w:rPr>
          <w:t>44</w:t>
        </w:r>
        <w:r w:rsidR="00982FB6">
          <w:rPr>
            <w:noProof/>
            <w:webHidden/>
          </w:rPr>
          <w:fldChar w:fldCharType="end"/>
        </w:r>
      </w:hyperlink>
    </w:p>
    <w:p w14:paraId="45DFB2FC" w14:textId="3E07CDF7" w:rsidR="00982FB6" w:rsidRDefault="00136321">
      <w:pPr>
        <w:pStyle w:val="TableofFigures"/>
        <w:tabs>
          <w:tab w:val="right" w:leader="dot" w:pos="9016"/>
        </w:tabs>
        <w:rPr>
          <w:rFonts w:asciiTheme="minorHAnsi" w:hAnsiTheme="minorHAnsi"/>
          <w:noProof/>
          <w:sz w:val="22"/>
        </w:rPr>
      </w:pPr>
      <w:hyperlink w:anchor="_Toc517801903" w:history="1">
        <w:r w:rsidR="00982FB6" w:rsidRPr="001A6082">
          <w:rPr>
            <w:rStyle w:val="Hyperlink"/>
            <w:noProof/>
          </w:rPr>
          <w:t>Figure 4</w:t>
        </w:r>
        <w:r w:rsidR="00982FB6" w:rsidRPr="001A6082">
          <w:rPr>
            <w:rStyle w:val="Hyperlink"/>
            <w:noProof/>
          </w:rPr>
          <w:noBreakHyphen/>
          <w:t>11: Shank The Phone In Gesture1</w:t>
        </w:r>
        <w:r w:rsidR="00982FB6">
          <w:rPr>
            <w:noProof/>
            <w:webHidden/>
          </w:rPr>
          <w:tab/>
        </w:r>
        <w:r w:rsidR="00982FB6">
          <w:rPr>
            <w:noProof/>
            <w:webHidden/>
          </w:rPr>
          <w:fldChar w:fldCharType="begin"/>
        </w:r>
        <w:r w:rsidR="00982FB6">
          <w:rPr>
            <w:noProof/>
            <w:webHidden/>
          </w:rPr>
          <w:instrText xml:space="preserve"> PAGEREF _Toc517801903 \h </w:instrText>
        </w:r>
        <w:r w:rsidR="00982FB6">
          <w:rPr>
            <w:noProof/>
            <w:webHidden/>
          </w:rPr>
        </w:r>
        <w:r w:rsidR="00982FB6">
          <w:rPr>
            <w:noProof/>
            <w:webHidden/>
          </w:rPr>
          <w:fldChar w:fldCharType="separate"/>
        </w:r>
        <w:r w:rsidR="005D06D1">
          <w:rPr>
            <w:noProof/>
            <w:webHidden/>
          </w:rPr>
          <w:t>47</w:t>
        </w:r>
        <w:r w:rsidR="00982FB6">
          <w:rPr>
            <w:noProof/>
            <w:webHidden/>
          </w:rPr>
          <w:fldChar w:fldCharType="end"/>
        </w:r>
      </w:hyperlink>
    </w:p>
    <w:p w14:paraId="31E24E48" w14:textId="4B815C7B" w:rsidR="00982FB6" w:rsidRDefault="00136321">
      <w:pPr>
        <w:pStyle w:val="TableofFigures"/>
        <w:tabs>
          <w:tab w:val="right" w:leader="dot" w:pos="9016"/>
        </w:tabs>
        <w:rPr>
          <w:rFonts w:asciiTheme="minorHAnsi" w:hAnsiTheme="minorHAnsi"/>
          <w:noProof/>
          <w:sz w:val="22"/>
        </w:rPr>
      </w:pPr>
      <w:hyperlink w:anchor="_Toc517801904" w:history="1">
        <w:r w:rsidR="00982FB6" w:rsidRPr="001A6082">
          <w:rPr>
            <w:rStyle w:val="Hyperlink"/>
            <w:noProof/>
          </w:rPr>
          <w:t>Figure 4</w:t>
        </w:r>
        <w:r w:rsidR="00982FB6" w:rsidRPr="001A6082">
          <w:rPr>
            <w:rStyle w:val="Hyperlink"/>
            <w:noProof/>
          </w:rPr>
          <w:noBreakHyphen/>
          <w:t>12: Spinning Angle Changes</w:t>
        </w:r>
        <w:r w:rsidR="00982FB6" w:rsidRPr="001A6082">
          <w:rPr>
            <w:rStyle w:val="Hyperlink"/>
            <w:noProof/>
            <w:lang w:val="en-US"/>
          </w:rPr>
          <w:t xml:space="preserve"> in Gesture 1</w:t>
        </w:r>
        <w:r w:rsidR="00982FB6">
          <w:rPr>
            <w:noProof/>
            <w:webHidden/>
          </w:rPr>
          <w:tab/>
        </w:r>
        <w:r w:rsidR="00982FB6">
          <w:rPr>
            <w:noProof/>
            <w:webHidden/>
          </w:rPr>
          <w:fldChar w:fldCharType="begin"/>
        </w:r>
        <w:r w:rsidR="00982FB6">
          <w:rPr>
            <w:noProof/>
            <w:webHidden/>
          </w:rPr>
          <w:instrText xml:space="preserve"> PAGEREF _Toc517801904 \h </w:instrText>
        </w:r>
        <w:r w:rsidR="00982FB6">
          <w:rPr>
            <w:noProof/>
            <w:webHidden/>
          </w:rPr>
        </w:r>
        <w:r w:rsidR="00982FB6">
          <w:rPr>
            <w:noProof/>
            <w:webHidden/>
          </w:rPr>
          <w:fldChar w:fldCharType="separate"/>
        </w:r>
        <w:r w:rsidR="005D06D1">
          <w:rPr>
            <w:noProof/>
            <w:webHidden/>
          </w:rPr>
          <w:t>47</w:t>
        </w:r>
        <w:r w:rsidR="00982FB6">
          <w:rPr>
            <w:noProof/>
            <w:webHidden/>
          </w:rPr>
          <w:fldChar w:fldCharType="end"/>
        </w:r>
      </w:hyperlink>
    </w:p>
    <w:p w14:paraId="51E1E6BD" w14:textId="064F7A01" w:rsidR="00982FB6" w:rsidRDefault="00136321">
      <w:pPr>
        <w:pStyle w:val="TableofFigures"/>
        <w:tabs>
          <w:tab w:val="right" w:leader="dot" w:pos="9016"/>
        </w:tabs>
        <w:rPr>
          <w:rFonts w:asciiTheme="minorHAnsi" w:hAnsiTheme="minorHAnsi"/>
          <w:noProof/>
          <w:sz w:val="22"/>
        </w:rPr>
      </w:pPr>
      <w:hyperlink w:anchor="_Toc517801905" w:history="1">
        <w:r w:rsidR="00982FB6" w:rsidRPr="001A6082">
          <w:rPr>
            <w:rStyle w:val="Hyperlink"/>
            <w:noProof/>
          </w:rPr>
          <w:t>Figure 4</w:t>
        </w:r>
        <w:r w:rsidR="00982FB6" w:rsidRPr="001A6082">
          <w:rPr>
            <w:rStyle w:val="Hyperlink"/>
            <w:noProof/>
          </w:rPr>
          <w:noBreakHyphen/>
          <w:t>13:  The Inclination angle change in Gesture 1</w:t>
        </w:r>
        <w:r w:rsidR="00982FB6">
          <w:rPr>
            <w:noProof/>
            <w:webHidden/>
          </w:rPr>
          <w:tab/>
        </w:r>
        <w:r w:rsidR="00982FB6">
          <w:rPr>
            <w:noProof/>
            <w:webHidden/>
          </w:rPr>
          <w:fldChar w:fldCharType="begin"/>
        </w:r>
        <w:r w:rsidR="00982FB6">
          <w:rPr>
            <w:noProof/>
            <w:webHidden/>
          </w:rPr>
          <w:instrText xml:space="preserve"> PAGEREF _Toc517801905 \h </w:instrText>
        </w:r>
        <w:r w:rsidR="00982FB6">
          <w:rPr>
            <w:noProof/>
            <w:webHidden/>
          </w:rPr>
        </w:r>
        <w:r w:rsidR="00982FB6">
          <w:rPr>
            <w:noProof/>
            <w:webHidden/>
          </w:rPr>
          <w:fldChar w:fldCharType="separate"/>
        </w:r>
        <w:r w:rsidR="005D06D1">
          <w:rPr>
            <w:noProof/>
            <w:webHidden/>
          </w:rPr>
          <w:t>49</w:t>
        </w:r>
        <w:r w:rsidR="00982FB6">
          <w:rPr>
            <w:noProof/>
            <w:webHidden/>
          </w:rPr>
          <w:fldChar w:fldCharType="end"/>
        </w:r>
      </w:hyperlink>
    </w:p>
    <w:p w14:paraId="625DBE8B" w14:textId="7E7289AE" w:rsidR="00982FB6" w:rsidRDefault="00136321">
      <w:pPr>
        <w:pStyle w:val="TableofFigures"/>
        <w:tabs>
          <w:tab w:val="right" w:leader="dot" w:pos="9016"/>
        </w:tabs>
        <w:rPr>
          <w:rFonts w:asciiTheme="minorHAnsi" w:hAnsiTheme="minorHAnsi"/>
          <w:noProof/>
          <w:sz w:val="22"/>
        </w:rPr>
      </w:pPr>
      <w:hyperlink w:anchor="_Toc517801906" w:history="1">
        <w:r w:rsidR="00982FB6" w:rsidRPr="001A6082">
          <w:rPr>
            <w:rStyle w:val="Hyperlink"/>
            <w:noProof/>
          </w:rPr>
          <w:t>Figure 4</w:t>
        </w:r>
        <w:r w:rsidR="00982FB6" w:rsidRPr="001A6082">
          <w:rPr>
            <w:rStyle w:val="Hyperlink"/>
            <w:noProof/>
          </w:rPr>
          <w:noBreakHyphen/>
          <w:t xml:space="preserve">14: Spinning Angle Changes In Action </w:t>
        </w:r>
        <w:r w:rsidR="00982FB6" w:rsidRPr="001A6082">
          <w:rPr>
            <w:rStyle w:val="Hyperlink"/>
            <w:noProof/>
            <w:lang w:val="en-US"/>
          </w:rPr>
          <w:t>2</w:t>
        </w:r>
        <w:r w:rsidR="00982FB6">
          <w:rPr>
            <w:noProof/>
            <w:webHidden/>
          </w:rPr>
          <w:tab/>
        </w:r>
        <w:r w:rsidR="00982FB6">
          <w:rPr>
            <w:noProof/>
            <w:webHidden/>
          </w:rPr>
          <w:fldChar w:fldCharType="begin"/>
        </w:r>
        <w:r w:rsidR="00982FB6">
          <w:rPr>
            <w:noProof/>
            <w:webHidden/>
          </w:rPr>
          <w:instrText xml:space="preserve"> PAGEREF _Toc517801906 \h </w:instrText>
        </w:r>
        <w:r w:rsidR="00982FB6">
          <w:rPr>
            <w:noProof/>
            <w:webHidden/>
          </w:rPr>
        </w:r>
        <w:r w:rsidR="00982FB6">
          <w:rPr>
            <w:noProof/>
            <w:webHidden/>
          </w:rPr>
          <w:fldChar w:fldCharType="separate"/>
        </w:r>
        <w:r w:rsidR="005D06D1">
          <w:rPr>
            <w:noProof/>
            <w:webHidden/>
          </w:rPr>
          <w:t>50</w:t>
        </w:r>
        <w:r w:rsidR="00982FB6">
          <w:rPr>
            <w:noProof/>
            <w:webHidden/>
          </w:rPr>
          <w:fldChar w:fldCharType="end"/>
        </w:r>
      </w:hyperlink>
    </w:p>
    <w:p w14:paraId="4163CB30" w14:textId="51B4DD87" w:rsidR="00982FB6" w:rsidRDefault="00136321">
      <w:pPr>
        <w:pStyle w:val="TableofFigures"/>
        <w:tabs>
          <w:tab w:val="right" w:leader="dot" w:pos="9016"/>
        </w:tabs>
        <w:rPr>
          <w:rFonts w:asciiTheme="minorHAnsi" w:hAnsiTheme="minorHAnsi"/>
          <w:noProof/>
          <w:sz w:val="22"/>
        </w:rPr>
      </w:pPr>
      <w:hyperlink w:anchor="_Toc517801907" w:history="1">
        <w:r w:rsidR="00982FB6" w:rsidRPr="001A6082">
          <w:rPr>
            <w:rStyle w:val="Hyperlink"/>
            <w:noProof/>
          </w:rPr>
          <w:t>Figure 4</w:t>
        </w:r>
        <w:r w:rsidR="00982FB6" w:rsidRPr="001A6082">
          <w:rPr>
            <w:rStyle w:val="Hyperlink"/>
            <w:noProof/>
          </w:rPr>
          <w:noBreakHyphen/>
          <w:t>15: The Change of Inclination Angles in Gesture 2</w:t>
        </w:r>
        <w:r w:rsidR="00982FB6">
          <w:rPr>
            <w:noProof/>
            <w:webHidden/>
          </w:rPr>
          <w:tab/>
        </w:r>
        <w:r w:rsidR="00982FB6">
          <w:rPr>
            <w:noProof/>
            <w:webHidden/>
          </w:rPr>
          <w:fldChar w:fldCharType="begin"/>
        </w:r>
        <w:r w:rsidR="00982FB6">
          <w:rPr>
            <w:noProof/>
            <w:webHidden/>
          </w:rPr>
          <w:instrText xml:space="preserve"> PAGEREF _Toc517801907 \h </w:instrText>
        </w:r>
        <w:r w:rsidR="00982FB6">
          <w:rPr>
            <w:noProof/>
            <w:webHidden/>
          </w:rPr>
        </w:r>
        <w:r w:rsidR="00982FB6">
          <w:rPr>
            <w:noProof/>
            <w:webHidden/>
          </w:rPr>
          <w:fldChar w:fldCharType="separate"/>
        </w:r>
        <w:r w:rsidR="005D06D1">
          <w:rPr>
            <w:noProof/>
            <w:webHidden/>
          </w:rPr>
          <w:t>51</w:t>
        </w:r>
        <w:r w:rsidR="00982FB6">
          <w:rPr>
            <w:noProof/>
            <w:webHidden/>
          </w:rPr>
          <w:fldChar w:fldCharType="end"/>
        </w:r>
      </w:hyperlink>
    </w:p>
    <w:p w14:paraId="2C76D179" w14:textId="74016E7B" w:rsidR="00982FB6" w:rsidRDefault="00136321">
      <w:pPr>
        <w:pStyle w:val="TableofFigures"/>
        <w:tabs>
          <w:tab w:val="right" w:leader="dot" w:pos="9016"/>
        </w:tabs>
        <w:rPr>
          <w:rFonts w:asciiTheme="minorHAnsi" w:hAnsiTheme="minorHAnsi"/>
          <w:noProof/>
          <w:sz w:val="22"/>
        </w:rPr>
      </w:pPr>
      <w:hyperlink w:anchor="_Toc517801908" w:history="1">
        <w:r w:rsidR="00982FB6" w:rsidRPr="001A6082">
          <w:rPr>
            <w:rStyle w:val="Hyperlink"/>
            <w:noProof/>
          </w:rPr>
          <w:t>Figure 4</w:t>
        </w:r>
        <w:r w:rsidR="00982FB6" w:rsidRPr="001A6082">
          <w:rPr>
            <w:rStyle w:val="Hyperlink"/>
            <w:noProof/>
          </w:rPr>
          <w:noBreakHyphen/>
          <w:t>18 Action Report Interface</w:t>
        </w:r>
        <w:r w:rsidR="00982FB6">
          <w:rPr>
            <w:noProof/>
            <w:webHidden/>
          </w:rPr>
          <w:tab/>
        </w:r>
        <w:r w:rsidR="00982FB6">
          <w:rPr>
            <w:noProof/>
            <w:webHidden/>
          </w:rPr>
          <w:fldChar w:fldCharType="begin"/>
        </w:r>
        <w:r w:rsidR="00982FB6">
          <w:rPr>
            <w:noProof/>
            <w:webHidden/>
          </w:rPr>
          <w:instrText xml:space="preserve"> PAGEREF _Toc517801908 \h </w:instrText>
        </w:r>
        <w:r w:rsidR="00982FB6">
          <w:rPr>
            <w:noProof/>
            <w:webHidden/>
          </w:rPr>
        </w:r>
        <w:r w:rsidR="00982FB6">
          <w:rPr>
            <w:noProof/>
            <w:webHidden/>
          </w:rPr>
          <w:fldChar w:fldCharType="separate"/>
        </w:r>
        <w:r w:rsidR="005D06D1">
          <w:rPr>
            <w:noProof/>
            <w:webHidden/>
          </w:rPr>
          <w:t>53</w:t>
        </w:r>
        <w:r w:rsidR="00982FB6">
          <w:rPr>
            <w:noProof/>
            <w:webHidden/>
          </w:rPr>
          <w:fldChar w:fldCharType="end"/>
        </w:r>
      </w:hyperlink>
    </w:p>
    <w:p w14:paraId="654ECB0C" w14:textId="54771351" w:rsidR="00982FB6" w:rsidRDefault="00136321">
      <w:pPr>
        <w:pStyle w:val="TableofFigures"/>
        <w:tabs>
          <w:tab w:val="right" w:leader="dot" w:pos="9016"/>
        </w:tabs>
        <w:rPr>
          <w:rFonts w:asciiTheme="minorHAnsi" w:hAnsiTheme="minorHAnsi"/>
          <w:noProof/>
          <w:sz w:val="22"/>
        </w:rPr>
      </w:pPr>
      <w:hyperlink w:anchor="_Toc517801909" w:history="1">
        <w:r w:rsidR="00982FB6" w:rsidRPr="001A6082">
          <w:rPr>
            <w:rStyle w:val="Hyperlink"/>
            <w:noProof/>
          </w:rPr>
          <w:t>Figure 4</w:t>
        </w:r>
        <w:r w:rsidR="00982FB6" w:rsidRPr="001A6082">
          <w:rPr>
            <w:rStyle w:val="Hyperlink"/>
            <w:noProof/>
          </w:rPr>
          <w:noBreakHyphen/>
          <w:t>19 Gesture 1 Gyro Data</w:t>
        </w:r>
        <w:r w:rsidR="00982FB6">
          <w:rPr>
            <w:noProof/>
            <w:webHidden/>
          </w:rPr>
          <w:tab/>
        </w:r>
        <w:r w:rsidR="00982FB6">
          <w:rPr>
            <w:noProof/>
            <w:webHidden/>
          </w:rPr>
          <w:fldChar w:fldCharType="begin"/>
        </w:r>
        <w:r w:rsidR="00982FB6">
          <w:rPr>
            <w:noProof/>
            <w:webHidden/>
          </w:rPr>
          <w:instrText xml:space="preserve"> PAGEREF _Toc517801909 \h </w:instrText>
        </w:r>
        <w:r w:rsidR="00982FB6">
          <w:rPr>
            <w:noProof/>
            <w:webHidden/>
          </w:rPr>
        </w:r>
        <w:r w:rsidR="00982FB6">
          <w:rPr>
            <w:noProof/>
            <w:webHidden/>
          </w:rPr>
          <w:fldChar w:fldCharType="separate"/>
        </w:r>
        <w:r w:rsidR="005D06D1">
          <w:rPr>
            <w:noProof/>
            <w:webHidden/>
          </w:rPr>
          <w:t>54</w:t>
        </w:r>
        <w:r w:rsidR="00982FB6">
          <w:rPr>
            <w:noProof/>
            <w:webHidden/>
          </w:rPr>
          <w:fldChar w:fldCharType="end"/>
        </w:r>
      </w:hyperlink>
    </w:p>
    <w:p w14:paraId="1AD07F20" w14:textId="13CA2D83" w:rsidR="00982FB6" w:rsidRDefault="00136321">
      <w:pPr>
        <w:pStyle w:val="TableofFigures"/>
        <w:tabs>
          <w:tab w:val="right" w:leader="dot" w:pos="9016"/>
        </w:tabs>
        <w:rPr>
          <w:rFonts w:asciiTheme="minorHAnsi" w:hAnsiTheme="minorHAnsi"/>
          <w:noProof/>
          <w:sz w:val="22"/>
        </w:rPr>
      </w:pPr>
      <w:hyperlink w:anchor="_Toc517801910" w:history="1">
        <w:r w:rsidR="00982FB6" w:rsidRPr="001A6082">
          <w:rPr>
            <w:rStyle w:val="Hyperlink"/>
            <w:noProof/>
          </w:rPr>
          <w:t>Figure 4</w:t>
        </w:r>
        <w:r w:rsidR="00982FB6" w:rsidRPr="001A6082">
          <w:rPr>
            <w:rStyle w:val="Hyperlink"/>
            <w:noProof/>
          </w:rPr>
          <w:noBreakHyphen/>
          <w:t>20 : Gesture 1 Acceleration Data</w:t>
        </w:r>
        <w:r w:rsidR="00982FB6">
          <w:rPr>
            <w:noProof/>
            <w:webHidden/>
          </w:rPr>
          <w:tab/>
        </w:r>
        <w:r w:rsidR="00982FB6">
          <w:rPr>
            <w:noProof/>
            <w:webHidden/>
          </w:rPr>
          <w:fldChar w:fldCharType="begin"/>
        </w:r>
        <w:r w:rsidR="00982FB6">
          <w:rPr>
            <w:noProof/>
            <w:webHidden/>
          </w:rPr>
          <w:instrText xml:space="preserve"> PAGEREF _Toc517801910 \h </w:instrText>
        </w:r>
        <w:r w:rsidR="00982FB6">
          <w:rPr>
            <w:noProof/>
            <w:webHidden/>
          </w:rPr>
        </w:r>
        <w:r w:rsidR="00982FB6">
          <w:rPr>
            <w:noProof/>
            <w:webHidden/>
          </w:rPr>
          <w:fldChar w:fldCharType="separate"/>
        </w:r>
        <w:r w:rsidR="005D06D1">
          <w:rPr>
            <w:noProof/>
            <w:webHidden/>
          </w:rPr>
          <w:t>54</w:t>
        </w:r>
        <w:r w:rsidR="00982FB6">
          <w:rPr>
            <w:noProof/>
            <w:webHidden/>
          </w:rPr>
          <w:fldChar w:fldCharType="end"/>
        </w:r>
      </w:hyperlink>
    </w:p>
    <w:p w14:paraId="4BA9BA74" w14:textId="22A790BF" w:rsidR="00982FB6" w:rsidRDefault="00136321">
      <w:pPr>
        <w:pStyle w:val="TableofFigures"/>
        <w:tabs>
          <w:tab w:val="right" w:leader="dot" w:pos="9016"/>
        </w:tabs>
        <w:rPr>
          <w:rFonts w:asciiTheme="minorHAnsi" w:hAnsiTheme="minorHAnsi"/>
          <w:noProof/>
          <w:sz w:val="22"/>
        </w:rPr>
      </w:pPr>
      <w:hyperlink w:anchor="_Toc517801911" w:history="1">
        <w:r w:rsidR="00982FB6" w:rsidRPr="001A6082">
          <w:rPr>
            <w:rStyle w:val="Hyperlink"/>
            <w:noProof/>
          </w:rPr>
          <w:t>Figure 4</w:t>
        </w:r>
        <w:r w:rsidR="00982FB6" w:rsidRPr="001A6082">
          <w:rPr>
            <w:rStyle w:val="Hyperlink"/>
            <w:noProof/>
          </w:rPr>
          <w:noBreakHyphen/>
          <w:t>21 Action 1 Calculation Result</w:t>
        </w:r>
        <w:r w:rsidR="00982FB6">
          <w:rPr>
            <w:noProof/>
            <w:webHidden/>
          </w:rPr>
          <w:tab/>
        </w:r>
        <w:r w:rsidR="00982FB6">
          <w:rPr>
            <w:noProof/>
            <w:webHidden/>
          </w:rPr>
          <w:fldChar w:fldCharType="begin"/>
        </w:r>
        <w:r w:rsidR="00982FB6">
          <w:rPr>
            <w:noProof/>
            <w:webHidden/>
          </w:rPr>
          <w:instrText xml:space="preserve"> PAGEREF _Toc517801911 \h </w:instrText>
        </w:r>
        <w:r w:rsidR="00982FB6">
          <w:rPr>
            <w:noProof/>
            <w:webHidden/>
          </w:rPr>
        </w:r>
        <w:r w:rsidR="00982FB6">
          <w:rPr>
            <w:noProof/>
            <w:webHidden/>
          </w:rPr>
          <w:fldChar w:fldCharType="separate"/>
        </w:r>
        <w:r w:rsidR="005D06D1">
          <w:rPr>
            <w:noProof/>
            <w:webHidden/>
          </w:rPr>
          <w:t>55</w:t>
        </w:r>
        <w:r w:rsidR="00982FB6">
          <w:rPr>
            <w:noProof/>
            <w:webHidden/>
          </w:rPr>
          <w:fldChar w:fldCharType="end"/>
        </w:r>
      </w:hyperlink>
    </w:p>
    <w:p w14:paraId="4962C716" w14:textId="78986ECC" w:rsidR="00982FB6" w:rsidRDefault="00136321">
      <w:pPr>
        <w:pStyle w:val="TableofFigures"/>
        <w:tabs>
          <w:tab w:val="right" w:leader="dot" w:pos="9016"/>
        </w:tabs>
        <w:rPr>
          <w:rFonts w:asciiTheme="minorHAnsi" w:hAnsiTheme="minorHAnsi"/>
          <w:noProof/>
          <w:sz w:val="22"/>
        </w:rPr>
      </w:pPr>
      <w:hyperlink w:anchor="_Toc517801912" w:history="1">
        <w:r w:rsidR="00982FB6" w:rsidRPr="001A6082">
          <w:rPr>
            <w:rStyle w:val="Hyperlink"/>
            <w:noProof/>
          </w:rPr>
          <w:t>Figure 4</w:t>
        </w:r>
        <w:r w:rsidR="00982FB6" w:rsidRPr="001A6082">
          <w:rPr>
            <w:rStyle w:val="Hyperlink"/>
            <w:noProof/>
          </w:rPr>
          <w:noBreakHyphen/>
          <w:t>19 Gesture 2 Gyro Data</w:t>
        </w:r>
        <w:r w:rsidR="00982FB6">
          <w:rPr>
            <w:noProof/>
            <w:webHidden/>
          </w:rPr>
          <w:tab/>
        </w:r>
        <w:r w:rsidR="00982FB6">
          <w:rPr>
            <w:noProof/>
            <w:webHidden/>
          </w:rPr>
          <w:fldChar w:fldCharType="begin"/>
        </w:r>
        <w:r w:rsidR="00982FB6">
          <w:rPr>
            <w:noProof/>
            <w:webHidden/>
          </w:rPr>
          <w:instrText xml:space="preserve"> PAGEREF _Toc517801912 \h </w:instrText>
        </w:r>
        <w:r w:rsidR="00982FB6">
          <w:rPr>
            <w:noProof/>
            <w:webHidden/>
          </w:rPr>
        </w:r>
        <w:r w:rsidR="00982FB6">
          <w:rPr>
            <w:noProof/>
            <w:webHidden/>
          </w:rPr>
          <w:fldChar w:fldCharType="separate"/>
        </w:r>
        <w:r w:rsidR="005D06D1">
          <w:rPr>
            <w:noProof/>
            <w:webHidden/>
          </w:rPr>
          <w:t>56</w:t>
        </w:r>
        <w:r w:rsidR="00982FB6">
          <w:rPr>
            <w:noProof/>
            <w:webHidden/>
          </w:rPr>
          <w:fldChar w:fldCharType="end"/>
        </w:r>
      </w:hyperlink>
    </w:p>
    <w:p w14:paraId="6D7C73C0" w14:textId="3935DC93" w:rsidR="00982FB6" w:rsidRDefault="00136321">
      <w:pPr>
        <w:pStyle w:val="TableofFigures"/>
        <w:tabs>
          <w:tab w:val="right" w:leader="dot" w:pos="9016"/>
        </w:tabs>
        <w:rPr>
          <w:rFonts w:asciiTheme="minorHAnsi" w:hAnsiTheme="minorHAnsi"/>
          <w:noProof/>
          <w:sz w:val="22"/>
        </w:rPr>
      </w:pPr>
      <w:hyperlink w:anchor="_Toc517801913" w:history="1">
        <w:r w:rsidR="00982FB6" w:rsidRPr="001A6082">
          <w:rPr>
            <w:rStyle w:val="Hyperlink"/>
            <w:noProof/>
          </w:rPr>
          <w:t>Figure 4</w:t>
        </w:r>
        <w:r w:rsidR="00982FB6" w:rsidRPr="001A6082">
          <w:rPr>
            <w:rStyle w:val="Hyperlink"/>
            <w:noProof/>
          </w:rPr>
          <w:noBreakHyphen/>
          <w:t>20 : Gesture 2 Acceleration Data</w:t>
        </w:r>
        <w:r w:rsidR="00982FB6">
          <w:rPr>
            <w:noProof/>
            <w:webHidden/>
          </w:rPr>
          <w:tab/>
        </w:r>
        <w:r w:rsidR="00982FB6">
          <w:rPr>
            <w:noProof/>
            <w:webHidden/>
          </w:rPr>
          <w:fldChar w:fldCharType="begin"/>
        </w:r>
        <w:r w:rsidR="00982FB6">
          <w:rPr>
            <w:noProof/>
            <w:webHidden/>
          </w:rPr>
          <w:instrText xml:space="preserve"> PAGEREF _Toc517801913 \h </w:instrText>
        </w:r>
        <w:r w:rsidR="00982FB6">
          <w:rPr>
            <w:noProof/>
            <w:webHidden/>
          </w:rPr>
        </w:r>
        <w:r w:rsidR="00982FB6">
          <w:rPr>
            <w:noProof/>
            <w:webHidden/>
          </w:rPr>
          <w:fldChar w:fldCharType="separate"/>
        </w:r>
        <w:r w:rsidR="005D06D1">
          <w:rPr>
            <w:noProof/>
            <w:webHidden/>
          </w:rPr>
          <w:t>56</w:t>
        </w:r>
        <w:r w:rsidR="00982FB6">
          <w:rPr>
            <w:noProof/>
            <w:webHidden/>
          </w:rPr>
          <w:fldChar w:fldCharType="end"/>
        </w:r>
      </w:hyperlink>
    </w:p>
    <w:p w14:paraId="5A718801" w14:textId="743453D8" w:rsidR="00982FB6" w:rsidRDefault="00136321">
      <w:pPr>
        <w:pStyle w:val="TableofFigures"/>
        <w:tabs>
          <w:tab w:val="right" w:leader="dot" w:pos="9016"/>
        </w:tabs>
        <w:rPr>
          <w:rFonts w:asciiTheme="minorHAnsi" w:hAnsiTheme="minorHAnsi"/>
          <w:noProof/>
          <w:sz w:val="22"/>
        </w:rPr>
      </w:pPr>
      <w:hyperlink w:anchor="_Toc517801914" w:history="1">
        <w:r w:rsidR="00982FB6" w:rsidRPr="001A6082">
          <w:rPr>
            <w:rStyle w:val="Hyperlink"/>
            <w:noProof/>
          </w:rPr>
          <w:t>Figure 4</w:t>
        </w:r>
        <w:r w:rsidR="00982FB6" w:rsidRPr="001A6082">
          <w:rPr>
            <w:rStyle w:val="Hyperlink"/>
            <w:noProof/>
          </w:rPr>
          <w:noBreakHyphen/>
          <w:t>21 Action 2 Calculation Result</w:t>
        </w:r>
        <w:r w:rsidR="00982FB6">
          <w:rPr>
            <w:noProof/>
            <w:webHidden/>
          </w:rPr>
          <w:tab/>
        </w:r>
        <w:r w:rsidR="00982FB6">
          <w:rPr>
            <w:noProof/>
            <w:webHidden/>
          </w:rPr>
          <w:fldChar w:fldCharType="begin"/>
        </w:r>
        <w:r w:rsidR="00982FB6">
          <w:rPr>
            <w:noProof/>
            <w:webHidden/>
          </w:rPr>
          <w:instrText xml:space="preserve"> PAGEREF _Toc517801914 \h </w:instrText>
        </w:r>
        <w:r w:rsidR="00982FB6">
          <w:rPr>
            <w:noProof/>
            <w:webHidden/>
          </w:rPr>
        </w:r>
        <w:r w:rsidR="00982FB6">
          <w:rPr>
            <w:noProof/>
            <w:webHidden/>
          </w:rPr>
          <w:fldChar w:fldCharType="separate"/>
        </w:r>
        <w:r w:rsidR="005D06D1">
          <w:rPr>
            <w:noProof/>
            <w:webHidden/>
          </w:rPr>
          <w:t>57</w:t>
        </w:r>
        <w:r w:rsidR="00982FB6">
          <w:rPr>
            <w:noProof/>
            <w:webHidden/>
          </w:rPr>
          <w:fldChar w:fldCharType="end"/>
        </w:r>
      </w:hyperlink>
    </w:p>
    <w:p w14:paraId="507B86EC" w14:textId="77777777" w:rsidR="0087014B" w:rsidRPr="0087014B" w:rsidRDefault="00046079">
      <w:pPr>
        <w:pStyle w:val="TOC2"/>
        <w:pageBreakBefore/>
        <w:tabs>
          <w:tab w:val="right" w:leader="dot" w:pos="9026"/>
        </w:tabs>
        <w:spacing w:line="192" w:lineRule="auto"/>
        <w:ind w:left="238"/>
        <w:rPr>
          <w:bCs/>
          <w:sz w:val="21"/>
          <w:rPrChange w:id="253" w:author="像个男人一样" w:date="2018-03-21T01:36:00Z">
            <w:rPr>
              <w:sz w:val="22"/>
            </w:rPr>
          </w:rPrChange>
        </w:rPr>
        <w:pPrChange w:id="254" w:author="像个男人一样" w:date="2018-03-21T20:16:00Z">
          <w:pPr>
            <w:spacing w:line="192" w:lineRule="auto"/>
          </w:pPr>
        </w:pPrChange>
      </w:pPr>
      <w:ins w:id="255" w:author="jie sun" w:date="2018-04-11T17:15:00Z">
        <w:r>
          <w:rPr>
            <w:bCs/>
          </w:rPr>
          <w:fldChar w:fldCharType="end"/>
        </w:r>
      </w:ins>
    </w:p>
    <w:p w14:paraId="2DF3EF8A" w14:textId="477E5BB4" w:rsidR="0087014B" w:rsidRDefault="00D5184D">
      <w:pPr>
        <w:pStyle w:val="Heading2"/>
        <w:numPr>
          <w:ilvl w:val="255"/>
          <w:numId w:val="0"/>
        </w:numPr>
        <w:rPr>
          <w:ins w:id="256" w:author="像个男人一样" w:date="2018-03-21T02:42:00Z"/>
          <w:rFonts w:eastAsia="Microsoft JhengHei"/>
        </w:rPr>
        <w:pPrChange w:id="257" w:author="像个男人一样" w:date="2018-03-23T10:43:00Z">
          <w:pPr>
            <w:pStyle w:val="Heading2"/>
            <w:numPr>
              <w:ilvl w:val="0"/>
              <w:numId w:val="0"/>
            </w:numPr>
            <w:ind w:left="144" w:firstLine="0"/>
          </w:pPr>
        </w:pPrChange>
      </w:pPr>
      <w:bookmarkStart w:id="258" w:name="_Toc223"/>
      <w:bookmarkStart w:id="259" w:name="_Toc18433"/>
      <w:bookmarkStart w:id="260" w:name="_Toc6264"/>
      <w:bookmarkStart w:id="261" w:name="_Toc2400"/>
      <w:bookmarkStart w:id="262" w:name="_Toc15812"/>
      <w:bookmarkStart w:id="263" w:name="_Toc9702"/>
      <w:bookmarkStart w:id="264" w:name="_Toc9742"/>
      <w:bookmarkStart w:id="265" w:name="_Toc19167"/>
      <w:bookmarkStart w:id="266" w:name="_Toc22605"/>
      <w:bookmarkStart w:id="267" w:name="_Toc518661828"/>
      <w:r>
        <w:rPr>
          <w:rFonts w:eastAsia="Microsoft JhengHei"/>
        </w:rPr>
        <w:t xml:space="preserve">List </w:t>
      </w:r>
      <w:ins w:id="268" w:author="jie sun" w:date="2018-04-16T21:31:00Z">
        <w:r w:rsidR="00935C33">
          <w:rPr>
            <w:rFonts w:eastAsia="Microsoft JhengHei"/>
          </w:rPr>
          <w:t>O</w:t>
        </w:r>
      </w:ins>
      <w:del w:id="269" w:author="jie sun" w:date="2018-04-16T21:31:00Z">
        <w:r w:rsidDel="00935C33">
          <w:rPr>
            <w:rFonts w:eastAsia="Microsoft JhengHei"/>
          </w:rPr>
          <w:delText>o</w:delText>
        </w:r>
      </w:del>
      <w:r>
        <w:rPr>
          <w:rFonts w:eastAsia="Microsoft JhengHei"/>
        </w:rPr>
        <w:t>f Tables</w:t>
      </w:r>
      <w:bookmarkEnd w:id="258"/>
      <w:bookmarkEnd w:id="259"/>
      <w:bookmarkEnd w:id="260"/>
      <w:bookmarkEnd w:id="261"/>
      <w:bookmarkEnd w:id="262"/>
      <w:bookmarkEnd w:id="263"/>
      <w:bookmarkEnd w:id="264"/>
      <w:bookmarkEnd w:id="265"/>
      <w:bookmarkEnd w:id="266"/>
      <w:bookmarkEnd w:id="267"/>
    </w:p>
    <w:p w14:paraId="023958E1" w14:textId="7EC46DC0" w:rsidR="000576B6" w:rsidRDefault="00D5184D">
      <w:pPr>
        <w:pStyle w:val="TableofFigures"/>
        <w:tabs>
          <w:tab w:val="right" w:leader="dot" w:pos="9016"/>
        </w:tabs>
        <w:rPr>
          <w:ins w:id="270" w:author="jie sun" w:date="2018-04-19T13:01:00Z"/>
          <w:rFonts w:asciiTheme="minorHAnsi" w:hAnsiTheme="minorHAnsi"/>
          <w:noProof/>
          <w:sz w:val="22"/>
          <w:lang w:val="en-US"/>
        </w:rPr>
      </w:pPr>
      <w:ins w:id="271" w:author="像个男人一样" w:date="2018-03-22T12:27:00Z">
        <w:r>
          <w:fldChar w:fldCharType="begin"/>
        </w:r>
        <w:r>
          <w:instrText>TOC \h \c "Table"</w:instrText>
        </w:r>
        <w:r>
          <w:fldChar w:fldCharType="separate"/>
        </w:r>
      </w:ins>
      <w:ins w:id="272" w:author="jie sun" w:date="2018-04-19T13:01:00Z">
        <w:r w:rsidR="000576B6" w:rsidRPr="00BC3BA2">
          <w:rPr>
            <w:rStyle w:val="Hyperlink"/>
            <w:noProof/>
          </w:rPr>
          <w:fldChar w:fldCharType="begin"/>
        </w:r>
        <w:r w:rsidR="000576B6" w:rsidRPr="00BC3BA2">
          <w:rPr>
            <w:rStyle w:val="Hyperlink"/>
            <w:noProof/>
          </w:rPr>
          <w:instrText xml:space="preserve"> </w:instrText>
        </w:r>
        <w:r w:rsidR="000576B6">
          <w:rPr>
            <w:noProof/>
          </w:rPr>
          <w:instrText>HYPERLINK \l "_Toc511906362"</w:instrText>
        </w:r>
        <w:r w:rsidR="000576B6" w:rsidRPr="00BC3BA2">
          <w:rPr>
            <w:rStyle w:val="Hyperlink"/>
            <w:noProof/>
          </w:rPr>
          <w:instrText xml:space="preserve"> </w:instrText>
        </w:r>
        <w:r w:rsidR="000576B6" w:rsidRPr="00BC3BA2">
          <w:rPr>
            <w:rStyle w:val="Hyperlink"/>
            <w:noProof/>
          </w:rPr>
          <w:fldChar w:fldCharType="separate"/>
        </w:r>
        <w:r w:rsidR="000576B6" w:rsidRPr="00BC3BA2">
          <w:rPr>
            <w:rStyle w:val="Hyperlink"/>
            <w:noProof/>
          </w:rPr>
          <w:t xml:space="preserve">Table 4.1:Spinning Angle  Restrictions </w:t>
        </w:r>
        <w:r w:rsidR="000576B6" w:rsidRPr="00BC3BA2">
          <w:rPr>
            <w:rStyle w:val="Hyperlink"/>
            <w:noProof/>
            <w:lang w:val="en-US"/>
          </w:rPr>
          <w:t>In Action 1</w:t>
        </w:r>
        <w:r w:rsidR="000576B6">
          <w:rPr>
            <w:noProof/>
          </w:rPr>
          <w:tab/>
        </w:r>
        <w:r w:rsidR="000576B6">
          <w:rPr>
            <w:noProof/>
          </w:rPr>
          <w:fldChar w:fldCharType="begin"/>
        </w:r>
        <w:r w:rsidR="000576B6">
          <w:rPr>
            <w:noProof/>
          </w:rPr>
          <w:instrText xml:space="preserve"> PAGEREF _Toc511906362 \h </w:instrText>
        </w:r>
      </w:ins>
      <w:r w:rsidR="000576B6">
        <w:rPr>
          <w:noProof/>
        </w:rPr>
      </w:r>
      <w:r w:rsidR="000576B6">
        <w:rPr>
          <w:noProof/>
        </w:rPr>
        <w:fldChar w:fldCharType="separate"/>
      </w:r>
      <w:r w:rsidR="005D06D1">
        <w:rPr>
          <w:noProof/>
        </w:rPr>
        <w:t>47</w:t>
      </w:r>
      <w:ins w:id="273" w:author="jie sun" w:date="2018-04-19T13:01:00Z">
        <w:r w:rsidR="000576B6">
          <w:rPr>
            <w:noProof/>
          </w:rPr>
          <w:fldChar w:fldCharType="end"/>
        </w:r>
        <w:r w:rsidR="000576B6" w:rsidRPr="00BC3BA2">
          <w:rPr>
            <w:rStyle w:val="Hyperlink"/>
            <w:noProof/>
          </w:rPr>
          <w:fldChar w:fldCharType="end"/>
        </w:r>
      </w:ins>
    </w:p>
    <w:p w14:paraId="6D1357BF" w14:textId="0E8A8EBB" w:rsidR="000576B6" w:rsidRDefault="000576B6">
      <w:pPr>
        <w:pStyle w:val="TableofFigures"/>
        <w:tabs>
          <w:tab w:val="right" w:leader="dot" w:pos="9016"/>
        </w:tabs>
        <w:rPr>
          <w:ins w:id="274" w:author="jie sun" w:date="2018-04-19T13:01:00Z"/>
          <w:rFonts w:asciiTheme="minorHAnsi" w:hAnsiTheme="minorHAnsi"/>
          <w:noProof/>
          <w:sz w:val="22"/>
          <w:lang w:val="en-US"/>
        </w:rPr>
      </w:pPr>
      <w:ins w:id="275"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"_Toc511906363"</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4.2: Angles With The Gravity Restrictions In Action 1</w:t>
        </w:r>
        <w:r>
          <w:rPr>
            <w:noProof/>
          </w:rPr>
          <w:tab/>
        </w:r>
        <w:r>
          <w:rPr>
            <w:noProof/>
          </w:rPr>
          <w:fldChar w:fldCharType="begin"/>
        </w:r>
        <w:r>
          <w:rPr>
            <w:noProof/>
          </w:rPr>
          <w:instrText xml:space="preserve"> PAGEREF _Toc511906363 \h </w:instrText>
        </w:r>
      </w:ins>
      <w:r>
        <w:rPr>
          <w:noProof/>
        </w:rPr>
      </w:r>
      <w:r>
        <w:rPr>
          <w:noProof/>
        </w:rPr>
        <w:fldChar w:fldCharType="separate"/>
      </w:r>
      <w:r w:rsidR="005D06D1">
        <w:rPr>
          <w:noProof/>
        </w:rPr>
        <w:t>49</w:t>
      </w:r>
      <w:ins w:id="276" w:author="jie sun" w:date="2018-04-19T13:01:00Z">
        <w:r>
          <w:rPr>
            <w:noProof/>
          </w:rPr>
          <w:fldChar w:fldCharType="end"/>
        </w:r>
        <w:r w:rsidRPr="00BC3BA2">
          <w:rPr>
            <w:rStyle w:val="Hyperlink"/>
            <w:noProof/>
          </w:rPr>
          <w:fldChar w:fldCharType="end"/>
        </w:r>
      </w:ins>
    </w:p>
    <w:p w14:paraId="1A1A3A72" w14:textId="2BD7E280" w:rsidR="000576B6" w:rsidRDefault="000576B6">
      <w:pPr>
        <w:pStyle w:val="TableofFigures"/>
        <w:tabs>
          <w:tab w:val="right" w:leader="dot" w:pos="9016"/>
        </w:tabs>
        <w:rPr>
          <w:ins w:id="277" w:author="jie sun" w:date="2018-04-19T13:01:00Z"/>
          <w:rFonts w:asciiTheme="minorHAnsi" w:hAnsiTheme="minorHAnsi"/>
          <w:noProof/>
          <w:sz w:val="22"/>
          <w:lang w:val="en-US"/>
        </w:rPr>
      </w:pPr>
      <w:ins w:id="278"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"_Toc511906364"</w:instrText>
        </w:r>
        <w:r w:rsidRPr="00BC3BA2">
          <w:rPr>
            <w:rStyle w:val="Hyperlink"/>
            <w:noProof/>
          </w:rPr>
          <w:instrText xml:space="preserve"> </w:instrText>
        </w:r>
        <w:r w:rsidRPr="00BC3BA2">
          <w:rPr>
            <w:rStyle w:val="Hyperlink"/>
            <w:noProof/>
          </w:rPr>
          <w:fldChar w:fldCharType="separate"/>
        </w:r>
        <w:r w:rsidRPr="00BC3BA2">
          <w:rPr>
            <w:rStyle w:val="Hyperlink"/>
            <w:noProof/>
          </w:rPr>
          <w:t xml:space="preserve">Table 4.3:Spinning Angle Restrictions In Action </w:t>
        </w:r>
        <w:r w:rsidRPr="00BC3BA2">
          <w:rPr>
            <w:rStyle w:val="Hyperlink"/>
            <w:noProof/>
            <w:lang w:val="en-US"/>
          </w:rPr>
          <w:t>2</w:t>
        </w:r>
        <w:r>
          <w:rPr>
            <w:noProof/>
          </w:rPr>
          <w:tab/>
        </w:r>
        <w:r>
          <w:rPr>
            <w:noProof/>
          </w:rPr>
          <w:fldChar w:fldCharType="begin"/>
        </w:r>
        <w:r>
          <w:rPr>
            <w:noProof/>
          </w:rPr>
          <w:instrText xml:space="preserve"> PAGEREF _Toc511906364 \h </w:instrText>
        </w:r>
      </w:ins>
      <w:r>
        <w:rPr>
          <w:noProof/>
        </w:rPr>
      </w:r>
      <w:r>
        <w:rPr>
          <w:noProof/>
        </w:rPr>
        <w:fldChar w:fldCharType="separate"/>
      </w:r>
      <w:r w:rsidR="005D06D1">
        <w:rPr>
          <w:noProof/>
        </w:rPr>
        <w:t>50</w:t>
      </w:r>
      <w:ins w:id="279" w:author="jie sun" w:date="2018-04-19T13:01:00Z">
        <w:r>
          <w:rPr>
            <w:noProof/>
          </w:rPr>
          <w:fldChar w:fldCharType="end"/>
        </w:r>
        <w:r w:rsidRPr="00BC3BA2">
          <w:rPr>
            <w:rStyle w:val="Hyperlink"/>
            <w:noProof/>
          </w:rPr>
          <w:fldChar w:fldCharType="end"/>
        </w:r>
      </w:ins>
    </w:p>
    <w:p w14:paraId="7B40DBC9" w14:textId="1FC09DE3" w:rsidR="000576B6" w:rsidRDefault="000576B6">
      <w:pPr>
        <w:pStyle w:val="TableofFigures"/>
        <w:tabs>
          <w:tab w:val="right" w:leader="dot" w:pos="9016"/>
        </w:tabs>
        <w:rPr>
          <w:ins w:id="280" w:author="jie sun" w:date="2018-04-19T13:01:00Z"/>
          <w:rFonts w:asciiTheme="minorHAnsi" w:hAnsiTheme="minorHAnsi"/>
          <w:noProof/>
          <w:sz w:val="22"/>
          <w:lang w:val="en-US"/>
        </w:rPr>
      </w:pPr>
      <w:ins w:id="281"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"_Toc511906365"</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4.4:Angles With The Gravity Restrictions In Action</w:t>
        </w:r>
        <w:r w:rsidRPr="00BC3BA2">
          <w:rPr>
            <w:rStyle w:val="Hyperlink"/>
            <w:noProof/>
            <w:lang w:val="en-US"/>
          </w:rPr>
          <w:t xml:space="preserve"> 2</w:t>
        </w:r>
        <w:r>
          <w:rPr>
            <w:noProof/>
          </w:rPr>
          <w:tab/>
        </w:r>
        <w:r>
          <w:rPr>
            <w:noProof/>
          </w:rPr>
          <w:fldChar w:fldCharType="begin"/>
        </w:r>
        <w:r>
          <w:rPr>
            <w:noProof/>
          </w:rPr>
          <w:instrText xml:space="preserve"> PAGEREF _Toc511906365 \h </w:instrText>
        </w:r>
      </w:ins>
      <w:r>
        <w:rPr>
          <w:noProof/>
        </w:rPr>
      </w:r>
      <w:r>
        <w:rPr>
          <w:noProof/>
        </w:rPr>
        <w:fldChar w:fldCharType="separate"/>
      </w:r>
      <w:r w:rsidR="005D06D1">
        <w:rPr>
          <w:noProof/>
        </w:rPr>
        <w:t>51</w:t>
      </w:r>
      <w:ins w:id="282" w:author="jie sun" w:date="2018-04-19T13:01:00Z">
        <w:r>
          <w:rPr>
            <w:noProof/>
          </w:rPr>
          <w:fldChar w:fldCharType="end"/>
        </w:r>
        <w:r w:rsidRPr="00BC3BA2">
          <w:rPr>
            <w:rStyle w:val="Hyperlink"/>
            <w:noProof/>
          </w:rPr>
          <w:fldChar w:fldCharType="end"/>
        </w:r>
      </w:ins>
    </w:p>
    <w:p w14:paraId="023CACF4" w14:textId="33997FA2" w:rsidR="000576B6" w:rsidRDefault="000576B6">
      <w:pPr>
        <w:pStyle w:val="TableofFigures"/>
        <w:tabs>
          <w:tab w:val="right" w:leader="dot" w:pos="9016"/>
        </w:tabs>
        <w:rPr>
          <w:ins w:id="283" w:author="jie sun" w:date="2018-04-19T13:01:00Z"/>
          <w:rFonts w:asciiTheme="minorHAnsi" w:hAnsiTheme="minorHAnsi"/>
          <w:noProof/>
          <w:sz w:val="22"/>
          <w:lang w:val="en-US"/>
        </w:rPr>
      </w:pPr>
      <w:ins w:id="284"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"_Toc511906366"</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4.5:</w:t>
        </w:r>
        <w:r w:rsidRPr="00BC3BA2">
          <w:rPr>
            <w:rStyle w:val="Hyperlink"/>
            <w:noProof/>
            <w:lang w:val="en-US"/>
          </w:rPr>
          <w:t xml:space="preserve"> </w:t>
        </w:r>
        <w:r w:rsidRPr="00BC3BA2">
          <w:rPr>
            <w:rStyle w:val="Hyperlink"/>
            <w:noProof/>
          </w:rPr>
          <w:t>Spinning Angle Restrictions In Action 3</w:t>
        </w:r>
        <w:r>
          <w:rPr>
            <w:noProof/>
          </w:rPr>
          <w:tab/>
        </w:r>
        <w:r>
          <w:rPr>
            <w:noProof/>
          </w:rPr>
          <w:fldChar w:fldCharType="begin"/>
        </w:r>
        <w:r>
          <w:rPr>
            <w:noProof/>
          </w:rPr>
          <w:instrText xml:space="preserve"> PAGEREF _Toc511906366 \h </w:instrText>
        </w:r>
      </w:ins>
      <w:r>
        <w:rPr>
          <w:noProof/>
        </w:rPr>
      </w:r>
      <w:r>
        <w:rPr>
          <w:noProof/>
        </w:rPr>
        <w:fldChar w:fldCharType="separate"/>
      </w:r>
      <w:r w:rsidR="005D06D1">
        <w:rPr>
          <w:noProof/>
        </w:rPr>
        <w:t>51</w:t>
      </w:r>
      <w:ins w:id="285" w:author="jie sun" w:date="2018-04-19T13:01:00Z">
        <w:r>
          <w:rPr>
            <w:noProof/>
          </w:rPr>
          <w:fldChar w:fldCharType="end"/>
        </w:r>
        <w:r w:rsidRPr="00BC3BA2">
          <w:rPr>
            <w:rStyle w:val="Hyperlink"/>
            <w:noProof/>
          </w:rPr>
          <w:fldChar w:fldCharType="end"/>
        </w:r>
      </w:ins>
    </w:p>
    <w:p w14:paraId="6CC3B4BA" w14:textId="0E8C92EE" w:rsidR="000576B6" w:rsidRDefault="000576B6">
      <w:pPr>
        <w:pStyle w:val="TableofFigures"/>
        <w:tabs>
          <w:tab w:val="right" w:leader="dot" w:pos="9016"/>
        </w:tabs>
        <w:rPr>
          <w:ins w:id="286" w:author="jie sun" w:date="2018-04-19T13:01:00Z"/>
          <w:rFonts w:asciiTheme="minorHAnsi" w:hAnsiTheme="minorHAnsi"/>
          <w:noProof/>
          <w:sz w:val="22"/>
          <w:lang w:val="en-US"/>
        </w:rPr>
      </w:pPr>
      <w:ins w:id="287"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"_Toc511906367"</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4.6:Angles With The Gravity Restrictions In Action 3</w:t>
        </w:r>
        <w:r>
          <w:rPr>
            <w:noProof/>
          </w:rPr>
          <w:tab/>
        </w:r>
        <w:r>
          <w:rPr>
            <w:noProof/>
          </w:rPr>
          <w:fldChar w:fldCharType="begin"/>
        </w:r>
        <w:r>
          <w:rPr>
            <w:noProof/>
          </w:rPr>
          <w:instrText xml:space="preserve"> PAGEREF _Toc511906367 \h </w:instrText>
        </w:r>
      </w:ins>
      <w:r>
        <w:rPr>
          <w:noProof/>
        </w:rPr>
      </w:r>
      <w:r>
        <w:rPr>
          <w:noProof/>
        </w:rPr>
        <w:fldChar w:fldCharType="separate"/>
      </w:r>
      <w:r w:rsidR="005D06D1">
        <w:rPr>
          <w:noProof/>
        </w:rPr>
        <w:t>52</w:t>
      </w:r>
      <w:ins w:id="288" w:author="jie sun" w:date="2018-04-19T13:01:00Z">
        <w:r>
          <w:rPr>
            <w:noProof/>
          </w:rPr>
          <w:fldChar w:fldCharType="end"/>
        </w:r>
        <w:r w:rsidRPr="00BC3BA2">
          <w:rPr>
            <w:rStyle w:val="Hyperlink"/>
            <w:noProof/>
          </w:rPr>
          <w:fldChar w:fldCharType="end"/>
        </w:r>
      </w:ins>
    </w:p>
    <w:p w14:paraId="2AF9243B" w14:textId="77777777" w:rsidR="0087014B" w:rsidDel="008E06FC" w:rsidRDefault="00D5184D">
      <w:pPr>
        <w:pStyle w:val="TableofFigures"/>
        <w:tabs>
          <w:tab w:val="right" w:leader="dot" w:pos="9026"/>
        </w:tabs>
        <w:rPr>
          <w:ins w:id="289" w:author="像个男人一样" w:date="2018-03-22T12:32:00Z"/>
          <w:del w:id="290" w:author="jie sun" w:date="2018-04-16T22:38:00Z"/>
          <w:noProof/>
        </w:rPr>
      </w:pPr>
      <w:ins w:id="291" w:author="像个男人一样" w:date="2018-03-22T12:32:00Z">
        <w:del w:id="292" w:author="jie sun" w:date="2018-04-16T22:38:00Z">
          <w:r w:rsidDel="008E06FC">
            <w:rPr>
              <w:noProof/>
            </w:rPr>
            <w:delText>Table 4</w:delText>
          </w:r>
          <w:r w:rsidDel="008E06FC">
            <w:rPr>
              <w:rFonts w:hint="eastAsia"/>
              <w:noProof/>
            </w:rPr>
            <w:delText>.</w:delText>
          </w:r>
          <w:r w:rsidDel="008E06FC">
            <w:rPr>
              <w:noProof/>
            </w:rPr>
            <w:delText xml:space="preserve">1 </w:delText>
          </w:r>
          <w:r w:rsidDel="008E06FC">
            <w:rPr>
              <w:rFonts w:hint="eastAsia"/>
              <w:noProof/>
            </w:rPr>
            <w:delText>:Spinning angle restri</w:delText>
          </w:r>
          <w:r w:rsidDel="008E06FC">
            <w:rPr>
              <w:rFonts w:hint="eastAsia"/>
              <w:noProof/>
              <w:lang w:val="en-US"/>
            </w:rPr>
            <w:delText>c</w:delText>
          </w:r>
          <w:r w:rsidDel="008E06FC">
            <w:rPr>
              <w:rFonts w:hint="eastAsia"/>
              <w:noProof/>
            </w:rPr>
            <w:delText>tions</w:delText>
          </w:r>
          <w:r w:rsidDel="008E06FC">
            <w:rPr>
              <w:rFonts w:hint="eastAsia"/>
              <w:noProof/>
              <w:lang w:val="en-US"/>
            </w:rPr>
            <w:delText xml:space="preserve"> in action 1</w:delText>
          </w:r>
          <w:r w:rsidDel="008E06FC">
            <w:rPr>
              <w:noProof/>
            </w:rPr>
            <w:tab/>
            <w:delText>40</w:delText>
          </w:r>
        </w:del>
      </w:ins>
    </w:p>
    <w:p w14:paraId="32EFC220" w14:textId="77777777" w:rsidR="0087014B" w:rsidDel="008E06FC" w:rsidRDefault="00D5184D">
      <w:pPr>
        <w:pStyle w:val="TableofFigures"/>
        <w:tabs>
          <w:tab w:val="right" w:leader="dot" w:pos="9026"/>
        </w:tabs>
        <w:rPr>
          <w:ins w:id="293" w:author="像个男人一样" w:date="2018-03-22T12:32:00Z"/>
          <w:del w:id="294" w:author="jie sun" w:date="2018-04-16T22:38:00Z"/>
          <w:noProof/>
        </w:rPr>
      </w:pPr>
      <w:ins w:id="295" w:author="像个男人一样" w:date="2018-03-22T12:32:00Z">
        <w:del w:id="296" w:author="jie sun" w:date="2018-04-16T22:38:00Z">
          <w:r w:rsidDel="008E06FC">
            <w:rPr>
              <w:noProof/>
            </w:rPr>
            <w:delText>Table 4</w:delText>
          </w:r>
          <w:r w:rsidDel="008E06FC">
            <w:rPr>
              <w:rFonts w:hint="eastAsia"/>
              <w:noProof/>
            </w:rPr>
            <w:delText>.</w:delText>
          </w:r>
          <w:r w:rsidDel="008E06FC">
            <w:rPr>
              <w:noProof/>
            </w:rPr>
            <w:delText xml:space="preserve">2 </w:delText>
          </w:r>
          <w:r w:rsidDel="008E06FC">
            <w:rPr>
              <w:rFonts w:hint="eastAsia"/>
              <w:noProof/>
            </w:rPr>
            <w:delText>: Angles with the gravity restrictions in action 1</w:delText>
          </w:r>
          <w:r w:rsidDel="008E06FC">
            <w:rPr>
              <w:noProof/>
            </w:rPr>
            <w:tab/>
            <w:delText>41</w:delText>
          </w:r>
        </w:del>
      </w:ins>
    </w:p>
    <w:p w14:paraId="32F72589" w14:textId="77777777" w:rsidR="0087014B" w:rsidDel="008E06FC" w:rsidRDefault="00D5184D">
      <w:pPr>
        <w:pStyle w:val="TableofFigures"/>
        <w:tabs>
          <w:tab w:val="right" w:leader="dot" w:pos="9026"/>
        </w:tabs>
        <w:rPr>
          <w:ins w:id="297" w:author="像个男人一样" w:date="2018-03-22T12:32:00Z"/>
          <w:del w:id="298" w:author="jie sun" w:date="2018-04-16T22:38:00Z"/>
          <w:noProof/>
        </w:rPr>
      </w:pPr>
      <w:ins w:id="299" w:author="像个男人一样" w:date="2018-03-22T12:32:00Z">
        <w:del w:id="300" w:author="jie sun" w:date="2018-04-16T22:38:00Z">
          <w:r w:rsidDel="008E06FC">
            <w:rPr>
              <w:noProof/>
            </w:rPr>
            <w:delText>Table 4</w:delText>
          </w:r>
          <w:r w:rsidDel="008E06FC">
            <w:rPr>
              <w:rFonts w:hint="eastAsia"/>
              <w:noProof/>
            </w:rPr>
            <w:delText>.</w:delText>
          </w:r>
          <w:r w:rsidDel="008E06FC">
            <w:rPr>
              <w:noProof/>
            </w:rPr>
            <w:delText xml:space="preserve">3 </w:delText>
          </w:r>
          <w:r w:rsidDel="008E06FC">
            <w:rPr>
              <w:rFonts w:hint="eastAsia"/>
              <w:noProof/>
            </w:rPr>
            <w:delText xml:space="preserve">:Spinning angle restrictions in action </w:delText>
          </w:r>
          <w:r w:rsidDel="008E06FC">
            <w:rPr>
              <w:rFonts w:hint="eastAsia"/>
              <w:noProof/>
              <w:lang w:val="en-US"/>
            </w:rPr>
            <w:delText>2</w:delText>
          </w:r>
          <w:r w:rsidDel="008E06FC">
            <w:rPr>
              <w:noProof/>
            </w:rPr>
            <w:tab/>
            <w:delText>42</w:delText>
          </w:r>
        </w:del>
      </w:ins>
    </w:p>
    <w:p w14:paraId="4E67BF6D" w14:textId="77777777" w:rsidR="0087014B" w:rsidDel="008E06FC" w:rsidRDefault="00D5184D">
      <w:pPr>
        <w:pStyle w:val="TableofFigures"/>
        <w:tabs>
          <w:tab w:val="right" w:leader="dot" w:pos="9026"/>
        </w:tabs>
        <w:rPr>
          <w:ins w:id="301" w:author="像个男人一样" w:date="2018-03-22T12:32:00Z"/>
          <w:del w:id="302" w:author="jie sun" w:date="2018-04-16T22:38:00Z"/>
          <w:noProof/>
        </w:rPr>
      </w:pPr>
      <w:ins w:id="303" w:author="像个男人一样" w:date="2018-03-22T12:32:00Z">
        <w:del w:id="304" w:author="jie sun" w:date="2018-04-16T22:38:00Z">
          <w:r w:rsidDel="008E06FC">
            <w:rPr>
              <w:noProof/>
            </w:rPr>
            <w:delText>Table 4</w:delText>
          </w:r>
          <w:r w:rsidDel="008E06FC">
            <w:rPr>
              <w:rFonts w:hint="eastAsia"/>
              <w:noProof/>
            </w:rPr>
            <w:delText>.</w:delText>
          </w:r>
          <w:r w:rsidDel="008E06FC">
            <w:rPr>
              <w:noProof/>
            </w:rPr>
            <w:delText xml:space="preserve">4 </w:delText>
          </w:r>
          <w:r w:rsidDel="008E06FC">
            <w:rPr>
              <w:rFonts w:hint="eastAsia"/>
              <w:noProof/>
            </w:rPr>
            <w:delText>:Angles with the gravity restrictions in action</w:delText>
          </w:r>
          <w:r w:rsidDel="008E06FC">
            <w:rPr>
              <w:rFonts w:hint="eastAsia"/>
              <w:noProof/>
              <w:lang w:val="en-US"/>
            </w:rPr>
            <w:delText xml:space="preserve"> 2</w:delText>
          </w:r>
          <w:r w:rsidDel="008E06FC">
            <w:rPr>
              <w:noProof/>
            </w:rPr>
            <w:tab/>
            <w:delText>42</w:delText>
          </w:r>
        </w:del>
      </w:ins>
    </w:p>
    <w:p w14:paraId="7D279D73" w14:textId="77777777" w:rsidR="0087014B" w:rsidDel="008E06FC" w:rsidRDefault="00D5184D">
      <w:pPr>
        <w:pStyle w:val="TableofFigures"/>
        <w:tabs>
          <w:tab w:val="right" w:leader="dot" w:pos="9026"/>
        </w:tabs>
        <w:rPr>
          <w:ins w:id="305" w:author="像个男人一样" w:date="2018-03-22T12:32:00Z"/>
          <w:del w:id="306" w:author="jie sun" w:date="2018-04-16T22:38:00Z"/>
          <w:noProof/>
        </w:rPr>
      </w:pPr>
      <w:ins w:id="307" w:author="像个男人一样" w:date="2018-03-22T12:32:00Z">
        <w:del w:id="308" w:author="jie sun" w:date="2018-04-16T22:38:00Z">
          <w:r w:rsidDel="008E06FC">
            <w:rPr>
              <w:noProof/>
            </w:rPr>
            <w:delText>Table 4</w:delText>
          </w:r>
          <w:r w:rsidDel="008E06FC">
            <w:rPr>
              <w:rFonts w:hint="eastAsia"/>
              <w:noProof/>
            </w:rPr>
            <w:delText>.</w:delText>
          </w:r>
          <w:r w:rsidDel="008E06FC">
            <w:rPr>
              <w:noProof/>
            </w:rPr>
            <w:delText xml:space="preserve">5 </w:delText>
          </w:r>
          <w:r w:rsidDel="008E06FC">
            <w:rPr>
              <w:rFonts w:hint="eastAsia"/>
              <w:noProof/>
            </w:rPr>
            <w:delText>:</w:delText>
          </w:r>
          <w:r w:rsidDel="008E06FC">
            <w:rPr>
              <w:rFonts w:hint="eastAsia"/>
              <w:noProof/>
              <w:lang w:val="en-US"/>
            </w:rPr>
            <w:delText xml:space="preserve"> </w:delText>
          </w:r>
          <w:r w:rsidDel="008E06FC">
            <w:rPr>
              <w:rFonts w:hint="eastAsia"/>
              <w:noProof/>
            </w:rPr>
            <w:delText>Spinning angle restrictions in action 3</w:delText>
          </w:r>
          <w:r w:rsidDel="008E06FC">
            <w:rPr>
              <w:noProof/>
            </w:rPr>
            <w:tab/>
            <w:delText>43</w:delText>
          </w:r>
        </w:del>
      </w:ins>
    </w:p>
    <w:p w14:paraId="73D03158" w14:textId="77777777" w:rsidR="0087014B" w:rsidDel="008E06FC" w:rsidRDefault="00D5184D">
      <w:pPr>
        <w:pStyle w:val="TableofFigures"/>
        <w:tabs>
          <w:tab w:val="right" w:leader="dot" w:pos="9026"/>
        </w:tabs>
        <w:rPr>
          <w:ins w:id="309" w:author="像个男人一样" w:date="2018-03-22T12:32:00Z"/>
          <w:del w:id="310" w:author="jie sun" w:date="2018-04-16T22:38:00Z"/>
          <w:noProof/>
        </w:rPr>
      </w:pPr>
      <w:ins w:id="311" w:author="像个男人一样" w:date="2018-03-22T12:32:00Z">
        <w:del w:id="312" w:author="jie sun" w:date="2018-04-16T22:38:00Z">
          <w:r w:rsidDel="008E06FC">
            <w:rPr>
              <w:noProof/>
            </w:rPr>
            <w:delText>Table 4</w:delText>
          </w:r>
          <w:r w:rsidDel="008E06FC">
            <w:rPr>
              <w:rFonts w:hint="eastAsia"/>
              <w:noProof/>
            </w:rPr>
            <w:delText>.</w:delText>
          </w:r>
          <w:r w:rsidDel="008E06FC">
            <w:rPr>
              <w:noProof/>
            </w:rPr>
            <w:delText xml:space="preserve">6 </w:delText>
          </w:r>
          <w:r w:rsidDel="008E06FC">
            <w:rPr>
              <w:rFonts w:hint="eastAsia"/>
              <w:noProof/>
            </w:rPr>
            <w:delText>:Angles with the gravity restrictions in action 3</w:delText>
          </w:r>
          <w:r w:rsidDel="008E06FC">
            <w:rPr>
              <w:noProof/>
            </w:rPr>
            <w:tab/>
            <w:delText>44</w:delText>
          </w:r>
        </w:del>
      </w:ins>
    </w:p>
    <w:p w14:paraId="150204D1" w14:textId="77777777" w:rsidR="0087014B" w:rsidRDefault="00D5184D">
      <w:ins w:id="313" w:author="像个男人一样" w:date="2018-03-22T12:27:00Z">
        <w:r>
          <w:fldChar w:fldCharType="end"/>
        </w:r>
      </w:ins>
    </w:p>
    <w:p w14:paraId="097F858B" w14:textId="77777777" w:rsidR="0087014B" w:rsidRDefault="0087014B">
      <w:pPr>
        <w:pageBreakBefore/>
        <w:pPrChange w:id="314" w:author="像个男人一样" w:date="2018-03-21T20:16:00Z">
          <w:pPr/>
        </w:pPrChange>
      </w:pPr>
    </w:p>
    <w:p w14:paraId="7C32E123" w14:textId="3C92CC75" w:rsidR="0087014B" w:rsidRDefault="00D5184D">
      <w:pPr>
        <w:pStyle w:val="Heading2"/>
        <w:numPr>
          <w:ilvl w:val="255"/>
          <w:numId w:val="0"/>
        </w:numPr>
        <w:ind w:left="-288"/>
        <w:rPr>
          <w:ins w:id="315" w:author="像个男人一样" w:date="2018-03-21T20:38:00Z"/>
          <w:rFonts w:eastAsia="Microsoft JhengHei"/>
        </w:rPr>
        <w:pPrChange w:id="316" w:author="像个男人一样" w:date="2018-03-21T20:38:00Z">
          <w:pPr/>
        </w:pPrChange>
      </w:pPr>
      <w:bookmarkStart w:id="317" w:name="_Toc9327"/>
      <w:bookmarkStart w:id="318" w:name="_Toc9058"/>
      <w:bookmarkStart w:id="319" w:name="_Toc25400"/>
      <w:bookmarkStart w:id="320" w:name="_Toc11157"/>
      <w:bookmarkStart w:id="321" w:name="_Toc19464"/>
      <w:bookmarkStart w:id="322" w:name="_Toc6061"/>
      <w:bookmarkStart w:id="323" w:name="_Toc32433"/>
      <w:bookmarkStart w:id="324" w:name="_Toc15959"/>
      <w:bookmarkStart w:id="325" w:name="_Toc5733"/>
      <w:bookmarkStart w:id="326" w:name="_Toc518661829"/>
      <w:r>
        <w:rPr>
          <w:rFonts w:eastAsia="Microsoft JhengHei"/>
        </w:rPr>
        <w:t xml:space="preserve">Glossary </w:t>
      </w:r>
      <w:ins w:id="327" w:author="jie sun" w:date="2018-04-16T21:31:00Z">
        <w:r w:rsidR="00514B35">
          <w:rPr>
            <w:rFonts w:eastAsia="Microsoft JhengHei"/>
          </w:rPr>
          <w:t>O</w:t>
        </w:r>
      </w:ins>
      <w:del w:id="328" w:author="jie sun" w:date="2018-04-16T21:31:00Z">
        <w:r w:rsidDel="00514B35">
          <w:rPr>
            <w:rFonts w:eastAsia="Microsoft JhengHei"/>
          </w:rPr>
          <w:delText>o</w:delText>
        </w:r>
      </w:del>
      <w:r>
        <w:rPr>
          <w:rFonts w:eastAsia="Microsoft JhengHei"/>
        </w:rPr>
        <w:t>f Abbreviations</w:t>
      </w:r>
      <w:bookmarkEnd w:id="317"/>
      <w:bookmarkEnd w:id="318"/>
      <w:bookmarkEnd w:id="319"/>
      <w:bookmarkEnd w:id="320"/>
      <w:bookmarkEnd w:id="321"/>
      <w:bookmarkEnd w:id="322"/>
      <w:bookmarkEnd w:id="323"/>
      <w:bookmarkEnd w:id="324"/>
      <w:bookmarkEnd w:id="325"/>
      <w:bookmarkEnd w:id="326"/>
    </w:p>
    <w:p w14:paraId="46F3EC08" w14:textId="77777777" w:rsidR="0087014B" w:rsidRDefault="0087014B">
      <w:pPr>
        <w:rPr>
          <w:ins w:id="329" w:author="像个男人一样" w:date="2018-03-21T20:37:00Z"/>
        </w:rPr>
      </w:pPr>
    </w:p>
    <w:tbl>
      <w:tblPr>
        <w:tblStyle w:val="TableGrid"/>
        <w:tblW w:w="9242" w:type="dxa"/>
        <w:tblLayout w:type="fixed"/>
        <w:tblLook w:val="04A0" w:firstRow="1" w:lastRow="0" w:firstColumn="1" w:lastColumn="0" w:noHBand="0" w:noVBand="1"/>
        <w:tblPrChange w:id="330"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331">
          <w:tblGrid>
            <w:gridCol w:w="3212"/>
            <w:gridCol w:w="1409"/>
            <w:gridCol w:w="4621"/>
          </w:tblGrid>
        </w:tblGridChange>
      </w:tblGrid>
      <w:tr w:rsidR="0087014B" w14:paraId="2F85BE18" w14:textId="77777777" w:rsidTr="0087014B">
        <w:trPr>
          <w:ins w:id="332" w:author="像个男人一样" w:date="2018-03-21T20:38:00Z"/>
        </w:trPr>
        <w:tc>
          <w:tcPr>
            <w:tcW w:w="3212" w:type="dxa"/>
            <w:tcPrChange w:id="333" w:author="像个男人一样" w:date="2018-03-21T20:39:00Z">
              <w:tcPr>
                <w:tcW w:w="4621" w:type="dxa"/>
                <w:gridSpan w:val="2"/>
              </w:tcPr>
            </w:tcPrChange>
          </w:tcPr>
          <w:p w14:paraId="16B2D38A" w14:textId="77777777" w:rsidR="0087014B" w:rsidRPr="0087014B" w:rsidRDefault="00D5184D">
            <w:pPr>
              <w:jc w:val="center"/>
              <w:rPr>
                <w:ins w:id="334" w:author="像个男人一样" w:date="2018-03-21T20:38:00Z"/>
                <w:rFonts w:eastAsia="SimSun"/>
                <w:b/>
                <w:bCs/>
                <w:sz w:val="32"/>
                <w:szCs w:val="32"/>
                <w:lang w:val="en-US"/>
                <w:rPrChange w:id="335" w:author="像个男人一样" w:date="2018-03-21T20:38:00Z">
                  <w:rPr>
                    <w:ins w:id="336" w:author="像个男人一样" w:date="2018-03-21T20:38:00Z"/>
                    <w:rFonts w:eastAsia="SimSun"/>
                    <w:lang w:val="en-US"/>
                  </w:rPr>
                </w:rPrChange>
              </w:rPr>
              <w:pPrChange w:id="337" w:author="像个男人一样" w:date="2018-03-21T20:38:00Z">
                <w:pPr/>
              </w:pPrChange>
            </w:pPr>
            <w:ins w:id="338" w:author="像个男人一样" w:date="2018-03-21T20:38:00Z">
              <w:r>
                <w:rPr>
                  <w:rFonts w:eastAsia="SimSun"/>
                  <w:b/>
                  <w:bCs/>
                  <w:sz w:val="32"/>
                  <w:szCs w:val="32"/>
                  <w:lang w:val="en-US"/>
                  <w:rPrChange w:id="339" w:author="像个男人一样" w:date="2018-03-21T20:38:00Z">
                    <w:rPr>
                      <w:rFonts w:eastAsia="SimSun"/>
                      <w:lang w:val="en-US"/>
                    </w:rPr>
                  </w:rPrChange>
                </w:rPr>
                <w:t>Abbreviation</w:t>
              </w:r>
            </w:ins>
          </w:p>
        </w:tc>
        <w:tc>
          <w:tcPr>
            <w:tcW w:w="6030" w:type="dxa"/>
            <w:tcPrChange w:id="340" w:author="像个男人一样" w:date="2018-03-21T20:39:00Z">
              <w:tcPr>
                <w:tcW w:w="4621" w:type="dxa"/>
              </w:tcPr>
            </w:tcPrChange>
          </w:tcPr>
          <w:p w14:paraId="656A066F" w14:textId="77777777" w:rsidR="0087014B" w:rsidRPr="0087014B" w:rsidRDefault="00D5184D">
            <w:pPr>
              <w:jc w:val="center"/>
              <w:rPr>
                <w:ins w:id="341" w:author="像个男人一样" w:date="2018-03-21T20:38:00Z"/>
                <w:rFonts w:eastAsia="SimSun"/>
                <w:b/>
                <w:bCs/>
                <w:sz w:val="32"/>
                <w:szCs w:val="32"/>
                <w:lang w:val="en-US"/>
                <w:rPrChange w:id="342" w:author="像个男人一样" w:date="2018-03-21T20:38:00Z">
                  <w:rPr>
                    <w:ins w:id="343" w:author="像个男人一样" w:date="2018-03-21T20:38:00Z"/>
                    <w:rFonts w:eastAsia="SimSun"/>
                    <w:lang w:val="en-US"/>
                  </w:rPr>
                </w:rPrChange>
              </w:rPr>
              <w:pPrChange w:id="344" w:author="像个男人一样" w:date="2018-03-21T20:38:00Z">
                <w:pPr/>
              </w:pPrChange>
            </w:pPr>
            <w:ins w:id="345" w:author="像个男人一样" w:date="2018-03-21T20:38:00Z">
              <w:r>
                <w:rPr>
                  <w:rFonts w:eastAsia="SimSun"/>
                  <w:b/>
                  <w:bCs/>
                  <w:sz w:val="32"/>
                  <w:szCs w:val="32"/>
                  <w:lang w:val="en-US"/>
                  <w:rPrChange w:id="346" w:author="像个男人一样" w:date="2018-03-21T20:38:00Z">
                    <w:rPr>
                      <w:rFonts w:eastAsia="SimSun"/>
                      <w:lang w:val="en-US"/>
                    </w:rPr>
                  </w:rPrChange>
                </w:rPr>
                <w:t>Full Title</w:t>
              </w:r>
            </w:ins>
          </w:p>
        </w:tc>
      </w:tr>
      <w:tr w:rsidR="0087014B" w14:paraId="56A3B45B" w14:textId="77777777" w:rsidTr="0087014B">
        <w:trPr>
          <w:ins w:id="347" w:author="像个男人一样" w:date="2018-03-21T20:38:00Z"/>
        </w:trPr>
        <w:tc>
          <w:tcPr>
            <w:tcW w:w="3212" w:type="dxa"/>
            <w:tcPrChange w:id="348" w:author="像个男人一样" w:date="2018-03-21T20:39:00Z">
              <w:tcPr>
                <w:tcW w:w="4621" w:type="dxa"/>
                <w:gridSpan w:val="2"/>
              </w:tcPr>
            </w:tcPrChange>
          </w:tcPr>
          <w:p w14:paraId="38DA7C88" w14:textId="77777777" w:rsidR="0087014B" w:rsidRPr="0087014B" w:rsidRDefault="00D5184D">
            <w:pPr>
              <w:rPr>
                <w:ins w:id="349" w:author="像个男人一样" w:date="2018-03-21T20:38:00Z"/>
                <w:rFonts w:eastAsia="SimSun"/>
                <w:b/>
                <w:bCs/>
                <w:sz w:val="28"/>
                <w:szCs w:val="24"/>
                <w:lang w:val="en-US"/>
                <w:rPrChange w:id="350" w:author="像个男人一样" w:date="2018-03-21T20:39:00Z">
                  <w:rPr>
                    <w:ins w:id="351" w:author="像个男人一样" w:date="2018-03-21T20:38:00Z"/>
                    <w:rFonts w:eastAsia="SimSun"/>
                    <w:lang w:val="en-US"/>
                  </w:rPr>
                </w:rPrChange>
              </w:rPr>
            </w:pPr>
            <w:ins w:id="352" w:author="像个男人一样" w:date="2018-03-21T20:38:00Z">
              <w:r>
                <w:rPr>
                  <w:rFonts w:eastAsia="SimSun"/>
                  <w:b/>
                  <w:bCs/>
                  <w:sz w:val="28"/>
                  <w:szCs w:val="24"/>
                  <w:lang w:val="en-US"/>
                  <w:rPrChange w:id="353" w:author="像个男人一样" w:date="2018-03-21T20:39:00Z">
                    <w:rPr>
                      <w:rFonts w:eastAsia="SimSun"/>
                      <w:lang w:val="en-US"/>
                    </w:rPr>
                  </w:rPrChange>
                </w:rPr>
                <w:t>AI</w:t>
              </w:r>
            </w:ins>
          </w:p>
        </w:tc>
        <w:tc>
          <w:tcPr>
            <w:tcW w:w="6030" w:type="dxa"/>
            <w:tcPrChange w:id="354" w:author="像个男人一样" w:date="2018-03-21T20:39:00Z">
              <w:tcPr>
                <w:tcW w:w="4621" w:type="dxa"/>
              </w:tcPr>
            </w:tcPrChange>
          </w:tcPr>
          <w:p w14:paraId="30E830C5" w14:textId="77777777" w:rsidR="0087014B" w:rsidRPr="0087014B" w:rsidRDefault="00D5184D">
            <w:pPr>
              <w:rPr>
                <w:ins w:id="355" w:author="像个男人一样" w:date="2018-03-21T20:38:00Z"/>
                <w:rFonts w:eastAsia="SimSun"/>
                <w:b/>
                <w:bCs/>
                <w:sz w:val="28"/>
                <w:szCs w:val="24"/>
                <w:lang w:val="en-US"/>
                <w:rPrChange w:id="356" w:author="像个男人一样" w:date="2018-03-21T20:39:00Z">
                  <w:rPr>
                    <w:ins w:id="357" w:author="像个男人一样" w:date="2018-03-21T20:38:00Z"/>
                    <w:rFonts w:eastAsia="SimSun"/>
                    <w:lang w:val="en-US"/>
                  </w:rPr>
                </w:rPrChange>
              </w:rPr>
            </w:pPr>
            <w:ins w:id="358" w:author="像个男人一样" w:date="2018-03-21T20:39:00Z">
              <w:r>
                <w:rPr>
                  <w:rFonts w:eastAsia="SimSun"/>
                  <w:b/>
                  <w:bCs/>
                  <w:sz w:val="28"/>
                  <w:szCs w:val="24"/>
                  <w:lang w:val="en-US"/>
                  <w:rPrChange w:id="359" w:author="像个男人一样" w:date="2018-03-21T20:39:00Z">
                    <w:rPr>
                      <w:rFonts w:eastAsia="SimSun"/>
                      <w:lang w:val="en-US"/>
                    </w:rPr>
                  </w:rPrChange>
                </w:rPr>
                <w:t xml:space="preserve"> Artificial Intelligence</w:t>
              </w:r>
            </w:ins>
          </w:p>
        </w:tc>
      </w:tr>
      <w:tr w:rsidR="0087014B" w14:paraId="2D846F6F" w14:textId="77777777">
        <w:trPr>
          <w:ins w:id="360" w:author="像个男人一样" w:date="2018-03-21T20:52:00Z"/>
        </w:trPr>
        <w:tc>
          <w:tcPr>
            <w:tcW w:w="3212" w:type="dxa"/>
          </w:tcPr>
          <w:p w14:paraId="614AE923" w14:textId="77777777" w:rsidR="0087014B" w:rsidRDefault="00D5184D">
            <w:pPr>
              <w:rPr>
                <w:ins w:id="361" w:author="像个男人一样" w:date="2018-03-21T20:52:00Z"/>
                <w:rFonts w:eastAsia="SimSun"/>
                <w:b/>
                <w:bCs/>
                <w:sz w:val="28"/>
                <w:szCs w:val="24"/>
                <w:lang w:val="en-US"/>
              </w:rPr>
            </w:pPr>
            <w:ins w:id="362" w:author="像个男人一样" w:date="2018-03-21T20:52:00Z">
              <w:r>
                <w:rPr>
                  <w:rFonts w:eastAsia="SimSun"/>
                  <w:b/>
                  <w:bCs/>
                  <w:sz w:val="28"/>
                  <w:szCs w:val="24"/>
                  <w:lang w:val="en-US"/>
                  <w:rPrChange w:id="363" w:author="像个男人一样" w:date="2018-03-21T20:53:00Z">
                    <w:rPr>
                      <w:lang w:val="en-US"/>
                    </w:rPr>
                  </w:rPrChange>
                </w:rPr>
                <w:t>GPRS</w:t>
              </w:r>
            </w:ins>
          </w:p>
        </w:tc>
        <w:tc>
          <w:tcPr>
            <w:tcW w:w="6030" w:type="dxa"/>
          </w:tcPr>
          <w:p w14:paraId="11DEDB01" w14:textId="77777777" w:rsidR="0087014B" w:rsidRDefault="00D5184D">
            <w:pPr>
              <w:rPr>
                <w:ins w:id="364" w:author="像个男人一样" w:date="2018-03-21T20:52:00Z"/>
                <w:rFonts w:eastAsia="SimSun"/>
                <w:b/>
                <w:bCs/>
                <w:sz w:val="28"/>
                <w:szCs w:val="24"/>
                <w:lang w:val="en-US"/>
              </w:rPr>
            </w:pPr>
            <w:ins w:id="365" w:author="像个男人一样" w:date="2018-03-21T20:53:00Z">
              <w:r>
                <w:rPr>
                  <w:rFonts w:eastAsia="SimSun" w:hint="eastAsia"/>
                  <w:b/>
                  <w:bCs/>
                  <w:sz w:val="28"/>
                  <w:szCs w:val="24"/>
                  <w:lang w:val="en-US"/>
                </w:rPr>
                <w:t>General Packet Radio Service</w:t>
              </w:r>
            </w:ins>
          </w:p>
        </w:tc>
      </w:tr>
      <w:tr w:rsidR="00416970" w14:paraId="4B1BD1A4" w14:textId="77777777">
        <w:trPr>
          <w:ins w:id="366" w:author="像个男人一样" w:date="2018-03-21T20:58:00Z"/>
        </w:trPr>
        <w:tc>
          <w:tcPr>
            <w:tcW w:w="3212" w:type="dxa"/>
          </w:tcPr>
          <w:p w14:paraId="4CB3C665" w14:textId="6B71A976" w:rsidR="00416970" w:rsidRDefault="00416970" w:rsidP="00416970">
            <w:pPr>
              <w:rPr>
                <w:ins w:id="367" w:author="像个男人一样" w:date="2018-03-21T20:58:00Z"/>
                <w:rFonts w:eastAsia="SimSun"/>
                <w:b/>
                <w:bCs/>
                <w:sz w:val="28"/>
                <w:szCs w:val="24"/>
                <w:lang w:val="en-US"/>
              </w:rPr>
            </w:pPr>
            <w:ins w:id="368" w:author="jie sun" w:date="2018-04-08T17:08:00Z">
              <w:r>
                <w:rPr>
                  <w:rFonts w:eastAsia="SimSun"/>
                  <w:b/>
                  <w:bCs/>
                  <w:sz w:val="28"/>
                  <w:szCs w:val="24"/>
                  <w:lang w:val="en-US"/>
                </w:rPr>
                <w:t>A</w:t>
              </w:r>
            </w:ins>
            <w:r>
              <w:rPr>
                <w:rFonts w:eastAsia="SimSun"/>
                <w:b/>
                <w:bCs/>
                <w:sz w:val="28"/>
                <w:szCs w:val="24"/>
                <w:lang w:val="en-US"/>
              </w:rPr>
              <w:t>pp</w:t>
            </w:r>
          </w:p>
        </w:tc>
        <w:tc>
          <w:tcPr>
            <w:tcW w:w="6030" w:type="dxa"/>
          </w:tcPr>
          <w:p w14:paraId="27CEFF10" w14:textId="5EDE978B" w:rsidR="00416970" w:rsidRDefault="00416970" w:rsidP="00416970">
            <w:pPr>
              <w:rPr>
                <w:ins w:id="369" w:author="像个男人一样" w:date="2018-03-21T20:58:00Z"/>
                <w:rFonts w:eastAsia="SimSun"/>
                <w:b/>
                <w:bCs/>
                <w:sz w:val="28"/>
                <w:szCs w:val="24"/>
                <w:lang w:val="en-US"/>
              </w:rPr>
            </w:pPr>
            <w:ins w:id="370" w:author="jie sun" w:date="2018-04-08T17:08:00Z">
              <w:r>
                <w:rPr>
                  <w:rFonts w:eastAsia="SimSun" w:hint="eastAsia"/>
                  <w:b/>
                  <w:bCs/>
                  <w:sz w:val="28"/>
                  <w:szCs w:val="24"/>
                  <w:lang w:val="en-US"/>
                </w:rPr>
                <w:t>A</w:t>
              </w:r>
              <w:r>
                <w:rPr>
                  <w:rFonts w:eastAsia="SimSun"/>
                  <w:b/>
                  <w:bCs/>
                  <w:sz w:val="28"/>
                  <w:szCs w:val="24"/>
                  <w:lang w:val="en-US"/>
                </w:rPr>
                <w:t>pplication</w:t>
              </w:r>
            </w:ins>
          </w:p>
        </w:tc>
      </w:tr>
      <w:tr w:rsidR="0087014B" w14:paraId="4DC502D5" w14:textId="77777777">
        <w:trPr>
          <w:ins w:id="371" w:author="像个男人一样" w:date="2018-03-21T20:58:00Z"/>
        </w:trPr>
        <w:tc>
          <w:tcPr>
            <w:tcW w:w="3212" w:type="dxa"/>
          </w:tcPr>
          <w:p w14:paraId="05466FB3" w14:textId="3D8B401C" w:rsidR="0087014B" w:rsidRDefault="0087014B" w:rsidP="00416970">
            <w:pPr>
              <w:rPr>
                <w:ins w:id="372" w:author="像个男人一样" w:date="2018-03-21T20:58:00Z"/>
                <w:rFonts w:eastAsia="SimSun"/>
                <w:b/>
                <w:bCs/>
                <w:sz w:val="28"/>
                <w:szCs w:val="24"/>
                <w:lang w:val="en-US"/>
              </w:rPr>
            </w:pPr>
          </w:p>
        </w:tc>
        <w:tc>
          <w:tcPr>
            <w:tcW w:w="6030" w:type="dxa"/>
          </w:tcPr>
          <w:p w14:paraId="7A37E7D0" w14:textId="6391A5E6" w:rsidR="0087014B" w:rsidRDefault="0087014B">
            <w:pPr>
              <w:rPr>
                <w:ins w:id="373" w:author="像个男人一样" w:date="2018-03-21T20:58:00Z"/>
                <w:rFonts w:eastAsia="SimSun"/>
                <w:b/>
                <w:bCs/>
                <w:sz w:val="28"/>
                <w:szCs w:val="24"/>
                <w:lang w:val="en-US"/>
              </w:rPr>
            </w:pPr>
          </w:p>
        </w:tc>
      </w:tr>
      <w:tr w:rsidR="005A09FE" w14:paraId="4956E162" w14:textId="77777777" w:rsidTr="005A09FE">
        <w:trPr>
          <w:ins w:id="374" w:author="jie sun" w:date="2018-04-08T17:08:00Z"/>
        </w:trPr>
        <w:tc>
          <w:tcPr>
            <w:tcW w:w="3212" w:type="dxa"/>
          </w:tcPr>
          <w:p w14:paraId="1A0A915A" w14:textId="01503160" w:rsidR="005A09FE" w:rsidRDefault="005A09FE" w:rsidP="006709A5">
            <w:pPr>
              <w:rPr>
                <w:ins w:id="375" w:author="jie sun" w:date="2018-04-08T17:08:00Z"/>
                <w:rFonts w:eastAsia="SimSun"/>
                <w:b/>
                <w:bCs/>
                <w:sz w:val="28"/>
                <w:szCs w:val="24"/>
                <w:lang w:val="en-US"/>
              </w:rPr>
            </w:pPr>
          </w:p>
        </w:tc>
        <w:tc>
          <w:tcPr>
            <w:tcW w:w="6030" w:type="dxa"/>
          </w:tcPr>
          <w:p w14:paraId="2276F9B9" w14:textId="4C433980" w:rsidR="005A09FE" w:rsidRDefault="005A09FE" w:rsidP="006709A5">
            <w:pPr>
              <w:rPr>
                <w:ins w:id="376" w:author="jie sun" w:date="2018-04-08T17:08:00Z"/>
                <w:rFonts w:eastAsia="SimSun"/>
                <w:b/>
                <w:bCs/>
                <w:sz w:val="28"/>
                <w:szCs w:val="24"/>
                <w:lang w:val="en-US"/>
              </w:rPr>
            </w:pPr>
          </w:p>
        </w:tc>
      </w:tr>
    </w:tbl>
    <w:p w14:paraId="251148C4" w14:textId="77777777" w:rsidR="0087014B" w:rsidRDefault="0087014B">
      <w:pPr>
        <w:rPr>
          <w:ins w:id="377" w:author="像个男人一样" w:date="2018-03-21T20:37:00Z"/>
          <w:rFonts w:eastAsia="Microsoft JhengHei"/>
        </w:rPr>
      </w:pPr>
    </w:p>
    <w:p w14:paraId="23214AB7" w14:textId="77777777" w:rsidR="005B71B7" w:rsidRDefault="005B71B7">
      <w:pPr>
        <w:pStyle w:val="Heading2"/>
        <w:pageBreakBefore/>
        <w:numPr>
          <w:ilvl w:val="255"/>
          <w:numId w:val="0"/>
        </w:numPr>
        <w:ind w:left="-289" w:firstLineChars="100" w:firstLine="320"/>
        <w:rPr>
          <w:ins w:id="378" w:author="jie sun" w:date="2018-04-19T13:02:00Z"/>
          <w:rFonts w:eastAsia="Microsoft JhengHei"/>
        </w:rPr>
        <w:pPrChange w:id="379" w:author="jie sun" w:date="2018-04-19T13:02:00Z">
          <w:pPr>
            <w:pStyle w:val="Heading2"/>
            <w:numPr>
              <w:ilvl w:val="255"/>
              <w:numId w:val="0"/>
            </w:numPr>
            <w:ind w:left="-288" w:firstLineChars="100" w:firstLine="320"/>
          </w:pPr>
        </w:pPrChange>
      </w:pPr>
    </w:p>
    <w:p w14:paraId="4F3C1B35" w14:textId="384410AF" w:rsidR="005B71B7" w:rsidRDefault="005B71B7" w:rsidP="005B71B7">
      <w:pPr>
        <w:pStyle w:val="Heading2"/>
        <w:numPr>
          <w:ilvl w:val="255"/>
          <w:numId w:val="0"/>
        </w:numPr>
        <w:ind w:left="-288" w:firstLineChars="100" w:firstLine="320"/>
        <w:rPr>
          <w:ins w:id="380" w:author="jie sun" w:date="2018-04-19T13:02:00Z"/>
          <w:rFonts w:eastAsia="Microsoft JhengHei"/>
        </w:rPr>
      </w:pPr>
      <w:bookmarkStart w:id="381" w:name="_Toc518661830"/>
      <w:ins w:id="382" w:author="jie sun" w:date="2018-04-19T13:02:00Z">
        <w:r>
          <w:rPr>
            <w:rFonts w:eastAsia="Microsoft JhengHei"/>
          </w:rPr>
          <w:t>Abstract</w:t>
        </w:r>
        <w:bookmarkEnd w:id="381"/>
      </w:ins>
    </w:p>
    <w:p w14:paraId="4FEC9A18" w14:textId="77777777" w:rsidR="005B71B7" w:rsidRDefault="005B71B7" w:rsidP="005B71B7">
      <w:pPr>
        <w:ind w:left="144"/>
        <w:rPr>
          <w:ins w:id="383" w:author="jie sun" w:date="2018-04-19T13:02:00Z"/>
        </w:rPr>
      </w:pPr>
      <w:ins w:id="384" w:author="jie sun" w:date="2018-04-19T13:02:00Z">
        <w:r w:rsidRPr="001F1EDA">
          <w:t xml:space="preserve">Nowadays, Artificial Intelligence (AI) has become more and more popular, and the action recognition algorithm is a very important part and researched by more and more experts.  Exactly, the action recognition algorithm is not a strangle thing that has been used not only on a robot, but also </w:t>
        </w:r>
        <w:r>
          <w:t>in</w:t>
        </w:r>
        <w:r w:rsidRPr="001F1EDA">
          <w:t xml:space="preserve"> our daily lives, such as iPhone, iPad</w:t>
        </w:r>
        <w:r>
          <w:t>,</w:t>
        </w:r>
        <w:r w:rsidRPr="001F1EDA">
          <w:t xml:space="preserve"> smart watch and smart pen etc.  In this thesis, we are going to study two devices, Accelerometer and Gyroscope, how they work</w:t>
        </w:r>
        <w:r>
          <w:rPr>
            <w:rFonts w:hint="eastAsia"/>
            <w:lang w:val="en-US"/>
          </w:rPr>
          <w:t xml:space="preserve"> </w:t>
        </w:r>
        <w:r w:rsidRPr="001F1EDA">
          <w:t>and how they are used with some recognition algorithms, and the most important part is the last chapter which discuss a hypothesis</w:t>
        </w:r>
        <w:r>
          <w:t xml:space="preserve"> </w:t>
        </w:r>
        <w:r w:rsidRPr="001F1EDA">
          <w:t xml:space="preserve">which tries to use those two devices with some recognition algorithm to make sure a multiple function glow sticks. </w:t>
        </w:r>
      </w:ins>
    </w:p>
    <w:p w14:paraId="42E05C64" w14:textId="77777777" w:rsidR="0087014B" w:rsidRDefault="0087014B">
      <w:pPr>
        <w:pageBreakBefore/>
        <w:rPr>
          <w:rFonts w:eastAsia="Microsoft JhengHei"/>
        </w:rPr>
        <w:pPrChange w:id="385" w:author="像个男人一样" w:date="2018-03-21T22:59:00Z">
          <w:pPr/>
        </w:pPrChange>
      </w:pPr>
    </w:p>
    <w:p w14:paraId="344541B8" w14:textId="77777777" w:rsidR="0087014B" w:rsidRPr="0087014B" w:rsidDel="005B71B7" w:rsidRDefault="00D5184D">
      <w:pPr>
        <w:pStyle w:val="Heading2"/>
        <w:numPr>
          <w:ilvl w:val="255"/>
          <w:numId w:val="0"/>
        </w:numPr>
        <w:ind w:left="142"/>
        <w:rPr>
          <w:ins w:id="386" w:author="像个男人一样" w:date="2018-03-21T20:19:00Z"/>
          <w:del w:id="387" w:author="jie sun" w:date="2018-04-19T13:02:00Z"/>
          <w:rFonts w:eastAsia="Microsoft JhengHei"/>
          <w:lang w:val="en-US"/>
          <w:rPrChange w:id="388" w:author="像个男人一样" w:date="2018-03-23T10:42:00Z">
            <w:rPr>
              <w:ins w:id="389" w:author="像个男人一样" w:date="2018-03-21T20:19:00Z"/>
              <w:del w:id="390" w:author="jie sun" w:date="2018-04-19T13:02:00Z"/>
              <w:rFonts w:eastAsia="SimSun"/>
              <w:lang w:val="en-US"/>
            </w:rPr>
          </w:rPrChange>
        </w:rPr>
        <w:pPrChange w:id="391" w:author="jie sun" w:date="2018-04-19T13:02:00Z">
          <w:pPr/>
        </w:pPrChange>
      </w:pPr>
      <w:bookmarkStart w:id="392" w:name="_Toc18176"/>
      <w:bookmarkStart w:id="393" w:name="_Toc7844"/>
      <w:bookmarkStart w:id="394" w:name="_Toc32232"/>
      <w:bookmarkStart w:id="395" w:name="_Toc2724"/>
      <w:bookmarkStart w:id="396" w:name="_Toc27583"/>
      <w:bookmarkStart w:id="397" w:name="_Toc10498"/>
      <w:bookmarkStart w:id="398" w:name="_Toc19716"/>
      <w:bookmarkStart w:id="399" w:name="_Toc32352"/>
      <w:bookmarkStart w:id="400" w:name="_Toc27579"/>
      <w:del w:id="401" w:author="jie sun" w:date="2018-04-19T13:02:00Z">
        <w:r w:rsidRPr="00606542" w:rsidDel="005B71B7">
          <w:rPr>
            <w:rFonts w:eastAsia="Microsoft JhengHei"/>
          </w:rPr>
          <w:delText>Acknowledgement</w:delText>
        </w:r>
      </w:del>
      <w:ins w:id="402" w:author="像个男人一样" w:date="2018-03-21T20:19:00Z">
        <w:del w:id="403" w:author="jie sun" w:date="2018-04-19T13:02:00Z">
          <w:r w:rsidDel="005B71B7">
            <w:rPr>
              <w:rFonts w:eastAsia="Microsoft JhengHei"/>
              <w:b w:val="0"/>
              <w:lang w:val="en-US"/>
              <w:rPrChange w:id="404" w:author="像个男人一样" w:date="2018-03-23T10:42:00Z">
                <w:rPr>
                  <w:rFonts w:eastAsia="SimSun"/>
                  <w:b/>
                  <w:lang w:val="en-US"/>
                </w:rPr>
              </w:rPrChange>
            </w:rPr>
            <w:delText>s</w:delText>
          </w:r>
          <w:bookmarkEnd w:id="392"/>
          <w:bookmarkEnd w:id="393"/>
          <w:bookmarkEnd w:id="394"/>
          <w:bookmarkEnd w:id="395"/>
          <w:bookmarkEnd w:id="396"/>
          <w:bookmarkEnd w:id="397"/>
          <w:bookmarkEnd w:id="398"/>
          <w:bookmarkEnd w:id="399"/>
        </w:del>
      </w:ins>
    </w:p>
    <w:p w14:paraId="5FF6FE11" w14:textId="77777777" w:rsidR="003A652C" w:rsidRPr="0087014B" w:rsidDel="005B71B7" w:rsidRDefault="00D5184D">
      <w:pPr>
        <w:ind w:left="142"/>
        <w:rPr>
          <w:ins w:id="405" w:author="像个男人一样" w:date="2018-03-21T20:19:00Z"/>
          <w:del w:id="406" w:author="jie sun" w:date="2018-04-19T13:02:00Z"/>
          <w:rPrChange w:id="407" w:author="像个男人一样" w:date="2018-03-21T23:35:00Z">
            <w:rPr>
              <w:ins w:id="408" w:author="像个男人一样" w:date="2018-03-21T20:19:00Z"/>
              <w:del w:id="409" w:author="jie sun" w:date="2018-04-19T13:02:00Z"/>
              <w:rFonts w:eastAsia="SimSun"/>
              <w:lang w:val="en-US"/>
            </w:rPr>
          </w:rPrChange>
        </w:rPr>
        <w:pPrChange w:id="410" w:author="jie sun" w:date="2018-04-19T13:02:00Z">
          <w:pPr>
            <w:pStyle w:val="Heading2"/>
            <w:numPr>
              <w:ilvl w:val="0"/>
              <w:numId w:val="0"/>
            </w:numPr>
            <w:ind w:left="144" w:firstLine="0"/>
          </w:pPr>
        </w:pPrChange>
      </w:pPr>
      <w:bookmarkStart w:id="411" w:name="_Toc13948"/>
      <w:bookmarkStart w:id="412" w:name="_Toc12245"/>
      <w:ins w:id="413" w:author="像个男人一样" w:date="2018-03-21T20:19:00Z">
        <w:del w:id="414" w:author="jie sun" w:date="2018-04-19T13:02:00Z">
          <w:r w:rsidDel="005B71B7">
            <w:rPr>
              <w:rPrChange w:id="415" w:author="像个男人一样" w:date="2018-03-21T23:35:00Z">
                <w:rPr>
                  <w:rFonts w:eastAsia="SimSun"/>
                  <w:b w:val="0"/>
                  <w:lang w:val="en-US"/>
                </w:rPr>
              </w:rPrChange>
            </w:rPr>
            <w:delText>F</w:delText>
          </w:r>
        </w:del>
      </w:ins>
      <w:ins w:id="416" w:author="像个男人一样" w:date="2018-03-21T20:53:00Z">
        <w:del w:id="417" w:author="jie sun" w:date="2018-04-19T13:02:00Z">
          <w:r w:rsidDel="005B71B7">
            <w:rPr>
              <w:rPrChange w:id="418" w:author="像个男人一样" w:date="2018-03-21T23:35:00Z">
                <w:rPr>
                  <w:b w:val="0"/>
                  <w:lang w:val="en-US"/>
                </w:rPr>
              </w:rPrChange>
            </w:rPr>
            <w:delText>ir</w:delText>
          </w:r>
        </w:del>
      </w:ins>
      <w:ins w:id="419" w:author="像个男人一样" w:date="2018-03-21T20:19:00Z">
        <w:del w:id="420" w:author="jie sun" w:date="2018-04-19T13:02:00Z">
          <w:r w:rsidDel="005B71B7">
            <w:rPr>
              <w:rPrChange w:id="421" w:author="像个男人一样" w:date="2018-03-21T23:35:00Z">
                <w:rPr>
                  <w:rFonts w:eastAsia="SimSun"/>
                  <w:b w:val="0"/>
                  <w:lang w:val="en-US"/>
                </w:rPr>
              </w:rPrChange>
            </w:rPr>
            <w:delText xml:space="preserve">st and foremost I would like </w:delText>
          </w:r>
        </w:del>
      </w:ins>
      <w:ins w:id="422" w:author="像个男人一样" w:date="2018-03-21T20:20:00Z">
        <w:del w:id="423" w:author="jie sun" w:date="2018-04-19T13:02:00Z">
          <w:r w:rsidDel="005B71B7">
            <w:rPr>
              <w:rPrChange w:id="424" w:author="像个男人一样" w:date="2018-03-21T23:35:00Z">
                <w:rPr>
                  <w:rFonts w:eastAsia="SimSun"/>
                  <w:b w:val="0"/>
                  <w:lang w:val="en-US"/>
                </w:rPr>
              </w:rPrChange>
            </w:rPr>
            <w:delText>to thank my supervisor,Dr</w:delText>
          </w:r>
        </w:del>
      </w:ins>
      <w:ins w:id="425" w:author="像个男人一样" w:date="2018-03-21T20:22:00Z">
        <w:del w:id="426" w:author="jie sun" w:date="2018-04-19T13:02:00Z">
          <w:r w:rsidDel="005B71B7">
            <w:rPr>
              <w:rPrChange w:id="427" w:author="像个男人一样" w:date="2018-03-21T23:35:00Z">
                <w:rPr>
                  <w:rFonts w:eastAsia="SimSun"/>
                  <w:b w:val="0"/>
                  <w:lang w:val="en-US"/>
                </w:rPr>
              </w:rPrChange>
            </w:rPr>
            <w:delText xml:space="preserve">. Frank Glavin for his </w:delText>
          </w:r>
        </w:del>
      </w:ins>
      <w:ins w:id="428" w:author="像个男人一样" w:date="2018-03-21T20:23:00Z">
        <w:del w:id="429" w:author="jie sun" w:date="2018-04-19T13:02:00Z">
          <w:r w:rsidDel="005B71B7">
            <w:rPr>
              <w:rPrChange w:id="430" w:author="像个男人一样" w:date="2018-03-21T23:35:00Z">
                <w:rPr>
                  <w:rFonts w:eastAsia="SimSun"/>
                  <w:b w:val="0"/>
                  <w:lang w:val="en-US"/>
                </w:rPr>
              </w:rPrChange>
            </w:rPr>
            <w:delText>continued support</w:delText>
          </w:r>
        </w:del>
        <w:del w:id="431" w:author="jie sun" w:date="2018-04-08T14:56:00Z">
          <w:r w:rsidDel="004061F9">
            <w:rPr>
              <w:rPrChange w:id="432" w:author="像个男人一样" w:date="2018-03-21T23:35:00Z">
                <w:rPr>
                  <w:rFonts w:eastAsia="SimSun"/>
                  <w:b w:val="0"/>
                  <w:lang w:val="en-US"/>
                </w:rPr>
              </w:rPrChange>
            </w:rPr>
            <w:delText xml:space="preserve">, </w:delText>
          </w:r>
        </w:del>
        <w:del w:id="433" w:author="jie sun" w:date="2018-04-19T13:02:00Z">
          <w:r w:rsidDel="005B71B7">
            <w:rPr>
              <w:rPrChange w:id="434" w:author="像个男人一样" w:date="2018-03-21T23:35:00Z">
                <w:rPr>
                  <w:rFonts w:eastAsia="SimSun"/>
                  <w:b w:val="0"/>
                  <w:lang w:val="en-US"/>
                </w:rPr>
              </w:rPrChange>
            </w:rPr>
            <w:delText xml:space="preserve">specially for me, since I nearly did my internship in some company for </w:delText>
          </w:r>
        </w:del>
      </w:ins>
      <w:ins w:id="435" w:author="像个男人一样" w:date="2018-03-21T20:24:00Z">
        <w:del w:id="436" w:author="jie sun" w:date="2018-04-19T13:02:00Z">
          <w:r w:rsidDel="005B71B7">
            <w:rPr>
              <w:rPrChange w:id="437" w:author="像个男人一样" w:date="2018-03-21T23:35:00Z">
                <w:rPr>
                  <w:rFonts w:eastAsia="SimSun"/>
                  <w:b w:val="0"/>
                  <w:lang w:val="en-US"/>
                </w:rPr>
              </w:rPrChange>
            </w:rPr>
            <w:delText xml:space="preserve">more than </w:delText>
          </w:r>
        </w:del>
      </w:ins>
      <w:ins w:id="438" w:author="像个男人一样" w:date="2018-04-07T21:22:00Z">
        <w:del w:id="439" w:author="jie sun" w:date="2018-04-08T17:55:00Z">
          <w:r w:rsidDel="009438D9">
            <w:rPr>
              <w:rFonts w:hint="eastAsia"/>
              <w:lang w:val="en-US"/>
            </w:rPr>
            <w:delText xml:space="preserve">an </w:delText>
          </w:r>
        </w:del>
      </w:ins>
      <w:ins w:id="440" w:author="像个男人一样" w:date="2018-03-21T20:24:00Z">
        <w:del w:id="441" w:author="jie sun" w:date="2018-04-19T13:02:00Z">
          <w:r w:rsidDel="005B71B7">
            <w:rPr>
              <w:rPrChange w:id="442" w:author="像个男人一样" w:date="2018-03-21T23:35:00Z">
                <w:rPr>
                  <w:rFonts w:eastAsia="SimSun"/>
                  <w:b w:val="0"/>
                  <w:lang w:val="en-US"/>
                </w:rPr>
              </w:rPrChange>
            </w:rPr>
            <w:delText xml:space="preserve">half year </w:delText>
          </w:r>
        </w:del>
        <w:del w:id="443" w:author="jie sun" w:date="2018-04-08T14:57:00Z">
          <w:r w:rsidDel="008D5450">
            <w:rPr>
              <w:rPrChange w:id="444" w:author="像个男人一样" w:date="2018-03-21T23:35:00Z">
                <w:rPr>
                  <w:rFonts w:eastAsia="SimSun"/>
                  <w:b w:val="0"/>
                  <w:lang w:val="en-US"/>
                </w:rPr>
              </w:rPrChange>
            </w:rPr>
            <w:delText xml:space="preserve"> </w:delText>
          </w:r>
        </w:del>
        <w:del w:id="445" w:author="jie sun" w:date="2018-04-19T13:02:00Z">
          <w:r w:rsidDel="005B71B7">
            <w:rPr>
              <w:rPrChange w:id="446" w:author="像个男人一样" w:date="2018-03-21T23:35:00Z">
                <w:rPr>
                  <w:rFonts w:eastAsia="SimSun"/>
                  <w:b w:val="0"/>
                  <w:lang w:val="en-US"/>
                </w:rPr>
              </w:rPrChange>
            </w:rPr>
            <w:delText xml:space="preserve">in the second academic year. </w:delText>
          </w:r>
        </w:del>
      </w:ins>
      <w:ins w:id="447" w:author="像个男人一样" w:date="2018-03-21T20:25:00Z">
        <w:del w:id="448" w:author="jie sun" w:date="2018-04-19T13:02:00Z">
          <w:r w:rsidDel="005B71B7">
            <w:rPr>
              <w:rPrChange w:id="449" w:author="像个男人一样" w:date="2018-03-21T23:35:00Z">
                <w:rPr>
                  <w:rFonts w:eastAsia="SimSun"/>
                  <w:b w:val="0"/>
                  <w:lang w:val="en-US"/>
                </w:rPr>
              </w:rPrChange>
            </w:rPr>
            <w:delText xml:space="preserve"> However, it is still going well due to Dr.Frank paying lots atten</w:delText>
          </w:r>
        </w:del>
      </w:ins>
      <w:ins w:id="450" w:author="像个男人一样" w:date="2018-03-21T20:26:00Z">
        <w:del w:id="451" w:author="jie sun" w:date="2018-04-19T13:02:00Z">
          <w:r w:rsidDel="005B71B7">
            <w:rPr>
              <w:rPrChange w:id="452" w:author="像个男人一样" w:date="2018-03-21T23:35:00Z">
                <w:rPr>
                  <w:rFonts w:eastAsia="SimSun"/>
                  <w:b w:val="0"/>
                  <w:lang w:val="en-US"/>
                </w:rPr>
              </w:rPrChange>
            </w:rPr>
            <w:delText xml:space="preserve">tion to me and checking the progress almost once a week, </w:delText>
          </w:r>
        </w:del>
      </w:ins>
      <w:ins w:id="453" w:author="像个男人一样" w:date="2018-03-21T20:27:00Z">
        <w:del w:id="454" w:author="jie sun" w:date="2018-04-19T13:02:00Z">
          <w:r w:rsidDel="005B71B7">
            <w:rPr>
              <w:rPrChange w:id="455" w:author="像个男人一样" w:date="2018-03-21T23:35:00Z">
                <w:rPr>
                  <w:rFonts w:eastAsia="SimSun"/>
                  <w:b w:val="0"/>
                  <w:lang w:val="en-US"/>
                </w:rPr>
              </w:rPrChange>
            </w:rPr>
            <w:delText>that I appreciate so much.</w:delText>
          </w:r>
          <w:bookmarkEnd w:id="411"/>
          <w:bookmarkEnd w:id="412"/>
          <w:r w:rsidDel="005B71B7">
            <w:rPr>
              <w:rPrChange w:id="456" w:author="像个男人一样" w:date="2018-03-21T23:35:00Z">
                <w:rPr>
                  <w:rFonts w:eastAsia="SimSun"/>
                  <w:b w:val="0"/>
                  <w:lang w:val="en-US"/>
                </w:rPr>
              </w:rPrChange>
            </w:rPr>
            <w:delText xml:space="preserve"> </w:delText>
          </w:r>
        </w:del>
      </w:ins>
    </w:p>
    <w:p w14:paraId="217DC44B" w14:textId="77777777" w:rsidR="0087014B" w:rsidDel="005B71B7" w:rsidRDefault="00D5184D">
      <w:pPr>
        <w:pStyle w:val="Heading2"/>
        <w:pageBreakBefore/>
        <w:numPr>
          <w:ilvl w:val="0"/>
          <w:numId w:val="0"/>
          <w:ins w:id="457" w:author="像个男人一样" w:date="1900-01-01T00:00:00Z"/>
        </w:numPr>
        <w:ind w:left="142"/>
        <w:rPr>
          <w:del w:id="458" w:author="jie sun" w:date="2018-04-19T13:02:00Z"/>
          <w:rFonts w:eastAsia="Microsoft JhengHei"/>
        </w:rPr>
        <w:pPrChange w:id="459" w:author="jie sun" w:date="2018-04-19T13:02:00Z">
          <w:pPr>
            <w:pStyle w:val="Heading2"/>
            <w:numPr>
              <w:ilvl w:val="0"/>
              <w:numId w:val="0"/>
            </w:numPr>
            <w:ind w:left="144" w:firstLine="0"/>
          </w:pPr>
        </w:pPrChange>
      </w:pPr>
      <w:bookmarkStart w:id="460" w:name="_Toc21509"/>
      <w:bookmarkStart w:id="461" w:name="_Toc32255"/>
      <w:bookmarkStart w:id="462" w:name="_Toc21510"/>
      <w:bookmarkStart w:id="463" w:name="_Toc17542"/>
      <w:bookmarkStart w:id="464" w:name="_Toc11628"/>
      <w:bookmarkStart w:id="465" w:name="_Toc1224"/>
      <w:bookmarkStart w:id="466" w:name="_Toc11434"/>
      <w:bookmarkStart w:id="467" w:name="_Toc15101"/>
      <w:bookmarkStart w:id="468" w:name="_Toc16571"/>
      <w:del w:id="469" w:author="像个男人一样" w:date="2018-03-21T20:18:00Z">
        <w:r>
          <w:rPr>
            <w:rFonts w:eastAsia="SimSun" w:hint="eastAsia"/>
          </w:rPr>
          <w:delText>：</w:delText>
        </w:r>
      </w:del>
      <w:bookmarkEnd w:id="400"/>
      <w:bookmarkEnd w:id="460"/>
      <w:bookmarkEnd w:id="461"/>
      <w:bookmarkEnd w:id="462"/>
      <w:bookmarkEnd w:id="463"/>
      <w:bookmarkEnd w:id="464"/>
      <w:bookmarkEnd w:id="465"/>
      <w:bookmarkEnd w:id="466"/>
      <w:bookmarkEnd w:id="467"/>
      <w:bookmarkEnd w:id="468"/>
    </w:p>
    <w:p w14:paraId="70E03D39" w14:textId="77777777" w:rsidR="0087014B" w:rsidDel="005B71B7" w:rsidRDefault="00D5184D">
      <w:pPr>
        <w:pStyle w:val="Heading2"/>
        <w:numPr>
          <w:ilvl w:val="255"/>
          <w:numId w:val="0"/>
        </w:numPr>
        <w:ind w:left="142" w:firstLine="240"/>
        <w:rPr>
          <w:ins w:id="470" w:author="像个男人一样" w:date="2018-03-21T20:33:00Z"/>
          <w:del w:id="471" w:author="jie sun" w:date="2018-04-19T13:02:00Z"/>
          <w:rFonts w:eastAsia="Microsoft JhengHei"/>
        </w:rPr>
        <w:pPrChange w:id="472" w:author="jie sun" w:date="2018-04-19T13:02:00Z">
          <w:pPr>
            <w:pStyle w:val="Heading2"/>
            <w:numPr>
              <w:ilvl w:val="0"/>
              <w:numId w:val="0"/>
            </w:numPr>
            <w:ind w:left="144" w:firstLine="0"/>
          </w:pPr>
        </w:pPrChange>
      </w:pPr>
      <w:bookmarkStart w:id="473" w:name="_Toc17437"/>
      <w:bookmarkStart w:id="474" w:name="_Toc28407"/>
      <w:bookmarkStart w:id="475" w:name="_Toc22896"/>
      <w:bookmarkStart w:id="476" w:name="_Toc15158"/>
      <w:bookmarkStart w:id="477" w:name="_Toc20397"/>
      <w:bookmarkStart w:id="478" w:name="_Toc29505"/>
      <w:bookmarkStart w:id="479" w:name="_Toc30591"/>
      <w:bookmarkStart w:id="480" w:name="_Toc24662"/>
      <w:bookmarkStart w:id="481" w:name="_Toc29068"/>
      <w:del w:id="482" w:author="jie sun" w:date="2018-04-19T13:02:00Z">
        <w:r w:rsidDel="005B71B7">
          <w:rPr>
            <w:rFonts w:eastAsia="Microsoft JhengHei"/>
          </w:rPr>
          <w:delText>Abstract</w:delText>
        </w:r>
      </w:del>
      <w:bookmarkEnd w:id="473"/>
      <w:bookmarkEnd w:id="474"/>
      <w:bookmarkEnd w:id="475"/>
      <w:bookmarkEnd w:id="476"/>
      <w:bookmarkEnd w:id="477"/>
      <w:bookmarkEnd w:id="478"/>
      <w:bookmarkEnd w:id="479"/>
      <w:bookmarkEnd w:id="480"/>
      <w:bookmarkEnd w:id="481"/>
    </w:p>
    <w:p w14:paraId="65999496" w14:textId="77777777" w:rsidR="005B71B7" w:rsidRDefault="00D5184D">
      <w:pPr>
        <w:ind w:left="142"/>
        <w:rPr>
          <w:ins w:id="483" w:author="jie sun" w:date="2018-04-19T13:02:00Z"/>
        </w:rPr>
        <w:pPrChange w:id="484" w:author="jie sun" w:date="2018-04-19T13:02:00Z">
          <w:pPr>
            <w:ind w:left="144"/>
          </w:pPr>
        </w:pPrChange>
      </w:pPr>
      <w:bookmarkStart w:id="485" w:name="_Toc17360"/>
      <w:bookmarkStart w:id="486" w:name="_Toc2039"/>
      <w:ins w:id="487" w:author="像个男人一样" w:date="2018-03-21T20:39:00Z">
        <w:del w:id="488" w:author="jie sun" w:date="2018-04-19T13:02:00Z">
          <w:r w:rsidDel="005B71B7">
            <w:rPr>
              <w:rPrChange w:id="489" w:author="像个男人一样" w:date="2018-03-21T23:34:00Z">
                <w:rPr>
                  <w:rFonts w:eastAsia="SimSun" w:cstheme="majorBidi"/>
                  <w:b/>
                  <w:color w:val="000000" w:themeColor="text1"/>
                  <w:sz w:val="32"/>
                  <w:szCs w:val="26"/>
                  <w:lang w:val="en-US"/>
                </w:rPr>
              </w:rPrChange>
            </w:rPr>
            <w:delText xml:space="preserve">Nowadays, </w:delText>
          </w:r>
        </w:del>
      </w:ins>
      <w:ins w:id="490" w:author="像个男人一样" w:date="2018-03-21T20:40:00Z">
        <w:del w:id="491" w:author="jie sun" w:date="2018-04-19T13:02:00Z">
          <w:r w:rsidDel="005B71B7">
            <w:rPr>
              <w:rPrChange w:id="492" w:author="像个男人一样" w:date="2018-03-21T23:34:00Z">
                <w:rPr>
                  <w:rFonts w:eastAsia="SimSun" w:cstheme="majorBidi"/>
                  <w:b/>
                  <w:color w:val="000000" w:themeColor="text1"/>
                  <w:sz w:val="32"/>
                  <w:szCs w:val="26"/>
                  <w:lang w:val="en-US"/>
                </w:rPr>
              </w:rPrChange>
            </w:rPr>
            <w:delText>Artificial Intelligence (</w:delText>
          </w:r>
        </w:del>
      </w:ins>
      <w:ins w:id="493" w:author="像个男人一样" w:date="2018-03-21T20:41:00Z">
        <w:del w:id="494" w:author="jie sun" w:date="2018-04-19T13:02:00Z">
          <w:r w:rsidDel="005B71B7">
            <w:rPr>
              <w:rPrChange w:id="495" w:author="像个男人一样" w:date="2018-03-21T23:34:00Z">
                <w:rPr>
                  <w:rFonts w:eastAsia="SimSun" w:cstheme="majorBidi"/>
                  <w:b/>
                  <w:color w:val="000000" w:themeColor="text1"/>
                  <w:sz w:val="32"/>
                  <w:szCs w:val="26"/>
                  <w:lang w:val="en-US"/>
                </w:rPr>
              </w:rPrChange>
            </w:rPr>
            <w:delText>AI</w:delText>
          </w:r>
        </w:del>
      </w:ins>
      <w:ins w:id="496" w:author="像个男人一样" w:date="2018-03-21T20:40:00Z">
        <w:del w:id="497" w:author="jie sun" w:date="2018-04-19T13:02:00Z">
          <w:r w:rsidDel="005B71B7">
            <w:rPr>
              <w:rPrChange w:id="498" w:author="像个男人一样" w:date="2018-03-21T23:34:00Z">
                <w:rPr>
                  <w:rFonts w:eastAsia="SimSun" w:cstheme="majorBidi"/>
                  <w:b/>
                  <w:color w:val="000000" w:themeColor="text1"/>
                  <w:sz w:val="32"/>
                  <w:szCs w:val="26"/>
                  <w:lang w:val="en-US"/>
                </w:rPr>
              </w:rPrChange>
            </w:rPr>
            <w:delText>)</w:delText>
          </w:r>
        </w:del>
      </w:ins>
      <w:ins w:id="499" w:author="像个男人一样" w:date="2018-03-21T20:41:00Z">
        <w:del w:id="500" w:author="jie sun" w:date="2018-04-19T13:02:00Z">
          <w:r w:rsidDel="005B71B7">
            <w:rPr>
              <w:rPrChange w:id="501" w:author="像个男人一样" w:date="2018-03-21T23:34:00Z">
                <w:rPr>
                  <w:rFonts w:eastAsia="SimSun" w:cstheme="majorBidi"/>
                  <w:b/>
                  <w:color w:val="000000" w:themeColor="text1"/>
                  <w:sz w:val="32"/>
                  <w:szCs w:val="26"/>
                  <w:lang w:val="en-US"/>
                </w:rPr>
              </w:rPrChange>
            </w:rPr>
            <w:delText xml:space="preserve"> </w:delText>
          </w:r>
        </w:del>
      </w:ins>
      <w:ins w:id="502" w:author="像个男人一样" w:date="2018-03-21T20:42:00Z">
        <w:del w:id="503" w:author="jie sun" w:date="2018-04-19T13:02:00Z">
          <w:r w:rsidDel="005B71B7">
            <w:rPr>
              <w:rPrChange w:id="504" w:author="像个男人一样" w:date="2018-03-21T23:34:00Z">
                <w:rPr>
                  <w:rFonts w:eastAsia="SimSun" w:cstheme="majorBidi"/>
                  <w:b/>
                  <w:color w:val="000000" w:themeColor="text1"/>
                  <w:sz w:val="32"/>
                  <w:szCs w:val="26"/>
                  <w:lang w:val="en-US"/>
                </w:rPr>
              </w:rPrChange>
            </w:rPr>
            <w:delText>has become more and m</w:delText>
          </w:r>
        </w:del>
      </w:ins>
      <w:ins w:id="505" w:author="像个男人一样" w:date="2018-03-21T20:43:00Z">
        <w:del w:id="506" w:author="jie sun" w:date="2018-04-19T13:02:00Z">
          <w:r w:rsidDel="005B71B7">
            <w:rPr>
              <w:rPrChange w:id="507" w:author="像个男人一样" w:date="2018-03-21T23:34:00Z">
                <w:rPr>
                  <w:rFonts w:eastAsia="SimSun" w:cstheme="majorBidi"/>
                  <w:b/>
                  <w:color w:val="000000" w:themeColor="text1"/>
                  <w:sz w:val="32"/>
                  <w:szCs w:val="26"/>
                  <w:lang w:val="en-US"/>
                </w:rPr>
              </w:rPrChange>
            </w:rPr>
            <w:delText xml:space="preserve">ore popular, and the action recognition </w:delText>
          </w:r>
        </w:del>
      </w:ins>
      <w:ins w:id="508" w:author="像个男人一样" w:date="2018-03-21T20:45:00Z">
        <w:del w:id="509" w:author="jie sun" w:date="2018-04-19T13:02:00Z">
          <w:r w:rsidDel="005B71B7">
            <w:rPr>
              <w:rPrChange w:id="510" w:author="像个男人一样" w:date="2018-03-21T23:34:00Z">
                <w:rPr>
                  <w:rFonts w:eastAsiaTheme="majorEastAsia" w:cstheme="majorBidi"/>
                  <w:color w:val="000000" w:themeColor="text1"/>
                  <w:sz w:val="32"/>
                  <w:szCs w:val="26"/>
                  <w:lang w:val="en-US"/>
                </w:rPr>
              </w:rPrChange>
            </w:rPr>
            <w:delText>algorithm is a very important part and researched by more and more experts.  Exactly, the action recognition algor</w:delText>
          </w:r>
        </w:del>
      </w:ins>
      <w:ins w:id="511" w:author="像个男人一样" w:date="2018-03-21T20:46:00Z">
        <w:del w:id="512" w:author="jie sun" w:date="2018-04-19T13:02:00Z">
          <w:r w:rsidDel="005B71B7">
            <w:rPr>
              <w:rPrChange w:id="513" w:author="像个男人一样" w:date="2018-03-21T23:34:00Z">
                <w:rPr>
                  <w:rFonts w:eastAsiaTheme="majorEastAsia" w:cstheme="majorBidi"/>
                  <w:color w:val="000000" w:themeColor="text1"/>
                  <w:sz w:val="32"/>
                  <w:szCs w:val="26"/>
                  <w:lang w:val="en-US"/>
                </w:rPr>
              </w:rPrChange>
            </w:rPr>
            <w:delText>ithm is not</w:delText>
          </w:r>
        </w:del>
      </w:ins>
      <w:ins w:id="514" w:author="像个男人一样" w:date="2018-03-21T20:57:00Z">
        <w:del w:id="515" w:author="jie sun" w:date="2018-04-19T13:02:00Z">
          <w:r w:rsidDel="005B71B7">
            <w:rPr>
              <w:rPrChange w:id="516" w:author="像个男人一样" w:date="2018-03-21T23:34:00Z">
                <w:rPr>
                  <w:rFonts w:eastAsiaTheme="majorEastAsia" w:cstheme="majorBidi"/>
                  <w:color w:val="000000" w:themeColor="text1"/>
                  <w:sz w:val="32"/>
                  <w:szCs w:val="26"/>
                  <w:lang w:val="en-US"/>
                </w:rPr>
              </w:rPrChange>
            </w:rPr>
            <w:delText xml:space="preserve"> a </w:delText>
          </w:r>
        </w:del>
      </w:ins>
      <w:ins w:id="517" w:author="像个男人一样" w:date="2018-03-21T20:46:00Z">
        <w:del w:id="518" w:author="jie sun" w:date="2018-04-19T13:02:00Z">
          <w:r w:rsidDel="005B71B7">
            <w:rPr>
              <w:rPrChange w:id="519" w:author="像个男人一样" w:date="2018-03-21T23:34:00Z">
                <w:rPr>
                  <w:rFonts w:eastAsiaTheme="majorEastAsia" w:cstheme="majorBidi"/>
                  <w:color w:val="000000" w:themeColor="text1"/>
                  <w:sz w:val="32"/>
                  <w:szCs w:val="26"/>
                  <w:lang w:val="en-US"/>
                </w:rPr>
              </w:rPrChange>
            </w:rPr>
            <w:delText xml:space="preserve">strangle </w:delText>
          </w:r>
        </w:del>
      </w:ins>
      <w:ins w:id="520" w:author="像个男人一样" w:date="2018-03-21T20:47:00Z">
        <w:del w:id="521" w:author="jie sun" w:date="2018-04-19T13:02:00Z">
          <w:r w:rsidDel="005B71B7">
            <w:rPr>
              <w:rPrChange w:id="522" w:author="像个男人一样" w:date="2018-03-21T23:34:00Z">
                <w:rPr>
                  <w:rFonts w:eastAsiaTheme="majorEastAsia" w:cstheme="majorBidi"/>
                  <w:color w:val="000000" w:themeColor="text1"/>
                  <w:sz w:val="32"/>
                  <w:szCs w:val="26"/>
                  <w:lang w:val="en-US"/>
                </w:rPr>
              </w:rPrChange>
            </w:rPr>
            <w:delText xml:space="preserve">thing that has been used not only on a </w:delText>
          </w:r>
        </w:del>
      </w:ins>
      <w:ins w:id="523" w:author="像个男人一样" w:date="2018-03-21T20:48:00Z">
        <w:del w:id="524" w:author="jie sun" w:date="2018-04-19T13:02:00Z">
          <w:r w:rsidDel="005B71B7">
            <w:rPr>
              <w:rPrChange w:id="525" w:author="像个男人一样" w:date="2018-03-21T23:34:00Z">
                <w:rPr>
                  <w:rFonts w:eastAsiaTheme="majorEastAsia" w:cstheme="majorBidi"/>
                  <w:color w:val="000000" w:themeColor="text1"/>
                  <w:sz w:val="32"/>
                  <w:szCs w:val="26"/>
                  <w:lang w:val="en-US"/>
                </w:rPr>
              </w:rPrChange>
            </w:rPr>
            <w:delText xml:space="preserve">robot, but also </w:delText>
          </w:r>
        </w:del>
      </w:ins>
      <w:ins w:id="526" w:author="像个男人一样" w:date="2018-03-21T20:57:00Z">
        <w:del w:id="527" w:author="jie sun" w:date="2018-04-19T01:30:00Z">
          <w:r w:rsidDel="00D27F5B">
            <w:rPr>
              <w:rPrChange w:id="528" w:author="像个男人一样" w:date="2018-03-21T23:34:00Z">
                <w:rPr>
                  <w:rFonts w:eastAsiaTheme="majorEastAsia" w:cstheme="majorBidi"/>
                  <w:color w:val="000000" w:themeColor="text1"/>
                  <w:sz w:val="32"/>
                  <w:szCs w:val="26"/>
                  <w:lang w:val="en-US"/>
                </w:rPr>
              </w:rPrChange>
            </w:rPr>
            <w:delText>n</w:delText>
          </w:r>
        </w:del>
        <w:del w:id="529" w:author="jie sun" w:date="2018-04-19T13:02:00Z">
          <w:r w:rsidDel="005B71B7">
            <w:rPr>
              <w:rPrChange w:id="530" w:author="像个男人一样" w:date="2018-03-21T23:34:00Z">
                <w:rPr>
                  <w:rFonts w:eastAsiaTheme="majorEastAsia" w:cstheme="majorBidi"/>
                  <w:color w:val="000000" w:themeColor="text1"/>
                  <w:sz w:val="32"/>
                  <w:szCs w:val="26"/>
                  <w:lang w:val="en-US"/>
                </w:rPr>
              </w:rPrChange>
            </w:rPr>
            <w:delText xml:space="preserve"> </w:delText>
          </w:r>
        </w:del>
      </w:ins>
      <w:ins w:id="531" w:author="像个男人一样" w:date="2018-03-21T20:48:00Z">
        <w:del w:id="532" w:author="jie sun" w:date="2018-04-19T13:02:00Z">
          <w:r w:rsidDel="005B71B7">
            <w:rPr>
              <w:rPrChange w:id="533" w:author="像个男人一样" w:date="2018-03-21T23:34:00Z">
                <w:rPr>
                  <w:rFonts w:eastAsiaTheme="majorEastAsia" w:cstheme="majorBidi"/>
                  <w:color w:val="000000" w:themeColor="text1"/>
                  <w:sz w:val="32"/>
                  <w:szCs w:val="26"/>
                  <w:lang w:val="en-US"/>
                </w:rPr>
              </w:rPrChange>
            </w:rPr>
            <w:delText>our daily lives, such as iPhone</w:delText>
          </w:r>
        </w:del>
      </w:ins>
      <w:ins w:id="534" w:author="像个男人一样" w:date="2018-03-21T20:56:00Z">
        <w:del w:id="535" w:author="jie sun" w:date="2018-04-19T13:02:00Z">
          <w:r w:rsidDel="005B71B7">
            <w:rPr>
              <w:rPrChange w:id="536" w:author="像个男人一样" w:date="2018-03-21T23:34:00Z">
                <w:rPr>
                  <w:rFonts w:eastAsiaTheme="majorEastAsia" w:cstheme="majorBidi"/>
                  <w:color w:val="000000" w:themeColor="text1"/>
                  <w:sz w:val="32"/>
                  <w:szCs w:val="26"/>
                  <w:lang w:val="en-US"/>
                </w:rPr>
              </w:rPrChange>
            </w:rPr>
            <w:delText>, iPad</w:delText>
          </w:r>
        </w:del>
        <w:del w:id="537" w:author="jie sun" w:date="2018-04-08T14:56:00Z">
          <w:r w:rsidDel="00D650DD">
            <w:rPr>
              <w:rPrChange w:id="538" w:author="像个男人一样" w:date="2018-03-21T23:34:00Z">
                <w:rPr>
                  <w:rFonts w:eastAsiaTheme="majorEastAsia" w:cstheme="majorBidi"/>
                  <w:color w:val="000000" w:themeColor="text1"/>
                  <w:sz w:val="32"/>
                  <w:szCs w:val="26"/>
                  <w:lang w:val="en-US"/>
                </w:rPr>
              </w:rPrChange>
            </w:rPr>
            <w:delText xml:space="preserve"> ,</w:delText>
          </w:r>
        </w:del>
        <w:del w:id="539" w:author="jie sun" w:date="2018-04-19T13:02:00Z">
          <w:r w:rsidDel="005B71B7">
            <w:rPr>
              <w:rPrChange w:id="540" w:author="像个男人一样" w:date="2018-03-21T23:34:00Z">
                <w:rPr>
                  <w:rFonts w:eastAsiaTheme="majorEastAsia" w:cstheme="majorBidi"/>
                  <w:color w:val="000000" w:themeColor="text1"/>
                  <w:sz w:val="32"/>
                  <w:szCs w:val="26"/>
                  <w:lang w:val="en-US"/>
                </w:rPr>
              </w:rPrChange>
            </w:rPr>
            <w:delText xml:space="preserve"> smart watch and smart pen</w:delText>
          </w:r>
        </w:del>
      </w:ins>
      <w:ins w:id="541" w:author="像个男人一样" w:date="2018-03-21T20:57:00Z">
        <w:del w:id="542" w:author="jie sun" w:date="2018-04-19T13:02:00Z">
          <w:r w:rsidDel="005B71B7">
            <w:rPr>
              <w:rPrChange w:id="543" w:author="像个男人一样" w:date="2018-03-21T23:34:00Z">
                <w:rPr>
                  <w:rFonts w:eastAsiaTheme="majorEastAsia" w:cstheme="majorBidi"/>
                  <w:color w:val="000000" w:themeColor="text1"/>
                  <w:sz w:val="32"/>
                  <w:szCs w:val="26"/>
                  <w:lang w:val="en-US"/>
                </w:rPr>
              </w:rPrChange>
            </w:rPr>
            <w:delText xml:space="preserve"> etc.  In this thesis, we are going to study two </w:delText>
          </w:r>
        </w:del>
      </w:ins>
      <w:ins w:id="544" w:author="像个男人一样" w:date="2018-03-21T20:58:00Z">
        <w:del w:id="545" w:author="jie sun" w:date="2018-04-19T13:02:00Z">
          <w:r w:rsidDel="005B71B7">
            <w:rPr>
              <w:rPrChange w:id="546" w:author="像个男人一样" w:date="2018-03-21T23:34:00Z">
                <w:rPr>
                  <w:rFonts w:eastAsiaTheme="majorEastAsia" w:cstheme="majorBidi"/>
                  <w:color w:val="000000" w:themeColor="text1"/>
                  <w:sz w:val="32"/>
                  <w:szCs w:val="26"/>
                  <w:lang w:val="en-US"/>
                </w:rPr>
              </w:rPrChange>
            </w:rPr>
            <w:delText>devices, Accelerometer and Gyroscope</w:delText>
          </w:r>
        </w:del>
        <w:del w:id="547" w:author="jie sun" w:date="2018-04-08T14:56:00Z">
          <w:r w:rsidDel="00D650DD">
            <w:rPr>
              <w:rPrChange w:id="548" w:author="像个男人一样" w:date="2018-03-21T23:34:00Z">
                <w:rPr>
                  <w:rFonts w:eastAsiaTheme="majorEastAsia" w:cstheme="majorBidi"/>
                  <w:color w:val="000000" w:themeColor="text1"/>
                  <w:sz w:val="32"/>
                  <w:szCs w:val="26"/>
                  <w:lang w:val="en-US"/>
                </w:rPr>
              </w:rPrChange>
            </w:rPr>
            <w:delText xml:space="preserve"> </w:delText>
          </w:r>
        </w:del>
        <w:del w:id="549" w:author="jie sun" w:date="2018-04-19T13:02:00Z">
          <w:r w:rsidDel="005B71B7">
            <w:rPr>
              <w:rPrChange w:id="550" w:author="像个男人一样" w:date="2018-03-21T23:34:00Z">
                <w:rPr>
                  <w:rFonts w:eastAsiaTheme="majorEastAsia" w:cstheme="majorBidi"/>
                  <w:color w:val="000000" w:themeColor="text1"/>
                  <w:sz w:val="32"/>
                  <w:szCs w:val="26"/>
                  <w:lang w:val="en-US"/>
                </w:rPr>
              </w:rPrChange>
            </w:rPr>
            <w:delText>, how they work</w:delText>
          </w:r>
        </w:del>
      </w:ins>
      <w:ins w:id="551" w:author="像个男人一样" w:date="2018-03-23T10:48:00Z">
        <w:del w:id="552" w:author="jie sun" w:date="2018-04-19T13:02:00Z">
          <w:r w:rsidDel="005B71B7">
            <w:rPr>
              <w:rFonts w:hint="eastAsia"/>
              <w:lang w:val="en-US"/>
            </w:rPr>
            <w:delText xml:space="preserve"> </w:delText>
          </w:r>
        </w:del>
      </w:ins>
      <w:ins w:id="553" w:author="像个男人一样" w:date="2018-03-21T20:58:00Z">
        <w:del w:id="554" w:author="jie sun" w:date="2018-04-19T13:02:00Z">
          <w:r w:rsidDel="005B71B7">
            <w:rPr>
              <w:rPrChange w:id="555" w:author="像个男人一样" w:date="2018-03-21T23:34:00Z">
                <w:rPr>
                  <w:rFonts w:eastAsiaTheme="majorEastAsia" w:cstheme="majorBidi"/>
                  <w:color w:val="000000" w:themeColor="text1"/>
                  <w:sz w:val="32"/>
                  <w:szCs w:val="26"/>
                  <w:lang w:val="en-US"/>
                </w:rPr>
              </w:rPrChange>
            </w:rPr>
            <w:delText xml:space="preserve">and how </w:delText>
          </w:r>
        </w:del>
      </w:ins>
      <w:ins w:id="556" w:author="像个男人一样" w:date="2018-03-21T20:59:00Z">
        <w:del w:id="557" w:author="jie sun" w:date="2018-04-19T13:02:00Z">
          <w:r w:rsidDel="005B71B7">
            <w:rPr>
              <w:rPrChange w:id="558" w:author="像个男人一样" w:date="2018-03-21T23:34:00Z">
                <w:rPr>
                  <w:rFonts w:eastAsiaTheme="majorEastAsia" w:cstheme="majorBidi"/>
                  <w:color w:val="000000" w:themeColor="text1"/>
                  <w:sz w:val="32"/>
                  <w:szCs w:val="26"/>
                  <w:lang w:val="en-US"/>
                </w:rPr>
              </w:rPrChange>
            </w:rPr>
            <w:delText xml:space="preserve">they are used </w:delText>
          </w:r>
        </w:del>
      </w:ins>
      <w:ins w:id="559" w:author="像个男人一样" w:date="2018-03-21T21:00:00Z">
        <w:del w:id="560" w:author="jie sun" w:date="2018-04-19T13:02:00Z">
          <w:r w:rsidDel="005B71B7">
            <w:rPr>
              <w:rPrChange w:id="561" w:author="像个男人一样" w:date="2018-03-21T23:34:00Z">
                <w:rPr>
                  <w:rFonts w:eastAsiaTheme="majorEastAsia" w:cstheme="majorBidi"/>
                  <w:color w:val="000000" w:themeColor="text1"/>
                  <w:sz w:val="32"/>
                  <w:szCs w:val="26"/>
                  <w:lang w:val="en-US"/>
                </w:rPr>
              </w:rPrChange>
            </w:rPr>
            <w:delText>with some recognition algorith</w:delText>
          </w:r>
        </w:del>
      </w:ins>
      <w:ins w:id="562" w:author="像个男人一样" w:date="2018-03-21T21:01:00Z">
        <w:del w:id="563" w:author="jie sun" w:date="2018-04-19T13:02:00Z">
          <w:r w:rsidDel="005B71B7">
            <w:rPr>
              <w:rPrChange w:id="564" w:author="像个男人一样" w:date="2018-03-21T23:34:00Z">
                <w:rPr>
                  <w:rFonts w:eastAsiaTheme="majorEastAsia" w:cstheme="majorBidi"/>
                  <w:color w:val="000000" w:themeColor="text1"/>
                  <w:sz w:val="32"/>
                  <w:szCs w:val="26"/>
                  <w:lang w:val="en-US"/>
                </w:rPr>
              </w:rPrChange>
            </w:rPr>
            <w:delText>ms, and the most important part is the last chapter which discuss a</w:delText>
          </w:r>
        </w:del>
      </w:ins>
      <w:ins w:id="565" w:author="像个男人一样" w:date="2018-03-21T21:06:00Z">
        <w:del w:id="566" w:author="jie sun" w:date="2018-04-19T13:02:00Z">
          <w:r w:rsidDel="005B71B7">
            <w:rPr>
              <w:rPrChange w:id="567" w:author="像个男人一样" w:date="2018-03-21T23:34:00Z">
                <w:rPr>
                  <w:rFonts w:eastAsiaTheme="majorEastAsia" w:cstheme="majorBidi"/>
                  <w:color w:val="000000" w:themeColor="text1"/>
                  <w:sz w:val="32"/>
                  <w:szCs w:val="26"/>
                  <w:lang w:val="en-US"/>
                </w:rPr>
              </w:rPrChange>
            </w:rPr>
            <w:delText xml:space="preserve"> hypothesis</w:delText>
          </w:r>
        </w:del>
        <w:del w:id="568" w:author="jie sun" w:date="2018-04-19T01:31:00Z">
          <w:r w:rsidDel="001E320F">
            <w:rPr>
              <w:rPrChange w:id="569" w:author="像个男人一样" w:date="2018-03-21T23:34:00Z">
                <w:rPr>
                  <w:rFonts w:eastAsiaTheme="majorEastAsia" w:cstheme="majorBidi"/>
                  <w:color w:val="000000" w:themeColor="text1"/>
                  <w:sz w:val="32"/>
                  <w:szCs w:val="26"/>
                  <w:lang w:val="en-US"/>
                </w:rPr>
              </w:rPrChange>
            </w:rPr>
            <w:delText xml:space="preserve"> </w:delText>
          </w:r>
        </w:del>
        <w:del w:id="570" w:author="jie sun" w:date="2018-04-19T13:02:00Z">
          <w:r w:rsidDel="005B71B7">
            <w:rPr>
              <w:rPrChange w:id="571" w:author="像个男人一样" w:date="2018-03-21T23:34:00Z">
                <w:rPr>
                  <w:rFonts w:eastAsiaTheme="majorEastAsia" w:cstheme="majorBidi"/>
                  <w:color w:val="000000" w:themeColor="text1"/>
                  <w:sz w:val="32"/>
                  <w:szCs w:val="26"/>
                  <w:lang w:val="en-US"/>
                </w:rPr>
              </w:rPrChange>
            </w:rPr>
            <w:delText>which tries to use those two devices with some recognition algorithm to make sure a</w:delText>
          </w:r>
        </w:del>
      </w:ins>
      <w:ins w:id="572" w:author="像个男人一样" w:date="2018-03-21T21:07:00Z">
        <w:del w:id="573" w:author="jie sun" w:date="2018-04-19T13:02:00Z">
          <w:r w:rsidDel="005B71B7">
            <w:rPr>
              <w:rPrChange w:id="574" w:author="像个男人一样" w:date="2018-03-21T23:34:00Z">
                <w:rPr>
                  <w:rFonts w:eastAsiaTheme="majorEastAsia" w:cstheme="majorBidi"/>
                  <w:color w:val="000000" w:themeColor="text1"/>
                  <w:sz w:val="32"/>
                  <w:szCs w:val="26"/>
                  <w:lang w:val="en-US"/>
                </w:rPr>
              </w:rPrChange>
            </w:rPr>
            <w:delText xml:space="preserve"> multiple function glow sticks.</w:delText>
          </w:r>
          <w:bookmarkEnd w:id="485"/>
          <w:bookmarkEnd w:id="486"/>
          <w:r w:rsidDel="005B71B7">
            <w:rPr>
              <w:rPrChange w:id="575" w:author="像个男人一样" w:date="2018-03-21T23:34:00Z">
                <w:rPr>
                  <w:rFonts w:eastAsiaTheme="majorEastAsia" w:cstheme="majorBidi"/>
                  <w:color w:val="000000" w:themeColor="text1"/>
                  <w:sz w:val="32"/>
                  <w:szCs w:val="26"/>
                  <w:lang w:val="en-US"/>
                </w:rPr>
              </w:rPrChange>
            </w:rPr>
            <w:delText xml:space="preserve"> </w:delText>
          </w:r>
        </w:del>
      </w:ins>
    </w:p>
    <w:p w14:paraId="4FE63973" w14:textId="5B8D3887" w:rsidR="005B71B7" w:rsidRPr="001F1EDA" w:rsidRDefault="005B71B7" w:rsidP="005B71B7">
      <w:pPr>
        <w:pStyle w:val="Heading2"/>
        <w:numPr>
          <w:ilvl w:val="255"/>
          <w:numId w:val="0"/>
        </w:numPr>
        <w:rPr>
          <w:ins w:id="576" w:author="jie sun" w:date="2018-04-19T13:02:00Z"/>
          <w:rFonts w:eastAsia="Microsoft JhengHei"/>
          <w:lang w:val="en-US"/>
        </w:rPr>
      </w:pPr>
      <w:bookmarkStart w:id="577" w:name="_Toc518661831"/>
      <w:ins w:id="578" w:author="jie sun" w:date="2018-04-19T13:02:00Z">
        <w:r w:rsidRPr="00606542">
          <w:rPr>
            <w:rFonts w:eastAsia="Microsoft JhengHei"/>
          </w:rPr>
          <w:t>Acknowledgement</w:t>
        </w:r>
        <w:r w:rsidRPr="001F1EDA">
          <w:rPr>
            <w:rFonts w:eastAsia="Microsoft JhengHei"/>
            <w:lang w:val="en-US"/>
          </w:rPr>
          <w:t>s</w:t>
        </w:r>
        <w:bookmarkEnd w:id="577"/>
      </w:ins>
    </w:p>
    <w:p w14:paraId="647F96E2" w14:textId="2B736094" w:rsidR="0044101A" w:rsidRDefault="005B71B7" w:rsidP="004676CD">
      <w:pPr>
        <w:ind w:left="144"/>
        <w:sectPr w:rsidR="0044101A"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ins w:id="579" w:author="jie sun" w:date="2018-04-19T13:02:00Z">
        <w:r w:rsidRPr="001F1EDA">
          <w:t>First and foremost</w:t>
        </w:r>
        <w:r>
          <w:t>,</w:t>
        </w:r>
        <w:r w:rsidRPr="001F1EDA">
          <w:t xml:space="preserve"> I would like to thank my supervisor,</w:t>
        </w:r>
        <w:r>
          <w:t xml:space="preserve"> </w:t>
        </w:r>
        <w:r w:rsidRPr="001F1EDA">
          <w:t>Dr. Frank Glavin for his continued support</w:t>
        </w:r>
        <w:r>
          <w:t>, e</w:t>
        </w:r>
        <w:r w:rsidRPr="001F1EDA">
          <w:t>specially for me, since I nearly did my internship in some company for more than half year in the second academic year.  However, it is still going well due to Dr.Frank paying lots attention to me and checking the progress almost once a week</w:t>
        </w:r>
      </w:ins>
      <w:ins w:id="580" w:author="JIE  SUN" w:date="2018-06-25T15:58:00Z">
        <w:r w:rsidR="00642E86">
          <w:t xml:space="preserve"> </w:t>
        </w:r>
      </w:ins>
      <w:ins w:id="581" w:author="jie sun" w:date="2018-04-19T13:02:00Z">
        <w:del w:id="582" w:author="JIE  SUN" w:date="2018-06-25T15:58:00Z">
          <w:r w:rsidRPr="001F1EDA" w:rsidDel="00642E86">
            <w:delText xml:space="preserve">, </w:delText>
          </w:r>
        </w:del>
        <w:r w:rsidRPr="001F1EDA">
          <w:t>that I appreciate so much</w:t>
        </w:r>
      </w:ins>
    </w:p>
    <w:p w14:paraId="6E946C57" w14:textId="15CA63B3" w:rsidR="0087014B" w:rsidRDefault="00D5184D" w:rsidP="004676CD">
      <w:pPr>
        <w:pStyle w:val="Heading1"/>
      </w:pPr>
      <w:bookmarkStart w:id="583" w:name="_Toc6887"/>
      <w:bookmarkStart w:id="584" w:name="_Toc6089"/>
      <w:bookmarkStart w:id="585" w:name="_Toc5511"/>
      <w:bookmarkStart w:id="586" w:name="_Toc8365"/>
      <w:bookmarkStart w:id="587" w:name="_Toc10224"/>
      <w:bookmarkStart w:id="588" w:name="_Toc11972"/>
      <w:bookmarkStart w:id="589" w:name="_Toc14479"/>
      <w:bookmarkStart w:id="590" w:name="_Toc6364"/>
      <w:bookmarkStart w:id="591" w:name="_Toc4165"/>
      <w:bookmarkStart w:id="592" w:name="_Toc518661832"/>
      <w:r>
        <w:t>Introduction</w:t>
      </w:r>
      <w:bookmarkEnd w:id="583"/>
      <w:bookmarkEnd w:id="584"/>
      <w:bookmarkEnd w:id="585"/>
      <w:bookmarkEnd w:id="586"/>
      <w:bookmarkEnd w:id="587"/>
      <w:bookmarkEnd w:id="588"/>
      <w:bookmarkEnd w:id="589"/>
      <w:bookmarkEnd w:id="590"/>
      <w:bookmarkEnd w:id="591"/>
      <w:bookmarkEnd w:id="592"/>
    </w:p>
    <w:p w14:paraId="4F0D3CD1" w14:textId="2821427D" w:rsidR="0087014B" w:rsidRDefault="00D5184D">
      <w:pPr>
        <w:pStyle w:val="Heading2"/>
      </w:pPr>
      <w:bookmarkStart w:id="593" w:name="_Toc20180"/>
      <w:bookmarkStart w:id="594" w:name="_Toc15649"/>
      <w:bookmarkStart w:id="595" w:name="_Toc21989"/>
      <w:bookmarkStart w:id="596" w:name="_Toc29909"/>
      <w:bookmarkStart w:id="597" w:name="_Toc4817"/>
      <w:bookmarkStart w:id="598" w:name="_Toc29902"/>
      <w:bookmarkStart w:id="599" w:name="_Toc9730"/>
      <w:bookmarkStart w:id="600" w:name="_Toc24188"/>
      <w:bookmarkStart w:id="601" w:name="_Toc2162"/>
      <w:bookmarkStart w:id="602" w:name="_Toc518661833"/>
      <w:r>
        <w:t>Background Information</w:t>
      </w:r>
      <w:bookmarkEnd w:id="593"/>
      <w:bookmarkEnd w:id="594"/>
      <w:bookmarkEnd w:id="595"/>
      <w:bookmarkEnd w:id="596"/>
      <w:bookmarkEnd w:id="597"/>
      <w:bookmarkEnd w:id="598"/>
      <w:bookmarkEnd w:id="599"/>
      <w:bookmarkEnd w:id="600"/>
      <w:bookmarkEnd w:id="601"/>
      <w:bookmarkEnd w:id="602"/>
    </w:p>
    <w:p w14:paraId="18B5863E" w14:textId="59130F70" w:rsidR="0095624E" w:rsidRDefault="00D5184D">
      <w:pPr>
        <w:rPr>
          <w:lang w:val="en-US"/>
        </w:rPr>
      </w:pPr>
      <w:r>
        <w:rPr>
          <w:rFonts w:hint="eastAsia"/>
        </w:rPr>
        <w:t>Now</w:t>
      </w:r>
      <w:r>
        <w:t xml:space="preserve">adays, the rapid development of science and technology has brought lots of conveniences to human daily life and </w:t>
      </w:r>
      <w:bookmarkStart w:id="603" w:name="OLE_LINK12"/>
      <w:r w:rsidR="00741094">
        <w:t>action r</w:t>
      </w:r>
      <w:r w:rsidR="004F1468">
        <w:t xml:space="preserve">ecognition </w:t>
      </w:r>
      <w:bookmarkStart w:id="604" w:name="OLE_LINK45"/>
      <w:bookmarkStart w:id="605" w:name="OLE_LINK46"/>
      <w:bookmarkEnd w:id="603"/>
      <w:r w:rsidR="00741094">
        <w:t xml:space="preserve">technologies </w:t>
      </w:r>
      <w:bookmarkEnd w:id="604"/>
      <w:bookmarkEnd w:id="605"/>
      <w:r w:rsidR="00741094">
        <w:t>have already</w:t>
      </w:r>
      <w:r>
        <w:t xml:space="preserve"> </w:t>
      </w:r>
      <w:bookmarkStart w:id="606" w:name="OLE_LINK38"/>
      <w:r>
        <w:t>permeate</w:t>
      </w:r>
      <w:r w:rsidR="00741094">
        <w:t>d</w:t>
      </w:r>
      <w:r>
        <w:t xml:space="preserve"> </w:t>
      </w:r>
      <w:bookmarkEnd w:id="606"/>
      <w:r>
        <w:t>every corner of ou</w:t>
      </w:r>
      <w:r w:rsidR="004F1468">
        <w:t xml:space="preserve">r lives. Maybe you still have </w:t>
      </w:r>
      <w:r w:rsidR="004F1468">
        <w:rPr>
          <w:rFonts w:hint="eastAsia"/>
        </w:rPr>
        <w:t>not</w:t>
      </w:r>
      <w:r>
        <w:t xml:space="preserve"> noticed it yet, but exactly you have high possibility of using it before. There are some examples of the applications in our daily lives of this </w:t>
      </w:r>
      <w:r w:rsidR="004F1468">
        <w:t>technology</w:t>
      </w:r>
      <w:r>
        <w:t>: health</w:t>
      </w:r>
      <w:ins w:id="607" w:author="像个男人一样" w:date="2018-03-23T10:52:00Z">
        <w:r>
          <w:rPr>
            <w:rFonts w:hint="eastAsia"/>
            <w:lang w:val="en-US"/>
          </w:rPr>
          <w:t>y</w:t>
        </w:r>
      </w:ins>
      <w:r>
        <w:t xml:space="preserve"> smart watch that help</w:t>
      </w:r>
      <w:ins w:id="608" w:author="像个男人一样" w:date="2018-03-23T10:52:00Z">
        <w:r>
          <w:rPr>
            <w:rFonts w:hint="eastAsia"/>
            <w:lang w:val="en-US"/>
          </w:rPr>
          <w:t>s</w:t>
        </w:r>
      </w:ins>
      <w:r>
        <w:t xml:space="preserve"> us to record</w:t>
      </w:r>
      <w:del w:id="609" w:author="像个男人一样" w:date="2018-03-23T10:52:00Z">
        <w:r>
          <w:rPr>
            <w:lang w:val="en-US"/>
          </w:rPr>
          <w:delText>in</w:delText>
        </w:r>
      </w:del>
      <w:ins w:id="610" w:author="像个男人一样" w:date="2018-03-23T10:52:00Z">
        <w:r>
          <w:rPr>
            <w:rFonts w:hint="eastAsia"/>
            <w:lang w:val="en-US"/>
          </w:rPr>
          <w:t>e</w:t>
        </w:r>
      </w:ins>
      <w:del w:id="611"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rsidR="00741094">
        <w:t xml:space="preserve">technologies </w:t>
      </w:r>
      <w:r>
        <w:t xml:space="preserve">is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w:t>
      </w:r>
      <w:del w:id="612" w:author="jie sun" w:date="2018-04-19T00:56:00Z">
        <w:r w:rsidDel="0090293C">
          <w:rPr>
            <w:rFonts w:hint="eastAsia"/>
            <w:lang w:val="en-US"/>
          </w:rPr>
          <w:delText xml:space="preserve">some </w:delText>
        </w:r>
      </w:del>
      <w:ins w:id="613" w:author="jie sun" w:date="2018-04-19T00:56:00Z">
        <w:r w:rsidR="0090293C">
          <w:rPr>
            <w:lang w:val="en-US"/>
          </w:rPr>
          <w:t>a</w:t>
        </w:r>
        <w:r w:rsidR="0090293C">
          <w:rPr>
            <w:rFonts w:hint="eastAsia"/>
            <w:lang w:val="en-US"/>
          </w:rPr>
          <w:t xml:space="preserve"> </w:t>
        </w:r>
      </w:ins>
      <w:r>
        <w:rPr>
          <w:rFonts w:hint="eastAsia"/>
          <w:lang w:val="en-US"/>
        </w:rPr>
        <w:t>new product</w:t>
      </w:r>
      <w:ins w:id="614" w:author="jie sun" w:date="2018-04-19T01:09:00Z">
        <w:r w:rsidR="0040338A">
          <w:rPr>
            <w:lang w:val="en-US"/>
          </w:rPr>
          <w:t xml:space="preserve">, a </w:t>
        </w:r>
      </w:ins>
      <w:ins w:id="615" w:author="jie sun" w:date="2018-04-19T01:10:00Z">
        <w:r w:rsidR="0040338A">
          <w:rPr>
            <w:lang w:val="en-US"/>
          </w:rPr>
          <w:t>multiple function glow-stick</w:t>
        </w:r>
      </w:ins>
      <w:r>
        <w:rPr>
          <w:rFonts w:hint="eastAsia"/>
          <w:lang w:val="en-US"/>
        </w:rPr>
        <w:t xml:space="preserve"> maybe it will appear in </w:t>
      </w:r>
      <w:del w:id="616" w:author="jie sun" w:date="2018-04-08T14:56:00Z">
        <w:r w:rsidDel="004A50B7">
          <w:rPr>
            <w:rFonts w:hint="eastAsia"/>
            <w:lang w:val="en-US"/>
          </w:rPr>
          <w:delText xml:space="preserve">the </w:delText>
        </w:r>
      </w:del>
      <w:r>
        <w:rPr>
          <w:rFonts w:hint="eastAsia"/>
          <w:lang w:val="en-US"/>
        </w:rPr>
        <w:t>near future.</w:t>
      </w:r>
    </w:p>
    <w:p w14:paraId="072D50BF" w14:textId="4C260CCB" w:rsidR="002F4B18" w:rsidRDefault="00132E19">
      <w:pPr>
        <w:rPr>
          <w:lang w:val="en-US"/>
        </w:rPr>
      </w:pPr>
      <w:r>
        <w:rPr>
          <w:rFonts w:hint="eastAsia"/>
          <w:lang w:val="en-US"/>
        </w:rPr>
        <w:t>For general people not in this technical field, the</w:t>
      </w:r>
      <w:r>
        <w:rPr>
          <w:lang w:val="en-US"/>
        </w:rPr>
        <w:t>y</w:t>
      </w:r>
      <w:r>
        <w:rPr>
          <w:rFonts w:hint="eastAsia"/>
          <w:lang w:val="en-US"/>
        </w:rPr>
        <w:t xml:space="preserve"> sometimes will feel confused or be curious about this technology;</w:t>
      </w:r>
      <w:r>
        <w:rPr>
          <w:lang w:val="en-US"/>
        </w:rPr>
        <w:t xml:space="preserve"> </w:t>
      </w:r>
      <w:r>
        <w:rPr>
          <w:rFonts w:hint="eastAsia"/>
          <w:lang w:val="en-US"/>
        </w:rPr>
        <w:t xml:space="preserve">for </w:t>
      </w:r>
      <w:r>
        <w:rPr>
          <w:lang w:val="en-US"/>
        </w:rPr>
        <w:t>example, some players of racing game on iPhone sometimes will think of how the phone can be used to implement this kind of games. Here, this dissertation explains this confusion or technology in two parts, hardware and software; to be more in detail, many kinds of sensors and some algorithms are the key points for this thesis to elaborate this technology.</w:t>
      </w:r>
    </w:p>
    <w:p w14:paraId="4EC4B196" w14:textId="77777777" w:rsidR="00F20808" w:rsidRDefault="00741094">
      <w:pPr>
        <w:rPr>
          <w:lang w:val="en-US"/>
        </w:rPr>
      </w:pPr>
      <w:r>
        <w:rPr>
          <w:rFonts w:hint="eastAsia"/>
          <w:lang w:val="en-US"/>
        </w:rPr>
        <w:t xml:space="preserve">When talking about </w:t>
      </w:r>
      <w:r w:rsidR="00F20808">
        <w:rPr>
          <w:lang w:val="en-US"/>
        </w:rPr>
        <w:t xml:space="preserve">the </w:t>
      </w:r>
      <w:r w:rsidR="0090228D">
        <w:rPr>
          <w:rFonts w:hint="eastAsia"/>
          <w:lang w:val="en-US"/>
        </w:rPr>
        <w:t>action</w:t>
      </w:r>
      <w:r>
        <w:rPr>
          <w:rFonts w:hint="eastAsia"/>
          <w:lang w:val="en-US"/>
        </w:rPr>
        <w:t xml:space="preserve"> recognition, there are many </w:t>
      </w:r>
      <w:r>
        <w:rPr>
          <w:lang w:val="en-US"/>
        </w:rPr>
        <w:t>kinds of sensors</w:t>
      </w:r>
      <w:r>
        <w:rPr>
          <w:rFonts w:hint="eastAsia"/>
          <w:lang w:val="en-US"/>
        </w:rPr>
        <w:t xml:space="preserve"> </w:t>
      </w:r>
      <w:r w:rsidR="00F20808">
        <w:rPr>
          <w:lang w:val="en-US"/>
        </w:rPr>
        <w:t>used to catch data for</w:t>
      </w:r>
      <w:r>
        <w:rPr>
          <w:rFonts w:hint="eastAsia"/>
          <w:lang w:val="en-US"/>
        </w:rPr>
        <w:t xml:space="preserve"> assisting those functions which must be mention</w:t>
      </w:r>
      <w:r>
        <w:rPr>
          <w:lang w:val="en-US"/>
        </w:rPr>
        <w:t>ed</w:t>
      </w:r>
      <w:r>
        <w:rPr>
          <w:rFonts w:hint="eastAsia"/>
          <w:lang w:val="en-US"/>
        </w:rPr>
        <w:t xml:space="preserve">, such as </w:t>
      </w:r>
      <w:hyperlink r:id="rId12" w:history="1">
        <w:r w:rsidR="00B17FB2" w:rsidRPr="00B17FB2">
          <w:rPr>
            <w:lang w:val="en-US"/>
          </w:rPr>
          <w:t>inertial </w:t>
        </w:r>
      </w:hyperlink>
      <w:hyperlink r:id="rId13" w:history="1">
        <w:r w:rsidR="00B17FB2" w:rsidRPr="00B17FB2">
          <w:rPr>
            <w:lang w:val="en-US"/>
          </w:rPr>
          <w:t>sensor</w:t>
        </w:r>
      </w:hyperlink>
      <w:r w:rsidR="00B17FB2">
        <w:rPr>
          <w:rFonts w:hint="eastAsia"/>
          <w:lang w:val="en-US"/>
        </w:rPr>
        <w:t xml:space="preserve"> </w:t>
      </w:r>
      <w:r w:rsidR="00B17FB2">
        <w:rPr>
          <w:lang w:val="en-US"/>
        </w:rPr>
        <w:t xml:space="preserve">, </w:t>
      </w:r>
      <w:r>
        <w:rPr>
          <w:rFonts w:hint="eastAsia"/>
          <w:lang w:val="en-US"/>
        </w:rPr>
        <w:t xml:space="preserve">Accelerometer, Gyroscope and </w:t>
      </w:r>
      <w:r>
        <w:rPr>
          <w:lang w:val="en-US"/>
        </w:rPr>
        <w:t>Gravity S</w:t>
      </w:r>
      <w:r w:rsidRPr="00741094">
        <w:rPr>
          <w:lang w:val="en-US"/>
        </w:rPr>
        <w:t>ensor</w:t>
      </w:r>
      <w:r w:rsidR="00680C07">
        <w:rPr>
          <w:lang w:val="en-US"/>
        </w:rPr>
        <w:t xml:space="preserve"> etc.</w:t>
      </w:r>
      <w:r w:rsidR="00B17FB2">
        <w:rPr>
          <w:lang w:val="en-US"/>
        </w:rPr>
        <w:t xml:space="preserve"> For this dissertation, accelerometer and gyroscope are </w:t>
      </w:r>
      <w:r w:rsidR="00F20808">
        <w:rPr>
          <w:lang w:val="en-US"/>
        </w:rPr>
        <w:t xml:space="preserve">two </w:t>
      </w:r>
      <w:r w:rsidR="00B17FB2">
        <w:rPr>
          <w:lang w:val="en-US"/>
        </w:rPr>
        <w:t xml:space="preserve">main sensors </w:t>
      </w:r>
      <w:r w:rsidR="00F20808">
        <w:rPr>
          <w:lang w:val="en-US"/>
        </w:rPr>
        <w:t>used</w:t>
      </w:r>
      <w:r w:rsidR="00B17FB2">
        <w:rPr>
          <w:lang w:val="en-US"/>
        </w:rPr>
        <w:t xml:space="preserve">, and the basic working principles of those two sensors will be elaborated in following content.  Why picking up those </w:t>
      </w:r>
      <w:r w:rsidR="00F20808">
        <w:rPr>
          <w:lang w:val="en-US"/>
        </w:rPr>
        <w:t xml:space="preserve">two sensors is because they are very popular on lots of devices such as iPhone and can get the data easily for research. </w:t>
      </w:r>
    </w:p>
    <w:p w14:paraId="0D192017" w14:textId="6CF54BA1" w:rsidR="00F20808" w:rsidRDefault="00707D35" w:rsidP="00707D35">
      <w:pPr>
        <w:rPr>
          <w:lang w:val="en-US"/>
        </w:rPr>
      </w:pPr>
      <w:r>
        <w:rPr>
          <w:lang w:val="en-US"/>
        </w:rPr>
        <w:t>On the other hand, the action algorithm is a big part researched in this thesis</w:t>
      </w:r>
      <w:r w:rsidR="001A117E">
        <w:rPr>
          <w:lang w:val="en-US"/>
        </w:rPr>
        <w:t xml:space="preserve"> and also a very popular technique currently</w:t>
      </w:r>
      <w:r>
        <w:rPr>
          <w:lang w:val="en-US"/>
        </w:rPr>
        <w:t xml:space="preserve">; exactly, it is already a mature technology and many kinds of advanced algorithms have been researched and used in many fields, some relevant algorithms such as </w:t>
      </w:r>
      <w:bookmarkStart w:id="617" w:name="OLE_LINK49"/>
      <w:bookmarkStart w:id="618" w:name="OLE_LINK50"/>
      <w:bookmarkStart w:id="619" w:name="OLE_LINK51"/>
      <w:r w:rsidR="002F4B18">
        <w:rPr>
          <w:lang w:val="en-US"/>
        </w:rPr>
        <w:t>K</w:t>
      </w:r>
      <w:r w:rsidRPr="00707D35">
        <w:rPr>
          <w:lang w:val="en-US"/>
        </w:rPr>
        <w:t>alman</w:t>
      </w:r>
      <w:r w:rsidR="002F4B18">
        <w:rPr>
          <w:lang w:val="en-US"/>
        </w:rPr>
        <w:t xml:space="preserve"> F</w:t>
      </w:r>
      <w:r w:rsidRPr="00707D35">
        <w:rPr>
          <w:lang w:val="en-US"/>
        </w:rPr>
        <w:t>ilter</w:t>
      </w:r>
      <w:r w:rsidR="00B75D3A">
        <w:rPr>
          <w:lang w:val="en-US"/>
        </w:rPr>
        <w:t xml:space="preserve"> </w:t>
      </w:r>
      <w:bookmarkEnd w:id="617"/>
      <w:bookmarkEnd w:id="618"/>
      <w:bookmarkEnd w:id="619"/>
      <w:r w:rsidR="00811A31">
        <w:rPr>
          <w:lang w:val="en-US"/>
        </w:rPr>
        <w:t>(</w:t>
      </w:r>
      <w:r w:rsidR="00811A31">
        <w:rPr>
          <w:rFonts w:hint="eastAsia"/>
          <w:lang w:val="en-US"/>
        </w:rPr>
        <w:t>这里是不是可以加一些，文献什么的</w:t>
      </w:r>
      <w:r w:rsidR="00811A31">
        <w:rPr>
          <w:lang w:val="en-US"/>
        </w:rPr>
        <w:t>)</w:t>
      </w:r>
      <w:r>
        <w:rPr>
          <w:lang w:val="en-US"/>
        </w:rPr>
        <w:t xml:space="preserve">and </w:t>
      </w:r>
      <w:ins w:id="620" w:author="JIE  SUN" w:date="2018-06-20T21:45:00Z">
        <w:r>
          <w:rPr>
            <w:szCs w:val="24"/>
            <w:lang w:val="en-US"/>
          </w:rPr>
          <w:t>Complementary Filter Algorithm</w:t>
        </w:r>
      </w:ins>
      <w:r w:rsidR="001A117E">
        <w:rPr>
          <w:szCs w:val="24"/>
          <w:lang w:val="en-US"/>
        </w:rPr>
        <w:t xml:space="preserve"> etc</w:t>
      </w:r>
      <w:r>
        <w:rPr>
          <w:szCs w:val="24"/>
          <w:lang w:val="en-US"/>
        </w:rPr>
        <w:t>. T</w:t>
      </w:r>
      <w:r>
        <w:rPr>
          <w:rFonts w:hint="eastAsia"/>
          <w:szCs w:val="24"/>
          <w:lang w:val="en-US"/>
        </w:rPr>
        <w:t>herefor</w:t>
      </w:r>
      <w:r w:rsidR="001A117E">
        <w:rPr>
          <w:szCs w:val="24"/>
          <w:lang w:val="en-US"/>
        </w:rPr>
        <w:t>e</w:t>
      </w:r>
      <w:r>
        <w:rPr>
          <w:rFonts w:hint="eastAsia"/>
          <w:szCs w:val="24"/>
          <w:lang w:val="en-US"/>
        </w:rPr>
        <w:t xml:space="preserve">, to understand and use some relative algorithms is also a </w:t>
      </w:r>
      <w:r w:rsidR="00ED6741">
        <w:rPr>
          <w:szCs w:val="24"/>
          <w:lang w:val="en-US"/>
        </w:rPr>
        <w:t xml:space="preserve">purpose of researching this paper. </w:t>
      </w:r>
    </w:p>
    <w:p w14:paraId="4CD94AE6" w14:textId="1AE85B65" w:rsidR="00B17FB2" w:rsidRDefault="00ED6741">
      <w:pPr>
        <w:rPr>
          <w:lang w:val="en-US"/>
        </w:rPr>
      </w:pPr>
      <w:r>
        <w:rPr>
          <w:lang w:val="en-US"/>
        </w:rPr>
        <w:t xml:space="preserve"> </w:t>
      </w:r>
    </w:p>
    <w:p w14:paraId="245D865B" w14:textId="2A9E911A" w:rsidR="00997474" w:rsidRDefault="00997474" w:rsidP="00997474">
      <w:pPr>
        <w:pStyle w:val="Heading2"/>
        <w:rPr>
          <w:lang w:val="en-US"/>
        </w:rPr>
      </w:pPr>
      <w:bookmarkStart w:id="621" w:name="_Toc518661834"/>
      <w:r>
        <w:rPr>
          <w:lang w:val="en-US"/>
        </w:rPr>
        <w:t>The Research Problem</w:t>
      </w:r>
      <w:bookmarkEnd w:id="621"/>
      <w:r>
        <w:rPr>
          <w:lang w:val="en-US"/>
        </w:rPr>
        <w:t xml:space="preserve"> </w:t>
      </w:r>
    </w:p>
    <w:p w14:paraId="15A72D25" w14:textId="2EEFEAB3" w:rsidR="00ED6741" w:rsidRDefault="00ED6741" w:rsidP="00ED6741">
      <w:pPr>
        <w:rPr>
          <w:lang w:val="en-US"/>
        </w:rPr>
      </w:pPr>
      <w:r>
        <w:rPr>
          <w:lang w:val="en-US"/>
        </w:rPr>
        <w:t>//</w:t>
      </w:r>
      <w:r>
        <w:rPr>
          <w:rFonts w:hint="eastAsia"/>
          <w:lang w:val="en-US"/>
        </w:rPr>
        <w:t>找资料，在这里，交代动作识别算法的背景</w:t>
      </w:r>
    </w:p>
    <w:p w14:paraId="1C56500D" w14:textId="2BE345A7" w:rsidR="00B75D3A" w:rsidRDefault="00B75D3A" w:rsidP="00ED6741">
      <w:pPr>
        <w:rPr>
          <w:lang w:val="en-US"/>
        </w:rPr>
      </w:pPr>
      <w:r>
        <w:rPr>
          <w:lang w:val="en-US"/>
        </w:rPr>
        <w:t xml:space="preserve">The research problem can also be divided to two parts to describe: first one is how to catch the data of Accelerometer and Gyroscope and also how to use it and the second one is </w:t>
      </w:r>
      <w:r w:rsidR="00753F01">
        <w:rPr>
          <w:lang w:val="en-US"/>
        </w:rPr>
        <w:t>what</w:t>
      </w:r>
      <w:r>
        <w:rPr>
          <w:lang w:val="en-US"/>
        </w:rPr>
        <w:t xml:space="preserve"> kinds of algorithms can be used to recognize actions and also are easy to </w:t>
      </w:r>
      <w:r w:rsidR="00450871">
        <w:rPr>
          <w:lang w:val="en-US"/>
        </w:rPr>
        <w:t>explain</w:t>
      </w:r>
      <w:r>
        <w:rPr>
          <w:lang w:val="en-US"/>
        </w:rPr>
        <w:t>.</w:t>
      </w:r>
    </w:p>
    <w:p w14:paraId="450BA31A" w14:textId="0AA9A94E" w:rsidR="001C4BC1" w:rsidRDefault="00B75D3A" w:rsidP="00ED6741">
      <w:pPr>
        <w:rPr>
          <w:lang w:val="en-US"/>
        </w:rPr>
      </w:pPr>
      <w:r>
        <w:rPr>
          <w:lang w:val="en-US"/>
        </w:rPr>
        <w:t xml:space="preserve">At beginning, the author </w:t>
      </w:r>
      <w:r w:rsidR="008A4418">
        <w:rPr>
          <w:lang w:val="en-US"/>
        </w:rPr>
        <w:t>used</w:t>
      </w:r>
      <w:r>
        <w:rPr>
          <w:lang w:val="en-US"/>
        </w:rPr>
        <w:t xml:space="preserve"> </w:t>
      </w:r>
      <w:r w:rsidR="00574C54">
        <w:rPr>
          <w:lang w:val="en-US"/>
        </w:rPr>
        <w:t>a</w:t>
      </w:r>
      <w:r>
        <w:rPr>
          <w:lang w:val="en-US"/>
        </w:rPr>
        <w:t xml:space="preserve"> </w:t>
      </w:r>
      <w:bookmarkStart w:id="622" w:name="OLE_LINK52"/>
      <w:r w:rsidR="00574C54">
        <w:rPr>
          <w:lang w:val="en-US"/>
        </w:rPr>
        <w:t>d</w:t>
      </w:r>
      <w:r w:rsidR="008A4418">
        <w:rPr>
          <w:lang w:val="en-US"/>
        </w:rPr>
        <w:t>evelop</w:t>
      </w:r>
      <w:r w:rsidR="00574C54">
        <w:rPr>
          <w:lang w:val="en-US"/>
        </w:rPr>
        <w:t>ment k</w:t>
      </w:r>
      <w:r w:rsidR="008A4418">
        <w:rPr>
          <w:lang w:val="en-US"/>
        </w:rPr>
        <w:t>it</w:t>
      </w:r>
      <w:r w:rsidR="00B22067">
        <w:rPr>
          <w:lang w:val="en-US"/>
        </w:rPr>
        <w:t xml:space="preserve"> </w:t>
      </w:r>
      <w:r w:rsidR="00577191">
        <w:rPr>
          <w:lang w:val="en-US"/>
        </w:rPr>
        <w:t>of IT C</w:t>
      </w:r>
      <w:r w:rsidR="00574C54">
        <w:rPr>
          <w:lang w:val="en-US"/>
        </w:rPr>
        <w:t xml:space="preserve">ompany </w:t>
      </w:r>
      <w:r w:rsidR="00B22067">
        <w:rPr>
          <w:lang w:val="en-US"/>
        </w:rPr>
        <w:t xml:space="preserve">as a tool to </w:t>
      </w:r>
      <w:r w:rsidR="00577191">
        <w:rPr>
          <w:lang w:val="en-US"/>
        </w:rPr>
        <w:t>catch the data of accelerometer and gyroscope and analyze data to find some regulations</w:t>
      </w:r>
      <w:r w:rsidR="00A53320">
        <w:rPr>
          <w:lang w:val="en-US"/>
        </w:rPr>
        <w:t xml:space="preserve">; this is a good way to catch real-time data and also very convenient to observe. However, it is complicated to store the data in a file, so it is not convenient </w:t>
      </w:r>
      <w:r w:rsidR="00211525">
        <w:rPr>
          <w:lang w:val="en-US"/>
        </w:rPr>
        <w:t>for analysis</w:t>
      </w:r>
      <w:r w:rsidR="00577191">
        <w:rPr>
          <w:lang w:val="en-US"/>
        </w:rPr>
        <w:t xml:space="preserve">. After then, </w:t>
      </w:r>
      <w:r w:rsidR="00577191">
        <w:rPr>
          <w:rFonts w:hint="eastAsia"/>
          <w:lang w:val="en-US"/>
        </w:rPr>
        <w:t xml:space="preserve">iPhone 6s </w:t>
      </w:r>
      <w:r w:rsidR="00D7404B">
        <w:rPr>
          <w:lang w:val="en-US"/>
        </w:rPr>
        <w:t xml:space="preserve">was </w:t>
      </w:r>
      <w:r w:rsidR="00AC53B3">
        <w:rPr>
          <w:lang w:val="en-US"/>
        </w:rPr>
        <w:t xml:space="preserve">also </w:t>
      </w:r>
      <w:r w:rsidR="00D7404B">
        <w:rPr>
          <w:lang w:val="en-US"/>
        </w:rPr>
        <w:t>found a good tool to observe the regulations of the wave diagrams of the data of the accelerometer and gyroscope, because many version i</w:t>
      </w:r>
      <w:r w:rsidR="00D7404B">
        <w:rPr>
          <w:rFonts w:hint="eastAsia"/>
          <w:lang w:val="en-US"/>
        </w:rPr>
        <w:t xml:space="preserve">Phones are already mounted those kinds of sensors. </w:t>
      </w:r>
      <w:r w:rsidR="00AC53B3">
        <w:rPr>
          <w:lang w:val="en-US"/>
        </w:rPr>
        <w:t>On the other hand</w:t>
      </w:r>
      <w:r w:rsidR="00D7404B">
        <w:rPr>
          <w:lang w:val="en-US"/>
        </w:rPr>
        <w:t xml:space="preserve">, </w:t>
      </w:r>
      <w:r w:rsidR="00AC53B3">
        <w:rPr>
          <w:lang w:val="en-US"/>
        </w:rPr>
        <w:t xml:space="preserve">there are also many APPs in </w:t>
      </w:r>
      <w:r w:rsidR="00D7404B">
        <w:rPr>
          <w:lang w:val="en-US"/>
        </w:rPr>
        <w:t xml:space="preserve">iPhone </w:t>
      </w:r>
      <w:r w:rsidR="00AC53B3">
        <w:rPr>
          <w:lang w:val="en-US"/>
        </w:rPr>
        <w:t>which can be used to</w:t>
      </w:r>
      <w:r w:rsidR="00D7404B">
        <w:rPr>
          <w:lang w:val="en-US"/>
        </w:rPr>
        <w:t xml:space="preserve"> collect the data of those sensors </w:t>
      </w:r>
      <w:r w:rsidR="00AC53B3">
        <w:rPr>
          <w:lang w:val="en-US"/>
        </w:rPr>
        <w:t xml:space="preserve">in a file </w:t>
      </w:r>
      <w:r w:rsidR="00D7404B">
        <w:rPr>
          <w:lang w:val="en-US"/>
        </w:rPr>
        <w:t>and transfer</w:t>
      </w:r>
      <w:r w:rsidR="00AC53B3">
        <w:rPr>
          <w:lang w:val="en-US"/>
        </w:rPr>
        <w:t>red</w:t>
      </w:r>
      <w:r w:rsidR="00D7404B">
        <w:rPr>
          <w:lang w:val="en-US"/>
        </w:rPr>
        <w:t xml:space="preserve"> </w:t>
      </w:r>
      <w:r w:rsidR="00AC53B3">
        <w:rPr>
          <w:lang w:val="en-US"/>
        </w:rPr>
        <w:t>easily</w:t>
      </w:r>
      <w:r w:rsidR="00D7404B">
        <w:rPr>
          <w:lang w:val="en-US"/>
        </w:rPr>
        <w:t xml:space="preserve"> by email.</w:t>
      </w:r>
      <w:r w:rsidR="00811A31">
        <w:rPr>
          <w:lang w:val="en-US"/>
        </w:rPr>
        <w:t xml:space="preserve"> </w:t>
      </w:r>
      <w:r w:rsidR="00AC53B3">
        <w:rPr>
          <w:rFonts w:hint="eastAsia"/>
          <w:lang w:val="en-US"/>
        </w:rPr>
        <w:t>Exact</w:t>
      </w:r>
      <w:r w:rsidR="00AC53B3">
        <w:rPr>
          <w:lang w:val="en-US"/>
        </w:rPr>
        <w:t>ly</w:t>
      </w:r>
      <w:r w:rsidR="00811A31">
        <w:rPr>
          <w:rFonts w:hint="eastAsia"/>
          <w:lang w:val="en-US"/>
        </w:rPr>
        <w:t>, there are</w:t>
      </w:r>
      <w:r w:rsidR="00811A31">
        <w:rPr>
          <w:lang w:val="en-US"/>
        </w:rPr>
        <w:t xml:space="preserve"> absolutely</w:t>
      </w:r>
      <w:r w:rsidR="00811A31">
        <w:rPr>
          <w:rFonts w:hint="eastAsia"/>
          <w:lang w:val="en-US"/>
        </w:rPr>
        <w:t xml:space="preserve"> many other </w:t>
      </w:r>
      <w:r w:rsidR="00811A31">
        <w:rPr>
          <w:lang w:val="en-US"/>
        </w:rPr>
        <w:t>devices</w:t>
      </w:r>
      <w:r w:rsidR="00AC53B3">
        <w:rPr>
          <w:lang w:val="en-US"/>
        </w:rPr>
        <w:t xml:space="preserve"> or methods</w:t>
      </w:r>
      <w:r w:rsidR="00811A31">
        <w:rPr>
          <w:lang w:val="en-US"/>
        </w:rPr>
        <w:t xml:space="preserve"> which can also be used to collect those data, here, not to mention too much. </w:t>
      </w:r>
      <w:r w:rsidR="00811A31">
        <w:rPr>
          <w:rFonts w:hint="eastAsia"/>
          <w:lang w:val="en-US"/>
        </w:rPr>
        <w:t xml:space="preserve"> </w:t>
      </w:r>
    </w:p>
    <w:p w14:paraId="21DB523F" w14:textId="3C714C69" w:rsidR="00D7404B" w:rsidRPr="001C4BC1" w:rsidRDefault="00D7404B" w:rsidP="00ED6741">
      <w:pPr>
        <w:rPr>
          <w:lang w:val="en-US"/>
        </w:rPr>
      </w:pPr>
      <w:r>
        <w:rPr>
          <w:lang w:val="en-US"/>
        </w:rPr>
        <w:t>After the data</w:t>
      </w:r>
      <w:r w:rsidR="00684A39">
        <w:rPr>
          <w:lang w:val="en-US"/>
        </w:rPr>
        <w:t xml:space="preserve"> being collected in files</w:t>
      </w:r>
      <w:r>
        <w:rPr>
          <w:lang w:val="en-US"/>
        </w:rPr>
        <w:t xml:space="preserve">, </w:t>
      </w:r>
      <w:r w:rsidR="00C90D80">
        <w:rPr>
          <w:lang w:val="en-US"/>
        </w:rPr>
        <w:t xml:space="preserve">researching </w:t>
      </w:r>
      <w:r w:rsidR="00811A31">
        <w:rPr>
          <w:lang w:val="en-US"/>
        </w:rPr>
        <w:t>the algorithms is the most difficult part for this thesis, as what kinds of algo</w:t>
      </w:r>
      <w:r w:rsidR="00AC53B3">
        <w:rPr>
          <w:lang w:val="en-US"/>
        </w:rPr>
        <w:t>rithms are suitable for realizing gesture</w:t>
      </w:r>
      <w:r w:rsidR="00811A31">
        <w:rPr>
          <w:lang w:val="en-US"/>
        </w:rPr>
        <w:t xml:space="preserve"> recognition and also can </w:t>
      </w:r>
      <w:r w:rsidR="00684A39">
        <w:rPr>
          <w:lang w:val="en-US"/>
        </w:rPr>
        <w:t xml:space="preserve">be organized in this thesis is </w:t>
      </w:r>
      <w:r w:rsidR="00811A31">
        <w:rPr>
          <w:lang w:val="en-US"/>
        </w:rPr>
        <w:t xml:space="preserve">the key part of this thesis. </w:t>
      </w:r>
      <w:r w:rsidR="008776B7">
        <w:rPr>
          <w:lang w:val="en-US"/>
        </w:rPr>
        <w:t xml:space="preserve"> </w:t>
      </w:r>
      <w:r w:rsidR="008776B7">
        <w:rPr>
          <w:rFonts w:hint="eastAsia"/>
          <w:lang w:val="en-US"/>
        </w:rPr>
        <w:t>There</w:t>
      </w:r>
      <w:r w:rsidR="008776B7">
        <w:rPr>
          <w:lang w:val="en-US"/>
        </w:rPr>
        <w:t xml:space="preserve"> are </w:t>
      </w:r>
      <w:r w:rsidR="002E6FC5">
        <w:rPr>
          <w:lang w:val="en-US"/>
        </w:rPr>
        <w:t>some</w:t>
      </w:r>
      <w:r w:rsidR="008776B7">
        <w:rPr>
          <w:lang w:val="en-US"/>
        </w:rPr>
        <w:t xml:space="preserve"> algorithms and methods mentioned or researched in this thesis, </w:t>
      </w:r>
      <w:r w:rsidR="00714D72">
        <w:rPr>
          <w:lang w:val="en-US"/>
        </w:rPr>
        <w:t>such as Peak Detection Algorithm and Transform Domain Algorithm</w:t>
      </w:r>
      <w:r w:rsidR="00B60E50">
        <w:rPr>
          <w:lang w:val="en-US"/>
        </w:rPr>
        <w:t xml:space="preserve"> in Chap</w:t>
      </w:r>
      <w:r w:rsidR="00C32B50">
        <w:rPr>
          <w:lang w:val="en-US"/>
        </w:rPr>
        <w:t>t</w:t>
      </w:r>
      <w:r w:rsidR="00B60E50">
        <w:rPr>
          <w:lang w:val="en-US"/>
        </w:rPr>
        <w:t>er 3</w:t>
      </w:r>
      <w:r w:rsidR="00714D72">
        <w:rPr>
          <w:lang w:val="en-US"/>
        </w:rPr>
        <w:t xml:space="preserve">. </w:t>
      </w:r>
    </w:p>
    <w:bookmarkEnd w:id="622"/>
    <w:p w14:paraId="2D5C87AF" w14:textId="77777777" w:rsidR="001C4BC1" w:rsidRDefault="001C4BC1" w:rsidP="00ED6741">
      <w:pPr>
        <w:rPr>
          <w:lang w:val="en-US"/>
        </w:rPr>
      </w:pPr>
    </w:p>
    <w:p w14:paraId="63E84A34" w14:textId="77777777" w:rsidR="00843ABD" w:rsidRDefault="00843ABD" w:rsidP="00ED6741">
      <w:pPr>
        <w:rPr>
          <w:lang w:val="en-US"/>
        </w:rPr>
      </w:pPr>
    </w:p>
    <w:p w14:paraId="21C8D6F6" w14:textId="77777777" w:rsidR="00ED6741" w:rsidRPr="00ED6741" w:rsidRDefault="00ED6741" w:rsidP="00ED6741">
      <w:pPr>
        <w:rPr>
          <w:lang w:val="en-US"/>
        </w:rPr>
      </w:pPr>
    </w:p>
    <w:p w14:paraId="2FE7A0BF" w14:textId="3993757F" w:rsidR="00997474" w:rsidRDefault="00997474" w:rsidP="00997474">
      <w:pPr>
        <w:rPr>
          <w:lang w:val="en-US"/>
        </w:rPr>
      </w:pPr>
    </w:p>
    <w:p w14:paraId="690F5483" w14:textId="3D0A05D9" w:rsidR="00997474" w:rsidRDefault="00997474" w:rsidP="00997474">
      <w:pPr>
        <w:pStyle w:val="Heading2"/>
        <w:rPr>
          <w:lang w:val="en-US"/>
        </w:rPr>
      </w:pPr>
      <w:bookmarkStart w:id="623" w:name="_Toc518661835"/>
      <w:r>
        <w:rPr>
          <w:lang w:val="en-US"/>
        </w:rPr>
        <w:t>Objective of the Study</w:t>
      </w:r>
      <w:bookmarkEnd w:id="623"/>
    </w:p>
    <w:p w14:paraId="3CEA652A" w14:textId="17A4303C" w:rsidR="00997474" w:rsidRDefault="00997474" w:rsidP="00997474">
      <w:pPr>
        <w:rPr>
          <w:lang w:val="en-US"/>
        </w:rPr>
      </w:pPr>
      <w:r>
        <w:rPr>
          <w:rFonts w:hint="eastAsia"/>
          <w:lang w:val="en-US"/>
        </w:rPr>
        <w:t>There two purposes for this thesis, one is to introduce what the gyro</w:t>
      </w:r>
      <w:ins w:id="624" w:author="jie sun" w:date="2018-04-19T00:47:00Z">
        <w:r>
          <w:rPr>
            <w:lang w:val="en-US"/>
          </w:rPr>
          <w:t xml:space="preserve">scope and </w:t>
        </w:r>
      </w:ins>
      <w:del w:id="625" w:author="jie sun" w:date="2018-04-19T00:47:00Z">
        <w:r w:rsidDel="009306FF">
          <w:rPr>
            <w:rFonts w:hint="eastAsia"/>
            <w:lang w:val="en-US"/>
          </w:rPr>
          <w:delText>,</w:delText>
        </w:r>
      </w:del>
      <w:r w:rsidR="003637DF">
        <w:rPr>
          <w:rFonts w:hint="eastAsia"/>
          <w:lang w:val="en-US"/>
        </w:rPr>
        <w:t xml:space="preserve"> accelerometer are, </w:t>
      </w:r>
      <w:r>
        <w:rPr>
          <w:rFonts w:hint="eastAsia"/>
          <w:lang w:val="en-US"/>
        </w:rPr>
        <w:t>how they work</w:t>
      </w:r>
      <w:del w:id="626" w:author="像个男人一样" w:date="2018-04-07T21:24:00Z">
        <w:r>
          <w:rPr>
            <w:rFonts w:hint="eastAsia"/>
            <w:lang w:val="en-US"/>
          </w:rPr>
          <w:delText>s</w:delText>
        </w:r>
      </w:del>
      <w:r>
        <w:rPr>
          <w:rFonts w:hint="eastAsia"/>
          <w:lang w:val="en-US"/>
        </w:rPr>
        <w:t xml:space="preserve"> and some basic application in our daily lives; </w:t>
      </w:r>
      <w:del w:id="627" w:author="JIE  SUN" w:date="2018-06-25T15:58:00Z">
        <w:r w:rsidDel="00BD3EFF">
          <w:rPr>
            <w:rFonts w:hint="eastAsia"/>
            <w:lang w:val="en-US"/>
          </w:rPr>
          <w:delText xml:space="preserve">the </w:delText>
        </w:r>
      </w:del>
      <w:r>
        <w:rPr>
          <w:rFonts w:hint="eastAsia"/>
          <w:lang w:val="en-US"/>
        </w:rPr>
        <w:t>another</w:t>
      </w:r>
      <w:r w:rsidR="003637DF">
        <w:rPr>
          <w:lang w:val="en-US"/>
        </w:rPr>
        <w:t xml:space="preserve"> one</w:t>
      </w:r>
      <w:r>
        <w:rPr>
          <w:rFonts w:hint="eastAsia"/>
          <w:lang w:val="en-US"/>
        </w:rPr>
        <w:t xml:space="preserve"> is to </w:t>
      </w:r>
      <w:r>
        <w:rPr>
          <w:lang w:val="en-US"/>
        </w:rPr>
        <w:t xml:space="preserve">research some action recognition algorithms through </w:t>
      </w:r>
      <w:r>
        <w:rPr>
          <w:rFonts w:hint="eastAsia"/>
          <w:lang w:val="en-US"/>
        </w:rPr>
        <w:t>put</w:t>
      </w:r>
      <w:r>
        <w:rPr>
          <w:lang w:val="en-US"/>
        </w:rPr>
        <w:t>ting</w:t>
      </w:r>
      <w:r>
        <w:rPr>
          <w:rFonts w:hint="eastAsia"/>
          <w:lang w:val="en-US"/>
        </w:rPr>
        <w:t xml:space="preserve"> forward a hypothesis for a new product</w:t>
      </w:r>
      <w:r>
        <w:rPr>
          <w:lang w:val="en-US"/>
        </w:rPr>
        <w:t xml:space="preserve">, </w:t>
      </w:r>
      <w:r w:rsidR="003637DF">
        <w:rPr>
          <w:lang w:val="en-US"/>
        </w:rPr>
        <w:t>a multifunctional glow-stick</w:t>
      </w:r>
      <w:r>
        <w:rPr>
          <w:lang w:val="en-US"/>
        </w:rPr>
        <w:t>,</w:t>
      </w:r>
      <w:r>
        <w:rPr>
          <w:rFonts w:hint="eastAsia"/>
          <w:lang w:val="en-US"/>
        </w:rPr>
        <w:t xml:space="preserve"> using those two devices. The author is really interested in this technology and hope to do something for helping some</w:t>
      </w:r>
      <w:del w:id="628" w:author="jie sun" w:date="2018-04-08T14:56:00Z">
        <w:r w:rsidDel="004A50B7">
          <w:rPr>
            <w:rFonts w:hint="eastAsia"/>
            <w:lang w:val="en-US"/>
          </w:rPr>
          <w:delText xml:space="preserve"> </w:delText>
        </w:r>
      </w:del>
      <w:r>
        <w:rPr>
          <w:rFonts w:hint="eastAsia"/>
          <w:lang w:val="en-US"/>
        </w:rPr>
        <w:t xml:space="preserve">one who is </w:t>
      </w:r>
      <w:ins w:id="629" w:author="jie sun" w:date="2018-04-19T00:47:00Z">
        <w:r>
          <w:rPr>
            <w:lang w:val="en-US"/>
          </w:rPr>
          <w:t xml:space="preserve">also </w:t>
        </w:r>
      </w:ins>
      <w:r>
        <w:rPr>
          <w:rFonts w:hint="eastAsia"/>
          <w:lang w:val="en-US"/>
        </w:rPr>
        <w:t>interested and want</w:t>
      </w:r>
      <w:ins w:id="630" w:author="jie sun" w:date="2018-04-19T00:47:00Z">
        <w:r>
          <w:rPr>
            <w:lang w:val="en-US"/>
          </w:rPr>
          <w:t>s</w:t>
        </w:r>
      </w:ins>
      <w:r>
        <w:rPr>
          <w:rFonts w:hint="eastAsia"/>
          <w:lang w:val="en-US"/>
        </w:rPr>
        <w:t xml:space="preserve"> to study to get a basic principle for those two devices</w:t>
      </w:r>
      <w:r>
        <w:rPr>
          <w:lang w:val="en-US"/>
        </w:rPr>
        <w:t xml:space="preserve"> and basic action recognition strategies</w:t>
      </w:r>
      <w:r>
        <w:rPr>
          <w:rFonts w:hint="eastAsia"/>
          <w:lang w:val="en-US"/>
        </w:rPr>
        <w:t>.</w:t>
      </w:r>
    </w:p>
    <w:p w14:paraId="448F1FF0" w14:textId="68AEC340" w:rsidR="00997474" w:rsidRPr="00997474" w:rsidRDefault="00997474" w:rsidP="00997474">
      <w:pPr>
        <w:rPr>
          <w:lang w:val="en-US"/>
        </w:rPr>
      </w:pPr>
      <w:del w:id="631" w:author="JIE  SUN" w:date="2018-06-25T15:58:00Z">
        <w:r w:rsidDel="00BD3EFF">
          <w:rPr>
            <w:rFonts w:hint="eastAsia"/>
            <w:lang w:val="en-US"/>
          </w:rPr>
          <w:delText>The</w:delText>
        </w:r>
      </w:del>
      <w:ins w:id="632" w:author="JIE  SUN" w:date="2018-06-25T15:58:00Z">
        <w:r>
          <w:rPr>
            <w:lang w:val="en-US"/>
          </w:rPr>
          <w:t xml:space="preserve"> </w:t>
        </w:r>
      </w:ins>
      <w:del w:id="633" w:author="JIE  SUN" w:date="2018-06-25T15:58:00Z">
        <w:r w:rsidDel="00BD3EFF">
          <w:rPr>
            <w:rFonts w:hint="eastAsia"/>
            <w:lang w:val="en-US"/>
          </w:rPr>
          <w:delText xml:space="preserve"> </w:delText>
        </w:r>
      </w:del>
      <w:del w:id="634" w:author="jie sun" w:date="2018-04-19T01:17:00Z">
        <w:r w:rsidDel="00C5586A">
          <w:rPr>
            <w:rFonts w:hint="eastAsia"/>
            <w:lang w:val="en-US"/>
          </w:rPr>
          <w:delText>most important is that the hypothesis</w:delText>
        </w:r>
      </w:del>
      <w:r w:rsidR="003637DF">
        <w:rPr>
          <w:rFonts w:hint="eastAsia"/>
          <w:lang w:val="en-US"/>
        </w:rPr>
        <w:t>T</w:t>
      </w:r>
      <w:r w:rsidR="00F00A8C">
        <w:rPr>
          <w:lang w:val="en-US"/>
        </w:rPr>
        <w:t xml:space="preserve">he </w:t>
      </w:r>
      <w:r w:rsidR="003637DF">
        <w:rPr>
          <w:lang w:val="en-US"/>
        </w:rPr>
        <w:t xml:space="preserve">study of the </w:t>
      </w:r>
      <w:r w:rsidR="00F00A8C">
        <w:rPr>
          <w:lang w:val="en-US"/>
        </w:rPr>
        <w:t>gesture recognition algorithms</w:t>
      </w:r>
      <w:r w:rsidR="003637DF">
        <w:rPr>
          <w:lang w:val="en-US"/>
        </w:rPr>
        <w:t xml:space="preserve"> is the key point in this paper, after researching this paper, the readers should have a </w:t>
      </w:r>
      <w:r w:rsidR="000E6596">
        <w:rPr>
          <w:lang w:val="en-US"/>
        </w:rPr>
        <w:t xml:space="preserve">basic concept of what is the gesture recognition algorithm and how it is used in a procedure, so you may want to use those two devices with some algorithms to create something new or realize some functions you want, such as the multi-functional glow-stick mentioned in the chapter </w:t>
      </w:r>
      <w:r w:rsidR="0095641D">
        <w:rPr>
          <w:lang w:val="en-US"/>
        </w:rPr>
        <w:t>5</w:t>
      </w:r>
      <w:r w:rsidR="000E6596">
        <w:rPr>
          <w:lang w:val="en-US"/>
        </w:rPr>
        <w:t>.</w:t>
      </w:r>
    </w:p>
    <w:p w14:paraId="5A31C8F1" w14:textId="5AE8482E" w:rsidR="00997474" w:rsidRDefault="00997474" w:rsidP="00997474">
      <w:pPr>
        <w:pStyle w:val="Heading2"/>
        <w:rPr>
          <w:lang w:val="en-US"/>
        </w:rPr>
      </w:pPr>
      <w:bookmarkStart w:id="635" w:name="_Toc518661836"/>
      <w:r>
        <w:rPr>
          <w:lang w:val="en-US"/>
        </w:rPr>
        <w:t>Thesis Structure</w:t>
      </w:r>
      <w:bookmarkEnd w:id="635"/>
    </w:p>
    <w:p w14:paraId="5580410B" w14:textId="77777777" w:rsidR="00F630B9" w:rsidRDefault="00EE633F" w:rsidP="00F630B9">
      <w:pPr>
        <w:rPr>
          <w:lang w:val="en-US"/>
        </w:rPr>
      </w:pPr>
      <w:r>
        <w:rPr>
          <w:rFonts w:hint="eastAsia"/>
          <w:lang w:val="en-US"/>
        </w:rPr>
        <w:t xml:space="preserve">This paper is </w:t>
      </w:r>
      <w:r>
        <w:rPr>
          <w:lang w:val="en-US"/>
        </w:rPr>
        <w:t>structured</w:t>
      </w:r>
      <w:r>
        <w:rPr>
          <w:rFonts w:hint="eastAsia"/>
          <w:lang w:val="en-US"/>
        </w:rPr>
        <w:t xml:space="preserve"> </w:t>
      </w:r>
      <w:r w:rsidR="00F630B9">
        <w:rPr>
          <w:lang w:val="en-US"/>
        </w:rPr>
        <w:t>to bring</w:t>
      </w:r>
      <w:r>
        <w:rPr>
          <w:lang w:val="en-US"/>
        </w:rPr>
        <w:t xml:space="preserve"> the reader</w:t>
      </w:r>
      <w:r w:rsidR="00F630B9">
        <w:rPr>
          <w:lang w:val="en-US"/>
        </w:rPr>
        <w:t>s to familiarize the hardware devices and software algorithms from some easy-understanding concept of gyroscope and accelerometer at beginning to the application of some hard-understanding action recognition algorithms.</w:t>
      </w:r>
    </w:p>
    <w:p w14:paraId="5A22F8DB" w14:textId="54290C64" w:rsidR="00F630B9" w:rsidRDefault="00F630B9" w:rsidP="00F630B9">
      <w:pPr>
        <w:rPr>
          <w:lang w:val="en-US"/>
        </w:rPr>
      </w:pPr>
      <w:r>
        <w:rPr>
          <w:lang w:val="en-US"/>
        </w:rPr>
        <w:t>Chapter 1 briefly</w:t>
      </w:r>
      <w:r w:rsidRPr="00F630B9">
        <w:rPr>
          <w:lang w:val="en-US"/>
        </w:rPr>
        <w:t xml:space="preserve"> explain</w:t>
      </w:r>
      <w:r>
        <w:rPr>
          <w:lang w:val="en-US"/>
        </w:rPr>
        <w:t>s</w:t>
      </w:r>
      <w:r w:rsidRPr="00F630B9">
        <w:rPr>
          <w:lang w:val="en-US"/>
        </w:rPr>
        <w:t xml:space="preserve"> the background and purpose of the whole article</w:t>
      </w:r>
      <w:r w:rsidR="00280ACB">
        <w:rPr>
          <w:lang w:val="en-US"/>
        </w:rPr>
        <w:t>, aiming to attract the attention of readers.</w:t>
      </w:r>
    </w:p>
    <w:p w14:paraId="45CD3264" w14:textId="1E468EA1" w:rsidR="00280ACB" w:rsidRDefault="00280ACB" w:rsidP="00F630B9">
      <w:pPr>
        <w:rPr>
          <w:lang w:val="en-US"/>
        </w:rPr>
      </w:pPr>
      <w:r>
        <w:rPr>
          <w:lang w:val="en-US"/>
        </w:rPr>
        <w:t xml:space="preserve">Chapter 2 aims </w:t>
      </w:r>
      <w:r w:rsidR="00D90BCE">
        <w:rPr>
          <w:lang w:val="en-US"/>
        </w:rPr>
        <w:t>to introduce those two devices</w:t>
      </w:r>
      <w:r>
        <w:rPr>
          <w:lang w:val="en-US"/>
        </w:rPr>
        <w:t xml:space="preserve"> and concepts of the action recognition algorithm, </w:t>
      </w:r>
      <w:r w:rsidR="00D90BCE">
        <w:rPr>
          <w:lang w:val="en-US"/>
        </w:rPr>
        <w:t>which helps readers to ground a good fundamental for the following knowledge.</w:t>
      </w:r>
    </w:p>
    <w:p w14:paraId="2942C0E9" w14:textId="02CCF73B" w:rsidR="00D90BCE" w:rsidRDefault="00D90BCE" w:rsidP="00F630B9">
      <w:pPr>
        <w:rPr>
          <w:lang w:val="en-US"/>
        </w:rPr>
      </w:pPr>
      <w:r>
        <w:rPr>
          <w:lang w:val="en-US"/>
        </w:rPr>
        <w:t xml:space="preserve">Chapter 3 </w:t>
      </w:r>
      <w:r w:rsidRPr="00D90BCE">
        <w:rPr>
          <w:lang w:val="en-US"/>
        </w:rPr>
        <w:t>illustrate</w:t>
      </w:r>
      <w:r>
        <w:rPr>
          <w:lang w:val="en-US"/>
        </w:rPr>
        <w:t xml:space="preserve">s the pedometer in detail as an example of using Accelerometer, and also explains some relevant algorithms </w:t>
      </w:r>
      <w:r w:rsidR="00DE0B50">
        <w:rPr>
          <w:lang w:val="en-US"/>
        </w:rPr>
        <w:t>through</w:t>
      </w:r>
      <w:r>
        <w:rPr>
          <w:lang w:val="en-US"/>
        </w:rPr>
        <w:t xml:space="preserve"> some marked figures</w:t>
      </w:r>
      <w:r w:rsidR="00DE09D2">
        <w:rPr>
          <w:lang w:val="en-US"/>
        </w:rPr>
        <w:t xml:space="preserve"> and codes</w:t>
      </w:r>
      <w:r>
        <w:rPr>
          <w:lang w:val="en-US"/>
        </w:rPr>
        <w:t xml:space="preserve">. </w:t>
      </w:r>
    </w:p>
    <w:p w14:paraId="0C353CC6" w14:textId="3C1ED9BB" w:rsidR="0095641D" w:rsidRDefault="0095641D" w:rsidP="00F630B9">
      <w:pPr>
        <w:rPr>
          <w:lang w:val="en-US"/>
        </w:rPr>
      </w:pPr>
      <w:r>
        <w:rPr>
          <w:lang w:val="en-US"/>
        </w:rPr>
        <w:t xml:space="preserve">Charter 4 mentions </w:t>
      </w:r>
      <w:r w:rsidR="00D21655">
        <w:rPr>
          <w:lang w:val="en-US"/>
        </w:rPr>
        <w:t xml:space="preserve">a demonstration of using Gyroscope, racing game on the Phone, which clearly explains how </w:t>
      </w:r>
      <w:r w:rsidR="00190639">
        <w:rPr>
          <w:lang w:val="en-US"/>
        </w:rPr>
        <w:t xml:space="preserve">a gyroscope works in a phone. </w:t>
      </w:r>
    </w:p>
    <w:p w14:paraId="0693B3BA" w14:textId="19433666" w:rsidR="00190639" w:rsidRDefault="00190639" w:rsidP="00F630B9">
      <w:pPr>
        <w:rPr>
          <w:lang w:val="en-US"/>
        </w:rPr>
      </w:pPr>
      <w:r>
        <w:rPr>
          <w:lang w:val="en-US"/>
        </w:rPr>
        <w:t>Chapter 5 bases on the last three chapters; in this chapter, a hypothesis is put forward and proven using procedures and diagrams</w:t>
      </w:r>
      <w:r w:rsidR="00557534">
        <w:rPr>
          <w:lang w:val="en-US"/>
        </w:rPr>
        <w:t>.  This is a key point of</w:t>
      </w:r>
      <w:r>
        <w:rPr>
          <w:lang w:val="en-US"/>
        </w:rPr>
        <w:t xml:space="preserve"> this thesis and displays a process from studying some mature knowledge to using them to prove some new hypotheses, so this paper </w:t>
      </w:r>
      <w:r w:rsidR="00557534">
        <w:rPr>
          <w:lang w:val="en-US"/>
        </w:rPr>
        <w:t xml:space="preserve">implicitly describes a </w:t>
      </w:r>
      <w:r w:rsidR="002B3DB3">
        <w:rPr>
          <w:lang w:val="en-US"/>
        </w:rPr>
        <w:t>st</w:t>
      </w:r>
      <w:r w:rsidR="00735E9F">
        <w:rPr>
          <w:lang w:val="en-US"/>
        </w:rPr>
        <w:t>rat</w:t>
      </w:r>
      <w:r w:rsidR="002B3DB3">
        <w:rPr>
          <w:lang w:val="en-US"/>
        </w:rPr>
        <w:t>egy</w:t>
      </w:r>
      <w:r w:rsidR="00557534">
        <w:rPr>
          <w:lang w:val="en-US"/>
        </w:rPr>
        <w:t xml:space="preserve"> of self-learning a new technique. </w:t>
      </w:r>
    </w:p>
    <w:p w14:paraId="428AAC10" w14:textId="17B9AB45" w:rsidR="00735E9F" w:rsidRDefault="00735E9F" w:rsidP="00F630B9">
      <w:pPr>
        <w:rPr>
          <w:lang w:val="en-US"/>
        </w:rPr>
      </w:pPr>
      <w:r>
        <w:rPr>
          <w:lang w:val="en-US"/>
        </w:rPr>
        <w:t>Chapter 6 summarizes the entire dissert</w:t>
      </w:r>
      <w:r w:rsidR="00AB7BE8">
        <w:rPr>
          <w:lang w:val="en-US"/>
        </w:rPr>
        <w:t>ation and put some imaginations</w:t>
      </w:r>
      <w:r>
        <w:rPr>
          <w:lang w:val="en-US"/>
        </w:rPr>
        <w:t xml:space="preserve"> for some future development in this field.</w:t>
      </w:r>
    </w:p>
    <w:p w14:paraId="30A7845F" w14:textId="77777777" w:rsidR="00735E9F" w:rsidRDefault="00735E9F" w:rsidP="00F630B9">
      <w:pPr>
        <w:rPr>
          <w:lang w:val="en-US"/>
        </w:rPr>
      </w:pPr>
    </w:p>
    <w:p w14:paraId="1F8B1D2B" w14:textId="5322FEA3" w:rsidR="00557534" w:rsidRDefault="00557534" w:rsidP="00F630B9">
      <w:pPr>
        <w:rPr>
          <w:lang w:val="en-US"/>
        </w:rPr>
      </w:pPr>
    </w:p>
    <w:p w14:paraId="008F8C3C" w14:textId="77777777" w:rsidR="00557534" w:rsidRDefault="00557534" w:rsidP="00F630B9">
      <w:pPr>
        <w:rPr>
          <w:lang w:val="en-US"/>
        </w:rPr>
      </w:pPr>
    </w:p>
    <w:p w14:paraId="63237C00" w14:textId="77777777" w:rsidR="00557534" w:rsidRDefault="00557534" w:rsidP="00F630B9">
      <w:pPr>
        <w:rPr>
          <w:lang w:val="en-US"/>
        </w:rPr>
      </w:pPr>
    </w:p>
    <w:p w14:paraId="1A31A79C" w14:textId="77777777" w:rsidR="00190639" w:rsidRPr="000E6596" w:rsidRDefault="00190639" w:rsidP="00F630B9">
      <w:pPr>
        <w:rPr>
          <w:lang w:val="en-US"/>
        </w:rPr>
      </w:pPr>
    </w:p>
    <w:p w14:paraId="5D529D39" w14:textId="702E07F2" w:rsidR="00916935" w:rsidRDefault="00916935">
      <w:pPr>
        <w:rPr>
          <w:lang w:val="en-US"/>
        </w:rPr>
      </w:pPr>
    </w:p>
    <w:p w14:paraId="30F3B0C6" w14:textId="4C999B16" w:rsidR="00916935" w:rsidRDefault="00916935">
      <w:pPr>
        <w:rPr>
          <w:lang w:val="en-US"/>
        </w:rPr>
      </w:pPr>
    </w:p>
    <w:p w14:paraId="3BDF6F23" w14:textId="77777777" w:rsidR="00916935" w:rsidRDefault="00916935">
      <w:pPr>
        <w:rPr>
          <w:lang w:val="en-US"/>
        </w:rPr>
      </w:pPr>
    </w:p>
    <w:p w14:paraId="09CFB02B" w14:textId="77777777" w:rsidR="000F413B" w:rsidRDefault="000F413B">
      <w:pPr>
        <w:rPr>
          <w:lang w:val="en-US"/>
        </w:rPr>
      </w:pPr>
    </w:p>
    <w:p w14:paraId="7287F19D" w14:textId="2AFDFE43" w:rsidR="0044101A" w:rsidRDefault="0044101A"/>
    <w:p w14:paraId="6D1014AD" w14:textId="4E507D01" w:rsidR="00A55D7A" w:rsidRDefault="00A55D7A"/>
    <w:p w14:paraId="00D85FFE" w14:textId="6EB75223" w:rsidR="00A55D7A" w:rsidRDefault="00A55D7A" w:rsidP="00A55D7A">
      <w:pPr>
        <w:pStyle w:val="Heading1"/>
      </w:pPr>
      <w:bookmarkStart w:id="636" w:name="_Toc518661837"/>
      <w:r>
        <w:t>Literature Review</w:t>
      </w:r>
      <w:bookmarkEnd w:id="636"/>
    </w:p>
    <w:p w14:paraId="2D010EA4" w14:textId="4A243BAF" w:rsidR="00553580" w:rsidRDefault="00553580" w:rsidP="00553580">
      <w:pPr>
        <w:pStyle w:val="Heading2"/>
      </w:pPr>
      <w:bookmarkStart w:id="637" w:name="_Toc24701"/>
      <w:bookmarkStart w:id="638" w:name="_Toc18569"/>
      <w:bookmarkStart w:id="639" w:name="_Toc31120"/>
      <w:bookmarkStart w:id="640" w:name="_Toc26027"/>
      <w:bookmarkStart w:id="641" w:name="_Toc2838"/>
      <w:bookmarkStart w:id="642" w:name="_Toc7401"/>
      <w:bookmarkStart w:id="643" w:name="_Toc23474"/>
      <w:bookmarkStart w:id="644" w:name="_Toc10943"/>
      <w:bookmarkStart w:id="645" w:name="_Toc3004"/>
      <w:bookmarkStart w:id="646" w:name="_Toc518661838"/>
      <w:ins w:id="647" w:author="jie sun" w:date="2018-04-16T21:04:00Z">
        <w:r>
          <w:t>A</w:t>
        </w:r>
      </w:ins>
      <w:del w:id="648" w:author="jie sun" w:date="2018-04-16T21:04:00Z">
        <w:r w:rsidDel="002539C6">
          <w:delText>a</w:delText>
        </w:r>
      </w:del>
      <w:r>
        <w:t>ccelerometer</w:t>
      </w:r>
      <w:bookmarkEnd w:id="637"/>
      <w:bookmarkEnd w:id="638"/>
      <w:bookmarkEnd w:id="639"/>
      <w:bookmarkEnd w:id="640"/>
      <w:bookmarkEnd w:id="641"/>
      <w:bookmarkEnd w:id="642"/>
      <w:bookmarkEnd w:id="643"/>
      <w:bookmarkEnd w:id="644"/>
      <w:bookmarkEnd w:id="645"/>
      <w:bookmarkEnd w:id="646"/>
    </w:p>
    <w:p w14:paraId="1C9B8073" w14:textId="469AB267" w:rsidR="00553580" w:rsidRDefault="00553580" w:rsidP="00553580">
      <w:pPr>
        <w:pStyle w:val="Heading3"/>
      </w:pPr>
      <w:bookmarkStart w:id="649" w:name="_Toc19401"/>
      <w:bookmarkStart w:id="650" w:name="_Toc8353"/>
      <w:bookmarkStart w:id="651" w:name="_Toc8396"/>
      <w:bookmarkStart w:id="652" w:name="_Toc19526"/>
      <w:bookmarkStart w:id="653" w:name="_Toc10745"/>
      <w:bookmarkStart w:id="654" w:name="_Toc29599"/>
      <w:bookmarkStart w:id="655" w:name="_Toc1324"/>
      <w:bookmarkStart w:id="656" w:name="_Toc9057"/>
      <w:bookmarkStart w:id="657" w:name="_Toc4955"/>
      <w:bookmarkStart w:id="658" w:name="_Toc518661839"/>
      <w:r>
        <w:t xml:space="preserve">What </w:t>
      </w:r>
      <w:r w:rsidR="00F9764A">
        <w:rPr>
          <w:rFonts w:hint="eastAsia"/>
        </w:rPr>
        <w:t>i</w:t>
      </w:r>
      <w:del w:id="659" w:author="jie sun" w:date="2018-04-16T21:04:00Z">
        <w:r w:rsidDel="004E1542">
          <w:delText>i</w:delText>
        </w:r>
      </w:del>
      <w:r>
        <w:t xml:space="preserve">s </w:t>
      </w:r>
      <w:r w:rsidR="00F9764A">
        <w:t>a</w:t>
      </w:r>
      <w:del w:id="660" w:author="jie sun" w:date="2018-04-16T21:04:00Z">
        <w:r w:rsidDel="004E1542">
          <w:delText>a</w:delText>
        </w:r>
      </w:del>
      <w:r>
        <w:t xml:space="preserve">n </w:t>
      </w:r>
      <w:ins w:id="661" w:author="jie sun" w:date="2018-04-16T21:04:00Z">
        <w:r>
          <w:t>A</w:t>
        </w:r>
      </w:ins>
      <w:del w:id="662" w:author="jie sun" w:date="2018-04-16T21:04:00Z">
        <w:r w:rsidDel="004E1542">
          <w:delText>a</w:delText>
        </w:r>
      </w:del>
      <w:r>
        <w:t>ccelerometer</w:t>
      </w:r>
      <w:bookmarkEnd w:id="649"/>
      <w:bookmarkEnd w:id="650"/>
      <w:bookmarkEnd w:id="651"/>
      <w:bookmarkEnd w:id="652"/>
      <w:bookmarkEnd w:id="653"/>
      <w:bookmarkEnd w:id="654"/>
      <w:bookmarkEnd w:id="655"/>
      <w:bookmarkEnd w:id="656"/>
      <w:bookmarkEnd w:id="657"/>
      <w:r w:rsidR="00F9764A">
        <w:t>?</w:t>
      </w:r>
      <w:bookmarkEnd w:id="658"/>
    </w:p>
    <w:p w14:paraId="149B8AAE" w14:textId="77777777" w:rsidR="00553580" w:rsidRDefault="00553580" w:rsidP="00553580">
      <w:r>
        <w:t>Wikipedia explains</w:t>
      </w:r>
      <w:del w:id="663" w:author="jie sun" w:date="2018-04-08T14:45:00Z">
        <w:r w:rsidDel="00F041EB">
          <w:delText xml:space="preserve"> </w:delText>
        </w:r>
        <w:bookmarkStart w:id="664" w:name="OLE_LINK2"/>
        <w:bookmarkStart w:id="665" w:name="OLE_LINK1"/>
        <w:r w:rsidDel="00F041EB">
          <w:delText>:</w:delText>
        </w:r>
      </w:del>
      <w:ins w:id="666" w:author="jie sun" w:date="2018-04-08T14:45:00Z">
        <w:r>
          <w:t>:</w:t>
        </w:r>
      </w:ins>
      <w:r>
        <w:t xml:space="preserve"> “An accelerometer is a device that measures proper acceleration. Proper acceleration, being the acceleration of a body in its own instantaneous rest frame, is not the same as coordinate acceleration, being the acceleration in a fixed coordinate system</w:t>
      </w:r>
      <w:bookmarkEnd w:id="664"/>
      <w:bookmarkEnd w:id="665"/>
      <w:r>
        <w:t xml:space="preserve">”. Exactly, an accelerometer is not hard to </w:t>
      </w:r>
      <w:del w:id="667" w:author="jie sun" w:date="2018-04-08T14:55:00Z">
        <w:r w:rsidDel="00D5184D">
          <w:delText xml:space="preserve">understand </w:delText>
        </w:r>
      </w:del>
      <w:ins w:id="668" w:author="jie sun" w:date="2018-04-08T14:55:00Z">
        <w:r>
          <w:t xml:space="preserve">be understood </w:t>
        </w:r>
      </w:ins>
      <w:r>
        <w:t xml:space="preserve">and </w:t>
      </w:r>
      <w:del w:id="669"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14:paraId="2E23F2F4" w14:textId="77777777" w:rsidR="00553580" w:rsidRDefault="00553580" w:rsidP="00553580">
      <w:pPr>
        <w:pStyle w:val="Heading3"/>
      </w:pPr>
      <w:bookmarkStart w:id="670" w:name="_Toc32677"/>
      <w:bookmarkStart w:id="671" w:name="_Toc22005"/>
      <w:bookmarkStart w:id="672" w:name="_Toc28753"/>
      <w:bookmarkStart w:id="673" w:name="_Toc26054"/>
      <w:bookmarkStart w:id="674" w:name="_Toc13916"/>
      <w:bookmarkStart w:id="675" w:name="_Toc26585"/>
      <w:bookmarkStart w:id="676" w:name="_Toc1923"/>
      <w:bookmarkStart w:id="677" w:name="_Toc4047"/>
      <w:bookmarkStart w:id="678" w:name="_Toc23596"/>
      <w:bookmarkStart w:id="679" w:name="_Toc518661840"/>
      <w:r>
        <w:t xml:space="preserve">Working </w:t>
      </w:r>
      <w:ins w:id="680" w:author="jie sun" w:date="2018-04-16T21:04:00Z">
        <w:r>
          <w:t>P</w:t>
        </w:r>
      </w:ins>
      <w:del w:id="681" w:author="jie sun" w:date="2018-04-16T21:04:00Z">
        <w:r w:rsidDel="008B70F3">
          <w:delText>p</w:delText>
        </w:r>
      </w:del>
      <w:r>
        <w:t xml:space="preserve">rinciple </w:t>
      </w:r>
      <w:ins w:id="682" w:author="JIE  SUN" w:date="2018-06-25T15:59:00Z">
        <w:r>
          <w:t>o</w:t>
        </w:r>
      </w:ins>
      <w:ins w:id="683" w:author="jie sun" w:date="2018-04-16T21:12:00Z">
        <w:del w:id="684" w:author="JIE  SUN" w:date="2018-06-25T15:59:00Z">
          <w:r w:rsidDel="00C773A2">
            <w:rPr>
              <w:rFonts w:hint="eastAsia"/>
            </w:rPr>
            <w:delText>O</w:delText>
          </w:r>
        </w:del>
      </w:ins>
      <w:del w:id="685" w:author="jie sun" w:date="2018-04-16T21:12:00Z">
        <w:r w:rsidDel="002B0076">
          <w:delText>o</w:delText>
        </w:r>
      </w:del>
      <w:r>
        <w:t xml:space="preserve">f </w:t>
      </w:r>
      <w:del w:id="686" w:author="jie sun" w:date="2018-04-08T14:45:00Z">
        <w:r w:rsidDel="00F041EB">
          <w:delText xml:space="preserve"> </w:delText>
        </w:r>
      </w:del>
      <w:ins w:id="687" w:author="JIE  SUN" w:date="2018-06-25T15:59:00Z">
        <w:r>
          <w:rPr>
            <w:rFonts w:hint="eastAsia"/>
          </w:rPr>
          <w:t>a</w:t>
        </w:r>
      </w:ins>
      <w:ins w:id="688" w:author="jie sun" w:date="2018-04-16T21:04:00Z">
        <w:del w:id="689" w:author="JIE  SUN" w:date="2018-06-25T15:59:00Z">
          <w:r w:rsidDel="00C773A2">
            <w:delText>A</w:delText>
          </w:r>
        </w:del>
      </w:ins>
      <w:del w:id="690" w:author="jie sun" w:date="2018-04-16T21:04:00Z">
        <w:r w:rsidDel="008B70F3">
          <w:delText>a</w:delText>
        </w:r>
      </w:del>
      <w:r>
        <w:t xml:space="preserve">n </w:t>
      </w:r>
      <w:ins w:id="691" w:author="jie sun" w:date="2018-04-16T21:04:00Z">
        <w:r>
          <w:t>A</w:t>
        </w:r>
      </w:ins>
      <w:del w:id="692" w:author="jie sun" w:date="2018-04-16T21:04:00Z">
        <w:r w:rsidDel="008B70F3">
          <w:delText>a</w:delText>
        </w:r>
      </w:del>
      <w:r>
        <w:t>ccelerometer</w:t>
      </w:r>
      <w:bookmarkEnd w:id="670"/>
      <w:bookmarkEnd w:id="671"/>
      <w:bookmarkEnd w:id="672"/>
      <w:bookmarkEnd w:id="673"/>
      <w:bookmarkEnd w:id="674"/>
      <w:bookmarkEnd w:id="675"/>
      <w:bookmarkEnd w:id="676"/>
      <w:bookmarkEnd w:id="677"/>
      <w:bookmarkEnd w:id="678"/>
      <w:bookmarkEnd w:id="679"/>
    </w:p>
    <w:p w14:paraId="342C47E5" w14:textId="36B23BE7" w:rsidR="00553580" w:rsidRDefault="00553580" w:rsidP="00553580">
      <w:r>
        <w:t xml:space="preserve">As I mentioned before </w:t>
      </w:r>
      <w:r>
        <w:rPr>
          <w:rFonts w:hint="eastAsia"/>
        </w:rPr>
        <w:t>t</w:t>
      </w:r>
      <w:r>
        <w:t xml:space="preserve">hat an accelerometer is used to test the acceleration of an object.  What is the acceleration here? </w:t>
      </w:r>
      <w:del w:id="693" w:author="jie sun" w:date="2018-04-19T13:03:00Z">
        <w:r w:rsidDel="00BC6D83">
          <w:delText xml:space="preserve">Actually </w:delText>
        </w:r>
      </w:del>
      <w:ins w:id="694" w:author="jie sun" w:date="2018-04-19T13:03:00Z">
        <w:r>
          <w:t xml:space="preserve">Exactly, </w:t>
        </w:r>
      </w:ins>
      <w:r>
        <w:t>it is the change rate of the velocity of an object</w:t>
      </w:r>
      <w:ins w:id="695" w:author="jie sun" w:date="2018-04-19T13:03:00Z">
        <w:r>
          <w:t xml:space="preserve"> </w:t>
        </w:r>
      </w:ins>
      <w:del w:id="696" w:author="jie sun" w:date="2018-04-19T13:03:00Z">
        <w:r w:rsidDel="00BC6D83">
          <w:delText xml:space="preserve">, </w:delText>
        </w:r>
      </w:del>
      <w:r>
        <w:t xml:space="preserve">and can be described as   the ‘a’ in formula: F=-kx=ma, we studied in middle or high school courses. </w:t>
      </w:r>
      <w:customXmlInsRangeStart w:id="697" w:author="jie sun" w:date="2018-04-08T15:39:00Z"/>
      <w:sdt>
        <w:sdtPr>
          <w:id w:val="2069070334"/>
          <w:citation/>
        </w:sdtPr>
        <w:sdtContent>
          <w:customXmlInsRangeEnd w:id="697"/>
          <w:ins w:id="698" w:author="jie sun" w:date="2018-04-08T15:39:00Z">
            <w:r>
              <w:fldChar w:fldCharType="begin"/>
            </w:r>
            <w:r>
              <w:instrText xml:space="preserve"> </w:instrText>
            </w:r>
            <w:r>
              <w:rPr>
                <w:rFonts w:hint="eastAsia"/>
              </w:rPr>
              <w:instrText>CITATION And \l 2052</w:instrText>
            </w:r>
            <w:r>
              <w:instrText xml:space="preserve"> </w:instrText>
            </w:r>
          </w:ins>
          <w:r>
            <w:fldChar w:fldCharType="separate"/>
          </w:r>
          <w:r w:rsidR="000F0E95" w:rsidRPr="000F0E95">
            <w:rPr>
              <w:noProof/>
            </w:rPr>
            <w:t>(Nisticò, 2013)</w:t>
          </w:r>
          <w:ins w:id="699" w:author="jie sun" w:date="2018-04-08T15:39:00Z">
            <w:r>
              <w:fldChar w:fldCharType="end"/>
            </w:r>
          </w:ins>
          <w:customXmlInsRangeStart w:id="700" w:author="jie sun" w:date="2018-04-08T15:39:00Z"/>
        </w:sdtContent>
      </w:sdt>
      <w:customXmlInsRangeEnd w:id="700"/>
      <w:del w:id="701" w:author="jie sun" w:date="2018-04-08T15:38:00Z">
        <w:r w:rsidDel="00DA0F8B">
          <w:delText xml:space="preserve"> </w:delText>
        </w:r>
      </w:del>
      <w:ins w:id="702" w:author="像个男人一样" w:date="2018-03-22T12:06:00Z">
        <w:del w:id="703" w:author="jie sun" w:date="2018-04-08T15:38:00Z">
          <w:r w:rsidDel="00DA0F8B">
            <w:rPr>
              <w:rStyle w:val="EndnoteReference"/>
            </w:rPr>
            <w:delText>[</w:delText>
          </w:r>
        </w:del>
      </w:ins>
      <w:ins w:id="704" w:author="像个男人一样" w:date="2018-03-22T12:05:00Z">
        <w:del w:id="705" w:author="jie sun" w:date="2018-04-08T15:38:00Z">
          <w:r w:rsidDel="00DA0F8B">
            <w:rPr>
              <w:rStyle w:val="EndnoteReference"/>
            </w:rPr>
            <w:endnoteReference w:id="1"/>
          </w:r>
        </w:del>
      </w:ins>
      <w:ins w:id="770" w:author="像个男人一样" w:date="2018-03-22T12:06:00Z">
        <w:del w:id="771" w:author="jie sun" w:date="2018-04-08T15:38:00Z">
          <w:r w:rsidDel="00DA0F8B">
            <w:rPr>
              <w:rStyle w:val="EndnoteReference"/>
            </w:rPr>
            <w:delText>]</w:delText>
          </w:r>
        </w:del>
      </w:ins>
    </w:p>
    <w:p w14:paraId="21CEDA16" w14:textId="77777777" w:rsidR="00553580" w:rsidRDefault="00553580">
      <w:pPr>
        <w:pStyle w:val="Caption"/>
        <w:rPr>
          <w:del w:id="772" w:author="像个男人一样" w:date="2018-03-21T01:18:00Z"/>
        </w:rPr>
        <w:pPrChange w:id="773" w:author="像个男人一样" w:date="2018-03-21T01:01:00Z">
          <w:pPr>
            <w:pStyle w:val="Subtitle"/>
          </w:pPr>
        </w:pPrChange>
      </w:pPr>
      <w:bookmarkStart w:id="774" w:name="_Toc505290347"/>
      <w:del w:id="775" w:author="像个男人一样" w:date="2018-03-22T11:59:00Z">
        <w:r>
          <w:delText xml:space="preserve">Figure 2. </w:delText>
        </w:r>
        <w:r>
          <w:fldChar w:fldCharType="begin"/>
        </w:r>
        <w:r>
          <w:delInstrText xml:space="preserve"> SEQ Figure_2. \* ARABIC </w:delInstrText>
        </w:r>
        <w:r>
          <w:fldChar w:fldCharType="separate"/>
        </w:r>
      </w:del>
      <w:ins w:id="776" w:author="像个男人一样" w:date="2018-03-22T11:51:00Z">
        <w:del w:id="777" w:author="像个男人一样" w:date="2018-03-22T11:59:00Z">
          <w:r>
            <w:rPr>
              <w:b/>
            </w:rPr>
            <w:delText>错误！未指定顺序。</w:delText>
          </w:r>
        </w:del>
      </w:ins>
      <w:ins w:id="778" w:author="像个男人一样" w:date="2018-03-21T23:39:00Z">
        <w:del w:id="779" w:author="像个男人一样" w:date="2018-03-22T11:59:00Z">
          <w:r>
            <w:rPr>
              <w:b/>
            </w:rPr>
            <w:delText>错误！未指定顺序。</w:delText>
          </w:r>
        </w:del>
      </w:ins>
      <w:ins w:id="780" w:author="像个男人一样" w:date="2018-03-21T23:10:00Z">
        <w:del w:id="781" w:author="像个男人一样" w:date="2018-03-22T11:59:00Z">
          <w:r>
            <w:rPr>
              <w:b/>
            </w:rPr>
            <w:delText>错误！未指定顺序。</w:delText>
          </w:r>
        </w:del>
      </w:ins>
      <w:ins w:id="782" w:author="像个男人一样" w:date="2018-03-21T23:08:00Z">
        <w:del w:id="783" w:author="像个男人一样" w:date="2018-03-22T11:59:00Z">
          <w:r>
            <w:rPr>
              <w:b/>
            </w:rPr>
            <w:delText>错误！未指定顺序。</w:delText>
          </w:r>
        </w:del>
      </w:ins>
      <w:ins w:id="784" w:author="像个男人一样" w:date="2018-03-21T02:33:00Z">
        <w:del w:id="785" w:author="像个男人一样" w:date="2018-03-22T11:59:00Z">
          <w:r>
            <w:rPr>
              <w:b/>
            </w:rPr>
            <w:delText>错误！未指定顺序。错误！未指定顺序。</w:delText>
          </w:r>
        </w:del>
      </w:ins>
      <w:ins w:id="786" w:author="像个男人一样" w:date="2018-03-21T02:31:00Z">
        <w:del w:id="787" w:author="像个男人一样" w:date="2018-03-22T11:59:00Z">
          <w:r>
            <w:rPr>
              <w:b/>
            </w:rPr>
            <w:delText>错误！未指定顺序。</w:delText>
          </w:r>
        </w:del>
      </w:ins>
      <w:ins w:id="788" w:author="像个男人一样" w:date="2018-03-21T02:30:00Z">
        <w:del w:id="789" w:author="像个男人一样" w:date="2018-03-22T11:59:00Z">
          <w:r>
            <w:rPr>
              <w:b/>
            </w:rPr>
            <w:delText>错误！未指定顺序。</w:delText>
          </w:r>
        </w:del>
      </w:ins>
      <w:ins w:id="790" w:author="像个男人一样" w:date="2018-03-21T02:29:00Z">
        <w:del w:id="791" w:author="像个男人一样" w:date="2018-03-22T11:59:00Z">
          <w:r>
            <w:rPr>
              <w:b/>
            </w:rPr>
            <w:delText>错误！未指定顺序。错误！未指定顺序。</w:delText>
          </w:r>
        </w:del>
      </w:ins>
      <w:ins w:id="792" w:author="像个男人一样" w:date="2018-03-21T02:26:00Z">
        <w:del w:id="793" w:author="像个男人一样" w:date="2018-03-22T11:59:00Z">
          <w:r>
            <w:rPr>
              <w:b/>
            </w:rPr>
            <w:delText>错误！未指定顺序。</w:delText>
          </w:r>
        </w:del>
      </w:ins>
      <w:ins w:id="794" w:author="像个男人一样" w:date="2018-03-21T02:25:00Z">
        <w:del w:id="795" w:author="像个男人一样" w:date="2018-03-22T11:59:00Z">
          <w:r>
            <w:rPr>
              <w:b/>
            </w:rPr>
            <w:delText>错误！未指定顺序。</w:delText>
          </w:r>
        </w:del>
      </w:ins>
      <w:ins w:id="796" w:author="像个男人一样" w:date="2018-03-21T02:24:00Z">
        <w:del w:id="797" w:author="像个男人一样" w:date="2018-03-22T11:59:00Z">
          <w:r>
            <w:rPr>
              <w:b/>
            </w:rPr>
            <w:delText>错误！未指定顺序。</w:delText>
          </w:r>
        </w:del>
      </w:ins>
      <w:ins w:id="798" w:author="像个男人一样" w:date="2018-03-21T02:23:00Z">
        <w:del w:id="799" w:author="像个男人一样" w:date="2018-03-22T11:59:00Z">
          <w:r>
            <w:rPr>
              <w:b/>
            </w:rPr>
            <w:delText>错误！未指定顺序。</w:delText>
          </w:r>
        </w:del>
      </w:ins>
      <w:ins w:id="800" w:author="像个男人一样" w:date="2018-03-21T02:22:00Z">
        <w:del w:id="801" w:author="像个男人一样" w:date="2018-03-22T11:59:00Z">
          <w:r>
            <w:rPr>
              <w:b/>
            </w:rPr>
            <w:delText>错误！未指定顺序。</w:delText>
          </w:r>
        </w:del>
      </w:ins>
      <w:ins w:id="802" w:author="像个男人一样" w:date="2018-03-21T02:17:00Z">
        <w:del w:id="803" w:author="像个男人一样" w:date="2018-03-22T11:59:00Z">
          <w:r>
            <w:rPr>
              <w:b/>
            </w:rPr>
            <w:delText>错误！未指定顺序。错误！未指定顺序。错误！未指定顺序。</w:delText>
          </w:r>
        </w:del>
      </w:ins>
      <w:ins w:id="804" w:author="像个男人一样" w:date="2018-03-21T02:15:00Z">
        <w:del w:id="805" w:author="像个男人一样" w:date="2018-03-22T11:59:00Z">
          <w:r>
            <w:rPr>
              <w:b/>
            </w:rPr>
            <w:delText>错误！未指定顺序。</w:delText>
          </w:r>
        </w:del>
      </w:ins>
      <w:ins w:id="806" w:author="像个男人一样" w:date="2018-03-21T02:14:00Z">
        <w:del w:id="807" w:author="像个男人一样" w:date="2018-03-22T11:59:00Z">
          <w:r>
            <w:rPr>
              <w:b/>
            </w:rPr>
            <w:delText>错误！未指定顺序。</w:delText>
          </w:r>
        </w:del>
      </w:ins>
      <w:ins w:id="808" w:author="像个男人一样" w:date="2018-03-21T02:13:00Z">
        <w:del w:id="809" w:author="像个男人一样" w:date="2018-03-22T11:59:00Z">
          <w:r>
            <w:rPr>
              <w:b/>
            </w:rPr>
            <w:delText>错误！未指定顺序。</w:delText>
          </w:r>
        </w:del>
      </w:ins>
      <w:ins w:id="810" w:author="像个男人一样" w:date="2018-03-21T02:12:00Z">
        <w:del w:id="811" w:author="像个男人一样" w:date="2018-03-22T11:59:00Z">
          <w:r>
            <w:rPr>
              <w:b/>
            </w:rPr>
            <w:delText>错误！未指定顺序。</w:delText>
          </w:r>
        </w:del>
      </w:ins>
      <w:ins w:id="812" w:author="像个男人一样" w:date="2018-03-21T02:02:00Z">
        <w:del w:id="813" w:author="像个男人一样" w:date="2018-03-22T11:59:00Z">
          <w:r>
            <w:rPr>
              <w:b/>
            </w:rPr>
            <w:delText>错误！未指定顺序。错误！未指定顺序。</w:delText>
          </w:r>
        </w:del>
      </w:ins>
      <w:ins w:id="814" w:author="像个男人一样" w:date="2018-03-21T02:01:00Z">
        <w:del w:id="815" w:author="像个男人一样" w:date="2018-03-22T11:59:00Z">
          <w:r>
            <w:rPr>
              <w:b/>
            </w:rPr>
            <w:delText>错误！未指定顺序。</w:delText>
          </w:r>
        </w:del>
      </w:ins>
      <w:ins w:id="816" w:author="像个男人一样" w:date="2018-03-21T02:00:00Z">
        <w:del w:id="817" w:author="像个男人一样" w:date="2018-03-22T11:59:00Z">
          <w:r>
            <w:rPr>
              <w:b/>
            </w:rPr>
            <w:delText>错误！未指定顺序。</w:delText>
          </w:r>
        </w:del>
      </w:ins>
      <w:ins w:id="818" w:author="像个男人一样" w:date="2018-03-21T01:59:00Z">
        <w:del w:id="819" w:author="像个男人一样" w:date="2018-03-22T11:59:00Z">
          <w:r>
            <w:rPr>
              <w:b/>
            </w:rPr>
            <w:delText>错误！未指定顺序。</w:delText>
          </w:r>
        </w:del>
      </w:ins>
      <w:ins w:id="820" w:author="像个男人一样" w:date="2018-03-21T01:58:00Z">
        <w:del w:id="821" w:author="像个男人一样" w:date="2018-03-22T11:59:00Z">
          <w:r>
            <w:rPr>
              <w:b/>
            </w:rPr>
            <w:delText>错误！未指定顺序。错误！未指定顺序。</w:delText>
          </w:r>
        </w:del>
      </w:ins>
      <w:ins w:id="822" w:author="像个男人一样" w:date="2018-03-21T01:57:00Z">
        <w:del w:id="823" w:author="像个男人一样" w:date="2018-03-22T11:59:00Z">
          <w:r>
            <w:rPr>
              <w:b/>
            </w:rPr>
            <w:delText>错误！未指定顺序。</w:delText>
          </w:r>
        </w:del>
      </w:ins>
      <w:ins w:id="824" w:author="像个男人一样" w:date="2018-03-21T01:48:00Z">
        <w:del w:id="825" w:author="像个男人一样" w:date="2018-03-22T11:59:00Z">
          <w:r>
            <w:rPr>
              <w:b/>
            </w:rPr>
            <w:delText>错误！未指定顺序。错误！未指定顺序。</w:delText>
          </w:r>
        </w:del>
      </w:ins>
      <w:ins w:id="826" w:author="像个男人一样" w:date="2018-03-21T01:47:00Z">
        <w:del w:id="827" w:author="像个男人一样" w:date="2018-03-22T11:59:00Z">
          <w:r>
            <w:rPr>
              <w:b/>
            </w:rPr>
            <w:delText>错误！未指定顺序。</w:delText>
          </w:r>
        </w:del>
      </w:ins>
      <w:ins w:id="828" w:author="像个男人一样" w:date="2018-03-21T01:46:00Z">
        <w:del w:id="829" w:author="像个男人一样" w:date="2018-03-22T11:59:00Z">
          <w:r>
            <w:rPr>
              <w:b/>
            </w:rPr>
            <w:delText>错误！未指定顺序。</w:delText>
          </w:r>
        </w:del>
      </w:ins>
      <w:ins w:id="830" w:author="像个男人一样" w:date="2018-03-21T01:45:00Z">
        <w:del w:id="831" w:author="像个男人一样" w:date="2018-03-22T11:59:00Z">
          <w:r>
            <w:rPr>
              <w:b/>
            </w:rPr>
            <w:delText>错误！未指定顺序。错误！未指定顺序。</w:delText>
          </w:r>
        </w:del>
      </w:ins>
      <w:ins w:id="832" w:author="像个男人一样" w:date="2018-03-21T01:43:00Z">
        <w:del w:id="833" w:author="像个男人一样" w:date="2018-03-22T11:59:00Z">
          <w:r>
            <w:rPr>
              <w:b/>
            </w:rPr>
            <w:delText>错误！未指定顺序。</w:delText>
          </w:r>
        </w:del>
      </w:ins>
      <w:ins w:id="834" w:author="像个男人一样" w:date="2018-03-21T01:42:00Z">
        <w:del w:id="835" w:author="像个男人一样" w:date="2018-03-22T11:59:00Z">
          <w:r>
            <w:rPr>
              <w:b/>
            </w:rPr>
            <w:delText>错误！未指定顺序。</w:delText>
          </w:r>
        </w:del>
      </w:ins>
      <w:ins w:id="836" w:author="像个男人一样" w:date="2018-03-21T01:40:00Z">
        <w:del w:id="837" w:author="像个男人一样" w:date="2018-03-22T11:59:00Z">
          <w:r>
            <w:rPr>
              <w:b/>
            </w:rPr>
            <w:delText>错误！未指定顺序。错误！未指定顺序。</w:delText>
          </w:r>
        </w:del>
      </w:ins>
      <w:ins w:id="838" w:author="像个男人一样" w:date="2018-03-21T01:39:00Z">
        <w:del w:id="839" w:author="像个男人一样" w:date="2018-03-22T11:59:00Z">
          <w:r>
            <w:rPr>
              <w:b/>
            </w:rPr>
            <w:delText>错误！未指定顺序。</w:delText>
          </w:r>
        </w:del>
      </w:ins>
      <w:ins w:id="840" w:author="像个男人一样" w:date="2018-03-21T01:38:00Z">
        <w:del w:id="841" w:author="像个男人一样" w:date="2018-03-22T11:59:00Z">
          <w:r>
            <w:rPr>
              <w:b/>
            </w:rPr>
            <w:delText>错误！未指定顺序。</w:delText>
          </w:r>
        </w:del>
      </w:ins>
      <w:ins w:id="842" w:author="像个男人一样" w:date="2018-03-21T01:37:00Z">
        <w:del w:id="843" w:author="像个男人一样" w:date="2018-03-22T11:59:00Z">
          <w:r>
            <w:rPr>
              <w:b/>
            </w:rPr>
            <w:delText>错误！未指定顺序。</w:delText>
          </w:r>
        </w:del>
      </w:ins>
      <w:ins w:id="844" w:author="像个男人一样" w:date="2018-03-21T01:36:00Z">
        <w:del w:id="845" w:author="像个男人一样" w:date="2018-03-22T11:59:00Z">
          <w:r>
            <w:rPr>
              <w:b/>
            </w:rPr>
            <w:delText>错误！未指定顺序。</w:delText>
          </w:r>
        </w:del>
      </w:ins>
      <w:ins w:id="846" w:author="像个男人一样" w:date="2018-03-21T01:35:00Z">
        <w:del w:id="847" w:author="像个男人一样" w:date="2018-03-22T11:59:00Z">
          <w:r>
            <w:rPr>
              <w:b/>
            </w:rPr>
            <w:delText>错误！未指定顺序。</w:delText>
          </w:r>
        </w:del>
      </w:ins>
      <w:ins w:id="848" w:author="像个男人一样" w:date="2018-03-21T01:34:00Z">
        <w:del w:id="849" w:author="像个男人一样" w:date="2018-03-22T11:59:00Z">
          <w:r>
            <w:rPr>
              <w:b/>
            </w:rPr>
            <w:delText>错误！未指定顺序。</w:delText>
          </w:r>
        </w:del>
      </w:ins>
      <w:ins w:id="850" w:author="像个男人一样" w:date="2018-03-21T01:27:00Z">
        <w:del w:id="851" w:author="像个男人一样" w:date="2018-03-22T11:59:00Z">
          <w:r>
            <w:rPr>
              <w:b/>
            </w:rPr>
            <w:delText>错误！未指定顺序。</w:delText>
          </w:r>
        </w:del>
      </w:ins>
      <w:ins w:id="852" w:author="像个男人一样" w:date="2018-03-21T01:18:00Z">
        <w:del w:id="853" w:author="像个男人一样" w:date="2018-03-22T11:59:00Z">
          <w:r>
            <w:rPr>
              <w:b/>
            </w:rPr>
            <w:delText>错误！未指定顺序。</w:delText>
          </w:r>
        </w:del>
      </w:ins>
      <w:ins w:id="854" w:author="像个男人一样" w:date="2018-03-21T01:09:00Z">
        <w:del w:id="855" w:author="像个男人一样" w:date="2018-03-22T11:59:00Z">
          <w:r>
            <w:rPr>
              <w:b/>
            </w:rPr>
            <w:delText>错误！未指定顺序。</w:delText>
          </w:r>
        </w:del>
      </w:ins>
      <w:ins w:id="856" w:author="像个男人一样" w:date="2018-03-21T01:08:00Z">
        <w:del w:id="857" w:author="像个男人一样" w:date="2018-03-22T11:59:00Z">
          <w:r>
            <w:rPr>
              <w:b/>
            </w:rPr>
            <w:delText>错误！未指定顺序。</w:delText>
          </w:r>
        </w:del>
      </w:ins>
      <w:del w:id="858" w:author="像个男人一样" w:date="2018-03-22T11:59:00Z">
        <w:r>
          <w:delText>1</w:delText>
        </w:r>
        <w:r>
          <w:fldChar w:fldCharType="end"/>
        </w:r>
      </w:del>
      <w:del w:id="859" w:author="像个男人一样" w:date="2018-03-21T01:18:00Z">
        <w:r>
          <w:delText xml:space="preserve"> Working principle of a capacitive accelerometer(Andrea Nisticò)</w:delText>
        </w:r>
        <w:bookmarkEnd w:id="774"/>
      </w:del>
    </w:p>
    <w:p w14:paraId="179132D2" w14:textId="77777777" w:rsidR="00553580" w:rsidRDefault="00553580">
      <w:pPr>
        <w:pStyle w:val="Caption"/>
        <w:jc w:val="center"/>
        <w:rPr>
          <w:ins w:id="860" w:author="像个男人一样" w:date="2018-03-21T01:18:00Z"/>
        </w:rPr>
        <w:pPrChange w:id="861" w:author="jie sun" w:date="2018-04-16T21:32:00Z">
          <w:pPr/>
        </w:pPrChange>
      </w:pPr>
      <w:del w:id="862" w:author="像个男人一样" w:date="2018-03-22T11:59:00Z">
        <w:r>
          <w:rPr>
            <w:noProof/>
          </w:rPr>
          <w:drawing>
            <wp:inline distT="0" distB="0" distL="0" distR="0" wp14:anchorId="663345E3" wp14:editId="580CF6DF">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del>
      <w:ins w:id="863" w:author="像个男人一样" w:date="2018-03-22T11:59:00Z">
        <w:r>
          <w:rPr>
            <w:noProof/>
          </w:rPr>
          <w:drawing>
            <wp:inline distT="0" distB="0" distL="0" distR="0" wp14:anchorId="0467A7F3" wp14:editId="17A2CE13">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ins>
    </w:p>
    <w:p w14:paraId="385757F0" w14:textId="11688124" w:rsidR="00553580" w:rsidRDefault="00553580">
      <w:pPr>
        <w:pStyle w:val="Caption"/>
        <w:jc w:val="center"/>
        <w:rPr>
          <w:del w:id="864" w:author="像个男人一样" w:date="2018-03-22T12:02:00Z"/>
        </w:rPr>
        <w:pPrChange w:id="865" w:author="jie sun" w:date="2018-04-16T21:32:00Z">
          <w:pPr/>
        </w:pPrChange>
      </w:pPr>
      <w:bookmarkStart w:id="866" w:name="_Toc517801871"/>
      <w:ins w:id="867" w:author="像个男人一样" w:date="2018-03-21T01:35:00Z">
        <w:r>
          <w:t xml:space="preserve">Figure </w:t>
        </w:r>
      </w:ins>
      <w:ins w:id="868" w:author="JIE  SUN" w:date="2018-06-21T13:36:00Z">
        <w:r>
          <w:rPr>
            <w:iCs w:val="0"/>
          </w:rPr>
          <w:fldChar w:fldCharType="begin"/>
        </w:r>
        <w:r>
          <w:instrText xml:space="preserve"> STYLEREF 1 \s </w:instrText>
        </w:r>
      </w:ins>
      <w:r>
        <w:rPr>
          <w:iCs w:val="0"/>
        </w:rPr>
        <w:fldChar w:fldCharType="separate"/>
      </w:r>
      <w:r w:rsidR="005D06D1">
        <w:rPr>
          <w:noProof/>
        </w:rPr>
        <w:t>2</w:t>
      </w:r>
      <w:ins w:id="869" w:author="JIE  SUN" w:date="2018-06-21T13:36:00Z">
        <w:r>
          <w:rPr>
            <w:iCs w:val="0"/>
          </w:rPr>
          <w:fldChar w:fldCharType="end"/>
        </w:r>
        <w:r>
          <w:noBreakHyphen/>
        </w:r>
        <w:r>
          <w:rPr>
            <w:iCs w:val="0"/>
          </w:rPr>
          <w:fldChar w:fldCharType="begin"/>
        </w:r>
        <w:r>
          <w:instrText xml:space="preserve"> SEQ Figure \* ARABIC \s 1 </w:instrText>
        </w:r>
      </w:ins>
      <w:r>
        <w:rPr>
          <w:iCs w:val="0"/>
        </w:rPr>
        <w:fldChar w:fldCharType="separate"/>
      </w:r>
      <w:r w:rsidR="005D06D1">
        <w:rPr>
          <w:noProof/>
        </w:rPr>
        <w:t>1</w:t>
      </w:r>
      <w:ins w:id="870" w:author="JIE  SUN" w:date="2018-06-21T13:36:00Z">
        <w:r>
          <w:rPr>
            <w:iCs w:val="0"/>
          </w:rPr>
          <w:fldChar w:fldCharType="end"/>
        </w:r>
      </w:ins>
      <w:ins w:id="871" w:author="jie sun" w:date="2018-04-19T13:00:00Z">
        <w:del w:id="872" w:author="JIE  SUN" w:date="2018-06-21T13:34:00Z">
          <w:r w:rsidDel="00A64E7B">
            <w:rPr>
              <w:iCs w:val="0"/>
            </w:rPr>
            <w:fldChar w:fldCharType="begin"/>
          </w:r>
          <w:r w:rsidDel="00A64E7B">
            <w:delInstrText xml:space="preserve"> STYLEREF 1 \s </w:delInstrText>
          </w:r>
        </w:del>
      </w:ins>
      <w:del w:id="873" w:author="JIE  SUN" w:date="2018-06-21T13:34:00Z">
        <w:r w:rsidDel="00A64E7B">
          <w:rPr>
            <w:iCs w:val="0"/>
          </w:rPr>
          <w:fldChar w:fldCharType="separate"/>
        </w:r>
        <w:r w:rsidDel="00A64E7B">
          <w:rPr>
            <w:noProof/>
          </w:rPr>
          <w:delText>2</w:delText>
        </w:r>
      </w:del>
      <w:ins w:id="874" w:author="jie sun" w:date="2018-04-19T13:00:00Z">
        <w:del w:id="875" w:author="JIE  SUN" w:date="2018-06-21T13:34:00Z">
          <w:r w:rsidDel="00A64E7B">
            <w:rPr>
              <w:iCs w:val="0"/>
            </w:rPr>
            <w:fldChar w:fldCharType="end"/>
          </w:r>
          <w:r w:rsidDel="00A64E7B">
            <w:delText>.</w:delText>
          </w:r>
          <w:r w:rsidDel="00A64E7B">
            <w:rPr>
              <w:iCs w:val="0"/>
            </w:rPr>
            <w:fldChar w:fldCharType="begin"/>
          </w:r>
          <w:r w:rsidDel="00A64E7B">
            <w:delInstrText xml:space="preserve"> SEQ Figure \* ARABIC \s 1 </w:delInstrText>
          </w:r>
        </w:del>
      </w:ins>
      <w:del w:id="876" w:author="JIE  SUN" w:date="2018-06-21T13:34:00Z">
        <w:r w:rsidDel="00A64E7B">
          <w:rPr>
            <w:iCs w:val="0"/>
          </w:rPr>
          <w:fldChar w:fldCharType="separate"/>
        </w:r>
      </w:del>
      <w:ins w:id="877" w:author="jie sun" w:date="2018-04-19T13:00:00Z">
        <w:del w:id="878" w:author="JIE  SUN" w:date="2018-06-21T13:34:00Z">
          <w:r w:rsidDel="00A64E7B">
            <w:rPr>
              <w:noProof/>
            </w:rPr>
            <w:delText>1</w:delText>
          </w:r>
          <w:r w:rsidDel="00A64E7B">
            <w:rPr>
              <w:iCs w:val="0"/>
            </w:rPr>
            <w:fldChar w:fldCharType="end"/>
          </w:r>
        </w:del>
      </w:ins>
      <w:ins w:id="879" w:author="像个男人一样" w:date="2018-03-21T01:35:00Z">
        <w:del w:id="88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81" w:author="像个男人一样" w:date="2018-03-22T11:51:00Z">
        <w:del w:id="882" w:author="jie sun" w:date="2018-04-10T21:45:00Z">
          <w:r w:rsidDel="00454521">
            <w:delText>1</w:delText>
          </w:r>
        </w:del>
      </w:ins>
      <w:ins w:id="883" w:author="像个男人一样" w:date="2018-03-21T01:35:00Z">
        <w:del w:id="884" w:author="jie sun" w:date="2018-04-10T21:45:00Z">
          <w:r w:rsidDel="00454521">
            <w:fldChar w:fldCharType="end"/>
          </w:r>
        </w:del>
        <w:bookmarkStart w:id="885" w:name="_Toc10475"/>
        <w:bookmarkStart w:id="886" w:name="_Toc6148"/>
        <w:bookmarkStart w:id="887" w:name="_Toc12906"/>
        <w:bookmarkStart w:id="888" w:name="_Toc19892"/>
        <w:bookmarkStart w:id="889" w:name="_Toc15089"/>
        <w:bookmarkStart w:id="890" w:name="_Toc21004"/>
        <w:bookmarkStart w:id="891" w:name="_Toc11334"/>
        <w:bookmarkStart w:id="892" w:name="_Toc6172"/>
        <w:bookmarkStart w:id="893" w:name="_Toc1852"/>
        <w:bookmarkStart w:id="894" w:name="_Toc5921"/>
        <w:bookmarkStart w:id="895" w:name="_Toc27397"/>
        <w:bookmarkStart w:id="896" w:name="_Toc18937"/>
        <w:bookmarkStart w:id="897" w:name="_Toc3005"/>
        <w:bookmarkStart w:id="898" w:name="_Toc5828"/>
        <w:bookmarkStart w:id="899" w:name="_Toc4929"/>
        <w:bookmarkStart w:id="900" w:name="_Toc2448"/>
        <w:bookmarkStart w:id="901" w:name="_Toc27128"/>
        <w:bookmarkStart w:id="902" w:name="_Toc11540"/>
        <w:bookmarkStart w:id="903" w:name="_Toc1308"/>
        <w:bookmarkStart w:id="904" w:name="_Toc5603"/>
        <w:bookmarkStart w:id="905" w:name="_Toc29467"/>
        <w:bookmarkStart w:id="906" w:name="_Toc16468"/>
        <w:bookmarkStart w:id="907" w:name="_Toc27146"/>
        <w:bookmarkStart w:id="908" w:name="_Toc13310"/>
        <w:bookmarkStart w:id="909" w:name="_Toc691"/>
        <w:bookmarkStart w:id="910" w:name="_Toc6496"/>
        <w:bookmarkStart w:id="911" w:name="_Toc27117"/>
        <w:r>
          <w:rPr>
            <w:rFonts w:hint="eastAsia"/>
          </w:rPr>
          <w:t>:</w:t>
        </w:r>
      </w:ins>
      <w:ins w:id="912" w:author="JIE  SUN" w:date="2018-06-25T15:59:00Z">
        <w:r>
          <w:t xml:space="preserve"> </w:t>
        </w:r>
      </w:ins>
      <w:ins w:id="913" w:author="像个男人一样" w:date="2018-03-21T01:35:00Z">
        <w:r>
          <w:rPr>
            <w:rFonts w:hint="eastAsia"/>
          </w:rPr>
          <w:t xml:space="preserve">Working </w:t>
        </w:r>
      </w:ins>
      <w:ins w:id="914" w:author="jie sun" w:date="2018-04-16T22:25:00Z">
        <w:r>
          <w:t>P</w:t>
        </w:r>
      </w:ins>
      <w:ins w:id="915" w:author="像个男人一样" w:date="2018-03-21T01:35:00Z">
        <w:del w:id="916" w:author="jie sun" w:date="2018-04-16T22:25:00Z">
          <w:r w:rsidDel="002B4584">
            <w:rPr>
              <w:rFonts w:hint="eastAsia"/>
            </w:rPr>
            <w:delText>p</w:delText>
          </w:r>
        </w:del>
        <w:r>
          <w:rPr>
            <w:rFonts w:hint="eastAsia"/>
          </w:rPr>
          <w:t xml:space="preserve">rinciple </w:t>
        </w:r>
      </w:ins>
      <w:ins w:id="917" w:author="jie sun" w:date="2018-04-16T22:25:00Z">
        <w:r>
          <w:t>O</w:t>
        </w:r>
      </w:ins>
      <w:ins w:id="918" w:author="像个男人一样" w:date="2018-03-21T01:35:00Z">
        <w:del w:id="919" w:author="jie sun" w:date="2018-04-16T22:25:00Z">
          <w:r w:rsidDel="002B4584">
            <w:rPr>
              <w:rFonts w:hint="eastAsia"/>
            </w:rPr>
            <w:delText>o</w:delText>
          </w:r>
        </w:del>
        <w:r>
          <w:rPr>
            <w:rFonts w:hint="eastAsia"/>
          </w:rPr>
          <w:t xml:space="preserve">f </w:t>
        </w:r>
      </w:ins>
      <w:ins w:id="920" w:author="jie sun" w:date="2018-04-16T22:25:00Z">
        <w:r>
          <w:t>A</w:t>
        </w:r>
      </w:ins>
      <w:ins w:id="921" w:author="像个男人一样" w:date="2018-03-21T01:35:00Z">
        <w:del w:id="922" w:author="jie sun" w:date="2018-04-16T22:25:00Z">
          <w:r w:rsidDel="002B4584">
            <w:rPr>
              <w:rFonts w:hint="eastAsia"/>
            </w:rPr>
            <w:delText>a</w:delText>
          </w:r>
        </w:del>
      </w:ins>
      <w:ins w:id="923" w:author="像个男人一样" w:date="2018-03-22T12:00:00Z">
        <w:r>
          <w:rPr>
            <w:rFonts w:hint="eastAsia"/>
            <w:lang w:val="en-US"/>
          </w:rPr>
          <w:t xml:space="preserve"> </w:t>
        </w:r>
      </w:ins>
      <w:ins w:id="924" w:author="jie sun" w:date="2018-04-16T22:25:00Z">
        <w:r>
          <w:rPr>
            <w:lang w:val="en-US"/>
          </w:rPr>
          <w:t>C</w:t>
        </w:r>
      </w:ins>
      <w:ins w:id="925" w:author="像个男人一样" w:date="2018-03-22T12:00:00Z">
        <w:del w:id="926" w:author="jie sun" w:date="2018-04-16T22:25:00Z">
          <w:r w:rsidDel="002B4584">
            <w:rPr>
              <w:rFonts w:hint="eastAsia"/>
              <w:lang w:val="en-US"/>
            </w:rPr>
            <w:delText>c</w:delText>
          </w:r>
        </w:del>
        <w:r>
          <w:rPr>
            <w:rFonts w:hint="eastAsia"/>
            <w:lang w:val="en-US"/>
          </w:rPr>
          <w:t xml:space="preserve">apacitive </w:t>
        </w:r>
      </w:ins>
      <w:ins w:id="927" w:author="jie sun" w:date="2018-04-16T22:25:00Z">
        <w:r>
          <w:t>A</w:t>
        </w:r>
      </w:ins>
      <w:ins w:id="928" w:author="像个男人一样" w:date="2018-03-21T01:35:00Z">
        <w:del w:id="929" w:author="jie sun" w:date="2018-04-16T22:25:00Z">
          <w:r w:rsidDel="002B4584">
            <w:rPr>
              <w:rFonts w:hint="eastAsia"/>
            </w:rPr>
            <w:delText>a</w:delText>
          </w:r>
        </w:del>
        <w:r>
          <w:rPr>
            <w:rFonts w:hint="eastAsia"/>
          </w:rPr>
          <w:t>ccelerometer</w:t>
        </w:r>
      </w:ins>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ins w:id="930" w:author="jie sun" w:date="2018-04-08T15:39:00Z">
        <w:r>
          <w:t xml:space="preserve">. </w:t>
        </w:r>
      </w:ins>
      <w:customXmlInsRangeStart w:id="931" w:author="jie sun" w:date="2018-04-08T15:39:00Z"/>
      <w:sdt>
        <w:sdtPr>
          <w:rPr>
            <w:iCs w:val="0"/>
          </w:rPr>
          <w:id w:val="-344016397"/>
          <w:citation/>
        </w:sdtPr>
        <w:sdtContent>
          <w:customXmlInsRangeEnd w:id="931"/>
          <w:ins w:id="932" w:author="jie sun" w:date="2018-04-08T15:39:00Z">
            <w:r>
              <w:rPr>
                <w:iCs w:val="0"/>
              </w:rPr>
              <w:fldChar w:fldCharType="begin"/>
            </w:r>
            <w:r>
              <w:instrText xml:space="preserve"> </w:instrText>
            </w:r>
            <w:r>
              <w:rPr>
                <w:rFonts w:hint="eastAsia"/>
              </w:rPr>
              <w:instrText>CITATION And \l 2052</w:instrText>
            </w:r>
            <w:r>
              <w:instrText xml:space="preserve"> </w:instrText>
            </w:r>
          </w:ins>
          <w:r>
            <w:rPr>
              <w:iCs w:val="0"/>
            </w:rPr>
            <w:fldChar w:fldCharType="separate"/>
          </w:r>
          <w:r w:rsidR="000F0E95" w:rsidRPr="000F0E95">
            <w:rPr>
              <w:noProof/>
            </w:rPr>
            <w:t>(Nisticò, 2013)</w:t>
          </w:r>
          <w:ins w:id="933" w:author="jie sun" w:date="2018-04-08T15:39:00Z">
            <w:r>
              <w:rPr>
                <w:iCs w:val="0"/>
              </w:rPr>
              <w:fldChar w:fldCharType="end"/>
            </w:r>
          </w:ins>
          <w:customXmlInsRangeStart w:id="934" w:author="jie sun" w:date="2018-04-08T15:39:00Z"/>
        </w:sdtContent>
      </w:sdt>
      <w:customXmlInsRangeEnd w:id="934"/>
      <w:bookmarkEnd w:id="866"/>
    </w:p>
    <w:p w14:paraId="09D56E21" w14:textId="77777777" w:rsidR="00553580" w:rsidRDefault="00553580">
      <w:pPr>
        <w:pStyle w:val="Caption"/>
        <w:jc w:val="center"/>
        <w:pPrChange w:id="935" w:author="jie sun" w:date="2018-04-16T21:32:00Z">
          <w:pPr>
            <w:pStyle w:val="Subtitle"/>
          </w:pPr>
        </w:pPrChange>
      </w:pPr>
      <w:bookmarkStart w:id="936" w:name="_Toc505290348"/>
      <w:del w:id="937" w:author="像个男人一样" w:date="2018-03-22T12:02:00Z">
        <w:r>
          <w:delText xml:space="preserve">Figure 2. </w:delText>
        </w:r>
        <w:r>
          <w:fldChar w:fldCharType="begin"/>
        </w:r>
        <w:r>
          <w:delInstrText xml:space="preserve"> SEQ Figure_2. \* ARABIC </w:delInstrText>
        </w:r>
        <w:r>
          <w:fldChar w:fldCharType="separate"/>
        </w:r>
      </w:del>
      <w:ins w:id="938" w:author="像个男人一样" w:date="2018-03-22T11:51:00Z">
        <w:del w:id="939" w:author="像个男人一样" w:date="2018-03-22T12:02:00Z">
          <w:r>
            <w:rPr>
              <w:b/>
            </w:rPr>
            <w:delText>错误！未指定顺序。</w:delText>
          </w:r>
        </w:del>
      </w:ins>
      <w:ins w:id="940" w:author="像个男人一样" w:date="2018-03-21T23:39:00Z">
        <w:del w:id="941" w:author="像个男人一样" w:date="2018-03-22T12:02:00Z">
          <w:r>
            <w:rPr>
              <w:b/>
            </w:rPr>
            <w:delText>错误！未指定顺序。</w:delText>
          </w:r>
        </w:del>
      </w:ins>
      <w:ins w:id="942" w:author="像个男人一样" w:date="2018-03-21T23:10:00Z">
        <w:del w:id="943" w:author="像个男人一样" w:date="2018-03-22T12:02:00Z">
          <w:r>
            <w:rPr>
              <w:b/>
            </w:rPr>
            <w:delText>错误！未指定顺序。</w:delText>
          </w:r>
        </w:del>
      </w:ins>
      <w:ins w:id="944" w:author="像个男人一样" w:date="2018-03-21T23:08:00Z">
        <w:del w:id="945" w:author="像个男人一样" w:date="2018-03-22T12:02:00Z">
          <w:r>
            <w:rPr>
              <w:b/>
            </w:rPr>
            <w:delText>错误！未指定顺序。</w:delText>
          </w:r>
        </w:del>
      </w:ins>
      <w:ins w:id="946" w:author="像个男人一样" w:date="2018-03-21T02:33:00Z">
        <w:del w:id="947" w:author="像个男人一样" w:date="2018-03-22T12:02:00Z">
          <w:r>
            <w:rPr>
              <w:b/>
            </w:rPr>
            <w:delText>错误！未指定顺序。错误！未指定顺序。</w:delText>
          </w:r>
        </w:del>
      </w:ins>
      <w:ins w:id="948" w:author="像个男人一样" w:date="2018-03-21T02:31:00Z">
        <w:del w:id="949" w:author="像个男人一样" w:date="2018-03-22T12:02:00Z">
          <w:r>
            <w:rPr>
              <w:b/>
            </w:rPr>
            <w:delText>错误！未指定顺序。</w:delText>
          </w:r>
        </w:del>
      </w:ins>
      <w:ins w:id="950" w:author="像个男人一样" w:date="2018-03-21T02:30:00Z">
        <w:del w:id="951" w:author="像个男人一样" w:date="2018-03-22T12:02:00Z">
          <w:r>
            <w:rPr>
              <w:b/>
            </w:rPr>
            <w:delText>错误！未指定顺序。</w:delText>
          </w:r>
        </w:del>
      </w:ins>
      <w:ins w:id="952" w:author="像个男人一样" w:date="2018-03-21T02:29:00Z">
        <w:del w:id="953" w:author="像个男人一样" w:date="2018-03-22T12:02:00Z">
          <w:r>
            <w:rPr>
              <w:b/>
            </w:rPr>
            <w:delText>错误！未指定顺序。错误！未指定顺序。</w:delText>
          </w:r>
        </w:del>
      </w:ins>
      <w:ins w:id="954" w:author="像个男人一样" w:date="2018-03-21T02:26:00Z">
        <w:del w:id="955" w:author="像个男人一样" w:date="2018-03-22T12:02:00Z">
          <w:r>
            <w:rPr>
              <w:b/>
            </w:rPr>
            <w:delText>错误！未指定顺序。</w:delText>
          </w:r>
        </w:del>
      </w:ins>
      <w:ins w:id="956" w:author="像个男人一样" w:date="2018-03-21T02:25:00Z">
        <w:del w:id="957" w:author="像个男人一样" w:date="2018-03-22T12:02:00Z">
          <w:r>
            <w:rPr>
              <w:b/>
            </w:rPr>
            <w:delText>错误！未指定顺序。</w:delText>
          </w:r>
        </w:del>
      </w:ins>
      <w:ins w:id="958" w:author="像个男人一样" w:date="2018-03-21T02:24:00Z">
        <w:del w:id="959" w:author="像个男人一样" w:date="2018-03-22T12:02:00Z">
          <w:r>
            <w:rPr>
              <w:b/>
            </w:rPr>
            <w:delText>错误！未指定顺序。</w:delText>
          </w:r>
        </w:del>
      </w:ins>
      <w:ins w:id="960" w:author="像个男人一样" w:date="2018-03-21T02:23:00Z">
        <w:del w:id="961" w:author="像个男人一样" w:date="2018-03-22T12:02:00Z">
          <w:r>
            <w:rPr>
              <w:b/>
            </w:rPr>
            <w:delText>错误！未指定顺序。</w:delText>
          </w:r>
        </w:del>
      </w:ins>
      <w:ins w:id="962" w:author="像个男人一样" w:date="2018-03-21T02:22:00Z">
        <w:del w:id="963" w:author="像个男人一样" w:date="2018-03-22T12:02:00Z">
          <w:r>
            <w:rPr>
              <w:b/>
            </w:rPr>
            <w:delText>错误！未指定顺序。</w:delText>
          </w:r>
        </w:del>
      </w:ins>
      <w:ins w:id="964" w:author="像个男人一样" w:date="2018-03-21T02:17:00Z">
        <w:del w:id="965" w:author="像个男人一样" w:date="2018-03-22T12:02:00Z">
          <w:r>
            <w:rPr>
              <w:b/>
            </w:rPr>
            <w:delText>错误！未指定顺序。错误！未指定顺序。错误！未指定顺序。</w:delText>
          </w:r>
        </w:del>
      </w:ins>
      <w:ins w:id="966" w:author="像个男人一样" w:date="2018-03-21T02:15:00Z">
        <w:del w:id="967" w:author="像个男人一样" w:date="2018-03-22T12:02:00Z">
          <w:r>
            <w:rPr>
              <w:b/>
            </w:rPr>
            <w:delText>错误！未指定顺序。</w:delText>
          </w:r>
        </w:del>
      </w:ins>
      <w:ins w:id="968" w:author="像个男人一样" w:date="2018-03-21T02:14:00Z">
        <w:del w:id="969" w:author="像个男人一样" w:date="2018-03-22T12:02:00Z">
          <w:r>
            <w:rPr>
              <w:b/>
            </w:rPr>
            <w:delText>错误！未指定顺序。</w:delText>
          </w:r>
        </w:del>
      </w:ins>
      <w:ins w:id="970" w:author="像个男人一样" w:date="2018-03-21T02:13:00Z">
        <w:del w:id="971" w:author="像个男人一样" w:date="2018-03-22T12:02:00Z">
          <w:r>
            <w:rPr>
              <w:b/>
            </w:rPr>
            <w:delText>错误！未指定顺序。</w:delText>
          </w:r>
        </w:del>
      </w:ins>
      <w:ins w:id="972" w:author="像个男人一样" w:date="2018-03-21T02:12:00Z">
        <w:del w:id="973" w:author="像个男人一样" w:date="2018-03-22T12:02:00Z">
          <w:r>
            <w:rPr>
              <w:b/>
            </w:rPr>
            <w:delText>错误！未指定顺序。</w:delText>
          </w:r>
        </w:del>
      </w:ins>
      <w:ins w:id="974" w:author="像个男人一样" w:date="2018-03-21T02:02:00Z">
        <w:del w:id="975" w:author="像个男人一样" w:date="2018-03-22T12:02:00Z">
          <w:r>
            <w:rPr>
              <w:b/>
            </w:rPr>
            <w:delText>错误！未指定顺序。错误！未指定顺序。</w:delText>
          </w:r>
        </w:del>
      </w:ins>
      <w:ins w:id="976" w:author="像个男人一样" w:date="2018-03-21T02:01:00Z">
        <w:del w:id="977" w:author="像个男人一样" w:date="2018-03-22T12:02:00Z">
          <w:r>
            <w:rPr>
              <w:b/>
            </w:rPr>
            <w:delText>错误！未指定顺序。</w:delText>
          </w:r>
        </w:del>
      </w:ins>
      <w:ins w:id="978" w:author="像个男人一样" w:date="2018-03-21T02:00:00Z">
        <w:del w:id="979" w:author="像个男人一样" w:date="2018-03-22T12:02:00Z">
          <w:r>
            <w:rPr>
              <w:b/>
            </w:rPr>
            <w:delText>错误！未指定顺序。</w:delText>
          </w:r>
        </w:del>
      </w:ins>
      <w:ins w:id="980" w:author="像个男人一样" w:date="2018-03-21T01:59:00Z">
        <w:del w:id="981" w:author="像个男人一样" w:date="2018-03-22T12:02:00Z">
          <w:r>
            <w:rPr>
              <w:b/>
            </w:rPr>
            <w:delText>错误！未指定顺序。</w:delText>
          </w:r>
        </w:del>
      </w:ins>
      <w:ins w:id="982" w:author="像个男人一样" w:date="2018-03-21T01:58:00Z">
        <w:del w:id="983" w:author="像个男人一样" w:date="2018-03-22T12:02:00Z">
          <w:r>
            <w:rPr>
              <w:b/>
            </w:rPr>
            <w:delText>错误！未指定顺序。错误！未指定顺序。</w:delText>
          </w:r>
        </w:del>
      </w:ins>
      <w:ins w:id="984" w:author="像个男人一样" w:date="2018-03-21T01:57:00Z">
        <w:del w:id="985" w:author="像个男人一样" w:date="2018-03-22T12:02:00Z">
          <w:r>
            <w:rPr>
              <w:b/>
            </w:rPr>
            <w:delText>错误！未指定顺序。</w:delText>
          </w:r>
        </w:del>
      </w:ins>
      <w:ins w:id="986" w:author="像个男人一样" w:date="2018-03-21T01:48:00Z">
        <w:del w:id="987" w:author="像个男人一样" w:date="2018-03-22T12:02:00Z">
          <w:r>
            <w:rPr>
              <w:b/>
            </w:rPr>
            <w:delText>错误！未指定顺序。错误！未指定顺序。</w:delText>
          </w:r>
        </w:del>
      </w:ins>
      <w:ins w:id="988" w:author="像个男人一样" w:date="2018-03-21T01:47:00Z">
        <w:del w:id="989" w:author="像个男人一样" w:date="2018-03-22T12:02:00Z">
          <w:r>
            <w:rPr>
              <w:b/>
            </w:rPr>
            <w:delText>错误！未指定顺序。</w:delText>
          </w:r>
        </w:del>
      </w:ins>
      <w:ins w:id="990" w:author="像个男人一样" w:date="2018-03-21T01:46:00Z">
        <w:del w:id="991" w:author="像个男人一样" w:date="2018-03-22T12:02:00Z">
          <w:r>
            <w:rPr>
              <w:b/>
            </w:rPr>
            <w:delText>错误！未指定顺序。</w:delText>
          </w:r>
        </w:del>
      </w:ins>
      <w:ins w:id="992" w:author="像个男人一样" w:date="2018-03-21T01:45:00Z">
        <w:del w:id="993" w:author="像个男人一样" w:date="2018-03-22T12:02:00Z">
          <w:r>
            <w:rPr>
              <w:b/>
            </w:rPr>
            <w:delText>错误！未指定顺序。错误！未指定顺序。</w:delText>
          </w:r>
        </w:del>
      </w:ins>
      <w:ins w:id="994" w:author="像个男人一样" w:date="2018-03-21T01:43:00Z">
        <w:del w:id="995" w:author="像个男人一样" w:date="2018-03-22T12:02:00Z">
          <w:r>
            <w:rPr>
              <w:b/>
            </w:rPr>
            <w:delText>错误！未指定顺序。</w:delText>
          </w:r>
        </w:del>
      </w:ins>
      <w:ins w:id="996" w:author="像个男人一样" w:date="2018-03-21T01:42:00Z">
        <w:del w:id="997" w:author="像个男人一样" w:date="2018-03-22T12:02:00Z">
          <w:r>
            <w:rPr>
              <w:b/>
            </w:rPr>
            <w:delText>错误！未指定顺序。</w:delText>
          </w:r>
        </w:del>
      </w:ins>
      <w:ins w:id="998" w:author="像个男人一样" w:date="2018-03-21T01:40:00Z">
        <w:del w:id="999" w:author="像个男人一样" w:date="2018-03-22T12:02:00Z">
          <w:r>
            <w:rPr>
              <w:b/>
            </w:rPr>
            <w:delText>错误！未指定顺序。错误！未指定顺序。</w:delText>
          </w:r>
        </w:del>
      </w:ins>
      <w:ins w:id="1000" w:author="像个男人一样" w:date="2018-03-21T01:39:00Z">
        <w:del w:id="1001" w:author="像个男人一样" w:date="2018-03-22T12:02:00Z">
          <w:r>
            <w:rPr>
              <w:b/>
            </w:rPr>
            <w:delText>错误！未指定顺序。</w:delText>
          </w:r>
        </w:del>
      </w:ins>
      <w:ins w:id="1002" w:author="像个男人一样" w:date="2018-03-21T01:38:00Z">
        <w:del w:id="1003" w:author="像个男人一样" w:date="2018-03-22T12:02:00Z">
          <w:r>
            <w:rPr>
              <w:b/>
            </w:rPr>
            <w:delText>错误！未指定顺序。</w:delText>
          </w:r>
        </w:del>
      </w:ins>
      <w:ins w:id="1004" w:author="像个男人一样" w:date="2018-03-21T01:37:00Z">
        <w:del w:id="1005" w:author="像个男人一样" w:date="2018-03-22T12:02:00Z">
          <w:r>
            <w:rPr>
              <w:b/>
            </w:rPr>
            <w:delText>错误！未指定顺序。</w:delText>
          </w:r>
        </w:del>
      </w:ins>
      <w:ins w:id="1006" w:author="像个男人一样" w:date="2018-03-21T01:36:00Z">
        <w:del w:id="1007" w:author="像个男人一样" w:date="2018-03-22T12:02:00Z">
          <w:r>
            <w:rPr>
              <w:b/>
            </w:rPr>
            <w:delText>错误！未指定顺序。</w:delText>
          </w:r>
        </w:del>
      </w:ins>
      <w:ins w:id="1008" w:author="像个男人一样" w:date="2018-03-21T01:35:00Z">
        <w:del w:id="1009" w:author="像个男人一样" w:date="2018-03-22T12:02:00Z">
          <w:r>
            <w:rPr>
              <w:b/>
            </w:rPr>
            <w:delText>错误！未指定顺序。</w:delText>
          </w:r>
        </w:del>
      </w:ins>
      <w:ins w:id="1010" w:author="像个男人一样" w:date="2018-03-21T01:34:00Z">
        <w:del w:id="1011" w:author="像个男人一样" w:date="2018-03-22T12:02:00Z">
          <w:r>
            <w:rPr>
              <w:b/>
            </w:rPr>
            <w:delText>错误！未指定顺序。</w:delText>
          </w:r>
        </w:del>
      </w:ins>
      <w:ins w:id="1012" w:author="像个男人一样" w:date="2018-03-21T01:27:00Z">
        <w:del w:id="1013" w:author="像个男人一样" w:date="2018-03-22T12:02:00Z">
          <w:r>
            <w:rPr>
              <w:b/>
            </w:rPr>
            <w:delText>错误！未指定顺序。</w:delText>
          </w:r>
        </w:del>
      </w:ins>
      <w:del w:id="1014" w:author="像个男人一样" w:date="2018-03-22T12:02:00Z">
        <w:r>
          <w:delText>2</w:delText>
        </w:r>
        <w:r>
          <w:fldChar w:fldCharType="end"/>
        </w:r>
      </w:del>
      <w:del w:id="1015" w:author="像个男人一样" w:date="2018-03-21T01:27:00Z">
        <w:r>
          <w:delText xml:space="preserve"> Accelerometer Theory &amp; Design</w:delText>
        </w:r>
      </w:del>
      <w:bookmarkEnd w:id="936"/>
    </w:p>
    <w:p w14:paraId="5BEE9698" w14:textId="77777777" w:rsidR="00553580" w:rsidRDefault="00553580">
      <w:pPr>
        <w:pStyle w:val="Default"/>
        <w:jc w:val="center"/>
        <w:rPr>
          <w:ins w:id="1016" w:author="像个男人一样" w:date="2018-03-21T01:27:00Z"/>
        </w:rPr>
        <w:pPrChange w:id="1017" w:author="jie sun" w:date="2018-04-16T21:33:00Z">
          <w:pPr>
            <w:pStyle w:val="Default"/>
          </w:pPr>
        </w:pPrChange>
      </w:pPr>
      <w:del w:id="1018" w:author="像个男人一样" w:date="2018-03-21T01:27:00Z">
        <w:r>
          <w:rPr>
            <w:noProof/>
          </w:rPr>
          <w:drawing>
            <wp:inline distT="0" distB="0" distL="0" distR="0" wp14:anchorId="5BC87C9A" wp14:editId="356107A6">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d="1019" w:author="像个男人一样" w:date="2018-03-21T01:27:00Z">
        <w:del w:id="1020" w:author="jie sun" w:date="2018-04-08T15:42:00Z">
          <w:r w:rsidDel="00AC0F62">
            <w:rPr>
              <w:noProof/>
            </w:rPr>
            <w:drawing>
              <wp:inline distT="0" distB="0" distL="0" distR="0" wp14:anchorId="666F2DC4" wp14:editId="523B9676">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ns w:id="1021" w:author="jie sun" w:date="2018-04-08T15:42:00Z">
        <w:r w:rsidRPr="00AC0F62">
          <w:rPr>
            <w:noProof/>
          </w:rPr>
          <w:drawing>
            <wp:inline distT="0" distB="0" distL="0" distR="0" wp14:anchorId="53081A09" wp14:editId="78DBBE0E">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14:paraId="6B141E4E" w14:textId="0CB63217" w:rsidR="00553580" w:rsidRPr="0087014B" w:rsidRDefault="00553580">
      <w:pPr>
        <w:pStyle w:val="Default"/>
        <w:jc w:val="center"/>
        <w:rPr>
          <w:rFonts w:ascii="Microsoft JhengHei" w:hAnsi="Microsoft JhengHei" w:cstheme="minorBidi"/>
          <w:iCs/>
          <w:color w:val="44546A" w:themeColor="text2"/>
          <w:sz w:val="21"/>
          <w:szCs w:val="18"/>
          <w:rPrChange w:id="1022" w:author="像个男人一样" w:date="2018-03-21T22:59:00Z">
            <w:rPr/>
          </w:rPrChange>
        </w:rPr>
        <w:pPrChange w:id="1023" w:author="jie sun" w:date="2018-04-16T21:33:00Z">
          <w:pPr>
            <w:pStyle w:val="Default"/>
          </w:pPr>
        </w:pPrChange>
      </w:pPr>
      <w:bookmarkStart w:id="1024" w:name="_Toc517801872"/>
      <w:ins w:id="1025" w:author="像个男人一样" w:date="2018-03-21T01:27:00Z">
        <w:r>
          <w:rPr>
            <w:rFonts w:ascii="Microsoft JhengHei" w:hAnsi="Microsoft JhengHei" w:cstheme="minorBidi"/>
            <w:iCs/>
            <w:color w:val="44546A" w:themeColor="text2"/>
            <w:sz w:val="21"/>
            <w:szCs w:val="18"/>
            <w:rPrChange w:id="1026" w:author="像个男人一样" w:date="2018-03-21T22:59:00Z">
              <w:rPr/>
            </w:rPrChange>
          </w:rPr>
          <w:t xml:space="preserve">Figure </w:t>
        </w:r>
      </w:ins>
      <w:ins w:id="1027" w:author="JIE  SUN" w:date="2018-06-21T13:36:00Z">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STYLEREF 1 \s </w:instrText>
        </w:r>
      </w:ins>
      <w:r>
        <w:rPr>
          <w:rFonts w:ascii="Microsoft JhengHei" w:hAnsi="Microsoft JhengHei" w:cstheme="minorBidi"/>
          <w:iCs/>
          <w:color w:val="44546A" w:themeColor="text2"/>
          <w:sz w:val="21"/>
          <w:szCs w:val="18"/>
        </w:rPr>
        <w:fldChar w:fldCharType="separate"/>
      </w:r>
      <w:r w:rsidR="005D06D1">
        <w:rPr>
          <w:rFonts w:ascii="Microsoft JhengHei" w:hAnsi="Microsoft JhengHei" w:cstheme="minorBidi"/>
          <w:iCs/>
          <w:noProof/>
          <w:color w:val="44546A" w:themeColor="text2"/>
          <w:sz w:val="21"/>
          <w:szCs w:val="18"/>
        </w:rPr>
        <w:t>2</w:t>
      </w:r>
      <w:ins w:id="1028" w:author="JIE  SUN" w:date="2018-06-21T13:36:00Z">
        <w:r>
          <w:rPr>
            <w:rFonts w:ascii="Microsoft JhengHei" w:hAnsi="Microsoft JhengHei" w:cstheme="minorBidi"/>
            <w:iCs/>
            <w:color w:val="44546A" w:themeColor="text2"/>
            <w:sz w:val="21"/>
            <w:szCs w:val="18"/>
          </w:rPr>
          <w:fldChar w:fldCharType="end"/>
        </w:r>
        <w:r>
          <w:rPr>
            <w:rFonts w:ascii="Microsoft JhengHei" w:hAnsi="Microsoft JhengHei" w:cstheme="minorBidi"/>
            <w:iCs/>
            <w:color w:val="44546A" w:themeColor="text2"/>
            <w:sz w:val="21"/>
            <w:szCs w:val="18"/>
          </w:rPr>
          <w:noBreakHyphen/>
        </w:r>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SEQ Figure \* ARABIC \s 1 </w:instrText>
        </w:r>
      </w:ins>
      <w:r>
        <w:rPr>
          <w:rFonts w:ascii="Microsoft JhengHei" w:hAnsi="Microsoft JhengHei" w:cstheme="minorBidi"/>
          <w:iCs/>
          <w:color w:val="44546A" w:themeColor="text2"/>
          <w:sz w:val="21"/>
          <w:szCs w:val="18"/>
        </w:rPr>
        <w:fldChar w:fldCharType="separate"/>
      </w:r>
      <w:r w:rsidR="005D06D1">
        <w:rPr>
          <w:rFonts w:ascii="Microsoft JhengHei" w:hAnsi="Microsoft JhengHei" w:cstheme="minorBidi"/>
          <w:iCs/>
          <w:noProof/>
          <w:color w:val="44546A" w:themeColor="text2"/>
          <w:sz w:val="21"/>
          <w:szCs w:val="18"/>
        </w:rPr>
        <w:t>2</w:t>
      </w:r>
      <w:ins w:id="1029" w:author="JIE  SUN" w:date="2018-06-21T13:36:00Z">
        <w:r>
          <w:rPr>
            <w:rFonts w:ascii="Microsoft JhengHei" w:hAnsi="Microsoft JhengHei" w:cstheme="minorBidi"/>
            <w:iCs/>
            <w:color w:val="44546A" w:themeColor="text2"/>
            <w:sz w:val="21"/>
            <w:szCs w:val="18"/>
          </w:rPr>
          <w:fldChar w:fldCharType="end"/>
        </w:r>
      </w:ins>
      <w:ins w:id="1030" w:author="jie sun" w:date="2018-04-19T13:00:00Z">
        <w:del w:id="1031" w:author="JIE  SUN" w:date="2018-06-21T13:34:00Z">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STYLEREF 1 \s </w:delInstrText>
          </w:r>
        </w:del>
      </w:ins>
      <w:del w:id="1032" w:author="JIE  SUN" w:date="2018-06-21T13:34:00Z">
        <w:r w:rsidDel="00A64E7B">
          <w:rPr>
            <w:rFonts w:ascii="Microsoft JhengHei" w:hAnsi="Microsoft JhengHei" w:cstheme="minorBidi"/>
            <w:iCs/>
            <w:color w:val="44546A" w:themeColor="text2"/>
            <w:sz w:val="21"/>
            <w:szCs w:val="18"/>
          </w:rPr>
          <w:fldChar w:fldCharType="separate"/>
        </w:r>
        <w:r w:rsidDel="00A64E7B">
          <w:rPr>
            <w:rFonts w:ascii="Microsoft JhengHei" w:hAnsi="Microsoft JhengHei" w:cstheme="minorBidi"/>
            <w:iCs/>
            <w:noProof/>
            <w:color w:val="44546A" w:themeColor="text2"/>
            <w:sz w:val="21"/>
            <w:szCs w:val="18"/>
          </w:rPr>
          <w:delText>2</w:delText>
        </w:r>
      </w:del>
      <w:ins w:id="1033" w:author="jie sun" w:date="2018-04-19T13:00:00Z">
        <w:del w:id="1034" w:author="JIE  SUN" w:date="2018-06-21T13:34:00Z">
          <w:r w:rsidDel="00A64E7B">
            <w:rPr>
              <w:rFonts w:ascii="Microsoft JhengHei" w:hAnsi="Microsoft JhengHei" w:cstheme="minorBidi"/>
              <w:iCs/>
              <w:color w:val="44546A" w:themeColor="text2"/>
              <w:sz w:val="21"/>
              <w:szCs w:val="18"/>
            </w:rPr>
            <w:fldChar w:fldCharType="end"/>
          </w:r>
          <w:r w:rsidDel="00A64E7B">
            <w:rPr>
              <w:rFonts w:ascii="Microsoft JhengHei" w:hAnsi="Microsoft JhengHei" w:cstheme="minorBidi"/>
              <w:iCs/>
              <w:color w:val="44546A" w:themeColor="text2"/>
              <w:sz w:val="21"/>
              <w:szCs w:val="18"/>
            </w:rPr>
            <w:delText>.</w:delText>
          </w:r>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SEQ Figure \* ARABIC \s 1 </w:delInstrText>
          </w:r>
        </w:del>
      </w:ins>
      <w:del w:id="1035" w:author="JIE  SUN" w:date="2018-06-21T13:34:00Z">
        <w:r w:rsidDel="00A64E7B">
          <w:rPr>
            <w:rFonts w:ascii="Microsoft JhengHei" w:hAnsi="Microsoft JhengHei" w:cstheme="minorBidi"/>
            <w:iCs/>
            <w:color w:val="44546A" w:themeColor="text2"/>
            <w:sz w:val="21"/>
            <w:szCs w:val="18"/>
          </w:rPr>
          <w:fldChar w:fldCharType="separate"/>
        </w:r>
      </w:del>
      <w:ins w:id="1036" w:author="jie sun" w:date="2018-04-19T13:00:00Z">
        <w:del w:id="1037" w:author="JIE  SUN" w:date="2018-06-21T13:34:00Z">
          <w:r w:rsidDel="00A64E7B">
            <w:rPr>
              <w:rFonts w:ascii="Microsoft JhengHei" w:hAnsi="Microsoft JhengHei" w:cstheme="minorBidi"/>
              <w:iCs/>
              <w:noProof/>
              <w:color w:val="44546A" w:themeColor="text2"/>
              <w:sz w:val="21"/>
              <w:szCs w:val="18"/>
            </w:rPr>
            <w:delText>2</w:delText>
          </w:r>
          <w:r w:rsidDel="00A64E7B">
            <w:rPr>
              <w:rFonts w:ascii="Microsoft JhengHei" w:hAnsi="Microsoft JhengHei" w:cstheme="minorBidi"/>
              <w:iCs/>
              <w:color w:val="44546A" w:themeColor="text2"/>
              <w:sz w:val="21"/>
              <w:szCs w:val="18"/>
            </w:rPr>
            <w:fldChar w:fldCharType="end"/>
          </w:r>
        </w:del>
      </w:ins>
      <w:ins w:id="1038" w:author="像个男人一样" w:date="2018-03-21T01:27:00Z">
        <w:del w:id="1039" w:author="jie sun" w:date="2018-04-10T21:45:00Z">
          <w:r w:rsidDel="00454521">
            <w:rPr>
              <w:rFonts w:ascii="Microsoft JhengHei" w:hAnsi="Microsoft JhengHei" w:cstheme="minorBidi"/>
              <w:iCs/>
              <w:color w:val="44546A" w:themeColor="text2"/>
              <w:sz w:val="21"/>
              <w:szCs w:val="18"/>
              <w:rPrChange w:id="1040"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41"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042"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043" w:author="像个男人一样" w:date="2018-03-21T22:59:00Z">
                <w:rPr/>
              </w:rPrChange>
            </w:rPr>
            <w:delText>2</w:delText>
          </w:r>
          <w:r w:rsidDel="00454521">
            <w:rPr>
              <w:rFonts w:ascii="Microsoft JhengHei" w:hAnsi="Microsoft JhengHei" w:cstheme="minorBidi"/>
              <w:iCs/>
              <w:color w:val="44546A" w:themeColor="text2"/>
              <w:sz w:val="21"/>
              <w:szCs w:val="18"/>
              <w:rPrChange w:id="1044" w:author="像个男人一样" w:date="2018-03-21T22:59:00Z">
                <w:rPr/>
              </w:rPrChange>
            </w:rPr>
            <w:fldChar w:fldCharType="end"/>
          </w:r>
          <w:r w:rsidDel="00454521">
            <w:rPr>
              <w:rFonts w:ascii="Microsoft JhengHei" w:hAnsi="Microsoft JhengHei" w:cstheme="minorBidi"/>
              <w:iCs/>
              <w:color w:val="44546A" w:themeColor="text2"/>
              <w:sz w:val="21"/>
              <w:szCs w:val="18"/>
              <w:rPrChange w:id="1045" w:author="像个男人一样" w:date="2018-03-21T22:59:00Z">
                <w:rPr/>
              </w:rPrChange>
            </w:rPr>
            <w:delText>.</w:delText>
          </w:r>
          <w:r w:rsidDel="00454521">
            <w:rPr>
              <w:rFonts w:ascii="Microsoft JhengHei" w:hAnsi="Microsoft JhengHei" w:cstheme="minorBidi"/>
              <w:iCs/>
              <w:color w:val="44546A" w:themeColor="text2"/>
              <w:sz w:val="21"/>
              <w:szCs w:val="18"/>
              <w:rPrChange w:id="1046"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47"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048" w:author="像个男人一样" w:date="2018-03-21T22:59:00Z">
                <w:rPr/>
              </w:rPrChange>
            </w:rPr>
            <w:fldChar w:fldCharType="separate"/>
          </w:r>
        </w:del>
      </w:ins>
      <w:ins w:id="1049" w:author="像个男人一样" w:date="2018-03-22T11:51:00Z">
        <w:del w:id="1050" w:author="jie sun" w:date="2018-04-10T21:45:00Z">
          <w:r w:rsidDel="00454521">
            <w:rPr>
              <w:rFonts w:ascii="Microsoft JhengHei" w:hAnsi="Microsoft JhengHei" w:cstheme="minorBidi" w:hint="eastAsia"/>
              <w:iCs/>
              <w:color w:val="44546A" w:themeColor="text2"/>
              <w:sz w:val="21"/>
              <w:szCs w:val="18"/>
            </w:rPr>
            <w:delText>2</w:delText>
          </w:r>
        </w:del>
      </w:ins>
      <w:ins w:id="1051" w:author="像个男人一样" w:date="2018-03-21T01:27:00Z">
        <w:del w:id="1052" w:author="jie sun" w:date="2018-04-10T21:45:00Z">
          <w:r w:rsidDel="00454521">
            <w:rPr>
              <w:rFonts w:ascii="Microsoft JhengHei" w:hAnsi="Microsoft JhengHei" w:cstheme="minorBidi"/>
              <w:iCs/>
              <w:color w:val="44546A" w:themeColor="text2"/>
              <w:sz w:val="21"/>
              <w:szCs w:val="18"/>
              <w:rPrChange w:id="1053" w:author="像个男人一样" w:date="2018-03-21T22:59:00Z">
                <w:rPr/>
              </w:rPrChange>
            </w:rPr>
            <w:fldChar w:fldCharType="end"/>
          </w:r>
        </w:del>
      </w:ins>
      <w:bookmarkStart w:id="1054" w:name="_Toc24974"/>
      <w:bookmarkStart w:id="1055" w:name="_Toc7054"/>
      <w:bookmarkStart w:id="1056" w:name="_Toc13571"/>
      <w:bookmarkStart w:id="1057" w:name="_Toc11554"/>
      <w:bookmarkStart w:id="1058" w:name="_Toc30245"/>
      <w:bookmarkStart w:id="1059" w:name="_Toc9992"/>
      <w:bookmarkStart w:id="1060" w:name="_Toc963"/>
      <w:bookmarkStart w:id="1061" w:name="_Toc19019"/>
      <w:bookmarkStart w:id="1062" w:name="_Toc11582"/>
      <w:bookmarkStart w:id="1063" w:name="_Toc28645"/>
      <w:bookmarkStart w:id="1064" w:name="_Toc19280"/>
      <w:bookmarkStart w:id="1065" w:name="_Toc10078"/>
      <w:bookmarkStart w:id="1066" w:name="_Toc5761"/>
      <w:bookmarkStart w:id="1067" w:name="_Toc22427"/>
      <w:bookmarkStart w:id="1068" w:name="_Toc3864"/>
      <w:bookmarkStart w:id="1069" w:name="_Toc24448"/>
      <w:bookmarkStart w:id="1070" w:name="_Toc306"/>
      <w:bookmarkStart w:id="1071" w:name="_Toc17765"/>
      <w:bookmarkStart w:id="1072" w:name="_Toc28567"/>
      <w:bookmarkStart w:id="1073" w:name="_Toc25190"/>
      <w:bookmarkStart w:id="1074" w:name="_Toc17323"/>
      <w:bookmarkStart w:id="1075" w:name="_Toc8338"/>
      <w:bookmarkStart w:id="1076" w:name="_Toc18503"/>
      <w:bookmarkStart w:id="1077" w:name="_Toc20164"/>
      <w:bookmarkStart w:id="1078" w:name="_Toc15380"/>
      <w:bookmarkStart w:id="1079" w:name="_Toc13482"/>
      <w:bookmarkStart w:id="1080" w:name="_Toc26373"/>
      <w:ins w:id="1081" w:author="像个男人一样" w:date="2018-03-21T01:33:00Z">
        <w:r>
          <w:rPr>
            <w:rFonts w:ascii="Microsoft JhengHei" w:hAnsi="Microsoft JhengHei" w:cstheme="minorBidi"/>
            <w:iCs/>
            <w:color w:val="44546A" w:themeColor="text2"/>
            <w:sz w:val="21"/>
            <w:szCs w:val="18"/>
            <w:rPrChange w:id="1082" w:author="像个男人一样" w:date="2018-03-21T22:59:00Z">
              <w:rPr>
                <w:rFonts w:ascii="Microsoft JhengHei" w:hAnsi="Microsoft JhengHei" w:cstheme="minorBidi"/>
                <w:i/>
                <w:iCs/>
                <w:color w:val="44546A" w:themeColor="text2"/>
                <w:sz w:val="18"/>
                <w:szCs w:val="18"/>
                <w:lang w:val="en-US"/>
              </w:rPr>
            </w:rPrChange>
          </w:rPr>
          <w:t xml:space="preserve">: </w:t>
        </w:r>
      </w:ins>
      <w:ins w:id="1083" w:author="像个男人一样" w:date="2018-03-21T01:27:00Z">
        <w:r>
          <w:rPr>
            <w:rFonts w:ascii="Microsoft JhengHei" w:hAnsi="Microsoft JhengHei" w:cstheme="minorBidi"/>
            <w:iCs/>
            <w:color w:val="44546A" w:themeColor="text2"/>
            <w:sz w:val="21"/>
            <w:szCs w:val="18"/>
            <w:rPrChange w:id="1084" w:author="像个男人一样" w:date="2018-03-21T22:59:00Z">
              <w:rPr/>
            </w:rPrChange>
          </w:rPr>
          <w:t>Accelerometer Theory &amp; Design</w:t>
        </w:r>
      </w:ins>
      <w:bookmarkEnd w:id="1054"/>
      <w:bookmarkEnd w:id="1055"/>
      <w:bookmarkEnd w:id="1056"/>
      <w:bookmarkEnd w:id="1057"/>
      <w:bookmarkEnd w:id="1058"/>
      <w:bookmarkEnd w:id="1059"/>
      <w:bookmarkEnd w:id="1060"/>
      <w:bookmarkEnd w:id="1061"/>
      <w:bookmarkEnd w:id="1062"/>
      <w:bookmarkEnd w:id="1063"/>
      <w:bookmarkEnd w:id="1064"/>
      <w:ins w:id="1085" w:author="像个男人一样" w:date="2018-03-21T22:59:00Z">
        <w:r>
          <w:rPr>
            <w:rFonts w:ascii="Microsoft JhengHei" w:hAnsi="Microsoft JhengHei" w:cstheme="minorBidi" w:hint="eastAsia"/>
            <w:iCs/>
            <w:color w:val="44546A" w:themeColor="text2"/>
            <w:sz w:val="21"/>
            <w:szCs w:val="18"/>
            <w:lang w:val="en-US"/>
          </w:rPr>
          <w:t xml:space="preserve"> </w:t>
        </w:r>
      </w:ins>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customXmlInsRangeStart w:id="1086" w:author="jie sun" w:date="2018-04-08T15:39:00Z"/>
      <w:sdt>
        <w:sdtPr>
          <w:rPr>
            <w:rFonts w:ascii="Microsoft JhengHei" w:hAnsi="Microsoft JhengHei" w:cstheme="minorBidi" w:hint="eastAsia"/>
            <w:iCs/>
            <w:color w:val="44546A" w:themeColor="text2"/>
            <w:sz w:val="21"/>
            <w:szCs w:val="18"/>
            <w:lang w:val="en-US"/>
          </w:rPr>
          <w:id w:val="535618033"/>
          <w:citation/>
        </w:sdtPr>
        <w:sdtContent>
          <w:customXmlInsRangeEnd w:id="1086"/>
          <w:ins w:id="1087" w:author="jie sun" w:date="2018-04-08T15:39:00Z">
            <w:r>
              <w:rPr>
                <w:rFonts w:ascii="Microsoft JhengHei" w:hAnsi="Microsoft JhengHei" w:cstheme="minorBidi"/>
                <w:iCs/>
                <w:color w:val="44546A" w:themeColor="text2"/>
                <w:sz w:val="21"/>
                <w:szCs w:val="18"/>
                <w:lang w:val="en-US"/>
              </w:rPr>
              <w:fldChar w:fldCharType="begin"/>
            </w:r>
            <w:r>
              <w:rPr>
                <w:rFonts w:ascii="Microsoft JhengHei" w:hAnsi="Microsoft JhengHei" w:cstheme="minorBidi"/>
                <w:iCs/>
                <w:color w:val="44546A" w:themeColor="text2"/>
                <w:sz w:val="21"/>
                <w:szCs w:val="18"/>
                <w:lang w:val="en-US"/>
              </w:rPr>
              <w:instrText xml:space="preserve"> </w:instrText>
            </w:r>
            <w:r>
              <w:rPr>
                <w:rFonts w:ascii="Microsoft JhengHei" w:hAnsi="Microsoft JhengHei" w:cstheme="minorBidi" w:hint="eastAsia"/>
                <w:iCs/>
                <w:color w:val="44546A" w:themeColor="text2"/>
                <w:sz w:val="21"/>
                <w:szCs w:val="18"/>
                <w:lang w:val="en-US"/>
              </w:rPr>
              <w:instrText>CITATION And \l 2052</w:instrText>
            </w:r>
            <w:r>
              <w:rPr>
                <w:rFonts w:ascii="Microsoft JhengHei" w:hAnsi="Microsoft JhengHei" w:cstheme="minorBidi"/>
                <w:iCs/>
                <w:color w:val="44546A" w:themeColor="text2"/>
                <w:sz w:val="21"/>
                <w:szCs w:val="18"/>
                <w:lang w:val="en-US"/>
              </w:rPr>
              <w:instrText xml:space="preserve"> </w:instrText>
            </w:r>
          </w:ins>
          <w:r>
            <w:rPr>
              <w:rFonts w:ascii="Microsoft JhengHei" w:hAnsi="Microsoft JhengHei" w:cstheme="minorBidi"/>
              <w:iCs/>
              <w:color w:val="44546A" w:themeColor="text2"/>
              <w:sz w:val="21"/>
              <w:szCs w:val="18"/>
              <w:lang w:val="en-US"/>
            </w:rPr>
            <w:fldChar w:fldCharType="separate"/>
          </w:r>
          <w:r w:rsidR="000F0E95" w:rsidRPr="000F0E95">
            <w:rPr>
              <w:rFonts w:ascii="Microsoft JhengHei" w:hAnsi="Microsoft JhengHei" w:cstheme="minorBidi"/>
              <w:noProof/>
              <w:color w:val="44546A" w:themeColor="text2"/>
              <w:sz w:val="21"/>
              <w:szCs w:val="18"/>
              <w:lang w:val="en-US"/>
            </w:rPr>
            <w:t>(Nisticò, 2013)</w:t>
          </w:r>
          <w:ins w:id="1088" w:author="jie sun" w:date="2018-04-08T15:39:00Z">
            <w:r>
              <w:rPr>
                <w:rFonts w:ascii="Microsoft JhengHei" w:hAnsi="Microsoft JhengHei" w:cstheme="minorBidi"/>
                <w:iCs/>
                <w:color w:val="44546A" w:themeColor="text2"/>
                <w:sz w:val="21"/>
                <w:szCs w:val="18"/>
                <w:lang w:val="en-US"/>
              </w:rPr>
              <w:fldChar w:fldCharType="end"/>
            </w:r>
          </w:ins>
          <w:customXmlInsRangeStart w:id="1089" w:author="jie sun" w:date="2018-04-08T15:39:00Z"/>
        </w:sdtContent>
      </w:sdt>
      <w:customXmlInsRangeEnd w:id="1089"/>
      <w:bookmarkEnd w:id="1024"/>
    </w:p>
    <w:p w14:paraId="7DDB9569" w14:textId="77777777" w:rsidR="00553580" w:rsidRDefault="00553580" w:rsidP="00553580">
      <w:pPr>
        <w:pStyle w:val="Subtitle"/>
        <w:rPr>
          <w:del w:id="1090" w:author="像个男人一样" w:date="2018-03-21T01:27:00Z"/>
        </w:rPr>
      </w:pPr>
      <w:del w:id="1091" w:author="像个男人一样" w:date="2018-03-21T01:27:00Z">
        <w:r>
          <w:delText xml:space="preserve">(Picture 2.1.2.2  </w:delText>
        </w:r>
        <w:bookmarkStart w:id="1092" w:name="OLE_LINK14"/>
        <w:r>
          <w:delText>Accelerometer Theory &amp; Design</w:delText>
        </w:r>
        <w:bookmarkEnd w:id="1092"/>
        <w:r>
          <w:delText>)</w:delText>
        </w:r>
      </w:del>
    </w:p>
    <w:p w14:paraId="6BFFDFBE" w14:textId="77777777" w:rsidR="00553580" w:rsidRDefault="00553580" w:rsidP="00553580">
      <w:pPr>
        <w:rPr>
          <w:ins w:id="1093" w:author="jie sun" w:date="2018-04-08T16:24:00Z"/>
        </w:rPr>
      </w:pPr>
      <w:r>
        <w:rPr>
          <w:rFonts w:hint="eastAsia"/>
        </w:rPr>
        <w:t>As</w:t>
      </w:r>
      <w:r>
        <w:t xml:space="preserve"> </w:t>
      </w:r>
      <w:del w:id="1094" w:author="jie sun" w:date="2018-04-08T17:56:00Z">
        <w:r w:rsidDel="009438D9">
          <w:rPr>
            <w:rFonts w:hint="eastAsia"/>
          </w:rPr>
          <w:delText>the picture</w:delText>
        </w:r>
      </w:del>
      <w:ins w:id="1095" w:author="jie sun" w:date="2018-04-08T17:56:00Z">
        <w:r>
          <w:rPr>
            <w:rFonts w:hint="eastAsia"/>
          </w:rPr>
          <w:t>Figure</w:t>
        </w:r>
        <w:r>
          <w:t xml:space="preserve"> </w:t>
        </w:r>
      </w:ins>
      <w:r>
        <w:t>2.2</w:t>
      </w:r>
      <w:del w:id="1096" w:author="像个男人一样" w:date="2018-03-21T01:28:00Z">
        <w:r>
          <w:delText>.2</w:delText>
        </w:r>
      </w:del>
      <w:r>
        <w:t xml:space="preserve"> above shows</w:t>
      </w:r>
      <w:ins w:id="1097" w:author="jie sun" w:date="2018-04-08T17:57:00Z">
        <w:r>
          <w:t xml:space="preserve"> the</w:t>
        </w:r>
      </w:ins>
      <w:r>
        <w:t xml:space="preserve"> </w:t>
      </w:r>
      <w:ins w:id="1098" w:author="jie sun" w:date="2018-04-08T17:57:00Z">
        <w:r>
          <w:t xml:space="preserve">inner structure </w:t>
        </w:r>
      </w:ins>
      <w:del w:id="1099" w:author="jie sun" w:date="2018-04-08T17:57:00Z">
        <w:r w:rsidDel="005D0092">
          <w:delText xml:space="preserve">the schematic </w:delText>
        </w:r>
      </w:del>
      <w:r>
        <w:t>of a</w:t>
      </w:r>
      <w:ins w:id="1100" w:author="jie sun" w:date="2018-04-08T16:08:00Z">
        <w:r>
          <w:t xml:space="preserve"> kind of</w:t>
        </w:r>
      </w:ins>
      <w:del w:id="1101" w:author="jie sun" w:date="2018-04-08T16:08:00Z">
        <w:r w:rsidDel="00C75EBF">
          <w:delText>n</w:delText>
        </w:r>
      </w:del>
      <w:r>
        <w:t xml:space="preserve"> accelerometer</w:t>
      </w:r>
      <w:ins w:id="1102" w:author="jie sun" w:date="2018-04-08T16:08:00Z">
        <w:r>
          <w:t>s</w:t>
        </w:r>
      </w:ins>
      <w:r>
        <w:t xml:space="preserve">, which be comprised of </w:t>
      </w:r>
      <w:ins w:id="1103" w:author="jie sun" w:date="2018-04-08T15:44:00Z">
        <w:r>
          <w:t>Seismic</w:t>
        </w:r>
      </w:ins>
      <w:del w:id="1104" w:author="jie sun" w:date="2018-04-08T15:44:00Z">
        <w:r w:rsidDel="00F11374">
          <w:delText>a</w:delText>
        </w:r>
      </w:del>
      <w:r>
        <w:t xml:space="preserve"> mass</w:t>
      </w:r>
      <w:del w:id="1105" w:author="jie sun" w:date="2018-04-08T15:44:00Z">
        <w:r w:rsidDel="00F11374">
          <w:delText xml:space="preserve"> (m)</w:delText>
        </w:r>
      </w:del>
      <w:r>
        <w:t xml:space="preserve">, </w:t>
      </w:r>
      <w:ins w:id="1106" w:author="jie sun" w:date="2018-04-08T15:46:00Z">
        <w:r>
          <w:t xml:space="preserve">a Damping element, </w:t>
        </w:r>
      </w:ins>
      <w:r>
        <w:t>a spring</w:t>
      </w:r>
      <w:ins w:id="1107" w:author="jie sun" w:date="2018-04-08T15:45:00Z">
        <w:r>
          <w:t xml:space="preserve"> (Elastic element)</w:t>
        </w:r>
      </w:ins>
      <w:del w:id="1108" w:author="jie sun" w:date="2018-04-08T15:45:00Z">
        <w:r w:rsidDel="00E73FE0">
          <w:delText xml:space="preserve"> (k)</w:delText>
        </w:r>
      </w:del>
      <w:ins w:id="1109" w:author="jie sun" w:date="2018-04-08T16:03:00Z">
        <w:r>
          <w:t xml:space="preserve">, External reference and </w:t>
        </w:r>
      </w:ins>
      <w:del w:id="1110" w:author="jie sun" w:date="2018-04-08T16:03:00Z">
        <w:r w:rsidDel="00E46597">
          <w:delText xml:space="preserve"> and </w:delText>
        </w:r>
      </w:del>
      <w:del w:id="1111" w:author="jie sun" w:date="2018-04-08T15:45:00Z">
        <w:r w:rsidDel="00E73FE0">
          <w:delText>a dash</w:delText>
        </w:r>
      </w:del>
      <w:ins w:id="1112" w:author="像个男人一样" w:date="2018-03-21T01:29:00Z">
        <w:del w:id="1113" w:author="jie sun" w:date="2018-04-08T15:45:00Z">
          <w:r w:rsidDel="00E73FE0">
            <w:rPr>
              <w:rFonts w:hint="eastAsia"/>
              <w:lang w:val="en-US"/>
            </w:rPr>
            <w:delText xml:space="preserve"> </w:delText>
          </w:r>
        </w:del>
      </w:ins>
      <w:del w:id="1114" w:author="jie sun" w:date="2018-04-08T15:45:00Z">
        <w:r w:rsidDel="00E73FE0">
          <w:delText>pot</w:delText>
        </w:r>
      </w:del>
      <w:ins w:id="1115" w:author="jie sun" w:date="2018-04-08T15:45:00Z">
        <w:r>
          <w:t>Internal reference frame</w:t>
        </w:r>
      </w:ins>
      <w:r>
        <w:t xml:space="preserve">.  </w:t>
      </w:r>
      <w:r>
        <w:rPr>
          <w:rFonts w:hint="eastAsia"/>
        </w:rPr>
        <w:t>When</w:t>
      </w:r>
      <w:r>
        <w:t xml:space="preserve"> the</w:t>
      </w:r>
      <w:ins w:id="1116" w:author="jie sun" w:date="2018-04-08T16:04:00Z">
        <w:r>
          <w:t xml:space="preserve"> vehicle is </w:t>
        </w:r>
      </w:ins>
      <w:del w:id="1117" w:author="jie sun" w:date="2018-04-08T16:04:00Z">
        <w:r w:rsidDel="00E46597">
          <w:delText xml:space="preserve"> object </w:delText>
        </w:r>
      </w:del>
      <w:r>
        <w:t>mov</w:t>
      </w:r>
      <w:del w:id="1118" w:author="jie sun" w:date="2018-04-08T16:06:00Z">
        <w:r w:rsidDel="00C75EBF">
          <w:delText>e</w:delText>
        </w:r>
      </w:del>
      <w:ins w:id="1119" w:author="jie sun" w:date="2018-04-08T16:04:00Z">
        <w:r>
          <w:t>ed</w:t>
        </w:r>
      </w:ins>
      <w:del w:id="1120" w:author="jie sun" w:date="2018-04-08T16:04:00Z">
        <w:r w:rsidDel="00E46597">
          <w:delText>s</w:delText>
        </w:r>
      </w:del>
      <w:r>
        <w:t xml:space="preserve"> </w:t>
      </w:r>
      <w:ins w:id="1121" w:author="jie sun" w:date="2018-04-08T18:02:00Z">
        <w:r>
          <w:t xml:space="preserve">with </w:t>
        </w:r>
      </w:ins>
      <w:del w:id="1122" w:author="jie sun" w:date="2018-04-08T18:02:00Z">
        <w:r w:rsidDel="005D0092">
          <w:delText xml:space="preserve">and has </w:delText>
        </w:r>
      </w:del>
      <w:r>
        <w:t>an acceleration</w:t>
      </w:r>
      <w:del w:id="1123" w:author="jie sun" w:date="2018-04-08T15:39:00Z">
        <w:r w:rsidDel="00AC0F62">
          <w:delText>s</w:delText>
        </w:r>
      </w:del>
      <w:r>
        <w:t>, the mass</w:t>
      </w:r>
      <w:ins w:id="1124" w:author="jie sun" w:date="2018-04-08T18:02:00Z">
        <w:r>
          <w:t xml:space="preserve"> will</w:t>
        </w:r>
      </w:ins>
      <w:r>
        <w:t xml:space="preserve"> move</w:t>
      </w:r>
      <w:del w:id="1125" w:author="jie sun" w:date="2018-04-08T18:02:00Z">
        <w:r w:rsidDel="005D0092">
          <w:delText>s</w:delText>
        </w:r>
      </w:del>
      <w:r>
        <w:t xml:space="preserve"> to another position, the spring</w:t>
      </w:r>
      <w:del w:id="1126" w:author="jie sun" w:date="2018-04-08T16:09:00Z">
        <w:r w:rsidDel="00C75EBF">
          <w:delText xml:space="preserve"> (k)</w:delText>
        </w:r>
      </w:del>
      <w:r>
        <w:t xml:space="preserve"> will stretches and </w:t>
      </w:r>
      <w:ins w:id="1127" w:author="jie sun" w:date="2018-04-08T16:11:00Z">
        <w:r>
          <w:t>x and y, Internal reference and External reference, will change</w:t>
        </w:r>
      </w:ins>
      <w:ins w:id="1128" w:author="jie sun" w:date="2018-04-08T16:29:00Z">
        <w:r>
          <w:t xml:space="preserve">, so </w:t>
        </w:r>
      </w:ins>
      <w:ins w:id="1129" w:author="jie sun" w:date="2018-04-08T16:21:00Z">
        <w:r>
          <w:t>there</w:t>
        </w:r>
      </w:ins>
      <w:ins w:id="1130" w:author="jie sun" w:date="2018-04-08T16:22:00Z">
        <w:r>
          <w:t xml:space="preserve"> is </w:t>
        </w:r>
      </w:ins>
      <w:ins w:id="1131" w:author="jie sun" w:date="2018-04-08T16:25:00Z">
        <w:r>
          <w:t xml:space="preserve">a </w:t>
        </w:r>
      </w:ins>
      <w:ins w:id="1132" w:author="jie sun" w:date="2018-04-08T16:22:00Z">
        <w:r>
          <w:t xml:space="preserve">relationship happened between the </w:t>
        </w:r>
      </w:ins>
      <w:ins w:id="1133" w:author="jie sun" w:date="2018-04-08T16:23:00Z">
        <w:r>
          <w:t>vehicle</w:t>
        </w:r>
      </w:ins>
      <w:ins w:id="1134" w:author="jie sun" w:date="2018-04-08T16:24:00Z">
        <w:r>
          <w:rPr>
            <w:rFonts w:hint="eastAsia"/>
          </w:rPr>
          <w:t xml:space="preserve"> </w:t>
        </w:r>
        <w:r>
          <w:t>acceleration and the references of x and y.</w:t>
        </w:r>
      </w:ins>
    </w:p>
    <w:p w14:paraId="52376CF1" w14:textId="77777777" w:rsidR="00553580" w:rsidDel="00C75EBF" w:rsidRDefault="00553580" w:rsidP="00553580">
      <w:pPr>
        <w:rPr>
          <w:del w:id="1135" w:author="像个男人一样" w:date="2018-03-21T01:28:00Z"/>
        </w:rPr>
      </w:pPr>
      <w:ins w:id="1136" w:author="jie sun" w:date="2018-04-08T16:22:00Z">
        <w:r>
          <w:t xml:space="preserve"> </w:t>
        </w:r>
      </w:ins>
      <w:del w:id="1137" w:author="jie sun" w:date="2018-04-08T16:10:00Z">
        <w:r w:rsidDel="00C75EBF">
          <w:delText>the dash</w:delText>
        </w:r>
      </w:del>
      <w:ins w:id="1138" w:author="像个男人一样" w:date="2018-03-21T01:29:00Z">
        <w:del w:id="1139" w:author="jie sun" w:date="2018-04-08T16:10:00Z">
          <w:r w:rsidDel="00C75EBF">
            <w:rPr>
              <w:rFonts w:hint="eastAsia"/>
              <w:lang w:val="en-US"/>
            </w:rPr>
            <w:delText xml:space="preserve"> </w:delText>
          </w:r>
        </w:del>
      </w:ins>
      <w:del w:id="1140" w:author="jie sun" w:date="2018-04-08T16:10:00Z">
        <w:r w:rsidDel="00C75EBF">
          <w:delText>pot will produce a</w:delText>
        </w:r>
      </w:del>
      <w:del w:id="1141" w:author="jie sun" w:date="2018-04-08T15:46:00Z">
        <w:r w:rsidDel="001840BB">
          <w:delText>n</w:delText>
        </w:r>
      </w:del>
      <w:del w:id="1142" w:author="jie sun" w:date="2018-04-08T16:10:00Z">
        <w:r w:rsidDel="00C75EBF">
          <w:delText xml:space="preserve"> relative damping coefficient</w:delText>
        </w:r>
        <w:r w:rsidDel="00C75EBF">
          <w:rPr>
            <w:rFonts w:hint="eastAsia"/>
          </w:rPr>
          <w:delText>(</w:delText>
        </w:r>
        <w:r w:rsidDel="00C75EBF">
          <w:delText xml:space="preserve">c) and the value (c) can be transfer to a digital signal or number which can be used directly. </w:delText>
        </w:r>
      </w:del>
    </w:p>
    <w:p w14:paraId="4B486697" w14:textId="6A2B7305" w:rsidR="00553580" w:rsidDel="00C75EBF" w:rsidRDefault="00553580" w:rsidP="00553580">
      <w:pPr>
        <w:rPr>
          <w:del w:id="1143" w:author="jie sun" w:date="2018-04-08T16:10:00Z"/>
        </w:rPr>
      </w:pPr>
      <w:ins w:id="1144" w:author="jie sun" w:date="2018-04-08T18:03:00Z">
        <w:r>
          <w:t>I</w:t>
        </w:r>
      </w:ins>
    </w:p>
    <w:p w14:paraId="33947943" w14:textId="6C468EFA" w:rsidR="00553580" w:rsidDel="00171ADE" w:rsidRDefault="00553580" w:rsidP="00553580">
      <w:pPr>
        <w:rPr>
          <w:del w:id="1145" w:author="像个男人一样" w:date="2018-03-21T01:28:00Z"/>
        </w:rPr>
      </w:pPr>
      <w:del w:id="1146" w:author="jie sun" w:date="2018-04-08T16:10:00Z">
        <w:r w:rsidDel="00C75EBF">
          <w:delText>T</w:delText>
        </w:r>
      </w:del>
      <w:del w:id="1147" w:author="jie sun" w:date="2018-04-08T18:03:00Z">
        <w:r w:rsidDel="005D0092">
          <w:delText xml:space="preserve">he </w:delText>
        </w:r>
      </w:del>
      <w:del w:id="1148" w:author="jie sun" w:date="2018-04-08T16:24:00Z">
        <w:r w:rsidDel="00084FC2">
          <w:delText>exact</w:delText>
        </w:r>
      </w:del>
      <w:del w:id="1149" w:author="jie sun" w:date="2018-04-08T18:03:00Z">
        <w:r w:rsidDel="005D0092">
          <w:delText xml:space="preserve"> inner structure of an accelerometer is </w:delText>
        </w:r>
      </w:del>
      <w:del w:id="1150" w:author="jie sun" w:date="2018-04-08T16:24:00Z">
        <w:r w:rsidDel="00084FC2">
          <w:delText>just like this, absolutely not</w:delText>
        </w:r>
      </w:del>
      <w:del w:id="1151" w:author="jie sun" w:date="2018-04-08T18:03:00Z">
        <w:r w:rsidDel="005D0092">
          <w:delText>, i</w:delText>
        </w:r>
      </w:del>
      <w:r w:rsidR="00434677">
        <w:t>n our daily li</w:t>
      </w:r>
      <w:r w:rsidR="00434677">
        <w:rPr>
          <w:rFonts w:hint="eastAsia"/>
        </w:rPr>
        <w:t>ves</w:t>
      </w:r>
      <w:r>
        <w:t>, the most popular type of accelerometer</w:t>
      </w:r>
      <w:del w:id="1152" w:author="像个男人一样" w:date="2018-03-21T01:30:00Z">
        <w:r>
          <w:delText>s</w:delText>
        </w:r>
      </w:del>
      <w:r>
        <w:t xml:space="preserve"> is the Three-Axis Acceleration Sensor </w:t>
      </w:r>
      <w:del w:id="1153" w:author="jie sun" w:date="2018-04-08T18:06:00Z">
        <w:r w:rsidDel="00E012ED">
          <w:delText xml:space="preserve">such as </w:delText>
        </w:r>
        <w:r w:rsidDel="00E012ED">
          <w:rPr>
            <w:rFonts w:hint="eastAsia"/>
          </w:rPr>
          <w:delText>i</w:delText>
        </w:r>
        <w:r w:rsidDel="00E012ED">
          <w:delText>Phone</w:delText>
        </w:r>
      </w:del>
      <w:del w:id="1154" w:author="jie sun" w:date="2018-04-08T18:05:00Z">
        <w:r w:rsidDel="006709A5">
          <w:delText xml:space="preserve"> installing i</w:delText>
        </w:r>
      </w:del>
      <w:ins w:id="1155" w:author="jie sun" w:date="2018-04-08T18:06:00Z">
        <w:r>
          <w:t>in the market.</w:t>
        </w:r>
      </w:ins>
      <w:ins w:id="1156" w:author="jie sun" w:date="2018-04-08T18:05:00Z">
        <w:r>
          <w:t xml:space="preserve"> </w:t>
        </w:r>
      </w:ins>
      <w:del w:id="1157"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14:paraId="61FCC0FA" w14:textId="77777777" w:rsidR="00553580" w:rsidDel="007370FE" w:rsidRDefault="00553580" w:rsidP="00553580">
      <w:pPr>
        <w:rPr>
          <w:del w:id="1158" w:author="像个男人一样" w:date="2018-03-21T01:28:00Z"/>
        </w:rPr>
      </w:pPr>
    </w:p>
    <w:p w14:paraId="38841528" w14:textId="77777777" w:rsidR="00553580" w:rsidRDefault="00553580" w:rsidP="00553580">
      <w:pPr>
        <w:rPr>
          <w:ins w:id="1159" w:author="jie sun" w:date="2018-05-22T11:48:00Z"/>
          <w:rFonts w:ascii="Calibri" w:hAnsi="Calibri" w:cs="Calibri"/>
        </w:rPr>
      </w:pPr>
    </w:p>
    <w:p w14:paraId="3E2C6D4F" w14:textId="77777777" w:rsidR="00553580" w:rsidRDefault="00553580" w:rsidP="00553580">
      <w:pPr>
        <w:rPr>
          <w:sz w:val="22"/>
        </w:rPr>
      </w:pPr>
    </w:p>
    <w:p w14:paraId="496A3801" w14:textId="315A8EDE" w:rsidR="00553580" w:rsidRDefault="00553580" w:rsidP="00553580">
      <w:pPr>
        <w:pStyle w:val="Heading3"/>
      </w:pPr>
      <w:bookmarkStart w:id="1160" w:name="_Toc3023"/>
      <w:bookmarkStart w:id="1161" w:name="_Toc13091"/>
      <w:bookmarkStart w:id="1162" w:name="_Toc5006"/>
      <w:bookmarkStart w:id="1163" w:name="_Toc1099"/>
      <w:bookmarkStart w:id="1164" w:name="_Toc29817"/>
      <w:bookmarkStart w:id="1165" w:name="_Toc1258"/>
      <w:bookmarkStart w:id="1166" w:name="_Toc31469"/>
      <w:bookmarkStart w:id="1167" w:name="_Toc8202"/>
      <w:bookmarkStart w:id="1168" w:name="_Toc30516"/>
      <w:bookmarkStart w:id="1169" w:name="_Toc518661841"/>
      <w:r>
        <w:t xml:space="preserve">How </w:t>
      </w:r>
      <w:ins w:id="1170" w:author="jie sun" w:date="2018-04-16T21:08:00Z">
        <w:r>
          <w:t>A</w:t>
        </w:r>
      </w:ins>
      <w:del w:id="1171" w:author="jie sun" w:date="2018-04-16T21:08:00Z">
        <w:r w:rsidDel="002B45ED">
          <w:delText>a</w:delText>
        </w:r>
      </w:del>
      <w:r>
        <w:t xml:space="preserve">ccelerometer </w:t>
      </w:r>
      <w:ins w:id="1172" w:author="jie sun" w:date="2018-04-16T21:08:00Z">
        <w:r>
          <w:t>W</w:t>
        </w:r>
      </w:ins>
      <w:del w:id="1173" w:author="jie sun" w:date="2018-04-16T21:08:00Z">
        <w:r w:rsidDel="002B45ED">
          <w:delText>w</w:delText>
        </w:r>
      </w:del>
      <w:r>
        <w:t xml:space="preserve">orks </w:t>
      </w:r>
      <w:r w:rsidR="00F05E84">
        <w:rPr>
          <w:rFonts w:hint="eastAsia"/>
        </w:rPr>
        <w:t>i</w:t>
      </w:r>
      <w:del w:id="1174" w:author="jie sun" w:date="2018-04-16T21:08:00Z">
        <w:r w:rsidDel="002B45ED">
          <w:delText>i</w:delText>
        </w:r>
      </w:del>
      <w:r>
        <w:t xml:space="preserve">n </w:t>
      </w:r>
      <w:ins w:id="1175" w:author="jie sun" w:date="2018-04-16T21:08:00Z">
        <w:r>
          <w:t>M</w:t>
        </w:r>
      </w:ins>
      <w:del w:id="1176" w:author="jie sun" w:date="2018-04-16T21:08:00Z">
        <w:r w:rsidDel="002B45ED">
          <w:delText>m</w:delText>
        </w:r>
      </w:del>
      <w:r>
        <w:t xml:space="preserve">obile </w:t>
      </w:r>
      <w:ins w:id="1177" w:author="jie sun" w:date="2018-04-16T21:08:00Z">
        <w:r>
          <w:t>P</w:t>
        </w:r>
      </w:ins>
      <w:del w:id="1178" w:author="jie sun" w:date="2018-04-16T21:08:00Z">
        <w:r w:rsidDel="002B45ED">
          <w:delText>p</w:delText>
        </w:r>
      </w:del>
      <w:r>
        <w:t>hone.</w:t>
      </w:r>
      <w:bookmarkEnd w:id="1160"/>
      <w:bookmarkEnd w:id="1161"/>
      <w:bookmarkEnd w:id="1162"/>
      <w:bookmarkEnd w:id="1163"/>
      <w:bookmarkEnd w:id="1164"/>
      <w:bookmarkEnd w:id="1165"/>
      <w:bookmarkEnd w:id="1166"/>
      <w:bookmarkEnd w:id="1167"/>
      <w:bookmarkEnd w:id="1168"/>
      <w:bookmarkEnd w:id="1169"/>
      <w:r>
        <w:t xml:space="preserve"> </w:t>
      </w:r>
    </w:p>
    <w:p w14:paraId="0AF36312" w14:textId="77777777" w:rsidR="00553580" w:rsidDel="00A668A3" w:rsidRDefault="00553580" w:rsidP="00553580">
      <w:pPr>
        <w:rPr>
          <w:del w:id="1179" w:author="jie sun" w:date="2018-04-08T16:57:00Z"/>
        </w:rPr>
      </w:pPr>
      <w:r>
        <w:t xml:space="preserve">Here, we just use the three-axis accelerometer of an iPhone as an example to describe how an accelerometer works in an iPhone. </w:t>
      </w:r>
    </w:p>
    <w:p w14:paraId="362C61D0" w14:textId="374CA50A" w:rsidR="00553580" w:rsidRDefault="00553580" w:rsidP="00553580">
      <w:pPr>
        <w:rPr>
          <w:ins w:id="1180" w:author="jie sun" w:date="2018-04-08T16:57:00Z"/>
        </w:rPr>
      </w:pPr>
      <w:r>
        <w:t xml:space="preserve">As we mentioned before, a three -axis accelerometer is used to test three different directions’ acceleration. There are two </w:t>
      </w:r>
      <w:del w:id="1181" w:author="jie sun" w:date="2018-04-08T16:55:00Z">
        <w:r w:rsidDel="00803B81">
          <w:delText xml:space="preserve">pictures </w:delText>
        </w:r>
      </w:del>
      <w:ins w:id="1182" w:author="jie sun" w:date="2018-04-08T16:55:00Z">
        <w:r>
          <w:t>figures</w:t>
        </w:r>
      </w:ins>
      <w:customXmlInsRangeStart w:id="1183" w:author="jie sun" w:date="2018-04-08T17:04:00Z"/>
      <w:sdt>
        <w:sdtPr>
          <w:id w:val="675156440"/>
          <w:citation/>
        </w:sdtPr>
        <w:sdtContent>
          <w:customXmlInsRangeEnd w:id="1183"/>
          <w:ins w:id="1184" w:author="jie sun" w:date="2018-04-08T17:04:00Z">
            <w:r>
              <w:fldChar w:fldCharType="begin"/>
            </w:r>
            <w:r>
              <w:instrText xml:space="preserve"> </w:instrText>
            </w:r>
            <w:r>
              <w:rPr>
                <w:rFonts w:hint="eastAsia"/>
              </w:rPr>
              <w:instrText>CITATION Yin14 \l 2052</w:instrText>
            </w:r>
            <w:r>
              <w:instrText xml:space="preserve"> </w:instrText>
            </w:r>
          </w:ins>
          <w:r>
            <w:fldChar w:fldCharType="separate"/>
          </w:r>
          <w:r w:rsidR="000F0E95">
            <w:rPr>
              <w:rFonts w:hint="eastAsia"/>
              <w:noProof/>
            </w:rPr>
            <w:t xml:space="preserve"> </w:t>
          </w:r>
          <w:r w:rsidR="000F0E95" w:rsidRPr="000F0E95">
            <w:rPr>
              <w:noProof/>
            </w:rPr>
            <w:t>(YingWen, 2014)</w:t>
          </w:r>
          <w:ins w:id="1185" w:author="jie sun" w:date="2018-04-08T17:04:00Z">
            <w:r>
              <w:fldChar w:fldCharType="end"/>
            </w:r>
          </w:ins>
          <w:customXmlInsRangeStart w:id="1186" w:author="jie sun" w:date="2018-04-08T17:04:00Z"/>
        </w:sdtContent>
      </w:sdt>
      <w:customXmlInsRangeEnd w:id="1186"/>
      <w:del w:id="1187" w:author="jie sun" w:date="2018-04-08T17:04:00Z">
        <w:r w:rsidDel="00F41DEB">
          <w:delText>below</w:delText>
        </w:r>
      </w:del>
      <w:r>
        <w:t>, which show three</w:t>
      </w:r>
      <w:ins w:id="1188" w:author="jie sun" w:date="2018-04-08T16:29:00Z">
        <w:r>
          <w:t>-</w:t>
        </w:r>
      </w:ins>
      <w:r w:rsidR="00065EEF">
        <w:t xml:space="preserve">           </w:t>
      </w:r>
      <w:del w:id="1189" w:author="jie sun" w:date="2018-04-08T16:29:00Z">
        <w:r w:rsidDel="00DF27A1">
          <w:delText xml:space="preserve"> </w:delText>
        </w:r>
      </w:del>
      <w:r w:rsidR="009E57A8">
        <w:t>dimensional axe</w:t>
      </w:r>
      <w:r>
        <w:t>s and the acceleration of every axis can be tested by the accelerometer installed in the phone.</w:t>
      </w:r>
    </w:p>
    <w:p w14:paraId="5FB12BD9" w14:textId="77777777" w:rsidR="00553580" w:rsidRPr="00FB0B14" w:rsidRDefault="00553580" w:rsidP="00553580">
      <w:pPr>
        <w:rPr>
          <w:ins w:id="1190" w:author="jie sun" w:date="2018-04-08T16:57:00Z"/>
        </w:rPr>
      </w:pPr>
    </w:p>
    <w:p w14:paraId="2AEC0205" w14:textId="77777777" w:rsidR="00553580" w:rsidRPr="000642A2" w:rsidRDefault="00553580" w:rsidP="00553580">
      <w:pPr>
        <w:rPr>
          <w:ins w:id="1191" w:author="jie sun" w:date="2018-04-08T16:57:00Z"/>
        </w:rPr>
      </w:pPr>
      <w:ins w:id="1192"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193" w:author="jie sun" w:date="2018-04-08T18:08:00Z">
        <w:r>
          <w:t xml:space="preserve"> </w:t>
        </w:r>
      </w:ins>
      <w:ins w:id="1194" w:author="jie sun" w:date="2018-04-08T16:57:00Z">
        <w:r>
          <w:t>show</w:t>
        </w:r>
      </w:ins>
      <w:ins w:id="1195" w:author="jie sun" w:date="2018-04-08T18:08:00Z">
        <w:r>
          <w:t xml:space="preserve"> </w:t>
        </w:r>
      </w:ins>
      <w:ins w:id="1196" w:author="jie sun" w:date="2018-04-08T16:57:00Z">
        <w:r>
          <w:t>the acceleration</w:t>
        </w:r>
      </w:ins>
      <w:ins w:id="1197" w:author="jie sun" w:date="2018-04-08T18:09:00Z">
        <w:r>
          <w:t xml:space="preserve">s </w:t>
        </w:r>
      </w:ins>
      <w:ins w:id="1198" w:author="jie sun" w:date="2018-04-08T16:57:00Z">
        <w:r>
          <w:t xml:space="preserve">of a phone in </w:t>
        </w:r>
      </w:ins>
      <w:ins w:id="1199" w:author="jie sun" w:date="2018-04-08T18:09:00Z">
        <w:r>
          <w:t>static condition</w:t>
        </w:r>
      </w:ins>
      <w:ins w:id="1200" w:author="jie sun" w:date="2018-04-08T16:57:00Z">
        <w:r>
          <w:t xml:space="preserve">, and it just prove that no matter the accelerometer put in which direction, in </w:t>
        </w:r>
        <w:bookmarkStart w:id="1201" w:name="OLE_LINK27"/>
        <w:r>
          <w:t>static condition</w:t>
        </w:r>
        <w:bookmarkEnd w:id="1201"/>
        <w:r>
          <w:t xml:space="preserve"> that it only be affected by gravity. </w:t>
        </w:r>
      </w:ins>
    </w:p>
    <w:p w14:paraId="3B1639A8" w14:textId="77777777" w:rsidR="00553580" w:rsidRDefault="00553580">
      <w:pPr>
        <w:jc w:val="center"/>
        <w:rPr>
          <w:ins w:id="1202" w:author="jie sun" w:date="2018-04-08T16:57:00Z"/>
        </w:rPr>
        <w:pPrChange w:id="1203" w:author="jie sun" w:date="2018-04-16T21:33:00Z">
          <w:pPr/>
        </w:pPrChange>
      </w:pPr>
      <w:ins w:id="1204" w:author="jie sun" w:date="2018-04-08T16:57:00Z">
        <w:r>
          <w:rPr>
            <w:noProof/>
          </w:rPr>
          <w:drawing>
            <wp:inline distT="0" distB="0" distL="0" distR="0" wp14:anchorId="211729C8" wp14:editId="10AA9987">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noProof/>
          </w:rPr>
          <w:drawing>
            <wp:inline distT="0" distB="0" distL="0" distR="0" wp14:anchorId="7BD08889" wp14:editId="0A12EE54">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14:paraId="5EAEB294" w14:textId="0C6618F3" w:rsidR="00553580" w:rsidRDefault="00553580">
      <w:pPr>
        <w:jc w:val="center"/>
        <w:rPr>
          <w:ins w:id="1205" w:author="jie sun" w:date="2018-04-08T16:57:00Z"/>
          <w:iCs/>
          <w:color w:val="44546A" w:themeColor="text2"/>
          <w:sz w:val="21"/>
          <w:szCs w:val="18"/>
        </w:rPr>
        <w:pPrChange w:id="1206" w:author="jie sun" w:date="2018-04-16T21:33:00Z">
          <w:pPr/>
        </w:pPrChange>
      </w:pPr>
      <w:bookmarkStart w:id="1207" w:name="_Toc517801873"/>
      <w:ins w:id="1208" w:author="jie sun" w:date="2018-04-08T16:57:00Z">
        <w:r w:rsidRPr="000642A2">
          <w:rPr>
            <w:iCs/>
            <w:color w:val="44546A" w:themeColor="text2"/>
            <w:sz w:val="21"/>
            <w:szCs w:val="18"/>
          </w:rPr>
          <w:t xml:space="preserve">Figure </w:t>
        </w:r>
      </w:ins>
      <w:ins w:id="1209" w:author="JIE  SUN" w:date="2018-06-21T13:36:00Z">
        <w:r>
          <w:rPr>
            <w:iCs/>
            <w:color w:val="44546A" w:themeColor="text2"/>
            <w:sz w:val="21"/>
            <w:szCs w:val="18"/>
          </w:rPr>
          <w:fldChar w:fldCharType="begin"/>
        </w:r>
        <w:r>
          <w:rPr>
            <w:iCs/>
            <w:color w:val="44546A" w:themeColor="text2"/>
            <w:sz w:val="21"/>
            <w:szCs w:val="18"/>
          </w:rPr>
          <w:instrText xml:space="preserve"> STYLEREF 1 \s </w:instrText>
        </w:r>
      </w:ins>
      <w:r>
        <w:rPr>
          <w:iCs/>
          <w:color w:val="44546A" w:themeColor="text2"/>
          <w:sz w:val="21"/>
          <w:szCs w:val="18"/>
        </w:rPr>
        <w:fldChar w:fldCharType="separate"/>
      </w:r>
      <w:r w:rsidR="005D06D1">
        <w:rPr>
          <w:iCs/>
          <w:noProof/>
          <w:color w:val="44546A" w:themeColor="text2"/>
          <w:sz w:val="21"/>
          <w:szCs w:val="18"/>
        </w:rPr>
        <w:t>2</w:t>
      </w:r>
      <w:ins w:id="1210" w:author="JIE  SUN" w:date="2018-06-21T13:36:00Z">
        <w:r>
          <w:rPr>
            <w:iCs/>
            <w:color w:val="44546A" w:themeColor="text2"/>
            <w:sz w:val="21"/>
            <w:szCs w:val="18"/>
          </w:rPr>
          <w:fldChar w:fldCharType="end"/>
        </w:r>
        <w:r>
          <w:rPr>
            <w:iCs/>
            <w:color w:val="44546A" w:themeColor="text2"/>
            <w:sz w:val="21"/>
            <w:szCs w:val="18"/>
          </w:rPr>
          <w:noBreakHyphen/>
        </w:r>
        <w:r>
          <w:rPr>
            <w:iCs/>
            <w:color w:val="44546A" w:themeColor="text2"/>
            <w:sz w:val="21"/>
            <w:szCs w:val="18"/>
          </w:rPr>
          <w:fldChar w:fldCharType="begin"/>
        </w:r>
        <w:r>
          <w:rPr>
            <w:iCs/>
            <w:color w:val="44546A" w:themeColor="text2"/>
            <w:sz w:val="21"/>
            <w:szCs w:val="18"/>
          </w:rPr>
          <w:instrText xml:space="preserve"> SEQ Figure \* ARABIC \s 1 </w:instrText>
        </w:r>
      </w:ins>
      <w:r>
        <w:rPr>
          <w:iCs/>
          <w:color w:val="44546A" w:themeColor="text2"/>
          <w:sz w:val="21"/>
          <w:szCs w:val="18"/>
        </w:rPr>
        <w:fldChar w:fldCharType="separate"/>
      </w:r>
      <w:r w:rsidR="005D06D1">
        <w:rPr>
          <w:iCs/>
          <w:noProof/>
          <w:color w:val="44546A" w:themeColor="text2"/>
          <w:sz w:val="21"/>
          <w:szCs w:val="18"/>
        </w:rPr>
        <w:t>3</w:t>
      </w:r>
      <w:ins w:id="1211" w:author="JIE  SUN" w:date="2018-06-21T13:36:00Z">
        <w:r>
          <w:rPr>
            <w:iCs/>
            <w:color w:val="44546A" w:themeColor="text2"/>
            <w:sz w:val="21"/>
            <w:szCs w:val="18"/>
          </w:rPr>
          <w:fldChar w:fldCharType="end"/>
        </w:r>
      </w:ins>
      <w:ins w:id="1212" w:author="jie sun" w:date="2018-04-19T13:00:00Z">
        <w:del w:id="1213" w:author="JIE  SUN" w:date="2018-06-21T13:34:00Z">
          <w:r w:rsidDel="00A64E7B">
            <w:rPr>
              <w:iCs/>
              <w:color w:val="44546A" w:themeColor="text2"/>
              <w:sz w:val="21"/>
              <w:szCs w:val="18"/>
            </w:rPr>
            <w:fldChar w:fldCharType="begin"/>
          </w:r>
          <w:r w:rsidDel="00A64E7B">
            <w:rPr>
              <w:iCs/>
              <w:color w:val="44546A" w:themeColor="text2"/>
              <w:sz w:val="21"/>
              <w:szCs w:val="18"/>
            </w:rPr>
            <w:delInstrText xml:space="preserve"> STYLEREF 1 \s </w:delInstrText>
          </w:r>
        </w:del>
      </w:ins>
      <w:del w:id="1214" w:author="JIE  SUN" w:date="2018-06-21T13:34:00Z">
        <w:r w:rsidDel="00A64E7B">
          <w:rPr>
            <w:iCs/>
            <w:color w:val="44546A" w:themeColor="text2"/>
            <w:sz w:val="21"/>
            <w:szCs w:val="18"/>
          </w:rPr>
          <w:fldChar w:fldCharType="separate"/>
        </w:r>
        <w:r w:rsidDel="00A64E7B">
          <w:rPr>
            <w:iCs/>
            <w:noProof/>
            <w:color w:val="44546A" w:themeColor="text2"/>
            <w:sz w:val="21"/>
            <w:szCs w:val="18"/>
          </w:rPr>
          <w:delText>2</w:delText>
        </w:r>
      </w:del>
      <w:ins w:id="1215" w:author="jie sun" w:date="2018-04-19T13:00:00Z">
        <w:del w:id="1216" w:author="JIE  SUN" w:date="2018-06-21T13:34:00Z">
          <w:r w:rsidDel="00A64E7B">
            <w:rPr>
              <w:iCs/>
              <w:color w:val="44546A" w:themeColor="text2"/>
              <w:sz w:val="21"/>
              <w:szCs w:val="18"/>
            </w:rPr>
            <w:fldChar w:fldCharType="end"/>
          </w:r>
          <w:r w:rsidDel="00A64E7B">
            <w:rPr>
              <w:iCs/>
              <w:color w:val="44546A" w:themeColor="text2"/>
              <w:sz w:val="21"/>
              <w:szCs w:val="18"/>
            </w:rPr>
            <w:delText>.</w:delText>
          </w:r>
          <w:r w:rsidDel="00A64E7B">
            <w:rPr>
              <w:iCs/>
              <w:color w:val="44546A" w:themeColor="text2"/>
              <w:sz w:val="21"/>
              <w:szCs w:val="18"/>
            </w:rPr>
            <w:fldChar w:fldCharType="begin"/>
          </w:r>
          <w:r w:rsidDel="00A64E7B">
            <w:rPr>
              <w:iCs/>
              <w:color w:val="44546A" w:themeColor="text2"/>
              <w:sz w:val="21"/>
              <w:szCs w:val="18"/>
            </w:rPr>
            <w:delInstrText xml:space="preserve"> SEQ Figure \* ARABIC \s 1 </w:delInstrText>
          </w:r>
        </w:del>
      </w:ins>
      <w:del w:id="1217" w:author="JIE  SUN" w:date="2018-06-21T13:34:00Z">
        <w:r w:rsidDel="00A64E7B">
          <w:rPr>
            <w:iCs/>
            <w:color w:val="44546A" w:themeColor="text2"/>
            <w:sz w:val="21"/>
            <w:szCs w:val="18"/>
          </w:rPr>
          <w:fldChar w:fldCharType="separate"/>
        </w:r>
      </w:del>
      <w:ins w:id="1218" w:author="jie sun" w:date="2018-04-19T13:00:00Z">
        <w:del w:id="1219" w:author="JIE  SUN" w:date="2018-06-21T13:34:00Z">
          <w:r w:rsidDel="00A64E7B">
            <w:rPr>
              <w:iCs/>
              <w:noProof/>
              <w:color w:val="44546A" w:themeColor="text2"/>
              <w:sz w:val="21"/>
              <w:szCs w:val="18"/>
            </w:rPr>
            <w:delText>3</w:delText>
          </w:r>
          <w:r w:rsidDel="00A64E7B">
            <w:rPr>
              <w:iCs/>
              <w:color w:val="44546A" w:themeColor="text2"/>
              <w:sz w:val="21"/>
              <w:szCs w:val="18"/>
            </w:rPr>
            <w:fldChar w:fldCharType="end"/>
          </w:r>
        </w:del>
      </w:ins>
      <w:ins w:id="1220" w:author="jie sun" w:date="2018-04-08T16:57:00Z">
        <w:r w:rsidRPr="000642A2">
          <w:rPr>
            <w:rFonts w:hint="eastAsia"/>
            <w:iCs/>
            <w:color w:val="44546A" w:themeColor="text2"/>
            <w:sz w:val="21"/>
            <w:szCs w:val="18"/>
          </w:rPr>
          <w:t>:</w:t>
        </w:r>
        <w:bookmarkStart w:id="1221" w:name="OLE_LINK28"/>
        <w:r w:rsidRPr="000642A2">
          <w:rPr>
            <w:rFonts w:hint="eastAsia"/>
            <w:iCs/>
            <w:color w:val="44546A" w:themeColor="text2"/>
            <w:sz w:val="21"/>
            <w:szCs w:val="18"/>
          </w:rPr>
          <w:t xml:space="preserve"> Three-Axis Accelerometer</w:t>
        </w:r>
      </w:ins>
      <w:ins w:id="1222" w:author="jie sun" w:date="2018-04-08T17:02:00Z">
        <w:r>
          <w:rPr>
            <w:iCs/>
            <w:color w:val="44546A" w:themeColor="text2"/>
            <w:sz w:val="21"/>
            <w:szCs w:val="18"/>
          </w:rPr>
          <w:t xml:space="preserve"> </w:t>
        </w:r>
      </w:ins>
      <w:r>
        <w:rPr>
          <w:rFonts w:hint="eastAsia"/>
          <w:iCs/>
          <w:color w:val="44546A" w:themeColor="text2"/>
          <w:sz w:val="21"/>
          <w:szCs w:val="18"/>
        </w:rPr>
        <w:t>i</w:t>
      </w:r>
      <w:ins w:id="1223" w:author="jie sun" w:date="2018-04-08T17:02:00Z">
        <w:r>
          <w:rPr>
            <w:iCs/>
            <w:color w:val="44546A" w:themeColor="text2"/>
            <w:sz w:val="21"/>
            <w:szCs w:val="18"/>
          </w:rPr>
          <w:t xml:space="preserve">n </w:t>
        </w:r>
      </w:ins>
      <w:r>
        <w:rPr>
          <w:iCs/>
          <w:color w:val="44546A" w:themeColor="text2"/>
          <w:sz w:val="21"/>
          <w:szCs w:val="18"/>
        </w:rPr>
        <w:t>a</w:t>
      </w:r>
      <w:ins w:id="1224" w:author="jie sun" w:date="2018-04-08T17:02:00Z">
        <w:r>
          <w:rPr>
            <w:iCs/>
            <w:color w:val="44546A" w:themeColor="text2"/>
            <w:sz w:val="21"/>
            <w:szCs w:val="18"/>
          </w:rPr>
          <w:t xml:space="preserve"> </w:t>
        </w:r>
      </w:ins>
      <w:ins w:id="1225" w:author="jie sun" w:date="2018-04-16T22:25:00Z">
        <w:r>
          <w:rPr>
            <w:iCs/>
            <w:color w:val="44546A" w:themeColor="text2"/>
            <w:sz w:val="21"/>
            <w:szCs w:val="18"/>
          </w:rPr>
          <w:t>P</w:t>
        </w:r>
      </w:ins>
      <w:ins w:id="1226" w:author="jie sun" w:date="2018-04-08T17:02:00Z">
        <w:r>
          <w:rPr>
            <w:iCs/>
            <w:color w:val="44546A" w:themeColor="text2"/>
            <w:sz w:val="21"/>
            <w:szCs w:val="18"/>
          </w:rPr>
          <w:t>hone</w:t>
        </w:r>
      </w:ins>
      <w:ins w:id="1227" w:author="jie sun" w:date="2018-04-08T17:03:00Z">
        <w:r>
          <w:rPr>
            <w:iCs/>
            <w:color w:val="44546A" w:themeColor="text2"/>
            <w:sz w:val="21"/>
            <w:szCs w:val="18"/>
          </w:rPr>
          <w:t xml:space="preserve"> </w:t>
        </w:r>
      </w:ins>
      <w:customXmlInsRangeStart w:id="1228" w:author="jie sun" w:date="2018-04-08T17:03:00Z"/>
      <w:sdt>
        <w:sdtPr>
          <w:rPr>
            <w:iCs/>
            <w:color w:val="44546A" w:themeColor="text2"/>
            <w:sz w:val="21"/>
            <w:szCs w:val="18"/>
          </w:rPr>
          <w:id w:val="-1610819101"/>
          <w:citation/>
        </w:sdtPr>
        <w:sdtContent>
          <w:customXmlInsRangeEnd w:id="1228"/>
          <w:ins w:id="1229" w:author="jie sun" w:date="2018-04-08T17:03:00Z">
            <w:r>
              <w:rPr>
                <w:iCs/>
                <w:color w:val="44546A" w:themeColor="text2"/>
                <w:sz w:val="21"/>
                <w:szCs w:val="18"/>
              </w:rPr>
              <w:fldChar w:fldCharType="begin"/>
            </w:r>
          </w:ins>
          <w:ins w:id="1230" w:author="jie sun" w:date="2018-04-08T17:04:00Z">
            <w:r>
              <w:rPr>
                <w:iCs/>
                <w:color w:val="44546A" w:themeColor="text2"/>
                <w:sz w:val="21"/>
                <w:szCs w:val="18"/>
              </w:rPr>
              <w:instrText xml:space="preserve">CITATION Yin14 \l 2052 </w:instrText>
            </w:r>
          </w:ins>
          <w:r>
            <w:rPr>
              <w:iCs/>
              <w:color w:val="44546A" w:themeColor="text2"/>
              <w:sz w:val="21"/>
              <w:szCs w:val="18"/>
            </w:rPr>
            <w:fldChar w:fldCharType="separate"/>
          </w:r>
          <w:r w:rsidR="000F0E95" w:rsidRPr="000F0E95">
            <w:rPr>
              <w:noProof/>
              <w:color w:val="44546A" w:themeColor="text2"/>
              <w:sz w:val="21"/>
              <w:szCs w:val="18"/>
            </w:rPr>
            <w:t>(YingWen, 2014)</w:t>
          </w:r>
          <w:ins w:id="1231" w:author="jie sun" w:date="2018-04-08T17:03:00Z">
            <w:r>
              <w:rPr>
                <w:iCs/>
                <w:color w:val="44546A" w:themeColor="text2"/>
                <w:sz w:val="21"/>
                <w:szCs w:val="18"/>
              </w:rPr>
              <w:fldChar w:fldCharType="end"/>
            </w:r>
          </w:ins>
          <w:customXmlInsRangeStart w:id="1232" w:author="jie sun" w:date="2018-04-08T17:03:00Z"/>
        </w:sdtContent>
      </w:sdt>
      <w:customXmlInsRangeEnd w:id="1232"/>
      <w:bookmarkEnd w:id="1207"/>
    </w:p>
    <w:bookmarkEnd w:id="1221"/>
    <w:p w14:paraId="6F05BBB8" w14:textId="77777777" w:rsidR="00553580" w:rsidRPr="00A72A55" w:rsidRDefault="00553580" w:rsidP="00553580">
      <w:pPr>
        <w:rPr>
          <w:iCs/>
          <w:color w:val="44546A" w:themeColor="text2"/>
          <w:sz w:val="21"/>
          <w:szCs w:val="18"/>
          <w:rPrChange w:id="1233" w:author="jie sun" w:date="2018-04-08T16:57:00Z">
            <w:rPr/>
          </w:rPrChange>
        </w:rPr>
      </w:pPr>
    </w:p>
    <w:p w14:paraId="09D6FE6E" w14:textId="49FF6785" w:rsidR="00C62C98" w:rsidRDefault="00553580" w:rsidP="00553580">
      <w:r>
        <w:t>And maybe some beginners will ask how to get the three axes data from an iPhone. Exactly, there are</w:t>
      </w:r>
      <w:ins w:id="1234" w:author="jie sun" w:date="2018-04-08T17:07:00Z">
        <w:r>
          <w:t xml:space="preserve"> some A</w:t>
        </w:r>
      </w:ins>
      <w:ins w:id="1235" w:author="jie sun" w:date="2018-04-08T17:08:00Z">
        <w:r>
          <w:t>PPs</w:t>
        </w:r>
      </w:ins>
      <w:del w:id="1236" w:author="jie sun" w:date="2018-04-08T17:07:00Z">
        <w:r w:rsidDel="008D25AB">
          <w:delText xml:space="preserve"> lots of app</w:delText>
        </w:r>
      </w:del>
      <w:r>
        <w:t xml:space="preserve"> creating the function to catch the efficient data directly from the phone</w:t>
      </w:r>
      <w:del w:id="1237" w:author="jie sun" w:date="2018-04-08T16:31:00Z">
        <w:r w:rsidDel="0017772C">
          <w:delText xml:space="preserve">. Introducing one free iPhone </w:delText>
        </w:r>
        <w:r w:rsidDel="0017772C">
          <w:rPr>
            <w:rFonts w:hint="eastAsia"/>
          </w:rPr>
          <w:delText>APP</w:delText>
        </w:r>
        <w:r w:rsidDel="0017772C">
          <w:delText xml:space="preserve"> named </w:delText>
        </w:r>
      </w:del>
      <w:del w:id="1238" w:author="jie sun" w:date="2018-04-08T16:30:00Z">
        <w:r w:rsidDel="004B637B">
          <w:delText>“</w:delText>
        </w:r>
      </w:del>
      <w:del w:id="1239" w:author="jie sun" w:date="2018-04-08T16:31:00Z">
        <w:r w:rsidDel="0017772C">
          <w:delText>Physics Toolbox Sensor Suite</w:delText>
        </w:r>
      </w:del>
      <w:del w:id="1240" w:author="jie sun" w:date="2018-04-08T16:30:00Z">
        <w:r w:rsidDel="004B637B">
          <w:delText>”</w:delText>
        </w:r>
      </w:del>
      <w:r>
        <w:t>, which can get not only the data of accelerometer from the iPhone to email to your email box, but also Gyroscope</w:t>
      </w:r>
      <w:ins w:id="1241" w:author="jie sun" w:date="2018-04-08T16:31:00Z">
        <w:r>
          <w:t xml:space="preserve"> data</w:t>
        </w:r>
      </w:ins>
      <w:r>
        <w:t xml:space="preserve"> which will be discuss in next chapter and Magnetometer sensor.</w:t>
      </w:r>
    </w:p>
    <w:p w14:paraId="12C97397" w14:textId="08DD59C9" w:rsidR="00C62C98" w:rsidRDefault="00C62C98" w:rsidP="00C62C98"/>
    <w:p w14:paraId="0FA9D379" w14:textId="56FA0C98" w:rsidR="006018DD" w:rsidRDefault="006018DD" w:rsidP="006018DD">
      <w:pPr>
        <w:pStyle w:val="Heading2"/>
      </w:pPr>
      <w:bookmarkStart w:id="1242" w:name="_Toc31208"/>
      <w:bookmarkStart w:id="1243" w:name="_Toc6505"/>
      <w:bookmarkStart w:id="1244" w:name="_Toc6243"/>
      <w:bookmarkStart w:id="1245" w:name="_Toc1933"/>
      <w:bookmarkStart w:id="1246" w:name="_Toc2009"/>
      <w:bookmarkStart w:id="1247" w:name="_Toc4652"/>
      <w:bookmarkStart w:id="1248" w:name="_Toc28225"/>
      <w:bookmarkStart w:id="1249" w:name="_Toc163"/>
      <w:bookmarkStart w:id="1250" w:name="_Toc24796"/>
      <w:bookmarkStart w:id="1251" w:name="_Toc518661842"/>
      <w:r>
        <w:t>Gyroscope</w:t>
      </w:r>
      <w:bookmarkEnd w:id="1242"/>
      <w:bookmarkEnd w:id="1243"/>
      <w:bookmarkEnd w:id="1244"/>
      <w:bookmarkEnd w:id="1245"/>
      <w:bookmarkEnd w:id="1246"/>
      <w:bookmarkEnd w:id="1247"/>
      <w:bookmarkEnd w:id="1248"/>
      <w:bookmarkEnd w:id="1249"/>
      <w:bookmarkEnd w:id="1250"/>
      <w:bookmarkEnd w:id="1251"/>
    </w:p>
    <w:p w14:paraId="012273D2" w14:textId="4DCF7F59" w:rsidR="006018DD" w:rsidRDefault="006018DD" w:rsidP="006018DD">
      <w:pPr>
        <w:pStyle w:val="Heading3"/>
      </w:pPr>
      <w:bookmarkStart w:id="1252" w:name="_Toc12468"/>
      <w:bookmarkStart w:id="1253" w:name="_Toc26398"/>
      <w:bookmarkStart w:id="1254" w:name="_Toc20123"/>
      <w:bookmarkStart w:id="1255" w:name="_Toc17193"/>
      <w:bookmarkStart w:id="1256" w:name="_Toc22542"/>
      <w:bookmarkStart w:id="1257" w:name="_Toc27333"/>
      <w:bookmarkStart w:id="1258" w:name="_Toc11096"/>
      <w:bookmarkStart w:id="1259" w:name="_Toc18867"/>
      <w:bookmarkStart w:id="1260" w:name="_Toc16319"/>
      <w:bookmarkStart w:id="1261" w:name="_Toc518661843"/>
      <w:r>
        <w:t xml:space="preserve">What </w:t>
      </w:r>
      <w:r w:rsidR="009741B5">
        <w:t>i</w:t>
      </w:r>
      <w:del w:id="1262" w:author="jie sun" w:date="2018-04-16T21:19:00Z">
        <w:r w:rsidDel="00FE12EC">
          <w:delText>i</w:delText>
        </w:r>
      </w:del>
      <w:r>
        <w:t xml:space="preserve">s </w:t>
      </w:r>
      <w:r w:rsidR="00994E98">
        <w:t>a</w:t>
      </w:r>
      <w:del w:id="1263" w:author="jie sun" w:date="2018-04-16T21:19:00Z">
        <w:r w:rsidDel="00FE12EC">
          <w:delText>a</w:delText>
        </w:r>
      </w:del>
      <w:r>
        <w:t xml:space="preserve"> </w:t>
      </w:r>
      <w:ins w:id="1264" w:author="jie sun" w:date="2018-04-16T21:19:00Z">
        <w:r>
          <w:t>G</w:t>
        </w:r>
      </w:ins>
      <w:del w:id="1265" w:author="jie sun" w:date="2018-04-16T21:19:00Z">
        <w:r w:rsidDel="00FE12EC">
          <w:delText>g</w:delText>
        </w:r>
      </w:del>
      <w:r>
        <w:t>yroscope</w:t>
      </w:r>
      <w:bookmarkEnd w:id="1252"/>
      <w:bookmarkEnd w:id="1253"/>
      <w:bookmarkEnd w:id="1254"/>
      <w:bookmarkEnd w:id="1255"/>
      <w:bookmarkEnd w:id="1256"/>
      <w:bookmarkEnd w:id="1257"/>
      <w:bookmarkEnd w:id="1258"/>
      <w:bookmarkEnd w:id="1259"/>
      <w:bookmarkEnd w:id="1260"/>
      <w:r w:rsidR="009741B5">
        <w:t>?</w:t>
      </w:r>
      <w:bookmarkEnd w:id="1261"/>
    </w:p>
    <w:p w14:paraId="21C1EEDF" w14:textId="7BB3C256" w:rsidR="006018DD" w:rsidRDefault="006018DD" w:rsidP="006018DD">
      <w:r>
        <w:t>According to the </w:t>
      </w:r>
      <w:hyperlink r:id="rId19" w:tgtFrame="https://interestingengineering.com/_blank" w:history="1">
        <w:r>
          <w:t>English Oxford Dictionary</w:t>
        </w:r>
      </w:hyperlink>
      <w:ins w:id="1266" w:author="jie sun" w:date="2018-04-08T19:03:00Z">
        <w:r>
          <w:t xml:space="preserve"> </w:t>
        </w:r>
      </w:ins>
      <w:customXmlInsRangeStart w:id="1267" w:author="jie sun" w:date="2018-04-08T19:03:00Z"/>
      <w:sdt>
        <w:sdtPr>
          <w:id w:val="936173672"/>
          <w:citation/>
        </w:sdtPr>
        <w:sdtContent>
          <w:customXmlInsRangeEnd w:id="1267"/>
          <w:ins w:id="1268" w:author="jie sun" w:date="2018-04-08T19:03:00Z">
            <w:r>
              <w:fldChar w:fldCharType="begin"/>
            </w:r>
          </w:ins>
          <w:ins w:id="1269" w:author="jie sun" w:date="2018-04-08T19:12:00Z">
            <w:r>
              <w:instrText xml:space="preserve">CITATION oxf \l 2052 </w:instrText>
            </w:r>
          </w:ins>
          <w:r>
            <w:fldChar w:fldCharType="separate"/>
          </w:r>
          <w:r w:rsidR="000F0E95" w:rsidRPr="000F0E95">
            <w:rPr>
              <w:noProof/>
            </w:rPr>
            <w:t>(Oxforddictionaries, Mid 19th century)</w:t>
          </w:r>
          <w:ins w:id="1270" w:author="jie sun" w:date="2018-04-08T19:03:00Z">
            <w:r>
              <w:fldChar w:fldCharType="end"/>
            </w:r>
          </w:ins>
          <w:customXmlInsRangeStart w:id="1271" w:author="jie sun" w:date="2018-04-08T19:03:00Z"/>
        </w:sdtContent>
      </w:sdt>
      <w:customXmlInsRangeEnd w:id="1271"/>
      <w:r>
        <w:t>, a Gyroscope is a "device consisting of a wheel or disc mounted so that it can spin rapidly about an axis which is itself free to alter in direction. The orientation of the axis is not affected by tilting of the mounting."</w:t>
      </w:r>
      <w:r>
        <w:rPr>
          <w:b/>
          <w:bCs/>
          <w:lang w:val="en-US"/>
          <w:rPrChange w:id="1272" w:author="像个男人一样" w:date="2018-03-21T23:21:00Z">
            <w:rPr>
              <w:lang w:val="en-US"/>
            </w:rPr>
          </w:rPrChange>
        </w:rPr>
        <w:t xml:space="preserve"> </w:t>
      </w:r>
      <w:ins w:id="1273" w:author="像个男人一样" w:date="2018-03-22T12:11:00Z">
        <w:del w:id="1274" w:author="jie sun" w:date="2018-04-08T19:01:00Z">
          <w:r w:rsidDel="005C2108">
            <w:rPr>
              <w:rStyle w:val="EndnoteReference"/>
              <w:b/>
              <w:bCs/>
              <w:lang w:val="en-US"/>
            </w:rPr>
            <w:delText>[</w:delText>
          </w:r>
          <w:r w:rsidDel="005C2108">
            <w:rPr>
              <w:rStyle w:val="EndnoteReference"/>
              <w:b/>
              <w:bCs/>
              <w:lang w:val="en-US"/>
            </w:rPr>
            <w:endnoteReference w:id="2"/>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rPr>
        <w:t xml:space="preserve"> </w:t>
      </w:r>
      <w:r>
        <w:t>compasses.</w:t>
      </w:r>
    </w:p>
    <w:p w14:paraId="27F5A19A" w14:textId="77777777" w:rsidR="006018DD" w:rsidRDefault="006018DD" w:rsidP="006018DD">
      <w:r>
        <w:t xml:space="preserve">The most popular application is to be installed in the mobile phone. For example, it can work together with GPS in phones to help people navigate easier and more precise. </w:t>
      </w:r>
    </w:p>
    <w:p w14:paraId="154565F4" w14:textId="77777777" w:rsidR="006018DD" w:rsidRDefault="006018DD" w:rsidP="006018DD">
      <w:pPr>
        <w:pStyle w:val="Heading3"/>
      </w:pPr>
      <w:bookmarkStart w:id="1285" w:name="_Toc9783"/>
      <w:bookmarkStart w:id="1286" w:name="_Toc15918"/>
      <w:bookmarkStart w:id="1287" w:name="_Toc14164"/>
      <w:bookmarkStart w:id="1288" w:name="_Toc14964"/>
      <w:bookmarkStart w:id="1289" w:name="_Toc21959"/>
      <w:bookmarkStart w:id="1290" w:name="_Toc21386"/>
      <w:bookmarkStart w:id="1291" w:name="_Toc28325"/>
      <w:bookmarkStart w:id="1292" w:name="_Toc16790"/>
      <w:bookmarkStart w:id="1293" w:name="_Toc17578"/>
      <w:bookmarkStart w:id="1294" w:name="_Toc518661844"/>
      <w:r>
        <w:t xml:space="preserve">Working </w:t>
      </w:r>
      <w:ins w:id="1295" w:author="jie sun" w:date="2018-04-16T21:19:00Z">
        <w:r>
          <w:t>P</w:t>
        </w:r>
      </w:ins>
      <w:del w:id="1296" w:author="jie sun" w:date="2018-04-16T21:19:00Z">
        <w:r w:rsidDel="00FE12EC">
          <w:delText>p</w:delText>
        </w:r>
      </w:del>
      <w:r>
        <w:t xml:space="preserve">rinciple </w:t>
      </w:r>
      <w:ins w:id="1297" w:author="jie sun" w:date="2018-04-16T21:19:00Z">
        <w:r>
          <w:t>O</w:t>
        </w:r>
      </w:ins>
      <w:del w:id="1298" w:author="jie sun" w:date="2018-04-16T21:19:00Z">
        <w:r w:rsidDel="00FE12EC">
          <w:delText>o</w:delText>
        </w:r>
      </w:del>
      <w:r>
        <w:t xml:space="preserve">f </w:t>
      </w:r>
      <w:ins w:id="1299" w:author="jie sun" w:date="2018-04-16T21:19:00Z">
        <w:r>
          <w:t>A</w:t>
        </w:r>
      </w:ins>
      <w:del w:id="1300" w:author="jie sun" w:date="2018-04-16T21:19:00Z">
        <w:r w:rsidDel="00FE12EC">
          <w:delText>a</w:delText>
        </w:r>
      </w:del>
      <w:r>
        <w:t xml:space="preserve"> </w:t>
      </w:r>
      <w:ins w:id="1301" w:author="jie sun" w:date="2018-04-16T21:19:00Z">
        <w:r>
          <w:t>G</w:t>
        </w:r>
      </w:ins>
      <w:del w:id="1302" w:author="jie sun" w:date="2018-04-16T21:19:00Z">
        <w:r w:rsidDel="00FE12EC">
          <w:delText>g</w:delText>
        </w:r>
      </w:del>
      <w:r>
        <w:t>yroscope</w:t>
      </w:r>
      <w:bookmarkEnd w:id="1285"/>
      <w:bookmarkEnd w:id="1286"/>
      <w:bookmarkEnd w:id="1287"/>
      <w:bookmarkEnd w:id="1288"/>
      <w:bookmarkEnd w:id="1289"/>
      <w:bookmarkEnd w:id="1290"/>
      <w:bookmarkEnd w:id="1291"/>
      <w:bookmarkEnd w:id="1292"/>
      <w:bookmarkEnd w:id="1293"/>
      <w:bookmarkEnd w:id="1294"/>
    </w:p>
    <w:p w14:paraId="22650B09" w14:textId="77777777" w:rsidR="006018DD" w:rsidDel="007C4453" w:rsidRDefault="006018DD" w:rsidP="006018DD">
      <w:pPr>
        <w:pStyle w:val="Caption"/>
        <w:rPr>
          <w:del w:id="1303" w:author="像个男人一样" w:date="2018-03-22T11:57:00Z"/>
        </w:rPr>
      </w:pPr>
      <w:r w:rsidRPr="00086E71">
        <w:t>There are different kinds of gyroscopes, such as MEMS gyroscope</w:t>
      </w:r>
      <w:r w:rsidRPr="00086E71">
        <w:rPr>
          <w:rFonts w:hint="eastAsia"/>
        </w:rPr>
        <w:t>、</w:t>
      </w:r>
      <w:r w:rsidRPr="00086E71">
        <w:t>fibre optic gyroscope and the sensitive quantum gyroscope. Different types base on different principles of operation, and in this thesis, we just introduce the working principle of the most popular one used in iPhone.</w:t>
      </w:r>
      <w:r w:rsidRPr="00816B3B">
        <w:t xml:space="preserve"> </w:t>
      </w:r>
    </w:p>
    <w:p w14:paraId="19651BBF" w14:textId="77777777" w:rsidR="006018DD" w:rsidRPr="007C4453" w:rsidRDefault="006018DD" w:rsidP="006018DD">
      <w:pPr>
        <w:rPr>
          <w:ins w:id="1304" w:author="jie sun" w:date="2018-04-16T22:28:00Z"/>
        </w:rPr>
      </w:pPr>
    </w:p>
    <w:p w14:paraId="56E62472" w14:textId="77777777" w:rsidR="006018DD" w:rsidRDefault="006018DD">
      <w:pPr>
        <w:pStyle w:val="Caption"/>
        <w:pPrChange w:id="1305" w:author="像个男人一样" w:date="2018-03-21T01:45:00Z">
          <w:pPr>
            <w:pStyle w:val="Subtitle"/>
          </w:pPr>
        </w:pPrChange>
      </w:pPr>
      <w:bookmarkStart w:id="1306" w:name="_Toc505291906"/>
      <w:del w:id="1307" w:author="像个男人一样" w:date="2018-03-22T11:57:00Z">
        <w:r>
          <w:delText xml:space="preserve">Figure 3. </w:delText>
        </w:r>
        <w:r>
          <w:fldChar w:fldCharType="begin"/>
        </w:r>
        <w:r>
          <w:delInstrText xml:space="preserve"> SEQ Figure_3. \* ARABIC </w:delInstrText>
        </w:r>
        <w:r>
          <w:fldChar w:fldCharType="separate"/>
        </w:r>
      </w:del>
      <w:ins w:id="1308" w:author="像个男人一样" w:date="2018-03-22T11:51:00Z">
        <w:del w:id="1309" w:author="像个男人一样" w:date="2018-03-22T11:57:00Z">
          <w:r>
            <w:rPr>
              <w:b/>
            </w:rPr>
            <w:delText>错误！未指定顺序。</w:delText>
          </w:r>
        </w:del>
      </w:ins>
      <w:ins w:id="1310" w:author="像个男人一样" w:date="2018-03-21T23:39:00Z">
        <w:del w:id="1311" w:author="像个男人一样" w:date="2018-03-22T11:57:00Z">
          <w:r>
            <w:rPr>
              <w:b/>
            </w:rPr>
            <w:delText>错误！未指定顺序。</w:delText>
          </w:r>
        </w:del>
      </w:ins>
      <w:ins w:id="1312" w:author="像个男人一样" w:date="2018-03-21T23:10:00Z">
        <w:del w:id="1313" w:author="像个男人一样" w:date="2018-03-22T11:57:00Z">
          <w:r>
            <w:rPr>
              <w:b/>
            </w:rPr>
            <w:delText>错误！未指定顺序。</w:delText>
          </w:r>
        </w:del>
      </w:ins>
      <w:ins w:id="1314" w:author="像个男人一样" w:date="2018-03-21T23:08:00Z">
        <w:del w:id="1315" w:author="像个男人一样" w:date="2018-03-22T11:57:00Z">
          <w:r>
            <w:rPr>
              <w:b/>
            </w:rPr>
            <w:delText>错误！未指定顺序。</w:delText>
          </w:r>
        </w:del>
      </w:ins>
      <w:ins w:id="1316" w:author="像个男人一样" w:date="2018-03-21T02:33:00Z">
        <w:del w:id="1317" w:author="像个男人一样" w:date="2018-03-22T11:57:00Z">
          <w:r>
            <w:rPr>
              <w:b/>
            </w:rPr>
            <w:delText>错误！未指定顺序。错误！未指定顺序。</w:delText>
          </w:r>
        </w:del>
      </w:ins>
      <w:ins w:id="1318" w:author="像个男人一样" w:date="2018-03-21T02:31:00Z">
        <w:del w:id="1319" w:author="像个男人一样" w:date="2018-03-22T11:57:00Z">
          <w:r>
            <w:rPr>
              <w:b/>
            </w:rPr>
            <w:delText>错误！未指定顺序。</w:delText>
          </w:r>
        </w:del>
      </w:ins>
      <w:ins w:id="1320" w:author="像个男人一样" w:date="2018-03-21T02:30:00Z">
        <w:del w:id="1321" w:author="像个男人一样" w:date="2018-03-22T11:57:00Z">
          <w:r>
            <w:rPr>
              <w:b/>
            </w:rPr>
            <w:delText>错误！未指定顺序。</w:delText>
          </w:r>
        </w:del>
      </w:ins>
      <w:ins w:id="1322" w:author="像个男人一样" w:date="2018-03-21T02:29:00Z">
        <w:del w:id="1323" w:author="像个男人一样" w:date="2018-03-22T11:57:00Z">
          <w:r>
            <w:rPr>
              <w:b/>
            </w:rPr>
            <w:delText>错误！未指定顺序。错误！未指定顺序。</w:delText>
          </w:r>
        </w:del>
      </w:ins>
      <w:ins w:id="1324" w:author="像个男人一样" w:date="2018-03-21T02:26:00Z">
        <w:del w:id="1325" w:author="像个男人一样" w:date="2018-03-22T11:57:00Z">
          <w:r>
            <w:rPr>
              <w:b/>
            </w:rPr>
            <w:delText>错误！未指定顺序。</w:delText>
          </w:r>
        </w:del>
      </w:ins>
      <w:ins w:id="1326" w:author="像个男人一样" w:date="2018-03-21T02:25:00Z">
        <w:del w:id="1327" w:author="像个男人一样" w:date="2018-03-22T11:57:00Z">
          <w:r>
            <w:rPr>
              <w:b/>
            </w:rPr>
            <w:delText>错误！未指定顺序。</w:delText>
          </w:r>
        </w:del>
      </w:ins>
      <w:ins w:id="1328" w:author="像个男人一样" w:date="2018-03-21T02:24:00Z">
        <w:del w:id="1329" w:author="像个男人一样" w:date="2018-03-22T11:57:00Z">
          <w:r>
            <w:rPr>
              <w:b/>
            </w:rPr>
            <w:delText>错误！未指定顺序。</w:delText>
          </w:r>
        </w:del>
      </w:ins>
      <w:ins w:id="1330" w:author="像个男人一样" w:date="2018-03-21T02:23:00Z">
        <w:del w:id="1331" w:author="像个男人一样" w:date="2018-03-22T11:57:00Z">
          <w:r>
            <w:rPr>
              <w:b/>
            </w:rPr>
            <w:delText>错误！未指定顺序。</w:delText>
          </w:r>
        </w:del>
      </w:ins>
      <w:ins w:id="1332" w:author="像个男人一样" w:date="2018-03-21T02:22:00Z">
        <w:del w:id="1333" w:author="像个男人一样" w:date="2018-03-22T11:57:00Z">
          <w:r>
            <w:rPr>
              <w:b/>
            </w:rPr>
            <w:delText>错误！未指定顺序。</w:delText>
          </w:r>
        </w:del>
      </w:ins>
      <w:ins w:id="1334" w:author="像个男人一样" w:date="2018-03-21T02:17:00Z">
        <w:del w:id="1335" w:author="像个男人一样" w:date="2018-03-22T11:57:00Z">
          <w:r>
            <w:rPr>
              <w:b/>
            </w:rPr>
            <w:delText>错误！未指定顺序。错误！未指定顺序。错误！未指定顺序。</w:delText>
          </w:r>
        </w:del>
      </w:ins>
      <w:ins w:id="1336" w:author="像个男人一样" w:date="2018-03-21T02:15:00Z">
        <w:del w:id="1337" w:author="像个男人一样" w:date="2018-03-22T11:57:00Z">
          <w:r>
            <w:rPr>
              <w:b/>
            </w:rPr>
            <w:delText>错误！未指定顺序。</w:delText>
          </w:r>
        </w:del>
      </w:ins>
      <w:ins w:id="1338" w:author="像个男人一样" w:date="2018-03-21T02:14:00Z">
        <w:del w:id="1339" w:author="像个男人一样" w:date="2018-03-22T11:57:00Z">
          <w:r>
            <w:rPr>
              <w:b/>
            </w:rPr>
            <w:delText>错误！未指定顺序。</w:delText>
          </w:r>
        </w:del>
      </w:ins>
      <w:ins w:id="1340" w:author="像个男人一样" w:date="2018-03-21T02:13:00Z">
        <w:del w:id="1341" w:author="像个男人一样" w:date="2018-03-22T11:57:00Z">
          <w:r>
            <w:rPr>
              <w:b/>
            </w:rPr>
            <w:delText>错误！未指定顺序。</w:delText>
          </w:r>
        </w:del>
      </w:ins>
      <w:ins w:id="1342" w:author="像个男人一样" w:date="2018-03-21T02:12:00Z">
        <w:del w:id="1343" w:author="像个男人一样" w:date="2018-03-22T11:57:00Z">
          <w:r>
            <w:rPr>
              <w:b/>
            </w:rPr>
            <w:delText>错误！未指定顺序。</w:delText>
          </w:r>
        </w:del>
      </w:ins>
      <w:ins w:id="1344" w:author="像个男人一样" w:date="2018-03-21T02:02:00Z">
        <w:del w:id="1345" w:author="像个男人一样" w:date="2018-03-22T11:57:00Z">
          <w:r>
            <w:rPr>
              <w:b/>
            </w:rPr>
            <w:delText>错误！未指定顺序。错误！未指定顺序。</w:delText>
          </w:r>
        </w:del>
      </w:ins>
      <w:ins w:id="1346" w:author="像个男人一样" w:date="2018-03-21T02:01:00Z">
        <w:del w:id="1347" w:author="像个男人一样" w:date="2018-03-22T11:57:00Z">
          <w:r>
            <w:rPr>
              <w:b/>
            </w:rPr>
            <w:delText>错误！未指定顺序。</w:delText>
          </w:r>
        </w:del>
      </w:ins>
      <w:ins w:id="1348" w:author="像个男人一样" w:date="2018-03-21T02:00:00Z">
        <w:del w:id="1349" w:author="像个男人一样" w:date="2018-03-22T11:57:00Z">
          <w:r>
            <w:rPr>
              <w:b/>
            </w:rPr>
            <w:delText>错误！未指定顺序。</w:delText>
          </w:r>
        </w:del>
      </w:ins>
      <w:ins w:id="1350" w:author="像个男人一样" w:date="2018-03-21T01:59:00Z">
        <w:del w:id="1351" w:author="像个男人一样" w:date="2018-03-22T11:57:00Z">
          <w:r>
            <w:rPr>
              <w:b/>
            </w:rPr>
            <w:delText>错误！未指定顺序。</w:delText>
          </w:r>
        </w:del>
      </w:ins>
      <w:ins w:id="1352" w:author="像个男人一样" w:date="2018-03-21T01:58:00Z">
        <w:del w:id="1353" w:author="像个男人一样" w:date="2018-03-22T11:57:00Z">
          <w:r>
            <w:rPr>
              <w:b/>
            </w:rPr>
            <w:delText>错误！未指定顺序。错误！未指定顺序。</w:delText>
          </w:r>
        </w:del>
      </w:ins>
      <w:ins w:id="1354" w:author="像个男人一样" w:date="2018-03-21T01:57:00Z">
        <w:del w:id="1355" w:author="像个男人一样" w:date="2018-03-22T11:57:00Z">
          <w:r>
            <w:rPr>
              <w:b/>
            </w:rPr>
            <w:delText>错误！未指定顺序。</w:delText>
          </w:r>
        </w:del>
      </w:ins>
      <w:ins w:id="1356" w:author="像个男人一样" w:date="2018-03-21T01:48:00Z">
        <w:del w:id="1357" w:author="像个男人一样" w:date="2018-03-22T11:57:00Z">
          <w:r>
            <w:rPr>
              <w:b/>
            </w:rPr>
            <w:delText>错误！未指定顺序。错误！未指定顺序。</w:delText>
          </w:r>
        </w:del>
      </w:ins>
      <w:ins w:id="1358" w:author="像个男人一样" w:date="2018-03-21T01:47:00Z">
        <w:del w:id="1359" w:author="像个男人一样" w:date="2018-03-22T11:57:00Z">
          <w:r>
            <w:rPr>
              <w:b/>
            </w:rPr>
            <w:delText>错误！未指定顺序。</w:delText>
          </w:r>
        </w:del>
      </w:ins>
      <w:ins w:id="1360" w:author="像个男人一样" w:date="2018-03-21T01:46:00Z">
        <w:del w:id="1361" w:author="像个男人一样" w:date="2018-03-22T11:57:00Z">
          <w:r>
            <w:rPr>
              <w:b/>
            </w:rPr>
            <w:delText>错误！未指定顺序。</w:delText>
          </w:r>
        </w:del>
      </w:ins>
      <w:del w:id="1362" w:author="像个男人一样" w:date="2018-03-22T11:57:00Z">
        <w:r>
          <w:delText>1</w:delText>
        </w:r>
        <w:r>
          <w:fldChar w:fldCharType="end"/>
        </w:r>
      </w:del>
      <w:del w:id="1363" w:author="像个男人一样" w:date="2018-03-21T01:45:00Z">
        <w:r>
          <w:delText xml:space="preserve"> Wikipedia</w:delText>
        </w:r>
        <w:bookmarkEnd w:id="1306"/>
        <w:r>
          <w:delText xml:space="preserve"> </w:delText>
        </w:r>
      </w:del>
    </w:p>
    <w:p w14:paraId="5611187F" w14:textId="77777777" w:rsidR="006018DD" w:rsidRDefault="006018DD">
      <w:pPr>
        <w:jc w:val="center"/>
        <w:rPr>
          <w:ins w:id="1364" w:author="像个男人一样" w:date="2018-03-21T01:45:00Z"/>
        </w:rPr>
        <w:pPrChange w:id="1365" w:author="jie sun" w:date="2018-04-16T21:37:00Z">
          <w:pPr/>
        </w:pPrChange>
      </w:pPr>
      <w:r>
        <w:rPr>
          <w:noProof/>
        </w:rPr>
        <w:drawing>
          <wp:inline distT="0" distB="0" distL="0" distR="0" wp14:anchorId="21748C9F" wp14:editId="0F43657D">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14:paraId="4A11CBD9" w14:textId="41C7FFC0" w:rsidR="006018DD" w:rsidRDefault="006018DD" w:rsidP="00AB7BE8">
      <w:pPr>
        <w:pStyle w:val="Caption"/>
        <w:jc w:val="center"/>
      </w:pPr>
      <w:bookmarkStart w:id="1366" w:name="_Toc517801884"/>
      <w:ins w:id="1367" w:author="像个男人一样" w:date="2018-03-21T01:45:00Z">
        <w:r>
          <w:t xml:space="preserve">Figure </w:t>
        </w:r>
      </w:ins>
      <w:ins w:id="1368" w:author="JIE  SUN" w:date="2018-06-21T13:36:00Z">
        <w:r>
          <w:fldChar w:fldCharType="begin"/>
        </w:r>
        <w:r>
          <w:instrText xml:space="preserve"> STYLEREF 1 \s </w:instrText>
        </w:r>
      </w:ins>
      <w:r>
        <w:fldChar w:fldCharType="separate"/>
      </w:r>
      <w:r w:rsidR="005D06D1">
        <w:rPr>
          <w:noProof/>
        </w:rPr>
        <w:t>2</w:t>
      </w:r>
      <w:ins w:id="1369" w:author="JIE  SUN" w:date="2018-06-21T13:36:00Z">
        <w:r>
          <w:fldChar w:fldCharType="end"/>
        </w:r>
        <w:r>
          <w:noBreakHyphen/>
        </w:r>
        <w:r>
          <w:fldChar w:fldCharType="begin"/>
        </w:r>
        <w:r>
          <w:instrText xml:space="preserve"> SEQ Figure \* ARABIC \s 1 </w:instrText>
        </w:r>
      </w:ins>
      <w:r>
        <w:fldChar w:fldCharType="separate"/>
      </w:r>
      <w:r w:rsidR="005D06D1">
        <w:rPr>
          <w:noProof/>
        </w:rPr>
        <w:t>4</w:t>
      </w:r>
      <w:ins w:id="1370" w:author="JIE  SUN" w:date="2018-06-21T13:36:00Z">
        <w:r>
          <w:fldChar w:fldCharType="end"/>
        </w:r>
      </w:ins>
      <w:ins w:id="1371" w:author="jie sun" w:date="2018-04-19T13:00:00Z">
        <w:del w:id="1372" w:author="JIE  SUN" w:date="2018-06-21T13:34:00Z">
          <w:r w:rsidDel="00A64E7B">
            <w:fldChar w:fldCharType="begin"/>
          </w:r>
          <w:r w:rsidDel="00A64E7B">
            <w:delInstrText xml:space="preserve"> STYLEREF 1 \s </w:delInstrText>
          </w:r>
        </w:del>
      </w:ins>
      <w:del w:id="1373" w:author="JIE  SUN" w:date="2018-06-21T13:34:00Z">
        <w:r w:rsidDel="00A64E7B">
          <w:fldChar w:fldCharType="separate"/>
        </w:r>
        <w:r w:rsidDel="00A64E7B">
          <w:rPr>
            <w:noProof/>
          </w:rPr>
          <w:delText>3</w:delText>
        </w:r>
      </w:del>
      <w:ins w:id="1374" w:author="jie sun" w:date="2018-04-19T13:00:00Z">
        <w:del w:id="1375"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376" w:author="JIE  SUN" w:date="2018-06-21T13:34:00Z">
        <w:r w:rsidDel="00A64E7B">
          <w:fldChar w:fldCharType="separate"/>
        </w:r>
      </w:del>
      <w:ins w:id="1377" w:author="jie sun" w:date="2018-04-19T13:00:00Z">
        <w:del w:id="1378" w:author="JIE  SUN" w:date="2018-06-21T13:34:00Z">
          <w:r w:rsidDel="00A64E7B">
            <w:rPr>
              <w:noProof/>
            </w:rPr>
            <w:delText>1</w:delText>
          </w:r>
          <w:r w:rsidDel="00A64E7B">
            <w:fldChar w:fldCharType="end"/>
          </w:r>
        </w:del>
      </w:ins>
      <w:ins w:id="1379" w:author="像个男人一样" w:date="2018-03-21T01:45:00Z">
        <w:del w:id="1380"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381" w:author="像个男人一样" w:date="2018-03-22T11:51:00Z">
        <w:del w:id="1382" w:author="jie sun" w:date="2018-04-10T21:45:00Z">
          <w:r w:rsidDel="00454521">
            <w:delText>1</w:delText>
          </w:r>
        </w:del>
      </w:ins>
      <w:ins w:id="1383" w:author="像个男人一样" w:date="2018-03-21T01:45:00Z">
        <w:del w:id="1384" w:author="jie sun" w:date="2018-04-10T21:45:00Z">
          <w:r w:rsidDel="00454521">
            <w:fldChar w:fldCharType="end"/>
          </w:r>
        </w:del>
        <w:bookmarkStart w:id="1385" w:name="_Toc12187"/>
        <w:bookmarkStart w:id="1386" w:name="_Toc29963"/>
        <w:bookmarkStart w:id="1387" w:name="_Toc6340"/>
        <w:bookmarkStart w:id="1388" w:name="_Toc29172"/>
        <w:bookmarkStart w:id="1389" w:name="_Toc18162"/>
        <w:bookmarkStart w:id="1390" w:name="_Toc826"/>
        <w:bookmarkStart w:id="1391" w:name="_Toc6323"/>
        <w:bookmarkStart w:id="1392" w:name="_Toc20606"/>
        <w:bookmarkStart w:id="1393" w:name="_Toc32008"/>
        <w:bookmarkStart w:id="1394" w:name="_Toc24821"/>
        <w:bookmarkStart w:id="1395" w:name="_Toc19850"/>
        <w:bookmarkStart w:id="1396" w:name="_Toc5692"/>
        <w:bookmarkStart w:id="1397" w:name="_Toc9632"/>
        <w:bookmarkStart w:id="1398" w:name="_Toc24399"/>
        <w:bookmarkStart w:id="1399" w:name="_Toc2185"/>
        <w:bookmarkStart w:id="1400" w:name="_Toc675"/>
        <w:bookmarkStart w:id="1401" w:name="_Toc31801"/>
        <w:bookmarkStart w:id="1402" w:name="_Toc29624"/>
        <w:bookmarkStart w:id="1403" w:name="_Toc16800"/>
        <w:bookmarkStart w:id="1404" w:name="_Toc8264"/>
        <w:bookmarkStart w:id="1405" w:name="_Toc30521"/>
        <w:bookmarkStart w:id="1406" w:name="_Toc358"/>
        <w:bookmarkStart w:id="1407" w:name="_Toc27877"/>
        <w:bookmarkStart w:id="1408" w:name="_Toc20897"/>
        <w:bookmarkStart w:id="1409" w:name="_Toc1639"/>
        <w:r>
          <w:rPr>
            <w:rFonts w:hint="eastAsia"/>
          </w:rPr>
          <w:t>:</w:t>
        </w:r>
      </w:ins>
      <w:r w:rsidR="00EC4596">
        <w:t xml:space="preserve"> </w:t>
      </w:r>
      <w:r w:rsidR="00455751">
        <w:t xml:space="preserve"> </w:t>
      </w:r>
      <w:ins w:id="1410" w:author="像个男人一样" w:date="2018-03-21T01:45:00Z">
        <w:r>
          <w:rPr>
            <w:rFonts w:hint="eastAsia"/>
          </w:rPr>
          <w:t>Wi</w:t>
        </w:r>
        <w:del w:id="1411" w:author="jie sun" w:date="2018-04-08T18:49:00Z">
          <w:r w:rsidDel="00E64FB4">
            <w:rPr>
              <w:rFonts w:hint="eastAsia"/>
            </w:rPr>
            <w:delText xml:space="preserve">kipedia </w:delText>
          </w:r>
        </w:del>
      </w:ins>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ins w:id="1412" w:author="jie sun" w:date="2018-04-08T18:49:00Z">
        <w:r>
          <w:t>li Commons</w:t>
        </w:r>
      </w:ins>
      <w:ins w:id="1413" w:author="jie sun" w:date="2018-04-08T18:51:00Z">
        <w:r>
          <w:t>.</w:t>
        </w:r>
      </w:ins>
      <w:customXmlInsRangeStart w:id="1414" w:author="jie sun" w:date="2018-04-08T18:51:00Z"/>
      <w:sdt>
        <w:sdtPr>
          <w:id w:val="-612363004"/>
          <w:citation/>
        </w:sdtPr>
        <w:sdtContent>
          <w:customXmlInsRangeEnd w:id="1414"/>
          <w:ins w:id="1415" w:author="jie sun" w:date="2018-04-08T18:51:00Z">
            <w:r>
              <w:fldChar w:fldCharType="begin"/>
            </w:r>
          </w:ins>
          <w:ins w:id="1416" w:author="jie sun" w:date="2018-04-08T18:52:00Z">
            <w:r>
              <w:instrText xml:space="preserve">CITATION Wil \l 2052 </w:instrText>
            </w:r>
          </w:ins>
          <w:r>
            <w:fldChar w:fldCharType="separate"/>
          </w:r>
          <w:r w:rsidR="000F0E95">
            <w:rPr>
              <w:noProof/>
            </w:rPr>
            <w:t xml:space="preserve"> </w:t>
          </w:r>
          <w:r w:rsidR="000F0E95" w:rsidRPr="000F0E95">
            <w:rPr>
              <w:noProof/>
            </w:rPr>
            <w:t>(Wilimedia, 2006)</w:t>
          </w:r>
          <w:ins w:id="1417" w:author="jie sun" w:date="2018-04-08T18:51:00Z">
            <w:r>
              <w:fldChar w:fldCharType="end"/>
            </w:r>
          </w:ins>
          <w:customXmlInsRangeStart w:id="1418" w:author="jie sun" w:date="2018-04-08T18:51:00Z"/>
        </w:sdtContent>
      </w:sdt>
      <w:customXmlInsRangeEnd w:id="1418"/>
      <w:bookmarkEnd w:id="1366"/>
    </w:p>
    <w:p w14:paraId="27C61A4D" w14:textId="77777777" w:rsidR="006018DD" w:rsidDel="00D27CA4" w:rsidRDefault="006018DD" w:rsidP="006018DD">
      <w:pPr>
        <w:rPr>
          <w:del w:id="1419" w:author="jie sun" w:date="2018-04-15T19:33:00Z"/>
        </w:rPr>
      </w:pPr>
      <w:r>
        <w:t xml:space="preserve">As you can see </w:t>
      </w:r>
      <w:ins w:id="1420" w:author="像个男人一样" w:date="2018-03-21T02:37:00Z">
        <w:r>
          <w:rPr>
            <w:rFonts w:hint="eastAsia"/>
            <w:lang w:val="en-US"/>
          </w:rPr>
          <w:t>the figure above</w:t>
        </w:r>
        <w:del w:id="1421" w:author="jie sun" w:date="2018-06-03T21:28:00Z">
          <w:r w:rsidDel="0031424B">
            <w:rPr>
              <w:rFonts w:hint="eastAsia"/>
              <w:lang w:val="en-US"/>
            </w:rPr>
            <w:delText xml:space="preserve"> </w:delText>
          </w:r>
        </w:del>
      </w:ins>
      <w:del w:id="1422" w:author="像个男人一样" w:date="2018-03-21T02:37:00Z">
        <w:r>
          <w:delText xml:space="preserve">from </w:delText>
        </w:r>
        <w:bookmarkStart w:id="1423" w:name="_Toc12109"/>
        <w:bookmarkStart w:id="1424" w:name="_Toc2624"/>
        <w:r>
          <w:delText>picture 3.1.2.1</w:delText>
        </w:r>
      </w:del>
      <w:del w:id="1425" w:author="jie sun" w:date="2018-06-03T21:27:00Z">
        <w:r w:rsidDel="00CD4D88">
          <w:delText xml:space="preserve"> above</w:delText>
        </w:r>
      </w:del>
      <w:r>
        <w:t>, there is a Rotor which can spin freely 360 degrees around a Spin axis in a Gyroscope frame and a Gimbal</w:t>
      </w:r>
      <w:r>
        <w:rPr>
          <w:rFonts w:hint="eastAsia"/>
          <w:lang w:val="en-US"/>
        </w:rPr>
        <w:t>.</w:t>
      </w:r>
      <w:r>
        <w:t xml:space="preserve">  This is a basic frame of the Gyroscope and the angular velocity in each direction can be detected by the free rotation of the rotor. </w:t>
      </w:r>
      <w:bookmarkEnd w:id="1423"/>
      <w:bookmarkEnd w:id="1424"/>
    </w:p>
    <w:p w14:paraId="75EBC6F9" w14:textId="77777777" w:rsidR="006018DD" w:rsidRDefault="006018DD" w:rsidP="006018DD"/>
    <w:p w14:paraId="713D37D7" w14:textId="31A48438" w:rsidR="006018DD" w:rsidDel="00952027" w:rsidRDefault="006018DD" w:rsidP="006018DD">
      <w:pPr>
        <w:pStyle w:val="Caption"/>
        <w:rPr>
          <w:del w:id="1426" w:author="像个男人一样" w:date="2018-03-22T11:56:00Z"/>
        </w:rPr>
      </w:pPr>
      <w:r w:rsidRPr="004B17BB">
        <w:t xml:space="preserve">There is another picture below, </w:t>
      </w:r>
      <w:bookmarkStart w:id="1427" w:name="_Toc7764"/>
      <w:bookmarkStart w:id="1428" w:name="_Toc14662"/>
      <w:ins w:id="1429" w:author="像个男人一样" w:date="2018-03-21T02:37:00Z">
        <w:r w:rsidRPr="00731687">
          <w:rPr>
            <w:iCs w:val="0"/>
            <w:color w:val="auto"/>
            <w:sz w:val="24"/>
            <w:szCs w:val="22"/>
            <w:rPrChange w:id="1430" w:author="jie sun" w:date="2018-04-16T22:43:00Z">
              <w:rPr>
                <w:iCs w:val="0"/>
                <w:lang w:val="en-US"/>
              </w:rPr>
            </w:rPrChange>
          </w:rPr>
          <w:t>figure</w:t>
        </w:r>
        <w:r w:rsidRPr="00731687">
          <w:rPr>
            <w:iCs w:val="0"/>
            <w:color w:val="auto"/>
            <w:sz w:val="24"/>
            <w:szCs w:val="22"/>
            <w:rPrChange w:id="1431" w:author="jie sun" w:date="2018-04-16T22:44:00Z">
              <w:rPr>
                <w:iCs w:val="0"/>
                <w:lang w:val="en-US"/>
              </w:rPr>
            </w:rPrChange>
          </w:rPr>
          <w:t xml:space="preserve"> 3.2</w:t>
        </w:r>
      </w:ins>
      <w:ins w:id="1432" w:author="jie sun" w:date="2018-04-16T22:43:00Z">
        <w:r>
          <w:rPr>
            <w:iCs w:val="0"/>
          </w:rPr>
          <w:t xml:space="preserve"> </w:t>
        </w:r>
      </w:ins>
      <w:customXmlInsRangeStart w:id="1433" w:author="jie sun" w:date="2018-04-08T19:29:00Z"/>
      <w:sdt>
        <w:sdtPr>
          <w:id w:val="1717156383"/>
          <w:citation/>
        </w:sdtPr>
        <w:sdtContent>
          <w:customXmlInsRangeEnd w:id="1433"/>
          <w:ins w:id="1434" w:author="jie sun" w:date="2018-04-08T19:29:00Z">
            <w:r w:rsidRPr="00134162">
              <w:fldChar w:fldCharType="begin"/>
            </w:r>
            <w:r w:rsidRPr="004B17BB">
              <w:rPr>
                <w:iCs w:val="0"/>
              </w:rPr>
              <w:instrText xml:space="preserve"> CITATION Pig \l 2052 </w:instrText>
            </w:r>
          </w:ins>
          <w:r w:rsidRPr="00134162">
            <w:fldChar w:fldCharType="separate"/>
          </w:r>
          <w:r w:rsidR="000F0E95" w:rsidRPr="000F0E95">
            <w:rPr>
              <w:noProof/>
            </w:rPr>
            <w:t>(Pigeon's nest, n.d.)</w:t>
          </w:r>
          <w:ins w:id="1435" w:author="jie sun" w:date="2018-04-08T19:29:00Z">
            <w:r w:rsidRPr="00134162">
              <w:fldChar w:fldCharType="end"/>
            </w:r>
          </w:ins>
          <w:customXmlInsRangeStart w:id="1436" w:author="jie sun" w:date="2018-04-08T19:29:00Z"/>
        </w:sdtContent>
      </w:sdt>
      <w:customXmlInsRangeEnd w:id="1436"/>
      <w:del w:id="1437" w:author="像个男人一样" w:date="2018-03-21T01:47:00Z">
        <w:r w:rsidRPr="004B17BB">
          <w:delText>Picture 3.1.2.2</w:delText>
        </w:r>
      </w:del>
      <w:r w:rsidRPr="004B17BB">
        <w:t xml:space="preserve">,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w:t>
      </w:r>
      <w:r>
        <w:t xml:space="preserve">angular velocity in those three </w:t>
      </w:r>
      <w:r w:rsidRPr="004B17BB">
        <w:t>axes orientations, so this is a basic principle of how the gyroscope works</w:t>
      </w:r>
      <w:ins w:id="1438" w:author="像个男人一样" w:date="2018-03-22T11:56:00Z">
        <w:r w:rsidRPr="004B17BB">
          <w:rPr>
            <w:iCs w:val="0"/>
            <w:rPrChange w:id="1439" w:author="jie sun" w:date="2018-04-16T22:21:00Z">
              <w:rPr>
                <w:iCs w:val="0"/>
                <w:lang w:val="en-US"/>
              </w:rPr>
            </w:rPrChange>
          </w:rPr>
          <w:t>.</w:t>
        </w:r>
      </w:ins>
      <w:del w:id="1440" w:author="像个男人一样" w:date="2018-03-22T11:56:00Z">
        <w:r w:rsidRPr="004B17BB">
          <w:delText xml:space="preserve">. </w:delText>
        </w:r>
        <w:bookmarkEnd w:id="1427"/>
        <w:bookmarkEnd w:id="1428"/>
      </w:del>
    </w:p>
    <w:p w14:paraId="549416D6" w14:textId="77777777" w:rsidR="006018DD" w:rsidRPr="00952027" w:rsidRDefault="006018DD" w:rsidP="006018DD">
      <w:pPr>
        <w:rPr>
          <w:ins w:id="1441" w:author="jie sun" w:date="2018-04-16T22:28:00Z"/>
        </w:rPr>
      </w:pPr>
    </w:p>
    <w:p w14:paraId="503CE097" w14:textId="77777777" w:rsidR="006018DD" w:rsidRDefault="006018DD">
      <w:pPr>
        <w:pStyle w:val="Caption"/>
        <w:pPrChange w:id="1442" w:author="像个男人一样" w:date="2018-03-21T01:46:00Z">
          <w:pPr>
            <w:pStyle w:val="Subtitle"/>
          </w:pPr>
        </w:pPrChange>
      </w:pPr>
      <w:bookmarkStart w:id="1443" w:name="_Toc505291907"/>
      <w:del w:id="1444" w:author="像个男人一样" w:date="2018-03-22T11:56:00Z">
        <w:r>
          <w:delText xml:space="preserve">Figure 3. </w:delText>
        </w:r>
        <w:r>
          <w:fldChar w:fldCharType="begin"/>
        </w:r>
        <w:r>
          <w:delInstrText xml:space="preserve"> SEQ Figure_3. \* ARABIC </w:delInstrText>
        </w:r>
        <w:r>
          <w:fldChar w:fldCharType="separate"/>
        </w:r>
      </w:del>
      <w:ins w:id="1445" w:author="像个男人一样" w:date="2018-03-22T11:51:00Z">
        <w:del w:id="1446" w:author="像个男人一样" w:date="2018-03-22T11:56:00Z">
          <w:r>
            <w:rPr>
              <w:b/>
            </w:rPr>
            <w:delText>错误！未指定顺序。</w:delText>
          </w:r>
        </w:del>
      </w:ins>
      <w:ins w:id="1447" w:author="像个男人一样" w:date="2018-03-21T23:39:00Z">
        <w:del w:id="1448" w:author="像个男人一样" w:date="2018-03-22T11:56:00Z">
          <w:r>
            <w:rPr>
              <w:b/>
            </w:rPr>
            <w:delText>错误！未指定顺序。</w:delText>
          </w:r>
        </w:del>
      </w:ins>
      <w:ins w:id="1449" w:author="像个男人一样" w:date="2018-03-21T23:10:00Z">
        <w:del w:id="1450" w:author="像个男人一样" w:date="2018-03-22T11:56:00Z">
          <w:r>
            <w:rPr>
              <w:b/>
            </w:rPr>
            <w:delText>错误！未指定顺序。</w:delText>
          </w:r>
        </w:del>
      </w:ins>
      <w:ins w:id="1451" w:author="像个男人一样" w:date="2018-03-21T23:08:00Z">
        <w:del w:id="1452" w:author="像个男人一样" w:date="2018-03-22T11:56:00Z">
          <w:r>
            <w:rPr>
              <w:b/>
            </w:rPr>
            <w:delText>错误！未指定顺序。</w:delText>
          </w:r>
        </w:del>
      </w:ins>
      <w:ins w:id="1453" w:author="像个男人一样" w:date="2018-03-21T02:33:00Z">
        <w:del w:id="1454" w:author="像个男人一样" w:date="2018-03-22T11:56:00Z">
          <w:r>
            <w:rPr>
              <w:b/>
            </w:rPr>
            <w:delText>错误！未指定顺序。错误！未指定顺序。</w:delText>
          </w:r>
        </w:del>
      </w:ins>
      <w:ins w:id="1455" w:author="像个男人一样" w:date="2018-03-21T02:31:00Z">
        <w:del w:id="1456" w:author="像个男人一样" w:date="2018-03-22T11:56:00Z">
          <w:r>
            <w:rPr>
              <w:b/>
            </w:rPr>
            <w:delText>错误！未指定顺序。</w:delText>
          </w:r>
        </w:del>
      </w:ins>
      <w:ins w:id="1457" w:author="像个男人一样" w:date="2018-03-21T02:30:00Z">
        <w:del w:id="1458" w:author="像个男人一样" w:date="2018-03-22T11:56:00Z">
          <w:r>
            <w:rPr>
              <w:b/>
            </w:rPr>
            <w:delText>错误！未指定顺序。</w:delText>
          </w:r>
        </w:del>
      </w:ins>
      <w:ins w:id="1459" w:author="像个男人一样" w:date="2018-03-21T02:29:00Z">
        <w:del w:id="1460" w:author="像个男人一样" w:date="2018-03-22T11:56:00Z">
          <w:r>
            <w:rPr>
              <w:b/>
            </w:rPr>
            <w:delText>错误！未指定顺序。错误！未指定顺序。</w:delText>
          </w:r>
        </w:del>
      </w:ins>
      <w:ins w:id="1461" w:author="像个男人一样" w:date="2018-03-21T02:26:00Z">
        <w:del w:id="1462" w:author="像个男人一样" w:date="2018-03-22T11:56:00Z">
          <w:r>
            <w:rPr>
              <w:b/>
            </w:rPr>
            <w:delText>错误！未指定顺序。</w:delText>
          </w:r>
        </w:del>
      </w:ins>
      <w:ins w:id="1463" w:author="像个男人一样" w:date="2018-03-21T02:25:00Z">
        <w:del w:id="1464" w:author="像个男人一样" w:date="2018-03-22T11:56:00Z">
          <w:r>
            <w:rPr>
              <w:b/>
            </w:rPr>
            <w:delText>错误！未指定顺序。</w:delText>
          </w:r>
        </w:del>
      </w:ins>
      <w:ins w:id="1465" w:author="像个男人一样" w:date="2018-03-21T02:24:00Z">
        <w:del w:id="1466" w:author="像个男人一样" w:date="2018-03-22T11:56:00Z">
          <w:r>
            <w:rPr>
              <w:b/>
            </w:rPr>
            <w:delText>错误！未指定顺序。</w:delText>
          </w:r>
        </w:del>
      </w:ins>
      <w:ins w:id="1467" w:author="像个男人一样" w:date="2018-03-21T02:23:00Z">
        <w:del w:id="1468" w:author="像个男人一样" w:date="2018-03-22T11:56:00Z">
          <w:r>
            <w:rPr>
              <w:b/>
            </w:rPr>
            <w:delText>错误！未指定顺序。</w:delText>
          </w:r>
        </w:del>
      </w:ins>
      <w:ins w:id="1469" w:author="像个男人一样" w:date="2018-03-21T02:22:00Z">
        <w:del w:id="1470" w:author="像个男人一样" w:date="2018-03-22T11:56:00Z">
          <w:r>
            <w:rPr>
              <w:b/>
            </w:rPr>
            <w:delText>错误！未指定顺序。</w:delText>
          </w:r>
        </w:del>
      </w:ins>
      <w:ins w:id="1471" w:author="像个男人一样" w:date="2018-03-21T02:17:00Z">
        <w:del w:id="1472" w:author="像个男人一样" w:date="2018-03-22T11:56:00Z">
          <w:r>
            <w:rPr>
              <w:b/>
            </w:rPr>
            <w:delText>错误！未指定顺序。错误！未指定顺序。错误！未指定顺序。</w:delText>
          </w:r>
        </w:del>
      </w:ins>
      <w:ins w:id="1473" w:author="像个男人一样" w:date="2018-03-21T02:15:00Z">
        <w:del w:id="1474" w:author="像个男人一样" w:date="2018-03-22T11:56:00Z">
          <w:r>
            <w:rPr>
              <w:b/>
            </w:rPr>
            <w:delText>错误！未指定顺序。</w:delText>
          </w:r>
        </w:del>
      </w:ins>
      <w:ins w:id="1475" w:author="像个男人一样" w:date="2018-03-21T02:14:00Z">
        <w:del w:id="1476" w:author="像个男人一样" w:date="2018-03-22T11:56:00Z">
          <w:r>
            <w:rPr>
              <w:b/>
            </w:rPr>
            <w:delText>错误！未指定顺序。</w:delText>
          </w:r>
        </w:del>
      </w:ins>
      <w:ins w:id="1477" w:author="像个男人一样" w:date="2018-03-21T02:13:00Z">
        <w:del w:id="1478" w:author="像个男人一样" w:date="2018-03-22T11:56:00Z">
          <w:r>
            <w:rPr>
              <w:b/>
            </w:rPr>
            <w:delText>错误！未指定顺序。</w:delText>
          </w:r>
        </w:del>
      </w:ins>
      <w:ins w:id="1479" w:author="像个男人一样" w:date="2018-03-21T02:12:00Z">
        <w:del w:id="1480" w:author="像个男人一样" w:date="2018-03-22T11:56:00Z">
          <w:r>
            <w:rPr>
              <w:b/>
            </w:rPr>
            <w:delText>错误！未指定顺序。</w:delText>
          </w:r>
        </w:del>
      </w:ins>
      <w:ins w:id="1481" w:author="像个男人一样" w:date="2018-03-21T02:02:00Z">
        <w:del w:id="1482" w:author="像个男人一样" w:date="2018-03-22T11:56:00Z">
          <w:r>
            <w:rPr>
              <w:b/>
            </w:rPr>
            <w:delText>错误！未指定顺序。错误！未指定顺序。</w:delText>
          </w:r>
        </w:del>
      </w:ins>
      <w:ins w:id="1483" w:author="像个男人一样" w:date="2018-03-21T02:01:00Z">
        <w:del w:id="1484" w:author="像个男人一样" w:date="2018-03-22T11:56:00Z">
          <w:r>
            <w:rPr>
              <w:b/>
            </w:rPr>
            <w:delText>错误！未指定顺序。</w:delText>
          </w:r>
        </w:del>
      </w:ins>
      <w:ins w:id="1485" w:author="像个男人一样" w:date="2018-03-21T02:00:00Z">
        <w:del w:id="1486" w:author="像个男人一样" w:date="2018-03-22T11:56:00Z">
          <w:r>
            <w:rPr>
              <w:b/>
            </w:rPr>
            <w:delText>错误！未指定顺序。</w:delText>
          </w:r>
        </w:del>
      </w:ins>
      <w:ins w:id="1487" w:author="像个男人一样" w:date="2018-03-21T01:59:00Z">
        <w:del w:id="1488" w:author="像个男人一样" w:date="2018-03-22T11:56:00Z">
          <w:r>
            <w:rPr>
              <w:b/>
            </w:rPr>
            <w:delText>错误！未指定顺序。</w:delText>
          </w:r>
        </w:del>
      </w:ins>
      <w:ins w:id="1489" w:author="像个男人一样" w:date="2018-03-21T01:58:00Z">
        <w:del w:id="1490" w:author="像个男人一样" w:date="2018-03-22T11:56:00Z">
          <w:r>
            <w:rPr>
              <w:b/>
            </w:rPr>
            <w:delText>错误！未指定顺序。错误！未指定顺序。</w:delText>
          </w:r>
        </w:del>
      </w:ins>
      <w:ins w:id="1491" w:author="像个男人一样" w:date="2018-03-21T01:57:00Z">
        <w:del w:id="1492" w:author="像个男人一样" w:date="2018-03-22T11:56:00Z">
          <w:r>
            <w:rPr>
              <w:b/>
            </w:rPr>
            <w:delText>错误！未指定顺序。</w:delText>
          </w:r>
        </w:del>
      </w:ins>
      <w:ins w:id="1493" w:author="像个男人一样" w:date="2018-03-21T01:48:00Z">
        <w:del w:id="1494" w:author="像个男人一样" w:date="2018-03-22T11:56:00Z">
          <w:r>
            <w:rPr>
              <w:b/>
            </w:rPr>
            <w:delText>错误！未指定顺序。错误！未指定顺序。</w:delText>
          </w:r>
        </w:del>
      </w:ins>
      <w:ins w:id="1495" w:author="像个男人一样" w:date="2018-03-21T01:47:00Z">
        <w:del w:id="1496" w:author="像个男人一样" w:date="2018-03-22T11:56:00Z">
          <w:r>
            <w:rPr>
              <w:b/>
            </w:rPr>
            <w:delText>错误！未指定顺序。</w:delText>
          </w:r>
        </w:del>
      </w:ins>
      <w:del w:id="1497" w:author="像个男人一样" w:date="2018-03-22T11:56:00Z">
        <w:r>
          <w:delText>2</w:delText>
        </w:r>
        <w:r>
          <w:fldChar w:fldCharType="end"/>
        </w:r>
      </w:del>
      <w:del w:id="1498" w:author="像个男人一样" w:date="2018-03-21T01:46:00Z">
        <w:r>
          <w:delText xml:space="preserve"> Gyroscope Principles</w:delText>
        </w:r>
      </w:del>
      <w:bookmarkEnd w:id="1443"/>
    </w:p>
    <w:p w14:paraId="4A80DA52" w14:textId="77777777" w:rsidR="006018DD" w:rsidRDefault="006018DD">
      <w:pPr>
        <w:jc w:val="center"/>
        <w:rPr>
          <w:ins w:id="1499" w:author="像个男人一样" w:date="2018-03-21T01:46:00Z"/>
          <w:rFonts w:ascii="Microsoft Sans Serif" w:hAnsi="Microsoft Sans Serif"/>
          <w:spacing w:val="15"/>
          <w:sz w:val="20"/>
        </w:rPr>
        <w:pPrChange w:id="1500" w:author="jie sun" w:date="2018-04-16T21:37:00Z">
          <w:pPr/>
        </w:pPrChange>
      </w:pPr>
      <w:r>
        <w:rPr>
          <w:rFonts w:ascii="Microsoft Sans Serif" w:hAnsi="Microsoft Sans Serif"/>
          <w:noProof/>
          <w:spacing w:val="15"/>
          <w:sz w:val="20"/>
        </w:rPr>
        <w:drawing>
          <wp:inline distT="0" distB="0" distL="0" distR="0" wp14:anchorId="279928F4" wp14:editId="39C4E97D">
            <wp:extent cx="4704421" cy="309688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09271" cy="3100076"/>
                    </a:xfrm>
                    <a:prstGeom prst="rect">
                      <a:avLst/>
                    </a:prstGeom>
                    <a:noFill/>
                    <a:ln>
                      <a:noFill/>
                    </a:ln>
                  </pic:spPr>
                </pic:pic>
              </a:graphicData>
            </a:graphic>
          </wp:inline>
        </w:drawing>
      </w:r>
    </w:p>
    <w:p w14:paraId="4C4450FB" w14:textId="40CE43C1" w:rsidR="006018DD" w:rsidRDefault="006018DD">
      <w:pPr>
        <w:pStyle w:val="Caption"/>
        <w:jc w:val="center"/>
        <w:pPrChange w:id="1501" w:author="jie sun" w:date="2018-04-16T21:37:00Z">
          <w:pPr/>
        </w:pPrChange>
      </w:pPr>
      <w:bookmarkStart w:id="1502" w:name="_Toc517801885"/>
      <w:ins w:id="1503" w:author="像个男人一样" w:date="2018-03-21T01:46:00Z">
        <w:r>
          <w:t xml:space="preserve">Figure </w:t>
        </w:r>
      </w:ins>
      <w:ins w:id="1504" w:author="JIE  SUN" w:date="2018-06-21T13:36:00Z">
        <w:r>
          <w:fldChar w:fldCharType="begin"/>
        </w:r>
        <w:r>
          <w:instrText xml:space="preserve"> STYLEREF 1 \s </w:instrText>
        </w:r>
      </w:ins>
      <w:r>
        <w:fldChar w:fldCharType="separate"/>
      </w:r>
      <w:r w:rsidR="005D06D1">
        <w:rPr>
          <w:noProof/>
        </w:rPr>
        <w:t>2</w:t>
      </w:r>
      <w:ins w:id="1505" w:author="JIE  SUN" w:date="2018-06-21T13:36:00Z">
        <w:r>
          <w:fldChar w:fldCharType="end"/>
        </w:r>
        <w:r>
          <w:noBreakHyphen/>
        </w:r>
        <w:r>
          <w:fldChar w:fldCharType="begin"/>
        </w:r>
        <w:r>
          <w:instrText xml:space="preserve"> SEQ Figure \* ARABIC \s 1 </w:instrText>
        </w:r>
      </w:ins>
      <w:r>
        <w:fldChar w:fldCharType="separate"/>
      </w:r>
      <w:r w:rsidR="005D06D1">
        <w:rPr>
          <w:noProof/>
        </w:rPr>
        <w:t>5</w:t>
      </w:r>
      <w:ins w:id="1506" w:author="JIE  SUN" w:date="2018-06-21T13:36:00Z">
        <w:r>
          <w:fldChar w:fldCharType="end"/>
        </w:r>
      </w:ins>
      <w:ins w:id="1507" w:author="jie sun" w:date="2018-04-19T13:00:00Z">
        <w:del w:id="1508" w:author="JIE  SUN" w:date="2018-06-21T13:34:00Z">
          <w:r w:rsidDel="00A64E7B">
            <w:fldChar w:fldCharType="begin"/>
          </w:r>
          <w:r w:rsidDel="00A64E7B">
            <w:delInstrText xml:space="preserve"> STYLEREF 1 \s </w:delInstrText>
          </w:r>
        </w:del>
      </w:ins>
      <w:del w:id="1509" w:author="JIE  SUN" w:date="2018-06-21T13:34:00Z">
        <w:r w:rsidDel="00A64E7B">
          <w:fldChar w:fldCharType="separate"/>
        </w:r>
        <w:r w:rsidDel="00A64E7B">
          <w:rPr>
            <w:noProof/>
          </w:rPr>
          <w:delText>3</w:delText>
        </w:r>
      </w:del>
      <w:ins w:id="1510" w:author="jie sun" w:date="2018-04-19T13:00:00Z">
        <w:del w:id="1511"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512" w:author="JIE  SUN" w:date="2018-06-21T13:34:00Z">
        <w:r w:rsidDel="00A64E7B">
          <w:fldChar w:fldCharType="separate"/>
        </w:r>
      </w:del>
      <w:ins w:id="1513" w:author="jie sun" w:date="2018-04-19T13:00:00Z">
        <w:del w:id="1514" w:author="JIE  SUN" w:date="2018-06-21T13:34:00Z">
          <w:r w:rsidDel="00A64E7B">
            <w:rPr>
              <w:noProof/>
            </w:rPr>
            <w:delText>2</w:delText>
          </w:r>
          <w:r w:rsidDel="00A64E7B">
            <w:fldChar w:fldCharType="end"/>
          </w:r>
        </w:del>
      </w:ins>
      <w:ins w:id="1515" w:author="像个男人一样" w:date="2018-03-21T01:46:00Z">
        <w:del w:id="1516"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517" w:author="像个男人一样" w:date="2018-03-22T11:51:00Z">
        <w:del w:id="1518" w:author="jie sun" w:date="2018-04-10T21:45:00Z">
          <w:r w:rsidDel="00454521">
            <w:delText>2</w:delText>
          </w:r>
        </w:del>
      </w:ins>
      <w:ins w:id="1519" w:author="像个男人一样" w:date="2018-03-21T01:46:00Z">
        <w:del w:id="1520" w:author="jie sun" w:date="2018-04-10T21:45:00Z">
          <w:r w:rsidDel="00454521">
            <w:fldChar w:fldCharType="end"/>
          </w:r>
        </w:del>
        <w:bookmarkStart w:id="1521" w:name="_Toc13768"/>
        <w:bookmarkStart w:id="1522" w:name="_Toc1447"/>
        <w:bookmarkStart w:id="1523" w:name="_Toc9110"/>
        <w:bookmarkStart w:id="1524" w:name="_Toc24012"/>
        <w:bookmarkStart w:id="1525" w:name="_Toc14331"/>
        <w:bookmarkStart w:id="1526" w:name="_Toc17677"/>
        <w:bookmarkStart w:id="1527" w:name="_Toc12994"/>
        <w:bookmarkStart w:id="1528" w:name="_Toc28435"/>
        <w:bookmarkStart w:id="1529" w:name="_Toc31128"/>
        <w:bookmarkStart w:id="1530" w:name="_Toc9827"/>
        <w:bookmarkStart w:id="1531" w:name="_Toc25273"/>
        <w:bookmarkStart w:id="1532" w:name="_Toc16579"/>
        <w:bookmarkStart w:id="1533" w:name="_Toc10938"/>
        <w:bookmarkStart w:id="1534" w:name="_Toc26310"/>
        <w:bookmarkStart w:id="1535" w:name="_Toc5802"/>
        <w:bookmarkStart w:id="1536" w:name="_Toc10473"/>
        <w:bookmarkStart w:id="1537" w:name="_Toc31649"/>
        <w:bookmarkStart w:id="1538" w:name="_Toc13075"/>
        <w:bookmarkStart w:id="1539" w:name="_Toc4702"/>
        <w:bookmarkStart w:id="1540" w:name="_Toc8528"/>
        <w:bookmarkStart w:id="1541" w:name="_Toc141"/>
        <w:bookmarkStart w:id="1542" w:name="_Toc12905"/>
        <w:bookmarkStart w:id="1543" w:name="_Toc7597"/>
        <w:bookmarkStart w:id="1544" w:name="_Toc17319"/>
        <w:bookmarkStart w:id="1545" w:name="_Toc12773"/>
        <w:r>
          <w:rPr>
            <w:rFonts w:hint="eastAsia"/>
          </w:rPr>
          <w:t>:</w:t>
        </w:r>
      </w:ins>
      <w:bookmarkStart w:id="1546" w:name="OLE_LINK31"/>
      <w:bookmarkStart w:id="1547" w:name="OLE_LINK32"/>
      <w:r w:rsidR="00EC4596">
        <w:t xml:space="preserve"> </w:t>
      </w:r>
      <w:ins w:id="1548" w:author="像个男人一样" w:date="2018-03-21T01:46:00Z">
        <w:r>
          <w:rPr>
            <w:rFonts w:hint="eastAsia"/>
          </w:rPr>
          <w:t>Gyroscope Principles</w:t>
        </w:r>
      </w:ins>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ins w:id="1549" w:author="jie sun" w:date="2018-04-18T00:28:00Z">
        <w:r>
          <w:t xml:space="preserve"> </w:t>
        </w:r>
      </w:ins>
      <w:customXmlInsRangeStart w:id="1550" w:author="jie sun" w:date="2018-04-18T00:28:00Z"/>
      <w:sdt>
        <w:sdtPr>
          <w:id w:val="-520248411"/>
          <w:citation/>
        </w:sdtPr>
        <w:sdtContent>
          <w:customXmlInsRangeEnd w:id="1550"/>
          <w:ins w:id="1551" w:author="jie sun" w:date="2018-04-18T00:28:00Z">
            <w:r>
              <w:fldChar w:fldCharType="begin"/>
            </w:r>
            <w:r>
              <w:instrText xml:space="preserve"> </w:instrText>
            </w:r>
            <w:r>
              <w:rPr>
                <w:rFonts w:hint="eastAsia"/>
              </w:rPr>
              <w:instrText>CITATION Pig \l 2052</w:instrText>
            </w:r>
            <w:r>
              <w:instrText xml:space="preserve"> </w:instrText>
            </w:r>
          </w:ins>
          <w:r>
            <w:fldChar w:fldCharType="separate"/>
          </w:r>
          <w:r w:rsidR="000F0E95" w:rsidRPr="000F0E95">
            <w:rPr>
              <w:noProof/>
            </w:rPr>
            <w:t>(Pigeon's nest, n.d.)</w:t>
          </w:r>
          <w:ins w:id="1552" w:author="jie sun" w:date="2018-04-18T00:28:00Z">
            <w:r>
              <w:fldChar w:fldCharType="end"/>
            </w:r>
          </w:ins>
          <w:customXmlInsRangeStart w:id="1553" w:author="jie sun" w:date="2018-04-18T00:28:00Z"/>
        </w:sdtContent>
      </w:sdt>
      <w:customXmlInsRangeEnd w:id="1553"/>
      <w:bookmarkEnd w:id="1502"/>
    </w:p>
    <w:p w14:paraId="73E39B2D" w14:textId="77777777" w:rsidR="006018DD" w:rsidRDefault="006018DD" w:rsidP="006728FF">
      <w:pPr>
        <w:pStyle w:val="Heading2"/>
      </w:pPr>
      <w:bookmarkStart w:id="1554" w:name="_Toc7473"/>
      <w:bookmarkStart w:id="1555" w:name="_Toc16709"/>
      <w:bookmarkStart w:id="1556" w:name="_Toc17402"/>
      <w:bookmarkStart w:id="1557" w:name="_Toc8608"/>
      <w:bookmarkStart w:id="1558" w:name="_Toc302"/>
      <w:bookmarkStart w:id="1559" w:name="_Toc31236"/>
      <w:bookmarkStart w:id="1560" w:name="_Toc31214"/>
      <w:bookmarkStart w:id="1561" w:name="_Toc14251"/>
      <w:bookmarkStart w:id="1562" w:name="_Toc16460"/>
      <w:bookmarkStart w:id="1563" w:name="_Toc518661845"/>
      <w:r>
        <w:t xml:space="preserve">The </w:t>
      </w:r>
      <w:ins w:id="1564" w:author="jie sun" w:date="2018-04-16T21:19:00Z">
        <w:r>
          <w:t>R</w:t>
        </w:r>
      </w:ins>
      <w:del w:id="1565" w:author="jie sun" w:date="2018-04-16T21:19:00Z">
        <w:r w:rsidDel="00FE12EC">
          <w:delText>r</w:delText>
        </w:r>
      </w:del>
      <w:r>
        <w:t xml:space="preserve">elationship </w:t>
      </w:r>
      <w:ins w:id="1566" w:author="jie sun" w:date="2018-04-16T21:19:00Z">
        <w:r>
          <w:t>B</w:t>
        </w:r>
      </w:ins>
      <w:del w:id="1567" w:author="jie sun" w:date="2018-04-16T21:19:00Z">
        <w:r w:rsidDel="00FE12EC">
          <w:delText>b</w:delText>
        </w:r>
      </w:del>
      <w:r>
        <w:t xml:space="preserve">etween </w:t>
      </w:r>
      <w:r>
        <w:rPr>
          <w:rFonts w:hint="eastAsia"/>
        </w:rPr>
        <w:t>G</w:t>
      </w:r>
      <w:r>
        <w:t xml:space="preserve">yroscope </w:t>
      </w:r>
      <w:ins w:id="1568" w:author="jie sun" w:date="2018-04-16T21:20:00Z">
        <w:r>
          <w:t>A</w:t>
        </w:r>
      </w:ins>
      <w:del w:id="1569" w:author="jie sun" w:date="2018-04-16T21:20:00Z">
        <w:r w:rsidDel="00FE12EC">
          <w:delText>a</w:delText>
        </w:r>
      </w:del>
      <w:r>
        <w:t>nd Accelerometer</w:t>
      </w:r>
      <w:bookmarkEnd w:id="1554"/>
      <w:bookmarkEnd w:id="1555"/>
      <w:bookmarkEnd w:id="1556"/>
      <w:bookmarkEnd w:id="1557"/>
      <w:bookmarkEnd w:id="1558"/>
      <w:bookmarkEnd w:id="1559"/>
      <w:bookmarkEnd w:id="1560"/>
      <w:bookmarkEnd w:id="1561"/>
      <w:bookmarkEnd w:id="1562"/>
      <w:bookmarkEnd w:id="1563"/>
    </w:p>
    <w:p w14:paraId="7DC5000F" w14:textId="53AB8617" w:rsidR="006018DD" w:rsidRDefault="006018DD" w:rsidP="006018DD">
      <w:r>
        <w:t xml:space="preserve">At first, it is clear that </w:t>
      </w:r>
      <w:del w:id="1570" w:author="jie sun" w:date="2018-04-08T18:28:00Z">
        <w:r w:rsidDel="00197319">
          <w:delText xml:space="preserve">those </w:delText>
        </w:r>
      </w:del>
      <w:r>
        <w:t>two devices have different functions</w:t>
      </w:r>
      <w:r w:rsidRPr="002C27F0">
        <w:t>:</w:t>
      </w:r>
      <w:bookmarkStart w:id="1571" w:name="OLE_LINK25"/>
      <w:r w:rsidRPr="002C27F0">
        <w:t xml:space="preserve"> </w:t>
      </w:r>
      <w:bookmarkStart w:id="1572" w:name="OLE_LINK7"/>
      <w:del w:id="1573" w:author="jie sun" w:date="2018-04-08T18:27:00Z">
        <w:r w:rsidRPr="001A441D" w:rsidDel="00197319">
          <w:rPr>
            <w:rPrChange w:id="1574" w:author="jie sun" w:date="2018-04-19T15:25:00Z">
              <w:rPr>
                <w:lang w:val="en-GB"/>
              </w:rPr>
            </w:rPrChange>
          </w:rPr>
          <w:delText>G</w:delText>
        </w:r>
        <w:r w:rsidRPr="002C27F0" w:rsidDel="00197319">
          <w:delText xml:space="preserve">yroscope </w:delText>
        </w:r>
      </w:del>
      <w:ins w:id="1575" w:author="jie sun" w:date="2018-04-08T18:27:00Z">
        <w:r w:rsidRPr="002C27F0">
          <w:t xml:space="preserve">Gyroscope </w:t>
        </w:r>
      </w:ins>
      <w:r w:rsidRPr="001A441D">
        <w:rPr>
          <w:rPrChange w:id="1576" w:author="jie sun" w:date="2018-04-19T15:25:00Z">
            <w:rPr/>
          </w:rPrChange>
        </w:rPr>
        <w:t>sense</w:t>
      </w:r>
      <w:r w:rsidRPr="001A441D">
        <w:rPr>
          <w:rPrChange w:id="1577" w:author="jie sun" w:date="2018-04-19T15:25:00Z">
            <w:rPr>
              <w:lang w:val="en-GB"/>
            </w:rPr>
          </w:rPrChange>
        </w:rPr>
        <w:t>s</w:t>
      </w:r>
      <w:r w:rsidRPr="002C27F0">
        <w:t xml:space="preserve"> the rotation, whereas </w:t>
      </w:r>
      <w:ins w:id="1578" w:author="jie sun" w:date="2018-04-08T18:27:00Z">
        <w:r w:rsidRPr="002C27F0">
          <w:t xml:space="preserve">another </w:t>
        </w:r>
      </w:ins>
      <w:del w:id="1579" w:author="jie sun" w:date="2018-04-08T18:27:00Z">
        <w:r w:rsidRPr="001A441D" w:rsidDel="00197319">
          <w:rPr>
            <w:rPrChange w:id="1580" w:author="jie sun" w:date="2018-04-19T15:25:00Z">
              <w:rPr/>
            </w:rPrChange>
          </w:rPr>
          <w:delText xml:space="preserve">the </w:delText>
        </w:r>
        <w:r w:rsidRPr="001A441D" w:rsidDel="00197319">
          <w:rPr>
            <w:rPrChange w:id="1581" w:author="jie sun" w:date="2018-04-19T15:25:00Z">
              <w:rPr>
                <w:lang w:val="en-GB"/>
              </w:rPr>
            </w:rPrChange>
          </w:rPr>
          <w:delText>ano</w:delText>
        </w:r>
        <w:r w:rsidRPr="002C27F0" w:rsidDel="00197319">
          <w:delText>ther</w:delText>
        </w:r>
      </w:del>
      <w:ins w:id="1582" w:author="jie sun" w:date="2018-04-08T18:27:00Z">
        <w:r w:rsidRPr="002C27F0">
          <w:t>one</w:t>
        </w:r>
      </w:ins>
      <w:r w:rsidRPr="001A441D">
        <w:rPr>
          <w:rPrChange w:id="1583" w:author="jie sun" w:date="2018-04-19T15:25:00Z">
            <w:rPr/>
          </w:rPrChange>
        </w:rPr>
        <w:t xml:space="preserve"> is used to test the accelerometer</w:t>
      </w:r>
      <w:bookmarkEnd w:id="1571"/>
      <w:bookmarkEnd w:id="1572"/>
      <w:r w:rsidRPr="001A441D">
        <w:rPr>
          <w:rPrChange w:id="1584" w:author="jie sun" w:date="2018-04-19T15:25:00Z">
            <w:rPr>
              <w:lang w:val="en-GB"/>
            </w:rPr>
          </w:rPrChange>
        </w:rPr>
        <w:t>.</w:t>
      </w:r>
      <w:ins w:id="1585" w:author="jie sun" w:date="2018-06-03T21:28:00Z">
        <w:r w:rsidRPr="001A441D">
          <w:t xml:space="preserve"> </w:t>
        </w:r>
      </w:ins>
      <w:ins w:id="1586" w:author="jie sun" w:date="2018-04-19T15:25:00Z">
        <w:r w:rsidRPr="001A441D">
          <w:t>(</w:t>
        </w:r>
      </w:ins>
      <w:r w:rsidR="0066158E" w:rsidRPr="001A441D">
        <w:t xml:space="preserve"> </w:t>
      </w:r>
      <w:ins w:id="1587" w:author="jie sun" w:date="2018-04-19T15:25:00Z">
        <w:r w:rsidRPr="001A441D">
          <w:t>put some reference)</w:t>
        </w:r>
      </w:ins>
      <w:ins w:id="1588" w:author="jie sun" w:date="2018-04-16T22:45:00Z">
        <w:r w:rsidRPr="001A441D">
          <w:t xml:space="preserve"> </w:t>
        </w:r>
      </w:ins>
      <w:del w:id="1589" w:author="jie sun" w:date="2018-04-16T22:45:00Z">
        <w:r w:rsidRPr="001A441D" w:rsidDel="00321759">
          <w:delText xml:space="preserve"> </w:delText>
        </w:r>
      </w:del>
      <w:ins w:id="1590" w:author="像个男人一样" w:date="2018-03-22T12:12:00Z">
        <w:del w:id="1591" w:author="jie sun" w:date="2018-04-16T22:45:00Z">
          <w:r w:rsidRPr="001A441D" w:rsidDel="00321759">
            <w:delText>[</w:delText>
          </w:r>
          <w:r w:rsidRPr="001A441D" w:rsidDel="00321759">
            <w:endnoteReference w:id="3"/>
          </w:r>
          <w:r w:rsidRPr="001A441D" w:rsidDel="00321759">
            <w:rPr>
              <w:rFonts w:hint="eastAsia"/>
            </w:rPr>
            <w:delText xml:space="preserve"> </w:delText>
          </w:r>
          <w:r w:rsidRPr="001A441D" w:rsidDel="00321759">
            <w:delText>]</w:delText>
          </w:r>
        </w:del>
      </w:ins>
      <w:ins w:id="1691" w:author="jie sun" w:date="2018-04-18T00:27:00Z">
        <w:r>
          <w:t>T</w:t>
        </w:r>
      </w:ins>
      <w:del w:id="1692" w:author="jie sun" w:date="2018-04-18T00:27:00Z">
        <w:r w:rsidRPr="001A441D" w:rsidDel="00F821EE">
          <w:delText>S</w:delText>
        </w:r>
        <w:r w:rsidDel="00F821EE">
          <w:delText>o t</w:delText>
        </w:r>
      </w:del>
      <w:r>
        <w:t xml:space="preserve">he restriction of functions in two devices decides that they </w:t>
      </w:r>
      <w:del w:id="1693" w:author="jie sun" w:date="2018-06-03T21:29:00Z">
        <w:r w:rsidDel="004A7215">
          <w:delText xml:space="preserve">often </w:delText>
        </w:r>
      </w:del>
      <w:r>
        <w:t>have</w:t>
      </w:r>
      <w:ins w:id="1694" w:author="jie sun" w:date="2018-04-19T15:25:00Z">
        <w:r>
          <w:t xml:space="preserve"> </w:t>
        </w:r>
      </w:ins>
      <w:del w:id="1695" w:author="jie sun" w:date="2018-04-19T15:25:00Z">
        <w:r w:rsidDel="008F145E">
          <w:delText xml:space="preserve"> </w:delText>
        </w:r>
      </w:del>
      <w:r>
        <w:t>to work together</w:t>
      </w:r>
      <w:ins w:id="1696" w:author="jie sun" w:date="2018-06-03T21:29:00Z">
        <w:r>
          <w:t xml:space="preserve"> often</w:t>
        </w:r>
      </w:ins>
      <w:r>
        <w:t xml:space="preserve">. </w:t>
      </w:r>
    </w:p>
    <w:p w14:paraId="09A04340" w14:textId="77777777" w:rsidR="006018DD" w:rsidRDefault="006018DD" w:rsidP="006018DD">
      <w:r>
        <w:t>There is an example to clarify the different function</w:t>
      </w:r>
      <w:r>
        <w:rPr>
          <w:lang w:val="en-GB"/>
        </w:rPr>
        <w:t>s</w:t>
      </w:r>
      <w:r>
        <w:t xml:space="preserve"> </w:t>
      </w:r>
      <w:r>
        <w:rPr>
          <w:lang w:val="en-GB"/>
        </w:rPr>
        <w:t>of them</w:t>
      </w:r>
      <w:r>
        <w:t>.  When an aircraft fl</w:t>
      </w:r>
      <w:ins w:id="1697" w:author="jie sun" w:date="2018-04-08T18:27:00Z">
        <w:r>
          <w:t>ies</w:t>
        </w:r>
      </w:ins>
      <w:ins w:id="1698" w:author="像个男人一样" w:date="2018-03-21T21:43:00Z">
        <w:del w:id="1699" w:author="jie sun" w:date="2018-04-08T18:26:00Z">
          <w:r w:rsidDel="00197319">
            <w:rPr>
              <w:rFonts w:hint="eastAsia"/>
              <w:lang w:val="en-US"/>
            </w:rPr>
            <w:delText>ies</w:delText>
          </w:r>
        </w:del>
      </w:ins>
      <w:del w:id="1700" w:author="像个男人一样" w:date="2018-03-21T21:43:00Z">
        <w:r>
          <w:delText>y</w:delText>
        </w:r>
      </w:del>
      <w:r>
        <w:t xml:space="preserve"> in the sky, the accelerometer can used to test the change of movement</w:t>
      </w:r>
      <w:ins w:id="1701" w:author="jie sun" w:date="2018-04-16T22:46:00Z">
        <w:r>
          <w:t xml:space="preserve">. For example, </w:t>
        </w:r>
      </w:ins>
      <w:del w:id="1702" w:author="jie sun" w:date="2018-04-16T22:46:00Z">
        <w:r w:rsidDel="00B23F33">
          <w:delText xml:space="preserve">. So </w:delText>
        </w:r>
      </w:del>
      <w:r>
        <w:t>when an aircraft fl</w:t>
      </w:r>
      <w:ins w:id="1703" w:author="jie sun" w:date="2018-04-16T22:46:00Z">
        <w:r>
          <w:t>ies</w:t>
        </w:r>
      </w:ins>
      <w:del w:id="1704" w:author="jie sun" w:date="2018-04-16T22:46:00Z">
        <w:r w:rsidDel="00B23F33">
          <w:delText>y</w:delText>
        </w:r>
      </w:del>
      <w:r>
        <w:t xml:space="preserve">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1705"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14:paraId="6B200D72" w14:textId="50E0BE06" w:rsidR="00F8395C" w:rsidRDefault="006018DD" w:rsidP="00C62C98">
      <w:r>
        <w:t>Through this example, we can further understand that they are totally different, but they can also make up for each o</w:t>
      </w:r>
      <w:r w:rsidR="00743B1F">
        <w:t>ther to achieve some functions.</w:t>
      </w:r>
    </w:p>
    <w:p w14:paraId="56138D64" w14:textId="54AA583C" w:rsidR="00F8395C" w:rsidRDefault="00F8395C" w:rsidP="00C62C98"/>
    <w:p w14:paraId="2607D87B" w14:textId="28F10DCA" w:rsidR="00F8395C" w:rsidRDefault="00230BD3" w:rsidP="00F8395C">
      <w:pPr>
        <w:pStyle w:val="Heading2"/>
      </w:pPr>
      <w:bookmarkStart w:id="1706" w:name="OLE_LINK60"/>
      <w:bookmarkStart w:id="1707" w:name="OLE_LINK64"/>
      <w:bookmarkStart w:id="1708" w:name="OLE_LINK53"/>
      <w:bookmarkStart w:id="1709" w:name="OLE_LINK57"/>
      <w:bookmarkStart w:id="1710" w:name="_Toc518661846"/>
      <w:r>
        <w:t>Action Recognition A</w:t>
      </w:r>
      <w:r w:rsidR="00F8395C">
        <w:t>lgorith</w:t>
      </w:r>
      <w:r w:rsidR="00845A6F">
        <w:t>m</w:t>
      </w:r>
      <w:r w:rsidR="009A3F91">
        <w:t>s</w:t>
      </w:r>
      <w:bookmarkEnd w:id="1710"/>
    </w:p>
    <w:p w14:paraId="40D3D90E" w14:textId="33B9E5DC" w:rsidR="00230BD3" w:rsidRPr="00230BD3" w:rsidRDefault="00230BD3" w:rsidP="00230BD3">
      <w:pPr>
        <w:pStyle w:val="Heading3"/>
      </w:pPr>
      <w:bookmarkStart w:id="1711" w:name="_Toc518661847"/>
      <w:bookmarkEnd w:id="1706"/>
      <w:bookmarkEnd w:id="1707"/>
      <w:r>
        <w:t>The Concept of the Action Recognition</w:t>
      </w:r>
      <w:bookmarkEnd w:id="1711"/>
    </w:p>
    <w:p w14:paraId="316725C5" w14:textId="06629ED0" w:rsidR="007E5687" w:rsidRDefault="00A92A83" w:rsidP="00A92A83">
      <w:bookmarkStart w:id="1712" w:name="OLE_LINK58"/>
      <w:bookmarkStart w:id="1713" w:name="OLE_LINK59"/>
      <w:r>
        <w:t xml:space="preserve">The action recognition </w:t>
      </w:r>
      <w:bookmarkEnd w:id="1712"/>
      <w:bookmarkEnd w:id="1713"/>
      <w:r>
        <w:t>is a big part</w:t>
      </w:r>
      <w:r w:rsidR="002604CF">
        <w:t xml:space="preserve"> of what t</w:t>
      </w:r>
      <w:r w:rsidR="009E0A01">
        <w:t>his paper researches. For</w:t>
      </w:r>
      <w:r w:rsidR="00634EA4">
        <w:t xml:space="preserve"> what</w:t>
      </w:r>
      <w:r w:rsidR="00EF42C8">
        <w:t xml:space="preserve"> kind of actions or movements should be researched and recognized</w:t>
      </w:r>
      <w:r w:rsidR="002604CF">
        <w:t xml:space="preserve">, there are some </w:t>
      </w:r>
      <w:r w:rsidR="009E0A01">
        <w:t>demonstrations</w:t>
      </w:r>
      <w:r w:rsidR="00EF42C8">
        <w:t xml:space="preserve"> for the application of action recognition functions</w:t>
      </w:r>
      <w:r w:rsidR="002604CF">
        <w:t xml:space="preserve">: </w:t>
      </w:r>
      <w:r w:rsidR="00955873">
        <w:t xml:space="preserve"> measuring orientation of human body segments</w:t>
      </w:r>
      <w:r w:rsidR="006B0D36">
        <w:t xml:space="preserve"> </w:t>
      </w:r>
      <w:sdt>
        <w:sdtPr>
          <w:id w:val="444426968"/>
          <w:citation/>
        </w:sdtPr>
        <w:sdtContent>
          <w:r w:rsidR="001A7A6D">
            <w:fldChar w:fldCharType="begin"/>
          </w:r>
          <w:r w:rsidR="001A7A6D">
            <w:instrText xml:space="preserve"> </w:instrText>
          </w:r>
          <w:r w:rsidR="001A7A6D">
            <w:rPr>
              <w:rFonts w:hint="eastAsia"/>
            </w:rPr>
            <w:instrText>CITATION HJL05 \l 2052</w:instrText>
          </w:r>
          <w:r w:rsidR="001A7A6D">
            <w:instrText xml:space="preserve"> </w:instrText>
          </w:r>
          <w:r w:rsidR="001A7A6D">
            <w:fldChar w:fldCharType="separate"/>
          </w:r>
          <w:r w:rsidR="000F0E95">
            <w:rPr>
              <w:rFonts w:hint="eastAsia"/>
              <w:noProof/>
            </w:rPr>
            <w:t>(H. J. Luinge P.H. Veltink, 2005)</w:t>
          </w:r>
          <w:r w:rsidR="001A7A6D">
            <w:fldChar w:fldCharType="end"/>
          </w:r>
        </w:sdtContent>
      </w:sdt>
      <w:r w:rsidR="001A7A6D">
        <w:t>,</w:t>
      </w:r>
      <w:r w:rsidR="007E5687">
        <w:t xml:space="preserve"> the recognition of complex activities </w:t>
      </w:r>
      <w:r w:rsidR="003C6FB0">
        <w:t>such as</w:t>
      </w:r>
      <w:r w:rsidR="007E5687">
        <w:t xml:space="preserve"> cooking, sweeping and washing hands</w:t>
      </w:r>
      <w:r w:rsidR="002F4C60">
        <w:t xml:space="preserve"> etc. </w:t>
      </w:r>
      <w:sdt>
        <w:sdtPr>
          <w:id w:val="2074777461"/>
          <w:citation/>
        </w:sdtPr>
        <w:sdtContent>
          <w:r w:rsidR="004C11BD">
            <w:fldChar w:fldCharType="begin"/>
          </w:r>
          <w:r w:rsidR="004C11BD">
            <w:instrText xml:space="preserve"> </w:instrText>
          </w:r>
          <w:r w:rsidR="004C11BD">
            <w:rPr>
              <w:rFonts w:hint="eastAsia"/>
            </w:rPr>
            <w:instrText>CITATION Ste12 \l 2052</w:instrText>
          </w:r>
          <w:r w:rsidR="004C11BD">
            <w:instrText xml:space="preserve"> </w:instrText>
          </w:r>
          <w:r w:rsidR="004C11BD">
            <w:fldChar w:fldCharType="separate"/>
          </w:r>
          <w:r w:rsidR="000F0E95">
            <w:rPr>
              <w:rFonts w:hint="eastAsia"/>
              <w:noProof/>
            </w:rPr>
            <w:t>(Stefan Dernbach,Barnan Das, Narayanan C. Krishnan,Brian L. Thomas, Diane J. Cook, 2012)</w:t>
          </w:r>
          <w:r w:rsidR="004C11BD">
            <w:fldChar w:fldCharType="end"/>
          </w:r>
        </w:sdtContent>
      </w:sdt>
      <w:r w:rsidR="00962B24">
        <w:t>, driving style recognition</w:t>
      </w:r>
      <w:r w:rsidR="003C6FB0">
        <w:t xml:space="preserve"> </w:t>
      </w:r>
      <w:r w:rsidR="00AB431B">
        <w:t>for example turning right 90</w:t>
      </w:r>
      <w:r w:rsidR="00AB431B">
        <w:rPr>
          <w:rFonts w:hint="eastAsia"/>
        </w:rPr>
        <w:t>°</w:t>
      </w:r>
      <w:r w:rsidR="00AB431B">
        <w:rPr>
          <w:rFonts w:hint="eastAsia"/>
        </w:rPr>
        <w:t>, turn left 90</w:t>
      </w:r>
      <w:r w:rsidR="00AB431B">
        <w:rPr>
          <w:rFonts w:hint="eastAsia"/>
        </w:rPr>
        <w:t>°</w:t>
      </w:r>
      <w:sdt>
        <w:sdtPr>
          <w:rPr>
            <w:rFonts w:hint="eastAsia"/>
          </w:rPr>
          <w:id w:val="1143238468"/>
          <w:citation/>
        </w:sdtPr>
        <w:sdtContent>
          <w:r w:rsidR="00E44836">
            <w:fldChar w:fldCharType="begin"/>
          </w:r>
          <w:r w:rsidR="00E44836">
            <w:instrText xml:space="preserve"> </w:instrText>
          </w:r>
          <w:r w:rsidR="00E44836">
            <w:rPr>
              <w:rFonts w:hint="eastAsia"/>
            </w:rPr>
            <w:instrText>CITATION Der11 \l 2052</w:instrText>
          </w:r>
          <w:r w:rsidR="00E44836">
            <w:instrText xml:space="preserve"> </w:instrText>
          </w:r>
          <w:r w:rsidR="00E44836">
            <w:fldChar w:fldCharType="separate"/>
          </w:r>
          <w:r w:rsidR="000F0E95">
            <w:rPr>
              <w:rFonts w:hint="eastAsia"/>
              <w:noProof/>
            </w:rPr>
            <w:t xml:space="preserve"> (Derick A. Johnson, Mohan M. Trivedi, 2011)</w:t>
          </w:r>
          <w:r w:rsidR="00E44836">
            <w:fldChar w:fldCharType="end"/>
          </w:r>
        </w:sdtContent>
      </w:sdt>
      <w:r w:rsidR="00E44836">
        <w:t>.</w:t>
      </w:r>
    </w:p>
    <w:p w14:paraId="24B7CDB2" w14:textId="2C6261F2" w:rsidR="00230BD3" w:rsidRDefault="005A31BF" w:rsidP="00A92A83">
      <w:r>
        <w:t xml:space="preserve">To realize those kind of functions of action recognition must use some sensors and relative algorithms. Here, Accelerometer and Gyroscope mentioned in previous sections are currently very popular sensors for detecting and recognizing actions </w:t>
      </w:r>
      <w:r>
        <w:rPr>
          <w:rFonts w:hint="eastAsia"/>
        </w:rPr>
        <w:t>and</w:t>
      </w:r>
      <w:r>
        <w:t xml:space="preserve"> in this thesis, every action recognition function bases on those two sensors.  A</w:t>
      </w:r>
      <w:r w:rsidR="003D276E">
        <w:t xml:space="preserve">fter understanding the operation principles of those sensors, how to use the algorithm to </w:t>
      </w:r>
      <w:r w:rsidR="00230BD3">
        <w:t xml:space="preserve">analyse the data caught from Accelerometer and Gyroscope is the hardest part and also the key point for this paper. </w:t>
      </w:r>
    </w:p>
    <w:p w14:paraId="048CA66F" w14:textId="78100A68" w:rsidR="00634EA4" w:rsidRDefault="00230BD3" w:rsidP="00230BD3">
      <w:pPr>
        <w:pStyle w:val="Heading3"/>
      </w:pPr>
      <w:r>
        <w:t xml:space="preserve"> </w:t>
      </w:r>
      <w:bookmarkStart w:id="1714" w:name="OLE_LINK39"/>
      <w:bookmarkStart w:id="1715" w:name="_Toc518661848"/>
      <w:r>
        <w:t>The Relative Algorithm</w:t>
      </w:r>
      <w:r w:rsidR="00D5282A">
        <w:t>s</w:t>
      </w:r>
      <w:bookmarkEnd w:id="1714"/>
      <w:bookmarkEnd w:id="1715"/>
    </w:p>
    <w:p w14:paraId="2335A225" w14:textId="6872BAC4" w:rsidR="00230BD3" w:rsidRPr="00230BD3" w:rsidRDefault="002640D2" w:rsidP="00230BD3">
      <w:r>
        <w:t>Many kind</w:t>
      </w:r>
      <w:r w:rsidR="00281AEB">
        <w:t>s</w:t>
      </w:r>
      <w:r>
        <w:t xml:space="preserve"> of action recognition algorithms have </w:t>
      </w:r>
      <w:r w:rsidR="00C42972">
        <w:t xml:space="preserve">been </w:t>
      </w:r>
      <w:r>
        <w:t>designed and used in</w:t>
      </w:r>
      <w:r w:rsidR="00C42972">
        <w:t xml:space="preserve"> various products</w:t>
      </w:r>
      <w:r w:rsidR="008B7016">
        <w:t xml:space="preserve"> and applications</w:t>
      </w:r>
      <w:r w:rsidR="00C42972">
        <w:t>.</w:t>
      </w:r>
    </w:p>
    <w:p w14:paraId="35A02F8C" w14:textId="3E38BC72" w:rsidR="00E44836" w:rsidRDefault="00E44836" w:rsidP="00A92A83"/>
    <w:p w14:paraId="21A23569" w14:textId="1DDF1459" w:rsidR="009F4579" w:rsidRDefault="009F4579" w:rsidP="00A92A83"/>
    <w:p w14:paraId="570FE62A" w14:textId="03FCA76B" w:rsidR="009F4579" w:rsidRDefault="009F4579" w:rsidP="009F4579">
      <w:pPr>
        <w:pStyle w:val="Heading2"/>
      </w:pPr>
      <w:bookmarkStart w:id="1716" w:name="_Toc518661849"/>
      <w:r>
        <w:t xml:space="preserve">Related </w:t>
      </w:r>
      <w:r w:rsidR="00C970BA">
        <w:t>Research</w:t>
      </w:r>
      <w:bookmarkEnd w:id="1716"/>
    </w:p>
    <w:p w14:paraId="127827E4" w14:textId="3C4FBE1B" w:rsidR="009F4579" w:rsidRDefault="00165EBE" w:rsidP="00165EBE">
      <w:pPr>
        <w:pStyle w:val="Heading3"/>
      </w:pPr>
      <w:bookmarkStart w:id="1717" w:name="OLE_LINK65"/>
      <w:bookmarkStart w:id="1718" w:name="OLE_LINK66"/>
      <w:bookmarkStart w:id="1719" w:name="_Toc518661850"/>
      <w:r>
        <w:t xml:space="preserve">Accelerometer </w:t>
      </w:r>
      <w:r w:rsidR="000B3DEB">
        <w:t>and Gyroscope</w:t>
      </w:r>
      <w:r>
        <w:t xml:space="preserve"> </w:t>
      </w:r>
      <w:r w:rsidR="005F4D36">
        <w:t>with</w:t>
      </w:r>
      <w:r>
        <w:t xml:space="preserve"> </w:t>
      </w:r>
      <w:r w:rsidR="000B3DEB">
        <w:t>pedometers</w:t>
      </w:r>
      <w:bookmarkEnd w:id="1719"/>
    </w:p>
    <w:p w14:paraId="05B96E12" w14:textId="2B168868" w:rsidR="0097177B" w:rsidRDefault="00484F10" w:rsidP="006E72F3">
      <w:r>
        <w:t>The p</w:t>
      </w:r>
      <w:r w:rsidR="0097177B">
        <w:rPr>
          <w:rFonts w:hint="eastAsia"/>
        </w:rPr>
        <w:t>edometer</w:t>
      </w:r>
      <w:r w:rsidR="00E62318">
        <w:t xml:space="preserve"> is a mature technology currently</w:t>
      </w:r>
      <w:r w:rsidR="00392460">
        <w:t xml:space="preserve"> merged in many mobile devices, such as </w:t>
      </w:r>
      <w:r w:rsidR="00FD5070">
        <w:t xml:space="preserve">the </w:t>
      </w:r>
      <w:r w:rsidR="00392460">
        <w:t>smart phone</w:t>
      </w:r>
      <w:r w:rsidR="0097177B">
        <w:t xml:space="preserve">, </w:t>
      </w:r>
      <w:r w:rsidR="00267F38">
        <w:t>but the accuracy of counting steps is one of the main problems for the current pedometers, e</w:t>
      </w:r>
      <w:r w:rsidR="00267F38">
        <w:rPr>
          <w:rFonts w:hint="eastAsia"/>
        </w:rPr>
        <w:t>s</w:t>
      </w:r>
      <w:r w:rsidR="00267F38">
        <w:t xml:space="preserve">pecially for walking slowly on flat lands and performing different activities, such as climbing up and down stairs and walking on inclined planes. </w:t>
      </w:r>
      <w:r w:rsidR="00971E6D">
        <w:t xml:space="preserve"> </w:t>
      </w:r>
      <w:r w:rsidR="000F0E95">
        <w:rPr>
          <w:noProof/>
        </w:rPr>
        <w:t>Jayalath</w:t>
      </w:r>
      <w:r w:rsidR="000F0E95">
        <w:t xml:space="preserve"> and </w:t>
      </w:r>
      <w:r w:rsidR="000F0E95">
        <w:rPr>
          <w:rFonts w:hint="eastAsia"/>
          <w:noProof/>
        </w:rPr>
        <w:t>Abhayasinghe</w:t>
      </w:r>
      <w:r w:rsidR="000F0E95">
        <w:t xml:space="preserve"> </w:t>
      </w:r>
      <w:sdt>
        <w:sdtPr>
          <w:id w:val="2052270599"/>
          <w:citation/>
        </w:sdtPr>
        <w:sdtContent>
          <w:r w:rsidR="00211017">
            <w:fldChar w:fldCharType="begin"/>
          </w:r>
          <w:r w:rsidR="000F0E95">
            <w:instrText xml:space="preserve">CITATION Sam13 \n  \t  \l 2052 </w:instrText>
          </w:r>
          <w:r w:rsidR="00211017">
            <w:fldChar w:fldCharType="separate"/>
          </w:r>
          <w:r w:rsidR="000F0E95">
            <w:rPr>
              <w:rFonts w:hint="eastAsia"/>
              <w:noProof/>
            </w:rPr>
            <w:t>(2013)</w:t>
          </w:r>
          <w:r w:rsidR="00211017">
            <w:fldChar w:fldCharType="end"/>
          </w:r>
        </w:sdtContent>
      </w:sdt>
      <w:r w:rsidR="000F0E95">
        <w:t xml:space="preserve"> </w:t>
      </w:r>
      <w:r w:rsidR="00971E6D">
        <w:t>uses the gyroscope to collect data, analyses gyroscopic data and finally calculates the steps</w:t>
      </w:r>
      <w:r w:rsidR="004308F0">
        <w:t xml:space="preserve"> through a series of algorithms</w:t>
      </w:r>
      <w:r w:rsidR="00971E6D">
        <w:t>, which has higher accuracy than normal pedometers using accelerometer</w:t>
      </w:r>
      <w:r w:rsidR="00DB3918">
        <w:t>s</w:t>
      </w:r>
      <w:r w:rsidR="00971E6D">
        <w:t xml:space="preserve"> </w:t>
      </w:r>
      <w:r w:rsidR="00DB3918">
        <w:t xml:space="preserve"> i</w:t>
      </w:r>
      <w:r w:rsidR="004308F0">
        <w:t>n those activities mentioned above</w:t>
      </w:r>
      <w:r w:rsidR="00971E6D">
        <w:t>.</w:t>
      </w:r>
      <w:r w:rsidR="00DB3918">
        <w:t xml:space="preserve"> Exactly, the author also meets the same problems about the accuracy in some activities of counting steps basing on accelerometers.</w:t>
      </w:r>
    </w:p>
    <w:p w14:paraId="1B9ACABA" w14:textId="53A70BD0" w:rsidR="00C7057E" w:rsidRDefault="00C7057E" w:rsidP="005F6146"/>
    <w:p w14:paraId="05670BD6" w14:textId="42B327F4" w:rsidR="00BE5393" w:rsidRDefault="006C0FC1" w:rsidP="00BE5393">
      <w:r>
        <w:t>The accuracy of the counting steps is the key point for the pedometer, so the</w:t>
      </w:r>
      <w:r w:rsidR="0075396E">
        <w:t>re is another research question</w:t>
      </w:r>
      <w:r>
        <w:t xml:space="preserve">: how to </w:t>
      </w:r>
      <w:r w:rsidR="00B032C6">
        <w:t>determine</w:t>
      </w:r>
      <w:r>
        <w:t xml:space="preserve"> </w:t>
      </w:r>
      <w:r w:rsidR="00B032C6">
        <w:t xml:space="preserve">the validity and reliability of an algorithm or a </w:t>
      </w:r>
      <w:r w:rsidR="00D46E82">
        <w:t>method</w:t>
      </w:r>
      <w:r w:rsidR="00B032C6">
        <w:t xml:space="preserve"> used in a pedometer</w:t>
      </w:r>
      <w:r>
        <w:t xml:space="preserve"> in different modules, such as climbing, jogging </w:t>
      </w:r>
      <w:r w:rsidR="009A2E0A">
        <w:t>etc</w:t>
      </w:r>
      <w:r>
        <w:t xml:space="preserve">. </w:t>
      </w:r>
      <w:r w:rsidR="00F64ED2">
        <w:t xml:space="preserve">AMS algorithm is provided as an example to be evaluated </w:t>
      </w:r>
      <w:r w:rsidR="00F04A96">
        <w:t xml:space="preserve">by </w:t>
      </w:r>
      <w:r w:rsidR="00F64ED2">
        <w:t xml:space="preserve">some videos in </w:t>
      </w:r>
      <w:r w:rsidR="005A747F">
        <w:rPr>
          <w:rFonts w:hint="eastAsia"/>
          <w:noProof/>
        </w:rPr>
        <w:t>Fortune</w:t>
      </w:r>
      <w:r w:rsidR="005A747F">
        <w:rPr>
          <w:noProof/>
        </w:rPr>
        <w:t xml:space="preserve"> </w:t>
      </w:r>
      <w:r w:rsidR="005A747F" w:rsidRPr="005A747F">
        <w:rPr>
          <w:i/>
          <w:noProof/>
        </w:rPr>
        <w:t>et.al</w:t>
      </w:r>
      <w:r w:rsidR="00F64ED2" w:rsidRPr="00F64ED2">
        <w:t xml:space="preserve"> </w:t>
      </w:r>
      <w:sdt>
        <w:sdtPr>
          <w:id w:val="470644246"/>
          <w:citation/>
        </w:sdtPr>
        <w:sdtContent>
          <w:r w:rsidR="00F64ED2">
            <w:fldChar w:fldCharType="begin"/>
          </w:r>
          <w:r w:rsidR="00C34DE8">
            <w:instrText xml:space="preserve">CITATION Emm13 \n  \t  \l 2052 </w:instrText>
          </w:r>
          <w:r w:rsidR="00F64ED2">
            <w:fldChar w:fldCharType="separate"/>
          </w:r>
          <w:r w:rsidR="00C34DE8">
            <w:rPr>
              <w:rFonts w:hint="eastAsia"/>
              <w:noProof/>
            </w:rPr>
            <w:t>(2013)</w:t>
          </w:r>
          <w:r w:rsidR="00F64ED2">
            <w:fldChar w:fldCharType="end"/>
          </w:r>
        </w:sdtContent>
      </w:sdt>
      <w:r w:rsidR="009D51DD">
        <w:t xml:space="preserve">, and it </w:t>
      </w:r>
      <w:r w:rsidR="00224074">
        <w:t xml:space="preserve"> </w:t>
      </w:r>
      <w:r w:rsidR="009D51DD">
        <w:t>provides a way determine</w:t>
      </w:r>
      <w:r w:rsidR="00224074">
        <w:t xml:space="preserve"> whether an algorithm is available and reliable or not. </w:t>
      </w:r>
      <w:r w:rsidR="00D80A18">
        <w:t xml:space="preserve"> At first, this algorithm, AMS, should be used to calculate the number of steps in different modules and gait velocities; at same time, counts the exact steps</w:t>
      </w:r>
      <w:r w:rsidR="0087690D">
        <w:t xml:space="preserve"> by video</w:t>
      </w:r>
      <w:r w:rsidR="00D80A18">
        <w:t xml:space="preserve">. And then, the validity and reliability of an algorithm can be determined through comparing </w:t>
      </w:r>
      <w:r w:rsidR="00154BE3">
        <w:t xml:space="preserve">between the count of steps calculate b by </w:t>
      </w:r>
      <w:r w:rsidR="00154BE3">
        <w:rPr>
          <w:rFonts w:hint="eastAsia"/>
        </w:rPr>
        <w:t>AMS</w:t>
      </w:r>
      <w:r w:rsidR="00154BE3">
        <w:t xml:space="preserve"> </w:t>
      </w:r>
      <w:r w:rsidR="00154BE3">
        <w:rPr>
          <w:rFonts w:hint="eastAsia"/>
        </w:rPr>
        <w:t>an</w:t>
      </w:r>
      <w:r w:rsidR="00154BE3">
        <w:t xml:space="preserve">d the exact number </w:t>
      </w:r>
      <w:r w:rsidR="00D80A18">
        <w:t>in different conditions.</w:t>
      </w:r>
      <w:r w:rsidR="00DD7316">
        <w:t xml:space="preserve"> In this paper, it proves that AMS method is suitable for step counting using tri-axial accelerometers on the ankles, thigh and waist in a free-living environment.</w:t>
      </w:r>
      <w:r w:rsidR="00D80A18">
        <w:t xml:space="preserve">  </w:t>
      </w:r>
    </w:p>
    <w:p w14:paraId="78560946" w14:textId="77401625" w:rsidR="00513B44" w:rsidRDefault="00513B44" w:rsidP="00BE5393"/>
    <w:p w14:paraId="559B4841" w14:textId="154DFE8D" w:rsidR="00080CE8" w:rsidRDefault="00294B0C" w:rsidP="00080CE8">
      <w:r>
        <w:rPr>
          <w:rFonts w:hint="eastAsia"/>
          <w:noProof/>
        </w:rPr>
        <w:t>Tudor-Locke</w:t>
      </w:r>
      <w:r>
        <w:t xml:space="preserve"> </w:t>
      </w:r>
      <w:r w:rsidRPr="005A747F">
        <w:rPr>
          <w:i/>
          <w:noProof/>
        </w:rPr>
        <w:t>et.al</w:t>
      </w:r>
      <w:r w:rsidRPr="00F64ED2">
        <w:t xml:space="preserve"> </w:t>
      </w:r>
      <w:sdt>
        <w:sdtPr>
          <w:id w:val="-739171314"/>
          <w:citation/>
        </w:sdtPr>
        <w:sdtContent>
          <w:r w:rsidR="00E94AB0">
            <w:fldChar w:fldCharType="begin"/>
          </w:r>
          <w:r>
            <w:instrText xml:space="preserve">CITATION CAT10 \n  \t  \l 2052 </w:instrText>
          </w:r>
          <w:r w:rsidR="00E94AB0">
            <w:fldChar w:fldCharType="separate"/>
          </w:r>
          <w:r>
            <w:rPr>
              <w:rFonts w:hint="eastAsia"/>
              <w:noProof/>
            </w:rPr>
            <w:t>(2010)</w:t>
          </w:r>
          <w:r w:rsidR="00E94AB0">
            <w:fldChar w:fldCharType="end"/>
          </w:r>
        </w:sdtContent>
      </w:sdt>
      <w:r w:rsidR="00E94AB0">
        <w:t xml:space="preserve"> </w:t>
      </w:r>
      <w:r w:rsidR="00080CE8">
        <w:t xml:space="preserve">mainly uses the technique of the accelerometer and pedometers to realize counting the steps per day for US children and youth,   and using this counts steps tested by pedometers to analyse the health status of children and youth. From this article, it does not elaborate how to use the accelerometer to realize the function of a pedometer, because this kind of technology, counting steps by accelerometer, has been </w:t>
      </w:r>
      <w:r w:rsidR="00080CE8" w:rsidRPr="00DB04C7">
        <w:t>widely</w:t>
      </w:r>
      <w:r w:rsidR="00080CE8">
        <w:t xml:space="preserve"> used in our daily lives and is already very mature.  Therefore, </w:t>
      </w:r>
      <w:r w:rsidR="00FC61E1">
        <w:t xml:space="preserve">this thesis mainly uses the technology of counting steps by pedometers for youth and children, and </w:t>
      </w:r>
      <w:r w:rsidR="00A81EC4">
        <w:t>gets the results of their health through collecting and analysing the acceleration data.</w:t>
      </w:r>
      <w:r w:rsidR="00833BFE">
        <w:t xml:space="preserve"> T</w:t>
      </w:r>
      <w:r w:rsidR="00833BFE">
        <w:rPr>
          <w:rFonts w:hint="eastAsia"/>
        </w:rPr>
        <w:t xml:space="preserve">herefore, </w:t>
      </w:r>
      <w:r w:rsidR="00833BFE">
        <w:t xml:space="preserve">this technology has exactly </w:t>
      </w:r>
      <w:r w:rsidR="00833BFE" w:rsidRPr="00833BFE">
        <w:t>penetrated</w:t>
      </w:r>
      <w:r w:rsidR="00833BFE">
        <w:t xml:space="preserve"> the bits and pieces of our lives.</w:t>
      </w:r>
    </w:p>
    <w:p w14:paraId="709E71F7" w14:textId="77777777" w:rsidR="00080CE8" w:rsidRPr="00BE5393" w:rsidRDefault="00080CE8" w:rsidP="00BE5393"/>
    <w:p w14:paraId="68871C7B" w14:textId="6BE47D08" w:rsidR="004442EA" w:rsidRDefault="00A4359D" w:rsidP="004442EA">
      <w:pPr>
        <w:pStyle w:val="Heading3"/>
      </w:pPr>
      <w:bookmarkStart w:id="1720" w:name="_Toc518661851"/>
      <w:bookmarkEnd w:id="1717"/>
      <w:bookmarkEnd w:id="1718"/>
      <w:r>
        <w:rPr>
          <w:rFonts w:hint="eastAsia"/>
        </w:rPr>
        <w:t>R</w:t>
      </w:r>
      <w:r w:rsidR="00F04A96">
        <w:t>acing</w:t>
      </w:r>
      <w:r>
        <w:t xml:space="preserve"> G</w:t>
      </w:r>
      <w:r w:rsidR="004442EA">
        <w:t>ames</w:t>
      </w:r>
      <w:r>
        <w:t xml:space="preserve"> on the P</w:t>
      </w:r>
      <w:r w:rsidR="00F04A96">
        <w:t>hone</w:t>
      </w:r>
      <w:bookmarkEnd w:id="1720"/>
    </w:p>
    <w:p w14:paraId="53D3172F" w14:textId="555879FA" w:rsidR="004442EA" w:rsidRDefault="004442EA" w:rsidP="004442EA">
      <w:pPr>
        <w:pStyle w:val="Heading3"/>
      </w:pPr>
      <w:bookmarkStart w:id="1721" w:name="_Toc518661852"/>
      <w:r>
        <w:t>Gyroscope &amp; Accel</w:t>
      </w:r>
      <w:r w:rsidR="00A4359D">
        <w:t xml:space="preserve">erometer for Complexity Action </w:t>
      </w:r>
      <w:r>
        <w:t>recognitions</w:t>
      </w:r>
      <w:bookmarkEnd w:id="1721"/>
    </w:p>
    <w:p w14:paraId="158BC3AE" w14:textId="77777777" w:rsidR="004442EA" w:rsidRPr="004442EA" w:rsidRDefault="004442EA" w:rsidP="004442EA"/>
    <w:p w14:paraId="51474E72" w14:textId="77777777" w:rsidR="004442EA" w:rsidRPr="004442EA" w:rsidRDefault="004442EA" w:rsidP="004442EA"/>
    <w:p w14:paraId="55AC1C85" w14:textId="77777777" w:rsidR="004442EA" w:rsidRPr="004442EA" w:rsidRDefault="004442EA" w:rsidP="004442EA"/>
    <w:p w14:paraId="07CE8DE5" w14:textId="77777777" w:rsidR="004442EA" w:rsidRPr="004442EA" w:rsidRDefault="004442EA" w:rsidP="004442EA"/>
    <w:p w14:paraId="121C6843" w14:textId="5F563FAF" w:rsidR="009F4579" w:rsidRDefault="009F4579" w:rsidP="00A92A83"/>
    <w:p w14:paraId="0AD60567" w14:textId="17F1B2C7" w:rsidR="009F4579" w:rsidRDefault="009F4579" w:rsidP="00A92A83"/>
    <w:p w14:paraId="2E643DA2" w14:textId="77777777" w:rsidR="009F4579" w:rsidRDefault="009F4579" w:rsidP="00A92A83"/>
    <w:p w14:paraId="2AC47535" w14:textId="77777777" w:rsidR="00E44836" w:rsidRPr="00AB431B" w:rsidRDefault="00E44836" w:rsidP="00A92A83"/>
    <w:bookmarkEnd w:id="1708"/>
    <w:bookmarkEnd w:id="1709"/>
    <w:p w14:paraId="054D0D4C" w14:textId="686A00E8" w:rsidR="009C1420" w:rsidRDefault="009C1420" w:rsidP="009C1420"/>
    <w:p w14:paraId="45B1AF47" w14:textId="77777777" w:rsidR="009C1420" w:rsidRPr="009C1420" w:rsidRDefault="009C1420" w:rsidP="005265F2">
      <w:pPr>
        <w:pageBreakBefore/>
      </w:pPr>
    </w:p>
    <w:p w14:paraId="7C77E505" w14:textId="0B286FE6" w:rsidR="00B9251F" w:rsidRPr="009C1420" w:rsidRDefault="00D5184D" w:rsidP="009C1420">
      <w:pPr>
        <w:pStyle w:val="Heading1"/>
      </w:pPr>
      <w:bookmarkStart w:id="1722" w:name="_Toc5726"/>
      <w:bookmarkStart w:id="1723" w:name="_Toc29394"/>
      <w:bookmarkStart w:id="1724" w:name="_Toc1185"/>
      <w:bookmarkStart w:id="1725" w:name="_Toc10574"/>
      <w:bookmarkStart w:id="1726" w:name="_Toc10252"/>
      <w:bookmarkStart w:id="1727" w:name="_Toc31769"/>
      <w:bookmarkStart w:id="1728" w:name="_Toc20302"/>
      <w:bookmarkStart w:id="1729" w:name="_Toc9225"/>
      <w:bookmarkStart w:id="1730" w:name="_Toc3093"/>
      <w:bookmarkStart w:id="1731" w:name="_Toc10917"/>
      <w:del w:id="1732" w:author="像个男人一样" w:date="2018-03-21T20:32:00Z">
        <w:r w:rsidRPr="009C1420">
          <w:delText>Acknowle</w:delText>
        </w:r>
      </w:del>
      <w:bookmarkStart w:id="1733" w:name="_Toc1628"/>
      <w:bookmarkStart w:id="1734" w:name="_Toc17398"/>
      <w:bookmarkStart w:id="1735" w:name="_Toc19668"/>
      <w:bookmarkStart w:id="1736" w:name="_Toc5031"/>
      <w:bookmarkStart w:id="1737" w:name="_Toc9354"/>
      <w:bookmarkStart w:id="1738" w:name="_Toc23936"/>
      <w:bookmarkStart w:id="1739" w:name="_Toc15078"/>
      <w:bookmarkStart w:id="1740" w:name="_Toc15291"/>
      <w:bookmarkStart w:id="1741" w:name="_Toc26378"/>
      <w:bookmarkStart w:id="1742" w:name="_Toc518661853"/>
      <w:bookmarkEnd w:id="1722"/>
      <w:bookmarkEnd w:id="1723"/>
      <w:bookmarkEnd w:id="1724"/>
      <w:bookmarkEnd w:id="1725"/>
      <w:bookmarkEnd w:id="1726"/>
      <w:bookmarkEnd w:id="1727"/>
      <w:bookmarkEnd w:id="1728"/>
      <w:bookmarkEnd w:id="1729"/>
      <w:bookmarkEnd w:id="1730"/>
      <w:bookmarkEnd w:id="1731"/>
      <w:r w:rsidRPr="009C1420">
        <w:t xml:space="preserve">Accelerometer </w:t>
      </w:r>
      <w:r w:rsidR="00156714">
        <w:rPr>
          <w:rFonts w:hint="eastAsia"/>
        </w:rPr>
        <w:t>w</w:t>
      </w:r>
      <w:del w:id="1743" w:author="jie sun" w:date="2018-04-16T21:12:00Z">
        <w:r w:rsidRPr="009C1420" w:rsidDel="003A7DD6">
          <w:delText>w</w:delText>
        </w:r>
      </w:del>
      <w:r w:rsidRPr="009C1420">
        <w:t xml:space="preserve">ith </w:t>
      </w:r>
      <w:ins w:id="1744" w:author="jie sun" w:date="2018-04-16T21:03:00Z">
        <w:r w:rsidR="0065293C" w:rsidRPr="009C1420">
          <w:rPr>
            <w:rFonts w:hint="eastAsia"/>
          </w:rPr>
          <w:t>S</w:t>
        </w:r>
      </w:ins>
      <w:del w:id="1745" w:author="jie sun" w:date="2018-04-16T21:03:00Z">
        <w:r w:rsidRPr="009C1420" w:rsidDel="0065293C">
          <w:delText>s</w:delText>
        </w:r>
      </w:del>
      <w:r w:rsidRPr="009C1420">
        <w:t xml:space="preserve">teps </w:t>
      </w:r>
      <w:ins w:id="1746" w:author="jie sun" w:date="2018-04-16T21:03:00Z">
        <w:r w:rsidR="0065293C" w:rsidRPr="009C1420">
          <w:t>A</w:t>
        </w:r>
      </w:ins>
      <w:del w:id="1747" w:author="jie sun" w:date="2018-04-16T21:03:00Z">
        <w:r w:rsidRPr="009C1420" w:rsidDel="0065293C">
          <w:delText>a</w:delText>
        </w:r>
      </w:del>
      <w:r w:rsidRPr="009C1420">
        <w:t>lgorithm</w:t>
      </w:r>
      <w:bookmarkEnd w:id="1733"/>
      <w:bookmarkEnd w:id="1734"/>
      <w:bookmarkEnd w:id="1735"/>
      <w:bookmarkEnd w:id="1736"/>
      <w:bookmarkEnd w:id="1737"/>
      <w:bookmarkEnd w:id="1738"/>
      <w:bookmarkEnd w:id="1739"/>
      <w:bookmarkEnd w:id="1740"/>
      <w:bookmarkEnd w:id="1741"/>
      <w:bookmarkEnd w:id="1742"/>
      <w:del w:id="1748" w:author="jie sun" w:date="2018-04-08T16:32:00Z">
        <w:r w:rsidRPr="009C1420" w:rsidDel="008E1261">
          <w:delText>The data of accelerometer and gyroscope from an iPhone in this thesis is almost caught by this APP</w:delText>
        </w:r>
      </w:del>
      <w:bookmarkStart w:id="1749" w:name="_Toc518334341"/>
      <w:bookmarkStart w:id="1750" w:name="_Toc518334611"/>
      <w:bookmarkStart w:id="1751" w:name="_Toc518334342"/>
      <w:bookmarkStart w:id="1752" w:name="_Toc518334612"/>
      <w:bookmarkEnd w:id="1749"/>
      <w:bookmarkEnd w:id="1750"/>
      <w:bookmarkEnd w:id="1751"/>
      <w:bookmarkEnd w:id="1752"/>
      <w:del w:id="1753" w:author="jie sun" w:date="2018-04-08T16:35:00Z">
        <w:r w:rsidRPr="009C1420" w:rsidDel="008E1261">
          <w:delText xml:space="preserve">Figure 2. </w:delText>
        </w:r>
        <w:r w:rsidRPr="009C1420" w:rsidDel="008E1261">
          <w:fldChar w:fldCharType="begin"/>
        </w:r>
        <w:r w:rsidRPr="009C1420" w:rsidDel="008E1261">
          <w:delInstrText xml:space="preserve"> SEQ Figure_2. \* ARABIC </w:delInstrText>
        </w:r>
        <w:r w:rsidRPr="009C1420" w:rsidDel="008E1261">
          <w:fldChar w:fldCharType="separate"/>
        </w:r>
      </w:del>
      <w:ins w:id="1754" w:author="像个男人一样" w:date="2018-03-22T11:51:00Z">
        <w:del w:id="1755" w:author="jie sun" w:date="2018-04-08T16:35:00Z">
          <w:r w:rsidRPr="009C1420" w:rsidDel="008E1261">
            <w:delText>错误！未指定顺序。</w:delText>
          </w:r>
        </w:del>
      </w:ins>
      <w:ins w:id="1756" w:author="像个男人一样" w:date="2018-03-21T23:39:00Z">
        <w:del w:id="1757" w:author="jie sun" w:date="2018-04-08T16:35:00Z">
          <w:r w:rsidRPr="009C1420" w:rsidDel="008E1261">
            <w:delText>错误！未指定顺序。</w:delText>
          </w:r>
        </w:del>
      </w:ins>
      <w:ins w:id="1758" w:author="像个男人一样" w:date="2018-03-21T23:10:00Z">
        <w:del w:id="1759" w:author="jie sun" w:date="2018-04-08T16:35:00Z">
          <w:r w:rsidRPr="009C1420" w:rsidDel="008E1261">
            <w:delText>错误！未指定顺序。</w:delText>
          </w:r>
        </w:del>
      </w:ins>
      <w:ins w:id="1760" w:author="像个男人一样" w:date="2018-03-21T23:08:00Z">
        <w:del w:id="1761" w:author="jie sun" w:date="2018-04-08T16:35:00Z">
          <w:r w:rsidRPr="009C1420" w:rsidDel="008E1261">
            <w:delText>错误！未指定顺序。</w:delText>
          </w:r>
        </w:del>
      </w:ins>
      <w:ins w:id="1762" w:author="像个男人一样" w:date="2018-03-21T02:33:00Z">
        <w:del w:id="1763" w:author="jie sun" w:date="2018-04-08T16:35:00Z">
          <w:r w:rsidRPr="009C1420" w:rsidDel="008E1261">
            <w:delText>错误！未指定顺序。错误！未指定顺序。</w:delText>
          </w:r>
        </w:del>
      </w:ins>
      <w:ins w:id="1764" w:author="像个男人一样" w:date="2018-03-21T02:31:00Z">
        <w:del w:id="1765" w:author="jie sun" w:date="2018-04-08T16:35:00Z">
          <w:r w:rsidRPr="009C1420" w:rsidDel="008E1261">
            <w:delText>错误！未指定顺序。</w:delText>
          </w:r>
        </w:del>
      </w:ins>
      <w:ins w:id="1766" w:author="像个男人一样" w:date="2018-03-21T02:30:00Z">
        <w:del w:id="1767" w:author="jie sun" w:date="2018-04-08T16:35:00Z">
          <w:r w:rsidRPr="009C1420" w:rsidDel="008E1261">
            <w:delText>错误！未指定顺序。</w:delText>
          </w:r>
        </w:del>
      </w:ins>
      <w:ins w:id="1768" w:author="像个男人一样" w:date="2018-03-21T02:29:00Z">
        <w:del w:id="1769" w:author="jie sun" w:date="2018-04-08T16:35:00Z">
          <w:r w:rsidRPr="009C1420" w:rsidDel="008E1261">
            <w:delText>错误！未指定顺序。错误！未指定顺序。</w:delText>
          </w:r>
        </w:del>
      </w:ins>
      <w:ins w:id="1770" w:author="像个男人一样" w:date="2018-03-21T02:26:00Z">
        <w:del w:id="1771" w:author="jie sun" w:date="2018-04-08T16:35:00Z">
          <w:r w:rsidRPr="009C1420" w:rsidDel="008E1261">
            <w:delText>错误！未指定顺序。</w:delText>
          </w:r>
        </w:del>
      </w:ins>
      <w:ins w:id="1772" w:author="像个男人一样" w:date="2018-03-21T02:25:00Z">
        <w:del w:id="1773" w:author="jie sun" w:date="2018-04-08T16:35:00Z">
          <w:r w:rsidRPr="009C1420" w:rsidDel="008E1261">
            <w:delText>错误！未指定顺序。</w:delText>
          </w:r>
        </w:del>
      </w:ins>
      <w:ins w:id="1774" w:author="像个男人一样" w:date="2018-03-21T02:24:00Z">
        <w:del w:id="1775" w:author="jie sun" w:date="2018-04-08T16:35:00Z">
          <w:r w:rsidRPr="009C1420" w:rsidDel="008E1261">
            <w:delText>错误！未指定顺序。</w:delText>
          </w:r>
        </w:del>
      </w:ins>
      <w:ins w:id="1776" w:author="像个男人一样" w:date="2018-03-21T02:23:00Z">
        <w:del w:id="1777" w:author="jie sun" w:date="2018-04-08T16:35:00Z">
          <w:r w:rsidRPr="009C1420" w:rsidDel="008E1261">
            <w:delText>错误！未指定顺序。</w:delText>
          </w:r>
        </w:del>
      </w:ins>
      <w:ins w:id="1778" w:author="像个男人一样" w:date="2018-03-21T02:22:00Z">
        <w:del w:id="1779" w:author="jie sun" w:date="2018-04-08T16:35:00Z">
          <w:r w:rsidRPr="009C1420" w:rsidDel="008E1261">
            <w:delText>错误！未指定顺序。</w:delText>
          </w:r>
        </w:del>
      </w:ins>
      <w:ins w:id="1780" w:author="像个男人一样" w:date="2018-03-21T02:17:00Z">
        <w:del w:id="1781" w:author="jie sun" w:date="2018-04-08T16:35:00Z">
          <w:r w:rsidRPr="009C1420" w:rsidDel="008E1261">
            <w:delText>错误！未指定顺序。错误！未指定顺序。错误！未指定顺序。</w:delText>
          </w:r>
        </w:del>
      </w:ins>
      <w:ins w:id="1782" w:author="像个男人一样" w:date="2018-03-21T02:15:00Z">
        <w:del w:id="1783" w:author="jie sun" w:date="2018-04-08T16:35:00Z">
          <w:r w:rsidRPr="009C1420" w:rsidDel="008E1261">
            <w:delText>错误！未指定顺序。</w:delText>
          </w:r>
        </w:del>
      </w:ins>
      <w:ins w:id="1784" w:author="像个男人一样" w:date="2018-03-21T02:14:00Z">
        <w:del w:id="1785" w:author="jie sun" w:date="2018-04-08T16:35:00Z">
          <w:r w:rsidRPr="009C1420" w:rsidDel="008E1261">
            <w:delText>错误！未指定顺序。</w:delText>
          </w:r>
        </w:del>
      </w:ins>
      <w:ins w:id="1786" w:author="像个男人一样" w:date="2018-03-21T02:13:00Z">
        <w:del w:id="1787" w:author="jie sun" w:date="2018-04-08T16:35:00Z">
          <w:r w:rsidRPr="009C1420" w:rsidDel="008E1261">
            <w:delText>错误！未指定顺序。</w:delText>
          </w:r>
        </w:del>
      </w:ins>
      <w:ins w:id="1788" w:author="像个男人一样" w:date="2018-03-21T02:12:00Z">
        <w:del w:id="1789" w:author="jie sun" w:date="2018-04-08T16:35:00Z">
          <w:r w:rsidRPr="009C1420" w:rsidDel="008E1261">
            <w:delText>错误！未指定顺序。</w:delText>
          </w:r>
        </w:del>
      </w:ins>
      <w:ins w:id="1790" w:author="像个男人一样" w:date="2018-03-21T02:02:00Z">
        <w:del w:id="1791" w:author="jie sun" w:date="2018-04-08T16:35:00Z">
          <w:r w:rsidRPr="009C1420" w:rsidDel="008E1261">
            <w:delText>错误！未指定顺序。错误！未指定顺序。</w:delText>
          </w:r>
        </w:del>
      </w:ins>
      <w:ins w:id="1792" w:author="像个男人一样" w:date="2018-03-21T02:01:00Z">
        <w:del w:id="1793" w:author="jie sun" w:date="2018-04-08T16:35:00Z">
          <w:r w:rsidRPr="009C1420" w:rsidDel="008E1261">
            <w:delText>错误！未指定顺序。</w:delText>
          </w:r>
        </w:del>
      </w:ins>
      <w:ins w:id="1794" w:author="像个男人一样" w:date="2018-03-21T02:00:00Z">
        <w:del w:id="1795" w:author="jie sun" w:date="2018-04-08T16:35:00Z">
          <w:r w:rsidRPr="009C1420" w:rsidDel="008E1261">
            <w:delText>错误！未指定顺序。</w:delText>
          </w:r>
        </w:del>
      </w:ins>
      <w:ins w:id="1796" w:author="像个男人一样" w:date="2018-03-21T01:59:00Z">
        <w:del w:id="1797" w:author="jie sun" w:date="2018-04-08T16:35:00Z">
          <w:r w:rsidRPr="009C1420" w:rsidDel="008E1261">
            <w:delText>错误！未指定顺序。</w:delText>
          </w:r>
        </w:del>
      </w:ins>
      <w:ins w:id="1798" w:author="像个男人一样" w:date="2018-03-21T01:58:00Z">
        <w:del w:id="1799" w:author="jie sun" w:date="2018-04-08T16:35:00Z">
          <w:r w:rsidRPr="009C1420" w:rsidDel="008E1261">
            <w:delText>错误！未指定顺序。错误！未指定顺序。</w:delText>
          </w:r>
        </w:del>
      </w:ins>
      <w:ins w:id="1800" w:author="像个男人一样" w:date="2018-03-21T01:57:00Z">
        <w:del w:id="1801" w:author="jie sun" w:date="2018-04-08T16:35:00Z">
          <w:r w:rsidRPr="009C1420" w:rsidDel="008E1261">
            <w:delText>错误！未指定顺序。</w:delText>
          </w:r>
        </w:del>
      </w:ins>
      <w:ins w:id="1802" w:author="像个男人一样" w:date="2018-03-21T01:48:00Z">
        <w:del w:id="1803" w:author="jie sun" w:date="2018-04-08T16:35:00Z">
          <w:r w:rsidRPr="009C1420" w:rsidDel="008E1261">
            <w:delText>错误！未指定顺序。错误！未指定顺序。</w:delText>
          </w:r>
        </w:del>
      </w:ins>
      <w:ins w:id="1804" w:author="像个男人一样" w:date="2018-03-21T01:47:00Z">
        <w:del w:id="1805" w:author="jie sun" w:date="2018-04-08T16:35:00Z">
          <w:r w:rsidRPr="009C1420" w:rsidDel="008E1261">
            <w:delText>错误！未指定顺序。</w:delText>
          </w:r>
        </w:del>
      </w:ins>
      <w:ins w:id="1806" w:author="像个男人一样" w:date="2018-03-21T01:46:00Z">
        <w:del w:id="1807" w:author="jie sun" w:date="2018-04-08T16:35:00Z">
          <w:r w:rsidRPr="009C1420" w:rsidDel="008E1261">
            <w:delText>错误！未指定顺序。</w:delText>
          </w:r>
        </w:del>
      </w:ins>
      <w:ins w:id="1808" w:author="像个男人一样" w:date="2018-03-21T01:45:00Z">
        <w:del w:id="1809" w:author="jie sun" w:date="2018-04-08T16:35:00Z">
          <w:r w:rsidRPr="009C1420" w:rsidDel="008E1261">
            <w:delText>错误！未指定顺序。错误！未指定顺序。</w:delText>
          </w:r>
        </w:del>
      </w:ins>
      <w:ins w:id="1810" w:author="像个男人一样" w:date="2018-03-21T01:43:00Z">
        <w:del w:id="1811" w:author="jie sun" w:date="2018-04-08T16:35:00Z">
          <w:r w:rsidRPr="009C1420" w:rsidDel="008E1261">
            <w:delText>错误！未指定顺序。</w:delText>
          </w:r>
        </w:del>
      </w:ins>
      <w:ins w:id="1812" w:author="像个男人一样" w:date="2018-03-21T01:42:00Z">
        <w:del w:id="1813" w:author="jie sun" w:date="2018-04-08T16:35:00Z">
          <w:r w:rsidRPr="009C1420" w:rsidDel="008E1261">
            <w:delText>错误！未指定顺序。</w:delText>
          </w:r>
        </w:del>
      </w:ins>
      <w:ins w:id="1814" w:author="像个男人一样" w:date="2018-03-21T01:40:00Z">
        <w:del w:id="1815" w:author="jie sun" w:date="2018-04-08T16:35:00Z">
          <w:r w:rsidRPr="009C1420" w:rsidDel="008E1261">
            <w:delText>错误！未指定顺序。错误！未指定顺序。</w:delText>
          </w:r>
        </w:del>
      </w:ins>
      <w:ins w:id="1816" w:author="像个男人一样" w:date="2018-03-21T01:39:00Z">
        <w:del w:id="1817" w:author="jie sun" w:date="2018-04-08T16:35:00Z">
          <w:r w:rsidRPr="009C1420" w:rsidDel="008E1261">
            <w:delText>错误！未指定顺序。</w:delText>
          </w:r>
        </w:del>
      </w:ins>
      <w:ins w:id="1818" w:author="像个男人一样" w:date="2018-03-21T01:38:00Z">
        <w:del w:id="1819" w:author="jie sun" w:date="2018-04-08T16:35:00Z">
          <w:r w:rsidRPr="009C1420" w:rsidDel="008E1261">
            <w:delText>错误！未指定顺序。</w:delText>
          </w:r>
        </w:del>
      </w:ins>
      <w:ins w:id="1820" w:author="像个男人一样" w:date="2018-03-21T01:37:00Z">
        <w:del w:id="1821" w:author="jie sun" w:date="2018-04-08T16:35:00Z">
          <w:r w:rsidRPr="009C1420" w:rsidDel="008E1261">
            <w:delText>错误！未指定顺序。</w:delText>
          </w:r>
        </w:del>
      </w:ins>
      <w:ins w:id="1822" w:author="像个男人一样" w:date="2018-03-21T01:36:00Z">
        <w:del w:id="1823" w:author="jie sun" w:date="2018-04-08T16:35:00Z">
          <w:r w:rsidRPr="009C1420" w:rsidDel="008E1261">
            <w:delText>错误！未指定顺序。</w:delText>
          </w:r>
        </w:del>
      </w:ins>
      <w:ins w:id="1824" w:author="像个男人一样" w:date="2018-03-21T01:35:00Z">
        <w:del w:id="1825" w:author="jie sun" w:date="2018-04-08T16:35:00Z">
          <w:r w:rsidRPr="009C1420" w:rsidDel="008E1261">
            <w:delText>错误！未指定顺序。</w:delText>
          </w:r>
        </w:del>
      </w:ins>
      <w:ins w:id="1826" w:author="像个男人一样" w:date="2018-03-21T01:34:00Z">
        <w:del w:id="1827" w:author="jie sun" w:date="2018-04-08T16:35:00Z">
          <w:r w:rsidRPr="009C1420" w:rsidDel="008E1261">
            <w:delText>错误！未指定顺序。</w:delText>
          </w:r>
        </w:del>
      </w:ins>
      <w:del w:id="1828" w:author="jie sun" w:date="2018-04-08T16:35:00Z">
        <w:r w:rsidRPr="009C1420" w:rsidDel="008E1261">
          <w:delText>3</w:delText>
        </w:r>
        <w:r w:rsidRPr="009C1420" w:rsidDel="008E1261">
          <w:fldChar w:fldCharType="end"/>
        </w:r>
        <w:r w:rsidRPr="009C1420" w:rsidDel="008E1261">
          <w:delText xml:space="preserve"> Using a Three-Axis Accelerometer and GPS Module in a Smart Phone to Measure Walking Steps and Distance(Ying-Wen Bai, Chia-Hao Yu and Siao-Cian Wu)</w:delText>
        </w:r>
        <w:bookmarkStart w:id="1829" w:name="_Toc518334343"/>
        <w:bookmarkStart w:id="1830" w:name="_Toc518334613"/>
        <w:bookmarkEnd w:id="1829"/>
        <w:bookmarkEnd w:id="1830"/>
        <w:r w:rsidRPr="009C1420" w:rsidDel="008E1261">
          <w:rPr>
            <w:noProof/>
          </w:rPr>
          <w:drawing>
            <wp:inline distT="0" distB="0" distL="0" distR="0" wp14:anchorId="4AE0BD81" wp14:editId="2AD2CECA">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9C1420" w:rsidDel="008E1261">
          <w:rPr>
            <w:rPrChange w:id="1831"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RPr="009C1420" w:rsidDel="008E1261">
          <w:delText xml:space="preserve">     </w:delText>
        </w:r>
        <w:r w:rsidRPr="009C1420" w:rsidDel="008E1261">
          <w:rPr>
            <w:noProof/>
          </w:rPr>
          <w:drawing>
            <wp:inline distT="0" distB="0" distL="0" distR="0" wp14:anchorId="7453D573" wp14:editId="4F309436">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14:paraId="28B59B15" w14:textId="2CE8DD20" w:rsidR="0087014B" w:rsidRPr="009C1420" w:rsidDel="008E1261" w:rsidRDefault="00D5184D">
      <w:pPr>
        <w:pStyle w:val="Heading2"/>
        <w:rPr>
          <w:moveFrom w:id="1832" w:author="jie sun" w:date="2018-04-08T16:36:00Z"/>
        </w:rPr>
        <w:pPrChange w:id="1833" w:author="像个男人一样" w:date="2018-03-21T01:34:00Z">
          <w:pPr/>
        </w:pPrChange>
      </w:pPr>
      <w:moveFromRangeStart w:id="1834" w:author="jie sun" w:date="2018-04-08T16:36:00Z" w:name="move510968692"/>
      <w:moveFrom w:id="1835" w:author="jie sun" w:date="2018-04-08T16:36:00Z">
        <w:ins w:id="1836" w:author="像个男人一样" w:date="2018-03-21T01:34:00Z">
          <w:r w:rsidRPr="009C1420" w:rsidDel="008E1261">
            <w:t xml:space="preserve">Figure </w:t>
          </w:r>
          <w:r w:rsidRPr="009C1420" w:rsidDel="008E1261">
            <w:rPr>
              <w:b w:val="0"/>
            </w:rPr>
            <w:fldChar w:fldCharType="begin"/>
          </w:r>
          <w:r w:rsidRPr="009C1420" w:rsidDel="008E1261">
            <w:instrText xml:space="preserve"> STYLEREF 1 \s </w:instrText>
          </w:r>
          <w:r w:rsidRPr="009C1420" w:rsidDel="008E1261">
            <w:rPr>
              <w:b w:val="0"/>
            </w:rPr>
            <w:fldChar w:fldCharType="separate"/>
          </w:r>
          <w:r w:rsidRPr="009C1420" w:rsidDel="008E1261">
            <w:t>2</w:t>
          </w:r>
          <w:r w:rsidRPr="009C1420" w:rsidDel="008E1261">
            <w:rPr>
              <w:b w:val="0"/>
            </w:rPr>
            <w:fldChar w:fldCharType="end"/>
          </w:r>
          <w:r w:rsidRPr="009C1420" w:rsidDel="008E1261">
            <w:rPr>
              <w:rFonts w:hint="eastAsia"/>
            </w:rPr>
            <w:t>.</w:t>
          </w:r>
          <w:r w:rsidRPr="009C1420" w:rsidDel="008E1261">
            <w:rPr>
              <w:b w:val="0"/>
            </w:rPr>
            <w:fldChar w:fldCharType="begin"/>
          </w:r>
          <w:r w:rsidRPr="009C1420" w:rsidDel="008E1261">
            <w:instrText xml:space="preserve"> SEQ Figure \* ARABIC \s 1 </w:instrText>
          </w:r>
          <w:r w:rsidRPr="009C1420" w:rsidDel="008E1261">
            <w:rPr>
              <w:b w:val="0"/>
            </w:rPr>
            <w:fldChar w:fldCharType="separate"/>
          </w:r>
        </w:ins>
        <w:ins w:id="1837" w:author="像个男人一样" w:date="2018-03-22T11:51:00Z">
          <w:r w:rsidRPr="009C1420" w:rsidDel="008E1261">
            <w:t>3</w:t>
          </w:r>
        </w:ins>
        <w:ins w:id="1838" w:author="像个男人一样" w:date="2018-03-21T01:34:00Z">
          <w:r w:rsidRPr="009C1420" w:rsidDel="008E1261">
            <w:rPr>
              <w:b w:val="0"/>
            </w:rPr>
            <w:fldChar w:fldCharType="end"/>
          </w:r>
          <w:bookmarkStart w:id="1839" w:name="_Toc3583"/>
          <w:bookmarkStart w:id="1840" w:name="_Toc5349"/>
          <w:bookmarkStart w:id="1841" w:name="_Toc2527"/>
          <w:bookmarkStart w:id="1842" w:name="_Toc29426"/>
          <w:bookmarkStart w:id="1843" w:name="_Toc17627"/>
          <w:bookmarkStart w:id="1844" w:name="_Toc17465"/>
          <w:bookmarkStart w:id="1845" w:name="_Toc7732"/>
          <w:bookmarkStart w:id="1846" w:name="_Toc1450"/>
          <w:bookmarkStart w:id="1847" w:name="_Toc30310"/>
          <w:bookmarkStart w:id="1848" w:name="_Toc20841"/>
          <w:bookmarkStart w:id="1849" w:name="_Toc16481"/>
          <w:bookmarkStart w:id="1850" w:name="_Toc13307"/>
          <w:bookmarkStart w:id="1851" w:name="_Toc989"/>
          <w:bookmarkStart w:id="1852" w:name="_Toc796"/>
          <w:bookmarkStart w:id="1853" w:name="_Toc17666"/>
          <w:bookmarkStart w:id="1854" w:name="_Toc2592"/>
          <w:bookmarkStart w:id="1855" w:name="_Toc20988"/>
          <w:bookmarkStart w:id="1856" w:name="_Toc25964"/>
          <w:bookmarkStart w:id="1857" w:name="_Toc22109"/>
          <w:bookmarkStart w:id="1858" w:name="_Toc25818"/>
          <w:bookmarkStart w:id="1859" w:name="_Toc17915"/>
          <w:bookmarkStart w:id="1860" w:name="_Toc21653"/>
          <w:bookmarkStart w:id="1861" w:name="_Toc19511"/>
          <w:bookmarkStart w:id="1862" w:name="_Toc1942"/>
          <w:bookmarkStart w:id="1863" w:name="_Toc9038"/>
          <w:bookmarkStart w:id="1864" w:name="_Toc1228"/>
          <w:bookmarkStart w:id="1865" w:name="_Toc28027"/>
          <w:r w:rsidRPr="009C1420" w:rsidDel="008E1261">
            <w:rPr>
              <w:rFonts w:hint="eastAsia"/>
            </w:rPr>
            <w:t>:Using a Three-Axis Accelerometer and GPS Module in a Smart Phone to Measure Walking Steps and Distance</w:t>
          </w:r>
        </w:ins>
        <w:bookmarkStart w:id="1866" w:name="_Toc511230175"/>
        <w:bookmarkStart w:id="1867" w:name="_Toc511295625"/>
        <w:bookmarkStart w:id="1868" w:name="_Toc511677508"/>
        <w:bookmarkStart w:id="1869" w:name="_Toc511677677"/>
        <w:bookmarkStart w:id="1870" w:name="_Toc511677729"/>
        <w:bookmarkStart w:id="1871" w:name="_Toc511906213"/>
        <w:bookmarkStart w:id="1872" w:name="_Toc517801761"/>
        <w:bookmarkStart w:id="1873" w:name="_Toc517813670"/>
        <w:bookmarkStart w:id="1874" w:name="_Toc517899085"/>
        <w:bookmarkStart w:id="1875" w:name="_Toc517899606"/>
        <w:bookmarkStart w:id="1876" w:name="_Toc517900214"/>
        <w:bookmarkStart w:id="1877" w:name="_Toc517900394"/>
        <w:bookmarkStart w:id="1878" w:name="_Toc517900663"/>
        <w:bookmarkStart w:id="1879" w:name="_Toc517900799"/>
        <w:bookmarkStart w:id="1880" w:name="_Toc517900931"/>
        <w:bookmarkStart w:id="1881" w:name="_Toc517902446"/>
        <w:bookmarkStart w:id="1882" w:name="_Toc517902896"/>
        <w:bookmarkStart w:id="1883" w:name="_Toc517903463"/>
        <w:bookmarkStart w:id="1884" w:name="_Toc517903599"/>
        <w:bookmarkStart w:id="1885" w:name="_Toc517903871"/>
        <w:bookmarkStart w:id="1886" w:name="_Toc517904006"/>
        <w:bookmarkStart w:id="1887" w:name="_Toc517973665"/>
        <w:bookmarkStart w:id="1888" w:name="_Toc517973794"/>
        <w:bookmarkStart w:id="1889" w:name="_Toc517973923"/>
        <w:bookmarkStart w:id="1890" w:name="_Toc517974177"/>
        <w:bookmarkStart w:id="1891" w:name="_Toc518334345"/>
        <w:bookmarkStart w:id="1892" w:name="_Toc518334615"/>
        <w:bookmarkStart w:id="1893" w:name="_Toc518334746"/>
        <w:bookmarkStart w:id="1894" w:name="_Toc518589379"/>
        <w:bookmarkStart w:id="1895" w:name="_Toc518661717"/>
        <w:bookmarkStart w:id="1896" w:name="_Toc518661854"/>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moveFrom>
    </w:p>
    <w:moveFromRangeEnd w:id="1834"/>
    <w:p w14:paraId="7EA02555" w14:textId="35B4A785" w:rsidR="0087014B" w:rsidRPr="009C1420" w:rsidRDefault="00D5184D" w:rsidP="009C1420">
      <w:pPr>
        <w:pStyle w:val="Heading2"/>
      </w:pPr>
      <w:del w:id="1897" w:author="像个男人一样" w:date="2018-03-21T01:33:00Z">
        <w:r w:rsidRPr="009C1420">
          <w:delText>(Picture 2.1.3.1 and 2  Using a Three-Axis Accelerometer and GPS Module in a Smart Phone to Measure Walking Steps and Distance(Ying-Wen Bai, Chia-Hao Yu and Siao-Cian W</w:delText>
        </w:r>
      </w:del>
      <w:bookmarkStart w:id="1898" w:name="_Toc511230176"/>
      <w:bookmarkStart w:id="1899" w:name="_Toc511295626"/>
      <w:bookmarkStart w:id="1900" w:name="_Toc511677509"/>
      <w:bookmarkStart w:id="1901" w:name="_Toc511677678"/>
      <w:bookmarkStart w:id="1902" w:name="_Toc511677730"/>
      <w:bookmarkStart w:id="1903" w:name="_Toc511906214"/>
      <w:bookmarkStart w:id="1904" w:name="_Toc517801762"/>
      <w:bookmarkStart w:id="1905" w:name="_Toc517813671"/>
      <w:bookmarkStart w:id="1906" w:name="_Toc517899086"/>
      <w:bookmarkStart w:id="1907" w:name="_Toc517899607"/>
      <w:bookmarkStart w:id="1908" w:name="_Toc517900215"/>
      <w:bookmarkStart w:id="1909" w:name="_Toc517900395"/>
      <w:bookmarkStart w:id="1910" w:name="_Toc517900664"/>
      <w:bookmarkStart w:id="1911" w:name="_Toc517900800"/>
      <w:bookmarkStart w:id="1912" w:name="_Toc517900932"/>
      <w:bookmarkStart w:id="1913" w:name="_Toc517902447"/>
      <w:bookmarkStart w:id="1914" w:name="_Toc517902897"/>
      <w:bookmarkStart w:id="1915" w:name="_Toc517903464"/>
      <w:bookmarkStart w:id="1916" w:name="_Toc517903600"/>
      <w:bookmarkStart w:id="1917" w:name="_Toc517903872"/>
      <w:bookmarkStart w:id="1918" w:name="_Toc517904007"/>
      <w:bookmarkStart w:id="1919" w:name="_Toc517973666"/>
      <w:bookmarkStart w:id="1920" w:name="_Toc517973795"/>
      <w:bookmarkStart w:id="1921" w:name="_Toc517973924"/>
      <w:bookmarkStart w:id="1922" w:name="_Toc517974178"/>
      <w:bookmarkStart w:id="1923" w:name="_Toc518334346"/>
      <w:bookmarkStart w:id="1924" w:name="_Toc518334616"/>
      <w:bookmarkStart w:id="1925" w:name="_Toc25506"/>
      <w:bookmarkStart w:id="1926" w:name="_Toc22790"/>
      <w:bookmarkStart w:id="1927" w:name="_Toc23097"/>
      <w:bookmarkStart w:id="1928" w:name="_Toc12305"/>
      <w:bookmarkStart w:id="1929" w:name="_Toc10128"/>
      <w:bookmarkStart w:id="1930" w:name="_Toc31844"/>
      <w:bookmarkStart w:id="1931" w:name="_Toc5746"/>
      <w:bookmarkStart w:id="1932" w:name="_Toc27681"/>
      <w:bookmarkStart w:id="1933" w:name="_Toc20510"/>
      <w:bookmarkStart w:id="1934" w:name="_Toc518661855"/>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r w:rsidRPr="009C1420">
        <w:t xml:space="preserve">The </w:t>
      </w:r>
      <w:ins w:id="1935" w:author="jie sun" w:date="2018-04-16T21:12:00Z">
        <w:r w:rsidR="00202879" w:rsidRPr="009C1420">
          <w:rPr>
            <w:rFonts w:hint="eastAsia"/>
          </w:rPr>
          <w:t>P</w:t>
        </w:r>
      </w:ins>
      <w:del w:id="1936" w:author="jie sun" w:date="2018-04-16T21:12:00Z">
        <w:r w:rsidRPr="009C1420" w:rsidDel="00202879">
          <w:delText>p</w:delText>
        </w:r>
      </w:del>
      <w:r w:rsidRPr="009C1420">
        <w:t xml:space="preserve">rinciple </w:t>
      </w:r>
      <w:r w:rsidR="00710DDE">
        <w:rPr>
          <w:rFonts w:hint="eastAsia"/>
        </w:rPr>
        <w:t>o</w:t>
      </w:r>
      <w:del w:id="1937" w:author="jie sun" w:date="2018-04-16T21:12:00Z">
        <w:r w:rsidRPr="009C1420" w:rsidDel="005512CD">
          <w:delText>o</w:delText>
        </w:r>
      </w:del>
      <w:r w:rsidRPr="009C1420">
        <w:t xml:space="preserve">f </w:t>
      </w:r>
      <w:ins w:id="1938" w:author="jie sun" w:date="2018-04-16T21:12:00Z">
        <w:r w:rsidR="00DD5E1B" w:rsidRPr="009C1420">
          <w:rPr>
            <w:rFonts w:hint="eastAsia"/>
          </w:rPr>
          <w:t>T</w:t>
        </w:r>
      </w:ins>
      <w:del w:id="1939" w:author="jie sun" w:date="2018-04-16T21:12:00Z">
        <w:r w:rsidRPr="009C1420" w:rsidDel="00DD5E1B">
          <w:delText>t</w:delText>
        </w:r>
      </w:del>
      <w:r w:rsidRPr="009C1420">
        <w:t xml:space="preserve">esting </w:t>
      </w:r>
      <w:ins w:id="1940" w:author="jie sun" w:date="2018-04-16T21:16:00Z">
        <w:r w:rsidR="00FF0552" w:rsidRPr="009C1420">
          <w:t>S</w:t>
        </w:r>
      </w:ins>
      <w:del w:id="1941" w:author="jie sun" w:date="2018-04-16T21:16:00Z">
        <w:r w:rsidRPr="009C1420" w:rsidDel="00FF0552">
          <w:delText>s</w:delText>
        </w:r>
      </w:del>
      <w:r w:rsidRPr="009C1420">
        <w:t>teps</w:t>
      </w:r>
      <w:bookmarkEnd w:id="1925"/>
      <w:bookmarkEnd w:id="1926"/>
      <w:bookmarkEnd w:id="1927"/>
      <w:bookmarkEnd w:id="1928"/>
      <w:bookmarkEnd w:id="1929"/>
      <w:bookmarkEnd w:id="1930"/>
      <w:bookmarkEnd w:id="1931"/>
      <w:bookmarkEnd w:id="1932"/>
      <w:bookmarkEnd w:id="1933"/>
      <w:bookmarkEnd w:id="1934"/>
      <w:r w:rsidRPr="009C1420">
        <w:t xml:space="preserve"> </w:t>
      </w:r>
    </w:p>
    <w:p w14:paraId="60C522D7" w14:textId="28E47B73" w:rsidR="008E1261" w:rsidRPr="00B9251F" w:rsidRDefault="00D5184D" w:rsidP="00E31F6D">
      <w:pPr>
        <w:pStyle w:val="Heading3"/>
        <w:rPr>
          <w:lang w:val="en-US"/>
        </w:rPr>
      </w:pPr>
      <w:bookmarkStart w:id="1942" w:name="_Toc30965"/>
      <w:bookmarkStart w:id="1943" w:name="_Toc27127"/>
      <w:bookmarkStart w:id="1944" w:name="_Toc15193"/>
      <w:bookmarkStart w:id="1945" w:name="_Toc13773"/>
      <w:bookmarkStart w:id="1946" w:name="_Toc9093"/>
      <w:bookmarkStart w:id="1947" w:name="_Toc31503"/>
      <w:bookmarkStart w:id="1948" w:name="_Toc22047"/>
      <w:bookmarkStart w:id="1949" w:name="_Toc9767"/>
      <w:bookmarkStart w:id="1950" w:name="_Toc27046"/>
      <w:bookmarkStart w:id="1951" w:name="_Toc518661856"/>
      <w:r w:rsidRPr="00B9251F">
        <w:rPr>
          <w:lang w:val="en-US"/>
        </w:rPr>
        <w:t xml:space="preserve">How </w:t>
      </w:r>
      <w:ins w:id="1952" w:author="jie sun" w:date="2018-04-16T21:16:00Z">
        <w:r w:rsidR="005E63B6" w:rsidRPr="00B9251F">
          <w:rPr>
            <w:lang w:val="en-US"/>
          </w:rPr>
          <w:t>A</w:t>
        </w:r>
      </w:ins>
      <w:del w:id="1953" w:author="jie sun" w:date="2018-04-16T21:16:00Z">
        <w:r w:rsidRPr="00B9251F" w:rsidDel="005E63B6">
          <w:rPr>
            <w:lang w:val="en-US"/>
          </w:rPr>
          <w:delText>a</w:delText>
        </w:r>
      </w:del>
      <w:r w:rsidRPr="00B9251F">
        <w:rPr>
          <w:lang w:val="en-US"/>
        </w:rPr>
        <w:t xml:space="preserve">n </w:t>
      </w:r>
      <w:ins w:id="1954" w:author="jie sun" w:date="2018-04-16T21:16:00Z">
        <w:r w:rsidR="005E63B6" w:rsidRPr="00B9251F">
          <w:rPr>
            <w:lang w:val="en-US"/>
          </w:rPr>
          <w:t>A</w:t>
        </w:r>
      </w:ins>
      <w:del w:id="1955" w:author="jie sun" w:date="2018-04-16T21:16:00Z">
        <w:r w:rsidRPr="00B9251F" w:rsidDel="005E63B6">
          <w:rPr>
            <w:lang w:val="en-US"/>
          </w:rPr>
          <w:delText>a</w:delText>
        </w:r>
      </w:del>
      <w:r w:rsidRPr="00B9251F">
        <w:rPr>
          <w:lang w:val="en-US"/>
        </w:rPr>
        <w:t xml:space="preserve">ccelerometer </w:t>
      </w:r>
      <w:ins w:id="1956" w:author="jie sun" w:date="2018-04-16T21:16:00Z">
        <w:r w:rsidR="005E63B6" w:rsidRPr="00B9251F">
          <w:rPr>
            <w:lang w:val="en-US"/>
          </w:rPr>
          <w:t>W</w:t>
        </w:r>
      </w:ins>
      <w:del w:id="1957" w:author="jie sun" w:date="2018-04-16T21:16:00Z">
        <w:r w:rsidRPr="00B9251F" w:rsidDel="005E63B6">
          <w:rPr>
            <w:lang w:val="en-US"/>
          </w:rPr>
          <w:delText>w</w:delText>
        </w:r>
      </w:del>
      <w:r w:rsidRPr="00B9251F">
        <w:rPr>
          <w:lang w:val="en-US"/>
        </w:rPr>
        <w:t xml:space="preserve">orks </w:t>
      </w:r>
      <w:ins w:id="1958" w:author="jie sun" w:date="2018-04-16T21:17:00Z">
        <w:r w:rsidR="00980F03" w:rsidRPr="00B9251F">
          <w:rPr>
            <w:lang w:val="en-US"/>
          </w:rPr>
          <w:t>O</w:t>
        </w:r>
      </w:ins>
      <w:del w:id="1959" w:author="jie sun" w:date="2018-04-16T21:16:00Z">
        <w:r w:rsidRPr="00B9251F" w:rsidDel="005E63B6">
          <w:rPr>
            <w:lang w:val="en-US"/>
          </w:rPr>
          <w:delText>i</w:delText>
        </w:r>
      </w:del>
      <w:r w:rsidRPr="00B9251F">
        <w:rPr>
          <w:lang w:val="en-US"/>
        </w:rPr>
        <w:t xml:space="preserve">n </w:t>
      </w:r>
      <w:ins w:id="1960" w:author="jie sun" w:date="2018-04-16T21:16:00Z">
        <w:r w:rsidR="00980F03" w:rsidRPr="00B9251F">
          <w:rPr>
            <w:lang w:val="en-US"/>
          </w:rPr>
          <w:t>H</w:t>
        </w:r>
      </w:ins>
      <w:del w:id="1961" w:author="jie sun" w:date="2018-04-16T21:16:00Z">
        <w:r w:rsidRPr="00B9251F" w:rsidDel="00980F03">
          <w:rPr>
            <w:lang w:val="en-US"/>
          </w:rPr>
          <w:delText>h</w:delText>
        </w:r>
      </w:del>
      <w:r w:rsidRPr="00B9251F">
        <w:rPr>
          <w:lang w:val="en-US"/>
        </w:rPr>
        <w:t xml:space="preserve">uman </w:t>
      </w:r>
      <w:ins w:id="1962" w:author="jie sun" w:date="2018-04-16T21:17:00Z">
        <w:r w:rsidR="00980F03" w:rsidRPr="00B9251F">
          <w:rPr>
            <w:lang w:val="en-US"/>
          </w:rPr>
          <w:t>B</w:t>
        </w:r>
      </w:ins>
      <w:del w:id="1963" w:author="jie sun" w:date="2018-04-16T21:16:00Z">
        <w:r w:rsidRPr="00B9251F" w:rsidDel="00980F03">
          <w:rPr>
            <w:lang w:val="en-US"/>
          </w:rPr>
          <w:delText>b</w:delText>
        </w:r>
      </w:del>
      <w:r w:rsidRPr="00B9251F">
        <w:rPr>
          <w:lang w:val="en-US"/>
        </w:rPr>
        <w:t>ody</w:t>
      </w:r>
      <w:bookmarkEnd w:id="1942"/>
      <w:bookmarkEnd w:id="1943"/>
      <w:bookmarkEnd w:id="1944"/>
      <w:bookmarkEnd w:id="1945"/>
      <w:bookmarkEnd w:id="1946"/>
      <w:bookmarkEnd w:id="1947"/>
      <w:bookmarkEnd w:id="1948"/>
      <w:bookmarkEnd w:id="1949"/>
      <w:bookmarkEnd w:id="1950"/>
      <w:bookmarkEnd w:id="1951"/>
    </w:p>
    <w:p w14:paraId="05D680C7" w14:textId="77777777" w:rsidR="0087014B" w:rsidRDefault="005D55E2">
      <w:pPr>
        <w:rPr>
          <w:del w:id="1964" w:author="像个男人一样" w:date="2018-03-22T11:58:00Z"/>
          <w:lang w:val="en-US"/>
        </w:rPr>
      </w:pPr>
      <w:ins w:id="1965" w:author="jie sun" w:date="2018-04-08T17:10:00Z">
        <w:r>
          <w:rPr>
            <w:lang w:val="en-US"/>
          </w:rPr>
          <w:t xml:space="preserve">The figure below </w:t>
        </w:r>
      </w:ins>
      <w:ins w:id="1966" w:author="jie sun" w:date="2018-04-08T16:49:00Z">
        <w:r w:rsidR="00A556A3">
          <w:rPr>
            <w:lang w:val="en-US"/>
          </w:rPr>
          <w:t xml:space="preserve">shows a pedestrian </w:t>
        </w:r>
      </w:ins>
      <w:ins w:id="1967"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three directions, </w:t>
      </w:r>
      <w:del w:id="1968" w:author="jie sun" w:date="2018-04-08T16:49:00Z">
        <w:r w:rsidR="00D5184D" w:rsidDel="00A556A3">
          <w:rPr>
            <w:lang w:val="en-US"/>
          </w:rPr>
          <w:delText>as we can see in the picture</w:delText>
        </w:r>
      </w:del>
      <w:ins w:id="1969" w:author="像个男人一样" w:date="2018-03-22T12:09:00Z">
        <w:del w:id="1970" w:author="jie sun" w:date="2018-04-08T16:49:00Z">
          <w:r w:rsidR="00D5184D" w:rsidDel="00A556A3">
            <w:rPr>
              <w:rFonts w:hint="eastAsia"/>
              <w:lang w:val="en-US"/>
            </w:rPr>
            <w:delText>Figure</w:delText>
          </w:r>
        </w:del>
      </w:ins>
      <w:del w:id="1971" w:author="jie sun" w:date="2018-04-08T16:49:00Z">
        <w:r w:rsidR="00D5184D" w:rsidDel="00A556A3">
          <w:rPr>
            <w:lang w:val="en-US"/>
          </w:rPr>
          <w:delText xml:space="preserve"> 2.2.1.1 </w:delText>
        </w:r>
      </w:del>
      <w:ins w:id="1972" w:author="像个男人一样" w:date="2018-03-22T11:44:00Z">
        <w:del w:id="1973" w:author="jie sun" w:date="2018-04-08T16:49:00Z">
          <w:r w:rsidR="00D5184D" w:rsidDel="00A556A3">
            <w:rPr>
              <w:rFonts w:hint="eastAsia"/>
              <w:lang w:val="en-US"/>
            </w:rPr>
            <w:delText>4</w:delText>
          </w:r>
        </w:del>
      </w:ins>
      <w:ins w:id="1974" w:author="像个男人一样" w:date="2018-03-22T12:08:00Z">
        <w:del w:id="1975"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4"/>
          </w:r>
          <w:r w:rsidR="00D5184D" w:rsidDel="00A556A3">
            <w:rPr>
              <w:rStyle w:val="EndnoteReference"/>
              <w:rFonts w:hint="eastAsia"/>
              <w:lang w:val="en-US"/>
            </w:rPr>
            <w:delText>]</w:delText>
          </w:r>
        </w:del>
      </w:ins>
      <w:del w:id="1986"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1987" w:author="jie sun" w:date="2018-04-08T16:38:00Z">
        <w:r w:rsidR="008E1261">
          <w:rPr>
            <w:lang w:val="en-US"/>
          </w:rPr>
          <w:t xml:space="preserve"> </w:t>
        </w:r>
      </w:ins>
    </w:p>
    <w:p w14:paraId="111710A3" w14:textId="77777777" w:rsidR="0087014B" w:rsidRDefault="00D5184D">
      <w:pPr>
        <w:pPrChange w:id="1988" w:author="像个男人一样" w:date="2018-03-21T01:37:00Z">
          <w:pPr>
            <w:pStyle w:val="Subtitle"/>
          </w:pPr>
        </w:pPrChange>
      </w:pPr>
      <w:del w:id="1989" w:author="像个男人一样" w:date="2018-03-22T11:58:00Z">
        <w:r>
          <w:delText xml:space="preserve">Figure 2. </w:delText>
        </w:r>
        <w:r>
          <w:fldChar w:fldCharType="begin"/>
        </w:r>
        <w:r>
          <w:delInstrText xml:space="preserve"> SEQ Figure_2. \* ARABIC </w:delInstrText>
        </w:r>
        <w:r>
          <w:fldChar w:fldCharType="separate"/>
        </w:r>
      </w:del>
      <w:ins w:id="1990" w:author="像个男人一样" w:date="2018-03-22T11:51:00Z">
        <w:del w:id="1991" w:author="像个男人一样" w:date="2018-03-22T11:58:00Z">
          <w:r>
            <w:rPr>
              <w:b/>
            </w:rPr>
            <w:delText>错误！未指定顺序。</w:delText>
          </w:r>
        </w:del>
      </w:ins>
      <w:ins w:id="1992" w:author="像个男人一样" w:date="2018-03-21T23:39:00Z">
        <w:del w:id="1993" w:author="像个男人一样" w:date="2018-03-22T11:58:00Z">
          <w:r>
            <w:rPr>
              <w:b/>
            </w:rPr>
            <w:delText>错误！未指定顺序。</w:delText>
          </w:r>
        </w:del>
      </w:ins>
      <w:ins w:id="1994" w:author="像个男人一样" w:date="2018-03-21T23:10:00Z">
        <w:del w:id="1995" w:author="像个男人一样" w:date="2018-03-22T11:58:00Z">
          <w:r>
            <w:rPr>
              <w:b/>
            </w:rPr>
            <w:delText>错误！未指定顺序。</w:delText>
          </w:r>
        </w:del>
      </w:ins>
      <w:ins w:id="1996" w:author="像个男人一样" w:date="2018-03-21T23:08:00Z">
        <w:del w:id="1997" w:author="像个男人一样" w:date="2018-03-22T11:58:00Z">
          <w:r>
            <w:rPr>
              <w:b/>
            </w:rPr>
            <w:delText>错误！未指定顺序。</w:delText>
          </w:r>
        </w:del>
      </w:ins>
      <w:ins w:id="1998" w:author="像个男人一样" w:date="2018-03-21T02:33:00Z">
        <w:del w:id="1999" w:author="像个男人一样" w:date="2018-03-22T11:58:00Z">
          <w:r>
            <w:rPr>
              <w:b/>
            </w:rPr>
            <w:delText>错误！未指定顺序。错误！未指定顺序。</w:delText>
          </w:r>
        </w:del>
      </w:ins>
      <w:ins w:id="2000" w:author="像个男人一样" w:date="2018-03-21T02:31:00Z">
        <w:del w:id="2001" w:author="像个男人一样" w:date="2018-03-22T11:58:00Z">
          <w:r>
            <w:rPr>
              <w:b/>
            </w:rPr>
            <w:delText>错误！未指定顺序。</w:delText>
          </w:r>
        </w:del>
      </w:ins>
      <w:ins w:id="2002" w:author="像个男人一样" w:date="2018-03-21T02:30:00Z">
        <w:del w:id="2003" w:author="像个男人一样" w:date="2018-03-22T11:58:00Z">
          <w:r>
            <w:rPr>
              <w:b/>
            </w:rPr>
            <w:delText>错误！未指定顺序。</w:delText>
          </w:r>
        </w:del>
      </w:ins>
      <w:ins w:id="2004" w:author="像个男人一样" w:date="2018-03-21T02:29:00Z">
        <w:del w:id="2005" w:author="像个男人一样" w:date="2018-03-22T11:58:00Z">
          <w:r>
            <w:rPr>
              <w:b/>
            </w:rPr>
            <w:delText>错误！未指定顺序。错误！未指定顺序。</w:delText>
          </w:r>
        </w:del>
      </w:ins>
      <w:ins w:id="2006" w:author="像个男人一样" w:date="2018-03-21T02:26:00Z">
        <w:del w:id="2007" w:author="像个男人一样" w:date="2018-03-22T11:58:00Z">
          <w:r>
            <w:rPr>
              <w:b/>
            </w:rPr>
            <w:delText>错误！未指定顺序。</w:delText>
          </w:r>
        </w:del>
      </w:ins>
      <w:ins w:id="2008" w:author="像个男人一样" w:date="2018-03-21T02:25:00Z">
        <w:del w:id="2009" w:author="像个男人一样" w:date="2018-03-22T11:58:00Z">
          <w:r>
            <w:rPr>
              <w:b/>
            </w:rPr>
            <w:delText>错误！未指定顺序。</w:delText>
          </w:r>
        </w:del>
      </w:ins>
      <w:ins w:id="2010" w:author="像个男人一样" w:date="2018-03-21T02:24:00Z">
        <w:del w:id="2011" w:author="像个男人一样" w:date="2018-03-22T11:58:00Z">
          <w:r>
            <w:rPr>
              <w:b/>
            </w:rPr>
            <w:delText>错误！未指定顺序。</w:delText>
          </w:r>
        </w:del>
      </w:ins>
      <w:ins w:id="2012" w:author="像个男人一样" w:date="2018-03-21T02:23:00Z">
        <w:del w:id="2013" w:author="像个男人一样" w:date="2018-03-22T11:58:00Z">
          <w:r>
            <w:rPr>
              <w:b/>
            </w:rPr>
            <w:delText>错误！未指定顺序。</w:delText>
          </w:r>
        </w:del>
      </w:ins>
      <w:ins w:id="2014" w:author="像个男人一样" w:date="2018-03-21T02:22:00Z">
        <w:del w:id="2015" w:author="像个男人一样" w:date="2018-03-22T11:58:00Z">
          <w:r>
            <w:rPr>
              <w:b/>
            </w:rPr>
            <w:delText>错误！未指定顺序。</w:delText>
          </w:r>
        </w:del>
      </w:ins>
      <w:ins w:id="2016" w:author="像个男人一样" w:date="2018-03-21T02:17:00Z">
        <w:del w:id="2017" w:author="像个男人一样" w:date="2018-03-22T11:58:00Z">
          <w:r>
            <w:rPr>
              <w:b/>
            </w:rPr>
            <w:delText>错误！未指定顺序。错误！未指定顺序。错误！未指定顺序。</w:delText>
          </w:r>
        </w:del>
      </w:ins>
      <w:ins w:id="2018" w:author="像个男人一样" w:date="2018-03-21T02:15:00Z">
        <w:del w:id="2019" w:author="像个男人一样" w:date="2018-03-22T11:58:00Z">
          <w:r>
            <w:rPr>
              <w:b/>
            </w:rPr>
            <w:delText>错误！未指定顺序。</w:delText>
          </w:r>
        </w:del>
      </w:ins>
      <w:ins w:id="2020" w:author="像个男人一样" w:date="2018-03-21T02:14:00Z">
        <w:del w:id="2021" w:author="像个男人一样" w:date="2018-03-22T11:58:00Z">
          <w:r>
            <w:rPr>
              <w:b/>
            </w:rPr>
            <w:delText>错误！未指定顺序。</w:delText>
          </w:r>
        </w:del>
      </w:ins>
      <w:ins w:id="2022" w:author="像个男人一样" w:date="2018-03-21T02:13:00Z">
        <w:del w:id="2023" w:author="像个男人一样" w:date="2018-03-22T11:58:00Z">
          <w:r>
            <w:rPr>
              <w:b/>
            </w:rPr>
            <w:delText>错误！未指定顺序。</w:delText>
          </w:r>
        </w:del>
      </w:ins>
      <w:ins w:id="2024" w:author="像个男人一样" w:date="2018-03-21T02:12:00Z">
        <w:del w:id="2025" w:author="像个男人一样" w:date="2018-03-22T11:58:00Z">
          <w:r>
            <w:rPr>
              <w:b/>
            </w:rPr>
            <w:delText>错误！未指定顺序。</w:delText>
          </w:r>
        </w:del>
      </w:ins>
      <w:ins w:id="2026" w:author="像个男人一样" w:date="2018-03-21T02:02:00Z">
        <w:del w:id="2027" w:author="像个男人一样" w:date="2018-03-22T11:58:00Z">
          <w:r>
            <w:rPr>
              <w:b/>
            </w:rPr>
            <w:delText>错误！未指定顺序。错误！未指定顺序。</w:delText>
          </w:r>
        </w:del>
      </w:ins>
      <w:ins w:id="2028" w:author="像个男人一样" w:date="2018-03-21T02:01:00Z">
        <w:del w:id="2029" w:author="像个男人一样" w:date="2018-03-22T11:58:00Z">
          <w:r>
            <w:rPr>
              <w:b/>
            </w:rPr>
            <w:delText>错误！未指定顺序。</w:delText>
          </w:r>
        </w:del>
      </w:ins>
      <w:ins w:id="2030" w:author="像个男人一样" w:date="2018-03-21T02:00:00Z">
        <w:del w:id="2031" w:author="像个男人一样" w:date="2018-03-22T11:58:00Z">
          <w:r>
            <w:rPr>
              <w:b/>
            </w:rPr>
            <w:delText>错误！未指定顺序。</w:delText>
          </w:r>
        </w:del>
      </w:ins>
      <w:ins w:id="2032" w:author="像个男人一样" w:date="2018-03-21T01:59:00Z">
        <w:del w:id="2033" w:author="像个男人一样" w:date="2018-03-22T11:58:00Z">
          <w:r>
            <w:rPr>
              <w:b/>
            </w:rPr>
            <w:delText>错误！未指定顺序。</w:delText>
          </w:r>
        </w:del>
      </w:ins>
      <w:ins w:id="2034" w:author="像个男人一样" w:date="2018-03-21T01:58:00Z">
        <w:del w:id="2035" w:author="像个男人一样" w:date="2018-03-22T11:58:00Z">
          <w:r>
            <w:rPr>
              <w:b/>
            </w:rPr>
            <w:delText>错误！未指定顺序。错误！未指定顺序。</w:delText>
          </w:r>
        </w:del>
      </w:ins>
      <w:ins w:id="2036" w:author="像个男人一样" w:date="2018-03-21T01:57:00Z">
        <w:del w:id="2037" w:author="像个男人一样" w:date="2018-03-22T11:58:00Z">
          <w:r>
            <w:rPr>
              <w:b/>
            </w:rPr>
            <w:delText>错误！未指定顺序。</w:delText>
          </w:r>
        </w:del>
      </w:ins>
      <w:ins w:id="2038" w:author="像个男人一样" w:date="2018-03-21T01:48:00Z">
        <w:del w:id="2039" w:author="像个男人一样" w:date="2018-03-22T11:58:00Z">
          <w:r>
            <w:rPr>
              <w:b/>
            </w:rPr>
            <w:delText>错误！未指定顺序。错误！未指定顺序。</w:delText>
          </w:r>
        </w:del>
      </w:ins>
      <w:ins w:id="2040" w:author="像个男人一样" w:date="2018-03-21T01:47:00Z">
        <w:del w:id="2041" w:author="像个男人一样" w:date="2018-03-22T11:58:00Z">
          <w:r>
            <w:rPr>
              <w:b/>
            </w:rPr>
            <w:delText>错误！未指定顺序。</w:delText>
          </w:r>
        </w:del>
      </w:ins>
      <w:ins w:id="2042" w:author="像个男人一样" w:date="2018-03-21T01:46:00Z">
        <w:del w:id="2043" w:author="像个男人一样" w:date="2018-03-22T11:58:00Z">
          <w:r>
            <w:rPr>
              <w:b/>
            </w:rPr>
            <w:delText>错误！未指定顺序。</w:delText>
          </w:r>
        </w:del>
      </w:ins>
      <w:ins w:id="2044" w:author="像个男人一样" w:date="2018-03-21T01:45:00Z">
        <w:del w:id="2045" w:author="像个男人一样" w:date="2018-03-22T11:58:00Z">
          <w:r>
            <w:rPr>
              <w:b/>
            </w:rPr>
            <w:delText>错误！未指定顺序。错误！未指定顺序。</w:delText>
          </w:r>
        </w:del>
      </w:ins>
      <w:ins w:id="2046" w:author="像个男人一样" w:date="2018-03-21T01:43:00Z">
        <w:del w:id="2047" w:author="像个男人一样" w:date="2018-03-22T11:58:00Z">
          <w:r>
            <w:rPr>
              <w:b/>
            </w:rPr>
            <w:delText>错误！未指定顺序。</w:delText>
          </w:r>
        </w:del>
      </w:ins>
      <w:ins w:id="2048" w:author="像个男人一样" w:date="2018-03-21T01:42:00Z">
        <w:del w:id="2049" w:author="像个男人一样" w:date="2018-03-22T11:58:00Z">
          <w:r>
            <w:rPr>
              <w:b/>
            </w:rPr>
            <w:delText>错误！未指定顺序。</w:delText>
          </w:r>
        </w:del>
      </w:ins>
      <w:ins w:id="2050" w:author="像个男人一样" w:date="2018-03-21T01:40:00Z">
        <w:del w:id="2051" w:author="像个男人一样" w:date="2018-03-22T11:58:00Z">
          <w:r>
            <w:rPr>
              <w:b/>
            </w:rPr>
            <w:delText>错误！未指定顺序。错误！未指定顺序。</w:delText>
          </w:r>
        </w:del>
      </w:ins>
      <w:ins w:id="2052" w:author="像个男人一样" w:date="2018-03-21T01:39:00Z">
        <w:del w:id="2053" w:author="像个男人一样" w:date="2018-03-22T11:58:00Z">
          <w:r>
            <w:rPr>
              <w:b/>
            </w:rPr>
            <w:delText>错误！未指定顺序。</w:delText>
          </w:r>
        </w:del>
      </w:ins>
      <w:ins w:id="2054" w:author="像个男人一样" w:date="2018-03-21T01:38:00Z">
        <w:del w:id="2055" w:author="像个男人一样" w:date="2018-03-22T11:58:00Z">
          <w:r>
            <w:rPr>
              <w:b/>
            </w:rPr>
            <w:delText>错误！未指定顺序。</w:delText>
          </w:r>
        </w:del>
      </w:ins>
      <w:ins w:id="2056" w:author="像个男人一样" w:date="2018-03-21T01:37:00Z">
        <w:del w:id="2057" w:author="像个男人一样" w:date="2018-03-22T11:58:00Z">
          <w:r>
            <w:rPr>
              <w:b/>
            </w:rPr>
            <w:delText>错误！未指定顺序。</w:delText>
          </w:r>
        </w:del>
      </w:ins>
      <w:del w:id="2058" w:author="像个男人一样" w:date="2018-03-22T11:58:00Z">
        <w:r>
          <w:delText>4</w:delText>
        </w:r>
        <w:r>
          <w:fldChar w:fldCharType="end"/>
        </w:r>
      </w:del>
      <w:del w:id="2059" w:author="像个男人一样" w:date="2018-03-21T01:37:00Z">
        <w:r>
          <w:delText xml:space="preserve"> </w:delText>
        </w:r>
      </w:del>
      <w:del w:id="2060" w:author="像个男人一样" w:date="2018-03-21T01:36:00Z">
        <w:r>
          <w:delText>Full-Featured Pedometer Design Realized with 3-Axis Digital Accelerometer</w:delText>
        </w:r>
      </w:del>
    </w:p>
    <w:p w14:paraId="3CE5F57D" w14:textId="77777777" w:rsidR="0087014B" w:rsidRDefault="00D5184D">
      <w:pPr>
        <w:jc w:val="center"/>
        <w:rPr>
          <w:ins w:id="2061" w:author="像个男人一样" w:date="2018-03-21T01:36:00Z"/>
        </w:rPr>
        <w:pPrChange w:id="2062" w:author="jie sun" w:date="2018-04-16T21:33:00Z">
          <w:pPr/>
        </w:pPrChange>
      </w:pPr>
      <w:del w:id="2063" w:author="像个男人一样" w:date="2018-03-21T01:36:00Z">
        <w:r>
          <w:rPr>
            <w:noProof/>
          </w:rPr>
          <w:drawing>
            <wp:inline distT="0" distB="0" distL="0" distR="0" wp14:anchorId="15B2CA24" wp14:editId="0701777C">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2064" w:author="像个男人一样" w:date="2018-03-21T01:36:00Z">
        <w:r>
          <w:rPr>
            <w:noProof/>
          </w:rPr>
          <w:drawing>
            <wp:inline distT="0" distB="0" distL="0" distR="0" wp14:anchorId="5E51908F" wp14:editId="7A23A6D8">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14:paraId="5D077FB2" w14:textId="4A9AC1A1" w:rsidR="008E1261" w:rsidDel="008E1261" w:rsidRDefault="00D5184D">
      <w:pPr>
        <w:pStyle w:val="Caption"/>
        <w:jc w:val="center"/>
        <w:rPr>
          <w:del w:id="2065" w:author="jie sun" w:date="2018-04-08T16:36:00Z"/>
          <w:moveTo w:id="2066" w:author="jie sun" w:date="2018-04-08T16:36:00Z"/>
        </w:rPr>
        <w:pPrChange w:id="2067" w:author="jie sun" w:date="2018-04-16T21:33:00Z">
          <w:pPr>
            <w:pStyle w:val="Caption"/>
          </w:pPr>
        </w:pPrChange>
      </w:pPr>
      <w:bookmarkStart w:id="2068" w:name="_Toc517801874"/>
      <w:ins w:id="2069" w:author="像个男人一样" w:date="2018-03-21T01:36:00Z">
        <w:r>
          <w:t xml:space="preserve">Figure </w:t>
        </w:r>
      </w:ins>
      <w:ins w:id="2070" w:author="JIE  SUN" w:date="2018-06-21T13:36:00Z">
        <w:r w:rsidR="00A64E7B">
          <w:rPr>
            <w:iCs w:val="0"/>
          </w:rPr>
          <w:fldChar w:fldCharType="begin"/>
        </w:r>
        <w:r w:rsidR="00A64E7B">
          <w:instrText xml:space="preserve"> STYLEREF 1 \s </w:instrText>
        </w:r>
      </w:ins>
      <w:r w:rsidR="00A64E7B">
        <w:rPr>
          <w:iCs w:val="0"/>
        </w:rPr>
        <w:fldChar w:fldCharType="separate"/>
      </w:r>
      <w:r w:rsidR="005D06D1">
        <w:rPr>
          <w:noProof/>
        </w:rPr>
        <w:t>3</w:t>
      </w:r>
      <w:ins w:id="2071"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r w:rsidR="005D06D1">
        <w:rPr>
          <w:noProof/>
        </w:rPr>
        <w:t>1</w:t>
      </w:r>
      <w:ins w:id="2072" w:author="JIE  SUN" w:date="2018-06-21T13:36:00Z">
        <w:r w:rsidR="00A64E7B">
          <w:rPr>
            <w:iCs w:val="0"/>
          </w:rPr>
          <w:fldChar w:fldCharType="end"/>
        </w:r>
      </w:ins>
      <w:ins w:id="2073" w:author="jie sun" w:date="2018-04-19T13:00:00Z">
        <w:del w:id="2074" w:author="JIE  SUN" w:date="2018-06-21T13:34:00Z">
          <w:r w:rsidR="00083FE7" w:rsidDel="00A64E7B">
            <w:rPr>
              <w:iCs w:val="0"/>
            </w:rPr>
            <w:fldChar w:fldCharType="begin"/>
          </w:r>
          <w:r w:rsidR="00083FE7" w:rsidDel="00A64E7B">
            <w:delInstrText xml:space="preserve"> STYLEREF 1 \s </w:delInstrText>
          </w:r>
        </w:del>
      </w:ins>
      <w:del w:id="2075" w:author="JIE  SUN" w:date="2018-06-21T13:34:00Z">
        <w:r w:rsidR="00083FE7" w:rsidDel="00A64E7B">
          <w:rPr>
            <w:iCs w:val="0"/>
          </w:rPr>
          <w:fldChar w:fldCharType="separate"/>
        </w:r>
        <w:r w:rsidR="00083FE7" w:rsidDel="00A64E7B">
          <w:rPr>
            <w:noProof/>
          </w:rPr>
          <w:delText>2</w:delText>
        </w:r>
      </w:del>
      <w:ins w:id="2076" w:author="jie sun" w:date="2018-04-19T13:00:00Z">
        <w:del w:id="2077"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2078" w:author="JIE  SUN" w:date="2018-06-21T13:34:00Z">
        <w:r w:rsidR="00083FE7" w:rsidDel="00A64E7B">
          <w:rPr>
            <w:iCs w:val="0"/>
          </w:rPr>
          <w:fldChar w:fldCharType="separate"/>
        </w:r>
      </w:del>
      <w:ins w:id="2079" w:author="jie sun" w:date="2018-04-19T13:00:00Z">
        <w:del w:id="2080" w:author="JIE  SUN" w:date="2018-06-21T13:34:00Z">
          <w:r w:rsidR="00083FE7" w:rsidDel="00A64E7B">
            <w:rPr>
              <w:noProof/>
            </w:rPr>
            <w:delText>4</w:delText>
          </w:r>
          <w:r w:rsidR="00083FE7" w:rsidDel="00A64E7B">
            <w:rPr>
              <w:iCs w:val="0"/>
            </w:rPr>
            <w:fldChar w:fldCharType="end"/>
          </w:r>
        </w:del>
      </w:ins>
      <w:ins w:id="2081" w:author="像个男人一样" w:date="2018-03-21T01:36:00Z">
        <w:del w:id="2082"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2083" w:author="像个男人一样" w:date="2018-03-22T11:51:00Z">
        <w:del w:id="2084" w:author="jie sun" w:date="2018-04-10T21:45:00Z">
          <w:r w:rsidDel="00454521">
            <w:delText>4</w:delText>
          </w:r>
        </w:del>
      </w:ins>
      <w:ins w:id="2085" w:author="像个男人一样" w:date="2018-03-21T01:36:00Z">
        <w:del w:id="2086" w:author="jie sun" w:date="2018-04-10T21:45:00Z">
          <w:r w:rsidDel="00454521">
            <w:rPr>
              <w:iCs w:val="0"/>
            </w:rPr>
            <w:fldChar w:fldCharType="end"/>
          </w:r>
        </w:del>
        <w:bookmarkStart w:id="2087" w:name="_Toc1202"/>
        <w:bookmarkStart w:id="2088" w:name="_Toc2734"/>
        <w:bookmarkStart w:id="2089" w:name="_Toc10552"/>
        <w:bookmarkStart w:id="2090" w:name="_Toc17225"/>
        <w:bookmarkStart w:id="2091" w:name="_Toc18446"/>
        <w:bookmarkStart w:id="2092" w:name="_Toc4936"/>
        <w:bookmarkStart w:id="2093" w:name="_Toc18682"/>
        <w:bookmarkStart w:id="2094" w:name="_Toc24664"/>
        <w:bookmarkStart w:id="2095" w:name="_Toc16771"/>
        <w:bookmarkStart w:id="2096" w:name="_Toc25883"/>
        <w:bookmarkStart w:id="2097" w:name="_Toc24151"/>
        <w:bookmarkStart w:id="2098" w:name="_Toc29017"/>
        <w:bookmarkStart w:id="2099" w:name="_Toc26972"/>
        <w:bookmarkStart w:id="2100" w:name="_Toc8557"/>
        <w:bookmarkStart w:id="2101" w:name="_Toc19311"/>
        <w:bookmarkStart w:id="2102" w:name="_Toc30235"/>
        <w:bookmarkStart w:id="2103" w:name="_Toc2403"/>
        <w:bookmarkStart w:id="2104" w:name="_Toc2541"/>
        <w:bookmarkStart w:id="2105" w:name="_Toc28924"/>
        <w:bookmarkStart w:id="2106" w:name="_Toc14547"/>
        <w:bookmarkStart w:id="2107" w:name="_Toc15960"/>
        <w:bookmarkStart w:id="2108" w:name="_Toc1003"/>
        <w:bookmarkStart w:id="2109" w:name="_Toc15502"/>
        <w:bookmarkStart w:id="2110" w:name="_Toc3626"/>
        <w:bookmarkStart w:id="2111" w:name="_Toc20220"/>
        <w:r>
          <w:rPr>
            <w:rFonts w:hint="eastAsia"/>
          </w:rPr>
          <w:t>:</w:t>
        </w:r>
        <w:bookmarkStart w:id="2112" w:name="OLE_LINK29"/>
        <w:del w:id="2113" w:author="jie sun" w:date="2018-04-08T17:17:00Z">
          <w:r w:rsidDel="00682C61">
            <w:rPr>
              <w:rFonts w:hint="eastAsia"/>
            </w:rPr>
            <w:delText>Full-Featured Pedometer Design Realized with</w:delText>
          </w:r>
        </w:del>
        <w:r>
          <w:rPr>
            <w:rFonts w:hint="eastAsia"/>
          </w:rPr>
          <w:t xml:space="preserve"> 3-Axis Digital Accelerometer</w:t>
        </w:r>
      </w:ins>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customXmlInsRangeStart w:id="2114" w:author="jie sun" w:date="2018-04-08T17:17:00Z"/>
      <w:sdt>
        <w:sdtPr>
          <w:rPr>
            <w:rFonts w:hint="eastAsia"/>
            <w:iCs w:val="0"/>
          </w:rPr>
          <w:id w:val="2022048482"/>
          <w:citation/>
        </w:sdtPr>
        <w:sdtContent>
          <w:customXmlInsRangeEnd w:id="2114"/>
          <w:ins w:id="2115" w:author="jie sun" w:date="2018-04-08T17:17:00Z">
            <w:r w:rsidR="00682C61">
              <w:rPr>
                <w:iCs w:val="0"/>
              </w:rPr>
              <w:fldChar w:fldCharType="begin"/>
            </w:r>
            <w:r w:rsidR="00682C61">
              <w:instrText xml:space="preserve"> </w:instrText>
            </w:r>
            <w:r w:rsidR="00682C61">
              <w:rPr>
                <w:rFonts w:hint="eastAsia"/>
              </w:rPr>
              <w:instrText>CITATION Zha08 \l 2052</w:instrText>
            </w:r>
            <w:r w:rsidR="00682C61">
              <w:instrText xml:space="preserve"> </w:instrText>
            </w:r>
          </w:ins>
          <w:r w:rsidR="00682C61">
            <w:rPr>
              <w:iCs w:val="0"/>
            </w:rPr>
            <w:fldChar w:fldCharType="separate"/>
          </w:r>
          <w:r w:rsidR="000F0E95">
            <w:rPr>
              <w:rFonts w:hint="eastAsia"/>
              <w:noProof/>
            </w:rPr>
            <w:t xml:space="preserve"> </w:t>
          </w:r>
          <w:r w:rsidR="000F0E95" w:rsidRPr="000F0E95">
            <w:rPr>
              <w:noProof/>
            </w:rPr>
            <w:t>(Zhao, 2008)</w:t>
          </w:r>
          <w:ins w:id="2116" w:author="jie sun" w:date="2018-04-08T17:17:00Z">
            <w:r w:rsidR="00682C61">
              <w:rPr>
                <w:iCs w:val="0"/>
              </w:rPr>
              <w:fldChar w:fldCharType="end"/>
            </w:r>
          </w:ins>
          <w:customXmlInsRangeStart w:id="2117" w:author="jie sun" w:date="2018-04-08T17:17:00Z"/>
        </w:sdtContent>
      </w:sdt>
      <w:customXmlInsRangeEnd w:id="2117"/>
      <w:bookmarkEnd w:id="2068"/>
      <w:moveToRangeStart w:id="2118" w:author="jie sun" w:date="2018-04-08T16:36:00Z" w:name="move510968692"/>
      <w:moveTo w:id="2119" w:author="jie sun" w:date="2018-04-08T16:36:00Z">
        <w:del w:id="2120" w:author="jie sun" w:date="2018-04-08T16:39:00Z">
          <w:r w:rsidR="008E1261" w:rsidDel="008E1261">
            <w:delText xml:space="preserve">Figure </w:delText>
          </w:r>
          <w:r w:rsidR="008E1261" w:rsidDel="008E1261">
            <w:rPr>
              <w:iCs w:val="0"/>
            </w:rPr>
            <w:fldChar w:fldCharType="begin"/>
          </w:r>
          <w:r w:rsidR="008E1261" w:rsidDel="008E1261">
            <w:delInstrText xml:space="preserve"> STYLEREF 1 \s </w:delInstrText>
          </w:r>
          <w:r w:rsidR="008E1261" w:rsidDel="008E1261">
            <w:rPr>
              <w:iCs w:val="0"/>
            </w:rPr>
            <w:fldChar w:fldCharType="separate"/>
          </w:r>
          <w:r w:rsidR="008E1261" w:rsidDel="008E1261">
            <w:delText>2</w:delText>
          </w:r>
          <w:r w:rsidR="008E1261" w:rsidDel="008E1261">
            <w:rPr>
              <w:iCs w:val="0"/>
            </w:rPr>
            <w:fldChar w:fldCharType="end"/>
          </w:r>
          <w:r w:rsidR="008E1261" w:rsidDel="008E1261">
            <w:rPr>
              <w:rFonts w:hint="eastAsia"/>
            </w:rPr>
            <w:delText>.</w:delText>
          </w:r>
          <w:r w:rsidR="008E1261" w:rsidDel="008E1261">
            <w:rPr>
              <w:iCs w:val="0"/>
            </w:rPr>
            <w:fldChar w:fldCharType="begin"/>
          </w:r>
          <w:r w:rsidR="008E1261" w:rsidDel="008E1261">
            <w:delInstrText xml:space="preserve"> SEQ Figure \* ARABIC \s 1 </w:delInstrText>
          </w:r>
          <w:r w:rsidR="008E1261" w:rsidDel="008E1261">
            <w:rPr>
              <w:iCs w:val="0"/>
            </w:rPr>
            <w:fldChar w:fldCharType="separate"/>
          </w:r>
          <w:r w:rsidR="008E1261" w:rsidDel="008E1261">
            <w:delText>3</w:delText>
          </w:r>
          <w:r w:rsidR="008E1261" w:rsidDel="008E1261">
            <w:rPr>
              <w:iCs w:val="0"/>
            </w:rPr>
            <w:fldChar w:fldCharType="end"/>
          </w:r>
          <w:r w:rsidR="008E1261" w:rsidDel="008E1261">
            <w:rPr>
              <w:rFonts w:hint="eastAsia"/>
            </w:rPr>
            <w:delText>:Using a Three-Axis Accelerometer and GPS Module in a Smart Phone to Measure Walking Steps and Distance</w:delText>
          </w:r>
        </w:del>
      </w:moveTo>
    </w:p>
    <w:moveToRangeEnd w:id="2118"/>
    <w:p w14:paraId="03BAADDA" w14:textId="77777777" w:rsidR="008E1261" w:rsidRPr="003149DC" w:rsidRDefault="008E1261">
      <w:pPr>
        <w:pStyle w:val="Caption"/>
        <w:jc w:val="center"/>
        <w:pPrChange w:id="2121" w:author="jie sun" w:date="2018-04-16T21:33:00Z">
          <w:pPr/>
        </w:pPrChange>
      </w:pPr>
    </w:p>
    <w:p w14:paraId="2BAC4409" w14:textId="6BB19271" w:rsidR="0087014B" w:rsidRDefault="00D5184D">
      <w:pPr>
        <w:pStyle w:val="Heading3"/>
      </w:pPr>
      <w:bookmarkStart w:id="2122" w:name="_Toc1674"/>
      <w:bookmarkStart w:id="2123" w:name="_Toc25656"/>
      <w:bookmarkStart w:id="2124" w:name="_Toc1555"/>
      <w:bookmarkStart w:id="2125" w:name="_Toc22777"/>
      <w:bookmarkStart w:id="2126" w:name="_Toc9290"/>
      <w:bookmarkStart w:id="2127" w:name="_Toc14576"/>
      <w:bookmarkStart w:id="2128" w:name="_Toc21151"/>
      <w:bookmarkStart w:id="2129" w:name="_Toc22631"/>
      <w:bookmarkStart w:id="2130" w:name="_Toc18698"/>
      <w:bookmarkStart w:id="2131" w:name="_Toc518661857"/>
      <w:bookmarkEnd w:id="2112"/>
      <w:r>
        <w:t xml:space="preserve">The </w:t>
      </w:r>
      <w:ins w:id="2132" w:author="jie sun" w:date="2018-04-16T21:17:00Z">
        <w:r w:rsidR="006A5EA7">
          <w:t>F</w:t>
        </w:r>
      </w:ins>
      <w:del w:id="2133" w:author="jie sun" w:date="2018-04-16T21:17:00Z">
        <w:r w:rsidDel="006A5EA7">
          <w:delText>f</w:delText>
        </w:r>
      </w:del>
      <w:r>
        <w:t xml:space="preserve">eatures </w:t>
      </w:r>
      <w:r w:rsidR="00711D9F">
        <w:t>o</w:t>
      </w:r>
      <w:del w:id="2134" w:author="jie sun" w:date="2018-04-16T21:17:00Z">
        <w:r w:rsidDel="006A5EA7">
          <w:delText>o</w:delText>
        </w:r>
      </w:del>
      <w:r>
        <w:t xml:space="preserve">f </w:t>
      </w:r>
      <w:bookmarkEnd w:id="2122"/>
      <w:bookmarkEnd w:id="2123"/>
      <w:bookmarkEnd w:id="2124"/>
      <w:bookmarkEnd w:id="2125"/>
      <w:bookmarkEnd w:id="2126"/>
      <w:bookmarkEnd w:id="2127"/>
      <w:bookmarkEnd w:id="2128"/>
      <w:bookmarkEnd w:id="2129"/>
      <w:bookmarkEnd w:id="2130"/>
      <w:r w:rsidR="00711D9F">
        <w:t>a Simple Step</w:t>
      </w:r>
      <w:bookmarkEnd w:id="2131"/>
    </w:p>
    <w:p w14:paraId="0ABADDD2" w14:textId="286D6243" w:rsidR="0087014B" w:rsidRDefault="00D5184D">
      <w:pPr>
        <w:rPr>
          <w:del w:id="2135" w:author="像个男人一样" w:date="2018-03-22T11:58:00Z"/>
        </w:rPr>
      </w:pPr>
      <w:r>
        <w:t xml:space="preserve">There is a swing phase showed in </w:t>
      </w:r>
      <w:ins w:id="2136" w:author="jie sun" w:date="2018-04-08T16:50:00Z">
        <w:r w:rsidR="00120EDD">
          <w:rPr>
            <w:lang w:val="en-US"/>
          </w:rPr>
          <w:t xml:space="preserve">the Figure </w:t>
        </w:r>
      </w:ins>
      <w:ins w:id="2137" w:author="像个男人一样" w:date="2018-03-22T12:09:00Z">
        <w:del w:id="2138" w:author="jie sun" w:date="2018-04-08T16:50:00Z">
          <w:r w:rsidDel="00120EDD">
            <w:rPr>
              <w:rFonts w:hint="eastAsia"/>
              <w:lang w:val="en-US"/>
            </w:rPr>
            <w:delText xml:space="preserve">Figure 2.5 </w:delText>
          </w:r>
        </w:del>
        <w:r>
          <w:rPr>
            <w:rFonts w:hint="eastAsia"/>
            <w:lang w:val="en-US"/>
          </w:rPr>
          <w:t>below</w:t>
        </w:r>
      </w:ins>
      <w:r w:rsidR="00BC3636">
        <w:rPr>
          <w:lang w:val="en-US"/>
        </w:rPr>
        <w:t xml:space="preserve">, </w:t>
      </w:r>
      <w:del w:id="2139" w:author="像个男人一样" w:date="2018-03-22T12:09:00Z">
        <w:r>
          <w:delText>picture 2.2.2</w:delText>
        </w:r>
      </w:del>
      <w:r>
        <w:t xml:space="preserve">which is a step period during people movement. </w:t>
      </w:r>
      <w:r>
        <w:rPr>
          <w:rFonts w:hint="eastAsia"/>
        </w:rPr>
        <w:t>Ab</w:t>
      </w:r>
      <w:r>
        <w:t>solutely, there is a change process of speed of the leg movement during one step period, so we can catch the acceleration</w:t>
      </w:r>
      <w:ins w:id="2140" w:author="jie sun" w:date="2018-04-08T18:11:00Z">
        <w:r w:rsidR="006A2BB0">
          <w:t xml:space="preserve"> in </w:t>
        </w:r>
      </w:ins>
      <w:ins w:id="2141" w:author="jie sun" w:date="2018-04-08T18:12:00Z">
        <w:r w:rsidR="006A2BB0">
          <w:t>three directions</w:t>
        </w:r>
      </w:ins>
      <w:r>
        <w:t xml:space="preserve"> using the accelerometer.</w:t>
      </w:r>
    </w:p>
    <w:p w14:paraId="3DDC7EE1" w14:textId="77777777" w:rsidR="0087014B" w:rsidRDefault="00D5184D">
      <w:pPr>
        <w:pPrChange w:id="2142" w:author="像个男人一样" w:date="2018-03-21T01:38:00Z">
          <w:pPr>
            <w:pStyle w:val="Subtitle"/>
          </w:pPr>
        </w:pPrChange>
      </w:pPr>
      <w:del w:id="2143" w:author="像个男人一样" w:date="2018-03-22T11:58:00Z">
        <w:r>
          <w:delText xml:space="preserve">Figure 2. </w:delText>
        </w:r>
        <w:r>
          <w:fldChar w:fldCharType="begin"/>
        </w:r>
        <w:r>
          <w:delInstrText xml:space="preserve"> SEQ Figure_2. \* ARABIC </w:delInstrText>
        </w:r>
        <w:r>
          <w:fldChar w:fldCharType="separate"/>
        </w:r>
      </w:del>
      <w:ins w:id="2144" w:author="像个男人一样" w:date="2018-03-22T11:51:00Z">
        <w:del w:id="2145" w:author="像个男人一样" w:date="2018-03-22T11:58:00Z">
          <w:r>
            <w:rPr>
              <w:b/>
            </w:rPr>
            <w:delText>错误！未指定顺序。</w:delText>
          </w:r>
        </w:del>
      </w:ins>
      <w:ins w:id="2146" w:author="像个男人一样" w:date="2018-03-21T23:39:00Z">
        <w:del w:id="2147" w:author="像个男人一样" w:date="2018-03-22T11:58:00Z">
          <w:r>
            <w:rPr>
              <w:b/>
            </w:rPr>
            <w:delText>错误！未指定顺序。</w:delText>
          </w:r>
        </w:del>
      </w:ins>
      <w:ins w:id="2148" w:author="像个男人一样" w:date="2018-03-21T23:10:00Z">
        <w:del w:id="2149" w:author="像个男人一样" w:date="2018-03-22T11:58:00Z">
          <w:r>
            <w:rPr>
              <w:b/>
            </w:rPr>
            <w:delText>错误！未指定顺序。</w:delText>
          </w:r>
        </w:del>
      </w:ins>
      <w:ins w:id="2150" w:author="像个男人一样" w:date="2018-03-21T23:08:00Z">
        <w:del w:id="2151" w:author="像个男人一样" w:date="2018-03-22T11:58:00Z">
          <w:r>
            <w:rPr>
              <w:b/>
            </w:rPr>
            <w:delText>错误！未指定顺序。</w:delText>
          </w:r>
        </w:del>
      </w:ins>
      <w:ins w:id="2152" w:author="像个男人一样" w:date="2018-03-21T02:33:00Z">
        <w:del w:id="2153" w:author="像个男人一样" w:date="2018-03-22T11:58:00Z">
          <w:r>
            <w:rPr>
              <w:b/>
            </w:rPr>
            <w:delText>错误！未指定顺序。错误！未指定顺序。</w:delText>
          </w:r>
        </w:del>
      </w:ins>
      <w:ins w:id="2154" w:author="像个男人一样" w:date="2018-03-21T02:31:00Z">
        <w:del w:id="2155" w:author="像个男人一样" w:date="2018-03-22T11:58:00Z">
          <w:r>
            <w:rPr>
              <w:b/>
            </w:rPr>
            <w:delText>错误！未指定顺序。</w:delText>
          </w:r>
        </w:del>
      </w:ins>
      <w:ins w:id="2156" w:author="像个男人一样" w:date="2018-03-21T02:30:00Z">
        <w:del w:id="2157" w:author="像个男人一样" w:date="2018-03-22T11:58:00Z">
          <w:r>
            <w:rPr>
              <w:b/>
            </w:rPr>
            <w:delText>错误！未指定顺序。</w:delText>
          </w:r>
        </w:del>
      </w:ins>
      <w:ins w:id="2158" w:author="像个男人一样" w:date="2018-03-21T02:29:00Z">
        <w:del w:id="2159" w:author="像个男人一样" w:date="2018-03-22T11:58:00Z">
          <w:r>
            <w:rPr>
              <w:b/>
            </w:rPr>
            <w:delText>错误！未指定顺序。错误！未指定顺序。</w:delText>
          </w:r>
        </w:del>
      </w:ins>
      <w:ins w:id="2160" w:author="像个男人一样" w:date="2018-03-21T02:26:00Z">
        <w:del w:id="2161" w:author="像个男人一样" w:date="2018-03-22T11:58:00Z">
          <w:r>
            <w:rPr>
              <w:b/>
            </w:rPr>
            <w:delText>错误！未指定顺序。</w:delText>
          </w:r>
        </w:del>
      </w:ins>
      <w:ins w:id="2162" w:author="像个男人一样" w:date="2018-03-21T02:25:00Z">
        <w:del w:id="2163" w:author="像个男人一样" w:date="2018-03-22T11:58:00Z">
          <w:r>
            <w:rPr>
              <w:b/>
            </w:rPr>
            <w:delText>错误！未指定顺序。</w:delText>
          </w:r>
        </w:del>
      </w:ins>
      <w:ins w:id="2164" w:author="像个男人一样" w:date="2018-03-21T02:24:00Z">
        <w:del w:id="2165" w:author="像个男人一样" w:date="2018-03-22T11:58:00Z">
          <w:r>
            <w:rPr>
              <w:b/>
            </w:rPr>
            <w:delText>错误！未指定顺序。</w:delText>
          </w:r>
        </w:del>
      </w:ins>
      <w:ins w:id="2166" w:author="像个男人一样" w:date="2018-03-21T02:23:00Z">
        <w:del w:id="2167" w:author="像个男人一样" w:date="2018-03-22T11:58:00Z">
          <w:r>
            <w:rPr>
              <w:b/>
            </w:rPr>
            <w:delText>错误！未指定顺序。</w:delText>
          </w:r>
        </w:del>
      </w:ins>
      <w:ins w:id="2168" w:author="像个男人一样" w:date="2018-03-21T02:22:00Z">
        <w:del w:id="2169" w:author="像个男人一样" w:date="2018-03-22T11:58:00Z">
          <w:r>
            <w:rPr>
              <w:b/>
            </w:rPr>
            <w:delText>错误！未指定顺序。</w:delText>
          </w:r>
        </w:del>
      </w:ins>
      <w:ins w:id="2170" w:author="像个男人一样" w:date="2018-03-21T02:17:00Z">
        <w:del w:id="2171" w:author="像个男人一样" w:date="2018-03-22T11:58:00Z">
          <w:r>
            <w:rPr>
              <w:b/>
            </w:rPr>
            <w:delText>错误！未指定顺序。错误！未指定顺序。错误！未指定顺序。</w:delText>
          </w:r>
        </w:del>
      </w:ins>
      <w:ins w:id="2172" w:author="像个男人一样" w:date="2018-03-21T02:15:00Z">
        <w:del w:id="2173" w:author="像个男人一样" w:date="2018-03-22T11:58:00Z">
          <w:r>
            <w:rPr>
              <w:b/>
            </w:rPr>
            <w:delText>错误！未指定顺序。</w:delText>
          </w:r>
        </w:del>
      </w:ins>
      <w:ins w:id="2174" w:author="像个男人一样" w:date="2018-03-21T02:14:00Z">
        <w:del w:id="2175" w:author="像个男人一样" w:date="2018-03-22T11:58:00Z">
          <w:r>
            <w:rPr>
              <w:b/>
            </w:rPr>
            <w:delText>错误！未指定顺序。</w:delText>
          </w:r>
        </w:del>
      </w:ins>
      <w:ins w:id="2176" w:author="像个男人一样" w:date="2018-03-21T02:13:00Z">
        <w:del w:id="2177" w:author="像个男人一样" w:date="2018-03-22T11:58:00Z">
          <w:r>
            <w:rPr>
              <w:b/>
            </w:rPr>
            <w:delText>错误！未指定顺序。</w:delText>
          </w:r>
        </w:del>
      </w:ins>
      <w:ins w:id="2178" w:author="像个男人一样" w:date="2018-03-21T02:12:00Z">
        <w:del w:id="2179" w:author="像个男人一样" w:date="2018-03-22T11:58:00Z">
          <w:r>
            <w:rPr>
              <w:b/>
            </w:rPr>
            <w:delText>错误！未指定顺序。</w:delText>
          </w:r>
        </w:del>
      </w:ins>
      <w:ins w:id="2180" w:author="像个男人一样" w:date="2018-03-21T02:02:00Z">
        <w:del w:id="2181" w:author="像个男人一样" w:date="2018-03-22T11:58:00Z">
          <w:r>
            <w:rPr>
              <w:b/>
            </w:rPr>
            <w:delText>错误！未指定顺序。错误！未指定顺序。</w:delText>
          </w:r>
        </w:del>
      </w:ins>
      <w:ins w:id="2182" w:author="像个男人一样" w:date="2018-03-21T02:01:00Z">
        <w:del w:id="2183" w:author="像个男人一样" w:date="2018-03-22T11:58:00Z">
          <w:r>
            <w:rPr>
              <w:b/>
            </w:rPr>
            <w:delText>错误！未指定顺序。</w:delText>
          </w:r>
        </w:del>
      </w:ins>
      <w:ins w:id="2184" w:author="像个男人一样" w:date="2018-03-21T02:00:00Z">
        <w:del w:id="2185" w:author="像个男人一样" w:date="2018-03-22T11:58:00Z">
          <w:r>
            <w:rPr>
              <w:b/>
            </w:rPr>
            <w:delText>错误！未指定顺序。</w:delText>
          </w:r>
        </w:del>
      </w:ins>
      <w:ins w:id="2186" w:author="像个男人一样" w:date="2018-03-21T01:59:00Z">
        <w:del w:id="2187" w:author="像个男人一样" w:date="2018-03-22T11:58:00Z">
          <w:r>
            <w:rPr>
              <w:b/>
            </w:rPr>
            <w:delText>错误！未指定顺序。</w:delText>
          </w:r>
        </w:del>
      </w:ins>
      <w:ins w:id="2188" w:author="像个男人一样" w:date="2018-03-21T01:58:00Z">
        <w:del w:id="2189" w:author="像个男人一样" w:date="2018-03-22T11:58:00Z">
          <w:r>
            <w:rPr>
              <w:b/>
            </w:rPr>
            <w:delText>错误！未指定顺序。错误！未指定顺序。</w:delText>
          </w:r>
        </w:del>
      </w:ins>
      <w:ins w:id="2190" w:author="像个男人一样" w:date="2018-03-21T01:57:00Z">
        <w:del w:id="2191" w:author="像个男人一样" w:date="2018-03-22T11:58:00Z">
          <w:r>
            <w:rPr>
              <w:b/>
            </w:rPr>
            <w:delText>错误！未指定顺序。</w:delText>
          </w:r>
        </w:del>
      </w:ins>
      <w:ins w:id="2192" w:author="像个男人一样" w:date="2018-03-21T01:48:00Z">
        <w:del w:id="2193" w:author="像个男人一样" w:date="2018-03-22T11:58:00Z">
          <w:r>
            <w:rPr>
              <w:b/>
            </w:rPr>
            <w:delText>错误！未指定顺序。错误！未指定顺序。</w:delText>
          </w:r>
        </w:del>
      </w:ins>
      <w:ins w:id="2194" w:author="像个男人一样" w:date="2018-03-21T01:47:00Z">
        <w:del w:id="2195" w:author="像个男人一样" w:date="2018-03-22T11:58:00Z">
          <w:r>
            <w:rPr>
              <w:b/>
            </w:rPr>
            <w:delText>错误！未指定顺序。</w:delText>
          </w:r>
        </w:del>
      </w:ins>
      <w:ins w:id="2196" w:author="像个男人一样" w:date="2018-03-21T01:46:00Z">
        <w:del w:id="2197" w:author="像个男人一样" w:date="2018-03-22T11:58:00Z">
          <w:r>
            <w:rPr>
              <w:b/>
            </w:rPr>
            <w:delText>错误！未指定顺序。</w:delText>
          </w:r>
        </w:del>
      </w:ins>
      <w:ins w:id="2198" w:author="像个男人一样" w:date="2018-03-21T01:45:00Z">
        <w:del w:id="2199" w:author="像个男人一样" w:date="2018-03-22T11:58:00Z">
          <w:r>
            <w:rPr>
              <w:b/>
            </w:rPr>
            <w:delText>错误！未指定顺序。错误！未指定顺序。</w:delText>
          </w:r>
        </w:del>
      </w:ins>
      <w:ins w:id="2200" w:author="像个男人一样" w:date="2018-03-21T01:43:00Z">
        <w:del w:id="2201" w:author="像个男人一样" w:date="2018-03-22T11:58:00Z">
          <w:r>
            <w:rPr>
              <w:b/>
            </w:rPr>
            <w:delText>错误！未指定顺序。</w:delText>
          </w:r>
        </w:del>
      </w:ins>
      <w:ins w:id="2202" w:author="像个男人一样" w:date="2018-03-21T01:42:00Z">
        <w:del w:id="2203" w:author="像个男人一样" w:date="2018-03-22T11:58:00Z">
          <w:r>
            <w:rPr>
              <w:b/>
            </w:rPr>
            <w:delText>错误！未指定顺序。</w:delText>
          </w:r>
        </w:del>
      </w:ins>
      <w:ins w:id="2204" w:author="像个男人一样" w:date="2018-03-21T01:40:00Z">
        <w:del w:id="2205" w:author="像个男人一样" w:date="2018-03-22T11:58:00Z">
          <w:r>
            <w:rPr>
              <w:b/>
            </w:rPr>
            <w:delText>错误！未指定顺序。错误！未指定顺序。</w:delText>
          </w:r>
        </w:del>
      </w:ins>
      <w:ins w:id="2206" w:author="像个男人一样" w:date="2018-03-21T01:39:00Z">
        <w:del w:id="2207" w:author="像个男人一样" w:date="2018-03-22T11:58:00Z">
          <w:r>
            <w:rPr>
              <w:b/>
            </w:rPr>
            <w:delText>错误！未指定顺序。</w:delText>
          </w:r>
        </w:del>
      </w:ins>
      <w:ins w:id="2208" w:author="像个男人一样" w:date="2018-03-21T01:38:00Z">
        <w:del w:id="2209" w:author="像个男人一样" w:date="2018-03-22T11:58:00Z">
          <w:r>
            <w:rPr>
              <w:b/>
            </w:rPr>
            <w:delText>错误！未指定顺序。</w:delText>
          </w:r>
        </w:del>
      </w:ins>
      <w:del w:id="2210" w:author="像个男人一样" w:date="2018-03-22T11:58:00Z">
        <w:r>
          <w:delText>5</w:delText>
        </w:r>
        <w:r>
          <w:fldChar w:fldCharType="end"/>
        </w:r>
      </w:del>
      <w:del w:id="2211" w:author="像个男人一样" w:date="2018-03-21T01:38:00Z">
        <w:r>
          <w:delText xml:space="preserve"> </w:delText>
        </w:r>
      </w:del>
      <w:del w:id="2212" w:author="像个男人一样" w:date="2018-03-21T01:37:00Z">
        <w:r>
          <w:delText>A Step, Stride and Heading Determination for the Pedestrian Navigation System</w:delText>
        </w:r>
      </w:del>
    </w:p>
    <w:p w14:paraId="4EFC636A" w14:textId="77777777" w:rsidR="0087014B" w:rsidRDefault="00D5184D">
      <w:pPr>
        <w:jc w:val="center"/>
        <w:rPr>
          <w:ins w:id="2213" w:author="像个男人一样" w:date="2018-03-21T01:37:00Z"/>
        </w:rPr>
        <w:pPrChange w:id="2214" w:author="jie sun" w:date="2018-04-16T21:33:00Z">
          <w:pPr/>
        </w:pPrChange>
      </w:pPr>
      <w:del w:id="2215" w:author="像个男人一样" w:date="2018-03-21T01:37:00Z">
        <w:r>
          <w:rPr>
            <w:noProof/>
          </w:rPr>
          <w:drawing>
            <wp:inline distT="0" distB="0" distL="0" distR="0" wp14:anchorId="44C4B80F" wp14:editId="49D60093">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2216" w:author="像个男人一样" w:date="2018-03-21T01:37:00Z">
        <w:r>
          <w:rPr>
            <w:noProof/>
          </w:rPr>
          <w:drawing>
            <wp:inline distT="0" distB="0" distL="0" distR="0" wp14:anchorId="31E0DB2C" wp14:editId="1A4503AC">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14:paraId="437EC601" w14:textId="0A163EDF" w:rsidR="0087014B" w:rsidRDefault="00D5184D">
      <w:pPr>
        <w:pStyle w:val="Heading5"/>
        <w:numPr>
          <w:ilvl w:val="255"/>
          <w:numId w:val="0"/>
        </w:numPr>
        <w:jc w:val="center"/>
        <w:pPrChange w:id="2217" w:author="jie sun" w:date="2018-04-16T21:33:00Z">
          <w:pPr/>
        </w:pPrChange>
      </w:pPr>
      <w:bookmarkStart w:id="2218" w:name="_Toc517801875"/>
      <w:ins w:id="2219" w:author="像个男人一样" w:date="2018-03-21T01:37:00Z">
        <w:r>
          <w:t xml:space="preserve">Figure </w:t>
        </w:r>
      </w:ins>
      <w:ins w:id="2220" w:author="JIE  SUN" w:date="2018-06-21T13:36:00Z">
        <w:r w:rsidR="00A64E7B">
          <w:fldChar w:fldCharType="begin"/>
        </w:r>
        <w:r w:rsidR="00A64E7B">
          <w:instrText xml:space="preserve"> STYLEREF 1 \s </w:instrText>
        </w:r>
      </w:ins>
      <w:r w:rsidR="00A64E7B">
        <w:fldChar w:fldCharType="separate"/>
      </w:r>
      <w:r w:rsidR="005D06D1">
        <w:rPr>
          <w:noProof/>
        </w:rPr>
        <w:t>3</w:t>
      </w:r>
      <w:ins w:id="222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2</w:t>
      </w:r>
      <w:ins w:id="2222" w:author="JIE  SUN" w:date="2018-06-21T13:36:00Z">
        <w:r w:rsidR="00A64E7B">
          <w:fldChar w:fldCharType="end"/>
        </w:r>
      </w:ins>
      <w:ins w:id="2223" w:author="jie sun" w:date="2018-04-19T13:00:00Z">
        <w:del w:id="2224" w:author="JIE  SUN" w:date="2018-06-21T13:34:00Z">
          <w:r w:rsidR="00083FE7" w:rsidDel="00A64E7B">
            <w:fldChar w:fldCharType="begin"/>
          </w:r>
          <w:r w:rsidR="00083FE7" w:rsidDel="00A64E7B">
            <w:delInstrText xml:space="preserve"> STYLEREF 1 \s </w:delInstrText>
          </w:r>
        </w:del>
      </w:ins>
      <w:del w:id="2225" w:author="JIE  SUN" w:date="2018-06-21T13:34:00Z">
        <w:r w:rsidR="00083FE7" w:rsidDel="00A64E7B">
          <w:fldChar w:fldCharType="separate"/>
        </w:r>
        <w:r w:rsidR="00083FE7" w:rsidDel="00A64E7B">
          <w:rPr>
            <w:noProof/>
          </w:rPr>
          <w:delText>2</w:delText>
        </w:r>
      </w:del>
      <w:ins w:id="2226" w:author="jie sun" w:date="2018-04-19T13:00:00Z">
        <w:del w:id="222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228" w:author="JIE  SUN" w:date="2018-06-21T13:34:00Z">
        <w:r w:rsidR="00083FE7" w:rsidDel="00A64E7B">
          <w:fldChar w:fldCharType="separate"/>
        </w:r>
      </w:del>
      <w:ins w:id="2229" w:author="jie sun" w:date="2018-04-19T13:00:00Z">
        <w:del w:id="2230" w:author="JIE  SUN" w:date="2018-06-21T13:34:00Z">
          <w:r w:rsidR="00083FE7" w:rsidDel="00A64E7B">
            <w:rPr>
              <w:noProof/>
            </w:rPr>
            <w:delText>5</w:delText>
          </w:r>
          <w:r w:rsidR="00083FE7" w:rsidDel="00A64E7B">
            <w:fldChar w:fldCharType="end"/>
          </w:r>
        </w:del>
      </w:ins>
      <w:ins w:id="2231" w:author="像个男人一样" w:date="2018-03-21T01:37:00Z">
        <w:del w:id="223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233" w:author="像个男人一样" w:date="2018-03-22T11:51:00Z">
        <w:del w:id="2234" w:author="jie sun" w:date="2018-04-10T21:45:00Z">
          <w:r w:rsidDel="00454521">
            <w:delText>5</w:delText>
          </w:r>
        </w:del>
      </w:ins>
      <w:ins w:id="2235" w:author="像个男人一样" w:date="2018-03-21T01:37:00Z">
        <w:del w:id="2236" w:author="jie sun" w:date="2018-04-10T21:45:00Z">
          <w:r w:rsidDel="00454521">
            <w:fldChar w:fldCharType="end"/>
          </w:r>
        </w:del>
        <w:bookmarkStart w:id="2237" w:name="_Toc18127"/>
        <w:bookmarkStart w:id="2238" w:name="_Toc26578"/>
        <w:bookmarkStart w:id="2239" w:name="_Toc8412"/>
        <w:bookmarkStart w:id="2240" w:name="_Toc12599"/>
        <w:bookmarkStart w:id="2241" w:name="_Toc21837"/>
        <w:bookmarkStart w:id="2242" w:name="_Toc8559"/>
        <w:bookmarkStart w:id="2243" w:name="_Toc27490"/>
        <w:bookmarkStart w:id="2244" w:name="_Toc25197"/>
        <w:bookmarkStart w:id="2245" w:name="_Toc9765"/>
        <w:bookmarkStart w:id="2246" w:name="_Toc13735"/>
        <w:bookmarkStart w:id="2247" w:name="_Toc26171"/>
        <w:bookmarkStart w:id="2248" w:name="_Toc707"/>
        <w:bookmarkStart w:id="2249" w:name="_Toc2189"/>
        <w:bookmarkStart w:id="2250" w:name="_Toc30708"/>
        <w:bookmarkStart w:id="2251" w:name="_Toc17006"/>
        <w:bookmarkStart w:id="2252" w:name="_Toc2991"/>
        <w:bookmarkStart w:id="2253" w:name="_Toc1939"/>
        <w:bookmarkStart w:id="2254" w:name="_Toc3934"/>
        <w:bookmarkStart w:id="2255" w:name="_Toc26875"/>
        <w:bookmarkStart w:id="2256" w:name="_Toc19886"/>
        <w:bookmarkStart w:id="2257" w:name="_Toc2765"/>
        <w:bookmarkStart w:id="2258" w:name="_Toc16096"/>
        <w:bookmarkStart w:id="2259" w:name="_Toc15710"/>
        <w:bookmarkStart w:id="2260" w:name="_Toc20115"/>
        <w:bookmarkStart w:id="2261" w:name="_Toc10748"/>
        <w:r>
          <w:rPr>
            <w:rFonts w:hint="eastAsia"/>
          </w:rPr>
          <w:t>:</w:t>
        </w:r>
      </w:ins>
      <w:r w:rsidR="004B68B1">
        <w:t xml:space="preserve"> </w:t>
      </w:r>
      <w:ins w:id="2262" w:author="像个男人一样" w:date="2018-03-21T01:37:00Z">
        <w:r>
          <w:rPr>
            <w:rFonts w:hint="eastAsia"/>
          </w:rPr>
          <w:t xml:space="preserve">A Step, Stride and Heading Determination </w:t>
        </w:r>
      </w:ins>
      <w:ins w:id="2263" w:author="jie sun" w:date="2018-04-16T22:25:00Z">
        <w:r w:rsidR="00857059">
          <w:rPr>
            <w:rFonts w:hint="eastAsia"/>
          </w:rPr>
          <w:t>F</w:t>
        </w:r>
      </w:ins>
      <w:ins w:id="2264" w:author="像个男人一样" w:date="2018-03-21T01:37:00Z">
        <w:del w:id="2265" w:author="jie sun" w:date="2018-04-16T22:25:00Z">
          <w:r w:rsidDel="00857059">
            <w:rPr>
              <w:rFonts w:hint="eastAsia"/>
            </w:rPr>
            <w:delText>f</w:delText>
          </w:r>
        </w:del>
        <w:r>
          <w:rPr>
            <w:rFonts w:hint="eastAsia"/>
          </w:rPr>
          <w:t xml:space="preserve">or </w:t>
        </w:r>
      </w:ins>
      <w:ins w:id="2266" w:author="jie sun" w:date="2018-04-16T22:25:00Z">
        <w:r w:rsidR="00857059">
          <w:rPr>
            <w:rFonts w:hint="eastAsia"/>
          </w:rPr>
          <w:t>T</w:t>
        </w:r>
      </w:ins>
      <w:ins w:id="2267" w:author="像个男人一样" w:date="2018-03-21T01:37:00Z">
        <w:del w:id="2268" w:author="jie sun" w:date="2018-04-16T22:25:00Z">
          <w:r w:rsidDel="00857059">
            <w:rPr>
              <w:rFonts w:hint="eastAsia"/>
            </w:rPr>
            <w:delText>t</w:delText>
          </w:r>
        </w:del>
        <w:r>
          <w:rPr>
            <w:rFonts w:hint="eastAsia"/>
          </w:rPr>
          <w:t>he Pedestrian Navigation System</w:t>
        </w:r>
      </w:ins>
      <w:bookmarkEnd w:id="2218"/>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p>
    <w:p w14:paraId="717EEECD" w14:textId="77777777" w:rsidR="0087014B" w:rsidRDefault="0087014B"/>
    <w:p w14:paraId="2D9C1188" w14:textId="77777777" w:rsidR="0087014B" w:rsidRDefault="00D5184D">
      <w:pPr>
        <w:rPr>
          <w:del w:id="2269" w:author="像个男人一样" w:date="2018-03-22T11:58:00Z"/>
        </w:rPr>
      </w:pPr>
      <w:del w:id="2270" w:author="像个男人一样" w:date="2018-03-21T01:38:00Z">
        <w:r>
          <w:rPr>
            <w:lang w:val="en-US"/>
          </w:rPr>
          <w:delText xml:space="preserve">Picture </w:delText>
        </w:r>
      </w:del>
      <w:ins w:id="2271" w:author="像个男人一样" w:date="2018-03-21T01:38:00Z">
        <w:r>
          <w:rPr>
            <w:rFonts w:hint="eastAsia"/>
            <w:lang w:val="en-US"/>
          </w:rPr>
          <w:t xml:space="preserve">Figure </w:t>
        </w:r>
      </w:ins>
      <w:r>
        <w:t>2.</w:t>
      </w:r>
      <w:del w:id="2272" w:author="像个男人一样" w:date="2018-03-21T01:38:00Z">
        <w:r>
          <w:rPr>
            <w:lang w:val="en-US"/>
          </w:rPr>
          <w:delText>2.2.2</w:delText>
        </w:r>
      </w:del>
      <w:ins w:id="2273" w:author="jie sun" w:date="2018-04-08T18:15:00Z">
        <w:r w:rsidR="00DD7B04">
          <w:rPr>
            <w:lang w:val="en-US"/>
          </w:rPr>
          <w:t>6</w:t>
        </w:r>
      </w:ins>
      <w:del w:id="2274" w:author="像个男人一样" w:date="2018-03-21T01:38:00Z">
        <w:r>
          <w:rPr>
            <w:lang w:val="en-US"/>
          </w:rPr>
          <w:delText xml:space="preserve"> </w:delText>
        </w:r>
      </w:del>
      <w:ins w:id="2275" w:author="像个男人一样" w:date="2018-03-21T01:38:00Z">
        <w:del w:id="2276" w:author="jie sun" w:date="2018-04-08T18:15:00Z">
          <w:r w:rsidDel="00DD7B04">
            <w:rPr>
              <w:rFonts w:hint="eastAsia"/>
              <w:lang w:val="en-US"/>
            </w:rPr>
            <w:delText>5</w:delText>
          </w:r>
        </w:del>
      </w:ins>
      <w:ins w:id="2277" w:author="jie sun" w:date="2018-04-08T17:22:00Z">
        <w:r w:rsidR="003138CC">
          <w:rPr>
            <w:lang w:val="en-US"/>
          </w:rPr>
          <w:t xml:space="preserve"> </w:t>
        </w:r>
      </w:ins>
      <w:del w:id="2278" w:author="jie sun" w:date="2018-04-08T18:12:00Z">
        <w:r w:rsidDel="006827B3">
          <w:delText>below</w:delText>
        </w:r>
      </w:del>
      <w:ins w:id="2279" w:author="jie sun" w:date="2018-04-08T18:15:00Z">
        <w:r w:rsidR="00DD7B04">
          <w:t>below</w:t>
        </w:r>
      </w:ins>
      <w:del w:id="2280" w:author="jie sun" w:date="2018-04-08T18:12:00Z">
        <w:r w:rsidDel="006827B3">
          <w:delText xml:space="preserve"> </w:delText>
        </w:r>
      </w:del>
      <w:ins w:id="2281"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2282" w:author="jie sun" w:date="2018-04-08T18:12:00Z">
        <w:r w:rsidDel="00DD7B04">
          <w:delText xml:space="preserve">judged </w:delText>
        </w:r>
      </w:del>
      <w:ins w:id="2283" w:author="jie sun" w:date="2018-04-08T18:12:00Z">
        <w:r w:rsidR="00DD7B04">
          <w:t xml:space="preserve">got </w:t>
        </w:r>
      </w:ins>
      <w:r>
        <w:t>from this picture</w:t>
      </w:r>
      <w:del w:id="2284" w:author="jie sun" w:date="2018-04-08T17:23:00Z">
        <w:r w:rsidDel="003138CC">
          <w:delText>. S</w:delText>
        </w:r>
      </w:del>
      <w:ins w:id="2285" w:author="jie sun" w:date="2018-04-08T17:23:00Z">
        <w:r w:rsidR="003138CC">
          <w:t>, s</w:t>
        </w:r>
      </w:ins>
      <w:r>
        <w:t xml:space="preserve">o no matter how the pedometer wears the phone, there is at least one axis data have sharply periodic changes (this picture shows the Y axis changing sharply). </w:t>
      </w:r>
    </w:p>
    <w:p w14:paraId="575946FA" w14:textId="77777777" w:rsidR="0087014B" w:rsidRDefault="00D5184D">
      <w:pPr>
        <w:pPrChange w:id="2286" w:author="像个男人一样" w:date="2018-03-21T01:38:00Z">
          <w:pPr>
            <w:pStyle w:val="Subtitle"/>
          </w:pPr>
        </w:pPrChange>
      </w:pPr>
      <w:del w:id="2287" w:author="像个男人一样" w:date="2018-03-22T11:58:00Z">
        <w:r>
          <w:delText xml:space="preserve">Figure 2. </w:delText>
        </w:r>
        <w:r>
          <w:fldChar w:fldCharType="begin"/>
        </w:r>
        <w:r>
          <w:delInstrText xml:space="preserve"> SEQ Figure_2. \* ARABIC </w:delInstrText>
        </w:r>
        <w:r>
          <w:fldChar w:fldCharType="separate"/>
        </w:r>
      </w:del>
      <w:ins w:id="2288" w:author="像个男人一样" w:date="2018-03-22T11:51:00Z">
        <w:del w:id="2289" w:author="像个男人一样" w:date="2018-03-22T11:58:00Z">
          <w:r>
            <w:rPr>
              <w:b/>
            </w:rPr>
            <w:delText>错误！未指定顺序。</w:delText>
          </w:r>
        </w:del>
      </w:ins>
      <w:ins w:id="2290" w:author="像个男人一样" w:date="2018-03-21T23:39:00Z">
        <w:del w:id="2291" w:author="像个男人一样" w:date="2018-03-22T11:58:00Z">
          <w:r>
            <w:rPr>
              <w:b/>
            </w:rPr>
            <w:delText>错误！未指定顺序。</w:delText>
          </w:r>
        </w:del>
      </w:ins>
      <w:ins w:id="2292" w:author="像个男人一样" w:date="2018-03-21T23:10:00Z">
        <w:del w:id="2293" w:author="像个男人一样" w:date="2018-03-22T11:58:00Z">
          <w:r>
            <w:rPr>
              <w:b/>
            </w:rPr>
            <w:delText>错误！未指定顺序。</w:delText>
          </w:r>
        </w:del>
      </w:ins>
      <w:ins w:id="2294" w:author="像个男人一样" w:date="2018-03-21T23:08:00Z">
        <w:del w:id="2295" w:author="像个男人一样" w:date="2018-03-22T11:58:00Z">
          <w:r>
            <w:rPr>
              <w:b/>
            </w:rPr>
            <w:delText>错误！未指定顺序。</w:delText>
          </w:r>
        </w:del>
      </w:ins>
      <w:ins w:id="2296" w:author="像个男人一样" w:date="2018-03-21T02:33:00Z">
        <w:del w:id="2297" w:author="像个男人一样" w:date="2018-03-22T11:58:00Z">
          <w:r>
            <w:rPr>
              <w:b/>
            </w:rPr>
            <w:delText>错误！未指定顺序。错误！未指定顺序。</w:delText>
          </w:r>
        </w:del>
      </w:ins>
      <w:ins w:id="2298" w:author="像个男人一样" w:date="2018-03-21T02:31:00Z">
        <w:del w:id="2299" w:author="像个男人一样" w:date="2018-03-22T11:58:00Z">
          <w:r>
            <w:rPr>
              <w:b/>
            </w:rPr>
            <w:delText>错误！未指定顺序。</w:delText>
          </w:r>
        </w:del>
      </w:ins>
      <w:ins w:id="2300" w:author="像个男人一样" w:date="2018-03-21T02:30:00Z">
        <w:del w:id="2301" w:author="像个男人一样" w:date="2018-03-22T11:58:00Z">
          <w:r>
            <w:rPr>
              <w:b/>
            </w:rPr>
            <w:delText>错误！未指定顺序。</w:delText>
          </w:r>
        </w:del>
      </w:ins>
      <w:ins w:id="2302" w:author="像个男人一样" w:date="2018-03-21T02:29:00Z">
        <w:del w:id="2303" w:author="像个男人一样" w:date="2018-03-22T11:58:00Z">
          <w:r>
            <w:rPr>
              <w:b/>
            </w:rPr>
            <w:delText>错误！未指定顺序。错误！未指定顺序。</w:delText>
          </w:r>
        </w:del>
      </w:ins>
      <w:ins w:id="2304" w:author="像个男人一样" w:date="2018-03-21T02:26:00Z">
        <w:del w:id="2305" w:author="像个男人一样" w:date="2018-03-22T11:58:00Z">
          <w:r>
            <w:rPr>
              <w:b/>
            </w:rPr>
            <w:delText>错误！未指定顺序。</w:delText>
          </w:r>
        </w:del>
      </w:ins>
      <w:ins w:id="2306" w:author="像个男人一样" w:date="2018-03-21T02:25:00Z">
        <w:del w:id="2307" w:author="像个男人一样" w:date="2018-03-22T11:58:00Z">
          <w:r>
            <w:rPr>
              <w:b/>
            </w:rPr>
            <w:delText>错误！未指定顺序。</w:delText>
          </w:r>
        </w:del>
      </w:ins>
      <w:ins w:id="2308" w:author="像个男人一样" w:date="2018-03-21T02:24:00Z">
        <w:del w:id="2309" w:author="像个男人一样" w:date="2018-03-22T11:58:00Z">
          <w:r>
            <w:rPr>
              <w:b/>
            </w:rPr>
            <w:delText>错误！未指定顺序。</w:delText>
          </w:r>
        </w:del>
      </w:ins>
      <w:ins w:id="2310" w:author="像个男人一样" w:date="2018-03-21T02:23:00Z">
        <w:del w:id="2311" w:author="像个男人一样" w:date="2018-03-22T11:58:00Z">
          <w:r>
            <w:rPr>
              <w:b/>
            </w:rPr>
            <w:delText>错误！未指定顺序。</w:delText>
          </w:r>
        </w:del>
      </w:ins>
      <w:ins w:id="2312" w:author="像个男人一样" w:date="2018-03-21T02:22:00Z">
        <w:del w:id="2313" w:author="像个男人一样" w:date="2018-03-22T11:58:00Z">
          <w:r>
            <w:rPr>
              <w:b/>
            </w:rPr>
            <w:delText>错误！未指定顺序。</w:delText>
          </w:r>
        </w:del>
      </w:ins>
      <w:ins w:id="2314" w:author="像个男人一样" w:date="2018-03-21T02:17:00Z">
        <w:del w:id="2315" w:author="像个男人一样" w:date="2018-03-22T11:58:00Z">
          <w:r>
            <w:rPr>
              <w:b/>
            </w:rPr>
            <w:delText>错误！未指定顺序。错误！未指定顺序。错误！未指定顺序。</w:delText>
          </w:r>
        </w:del>
      </w:ins>
      <w:ins w:id="2316" w:author="像个男人一样" w:date="2018-03-21T02:15:00Z">
        <w:del w:id="2317" w:author="像个男人一样" w:date="2018-03-22T11:58:00Z">
          <w:r>
            <w:rPr>
              <w:b/>
            </w:rPr>
            <w:delText>错误！未指定顺序。</w:delText>
          </w:r>
        </w:del>
      </w:ins>
      <w:ins w:id="2318" w:author="像个男人一样" w:date="2018-03-21T02:14:00Z">
        <w:del w:id="2319" w:author="像个男人一样" w:date="2018-03-22T11:58:00Z">
          <w:r>
            <w:rPr>
              <w:b/>
            </w:rPr>
            <w:delText>错误！未指定顺序。</w:delText>
          </w:r>
        </w:del>
      </w:ins>
      <w:ins w:id="2320" w:author="像个男人一样" w:date="2018-03-21T02:13:00Z">
        <w:del w:id="2321" w:author="像个男人一样" w:date="2018-03-22T11:58:00Z">
          <w:r>
            <w:rPr>
              <w:b/>
            </w:rPr>
            <w:delText>错误！未指定顺序。</w:delText>
          </w:r>
        </w:del>
      </w:ins>
      <w:ins w:id="2322" w:author="像个男人一样" w:date="2018-03-21T02:12:00Z">
        <w:del w:id="2323" w:author="像个男人一样" w:date="2018-03-22T11:58:00Z">
          <w:r>
            <w:rPr>
              <w:b/>
            </w:rPr>
            <w:delText>错误！未指定顺序。</w:delText>
          </w:r>
        </w:del>
      </w:ins>
      <w:ins w:id="2324" w:author="像个男人一样" w:date="2018-03-21T02:02:00Z">
        <w:del w:id="2325" w:author="像个男人一样" w:date="2018-03-22T11:58:00Z">
          <w:r>
            <w:rPr>
              <w:b/>
            </w:rPr>
            <w:delText>错误！未指定顺序。错误！未指定顺序。</w:delText>
          </w:r>
        </w:del>
      </w:ins>
      <w:ins w:id="2326" w:author="像个男人一样" w:date="2018-03-21T02:01:00Z">
        <w:del w:id="2327" w:author="像个男人一样" w:date="2018-03-22T11:58:00Z">
          <w:r>
            <w:rPr>
              <w:b/>
            </w:rPr>
            <w:delText>错误！未指定顺序。</w:delText>
          </w:r>
        </w:del>
      </w:ins>
      <w:ins w:id="2328" w:author="像个男人一样" w:date="2018-03-21T02:00:00Z">
        <w:del w:id="2329" w:author="像个男人一样" w:date="2018-03-22T11:58:00Z">
          <w:r>
            <w:rPr>
              <w:b/>
            </w:rPr>
            <w:delText>错误！未指定顺序。</w:delText>
          </w:r>
        </w:del>
      </w:ins>
      <w:ins w:id="2330" w:author="像个男人一样" w:date="2018-03-21T01:59:00Z">
        <w:del w:id="2331" w:author="像个男人一样" w:date="2018-03-22T11:58:00Z">
          <w:r>
            <w:rPr>
              <w:b/>
            </w:rPr>
            <w:delText>错误！未指定顺序。</w:delText>
          </w:r>
        </w:del>
      </w:ins>
      <w:ins w:id="2332" w:author="像个男人一样" w:date="2018-03-21T01:58:00Z">
        <w:del w:id="2333" w:author="像个男人一样" w:date="2018-03-22T11:58:00Z">
          <w:r>
            <w:rPr>
              <w:b/>
            </w:rPr>
            <w:delText>错误！未指定顺序。错误！未指定顺序。</w:delText>
          </w:r>
        </w:del>
      </w:ins>
      <w:ins w:id="2334" w:author="像个男人一样" w:date="2018-03-21T01:57:00Z">
        <w:del w:id="2335" w:author="像个男人一样" w:date="2018-03-22T11:58:00Z">
          <w:r>
            <w:rPr>
              <w:b/>
            </w:rPr>
            <w:delText>错误！未指定顺序。</w:delText>
          </w:r>
        </w:del>
      </w:ins>
      <w:ins w:id="2336" w:author="像个男人一样" w:date="2018-03-21T01:48:00Z">
        <w:del w:id="2337" w:author="像个男人一样" w:date="2018-03-22T11:58:00Z">
          <w:r>
            <w:rPr>
              <w:b/>
            </w:rPr>
            <w:delText>错误！未指定顺序。错误！未指定顺序。</w:delText>
          </w:r>
        </w:del>
      </w:ins>
      <w:ins w:id="2338" w:author="像个男人一样" w:date="2018-03-21T01:47:00Z">
        <w:del w:id="2339" w:author="像个男人一样" w:date="2018-03-22T11:58:00Z">
          <w:r>
            <w:rPr>
              <w:b/>
            </w:rPr>
            <w:delText>错误！未指定顺序。</w:delText>
          </w:r>
        </w:del>
      </w:ins>
      <w:ins w:id="2340" w:author="像个男人一样" w:date="2018-03-21T01:46:00Z">
        <w:del w:id="2341" w:author="像个男人一样" w:date="2018-03-22T11:58:00Z">
          <w:r>
            <w:rPr>
              <w:b/>
            </w:rPr>
            <w:delText>错误！未指定顺序。</w:delText>
          </w:r>
        </w:del>
      </w:ins>
      <w:ins w:id="2342" w:author="像个男人一样" w:date="2018-03-21T01:45:00Z">
        <w:del w:id="2343" w:author="像个男人一样" w:date="2018-03-22T11:58:00Z">
          <w:r>
            <w:rPr>
              <w:b/>
            </w:rPr>
            <w:delText>错误！未指定顺序。错误！未指定顺序。</w:delText>
          </w:r>
        </w:del>
      </w:ins>
      <w:ins w:id="2344" w:author="像个男人一样" w:date="2018-03-21T01:43:00Z">
        <w:del w:id="2345" w:author="像个男人一样" w:date="2018-03-22T11:58:00Z">
          <w:r>
            <w:rPr>
              <w:b/>
            </w:rPr>
            <w:delText>错误！未指定顺序。</w:delText>
          </w:r>
        </w:del>
      </w:ins>
      <w:ins w:id="2346" w:author="像个男人一样" w:date="2018-03-21T01:42:00Z">
        <w:del w:id="2347" w:author="像个男人一样" w:date="2018-03-22T11:58:00Z">
          <w:r>
            <w:rPr>
              <w:b/>
            </w:rPr>
            <w:delText>错误！未指定顺序。</w:delText>
          </w:r>
        </w:del>
      </w:ins>
      <w:ins w:id="2348" w:author="像个男人一样" w:date="2018-03-21T01:40:00Z">
        <w:del w:id="2349" w:author="像个男人一样" w:date="2018-03-22T11:58:00Z">
          <w:r>
            <w:rPr>
              <w:b/>
            </w:rPr>
            <w:delText>错误！未指定顺序。错误！未指定顺序。</w:delText>
          </w:r>
        </w:del>
      </w:ins>
      <w:ins w:id="2350" w:author="像个男人一样" w:date="2018-03-21T01:39:00Z">
        <w:del w:id="2351" w:author="像个男人一样" w:date="2018-03-22T11:58:00Z">
          <w:r>
            <w:rPr>
              <w:b/>
            </w:rPr>
            <w:delText>错误！未指定顺序。</w:delText>
          </w:r>
        </w:del>
      </w:ins>
      <w:del w:id="2352" w:author="像个男人一样" w:date="2018-03-22T11:58:00Z">
        <w:r>
          <w:delText>6</w:delText>
        </w:r>
        <w:r>
          <w:fldChar w:fldCharType="end"/>
        </w:r>
      </w:del>
      <w:del w:id="2353" w:author="像个男人一样" w:date="2018-03-21T01:38:00Z">
        <w:r>
          <w:delText xml:space="preserve"> The three axes data of the accelerometer from iPhone</w:delText>
        </w:r>
      </w:del>
    </w:p>
    <w:p w14:paraId="1704C3FB" w14:textId="77777777" w:rsidR="0087014B" w:rsidRDefault="00D5184D">
      <w:pPr>
        <w:jc w:val="center"/>
        <w:rPr>
          <w:ins w:id="2354" w:author="像个男人一样" w:date="2018-03-21T01:38:00Z"/>
        </w:rPr>
        <w:pPrChange w:id="2355" w:author="jie sun" w:date="2018-04-16T21:33:00Z">
          <w:pPr/>
        </w:pPrChange>
      </w:pPr>
      <w:r>
        <w:rPr>
          <w:noProof/>
        </w:rPr>
        <w:drawing>
          <wp:inline distT="0" distB="0" distL="0" distR="0" wp14:anchorId="64AAAB68" wp14:editId="027EB164">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CDF41E3" w14:textId="36DEDBF2" w:rsidR="0087014B" w:rsidRDefault="00D5184D">
      <w:pPr>
        <w:pStyle w:val="Caption"/>
        <w:jc w:val="center"/>
        <w:pPrChange w:id="2356" w:author="jie sun" w:date="2018-04-16T21:33:00Z">
          <w:pPr/>
        </w:pPrChange>
      </w:pPr>
      <w:bookmarkStart w:id="2357" w:name="_Toc517801876"/>
      <w:ins w:id="2358" w:author="像个男人一样" w:date="2018-03-21T01:38:00Z">
        <w:r>
          <w:t xml:space="preserve">Figure </w:t>
        </w:r>
      </w:ins>
      <w:ins w:id="2359" w:author="JIE  SUN" w:date="2018-06-21T13:36:00Z">
        <w:r w:rsidR="00A64E7B">
          <w:fldChar w:fldCharType="begin"/>
        </w:r>
        <w:r w:rsidR="00A64E7B">
          <w:instrText xml:space="preserve"> STYLEREF 1 \s </w:instrText>
        </w:r>
      </w:ins>
      <w:r w:rsidR="00A64E7B">
        <w:fldChar w:fldCharType="separate"/>
      </w:r>
      <w:r w:rsidR="005D06D1">
        <w:rPr>
          <w:noProof/>
        </w:rPr>
        <w:t>3</w:t>
      </w:r>
      <w:ins w:id="236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3</w:t>
      </w:r>
      <w:ins w:id="2361" w:author="JIE  SUN" w:date="2018-06-21T13:36:00Z">
        <w:r w:rsidR="00A64E7B">
          <w:fldChar w:fldCharType="end"/>
        </w:r>
      </w:ins>
      <w:ins w:id="2362" w:author="jie sun" w:date="2018-04-19T13:00:00Z">
        <w:del w:id="2363" w:author="JIE  SUN" w:date="2018-06-21T13:34:00Z">
          <w:r w:rsidR="00083FE7" w:rsidDel="00A64E7B">
            <w:fldChar w:fldCharType="begin"/>
          </w:r>
          <w:r w:rsidR="00083FE7" w:rsidDel="00A64E7B">
            <w:delInstrText xml:space="preserve"> STYLEREF 1 \s </w:delInstrText>
          </w:r>
        </w:del>
      </w:ins>
      <w:del w:id="2364" w:author="JIE  SUN" w:date="2018-06-21T13:34:00Z">
        <w:r w:rsidR="00083FE7" w:rsidDel="00A64E7B">
          <w:fldChar w:fldCharType="separate"/>
        </w:r>
        <w:r w:rsidR="00083FE7" w:rsidDel="00A64E7B">
          <w:rPr>
            <w:noProof/>
          </w:rPr>
          <w:delText>2</w:delText>
        </w:r>
      </w:del>
      <w:ins w:id="2365" w:author="jie sun" w:date="2018-04-19T13:00:00Z">
        <w:del w:id="236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367" w:author="JIE  SUN" w:date="2018-06-21T13:34:00Z">
        <w:r w:rsidR="00083FE7" w:rsidDel="00A64E7B">
          <w:fldChar w:fldCharType="separate"/>
        </w:r>
      </w:del>
      <w:ins w:id="2368" w:author="jie sun" w:date="2018-04-19T13:00:00Z">
        <w:del w:id="2369" w:author="JIE  SUN" w:date="2018-06-21T13:34:00Z">
          <w:r w:rsidR="00083FE7" w:rsidDel="00A64E7B">
            <w:rPr>
              <w:noProof/>
            </w:rPr>
            <w:delText>6</w:delText>
          </w:r>
          <w:r w:rsidR="00083FE7" w:rsidDel="00A64E7B">
            <w:fldChar w:fldCharType="end"/>
          </w:r>
        </w:del>
      </w:ins>
      <w:ins w:id="2370" w:author="像个男人一样" w:date="2018-03-21T01:38:00Z">
        <w:del w:id="2371"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372" w:author="像个男人一样" w:date="2018-03-22T11:51:00Z">
        <w:del w:id="2373" w:author="jie sun" w:date="2018-04-10T21:45:00Z">
          <w:r w:rsidDel="00454521">
            <w:delText>6</w:delText>
          </w:r>
        </w:del>
      </w:ins>
      <w:ins w:id="2374" w:author="像个男人一样" w:date="2018-03-21T01:38:00Z">
        <w:del w:id="2375" w:author="jie sun" w:date="2018-04-10T21:45:00Z">
          <w:r w:rsidDel="00454521">
            <w:fldChar w:fldCharType="end"/>
          </w:r>
        </w:del>
        <w:bookmarkStart w:id="2376" w:name="_Toc9582"/>
        <w:bookmarkStart w:id="2377" w:name="_Toc29940"/>
        <w:bookmarkStart w:id="2378" w:name="_Toc1696"/>
        <w:bookmarkStart w:id="2379" w:name="_Toc19466"/>
        <w:bookmarkStart w:id="2380" w:name="_Toc387"/>
        <w:bookmarkStart w:id="2381" w:name="_Toc28628"/>
        <w:bookmarkStart w:id="2382" w:name="_Toc15491"/>
        <w:bookmarkStart w:id="2383" w:name="_Toc1656"/>
        <w:bookmarkStart w:id="2384" w:name="_Toc2452"/>
        <w:bookmarkStart w:id="2385" w:name="_Toc17438"/>
        <w:bookmarkStart w:id="2386" w:name="_Toc1373"/>
        <w:bookmarkStart w:id="2387" w:name="_Toc30426"/>
        <w:bookmarkStart w:id="2388" w:name="_Toc12246"/>
        <w:bookmarkStart w:id="2389" w:name="_Toc7459"/>
        <w:bookmarkStart w:id="2390" w:name="_Toc10065"/>
        <w:bookmarkStart w:id="2391" w:name="_Toc3980"/>
        <w:bookmarkStart w:id="2392" w:name="_Toc343"/>
        <w:bookmarkStart w:id="2393" w:name="_Toc13466"/>
        <w:bookmarkStart w:id="2394" w:name="_Toc15005"/>
        <w:bookmarkStart w:id="2395" w:name="_Toc10603"/>
        <w:bookmarkStart w:id="2396" w:name="_Toc11415"/>
        <w:bookmarkStart w:id="2397" w:name="_Toc3963"/>
        <w:bookmarkStart w:id="2398" w:name="_Toc12811"/>
        <w:bookmarkStart w:id="2399" w:name="_Toc6237"/>
        <w:bookmarkStart w:id="2400" w:name="_Toc23021"/>
        <w:r>
          <w:rPr>
            <w:rFonts w:hint="eastAsia"/>
          </w:rPr>
          <w:t xml:space="preserve">:The </w:t>
        </w:r>
      </w:ins>
      <w:ins w:id="2401" w:author="jie sun" w:date="2018-04-16T22:26:00Z">
        <w:r w:rsidR="00AD0BC6">
          <w:rPr>
            <w:rFonts w:hint="eastAsia"/>
          </w:rPr>
          <w:t>T</w:t>
        </w:r>
      </w:ins>
      <w:ins w:id="2402" w:author="像个男人一样" w:date="2018-03-21T01:38:00Z">
        <w:del w:id="2403" w:author="jie sun" w:date="2018-04-16T22:26:00Z">
          <w:r w:rsidDel="00AD0BC6">
            <w:rPr>
              <w:rFonts w:hint="eastAsia"/>
            </w:rPr>
            <w:delText>t</w:delText>
          </w:r>
        </w:del>
        <w:r>
          <w:rPr>
            <w:rFonts w:hint="eastAsia"/>
          </w:rPr>
          <w:t>hree</w:t>
        </w:r>
      </w:ins>
      <w:ins w:id="2404" w:author="jie sun" w:date="2018-04-16T22:26:00Z">
        <w:r w:rsidR="00AD0BC6">
          <w:t xml:space="preserve"> </w:t>
        </w:r>
        <w:r w:rsidR="00AD0BC6">
          <w:rPr>
            <w:rFonts w:hint="eastAsia"/>
          </w:rPr>
          <w:t>A</w:t>
        </w:r>
      </w:ins>
      <w:ins w:id="2405" w:author="像个男人一样" w:date="2018-03-21T01:38:00Z">
        <w:del w:id="2406" w:author="jie sun" w:date="2018-04-16T22:26:00Z">
          <w:r w:rsidDel="00AD0BC6">
            <w:rPr>
              <w:rFonts w:hint="eastAsia"/>
            </w:rPr>
            <w:delText xml:space="preserve"> a</w:delText>
          </w:r>
        </w:del>
        <w:r>
          <w:rPr>
            <w:rFonts w:hint="eastAsia"/>
          </w:rPr>
          <w:t xml:space="preserve">xes </w:t>
        </w:r>
      </w:ins>
      <w:ins w:id="2407" w:author="jie sun" w:date="2018-04-16T22:26:00Z">
        <w:r w:rsidR="00AD0BC6">
          <w:rPr>
            <w:rFonts w:hint="eastAsia"/>
          </w:rPr>
          <w:t>D</w:t>
        </w:r>
      </w:ins>
      <w:ins w:id="2408" w:author="像个男人一样" w:date="2018-03-21T01:38:00Z">
        <w:del w:id="2409" w:author="jie sun" w:date="2018-04-16T22:26:00Z">
          <w:r w:rsidDel="00AD0BC6">
            <w:rPr>
              <w:rFonts w:hint="eastAsia"/>
            </w:rPr>
            <w:delText>d</w:delText>
          </w:r>
        </w:del>
        <w:r>
          <w:rPr>
            <w:rFonts w:hint="eastAsia"/>
          </w:rPr>
          <w:t xml:space="preserve">ata </w:t>
        </w:r>
      </w:ins>
      <w:ins w:id="2410" w:author="jie sun" w:date="2018-04-16T22:26:00Z">
        <w:r w:rsidR="00AD0BC6">
          <w:rPr>
            <w:rFonts w:hint="eastAsia"/>
          </w:rPr>
          <w:t>O</w:t>
        </w:r>
      </w:ins>
      <w:ins w:id="2411" w:author="像个男人一样" w:date="2018-03-21T01:38:00Z">
        <w:del w:id="2412" w:author="jie sun" w:date="2018-04-16T22:26:00Z">
          <w:r w:rsidDel="00AD0BC6">
            <w:rPr>
              <w:rFonts w:hint="eastAsia"/>
            </w:rPr>
            <w:delText>o</w:delText>
          </w:r>
        </w:del>
        <w:r>
          <w:rPr>
            <w:rFonts w:hint="eastAsia"/>
          </w:rPr>
          <w:t xml:space="preserve">f </w:t>
        </w:r>
      </w:ins>
      <w:ins w:id="2413" w:author="jie sun" w:date="2018-04-16T22:26:00Z">
        <w:r w:rsidR="00AD0BC6">
          <w:rPr>
            <w:rFonts w:hint="eastAsia"/>
          </w:rPr>
          <w:t>T</w:t>
        </w:r>
      </w:ins>
      <w:ins w:id="2414" w:author="像个男人一样" w:date="2018-03-21T01:38:00Z">
        <w:del w:id="2415" w:author="jie sun" w:date="2018-04-16T22:26:00Z">
          <w:r w:rsidDel="00AD0BC6">
            <w:rPr>
              <w:rFonts w:hint="eastAsia"/>
            </w:rPr>
            <w:delText>t</w:delText>
          </w:r>
        </w:del>
        <w:r>
          <w:rPr>
            <w:rFonts w:hint="eastAsia"/>
          </w:rPr>
          <w:t xml:space="preserve">he </w:t>
        </w:r>
      </w:ins>
      <w:ins w:id="2416" w:author="jie sun" w:date="2018-04-16T22:26:00Z">
        <w:r w:rsidR="00AD0BC6">
          <w:rPr>
            <w:rFonts w:hint="eastAsia"/>
          </w:rPr>
          <w:t>A</w:t>
        </w:r>
      </w:ins>
      <w:ins w:id="2417" w:author="像个男人一样" w:date="2018-03-21T01:38:00Z">
        <w:del w:id="2418" w:author="jie sun" w:date="2018-04-16T22:26:00Z">
          <w:r w:rsidDel="00AD0BC6">
            <w:rPr>
              <w:rFonts w:hint="eastAsia"/>
            </w:rPr>
            <w:delText>a</w:delText>
          </w:r>
        </w:del>
        <w:r>
          <w:rPr>
            <w:rFonts w:hint="eastAsia"/>
          </w:rPr>
          <w:t xml:space="preserve">ccelerometer </w:t>
        </w:r>
      </w:ins>
      <w:ins w:id="2419" w:author="jie sun" w:date="2018-04-16T22:26:00Z">
        <w:r w:rsidR="00AD0BC6">
          <w:rPr>
            <w:rFonts w:hint="eastAsia"/>
          </w:rPr>
          <w:t>F</w:t>
        </w:r>
      </w:ins>
      <w:ins w:id="2420" w:author="像个男人一样" w:date="2018-03-21T01:38:00Z">
        <w:del w:id="2421" w:author="jie sun" w:date="2018-04-16T22:26:00Z">
          <w:r w:rsidDel="00AD0BC6">
            <w:rPr>
              <w:rFonts w:hint="eastAsia"/>
            </w:rPr>
            <w:delText>f</w:delText>
          </w:r>
        </w:del>
        <w:r>
          <w:rPr>
            <w:rFonts w:hint="eastAsia"/>
          </w:rPr>
          <w:t>rom iPhone</w:t>
        </w:r>
      </w:ins>
      <w:bookmarkEnd w:id="2357"/>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p>
    <w:p w14:paraId="0BEF62CE" w14:textId="32C63115" w:rsidR="0087014B" w:rsidDel="00172B7C" w:rsidRDefault="00172B7C" w:rsidP="00E21CA1">
      <w:pPr>
        <w:rPr>
          <w:del w:id="2422" w:author="jie sun" w:date="2018-04-08T18:21:00Z"/>
        </w:rPr>
      </w:pPr>
      <w:ins w:id="2423" w:author="jie sun" w:date="2018-04-08T18:19:00Z">
        <w:r>
          <w:t>Even</w:t>
        </w:r>
        <w:r w:rsidR="004256CC">
          <w:t xml:space="preserve"> the direction of the phone in the pocket is unpredictable, the </w:t>
        </w:r>
      </w:ins>
      <w:ins w:id="2424" w:author="jie sun" w:date="2018-04-08T18:20:00Z">
        <w:r>
          <w:t>general tend</w:t>
        </w:r>
      </w:ins>
      <w:ins w:id="2425" w:author="jie sun" w:date="2018-06-09T16:48:00Z">
        <w:r w:rsidR="007768FC">
          <w:t>s</w:t>
        </w:r>
      </w:ins>
      <w:ins w:id="2426" w:author="jie sun" w:date="2018-04-08T18:20:00Z">
        <w:r>
          <w:t xml:space="preserve"> can be got.</w:t>
        </w:r>
        <w:r>
          <w:rPr>
            <w:rFonts w:hint="eastAsia"/>
          </w:rPr>
          <w:t xml:space="preserve"> </w:t>
        </w:r>
      </w:ins>
      <w:del w:id="2427" w:author="jie sun" w:date="2018-04-08T18:21:00Z">
        <w:r w:rsidR="00D5184D" w:rsidDel="00FC1DF2">
          <w:delText>we can calculate a peak value and a bottom value during one step.</w:delText>
        </w:r>
      </w:del>
    </w:p>
    <w:p w14:paraId="79AE3B4B" w14:textId="6585ECE3" w:rsidR="0087014B" w:rsidRDefault="00D5184D">
      <w:pPr>
        <w:rPr>
          <w:del w:id="2428" w:author="像个男人一样" w:date="2018-03-22T11:58:00Z"/>
        </w:rPr>
      </w:pPr>
      <w:del w:id="2429" w:author="jie sun" w:date="2018-04-08T18:21:00Z">
        <w:r w:rsidDel="00FC1DF2">
          <w:delText xml:space="preserve">And </w:delText>
        </w:r>
      </w:del>
      <w:r w:rsidR="00E21CA1">
        <w:t xml:space="preserve">We </w:t>
      </w:r>
      <w:r>
        <w:t xml:space="preserve">can </w:t>
      </w:r>
      <w:r w:rsidR="00E21CA1">
        <w:t xml:space="preserve">normally </w:t>
      </w:r>
      <w:r>
        <w:t xml:space="preserve">use the sum formula </w:t>
      </w:r>
      <w:r>
        <w:rPr>
          <w:rPrChange w:id="2430" w:author="像个男人一样" w:date="2018-03-22T11:58:00Z">
            <w:rPr>
              <w:bCs/>
              <w:sz w:val="28"/>
              <w:szCs w:val="28"/>
            </w:rPr>
          </w:rPrChange>
        </w:rPr>
        <w:t xml:space="preserve">to get </w:t>
      </w:r>
      <w:r>
        <w:t>a diagram below picture. As a valid step must have only one peak value and one bottom value.</w:t>
      </w:r>
    </w:p>
    <w:p w14:paraId="2C25B0DF" w14:textId="77777777" w:rsidR="0087014B" w:rsidRDefault="00D5184D">
      <w:pPr>
        <w:pPrChange w:id="2431" w:author="jie sun" w:date="2018-04-08T18:21:00Z">
          <w:pPr>
            <w:pStyle w:val="Subtitle"/>
          </w:pPr>
        </w:pPrChange>
      </w:pPr>
      <w:del w:id="2432" w:author="像个男人一样" w:date="2018-03-22T11:58:00Z">
        <w:r>
          <w:delText xml:space="preserve">Figure 2. </w:delText>
        </w:r>
        <w:r>
          <w:fldChar w:fldCharType="begin"/>
        </w:r>
        <w:r>
          <w:delInstrText xml:space="preserve"> SEQ Figure_2. \* ARABIC </w:delInstrText>
        </w:r>
        <w:r>
          <w:fldChar w:fldCharType="separate"/>
        </w:r>
      </w:del>
      <w:ins w:id="2433" w:author="像个男人一样" w:date="2018-03-22T11:51:00Z">
        <w:del w:id="2434" w:author="像个男人一样" w:date="2018-03-22T11:58:00Z">
          <w:r>
            <w:rPr>
              <w:b/>
            </w:rPr>
            <w:delText>错误！未指定顺序。</w:delText>
          </w:r>
        </w:del>
      </w:ins>
      <w:ins w:id="2435" w:author="像个男人一样" w:date="2018-03-21T23:39:00Z">
        <w:del w:id="2436" w:author="像个男人一样" w:date="2018-03-22T11:58:00Z">
          <w:r>
            <w:rPr>
              <w:b/>
            </w:rPr>
            <w:delText>错误！未指定顺序。</w:delText>
          </w:r>
        </w:del>
      </w:ins>
      <w:ins w:id="2437" w:author="像个男人一样" w:date="2018-03-21T23:10:00Z">
        <w:del w:id="2438" w:author="像个男人一样" w:date="2018-03-22T11:58:00Z">
          <w:r>
            <w:rPr>
              <w:b/>
            </w:rPr>
            <w:delText>错误！未指定顺序。</w:delText>
          </w:r>
        </w:del>
      </w:ins>
      <w:ins w:id="2439" w:author="像个男人一样" w:date="2018-03-21T23:08:00Z">
        <w:del w:id="2440" w:author="像个男人一样" w:date="2018-03-22T11:58:00Z">
          <w:r>
            <w:rPr>
              <w:b/>
            </w:rPr>
            <w:delText>错误！未指定顺序。</w:delText>
          </w:r>
        </w:del>
      </w:ins>
      <w:ins w:id="2441" w:author="像个男人一样" w:date="2018-03-21T02:33:00Z">
        <w:del w:id="2442" w:author="像个男人一样" w:date="2018-03-22T11:58:00Z">
          <w:r>
            <w:rPr>
              <w:b/>
            </w:rPr>
            <w:delText>错误！未指定顺序。错误！未指定顺序。</w:delText>
          </w:r>
        </w:del>
      </w:ins>
      <w:ins w:id="2443" w:author="像个男人一样" w:date="2018-03-21T02:31:00Z">
        <w:del w:id="2444" w:author="像个男人一样" w:date="2018-03-22T11:58:00Z">
          <w:r>
            <w:rPr>
              <w:b/>
            </w:rPr>
            <w:delText>错误！未指定顺序。</w:delText>
          </w:r>
        </w:del>
      </w:ins>
      <w:ins w:id="2445" w:author="像个男人一样" w:date="2018-03-21T02:30:00Z">
        <w:del w:id="2446" w:author="像个男人一样" w:date="2018-03-22T11:58:00Z">
          <w:r>
            <w:rPr>
              <w:b/>
            </w:rPr>
            <w:delText>错误！未指定顺序。</w:delText>
          </w:r>
        </w:del>
      </w:ins>
      <w:ins w:id="2447" w:author="像个男人一样" w:date="2018-03-21T02:29:00Z">
        <w:del w:id="2448" w:author="像个男人一样" w:date="2018-03-22T11:58:00Z">
          <w:r>
            <w:rPr>
              <w:b/>
            </w:rPr>
            <w:delText>错误！未指定顺序。错误！未指定顺序。</w:delText>
          </w:r>
        </w:del>
      </w:ins>
      <w:ins w:id="2449" w:author="像个男人一样" w:date="2018-03-21T02:26:00Z">
        <w:del w:id="2450" w:author="像个男人一样" w:date="2018-03-22T11:58:00Z">
          <w:r>
            <w:rPr>
              <w:b/>
            </w:rPr>
            <w:delText>错误！未指定顺序。</w:delText>
          </w:r>
        </w:del>
      </w:ins>
      <w:ins w:id="2451" w:author="像个男人一样" w:date="2018-03-21T02:25:00Z">
        <w:del w:id="2452" w:author="像个男人一样" w:date="2018-03-22T11:58:00Z">
          <w:r>
            <w:rPr>
              <w:b/>
            </w:rPr>
            <w:delText>错误！未指定顺序。</w:delText>
          </w:r>
        </w:del>
      </w:ins>
      <w:ins w:id="2453" w:author="像个男人一样" w:date="2018-03-21T02:24:00Z">
        <w:del w:id="2454" w:author="像个男人一样" w:date="2018-03-22T11:58:00Z">
          <w:r>
            <w:rPr>
              <w:b/>
            </w:rPr>
            <w:delText>错误！未指定顺序。</w:delText>
          </w:r>
        </w:del>
      </w:ins>
      <w:ins w:id="2455" w:author="像个男人一样" w:date="2018-03-21T02:23:00Z">
        <w:del w:id="2456" w:author="像个男人一样" w:date="2018-03-22T11:58:00Z">
          <w:r>
            <w:rPr>
              <w:b/>
            </w:rPr>
            <w:delText>错误！未指定顺序。</w:delText>
          </w:r>
        </w:del>
      </w:ins>
      <w:ins w:id="2457" w:author="像个男人一样" w:date="2018-03-21T02:22:00Z">
        <w:del w:id="2458" w:author="像个男人一样" w:date="2018-03-22T11:58:00Z">
          <w:r>
            <w:rPr>
              <w:b/>
            </w:rPr>
            <w:delText>错误！未指定顺序。</w:delText>
          </w:r>
        </w:del>
      </w:ins>
      <w:ins w:id="2459" w:author="像个男人一样" w:date="2018-03-21T02:17:00Z">
        <w:del w:id="2460" w:author="像个男人一样" w:date="2018-03-22T11:58:00Z">
          <w:r>
            <w:rPr>
              <w:b/>
            </w:rPr>
            <w:delText>错误！未指定顺序。错误！未指定顺序。错误！未指定顺序。</w:delText>
          </w:r>
        </w:del>
      </w:ins>
      <w:ins w:id="2461" w:author="像个男人一样" w:date="2018-03-21T02:15:00Z">
        <w:del w:id="2462" w:author="像个男人一样" w:date="2018-03-22T11:58:00Z">
          <w:r>
            <w:rPr>
              <w:b/>
            </w:rPr>
            <w:delText>错误！未指定顺序。</w:delText>
          </w:r>
        </w:del>
      </w:ins>
      <w:ins w:id="2463" w:author="像个男人一样" w:date="2018-03-21T02:14:00Z">
        <w:del w:id="2464" w:author="像个男人一样" w:date="2018-03-22T11:58:00Z">
          <w:r>
            <w:rPr>
              <w:b/>
            </w:rPr>
            <w:delText>错误！未指定顺序。</w:delText>
          </w:r>
        </w:del>
      </w:ins>
      <w:ins w:id="2465" w:author="像个男人一样" w:date="2018-03-21T02:13:00Z">
        <w:del w:id="2466" w:author="像个男人一样" w:date="2018-03-22T11:58:00Z">
          <w:r>
            <w:rPr>
              <w:b/>
            </w:rPr>
            <w:delText>错误！未指定顺序。</w:delText>
          </w:r>
        </w:del>
      </w:ins>
      <w:ins w:id="2467" w:author="像个男人一样" w:date="2018-03-21T02:12:00Z">
        <w:del w:id="2468" w:author="像个男人一样" w:date="2018-03-22T11:58:00Z">
          <w:r>
            <w:rPr>
              <w:b/>
            </w:rPr>
            <w:delText>错误！未指定顺序。</w:delText>
          </w:r>
        </w:del>
      </w:ins>
      <w:ins w:id="2469" w:author="像个男人一样" w:date="2018-03-21T02:02:00Z">
        <w:del w:id="2470" w:author="像个男人一样" w:date="2018-03-22T11:58:00Z">
          <w:r>
            <w:rPr>
              <w:b/>
            </w:rPr>
            <w:delText>错误！未指定顺序。错误！未指定顺序。</w:delText>
          </w:r>
        </w:del>
      </w:ins>
      <w:ins w:id="2471" w:author="像个男人一样" w:date="2018-03-21T02:01:00Z">
        <w:del w:id="2472" w:author="像个男人一样" w:date="2018-03-22T11:58:00Z">
          <w:r>
            <w:rPr>
              <w:b/>
            </w:rPr>
            <w:delText>错误！未指定顺序。</w:delText>
          </w:r>
        </w:del>
      </w:ins>
      <w:ins w:id="2473" w:author="像个男人一样" w:date="2018-03-21T02:00:00Z">
        <w:del w:id="2474" w:author="像个男人一样" w:date="2018-03-22T11:58:00Z">
          <w:r>
            <w:rPr>
              <w:b/>
            </w:rPr>
            <w:delText>错误！未指定顺序。</w:delText>
          </w:r>
        </w:del>
      </w:ins>
      <w:ins w:id="2475" w:author="像个男人一样" w:date="2018-03-21T01:59:00Z">
        <w:del w:id="2476" w:author="像个男人一样" w:date="2018-03-22T11:58:00Z">
          <w:r>
            <w:rPr>
              <w:b/>
            </w:rPr>
            <w:delText>错误！未指定顺序。</w:delText>
          </w:r>
        </w:del>
      </w:ins>
      <w:ins w:id="2477" w:author="像个男人一样" w:date="2018-03-21T01:58:00Z">
        <w:del w:id="2478" w:author="像个男人一样" w:date="2018-03-22T11:58:00Z">
          <w:r>
            <w:rPr>
              <w:b/>
            </w:rPr>
            <w:delText>错误！未指定顺序。错误！未指定顺序。</w:delText>
          </w:r>
        </w:del>
      </w:ins>
      <w:ins w:id="2479" w:author="像个男人一样" w:date="2018-03-21T01:57:00Z">
        <w:del w:id="2480" w:author="像个男人一样" w:date="2018-03-22T11:58:00Z">
          <w:r>
            <w:rPr>
              <w:b/>
            </w:rPr>
            <w:delText>错误！未指定顺序。</w:delText>
          </w:r>
        </w:del>
      </w:ins>
      <w:ins w:id="2481" w:author="像个男人一样" w:date="2018-03-21T01:48:00Z">
        <w:del w:id="2482" w:author="像个男人一样" w:date="2018-03-22T11:58:00Z">
          <w:r>
            <w:rPr>
              <w:b/>
            </w:rPr>
            <w:delText>错误！未指定顺序。错误！未指定顺序。</w:delText>
          </w:r>
        </w:del>
      </w:ins>
      <w:ins w:id="2483" w:author="像个男人一样" w:date="2018-03-21T01:47:00Z">
        <w:del w:id="2484" w:author="像个男人一样" w:date="2018-03-22T11:58:00Z">
          <w:r>
            <w:rPr>
              <w:b/>
            </w:rPr>
            <w:delText>错误！未指定顺序。</w:delText>
          </w:r>
        </w:del>
      </w:ins>
      <w:ins w:id="2485" w:author="像个男人一样" w:date="2018-03-21T01:46:00Z">
        <w:del w:id="2486" w:author="像个男人一样" w:date="2018-03-22T11:58:00Z">
          <w:r>
            <w:rPr>
              <w:b/>
            </w:rPr>
            <w:delText>错误！未指定顺序。</w:delText>
          </w:r>
        </w:del>
      </w:ins>
      <w:ins w:id="2487" w:author="像个男人一样" w:date="2018-03-21T01:45:00Z">
        <w:del w:id="2488" w:author="像个男人一样" w:date="2018-03-22T11:58:00Z">
          <w:r>
            <w:rPr>
              <w:b/>
            </w:rPr>
            <w:delText>错误！未指定顺序。错误！未指定顺序。</w:delText>
          </w:r>
        </w:del>
      </w:ins>
      <w:ins w:id="2489" w:author="像个男人一样" w:date="2018-03-21T01:43:00Z">
        <w:del w:id="2490" w:author="像个男人一样" w:date="2018-03-22T11:58:00Z">
          <w:r>
            <w:rPr>
              <w:b/>
            </w:rPr>
            <w:delText>错误！未指定顺序。</w:delText>
          </w:r>
        </w:del>
      </w:ins>
      <w:ins w:id="2491" w:author="像个男人一样" w:date="2018-03-21T01:42:00Z">
        <w:del w:id="2492" w:author="像个男人一样" w:date="2018-03-22T11:58:00Z">
          <w:r>
            <w:rPr>
              <w:b/>
            </w:rPr>
            <w:delText>错误！未指定顺序。</w:delText>
          </w:r>
        </w:del>
      </w:ins>
      <w:ins w:id="2493" w:author="像个男人一样" w:date="2018-03-21T01:40:00Z">
        <w:del w:id="2494" w:author="像个男人一样" w:date="2018-03-22T11:58:00Z">
          <w:r>
            <w:rPr>
              <w:b/>
            </w:rPr>
            <w:delText>错误！未指定顺序。错误！未指定顺序。</w:delText>
          </w:r>
        </w:del>
      </w:ins>
      <w:del w:id="2495" w:author="像个男人一样" w:date="2018-03-22T11:58:00Z">
        <w:r>
          <w:delText>7</w:delText>
        </w:r>
        <w:r>
          <w:fldChar w:fldCharType="end"/>
        </w:r>
      </w:del>
      <w:del w:id="2496" w:author="像个男人一样" w:date="2018-03-21T01:39:00Z">
        <w:r>
          <w:delText xml:space="preserve"> The total accelerometer data after calculation</w:delText>
        </w:r>
      </w:del>
    </w:p>
    <w:p w14:paraId="3CFF21F8" w14:textId="77777777" w:rsidR="0087014B" w:rsidRDefault="00D5184D">
      <w:pPr>
        <w:jc w:val="center"/>
        <w:rPr>
          <w:ins w:id="2497" w:author="像个男人一样" w:date="2018-03-21T01:39:00Z"/>
        </w:rPr>
        <w:pPrChange w:id="2498" w:author="jie sun" w:date="2018-04-16T21:33:00Z">
          <w:pPr/>
        </w:pPrChange>
      </w:pPr>
      <w:r>
        <w:rPr>
          <w:noProof/>
        </w:rPr>
        <w:drawing>
          <wp:inline distT="0" distB="0" distL="0" distR="0" wp14:anchorId="5167FF6D" wp14:editId="1DBED7FC">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C70176" w14:textId="4BFC5904" w:rsidR="0087014B" w:rsidRPr="00806241" w:rsidRDefault="00D5184D">
      <w:pPr>
        <w:pStyle w:val="Caption"/>
        <w:jc w:val="center"/>
        <w:pPrChange w:id="2499" w:author="jie sun" w:date="2018-04-16T21:33:00Z">
          <w:pPr/>
        </w:pPrChange>
      </w:pPr>
      <w:bookmarkStart w:id="2500" w:name="_Toc517801877"/>
      <w:ins w:id="2501" w:author="像个男人一样" w:date="2018-03-21T01:39:00Z">
        <w:r w:rsidRPr="00606542">
          <w:t xml:space="preserve">Figure </w:t>
        </w:r>
      </w:ins>
      <w:ins w:id="2502" w:author="JIE  SUN" w:date="2018-06-21T13:36:00Z">
        <w:r w:rsidR="00A64E7B">
          <w:fldChar w:fldCharType="begin"/>
        </w:r>
        <w:r w:rsidR="00A64E7B">
          <w:instrText xml:space="preserve"> STYLEREF 1 \s </w:instrText>
        </w:r>
      </w:ins>
      <w:r w:rsidR="00A64E7B">
        <w:fldChar w:fldCharType="separate"/>
      </w:r>
      <w:r w:rsidR="005D06D1">
        <w:rPr>
          <w:noProof/>
        </w:rPr>
        <w:t>3</w:t>
      </w:r>
      <w:ins w:id="250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4</w:t>
      </w:r>
      <w:ins w:id="2504" w:author="JIE  SUN" w:date="2018-06-21T13:36:00Z">
        <w:r w:rsidR="00A64E7B">
          <w:fldChar w:fldCharType="end"/>
        </w:r>
      </w:ins>
      <w:ins w:id="2505" w:author="jie sun" w:date="2018-04-19T13:00:00Z">
        <w:del w:id="2506" w:author="JIE  SUN" w:date="2018-06-21T13:34:00Z">
          <w:r w:rsidR="00083FE7" w:rsidDel="00A64E7B">
            <w:fldChar w:fldCharType="begin"/>
          </w:r>
          <w:r w:rsidR="00083FE7" w:rsidDel="00A64E7B">
            <w:delInstrText xml:space="preserve"> STYLEREF 1 \s </w:delInstrText>
          </w:r>
        </w:del>
      </w:ins>
      <w:del w:id="2507" w:author="JIE  SUN" w:date="2018-06-21T13:34:00Z">
        <w:r w:rsidR="00083FE7" w:rsidDel="00A64E7B">
          <w:fldChar w:fldCharType="separate"/>
        </w:r>
        <w:r w:rsidR="00083FE7" w:rsidDel="00A64E7B">
          <w:rPr>
            <w:noProof/>
          </w:rPr>
          <w:delText>2</w:delText>
        </w:r>
      </w:del>
      <w:ins w:id="2508" w:author="jie sun" w:date="2018-04-19T13:00:00Z">
        <w:del w:id="250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510" w:author="JIE  SUN" w:date="2018-06-21T13:34:00Z">
        <w:r w:rsidR="00083FE7" w:rsidDel="00A64E7B">
          <w:fldChar w:fldCharType="separate"/>
        </w:r>
      </w:del>
      <w:ins w:id="2511" w:author="jie sun" w:date="2018-04-19T13:00:00Z">
        <w:del w:id="2512" w:author="JIE  SUN" w:date="2018-06-21T13:34:00Z">
          <w:r w:rsidR="00083FE7" w:rsidDel="00A64E7B">
            <w:rPr>
              <w:noProof/>
            </w:rPr>
            <w:delText>7</w:delText>
          </w:r>
          <w:r w:rsidR="00083FE7" w:rsidDel="00A64E7B">
            <w:fldChar w:fldCharType="end"/>
          </w:r>
        </w:del>
      </w:ins>
      <w:ins w:id="2513" w:author="像个男人一样" w:date="2018-03-21T01:39:00Z">
        <w:del w:id="2514" w:author="jie sun" w:date="2018-04-10T21:45:00Z">
          <w:r w:rsidRPr="0044101A" w:rsidDel="00454521">
            <w:fldChar w:fldCharType="begin"/>
          </w:r>
          <w:r w:rsidRPr="0044101A" w:rsidDel="00454521">
            <w:delInstrText xml:space="preserve"> STYLEREF 1 \s </w:delInstrText>
          </w:r>
          <w:r w:rsidRPr="0044101A" w:rsidDel="00454521">
            <w:fldChar w:fldCharType="separate"/>
          </w:r>
          <w:r w:rsidRPr="0044101A" w:rsidDel="00454521">
            <w:delText>2</w:delText>
          </w:r>
          <w:r w:rsidRPr="0044101A" w:rsidDel="00454521">
            <w:fldChar w:fldCharType="end"/>
          </w:r>
          <w:r w:rsidRPr="0044101A" w:rsidDel="00454521">
            <w:delText>.</w:delText>
          </w:r>
          <w:r w:rsidRPr="0044101A" w:rsidDel="00454521">
            <w:fldChar w:fldCharType="begin"/>
          </w:r>
          <w:r w:rsidRPr="0044101A" w:rsidDel="00454521">
            <w:delInstrText xml:space="preserve"> SEQ Figure \* ARABIC \s 1 </w:delInstrText>
          </w:r>
          <w:r w:rsidRPr="0044101A" w:rsidDel="00454521">
            <w:fldChar w:fldCharType="separate"/>
          </w:r>
        </w:del>
      </w:ins>
      <w:ins w:id="2515" w:author="像个男人一样" w:date="2018-03-22T11:51:00Z">
        <w:del w:id="2516" w:author="jie sun" w:date="2018-04-10T21:45:00Z">
          <w:r w:rsidDel="00454521">
            <w:rPr>
              <w:rFonts w:hint="eastAsia"/>
            </w:rPr>
            <w:delText>7</w:delText>
          </w:r>
        </w:del>
      </w:ins>
      <w:ins w:id="2517" w:author="像个男人一样" w:date="2018-03-21T01:39:00Z">
        <w:del w:id="2518" w:author="jie sun" w:date="2018-04-10T21:45:00Z">
          <w:r w:rsidRPr="0044101A" w:rsidDel="00454521">
            <w:fldChar w:fldCharType="end"/>
          </w:r>
        </w:del>
        <w:bookmarkStart w:id="2519" w:name="_Toc29481"/>
        <w:bookmarkStart w:id="2520" w:name="_Toc19452"/>
        <w:bookmarkStart w:id="2521" w:name="_Toc1592"/>
        <w:bookmarkStart w:id="2522" w:name="_Toc10661"/>
        <w:bookmarkStart w:id="2523" w:name="_Toc21462"/>
        <w:bookmarkStart w:id="2524" w:name="_Toc29518"/>
        <w:bookmarkStart w:id="2525" w:name="_Toc5794"/>
        <w:bookmarkStart w:id="2526" w:name="_Toc8346"/>
        <w:bookmarkStart w:id="2527" w:name="_Toc28156"/>
        <w:bookmarkStart w:id="2528" w:name="_Toc10212"/>
        <w:bookmarkStart w:id="2529" w:name="_Toc32211"/>
        <w:bookmarkStart w:id="2530" w:name="_Toc13538"/>
        <w:bookmarkStart w:id="2531" w:name="_Toc1991"/>
        <w:bookmarkStart w:id="2532" w:name="_Toc16992"/>
        <w:bookmarkStart w:id="2533" w:name="_Toc7798"/>
        <w:bookmarkStart w:id="2534" w:name="_Toc6022"/>
        <w:bookmarkStart w:id="2535" w:name="_Toc14482"/>
        <w:bookmarkStart w:id="2536" w:name="_Toc20726"/>
        <w:bookmarkStart w:id="2537" w:name="_Toc2000"/>
        <w:bookmarkStart w:id="2538" w:name="_Toc5819"/>
        <w:bookmarkStart w:id="2539" w:name="_Toc15439"/>
        <w:bookmarkStart w:id="2540" w:name="_Toc25116"/>
        <w:bookmarkStart w:id="2541" w:name="_Toc2240"/>
        <w:bookmarkStart w:id="2542" w:name="_Toc13189"/>
        <w:bookmarkStart w:id="2543" w:name="_Toc17023"/>
        <w:r w:rsidRPr="0044101A">
          <w:t>:</w:t>
        </w:r>
      </w:ins>
      <w:r w:rsidR="00BB419E">
        <w:t xml:space="preserve"> </w:t>
      </w:r>
      <w:ins w:id="2544" w:author="像个男人一样" w:date="2018-03-21T01:39:00Z">
        <w:r w:rsidRPr="0044101A">
          <w:t xml:space="preserve">The </w:t>
        </w:r>
      </w:ins>
      <w:r w:rsidR="00B05758">
        <w:t>Merged</w:t>
      </w:r>
      <w:ins w:id="2545" w:author="像个男人一样" w:date="2018-03-21T01:39:00Z">
        <w:r w:rsidRPr="00134162">
          <w:t xml:space="preserve"> </w:t>
        </w:r>
      </w:ins>
      <w:ins w:id="2546" w:author="jie sun" w:date="2018-04-16T22:26:00Z">
        <w:r w:rsidR="002910AD">
          <w:t>A</w:t>
        </w:r>
      </w:ins>
      <w:ins w:id="2547" w:author="像个男人一样" w:date="2018-03-21T01:39:00Z">
        <w:del w:id="2548" w:author="jie sun" w:date="2018-04-16T22:26:00Z">
          <w:r w:rsidRPr="00495DE5" w:rsidDel="002910AD">
            <w:delText>a</w:delText>
          </w:r>
        </w:del>
        <w:r w:rsidRPr="00134162">
          <w:t xml:space="preserve">ccelerometer </w:t>
        </w:r>
      </w:ins>
      <w:ins w:id="2549" w:author="jie sun" w:date="2018-04-16T22:26:00Z">
        <w:r w:rsidR="002910AD">
          <w:t>D</w:t>
        </w:r>
      </w:ins>
      <w:ins w:id="2550" w:author="像个男人一样" w:date="2018-03-21T01:39:00Z">
        <w:del w:id="2551" w:author="jie sun" w:date="2018-04-16T22:26:00Z">
          <w:r w:rsidRPr="00495DE5" w:rsidDel="002910AD">
            <w:delText>d</w:delText>
          </w:r>
        </w:del>
        <w:r w:rsidRPr="00134162">
          <w:t xml:space="preserve">ata </w:t>
        </w:r>
      </w:ins>
      <w:ins w:id="2552" w:author="jie sun" w:date="2018-04-16T22:26:00Z">
        <w:r w:rsidR="002910AD">
          <w:t>A</w:t>
        </w:r>
      </w:ins>
      <w:ins w:id="2553" w:author="像个男人一样" w:date="2018-03-21T01:39:00Z">
        <w:del w:id="2554" w:author="jie sun" w:date="2018-04-16T22:26:00Z">
          <w:r w:rsidRPr="00495DE5" w:rsidDel="002910AD">
            <w:delText>a</w:delText>
          </w:r>
        </w:del>
        <w:r w:rsidRPr="00134162">
          <w:t xml:space="preserve">fter </w:t>
        </w:r>
      </w:ins>
      <w:ins w:id="2555" w:author="jie sun" w:date="2018-04-16T22:26:00Z">
        <w:r w:rsidR="002910AD">
          <w:t>C</w:t>
        </w:r>
      </w:ins>
      <w:ins w:id="2556" w:author="像个男人一样" w:date="2018-03-21T01:39:00Z">
        <w:del w:id="2557" w:author="jie sun" w:date="2018-04-16T22:26:00Z">
          <w:r w:rsidRPr="00495DE5" w:rsidDel="002910AD">
            <w:delText>c</w:delText>
          </w:r>
        </w:del>
        <w:r w:rsidRPr="00134162">
          <w:t>alculation</w:t>
        </w:r>
      </w:ins>
      <w:bookmarkEnd w:id="2500"/>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p>
    <w:p w14:paraId="478FC197" w14:textId="77777777" w:rsidR="0087014B" w:rsidRDefault="00D5184D">
      <w:pPr>
        <w:pStyle w:val="Subtitle"/>
        <w:rPr>
          <w:del w:id="2558" w:author="像个男人一样" w:date="2018-03-21T01:39:00Z"/>
        </w:rPr>
      </w:pPr>
      <w:del w:id="2559" w:author="像个男人一样" w:date="2018-03-21T01:39:00Z">
        <w:r>
          <w:delText>Picture 2.2.2.3</w:delText>
        </w:r>
        <w:bookmarkStart w:id="2560" w:name="_Toc511230180"/>
        <w:bookmarkStart w:id="2561" w:name="_Toc511295630"/>
        <w:bookmarkStart w:id="2562" w:name="_Toc511677513"/>
        <w:bookmarkStart w:id="2563" w:name="_Toc511677682"/>
        <w:bookmarkStart w:id="2564" w:name="_Toc511677734"/>
        <w:bookmarkStart w:id="2565" w:name="_Toc511906218"/>
        <w:bookmarkStart w:id="2566" w:name="_Toc517801766"/>
        <w:bookmarkStart w:id="2567" w:name="_Toc517813675"/>
        <w:bookmarkStart w:id="2568" w:name="_Toc517899090"/>
        <w:bookmarkStart w:id="2569" w:name="_Toc517899611"/>
        <w:bookmarkStart w:id="2570" w:name="_Toc517900219"/>
        <w:bookmarkStart w:id="2571" w:name="_Toc517900399"/>
        <w:bookmarkStart w:id="2572" w:name="_Toc517900668"/>
        <w:bookmarkStart w:id="2573" w:name="_Toc517900804"/>
        <w:bookmarkStart w:id="2574" w:name="_Toc517900936"/>
        <w:bookmarkStart w:id="2575" w:name="_Toc517902451"/>
        <w:bookmarkStart w:id="2576" w:name="_Toc517902901"/>
        <w:bookmarkStart w:id="2577" w:name="_Toc517903468"/>
        <w:bookmarkStart w:id="2578" w:name="_Toc517903604"/>
        <w:bookmarkStart w:id="2579" w:name="_Toc517903876"/>
        <w:bookmarkStart w:id="2580" w:name="_Toc517904011"/>
        <w:bookmarkStart w:id="2581" w:name="_Toc517973670"/>
        <w:bookmarkStart w:id="2582" w:name="_Toc517973799"/>
        <w:bookmarkStart w:id="2583" w:name="_Toc517973928"/>
        <w:bookmarkStart w:id="2584" w:name="_Toc517974182"/>
        <w:bookmarkStart w:id="2585" w:name="_Toc518334350"/>
        <w:bookmarkStart w:id="2586" w:name="_Toc518334620"/>
        <w:bookmarkStart w:id="2587" w:name="_Toc518334750"/>
        <w:bookmarkStart w:id="2588" w:name="_Toc518589383"/>
        <w:bookmarkStart w:id="2589" w:name="_Toc518661721"/>
        <w:bookmarkStart w:id="2590" w:name="_Toc518661858"/>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del>
    </w:p>
    <w:p w14:paraId="7102A0C2" w14:textId="4C977187" w:rsidR="0087014B" w:rsidRDefault="00D5184D">
      <w:pPr>
        <w:pStyle w:val="Heading2"/>
      </w:pPr>
      <w:bookmarkStart w:id="2591" w:name="_Toc29813"/>
      <w:bookmarkStart w:id="2592" w:name="_Toc16250"/>
      <w:bookmarkStart w:id="2593" w:name="_Toc31781"/>
      <w:bookmarkStart w:id="2594" w:name="_Toc3853"/>
      <w:bookmarkStart w:id="2595" w:name="_Toc16309"/>
      <w:bookmarkStart w:id="2596" w:name="_Toc1838"/>
      <w:bookmarkStart w:id="2597" w:name="_Toc22456"/>
      <w:bookmarkStart w:id="2598" w:name="_Toc19662"/>
      <w:bookmarkStart w:id="2599" w:name="_Toc29507"/>
      <w:bookmarkStart w:id="2600" w:name="_Toc518661859"/>
      <w:r>
        <w:t xml:space="preserve">Key </w:t>
      </w:r>
      <w:ins w:id="2601" w:author="jie sun" w:date="2018-04-16T21:17:00Z">
        <w:r w:rsidR="00F51DEF">
          <w:t>A</w:t>
        </w:r>
      </w:ins>
      <w:del w:id="2602" w:author="jie sun" w:date="2018-04-16T21:17:00Z">
        <w:r w:rsidDel="00F51DEF">
          <w:delText>a</w:delText>
        </w:r>
      </w:del>
      <w:r>
        <w:t xml:space="preserve">lgorithms </w:t>
      </w:r>
      <w:ins w:id="2603" w:author="jie sun" w:date="2018-04-16T21:17:00Z">
        <w:r w:rsidR="00F51DEF">
          <w:rPr>
            <w:rFonts w:hint="eastAsia"/>
          </w:rPr>
          <w:t>O</w:t>
        </w:r>
      </w:ins>
      <w:del w:id="2604" w:author="jie sun" w:date="2018-04-16T21:17:00Z">
        <w:r w:rsidDel="00F51DEF">
          <w:delText>o</w:delText>
        </w:r>
      </w:del>
      <w:r>
        <w:t xml:space="preserve">f </w:t>
      </w:r>
      <w:ins w:id="2605" w:author="jie sun" w:date="2018-04-16T21:17:00Z">
        <w:r w:rsidR="00F51DEF">
          <w:t>R</w:t>
        </w:r>
      </w:ins>
      <w:del w:id="2606" w:author="jie sun" w:date="2018-04-16T21:17:00Z">
        <w:r w:rsidDel="00F51DEF">
          <w:delText>r</w:delText>
        </w:r>
      </w:del>
      <w:r>
        <w:t xml:space="preserve">ecording </w:t>
      </w:r>
      <w:ins w:id="2607" w:author="jie sun" w:date="2018-04-16T21:17:00Z">
        <w:r w:rsidR="00F51DEF">
          <w:rPr>
            <w:rFonts w:hint="eastAsia"/>
          </w:rPr>
          <w:t>S</w:t>
        </w:r>
      </w:ins>
      <w:del w:id="2608" w:author="jie sun" w:date="2018-04-16T21:17:00Z">
        <w:r w:rsidDel="00F51DEF">
          <w:delText>s</w:delText>
        </w:r>
      </w:del>
      <w:r>
        <w:t>teps</w:t>
      </w:r>
      <w:bookmarkEnd w:id="2591"/>
      <w:bookmarkEnd w:id="2592"/>
      <w:bookmarkEnd w:id="2593"/>
      <w:bookmarkEnd w:id="2594"/>
      <w:bookmarkEnd w:id="2595"/>
      <w:bookmarkEnd w:id="2596"/>
      <w:bookmarkEnd w:id="2597"/>
      <w:bookmarkEnd w:id="2598"/>
      <w:bookmarkEnd w:id="2599"/>
      <w:bookmarkEnd w:id="2600"/>
    </w:p>
    <w:p w14:paraId="0CDE29B1" w14:textId="26109BA8" w:rsidR="0087014B" w:rsidRDefault="00D5184D">
      <w:pPr>
        <w:pStyle w:val="Heading3"/>
        <w:rPr>
          <w:lang w:val="en-US"/>
        </w:rPr>
      </w:pPr>
      <w:bookmarkStart w:id="2609" w:name="_Toc22200"/>
      <w:bookmarkStart w:id="2610" w:name="_Toc28199"/>
      <w:bookmarkStart w:id="2611" w:name="_Toc9920"/>
      <w:bookmarkStart w:id="2612" w:name="_Toc28871"/>
      <w:bookmarkStart w:id="2613" w:name="_Toc25463"/>
      <w:bookmarkStart w:id="2614" w:name="_Toc6443"/>
      <w:bookmarkStart w:id="2615" w:name="_Toc28083"/>
      <w:bookmarkStart w:id="2616" w:name="_Toc1242"/>
      <w:bookmarkStart w:id="2617" w:name="_Toc10075"/>
      <w:bookmarkStart w:id="2618" w:name="_Toc518661860"/>
      <w:r>
        <w:rPr>
          <w:rFonts w:hint="eastAsia"/>
          <w:lang w:val="en-US"/>
        </w:rPr>
        <w:t>Peak Detection Algorithm</w:t>
      </w:r>
      <w:bookmarkEnd w:id="2609"/>
      <w:bookmarkEnd w:id="2610"/>
      <w:bookmarkEnd w:id="2611"/>
      <w:bookmarkEnd w:id="2612"/>
      <w:bookmarkEnd w:id="2613"/>
      <w:bookmarkEnd w:id="2614"/>
      <w:bookmarkEnd w:id="2615"/>
      <w:bookmarkEnd w:id="2616"/>
      <w:bookmarkEnd w:id="2617"/>
      <w:bookmarkEnd w:id="2618"/>
    </w:p>
    <w:p w14:paraId="41F21E7A" w14:textId="77777777"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14:paraId="6CC70CAD" w14:textId="77777777">
        <w:tc>
          <w:tcPr>
            <w:tcW w:w="9016" w:type="dxa"/>
          </w:tcPr>
          <w:p w14:paraId="00880A7C" w14:textId="77777777" w:rsidR="0087014B" w:rsidRDefault="00D5184D">
            <w:r>
              <w:rPr>
                <w:lang w:val="en-US"/>
              </w:rPr>
              <w:t>1.</w:t>
            </w:r>
            <w:ins w:id="2619" w:author="JIE  SUN" w:date="2018-06-25T16:01:00Z">
              <w:r w:rsidR="003350A8">
                <w:rPr>
                  <w:lang w:val="en-US"/>
                </w:rPr>
                <w:t xml:space="preserve"> </w:t>
              </w:r>
            </w:ins>
            <w:r>
              <w:rPr>
                <w:lang w:val="en-US"/>
              </w:rPr>
              <w:t>Current point is going down.</w:t>
            </w:r>
            <w:ins w:id="2620" w:author="jie sun" w:date="2018-04-08T18:24:00Z">
              <w:r w:rsidR="00980452">
                <w:rPr>
                  <w:lang w:val="en-US"/>
                </w:rPr>
                <w:t xml:space="preserve"> </w:t>
              </w:r>
            </w:ins>
            <w:r>
              <w:rPr>
                <w:lang w:val="en-US"/>
              </w:rPr>
              <w:t>(The Red Point in the following diagram)</w:t>
            </w:r>
          </w:p>
          <w:p w14:paraId="7E06FA8E" w14:textId="77777777" w:rsidR="0087014B" w:rsidRDefault="00D5184D">
            <w:r>
              <w:t>2. The previous point is going up.</w:t>
            </w:r>
            <w:ins w:id="2621" w:author="jie sun" w:date="2018-04-08T18:24:00Z">
              <w:r w:rsidR="00980452">
                <w:t xml:space="preserve"> </w:t>
              </w:r>
            </w:ins>
            <w:r>
              <w:t>(The Black Point)</w:t>
            </w:r>
          </w:p>
        </w:tc>
      </w:tr>
      <w:tr w:rsidR="0087014B" w14:paraId="0B8037C6" w14:textId="77777777">
        <w:tc>
          <w:tcPr>
            <w:tcW w:w="9016" w:type="dxa"/>
          </w:tcPr>
          <w:p w14:paraId="2B3E2E3A" w14:textId="77777777" w:rsidR="0087014B" w:rsidRDefault="00D5184D">
            <w:r>
              <w:t>3. At least going up twice before coming to positive peak.</w:t>
            </w:r>
            <w:ins w:id="2622" w:author="jie sun" w:date="2018-04-08T18:24:00Z">
              <w:r w:rsidR="00980452">
                <w:t xml:space="preserve"> </w:t>
              </w:r>
            </w:ins>
            <w:r>
              <w:t>(The pink lines).</w:t>
            </w:r>
          </w:p>
        </w:tc>
      </w:tr>
      <w:tr w:rsidR="0087014B" w14:paraId="7ABC1227" w14:textId="77777777">
        <w:tc>
          <w:tcPr>
            <w:tcW w:w="9016" w:type="dxa"/>
          </w:tcPr>
          <w:p w14:paraId="50E84C18" w14:textId="77777777" w:rsidR="0087014B" w:rsidRDefault="00D5184D">
            <w:r>
              <w:t>4. The value of the positive peak should be bigger than 1.5g</w:t>
            </w:r>
          </w:p>
        </w:tc>
      </w:tr>
    </w:tbl>
    <w:p w14:paraId="1C114F6A" w14:textId="77777777" w:rsidR="0087014B" w:rsidRDefault="00D5184D">
      <w:pPr>
        <w:rPr>
          <w:del w:id="2623" w:author="像个男人一样" w:date="2018-03-22T11:58:00Z"/>
        </w:rPr>
      </w:pPr>
      <w:r>
        <w:t>And we can go on to understand this algorithm by referring to the following diagram.</w:t>
      </w:r>
    </w:p>
    <w:p w14:paraId="5F20690D" w14:textId="77777777" w:rsidR="0087014B" w:rsidRDefault="00D5184D">
      <w:pPr>
        <w:pPrChange w:id="2624" w:author="像个男人一样" w:date="2018-03-21T01:40:00Z">
          <w:pPr>
            <w:pStyle w:val="Subtitle"/>
          </w:pPr>
        </w:pPrChange>
      </w:pPr>
      <w:del w:id="2625" w:author="像个男人一样" w:date="2018-03-22T11:58:00Z">
        <w:r>
          <w:delText xml:space="preserve">Figure 2. </w:delText>
        </w:r>
        <w:r>
          <w:fldChar w:fldCharType="begin"/>
        </w:r>
        <w:r>
          <w:delInstrText xml:space="preserve"> SEQ Figure_2. \* ARABIC </w:delInstrText>
        </w:r>
        <w:r>
          <w:fldChar w:fldCharType="separate"/>
        </w:r>
      </w:del>
      <w:ins w:id="2626" w:author="像个男人一样" w:date="2018-03-22T11:51:00Z">
        <w:del w:id="2627" w:author="像个男人一样" w:date="2018-03-22T11:58:00Z">
          <w:r>
            <w:rPr>
              <w:b/>
            </w:rPr>
            <w:delText>错误！未指定顺序。</w:delText>
          </w:r>
        </w:del>
      </w:ins>
      <w:ins w:id="2628" w:author="像个男人一样" w:date="2018-03-21T23:39:00Z">
        <w:del w:id="2629" w:author="像个男人一样" w:date="2018-03-22T11:58:00Z">
          <w:r>
            <w:rPr>
              <w:b/>
            </w:rPr>
            <w:delText>错误！未指定顺序。</w:delText>
          </w:r>
        </w:del>
      </w:ins>
      <w:ins w:id="2630" w:author="像个男人一样" w:date="2018-03-21T23:10:00Z">
        <w:del w:id="2631" w:author="像个男人一样" w:date="2018-03-22T11:58:00Z">
          <w:r>
            <w:rPr>
              <w:b/>
            </w:rPr>
            <w:delText>错误！未指定顺序。</w:delText>
          </w:r>
        </w:del>
      </w:ins>
      <w:ins w:id="2632" w:author="像个男人一样" w:date="2018-03-21T23:08:00Z">
        <w:del w:id="2633" w:author="像个男人一样" w:date="2018-03-22T11:58:00Z">
          <w:r>
            <w:rPr>
              <w:b/>
            </w:rPr>
            <w:delText>错误！未指定顺序。</w:delText>
          </w:r>
        </w:del>
      </w:ins>
      <w:ins w:id="2634" w:author="像个男人一样" w:date="2018-03-21T02:33:00Z">
        <w:del w:id="2635" w:author="像个男人一样" w:date="2018-03-22T11:58:00Z">
          <w:r>
            <w:rPr>
              <w:b/>
            </w:rPr>
            <w:delText>错误！未指定顺序。错误！未指定顺序。</w:delText>
          </w:r>
        </w:del>
      </w:ins>
      <w:ins w:id="2636" w:author="像个男人一样" w:date="2018-03-21T02:31:00Z">
        <w:del w:id="2637" w:author="像个男人一样" w:date="2018-03-22T11:58:00Z">
          <w:r>
            <w:rPr>
              <w:b/>
            </w:rPr>
            <w:delText>错误！未指定顺序。</w:delText>
          </w:r>
        </w:del>
      </w:ins>
      <w:ins w:id="2638" w:author="像个男人一样" w:date="2018-03-21T02:30:00Z">
        <w:del w:id="2639" w:author="像个男人一样" w:date="2018-03-22T11:58:00Z">
          <w:r>
            <w:rPr>
              <w:b/>
            </w:rPr>
            <w:delText>错误！未指定顺序。</w:delText>
          </w:r>
        </w:del>
      </w:ins>
      <w:ins w:id="2640" w:author="像个男人一样" w:date="2018-03-21T02:29:00Z">
        <w:del w:id="2641" w:author="像个男人一样" w:date="2018-03-22T11:58:00Z">
          <w:r>
            <w:rPr>
              <w:b/>
            </w:rPr>
            <w:delText>错误！未指定顺序。错误！未指定顺序。</w:delText>
          </w:r>
        </w:del>
      </w:ins>
      <w:ins w:id="2642" w:author="像个男人一样" w:date="2018-03-21T02:26:00Z">
        <w:del w:id="2643" w:author="像个男人一样" w:date="2018-03-22T11:58:00Z">
          <w:r>
            <w:rPr>
              <w:b/>
            </w:rPr>
            <w:delText>错误！未指定顺序。</w:delText>
          </w:r>
        </w:del>
      </w:ins>
      <w:ins w:id="2644" w:author="像个男人一样" w:date="2018-03-21T02:25:00Z">
        <w:del w:id="2645" w:author="像个男人一样" w:date="2018-03-22T11:58:00Z">
          <w:r>
            <w:rPr>
              <w:b/>
            </w:rPr>
            <w:delText>错误！未指定顺序。</w:delText>
          </w:r>
        </w:del>
      </w:ins>
      <w:ins w:id="2646" w:author="像个男人一样" w:date="2018-03-21T02:24:00Z">
        <w:del w:id="2647" w:author="像个男人一样" w:date="2018-03-22T11:58:00Z">
          <w:r>
            <w:rPr>
              <w:b/>
            </w:rPr>
            <w:delText>错误！未指定顺序。</w:delText>
          </w:r>
        </w:del>
      </w:ins>
      <w:ins w:id="2648" w:author="像个男人一样" w:date="2018-03-21T02:23:00Z">
        <w:del w:id="2649" w:author="像个男人一样" w:date="2018-03-22T11:58:00Z">
          <w:r>
            <w:rPr>
              <w:b/>
            </w:rPr>
            <w:delText>错误！未指定顺序。</w:delText>
          </w:r>
        </w:del>
      </w:ins>
      <w:ins w:id="2650" w:author="像个男人一样" w:date="2018-03-21T02:22:00Z">
        <w:del w:id="2651" w:author="像个男人一样" w:date="2018-03-22T11:58:00Z">
          <w:r>
            <w:rPr>
              <w:b/>
            </w:rPr>
            <w:delText>错误！未指定顺序。</w:delText>
          </w:r>
        </w:del>
      </w:ins>
      <w:ins w:id="2652" w:author="像个男人一样" w:date="2018-03-21T02:17:00Z">
        <w:del w:id="2653" w:author="像个男人一样" w:date="2018-03-22T11:58:00Z">
          <w:r>
            <w:rPr>
              <w:b/>
            </w:rPr>
            <w:delText>错误！未指定顺序。错误！未指定顺序。错误！未指定顺序。</w:delText>
          </w:r>
        </w:del>
      </w:ins>
      <w:ins w:id="2654" w:author="像个男人一样" w:date="2018-03-21T02:15:00Z">
        <w:del w:id="2655" w:author="像个男人一样" w:date="2018-03-22T11:58:00Z">
          <w:r>
            <w:rPr>
              <w:b/>
            </w:rPr>
            <w:delText>错误！未指定顺序。</w:delText>
          </w:r>
        </w:del>
      </w:ins>
      <w:ins w:id="2656" w:author="像个男人一样" w:date="2018-03-21T02:14:00Z">
        <w:del w:id="2657" w:author="像个男人一样" w:date="2018-03-22T11:58:00Z">
          <w:r>
            <w:rPr>
              <w:b/>
            </w:rPr>
            <w:delText>错误！未指定顺序。</w:delText>
          </w:r>
        </w:del>
      </w:ins>
      <w:ins w:id="2658" w:author="像个男人一样" w:date="2018-03-21T02:13:00Z">
        <w:del w:id="2659" w:author="像个男人一样" w:date="2018-03-22T11:58:00Z">
          <w:r>
            <w:rPr>
              <w:b/>
            </w:rPr>
            <w:delText>错误！未指定顺序。</w:delText>
          </w:r>
        </w:del>
      </w:ins>
      <w:ins w:id="2660" w:author="像个男人一样" w:date="2018-03-21T02:12:00Z">
        <w:del w:id="2661" w:author="像个男人一样" w:date="2018-03-22T11:58:00Z">
          <w:r>
            <w:rPr>
              <w:b/>
            </w:rPr>
            <w:delText>错误！未指定顺序。</w:delText>
          </w:r>
        </w:del>
      </w:ins>
      <w:ins w:id="2662" w:author="像个男人一样" w:date="2018-03-21T02:02:00Z">
        <w:del w:id="2663" w:author="像个男人一样" w:date="2018-03-22T11:58:00Z">
          <w:r>
            <w:rPr>
              <w:b/>
            </w:rPr>
            <w:delText>错误！未指定顺序。错误！未指定顺序。</w:delText>
          </w:r>
        </w:del>
      </w:ins>
      <w:ins w:id="2664" w:author="像个男人一样" w:date="2018-03-21T02:01:00Z">
        <w:del w:id="2665" w:author="像个男人一样" w:date="2018-03-22T11:58:00Z">
          <w:r>
            <w:rPr>
              <w:b/>
            </w:rPr>
            <w:delText>错误！未指定顺序。</w:delText>
          </w:r>
        </w:del>
      </w:ins>
      <w:ins w:id="2666" w:author="像个男人一样" w:date="2018-03-21T02:00:00Z">
        <w:del w:id="2667" w:author="像个男人一样" w:date="2018-03-22T11:58:00Z">
          <w:r>
            <w:rPr>
              <w:b/>
            </w:rPr>
            <w:delText>错误！未指定顺序。</w:delText>
          </w:r>
        </w:del>
      </w:ins>
      <w:ins w:id="2668" w:author="像个男人一样" w:date="2018-03-21T01:59:00Z">
        <w:del w:id="2669" w:author="像个男人一样" w:date="2018-03-22T11:58:00Z">
          <w:r>
            <w:rPr>
              <w:b/>
            </w:rPr>
            <w:delText>错误！未指定顺序。</w:delText>
          </w:r>
        </w:del>
      </w:ins>
      <w:ins w:id="2670" w:author="像个男人一样" w:date="2018-03-21T01:58:00Z">
        <w:del w:id="2671" w:author="像个男人一样" w:date="2018-03-22T11:58:00Z">
          <w:r>
            <w:rPr>
              <w:b/>
            </w:rPr>
            <w:delText>错误！未指定顺序。错误！未指定顺序。</w:delText>
          </w:r>
        </w:del>
      </w:ins>
      <w:ins w:id="2672" w:author="像个男人一样" w:date="2018-03-21T01:57:00Z">
        <w:del w:id="2673" w:author="像个男人一样" w:date="2018-03-22T11:58:00Z">
          <w:r>
            <w:rPr>
              <w:b/>
            </w:rPr>
            <w:delText>错误！未指定顺序。</w:delText>
          </w:r>
        </w:del>
      </w:ins>
      <w:ins w:id="2674" w:author="像个男人一样" w:date="2018-03-21T01:48:00Z">
        <w:del w:id="2675" w:author="像个男人一样" w:date="2018-03-22T11:58:00Z">
          <w:r>
            <w:rPr>
              <w:b/>
            </w:rPr>
            <w:delText>错误！未指定顺序。错误！未指定顺序。</w:delText>
          </w:r>
        </w:del>
      </w:ins>
      <w:ins w:id="2676" w:author="像个男人一样" w:date="2018-03-21T01:47:00Z">
        <w:del w:id="2677" w:author="像个男人一样" w:date="2018-03-22T11:58:00Z">
          <w:r>
            <w:rPr>
              <w:b/>
            </w:rPr>
            <w:delText>错误！未指定顺序。</w:delText>
          </w:r>
        </w:del>
      </w:ins>
      <w:ins w:id="2678" w:author="像个男人一样" w:date="2018-03-21T01:46:00Z">
        <w:del w:id="2679" w:author="像个男人一样" w:date="2018-03-22T11:58:00Z">
          <w:r>
            <w:rPr>
              <w:b/>
            </w:rPr>
            <w:delText>错误！未指定顺序。</w:delText>
          </w:r>
        </w:del>
      </w:ins>
      <w:ins w:id="2680" w:author="像个男人一样" w:date="2018-03-21T01:45:00Z">
        <w:del w:id="2681" w:author="像个男人一样" w:date="2018-03-22T11:58:00Z">
          <w:r>
            <w:rPr>
              <w:b/>
            </w:rPr>
            <w:delText>错误！未指定顺序。错误！未指定顺序。</w:delText>
          </w:r>
        </w:del>
      </w:ins>
      <w:ins w:id="2682" w:author="像个男人一样" w:date="2018-03-21T01:43:00Z">
        <w:del w:id="2683" w:author="像个男人一样" w:date="2018-03-22T11:58:00Z">
          <w:r>
            <w:rPr>
              <w:b/>
            </w:rPr>
            <w:delText>错误！未指定顺序。</w:delText>
          </w:r>
        </w:del>
      </w:ins>
      <w:ins w:id="2684" w:author="像个男人一样" w:date="2018-03-21T01:42:00Z">
        <w:del w:id="2685" w:author="像个男人一样" w:date="2018-03-22T11:58:00Z">
          <w:r>
            <w:rPr>
              <w:b/>
            </w:rPr>
            <w:delText>错误！未指定顺序。</w:delText>
          </w:r>
        </w:del>
      </w:ins>
      <w:ins w:id="2686" w:author="像个男人一样" w:date="2018-03-21T01:40:00Z">
        <w:del w:id="2687" w:author="像个男人一样" w:date="2018-03-22T11:58:00Z">
          <w:r>
            <w:rPr>
              <w:b/>
            </w:rPr>
            <w:delText>错误！未指定顺序。</w:delText>
          </w:r>
        </w:del>
      </w:ins>
      <w:del w:id="2688" w:author="像个男人一样" w:date="2018-03-22T11:58:00Z">
        <w:r>
          <w:delText>8</w:delText>
        </w:r>
        <w:r>
          <w:fldChar w:fldCharType="end"/>
        </w:r>
      </w:del>
      <w:del w:id="2689" w:author="像个男人一样" w:date="2018-03-21T01:40:00Z">
        <w:r>
          <w:delText xml:space="preserve"> </w:delText>
        </w:r>
      </w:del>
      <w:del w:id="2690" w:author="像个男人一样" w:date="2018-03-21T01:39:00Z">
        <w:r>
          <w:delText xml:space="preserve">The peak data of  the Accelerometer </w:delText>
        </w:r>
      </w:del>
    </w:p>
    <w:p w14:paraId="796B05DD" w14:textId="77777777" w:rsidR="0087014B" w:rsidRDefault="00D5184D">
      <w:pPr>
        <w:jc w:val="center"/>
        <w:rPr>
          <w:ins w:id="2691" w:author="像个男人一样" w:date="2018-03-21T01:39:00Z"/>
        </w:rPr>
        <w:pPrChange w:id="2692" w:author="jie sun" w:date="2018-04-16T21:33:00Z">
          <w:pPr/>
        </w:pPrChange>
      </w:pPr>
      <w:r>
        <w:rPr>
          <w:noProof/>
        </w:rPr>
        <w:drawing>
          <wp:inline distT="0" distB="0" distL="0" distR="0" wp14:anchorId="3D70B1CB" wp14:editId="3A600A2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9CCEFF1" w14:textId="77F3085C" w:rsidR="0087014B" w:rsidRDefault="00D5184D">
      <w:pPr>
        <w:pStyle w:val="Caption"/>
        <w:jc w:val="center"/>
        <w:pPrChange w:id="2693" w:author="jie sun" w:date="2018-04-16T21:33:00Z">
          <w:pPr/>
        </w:pPrChange>
      </w:pPr>
      <w:bookmarkStart w:id="2694" w:name="_Toc517801878"/>
      <w:ins w:id="2695" w:author="像个男人一样" w:date="2018-03-21T01:40:00Z">
        <w:r>
          <w:t xml:space="preserve">Figure </w:t>
        </w:r>
      </w:ins>
      <w:ins w:id="2696" w:author="JIE  SUN" w:date="2018-06-21T13:36:00Z">
        <w:r w:rsidR="00A64E7B">
          <w:fldChar w:fldCharType="begin"/>
        </w:r>
        <w:r w:rsidR="00A64E7B">
          <w:instrText xml:space="preserve"> STYLEREF 1 \s </w:instrText>
        </w:r>
      </w:ins>
      <w:r w:rsidR="00A64E7B">
        <w:fldChar w:fldCharType="separate"/>
      </w:r>
      <w:r w:rsidR="005D06D1">
        <w:rPr>
          <w:noProof/>
        </w:rPr>
        <w:t>3</w:t>
      </w:r>
      <w:ins w:id="269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5</w:t>
      </w:r>
      <w:ins w:id="2698" w:author="JIE  SUN" w:date="2018-06-21T13:36:00Z">
        <w:r w:rsidR="00A64E7B">
          <w:fldChar w:fldCharType="end"/>
        </w:r>
      </w:ins>
      <w:ins w:id="2699" w:author="jie sun" w:date="2018-04-19T13:00:00Z">
        <w:del w:id="2700" w:author="JIE  SUN" w:date="2018-06-21T13:34:00Z">
          <w:r w:rsidR="00083FE7" w:rsidDel="00A64E7B">
            <w:fldChar w:fldCharType="begin"/>
          </w:r>
          <w:r w:rsidR="00083FE7" w:rsidDel="00A64E7B">
            <w:delInstrText xml:space="preserve"> STYLEREF 1 \s </w:delInstrText>
          </w:r>
        </w:del>
      </w:ins>
      <w:del w:id="2701" w:author="JIE  SUN" w:date="2018-06-21T13:34:00Z">
        <w:r w:rsidR="00083FE7" w:rsidDel="00A64E7B">
          <w:fldChar w:fldCharType="separate"/>
        </w:r>
        <w:r w:rsidR="00083FE7" w:rsidDel="00A64E7B">
          <w:rPr>
            <w:noProof/>
          </w:rPr>
          <w:delText>2</w:delText>
        </w:r>
      </w:del>
      <w:ins w:id="2702" w:author="jie sun" w:date="2018-04-19T13:00:00Z">
        <w:del w:id="270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704" w:author="JIE  SUN" w:date="2018-06-21T13:34:00Z">
        <w:r w:rsidR="00083FE7" w:rsidDel="00A64E7B">
          <w:fldChar w:fldCharType="separate"/>
        </w:r>
      </w:del>
      <w:ins w:id="2705" w:author="jie sun" w:date="2018-04-19T13:00:00Z">
        <w:del w:id="2706" w:author="JIE  SUN" w:date="2018-06-21T13:34:00Z">
          <w:r w:rsidR="00083FE7" w:rsidDel="00A64E7B">
            <w:rPr>
              <w:noProof/>
            </w:rPr>
            <w:delText>8</w:delText>
          </w:r>
          <w:r w:rsidR="00083FE7" w:rsidDel="00A64E7B">
            <w:fldChar w:fldCharType="end"/>
          </w:r>
        </w:del>
      </w:ins>
      <w:ins w:id="2707" w:author="像个男人一样" w:date="2018-03-21T01:40:00Z">
        <w:del w:id="2708"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09" w:author="像个男人一样" w:date="2018-03-22T11:51:00Z">
        <w:del w:id="2710" w:author="jie sun" w:date="2018-04-10T21:45:00Z">
          <w:r w:rsidDel="00454521">
            <w:delText>8</w:delText>
          </w:r>
        </w:del>
      </w:ins>
      <w:ins w:id="2711" w:author="像个男人一样" w:date="2018-03-21T01:40:00Z">
        <w:del w:id="2712" w:author="jie sun" w:date="2018-04-10T21:45:00Z">
          <w:r w:rsidDel="00454521">
            <w:fldChar w:fldCharType="end"/>
          </w:r>
        </w:del>
        <w:bookmarkStart w:id="2713" w:name="_Toc29145"/>
        <w:bookmarkStart w:id="2714" w:name="_Toc2528"/>
        <w:bookmarkStart w:id="2715" w:name="_Toc2835"/>
        <w:bookmarkStart w:id="2716" w:name="_Toc25101"/>
        <w:bookmarkStart w:id="2717" w:name="_Toc16909"/>
        <w:bookmarkStart w:id="2718" w:name="_Toc2200"/>
        <w:bookmarkStart w:id="2719" w:name="_Toc17088"/>
        <w:bookmarkStart w:id="2720" w:name="_Toc4890"/>
        <w:bookmarkStart w:id="2721" w:name="_Toc11094"/>
        <w:bookmarkStart w:id="2722" w:name="_Toc19752"/>
        <w:bookmarkStart w:id="2723" w:name="_Toc22277"/>
        <w:bookmarkStart w:id="2724" w:name="_Toc7209"/>
        <w:bookmarkStart w:id="2725" w:name="_Toc2792"/>
        <w:bookmarkStart w:id="2726" w:name="_Toc4832"/>
        <w:bookmarkStart w:id="2727" w:name="_Toc20218"/>
        <w:bookmarkStart w:id="2728" w:name="_Toc22115"/>
        <w:bookmarkStart w:id="2729" w:name="_Toc14172"/>
        <w:bookmarkStart w:id="2730" w:name="_Toc435"/>
        <w:bookmarkStart w:id="2731" w:name="_Toc12522"/>
        <w:bookmarkStart w:id="2732" w:name="_Toc27786"/>
        <w:bookmarkStart w:id="2733" w:name="_Toc27317"/>
        <w:bookmarkStart w:id="2734" w:name="_Toc2481"/>
        <w:bookmarkStart w:id="2735" w:name="_Toc16876"/>
        <w:bookmarkStart w:id="2736" w:name="_Toc32553"/>
        <w:bookmarkStart w:id="2737" w:name="_Toc4186"/>
        <w:r>
          <w:rPr>
            <w:rFonts w:hint="eastAsia"/>
          </w:rPr>
          <w:t>:</w:t>
        </w:r>
      </w:ins>
      <w:r w:rsidR="0002346E">
        <w:t xml:space="preserve"> </w:t>
      </w:r>
      <w:ins w:id="2738" w:author="像个男人一样" w:date="2018-03-21T01:40:00Z">
        <w:r>
          <w:rPr>
            <w:rFonts w:hint="eastAsia"/>
          </w:rPr>
          <w:t xml:space="preserve">The </w:t>
        </w:r>
      </w:ins>
      <w:ins w:id="2739" w:author="jie sun" w:date="2018-04-16T22:26:00Z">
        <w:r w:rsidR="00EC735C">
          <w:t>P</w:t>
        </w:r>
      </w:ins>
      <w:ins w:id="2740" w:author="像个男人一样" w:date="2018-03-21T01:40:00Z">
        <w:del w:id="2741" w:author="jie sun" w:date="2018-04-16T22:26:00Z">
          <w:r w:rsidDel="00EC735C">
            <w:rPr>
              <w:rFonts w:hint="eastAsia"/>
            </w:rPr>
            <w:delText>p</w:delText>
          </w:r>
        </w:del>
        <w:r>
          <w:rPr>
            <w:rFonts w:hint="eastAsia"/>
          </w:rPr>
          <w:t xml:space="preserve">eak </w:t>
        </w:r>
      </w:ins>
      <w:ins w:id="2742" w:author="jie sun" w:date="2018-04-16T22:26:00Z">
        <w:r w:rsidR="00EC735C">
          <w:t>D</w:t>
        </w:r>
      </w:ins>
      <w:ins w:id="2743" w:author="像个男人一样" w:date="2018-03-21T01:40:00Z">
        <w:del w:id="2744" w:author="jie sun" w:date="2018-04-16T22:26:00Z">
          <w:r w:rsidDel="00EC735C">
            <w:rPr>
              <w:rFonts w:hint="eastAsia"/>
            </w:rPr>
            <w:delText>d</w:delText>
          </w:r>
        </w:del>
        <w:r>
          <w:rPr>
            <w:rFonts w:hint="eastAsia"/>
          </w:rPr>
          <w:t xml:space="preserve">ata </w:t>
        </w:r>
      </w:ins>
      <w:r w:rsidR="00D23FD2">
        <w:t>o</w:t>
      </w:r>
      <w:ins w:id="2745" w:author="像个男人一样" w:date="2018-03-21T01:40:00Z">
        <w:del w:id="2746" w:author="jie sun" w:date="2018-04-16T22:26:00Z">
          <w:r w:rsidDel="00EC735C">
            <w:rPr>
              <w:rFonts w:hint="eastAsia"/>
            </w:rPr>
            <w:delText>o</w:delText>
          </w:r>
        </w:del>
        <w:r>
          <w:rPr>
            <w:rFonts w:hint="eastAsia"/>
          </w:rPr>
          <w:t xml:space="preserve">f </w:t>
        </w:r>
      </w:ins>
      <w:r w:rsidR="00D23FD2">
        <w:t>t</w:t>
      </w:r>
      <w:ins w:id="2747" w:author="像个男人一样" w:date="2018-03-21T01:40:00Z">
        <w:del w:id="2748" w:author="jie sun" w:date="2018-04-16T22:26:00Z">
          <w:r w:rsidDel="00EC735C">
            <w:rPr>
              <w:rFonts w:hint="eastAsia"/>
            </w:rPr>
            <w:delText>t</w:delText>
          </w:r>
        </w:del>
        <w:r>
          <w:rPr>
            <w:rFonts w:hint="eastAsia"/>
          </w:rPr>
          <w:t>he Accelerometer</w:t>
        </w:r>
      </w:ins>
      <w:bookmarkEnd w:id="2694"/>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p>
    <w:p w14:paraId="661D9F61" w14:textId="5079F51F" w:rsidR="0087014B" w:rsidRDefault="00D5184D">
      <w:pPr>
        <w:pStyle w:val="Heading3"/>
        <w:rPr>
          <w:lang w:val="en-US"/>
        </w:rPr>
      </w:pPr>
      <w:bookmarkStart w:id="2749" w:name="_Toc24657"/>
      <w:bookmarkStart w:id="2750" w:name="_Toc6479"/>
      <w:bookmarkStart w:id="2751" w:name="_Toc13413"/>
      <w:bookmarkStart w:id="2752" w:name="_Toc28675"/>
      <w:bookmarkStart w:id="2753" w:name="_Toc25906"/>
      <w:bookmarkStart w:id="2754" w:name="_Toc15449"/>
      <w:bookmarkStart w:id="2755" w:name="_Toc20709"/>
      <w:bookmarkStart w:id="2756" w:name="_Toc2699"/>
      <w:bookmarkStart w:id="2757" w:name="_Toc1697"/>
      <w:bookmarkStart w:id="2758" w:name="_Toc518661861"/>
      <w:r>
        <w:rPr>
          <w:rFonts w:hint="eastAsia"/>
          <w:lang w:val="en-US"/>
        </w:rPr>
        <w:t>Transform Domain Algorithm</w:t>
      </w:r>
      <w:bookmarkEnd w:id="2749"/>
      <w:bookmarkEnd w:id="2750"/>
      <w:bookmarkEnd w:id="2751"/>
      <w:bookmarkEnd w:id="2752"/>
      <w:bookmarkEnd w:id="2753"/>
      <w:bookmarkEnd w:id="2754"/>
      <w:bookmarkEnd w:id="2755"/>
      <w:bookmarkEnd w:id="2756"/>
      <w:bookmarkEnd w:id="2757"/>
      <w:bookmarkEnd w:id="2758"/>
    </w:p>
    <w:p w14:paraId="19783A3C" w14:textId="77777777" w:rsidR="0087014B" w:rsidRDefault="00D5184D">
      <w:pPr>
        <w:rPr>
          <w:lang w:val="en-US"/>
        </w:rPr>
      </w:pPr>
      <w:r>
        <w:rPr>
          <w:lang w:val="en-US"/>
        </w:rPr>
        <w:t>One condition can be used to exclude invalid data.</w:t>
      </w:r>
    </w:p>
    <w:p w14:paraId="345EDC26" w14:textId="77777777" w:rsidR="0087014B" w:rsidDel="00E90B93" w:rsidRDefault="00D5184D">
      <w:pPr>
        <w:numPr>
          <w:ilvl w:val="0"/>
          <w:numId w:val="2"/>
        </w:numPr>
        <w:rPr>
          <w:del w:id="2759" w:author="jie sun" w:date="2018-04-08T19:16:00Z"/>
          <w:lang w:val="en-US"/>
        </w:rPr>
      </w:pPr>
      <w:r>
        <w:rPr>
          <w:lang w:val="en-US"/>
        </w:rPr>
        <w:t>The duration of</w:t>
      </w:r>
      <w:del w:id="2760"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14:paraId="36307B2B" w14:textId="77777777" w:rsidR="0087014B" w:rsidRPr="00437182" w:rsidRDefault="00D5184D">
      <w:pPr>
        <w:numPr>
          <w:ilvl w:val="0"/>
          <w:numId w:val="2"/>
        </w:numPr>
        <w:rPr>
          <w:lang w:val="en-US"/>
        </w:rPr>
        <w:pPrChange w:id="2761" w:author="像个男人一样" w:date="2018-03-21T01:40:00Z">
          <w:pPr>
            <w:pStyle w:val="Subtitle"/>
          </w:pPr>
        </w:pPrChange>
      </w:pPr>
      <w:del w:id="2762" w:author="像个男人一样" w:date="2018-03-22T11:58:00Z">
        <w:r>
          <w:delText xml:space="preserve">Figure 2. </w:delText>
        </w:r>
        <w:r>
          <w:fldChar w:fldCharType="begin"/>
        </w:r>
        <w:r>
          <w:delInstrText xml:space="preserve"> SEQ Figure_2. \* ARABIC </w:delInstrText>
        </w:r>
        <w:r>
          <w:fldChar w:fldCharType="separate"/>
        </w:r>
      </w:del>
      <w:ins w:id="2763" w:author="像个男人一样" w:date="2018-03-22T11:51:00Z">
        <w:del w:id="2764" w:author="像个男人一样" w:date="2018-03-22T11:58:00Z">
          <w:r w:rsidRPr="00E90B93">
            <w:rPr>
              <w:rFonts w:hint="eastAsia"/>
              <w:b/>
              <w:rPrChange w:id="2765" w:author="jie sun" w:date="2018-04-08T19:16:00Z">
                <w:rPr>
                  <w:rFonts w:hint="eastAsia"/>
                </w:rPr>
              </w:rPrChange>
            </w:rPr>
            <w:delText>错误！未指定顺序。</w:delText>
          </w:r>
        </w:del>
      </w:ins>
      <w:ins w:id="2766" w:author="像个男人一样" w:date="2018-03-21T23:39:00Z">
        <w:del w:id="2767" w:author="像个男人一样" w:date="2018-03-22T11:58:00Z">
          <w:r w:rsidRPr="00E90B93">
            <w:rPr>
              <w:rFonts w:hint="eastAsia"/>
              <w:b/>
              <w:rPrChange w:id="2768" w:author="jie sun" w:date="2018-04-08T19:16:00Z">
                <w:rPr>
                  <w:rFonts w:hint="eastAsia"/>
                </w:rPr>
              </w:rPrChange>
            </w:rPr>
            <w:delText>错误！未指定顺序。</w:delText>
          </w:r>
        </w:del>
      </w:ins>
      <w:ins w:id="2769" w:author="像个男人一样" w:date="2018-03-21T23:10:00Z">
        <w:del w:id="2770" w:author="像个男人一样" w:date="2018-03-22T11:58:00Z">
          <w:r w:rsidRPr="00E90B93">
            <w:rPr>
              <w:rFonts w:hint="eastAsia"/>
              <w:b/>
              <w:rPrChange w:id="2771" w:author="jie sun" w:date="2018-04-08T19:16:00Z">
                <w:rPr>
                  <w:rFonts w:hint="eastAsia"/>
                </w:rPr>
              </w:rPrChange>
            </w:rPr>
            <w:delText>错误！未指定顺序。</w:delText>
          </w:r>
        </w:del>
      </w:ins>
      <w:ins w:id="2772" w:author="像个男人一样" w:date="2018-03-21T23:08:00Z">
        <w:del w:id="2773" w:author="像个男人一样" w:date="2018-03-22T11:58:00Z">
          <w:r w:rsidRPr="00E90B93">
            <w:rPr>
              <w:rFonts w:hint="eastAsia"/>
              <w:b/>
              <w:rPrChange w:id="2774" w:author="jie sun" w:date="2018-04-08T19:16:00Z">
                <w:rPr>
                  <w:rFonts w:hint="eastAsia"/>
                </w:rPr>
              </w:rPrChange>
            </w:rPr>
            <w:delText>错误！未指定顺序。</w:delText>
          </w:r>
        </w:del>
      </w:ins>
      <w:ins w:id="2775" w:author="像个男人一样" w:date="2018-03-21T02:33:00Z">
        <w:del w:id="2776" w:author="像个男人一样" w:date="2018-03-22T11:58:00Z">
          <w:r w:rsidRPr="00E90B93">
            <w:rPr>
              <w:rFonts w:hint="eastAsia"/>
              <w:b/>
              <w:rPrChange w:id="2777" w:author="jie sun" w:date="2018-04-08T19:16:00Z">
                <w:rPr>
                  <w:rFonts w:hint="eastAsia"/>
                </w:rPr>
              </w:rPrChange>
            </w:rPr>
            <w:delText>错误！未指定顺序。错误！未指定顺序。</w:delText>
          </w:r>
        </w:del>
      </w:ins>
      <w:ins w:id="2778" w:author="像个男人一样" w:date="2018-03-21T02:31:00Z">
        <w:del w:id="2779" w:author="像个男人一样" w:date="2018-03-22T11:58:00Z">
          <w:r w:rsidRPr="00E90B93">
            <w:rPr>
              <w:rFonts w:hint="eastAsia"/>
              <w:b/>
              <w:rPrChange w:id="2780" w:author="jie sun" w:date="2018-04-08T19:16:00Z">
                <w:rPr>
                  <w:rFonts w:hint="eastAsia"/>
                </w:rPr>
              </w:rPrChange>
            </w:rPr>
            <w:delText>错误！未指定顺序。</w:delText>
          </w:r>
        </w:del>
      </w:ins>
      <w:ins w:id="2781" w:author="像个男人一样" w:date="2018-03-21T02:30:00Z">
        <w:del w:id="2782" w:author="像个男人一样" w:date="2018-03-22T11:58:00Z">
          <w:r w:rsidRPr="00E90B93">
            <w:rPr>
              <w:rFonts w:hint="eastAsia"/>
              <w:b/>
              <w:rPrChange w:id="2783" w:author="jie sun" w:date="2018-04-08T19:16:00Z">
                <w:rPr>
                  <w:rFonts w:hint="eastAsia"/>
                </w:rPr>
              </w:rPrChange>
            </w:rPr>
            <w:delText>错误！未指定顺序。</w:delText>
          </w:r>
        </w:del>
      </w:ins>
      <w:ins w:id="2784" w:author="像个男人一样" w:date="2018-03-21T02:29:00Z">
        <w:del w:id="2785" w:author="像个男人一样" w:date="2018-03-22T11:58:00Z">
          <w:r w:rsidRPr="00E90B93">
            <w:rPr>
              <w:rFonts w:hint="eastAsia"/>
              <w:b/>
              <w:rPrChange w:id="2786" w:author="jie sun" w:date="2018-04-08T19:16:00Z">
                <w:rPr>
                  <w:rFonts w:hint="eastAsia"/>
                </w:rPr>
              </w:rPrChange>
            </w:rPr>
            <w:delText>错误！未指定顺序。错误！未指定顺序。</w:delText>
          </w:r>
        </w:del>
      </w:ins>
      <w:ins w:id="2787" w:author="像个男人一样" w:date="2018-03-21T02:26:00Z">
        <w:del w:id="2788" w:author="像个男人一样" w:date="2018-03-22T11:58:00Z">
          <w:r w:rsidRPr="00E90B93">
            <w:rPr>
              <w:rFonts w:hint="eastAsia"/>
              <w:b/>
              <w:rPrChange w:id="2789" w:author="jie sun" w:date="2018-04-08T19:16:00Z">
                <w:rPr>
                  <w:rFonts w:hint="eastAsia"/>
                </w:rPr>
              </w:rPrChange>
            </w:rPr>
            <w:delText>错误！未指定顺序。</w:delText>
          </w:r>
        </w:del>
      </w:ins>
      <w:ins w:id="2790" w:author="像个男人一样" w:date="2018-03-21T02:25:00Z">
        <w:del w:id="2791" w:author="像个男人一样" w:date="2018-03-22T11:58:00Z">
          <w:r w:rsidRPr="00E90B93">
            <w:rPr>
              <w:rFonts w:hint="eastAsia"/>
              <w:b/>
              <w:rPrChange w:id="2792" w:author="jie sun" w:date="2018-04-08T19:16:00Z">
                <w:rPr>
                  <w:rFonts w:hint="eastAsia"/>
                </w:rPr>
              </w:rPrChange>
            </w:rPr>
            <w:delText>错误！未指定顺序。</w:delText>
          </w:r>
        </w:del>
      </w:ins>
      <w:ins w:id="2793" w:author="像个男人一样" w:date="2018-03-21T02:24:00Z">
        <w:del w:id="2794" w:author="像个男人一样" w:date="2018-03-22T11:58:00Z">
          <w:r w:rsidRPr="00E90B93">
            <w:rPr>
              <w:rFonts w:hint="eastAsia"/>
              <w:b/>
              <w:rPrChange w:id="2795" w:author="jie sun" w:date="2018-04-08T19:16:00Z">
                <w:rPr>
                  <w:rFonts w:hint="eastAsia"/>
                </w:rPr>
              </w:rPrChange>
            </w:rPr>
            <w:delText>错误！未指定顺序。</w:delText>
          </w:r>
        </w:del>
      </w:ins>
      <w:ins w:id="2796" w:author="像个男人一样" w:date="2018-03-21T02:23:00Z">
        <w:del w:id="2797" w:author="像个男人一样" w:date="2018-03-22T11:58:00Z">
          <w:r w:rsidRPr="00E90B93">
            <w:rPr>
              <w:rFonts w:hint="eastAsia"/>
              <w:b/>
              <w:rPrChange w:id="2798" w:author="jie sun" w:date="2018-04-08T19:16:00Z">
                <w:rPr>
                  <w:rFonts w:hint="eastAsia"/>
                </w:rPr>
              </w:rPrChange>
            </w:rPr>
            <w:delText>错误！未指定顺序。</w:delText>
          </w:r>
        </w:del>
      </w:ins>
      <w:ins w:id="2799" w:author="像个男人一样" w:date="2018-03-21T02:22:00Z">
        <w:del w:id="2800" w:author="像个男人一样" w:date="2018-03-22T11:58:00Z">
          <w:r w:rsidRPr="00E90B93">
            <w:rPr>
              <w:rFonts w:hint="eastAsia"/>
              <w:b/>
              <w:rPrChange w:id="2801" w:author="jie sun" w:date="2018-04-08T19:16:00Z">
                <w:rPr>
                  <w:rFonts w:hint="eastAsia"/>
                </w:rPr>
              </w:rPrChange>
            </w:rPr>
            <w:delText>错误！未指定顺序。</w:delText>
          </w:r>
        </w:del>
      </w:ins>
      <w:ins w:id="2802" w:author="像个男人一样" w:date="2018-03-21T02:17:00Z">
        <w:del w:id="2803" w:author="像个男人一样" w:date="2018-03-22T11:58:00Z">
          <w:r w:rsidRPr="00E90B93">
            <w:rPr>
              <w:rFonts w:hint="eastAsia"/>
              <w:b/>
              <w:rPrChange w:id="2804" w:author="jie sun" w:date="2018-04-08T19:16:00Z">
                <w:rPr>
                  <w:rFonts w:hint="eastAsia"/>
                </w:rPr>
              </w:rPrChange>
            </w:rPr>
            <w:delText>错误！未指定顺序。错误！未指定顺序。错误！未指定顺序。</w:delText>
          </w:r>
        </w:del>
      </w:ins>
      <w:ins w:id="2805" w:author="像个男人一样" w:date="2018-03-21T02:15:00Z">
        <w:del w:id="2806" w:author="像个男人一样" w:date="2018-03-22T11:58:00Z">
          <w:r w:rsidRPr="00E90B93">
            <w:rPr>
              <w:rFonts w:hint="eastAsia"/>
              <w:b/>
              <w:rPrChange w:id="2807" w:author="jie sun" w:date="2018-04-08T19:16:00Z">
                <w:rPr>
                  <w:rFonts w:hint="eastAsia"/>
                </w:rPr>
              </w:rPrChange>
            </w:rPr>
            <w:delText>错误！未指定顺序。</w:delText>
          </w:r>
        </w:del>
      </w:ins>
      <w:ins w:id="2808" w:author="像个男人一样" w:date="2018-03-21T02:14:00Z">
        <w:del w:id="2809" w:author="像个男人一样" w:date="2018-03-22T11:58:00Z">
          <w:r w:rsidRPr="00E90B93">
            <w:rPr>
              <w:rFonts w:hint="eastAsia"/>
              <w:b/>
              <w:rPrChange w:id="2810" w:author="jie sun" w:date="2018-04-08T19:16:00Z">
                <w:rPr>
                  <w:rFonts w:hint="eastAsia"/>
                </w:rPr>
              </w:rPrChange>
            </w:rPr>
            <w:delText>错误！未指定顺序。</w:delText>
          </w:r>
        </w:del>
      </w:ins>
      <w:ins w:id="2811" w:author="像个男人一样" w:date="2018-03-21T02:13:00Z">
        <w:del w:id="2812" w:author="像个男人一样" w:date="2018-03-22T11:58:00Z">
          <w:r w:rsidRPr="00E90B93">
            <w:rPr>
              <w:rFonts w:hint="eastAsia"/>
              <w:b/>
              <w:rPrChange w:id="2813" w:author="jie sun" w:date="2018-04-08T19:16:00Z">
                <w:rPr>
                  <w:rFonts w:hint="eastAsia"/>
                </w:rPr>
              </w:rPrChange>
            </w:rPr>
            <w:delText>错误！未指定顺序。</w:delText>
          </w:r>
        </w:del>
      </w:ins>
      <w:ins w:id="2814" w:author="像个男人一样" w:date="2018-03-21T02:12:00Z">
        <w:del w:id="2815" w:author="像个男人一样" w:date="2018-03-22T11:58:00Z">
          <w:r w:rsidRPr="00E90B93">
            <w:rPr>
              <w:rFonts w:hint="eastAsia"/>
              <w:b/>
              <w:rPrChange w:id="2816" w:author="jie sun" w:date="2018-04-08T19:16:00Z">
                <w:rPr>
                  <w:rFonts w:hint="eastAsia"/>
                </w:rPr>
              </w:rPrChange>
            </w:rPr>
            <w:delText>错误！未指定顺序。</w:delText>
          </w:r>
        </w:del>
      </w:ins>
      <w:ins w:id="2817" w:author="像个男人一样" w:date="2018-03-21T02:02:00Z">
        <w:del w:id="2818" w:author="像个男人一样" w:date="2018-03-22T11:58:00Z">
          <w:r w:rsidRPr="00E90B93">
            <w:rPr>
              <w:rFonts w:hint="eastAsia"/>
              <w:b/>
              <w:rPrChange w:id="2819" w:author="jie sun" w:date="2018-04-08T19:16:00Z">
                <w:rPr>
                  <w:rFonts w:hint="eastAsia"/>
                </w:rPr>
              </w:rPrChange>
            </w:rPr>
            <w:delText>错误！未指定顺序。错误！未指定顺序。</w:delText>
          </w:r>
        </w:del>
      </w:ins>
      <w:ins w:id="2820" w:author="像个男人一样" w:date="2018-03-21T02:01:00Z">
        <w:del w:id="2821" w:author="像个男人一样" w:date="2018-03-22T11:58:00Z">
          <w:r w:rsidRPr="00E90B93">
            <w:rPr>
              <w:rFonts w:hint="eastAsia"/>
              <w:b/>
              <w:rPrChange w:id="2822" w:author="jie sun" w:date="2018-04-08T19:16:00Z">
                <w:rPr>
                  <w:rFonts w:hint="eastAsia"/>
                </w:rPr>
              </w:rPrChange>
            </w:rPr>
            <w:delText>错误！未指定顺序。</w:delText>
          </w:r>
        </w:del>
      </w:ins>
      <w:ins w:id="2823" w:author="像个男人一样" w:date="2018-03-21T02:00:00Z">
        <w:del w:id="2824" w:author="像个男人一样" w:date="2018-03-22T11:58:00Z">
          <w:r w:rsidRPr="00E90B93">
            <w:rPr>
              <w:rFonts w:hint="eastAsia"/>
              <w:b/>
              <w:rPrChange w:id="2825" w:author="jie sun" w:date="2018-04-08T19:16:00Z">
                <w:rPr>
                  <w:rFonts w:hint="eastAsia"/>
                </w:rPr>
              </w:rPrChange>
            </w:rPr>
            <w:delText>错误！未指定顺序。</w:delText>
          </w:r>
        </w:del>
      </w:ins>
      <w:ins w:id="2826" w:author="像个男人一样" w:date="2018-03-21T01:59:00Z">
        <w:del w:id="2827" w:author="像个男人一样" w:date="2018-03-22T11:58:00Z">
          <w:r w:rsidRPr="00E90B93">
            <w:rPr>
              <w:rFonts w:hint="eastAsia"/>
              <w:b/>
              <w:rPrChange w:id="2828" w:author="jie sun" w:date="2018-04-08T19:16:00Z">
                <w:rPr>
                  <w:rFonts w:hint="eastAsia"/>
                </w:rPr>
              </w:rPrChange>
            </w:rPr>
            <w:delText>错误！未指定顺序。</w:delText>
          </w:r>
        </w:del>
      </w:ins>
      <w:ins w:id="2829" w:author="像个男人一样" w:date="2018-03-21T01:58:00Z">
        <w:del w:id="2830" w:author="像个男人一样" w:date="2018-03-22T11:58:00Z">
          <w:r w:rsidRPr="00E90B93">
            <w:rPr>
              <w:rFonts w:hint="eastAsia"/>
              <w:b/>
              <w:rPrChange w:id="2831" w:author="jie sun" w:date="2018-04-08T19:16:00Z">
                <w:rPr>
                  <w:rFonts w:hint="eastAsia"/>
                </w:rPr>
              </w:rPrChange>
            </w:rPr>
            <w:delText>错误！未指定顺序。错误！未指定顺序。</w:delText>
          </w:r>
        </w:del>
      </w:ins>
      <w:ins w:id="2832" w:author="像个男人一样" w:date="2018-03-21T01:57:00Z">
        <w:del w:id="2833" w:author="像个男人一样" w:date="2018-03-22T11:58:00Z">
          <w:r w:rsidRPr="00E90B93">
            <w:rPr>
              <w:rFonts w:hint="eastAsia"/>
              <w:b/>
              <w:rPrChange w:id="2834" w:author="jie sun" w:date="2018-04-08T19:16:00Z">
                <w:rPr>
                  <w:rFonts w:hint="eastAsia"/>
                </w:rPr>
              </w:rPrChange>
            </w:rPr>
            <w:delText>错误！未指定顺序。</w:delText>
          </w:r>
        </w:del>
      </w:ins>
      <w:ins w:id="2835" w:author="像个男人一样" w:date="2018-03-21T01:48:00Z">
        <w:del w:id="2836" w:author="像个男人一样" w:date="2018-03-22T11:58:00Z">
          <w:r w:rsidRPr="00E90B93">
            <w:rPr>
              <w:rFonts w:hint="eastAsia"/>
              <w:b/>
              <w:rPrChange w:id="2837" w:author="jie sun" w:date="2018-04-08T19:16:00Z">
                <w:rPr>
                  <w:rFonts w:hint="eastAsia"/>
                </w:rPr>
              </w:rPrChange>
            </w:rPr>
            <w:delText>错误！未指定顺序。错误！未指定顺序。</w:delText>
          </w:r>
        </w:del>
      </w:ins>
      <w:ins w:id="2838" w:author="像个男人一样" w:date="2018-03-21T01:47:00Z">
        <w:del w:id="2839" w:author="像个男人一样" w:date="2018-03-22T11:58:00Z">
          <w:r w:rsidRPr="00E90B93">
            <w:rPr>
              <w:rFonts w:hint="eastAsia"/>
              <w:b/>
              <w:rPrChange w:id="2840" w:author="jie sun" w:date="2018-04-08T19:16:00Z">
                <w:rPr>
                  <w:rFonts w:hint="eastAsia"/>
                </w:rPr>
              </w:rPrChange>
            </w:rPr>
            <w:delText>错误！未指定顺序。</w:delText>
          </w:r>
        </w:del>
      </w:ins>
      <w:ins w:id="2841" w:author="像个男人一样" w:date="2018-03-21T01:46:00Z">
        <w:del w:id="2842" w:author="像个男人一样" w:date="2018-03-22T11:58:00Z">
          <w:r w:rsidRPr="00E90B93">
            <w:rPr>
              <w:rFonts w:hint="eastAsia"/>
              <w:b/>
              <w:rPrChange w:id="2843" w:author="jie sun" w:date="2018-04-08T19:16:00Z">
                <w:rPr>
                  <w:rFonts w:hint="eastAsia"/>
                </w:rPr>
              </w:rPrChange>
            </w:rPr>
            <w:delText>错误！未指定顺序。</w:delText>
          </w:r>
        </w:del>
      </w:ins>
      <w:ins w:id="2844" w:author="像个男人一样" w:date="2018-03-21T01:45:00Z">
        <w:del w:id="2845" w:author="像个男人一样" w:date="2018-03-22T11:58:00Z">
          <w:r w:rsidRPr="00E90B93">
            <w:rPr>
              <w:rFonts w:hint="eastAsia"/>
              <w:b/>
              <w:rPrChange w:id="2846" w:author="jie sun" w:date="2018-04-08T19:16:00Z">
                <w:rPr>
                  <w:rFonts w:hint="eastAsia"/>
                </w:rPr>
              </w:rPrChange>
            </w:rPr>
            <w:delText>错误！未指定顺序。错误！未指定顺序。</w:delText>
          </w:r>
        </w:del>
      </w:ins>
      <w:ins w:id="2847" w:author="像个男人一样" w:date="2018-03-21T01:43:00Z">
        <w:del w:id="2848" w:author="像个男人一样" w:date="2018-03-22T11:58:00Z">
          <w:r w:rsidRPr="00E90B93">
            <w:rPr>
              <w:rFonts w:hint="eastAsia"/>
              <w:b/>
              <w:rPrChange w:id="2849" w:author="jie sun" w:date="2018-04-08T19:16:00Z">
                <w:rPr>
                  <w:rFonts w:hint="eastAsia"/>
                </w:rPr>
              </w:rPrChange>
            </w:rPr>
            <w:delText>错误！未指定顺序。</w:delText>
          </w:r>
        </w:del>
      </w:ins>
      <w:ins w:id="2850" w:author="像个男人一样" w:date="2018-03-21T01:42:00Z">
        <w:del w:id="2851" w:author="像个男人一样" w:date="2018-03-22T11:58:00Z">
          <w:r w:rsidRPr="00E90B93">
            <w:rPr>
              <w:rFonts w:hint="eastAsia"/>
              <w:b/>
              <w:rPrChange w:id="2852" w:author="jie sun" w:date="2018-04-08T19:16:00Z">
                <w:rPr>
                  <w:rFonts w:hint="eastAsia"/>
                </w:rPr>
              </w:rPrChange>
            </w:rPr>
            <w:delText>错误！未指定顺序。</w:delText>
          </w:r>
        </w:del>
      </w:ins>
      <w:del w:id="2853" w:author="像个男人一样" w:date="2018-03-22T11:58:00Z">
        <w:r>
          <w:delText>9</w:delText>
        </w:r>
        <w:r>
          <w:fldChar w:fldCharType="end"/>
        </w:r>
      </w:del>
      <w:del w:id="2854" w:author="像个男人一样" w:date="2018-03-21T01:41:00Z">
        <w:r>
          <w:delText xml:space="preserve"> The intervals among the peaks </w:delText>
        </w:r>
      </w:del>
    </w:p>
    <w:p w14:paraId="7CF1E088" w14:textId="77777777" w:rsidR="0087014B" w:rsidRDefault="00D5184D">
      <w:pPr>
        <w:jc w:val="center"/>
        <w:rPr>
          <w:ins w:id="2855" w:author="像个男人一样" w:date="2018-03-21T01:41:00Z"/>
        </w:rPr>
        <w:pPrChange w:id="2856" w:author="jie sun" w:date="2018-04-16T21:34:00Z">
          <w:pPr/>
        </w:pPrChange>
      </w:pPr>
      <w:r>
        <w:rPr>
          <w:noProof/>
        </w:rPr>
        <w:drawing>
          <wp:inline distT="0" distB="0" distL="0" distR="0" wp14:anchorId="641F0339" wp14:editId="14CB9BB1">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63FBF49" w14:textId="07C964AE" w:rsidR="0087014B" w:rsidRDefault="00D5184D">
      <w:pPr>
        <w:pStyle w:val="Caption"/>
        <w:jc w:val="center"/>
        <w:pPrChange w:id="2857" w:author="jie sun" w:date="2018-04-16T21:34:00Z">
          <w:pPr/>
        </w:pPrChange>
      </w:pPr>
      <w:bookmarkStart w:id="2858" w:name="_Toc517801879"/>
      <w:ins w:id="2859" w:author="像个男人一样" w:date="2018-03-21T01:41:00Z">
        <w:r>
          <w:t xml:space="preserve">Figure </w:t>
        </w:r>
      </w:ins>
      <w:ins w:id="2860" w:author="JIE  SUN" w:date="2018-06-21T13:36:00Z">
        <w:r w:rsidR="00A64E7B">
          <w:fldChar w:fldCharType="begin"/>
        </w:r>
        <w:r w:rsidR="00A64E7B">
          <w:instrText xml:space="preserve"> STYLEREF 1 \s </w:instrText>
        </w:r>
      </w:ins>
      <w:r w:rsidR="00A64E7B">
        <w:fldChar w:fldCharType="separate"/>
      </w:r>
      <w:r w:rsidR="005D06D1">
        <w:rPr>
          <w:noProof/>
        </w:rPr>
        <w:t>3</w:t>
      </w:r>
      <w:ins w:id="286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6</w:t>
      </w:r>
      <w:ins w:id="2862" w:author="JIE  SUN" w:date="2018-06-21T13:36:00Z">
        <w:r w:rsidR="00A64E7B">
          <w:fldChar w:fldCharType="end"/>
        </w:r>
      </w:ins>
      <w:ins w:id="2863" w:author="jie sun" w:date="2018-04-19T13:00:00Z">
        <w:del w:id="2864" w:author="JIE  SUN" w:date="2018-06-21T13:34:00Z">
          <w:r w:rsidR="00083FE7" w:rsidDel="00A64E7B">
            <w:fldChar w:fldCharType="begin"/>
          </w:r>
          <w:r w:rsidR="00083FE7" w:rsidDel="00A64E7B">
            <w:delInstrText xml:space="preserve"> STYLEREF 1 \s </w:delInstrText>
          </w:r>
        </w:del>
      </w:ins>
      <w:del w:id="2865" w:author="JIE  SUN" w:date="2018-06-21T13:34:00Z">
        <w:r w:rsidR="00083FE7" w:rsidDel="00A64E7B">
          <w:fldChar w:fldCharType="separate"/>
        </w:r>
        <w:r w:rsidR="00083FE7" w:rsidDel="00A64E7B">
          <w:rPr>
            <w:noProof/>
          </w:rPr>
          <w:delText>2</w:delText>
        </w:r>
      </w:del>
      <w:ins w:id="2866" w:author="jie sun" w:date="2018-04-19T13:00:00Z">
        <w:del w:id="286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868" w:author="JIE  SUN" w:date="2018-06-21T13:34:00Z">
        <w:r w:rsidR="00083FE7" w:rsidDel="00A64E7B">
          <w:fldChar w:fldCharType="separate"/>
        </w:r>
      </w:del>
      <w:ins w:id="2869" w:author="jie sun" w:date="2018-04-19T13:00:00Z">
        <w:del w:id="2870" w:author="JIE  SUN" w:date="2018-06-21T13:34:00Z">
          <w:r w:rsidR="00083FE7" w:rsidDel="00A64E7B">
            <w:rPr>
              <w:noProof/>
            </w:rPr>
            <w:delText>9</w:delText>
          </w:r>
          <w:r w:rsidR="00083FE7" w:rsidDel="00A64E7B">
            <w:fldChar w:fldCharType="end"/>
          </w:r>
        </w:del>
      </w:ins>
      <w:ins w:id="2871" w:author="像个男人一样" w:date="2018-03-21T01:41:00Z">
        <w:del w:id="287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873" w:author="像个男人一样" w:date="2018-03-22T11:51:00Z">
        <w:del w:id="2874" w:author="jie sun" w:date="2018-04-10T21:45:00Z">
          <w:r w:rsidDel="00454521">
            <w:delText>9</w:delText>
          </w:r>
        </w:del>
      </w:ins>
      <w:ins w:id="2875" w:author="像个男人一样" w:date="2018-03-21T01:41:00Z">
        <w:del w:id="2876" w:author="jie sun" w:date="2018-04-10T21:45:00Z">
          <w:r w:rsidDel="00454521">
            <w:fldChar w:fldCharType="end"/>
          </w:r>
        </w:del>
        <w:bookmarkStart w:id="2877" w:name="_Toc28630"/>
        <w:bookmarkStart w:id="2878" w:name="_Toc20181"/>
        <w:bookmarkStart w:id="2879" w:name="_Toc1368"/>
        <w:bookmarkStart w:id="2880" w:name="_Toc1985"/>
        <w:bookmarkStart w:id="2881" w:name="_Toc473"/>
        <w:bookmarkStart w:id="2882" w:name="_Toc30065"/>
        <w:bookmarkStart w:id="2883" w:name="_Toc6461"/>
        <w:bookmarkStart w:id="2884" w:name="_Toc27155"/>
        <w:bookmarkStart w:id="2885" w:name="_Toc28664"/>
        <w:bookmarkStart w:id="2886" w:name="_Toc23526"/>
        <w:bookmarkStart w:id="2887" w:name="_Toc23073"/>
        <w:bookmarkStart w:id="2888" w:name="_Toc31468"/>
        <w:bookmarkStart w:id="2889" w:name="_Toc18099"/>
        <w:bookmarkStart w:id="2890" w:name="_Toc12438"/>
        <w:bookmarkStart w:id="2891" w:name="_Toc6829"/>
        <w:bookmarkStart w:id="2892" w:name="_Toc20173"/>
        <w:bookmarkStart w:id="2893" w:name="_Toc32110"/>
        <w:bookmarkStart w:id="2894" w:name="_Toc29089"/>
        <w:bookmarkStart w:id="2895" w:name="_Toc26482"/>
        <w:bookmarkStart w:id="2896" w:name="_Toc21016"/>
        <w:bookmarkStart w:id="2897" w:name="_Toc12772"/>
        <w:bookmarkStart w:id="2898" w:name="_Toc21350"/>
        <w:bookmarkStart w:id="2899" w:name="_Toc29483"/>
        <w:bookmarkStart w:id="2900" w:name="_Toc5366"/>
        <w:bookmarkStart w:id="2901" w:name="_Toc5328"/>
        <w:r w:rsidRPr="00606542">
          <w:t>:</w:t>
        </w:r>
      </w:ins>
      <w:r w:rsidR="0093575E">
        <w:t xml:space="preserve"> </w:t>
      </w:r>
      <w:ins w:id="2902" w:author="像个男人一样" w:date="2018-03-21T01:41:00Z">
        <w:r w:rsidRPr="00606542">
          <w:t xml:space="preserve">The </w:t>
        </w:r>
      </w:ins>
      <w:ins w:id="2903" w:author="jie sun" w:date="2018-04-16T22:26:00Z">
        <w:r w:rsidR="00727BC8">
          <w:t>I</w:t>
        </w:r>
      </w:ins>
      <w:ins w:id="2904" w:author="像个男人一样" w:date="2018-03-21T01:41:00Z">
        <w:del w:id="2905" w:author="jie sun" w:date="2018-04-16T22:26:00Z">
          <w:r w:rsidRPr="00606542" w:rsidDel="00727BC8">
            <w:delText>i</w:delText>
          </w:r>
        </w:del>
        <w:r w:rsidRPr="00606542">
          <w:t xml:space="preserve">ntervals </w:t>
        </w:r>
      </w:ins>
      <w:ins w:id="2906" w:author="jie sun" w:date="2018-04-16T22:26:00Z">
        <w:r w:rsidR="00727BC8">
          <w:t>A</w:t>
        </w:r>
      </w:ins>
      <w:ins w:id="2907" w:author="像个男人一样" w:date="2018-03-21T01:41:00Z">
        <w:del w:id="2908" w:author="jie sun" w:date="2018-04-16T22:26:00Z">
          <w:r w:rsidRPr="00606542" w:rsidDel="00727BC8">
            <w:delText>a</w:delText>
          </w:r>
        </w:del>
        <w:r w:rsidRPr="00606542">
          <w:t xml:space="preserve">mong </w:t>
        </w:r>
      </w:ins>
      <w:ins w:id="2909" w:author="jie sun" w:date="2018-04-16T22:27:00Z">
        <w:r w:rsidR="00727BC8">
          <w:t>T</w:t>
        </w:r>
      </w:ins>
      <w:ins w:id="2910" w:author="像个男人一样" w:date="2018-03-21T01:41:00Z">
        <w:del w:id="2911" w:author="jie sun" w:date="2018-04-16T22:27:00Z">
          <w:r w:rsidRPr="00606542" w:rsidDel="00727BC8">
            <w:delText>t</w:delText>
          </w:r>
        </w:del>
        <w:r w:rsidRPr="00606542">
          <w:t xml:space="preserve">he </w:t>
        </w:r>
      </w:ins>
      <w:ins w:id="2912" w:author="jie sun" w:date="2018-04-16T22:27:00Z">
        <w:r w:rsidR="00727BC8">
          <w:t>P</w:t>
        </w:r>
      </w:ins>
      <w:ins w:id="2913" w:author="像个男人一样" w:date="2018-03-21T01:41:00Z">
        <w:del w:id="2914" w:author="jie sun" w:date="2018-04-16T22:27:00Z">
          <w:r w:rsidRPr="00606542" w:rsidDel="00727BC8">
            <w:delText>p</w:delText>
          </w:r>
        </w:del>
        <w:r w:rsidRPr="00606542">
          <w:t>eaks</w:t>
        </w:r>
      </w:ins>
      <w:bookmarkEnd w:id="2858"/>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p>
    <w:p w14:paraId="369A335B" w14:textId="77777777" w:rsidR="0087014B" w:rsidRDefault="00D5184D">
      <w:pPr>
        <w:rPr>
          <w:ins w:id="2915" w:author="jie sun" w:date="2018-04-08T18:25:00Z"/>
        </w:rPr>
      </w:pPr>
      <w:del w:id="2916" w:author="jie sun" w:date="2018-04-16T21:34:00Z">
        <w:r w:rsidDel="007057AF">
          <w:rPr>
            <w:rFonts w:hint="eastAsia"/>
          </w:rPr>
          <w:delText>So</w:delText>
        </w:r>
        <w:r w:rsidDel="00D61186">
          <w:delText xml:space="preserve"> </w:delText>
        </w:r>
      </w:del>
      <w:ins w:id="2917" w:author="jie sun" w:date="2018-04-16T21:34:00Z">
        <w:r w:rsidR="00D61186">
          <w:rPr>
            <w:rFonts w:hint="eastAsia"/>
          </w:rPr>
          <w:t>W</w:t>
        </w:r>
      </w:ins>
      <w:del w:id="2918" w:author="jie sun" w:date="2018-04-16T21:34:00Z">
        <w:r w:rsidDel="00D61186">
          <w:delText>w</w:delText>
        </w:r>
      </w:del>
      <w:r>
        <w:t>e can see the two red peak values are invalid using this algorithm.</w:t>
      </w:r>
    </w:p>
    <w:p w14:paraId="54B0E9BF" w14:textId="77777777" w:rsidR="00743184" w:rsidRDefault="00743184"/>
    <w:p w14:paraId="22042D5D" w14:textId="03169B4F" w:rsidR="0087014B" w:rsidRDefault="00D5184D">
      <w:pPr>
        <w:pStyle w:val="Heading3"/>
        <w:rPr>
          <w:lang w:val="en-US"/>
        </w:rPr>
      </w:pPr>
      <w:bookmarkStart w:id="2919" w:name="_Toc3264"/>
      <w:bookmarkStart w:id="2920" w:name="_Toc22958"/>
      <w:bookmarkStart w:id="2921" w:name="_Toc18539"/>
      <w:bookmarkStart w:id="2922" w:name="_Toc23908"/>
      <w:bookmarkStart w:id="2923" w:name="_Toc236"/>
      <w:bookmarkStart w:id="2924" w:name="_Toc30131"/>
      <w:bookmarkStart w:id="2925" w:name="_Toc11068"/>
      <w:bookmarkStart w:id="2926" w:name="_Toc25229"/>
      <w:bookmarkStart w:id="2927" w:name="_Toc440"/>
      <w:bookmarkStart w:id="2928" w:name="_Toc518661862"/>
      <w:r>
        <w:rPr>
          <w:lang w:val="en-US"/>
        </w:rPr>
        <w:t xml:space="preserve">Threshold </w:t>
      </w:r>
      <w:r>
        <w:rPr>
          <w:rFonts w:hint="eastAsia"/>
          <w:lang w:val="en-US"/>
        </w:rPr>
        <w:t>Filtering Algorithm</w:t>
      </w:r>
      <w:bookmarkEnd w:id="2919"/>
      <w:bookmarkEnd w:id="2920"/>
      <w:bookmarkEnd w:id="2921"/>
      <w:bookmarkEnd w:id="2922"/>
      <w:bookmarkEnd w:id="2923"/>
      <w:bookmarkEnd w:id="2924"/>
      <w:bookmarkEnd w:id="2925"/>
      <w:bookmarkEnd w:id="2926"/>
      <w:bookmarkEnd w:id="2927"/>
      <w:bookmarkEnd w:id="2928"/>
    </w:p>
    <w:p w14:paraId="154D0E9F" w14:textId="77777777"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73E46BB0" w14:textId="77777777">
        <w:tc>
          <w:tcPr>
            <w:tcW w:w="9016" w:type="dxa"/>
          </w:tcPr>
          <w:p w14:paraId="4836A854" w14:textId="77777777" w:rsidR="0087014B" w:rsidRDefault="00D5184D">
            <w:pPr>
              <w:spacing w:after="0"/>
            </w:pPr>
            <w:r>
              <w:t>1.</w:t>
            </w:r>
            <w:r>
              <w:rPr>
                <w:lang w:val="en-US"/>
              </w:rPr>
              <w:t xml:space="preserve"> The current peak value minus the last valley value must be bigger than the threshold. </w:t>
            </w:r>
          </w:p>
        </w:tc>
      </w:tr>
      <w:tr w:rsidR="0087014B" w:rsidRPr="008F4478" w14:paraId="477B53E0" w14:textId="77777777">
        <w:tc>
          <w:tcPr>
            <w:tcW w:w="9016" w:type="dxa"/>
          </w:tcPr>
          <w:p w14:paraId="1D044297" w14:textId="77777777" w:rsidR="0087014B" w:rsidRPr="008F4478" w:rsidRDefault="00D5184D">
            <w:pPr>
              <w:spacing w:after="0"/>
              <w:rPr>
                <w:lang w:val="en-US"/>
                <w:rPrChange w:id="2929" w:author="jie sun" w:date="2018-04-15T19:24:00Z">
                  <w:rPr/>
                </w:rPrChange>
              </w:rPr>
            </w:pPr>
            <w:r w:rsidRPr="008F4478">
              <w:rPr>
                <w:lang w:val="en-US"/>
                <w:rPrChange w:id="2930" w:author="jie sun" w:date="2018-04-15T19:24:00Z">
                  <w:rPr/>
                </w:rPrChange>
              </w:rPr>
              <w:t>2.</w:t>
            </w:r>
            <w:r>
              <w:rPr>
                <w:lang w:val="en-US"/>
              </w:rPr>
              <w:t xml:space="preserve"> The Threshold is Dynamic and related with different walking patterns. </w:t>
            </w:r>
            <w:del w:id="2931" w:author="jie sun" w:date="2018-04-15T19:28:00Z">
              <w:r w:rsidRPr="008F4478" w:rsidDel="00122733">
                <w:rPr>
                  <w:lang w:val="en-US"/>
                  <w:rPrChange w:id="2932" w:author="jie sun" w:date="2018-04-15T19:24:00Z">
                    <w:rPr/>
                  </w:rPrChange>
                </w:rPr>
                <w:delText>(</w:delText>
              </w:r>
            </w:del>
            <w:r w:rsidRPr="008F4478">
              <w:rPr>
                <w:lang w:val="en-US"/>
                <w:rPrChange w:id="2933" w:author="jie sun" w:date="2018-04-15T19:24:00Z">
                  <w:rPr/>
                </w:rPrChange>
              </w:rPr>
              <w:t>There is one red peak datum being filtered.</w:t>
            </w:r>
            <w:del w:id="2934" w:author="jie sun" w:date="2018-04-15T19:28:00Z">
              <w:r w:rsidRPr="008F4478" w:rsidDel="00122733">
                <w:rPr>
                  <w:lang w:val="en-US"/>
                  <w:rPrChange w:id="2935" w:author="jie sun" w:date="2018-04-15T19:24:00Z">
                    <w:rPr/>
                  </w:rPrChange>
                </w:rPr>
                <w:delText>)</w:delText>
              </w:r>
            </w:del>
          </w:p>
        </w:tc>
      </w:tr>
    </w:tbl>
    <w:p w14:paraId="614D9AFB" w14:textId="77777777" w:rsidR="0087014B" w:rsidRPr="00DA038E" w:rsidRDefault="00D5184D">
      <w:pPr>
        <w:pStyle w:val="Caption"/>
        <w:rPr>
          <w:del w:id="2936" w:author="像个男人一样" w:date="2018-03-22T11:58:00Z"/>
        </w:rPr>
        <w:pPrChange w:id="2937" w:author="像个男人一样" w:date="2018-03-21T01:42:00Z">
          <w:pPr/>
        </w:pPrChange>
      </w:pPr>
      <w:r w:rsidRPr="00DA038E">
        <w:t xml:space="preserve">The following </w:t>
      </w:r>
      <w:del w:id="2938" w:author="jie sun" w:date="2018-04-08T18:25:00Z">
        <w:r w:rsidRPr="00DA038E" w:rsidDel="006C170B">
          <w:delText xml:space="preserve">diagram </w:delText>
        </w:r>
      </w:del>
      <w:ins w:id="2939" w:author="jie sun" w:date="2018-04-08T18:25:00Z">
        <w:r w:rsidR="006C170B" w:rsidRPr="00DA038E">
          <w:t xml:space="preserve">figure </w:t>
        </w:r>
      </w:ins>
      <w:r w:rsidRPr="00DA038E">
        <w:t>can be an example for this algorithm.</w:t>
      </w:r>
    </w:p>
    <w:p w14:paraId="793F6A85" w14:textId="77777777" w:rsidR="0087014B" w:rsidRDefault="00D5184D">
      <w:pPr>
        <w:pStyle w:val="Caption"/>
        <w:pPrChange w:id="2940" w:author="像个男人一样" w:date="2018-03-21T01:42:00Z">
          <w:pPr>
            <w:pStyle w:val="Subtitle"/>
          </w:pPr>
        </w:pPrChange>
      </w:pPr>
      <w:del w:id="2941" w:author="像个男人一样" w:date="2018-03-22T11:58:00Z">
        <w:r>
          <w:delText xml:space="preserve">Figure 2. </w:delText>
        </w:r>
        <w:r>
          <w:fldChar w:fldCharType="begin"/>
        </w:r>
        <w:r>
          <w:delInstrText xml:space="preserve"> SEQ Figure_2. \* ARABIC </w:delInstrText>
        </w:r>
        <w:r>
          <w:fldChar w:fldCharType="separate"/>
        </w:r>
      </w:del>
      <w:ins w:id="2942" w:author="像个男人一样" w:date="2018-03-22T11:51:00Z">
        <w:del w:id="2943" w:author="像个男人一样" w:date="2018-03-22T11:58:00Z">
          <w:r>
            <w:rPr>
              <w:b/>
            </w:rPr>
            <w:delText>错误！未指定顺序。</w:delText>
          </w:r>
        </w:del>
      </w:ins>
      <w:ins w:id="2944" w:author="像个男人一样" w:date="2018-03-21T23:39:00Z">
        <w:del w:id="2945" w:author="像个男人一样" w:date="2018-03-22T11:58:00Z">
          <w:r>
            <w:rPr>
              <w:b/>
            </w:rPr>
            <w:delText>错误！未指定顺序。</w:delText>
          </w:r>
        </w:del>
      </w:ins>
      <w:ins w:id="2946" w:author="像个男人一样" w:date="2018-03-21T23:10:00Z">
        <w:del w:id="2947" w:author="像个男人一样" w:date="2018-03-22T11:58:00Z">
          <w:r>
            <w:rPr>
              <w:b/>
            </w:rPr>
            <w:delText>错误！未指定顺序。</w:delText>
          </w:r>
        </w:del>
      </w:ins>
      <w:ins w:id="2948" w:author="像个男人一样" w:date="2018-03-21T23:08:00Z">
        <w:del w:id="2949" w:author="像个男人一样" w:date="2018-03-22T11:58:00Z">
          <w:r>
            <w:rPr>
              <w:b/>
            </w:rPr>
            <w:delText>错误！未指定顺序。</w:delText>
          </w:r>
        </w:del>
      </w:ins>
      <w:ins w:id="2950" w:author="像个男人一样" w:date="2018-03-21T02:33:00Z">
        <w:del w:id="2951" w:author="像个男人一样" w:date="2018-03-22T11:58:00Z">
          <w:r>
            <w:rPr>
              <w:b/>
            </w:rPr>
            <w:delText>错误！未指定顺序。错误！未指定顺序。</w:delText>
          </w:r>
        </w:del>
      </w:ins>
      <w:ins w:id="2952" w:author="像个男人一样" w:date="2018-03-21T02:31:00Z">
        <w:del w:id="2953" w:author="像个男人一样" w:date="2018-03-22T11:58:00Z">
          <w:r>
            <w:rPr>
              <w:b/>
            </w:rPr>
            <w:delText>错误！未指定顺序。</w:delText>
          </w:r>
        </w:del>
      </w:ins>
      <w:ins w:id="2954" w:author="像个男人一样" w:date="2018-03-21T02:30:00Z">
        <w:del w:id="2955" w:author="像个男人一样" w:date="2018-03-22T11:58:00Z">
          <w:r>
            <w:rPr>
              <w:b/>
            </w:rPr>
            <w:delText>错误！未指定顺序。</w:delText>
          </w:r>
        </w:del>
      </w:ins>
      <w:ins w:id="2956" w:author="像个男人一样" w:date="2018-03-21T02:29:00Z">
        <w:del w:id="2957" w:author="像个男人一样" w:date="2018-03-22T11:58:00Z">
          <w:r>
            <w:rPr>
              <w:b/>
            </w:rPr>
            <w:delText>错误！未指定顺序。错误！未指定顺序。</w:delText>
          </w:r>
        </w:del>
      </w:ins>
      <w:ins w:id="2958" w:author="像个男人一样" w:date="2018-03-21T02:26:00Z">
        <w:del w:id="2959" w:author="像个男人一样" w:date="2018-03-22T11:58:00Z">
          <w:r>
            <w:rPr>
              <w:b/>
            </w:rPr>
            <w:delText>错误！未指定顺序。</w:delText>
          </w:r>
        </w:del>
      </w:ins>
      <w:ins w:id="2960" w:author="像个男人一样" w:date="2018-03-21T02:25:00Z">
        <w:del w:id="2961" w:author="像个男人一样" w:date="2018-03-22T11:58:00Z">
          <w:r>
            <w:rPr>
              <w:b/>
            </w:rPr>
            <w:delText>错误！未指定顺序。</w:delText>
          </w:r>
        </w:del>
      </w:ins>
      <w:ins w:id="2962" w:author="像个男人一样" w:date="2018-03-21T02:24:00Z">
        <w:del w:id="2963" w:author="像个男人一样" w:date="2018-03-22T11:58:00Z">
          <w:r>
            <w:rPr>
              <w:b/>
            </w:rPr>
            <w:delText>错误！未指定顺序。</w:delText>
          </w:r>
        </w:del>
      </w:ins>
      <w:ins w:id="2964" w:author="像个男人一样" w:date="2018-03-21T02:23:00Z">
        <w:del w:id="2965" w:author="像个男人一样" w:date="2018-03-22T11:58:00Z">
          <w:r>
            <w:rPr>
              <w:b/>
            </w:rPr>
            <w:delText>错误！未指定顺序。</w:delText>
          </w:r>
        </w:del>
      </w:ins>
      <w:ins w:id="2966" w:author="像个男人一样" w:date="2018-03-21T02:22:00Z">
        <w:del w:id="2967" w:author="像个男人一样" w:date="2018-03-22T11:58:00Z">
          <w:r>
            <w:rPr>
              <w:b/>
            </w:rPr>
            <w:delText>错误！未指定顺序。</w:delText>
          </w:r>
        </w:del>
      </w:ins>
      <w:ins w:id="2968" w:author="像个男人一样" w:date="2018-03-21T02:17:00Z">
        <w:del w:id="2969" w:author="像个男人一样" w:date="2018-03-22T11:58:00Z">
          <w:r>
            <w:rPr>
              <w:b/>
            </w:rPr>
            <w:delText>错误！未指定顺序。错误！未指定顺序。错误！未指定顺序。</w:delText>
          </w:r>
        </w:del>
      </w:ins>
      <w:ins w:id="2970" w:author="像个男人一样" w:date="2018-03-21T02:15:00Z">
        <w:del w:id="2971" w:author="像个男人一样" w:date="2018-03-22T11:58:00Z">
          <w:r>
            <w:rPr>
              <w:b/>
            </w:rPr>
            <w:delText>错误！未指定顺序。</w:delText>
          </w:r>
        </w:del>
      </w:ins>
      <w:ins w:id="2972" w:author="像个男人一样" w:date="2018-03-21T02:14:00Z">
        <w:del w:id="2973" w:author="像个男人一样" w:date="2018-03-22T11:58:00Z">
          <w:r>
            <w:rPr>
              <w:b/>
            </w:rPr>
            <w:delText>错误！未指定顺序。</w:delText>
          </w:r>
        </w:del>
      </w:ins>
      <w:ins w:id="2974" w:author="像个男人一样" w:date="2018-03-21T02:13:00Z">
        <w:del w:id="2975" w:author="像个男人一样" w:date="2018-03-22T11:58:00Z">
          <w:r>
            <w:rPr>
              <w:b/>
            </w:rPr>
            <w:delText>错误！未指定顺序。</w:delText>
          </w:r>
        </w:del>
      </w:ins>
      <w:ins w:id="2976" w:author="像个男人一样" w:date="2018-03-21T02:12:00Z">
        <w:del w:id="2977" w:author="像个男人一样" w:date="2018-03-22T11:58:00Z">
          <w:r>
            <w:rPr>
              <w:b/>
            </w:rPr>
            <w:delText>错误！未指定顺序。</w:delText>
          </w:r>
        </w:del>
      </w:ins>
      <w:ins w:id="2978" w:author="像个男人一样" w:date="2018-03-21T02:02:00Z">
        <w:del w:id="2979" w:author="像个男人一样" w:date="2018-03-22T11:58:00Z">
          <w:r>
            <w:rPr>
              <w:b/>
            </w:rPr>
            <w:delText>错误！未指定顺序。错误！未指定顺序。</w:delText>
          </w:r>
        </w:del>
      </w:ins>
      <w:ins w:id="2980" w:author="像个男人一样" w:date="2018-03-21T02:01:00Z">
        <w:del w:id="2981" w:author="像个男人一样" w:date="2018-03-22T11:58:00Z">
          <w:r>
            <w:rPr>
              <w:b/>
            </w:rPr>
            <w:delText>错误！未指定顺序。</w:delText>
          </w:r>
        </w:del>
      </w:ins>
      <w:ins w:id="2982" w:author="像个男人一样" w:date="2018-03-21T02:00:00Z">
        <w:del w:id="2983" w:author="像个男人一样" w:date="2018-03-22T11:58:00Z">
          <w:r>
            <w:rPr>
              <w:b/>
            </w:rPr>
            <w:delText>错误！未指定顺序。</w:delText>
          </w:r>
        </w:del>
      </w:ins>
      <w:ins w:id="2984" w:author="像个男人一样" w:date="2018-03-21T01:59:00Z">
        <w:del w:id="2985" w:author="像个男人一样" w:date="2018-03-22T11:58:00Z">
          <w:r>
            <w:rPr>
              <w:b/>
            </w:rPr>
            <w:delText>错误！未指定顺序。</w:delText>
          </w:r>
        </w:del>
      </w:ins>
      <w:ins w:id="2986" w:author="像个男人一样" w:date="2018-03-21T01:58:00Z">
        <w:del w:id="2987" w:author="像个男人一样" w:date="2018-03-22T11:58:00Z">
          <w:r>
            <w:rPr>
              <w:b/>
            </w:rPr>
            <w:delText>错误！未指定顺序。错误！未指定顺序。</w:delText>
          </w:r>
        </w:del>
      </w:ins>
      <w:ins w:id="2988" w:author="像个男人一样" w:date="2018-03-21T01:57:00Z">
        <w:del w:id="2989" w:author="像个男人一样" w:date="2018-03-22T11:58:00Z">
          <w:r>
            <w:rPr>
              <w:b/>
            </w:rPr>
            <w:delText>错误！未指定顺序。</w:delText>
          </w:r>
        </w:del>
      </w:ins>
      <w:ins w:id="2990" w:author="像个男人一样" w:date="2018-03-21T01:48:00Z">
        <w:del w:id="2991" w:author="像个男人一样" w:date="2018-03-22T11:58:00Z">
          <w:r>
            <w:rPr>
              <w:b/>
            </w:rPr>
            <w:delText>错误！未指定顺序。错误！未指定顺序。</w:delText>
          </w:r>
        </w:del>
      </w:ins>
      <w:ins w:id="2992" w:author="像个男人一样" w:date="2018-03-21T01:47:00Z">
        <w:del w:id="2993" w:author="像个男人一样" w:date="2018-03-22T11:58:00Z">
          <w:r>
            <w:rPr>
              <w:b/>
            </w:rPr>
            <w:delText>错误！未指定顺序。</w:delText>
          </w:r>
        </w:del>
      </w:ins>
      <w:ins w:id="2994" w:author="像个男人一样" w:date="2018-03-21T01:46:00Z">
        <w:del w:id="2995" w:author="像个男人一样" w:date="2018-03-22T11:58:00Z">
          <w:r>
            <w:rPr>
              <w:b/>
            </w:rPr>
            <w:delText>错误！未指定顺序。</w:delText>
          </w:r>
        </w:del>
      </w:ins>
      <w:ins w:id="2996" w:author="像个男人一样" w:date="2018-03-21T01:45:00Z">
        <w:del w:id="2997" w:author="像个男人一样" w:date="2018-03-22T11:58:00Z">
          <w:r>
            <w:rPr>
              <w:b/>
            </w:rPr>
            <w:delText>错误！未指定顺序。错误！未指定顺序。</w:delText>
          </w:r>
        </w:del>
      </w:ins>
      <w:ins w:id="2998" w:author="像个男人一样" w:date="2018-03-21T01:43:00Z">
        <w:del w:id="2999" w:author="像个男人一样" w:date="2018-03-22T11:58:00Z">
          <w:r>
            <w:rPr>
              <w:b/>
            </w:rPr>
            <w:delText>错误！未指定顺序。</w:delText>
          </w:r>
        </w:del>
      </w:ins>
      <w:del w:id="3000" w:author="像个男人一样" w:date="2018-03-22T11:58:00Z">
        <w:r>
          <w:delText>10</w:delText>
        </w:r>
        <w:r>
          <w:fldChar w:fldCharType="end"/>
        </w:r>
      </w:del>
      <w:del w:id="3001" w:author="像个男人一样" w:date="2018-03-21T01:42:00Z">
        <w:r>
          <w:delText xml:space="preserve"> </w:delText>
        </w:r>
      </w:del>
      <w:del w:id="3002" w:author="像个男人一样" w:date="2018-03-21T01:41:00Z">
        <w:r>
          <w:delText>The threshold figure</w:delText>
        </w:r>
      </w:del>
    </w:p>
    <w:p w14:paraId="10E65A45" w14:textId="77777777" w:rsidR="0087014B" w:rsidRDefault="00D5184D">
      <w:pPr>
        <w:jc w:val="center"/>
        <w:rPr>
          <w:ins w:id="3003" w:author="像个男人一样" w:date="2018-03-21T01:42:00Z"/>
        </w:rPr>
        <w:pPrChange w:id="3004" w:author="jie sun" w:date="2018-04-16T21:34:00Z">
          <w:pPr/>
        </w:pPrChange>
      </w:pPr>
      <w:del w:id="3005" w:author="像个男人一样" w:date="2018-03-21T01:41:00Z">
        <w:r>
          <w:rPr>
            <w:noProof/>
          </w:rPr>
          <w:drawing>
            <wp:inline distT="0" distB="0" distL="0" distR="0" wp14:anchorId="6220A40C" wp14:editId="19425CE5">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del>
      <w:ins w:id="3006" w:author="像个男人一样" w:date="2018-03-21T01:41:00Z">
        <w:r>
          <w:rPr>
            <w:noProof/>
          </w:rPr>
          <w:drawing>
            <wp:inline distT="0" distB="0" distL="0" distR="0" wp14:anchorId="21F26C53" wp14:editId="6C32694B">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ins>
    </w:p>
    <w:p w14:paraId="7021B68C" w14:textId="63E30281" w:rsidR="0087014B" w:rsidRDefault="00D5184D">
      <w:pPr>
        <w:pStyle w:val="Caption"/>
        <w:jc w:val="center"/>
        <w:rPr>
          <w:lang w:val="en-US"/>
        </w:rPr>
        <w:pPrChange w:id="3007" w:author="jie sun" w:date="2018-04-16T21:34:00Z">
          <w:pPr/>
        </w:pPrChange>
      </w:pPr>
      <w:bookmarkStart w:id="3008" w:name="_Toc517801880"/>
      <w:ins w:id="3009" w:author="像个男人一样" w:date="2018-03-21T01:42:00Z">
        <w:r>
          <w:t xml:space="preserve">Figure </w:t>
        </w:r>
      </w:ins>
      <w:ins w:id="3010" w:author="JIE  SUN" w:date="2018-06-21T13:36:00Z">
        <w:r w:rsidR="00A64E7B">
          <w:fldChar w:fldCharType="begin"/>
        </w:r>
        <w:r w:rsidR="00A64E7B">
          <w:instrText xml:space="preserve"> STYLEREF 1 \s </w:instrText>
        </w:r>
      </w:ins>
      <w:r w:rsidR="00A64E7B">
        <w:fldChar w:fldCharType="separate"/>
      </w:r>
      <w:r w:rsidR="005D06D1">
        <w:rPr>
          <w:noProof/>
        </w:rPr>
        <w:t>3</w:t>
      </w:r>
      <w:ins w:id="301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7</w:t>
      </w:r>
      <w:ins w:id="3012" w:author="JIE  SUN" w:date="2018-06-21T13:36:00Z">
        <w:r w:rsidR="00A64E7B">
          <w:fldChar w:fldCharType="end"/>
        </w:r>
      </w:ins>
      <w:ins w:id="3013" w:author="jie sun" w:date="2018-04-19T13:00:00Z">
        <w:del w:id="3014" w:author="JIE  SUN" w:date="2018-06-21T13:34:00Z">
          <w:r w:rsidR="00083FE7" w:rsidDel="00A64E7B">
            <w:fldChar w:fldCharType="begin"/>
          </w:r>
          <w:r w:rsidR="00083FE7" w:rsidDel="00A64E7B">
            <w:delInstrText xml:space="preserve"> STYLEREF 1 \s </w:delInstrText>
          </w:r>
        </w:del>
      </w:ins>
      <w:del w:id="3015" w:author="JIE  SUN" w:date="2018-06-21T13:34:00Z">
        <w:r w:rsidR="00083FE7" w:rsidDel="00A64E7B">
          <w:fldChar w:fldCharType="separate"/>
        </w:r>
        <w:r w:rsidR="00083FE7" w:rsidDel="00A64E7B">
          <w:rPr>
            <w:noProof/>
          </w:rPr>
          <w:delText>2</w:delText>
        </w:r>
      </w:del>
      <w:ins w:id="3016" w:author="jie sun" w:date="2018-04-19T13:00:00Z">
        <w:del w:id="301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018" w:author="JIE  SUN" w:date="2018-06-21T13:34:00Z">
        <w:r w:rsidR="00083FE7" w:rsidDel="00A64E7B">
          <w:fldChar w:fldCharType="separate"/>
        </w:r>
      </w:del>
      <w:ins w:id="3019" w:author="jie sun" w:date="2018-04-19T13:00:00Z">
        <w:del w:id="3020" w:author="JIE  SUN" w:date="2018-06-21T13:34:00Z">
          <w:r w:rsidR="00083FE7" w:rsidDel="00A64E7B">
            <w:rPr>
              <w:noProof/>
            </w:rPr>
            <w:delText>10</w:delText>
          </w:r>
          <w:r w:rsidR="00083FE7" w:rsidDel="00A64E7B">
            <w:fldChar w:fldCharType="end"/>
          </w:r>
        </w:del>
      </w:ins>
      <w:ins w:id="3021" w:author="像个男人一样" w:date="2018-03-21T01:42:00Z">
        <w:del w:id="302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023" w:author="像个男人一样" w:date="2018-03-22T11:51:00Z">
        <w:del w:id="3024" w:author="jie sun" w:date="2018-04-10T21:45:00Z">
          <w:r w:rsidDel="00454521">
            <w:delText>10</w:delText>
          </w:r>
        </w:del>
      </w:ins>
      <w:ins w:id="3025" w:author="像个男人一样" w:date="2018-03-21T01:42:00Z">
        <w:del w:id="3026" w:author="jie sun" w:date="2018-04-10T21:45:00Z">
          <w:r w:rsidDel="00454521">
            <w:fldChar w:fldCharType="end"/>
          </w:r>
        </w:del>
        <w:bookmarkStart w:id="3027" w:name="_Toc5409"/>
        <w:bookmarkStart w:id="3028" w:name="_Toc1166"/>
        <w:bookmarkStart w:id="3029" w:name="_Toc6554"/>
        <w:bookmarkStart w:id="3030" w:name="_Toc13454"/>
        <w:bookmarkStart w:id="3031" w:name="_Toc21765"/>
        <w:bookmarkStart w:id="3032" w:name="_Toc23823"/>
        <w:bookmarkStart w:id="3033" w:name="_Toc29933"/>
        <w:bookmarkStart w:id="3034" w:name="_Toc730"/>
        <w:bookmarkStart w:id="3035" w:name="_Toc12423"/>
        <w:bookmarkStart w:id="3036" w:name="_Toc29736"/>
        <w:bookmarkStart w:id="3037" w:name="_Toc7802"/>
        <w:bookmarkStart w:id="3038" w:name="_Toc14551"/>
        <w:bookmarkStart w:id="3039" w:name="_Toc12117"/>
        <w:bookmarkStart w:id="3040" w:name="_Toc25358"/>
        <w:bookmarkStart w:id="3041" w:name="_Toc30572"/>
        <w:bookmarkStart w:id="3042" w:name="_Toc8461"/>
        <w:bookmarkStart w:id="3043" w:name="_Toc22751"/>
        <w:bookmarkStart w:id="3044" w:name="_Toc5984"/>
        <w:bookmarkStart w:id="3045" w:name="_Toc11656"/>
        <w:bookmarkStart w:id="3046" w:name="_Toc15753"/>
        <w:bookmarkStart w:id="3047" w:name="_Toc7503"/>
        <w:bookmarkStart w:id="3048" w:name="_Toc227"/>
        <w:bookmarkStart w:id="3049" w:name="_Toc2081"/>
        <w:bookmarkStart w:id="3050" w:name="_Toc22325"/>
        <w:bookmarkStart w:id="3051" w:name="_Toc5034"/>
        <w:r>
          <w:rPr>
            <w:rFonts w:hint="eastAsia"/>
          </w:rPr>
          <w:t>:</w:t>
        </w:r>
      </w:ins>
      <w:r w:rsidR="0093575E">
        <w:t xml:space="preserve"> </w:t>
      </w:r>
      <w:ins w:id="3052" w:author="像个男人一样" w:date="2018-03-21T01:42:00Z">
        <w:r>
          <w:rPr>
            <w:rFonts w:hint="eastAsia"/>
          </w:rPr>
          <w:t xml:space="preserve">The </w:t>
        </w:r>
      </w:ins>
      <w:ins w:id="3053" w:author="jie sun" w:date="2018-04-16T22:27:00Z">
        <w:r w:rsidR="00BB4424">
          <w:t>T</w:t>
        </w:r>
      </w:ins>
      <w:ins w:id="3054" w:author="像个男人一样" w:date="2018-03-21T01:42:00Z">
        <w:del w:id="3055" w:author="jie sun" w:date="2018-04-16T22:27:00Z">
          <w:r w:rsidDel="00BB4424">
            <w:rPr>
              <w:rFonts w:hint="eastAsia"/>
            </w:rPr>
            <w:delText>t</w:delText>
          </w:r>
        </w:del>
        <w:r>
          <w:rPr>
            <w:rFonts w:hint="eastAsia"/>
          </w:rPr>
          <w:t xml:space="preserve">hreshold </w:t>
        </w:r>
      </w:ins>
      <w:ins w:id="3056" w:author="jie sun" w:date="2018-04-16T22:27:00Z">
        <w:r w:rsidR="00BB4424">
          <w:t>F</w:t>
        </w:r>
      </w:ins>
      <w:ins w:id="3057" w:author="像个男人一样" w:date="2018-03-21T01:42:00Z">
        <w:del w:id="3058" w:author="jie sun" w:date="2018-04-16T22:27:00Z">
          <w:r w:rsidDel="00BB4424">
            <w:rPr>
              <w:rFonts w:hint="eastAsia"/>
            </w:rPr>
            <w:delText>f</w:delText>
          </w:r>
        </w:del>
        <w:r>
          <w:rPr>
            <w:rFonts w:hint="eastAsia"/>
          </w:rPr>
          <w:t>igure</w:t>
        </w:r>
      </w:ins>
      <w:bookmarkEnd w:id="3008"/>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p>
    <w:p w14:paraId="5864FC83" w14:textId="44B3C6D6" w:rsidR="0087014B" w:rsidRDefault="00D5184D">
      <w:pPr>
        <w:pStyle w:val="Heading3"/>
        <w:rPr>
          <w:lang w:val="en-US"/>
        </w:rPr>
      </w:pPr>
      <w:bookmarkStart w:id="3059" w:name="_Toc14406"/>
      <w:bookmarkStart w:id="3060" w:name="_Toc11047"/>
      <w:bookmarkStart w:id="3061" w:name="_Toc5176"/>
      <w:bookmarkStart w:id="3062" w:name="_Toc28426"/>
      <w:bookmarkStart w:id="3063" w:name="_Toc32033"/>
      <w:bookmarkStart w:id="3064" w:name="_Toc24111"/>
      <w:bookmarkStart w:id="3065" w:name="_Toc11901"/>
      <w:bookmarkStart w:id="3066" w:name="_Toc23423"/>
      <w:bookmarkStart w:id="3067" w:name="_Toc15273"/>
      <w:bookmarkStart w:id="3068" w:name="_Toc518661863"/>
      <w:r>
        <w:rPr>
          <w:rFonts w:hint="eastAsia"/>
          <w:lang w:val="en-US"/>
        </w:rPr>
        <w:t>Pattern Recognition Algorithm</w:t>
      </w:r>
      <w:bookmarkEnd w:id="3059"/>
      <w:bookmarkEnd w:id="3060"/>
      <w:bookmarkEnd w:id="3061"/>
      <w:bookmarkEnd w:id="3062"/>
      <w:bookmarkEnd w:id="3063"/>
      <w:bookmarkEnd w:id="3064"/>
      <w:bookmarkEnd w:id="3065"/>
      <w:bookmarkEnd w:id="3066"/>
      <w:bookmarkEnd w:id="3067"/>
      <w:bookmarkEnd w:id="3068"/>
    </w:p>
    <w:p w14:paraId="35381DE9" w14:textId="77777777"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4D32605C" w14:textId="77777777">
        <w:tc>
          <w:tcPr>
            <w:tcW w:w="9016" w:type="dxa"/>
          </w:tcPr>
          <w:p w14:paraId="44E031D6" w14:textId="77777777" w:rsidR="0087014B" w:rsidRDefault="00D5184D">
            <w:pPr>
              <w:spacing w:after="0"/>
            </w:pPr>
            <w:r>
              <w:t>For examples:</w:t>
            </w:r>
            <w:r>
              <w:rPr>
                <w:rFonts w:hint="eastAsia"/>
              </w:rPr>
              <w:t>(the</w:t>
            </w:r>
            <w:r>
              <w:t xml:space="preserve"> walking patterns</w:t>
            </w:r>
            <w:r>
              <w:rPr>
                <w:rFonts w:hint="eastAsia"/>
              </w:rPr>
              <w:t>)</w:t>
            </w:r>
          </w:p>
          <w:p w14:paraId="67E4AF70" w14:textId="77777777" w:rsidR="0087014B" w:rsidRDefault="00D5184D">
            <w:pPr>
              <w:numPr>
                <w:ilvl w:val="0"/>
                <w:numId w:val="3"/>
              </w:numPr>
              <w:spacing w:after="0"/>
            </w:pPr>
            <w:r>
              <w:rPr>
                <w:lang w:val="en-US"/>
              </w:rPr>
              <w:t>Walking, phone in pocket.</w:t>
            </w:r>
          </w:p>
          <w:p w14:paraId="4B2B4D94" w14:textId="77777777" w:rsidR="0087014B" w:rsidRDefault="00D5184D">
            <w:pPr>
              <w:numPr>
                <w:ilvl w:val="0"/>
                <w:numId w:val="3"/>
              </w:numPr>
              <w:spacing w:after="0"/>
            </w:pPr>
            <w:r>
              <w:rPr>
                <w:lang w:val="en-US"/>
              </w:rPr>
              <w:t>Walking, phone in hands.</w:t>
            </w:r>
          </w:p>
          <w:p w14:paraId="574C0433" w14:textId="77777777" w:rsidR="0087014B" w:rsidRDefault="00D5184D">
            <w:pPr>
              <w:numPr>
                <w:ilvl w:val="0"/>
                <w:numId w:val="3"/>
              </w:numPr>
              <w:spacing w:after="0"/>
            </w:pPr>
            <w:r>
              <w:rPr>
                <w:lang w:val="en-US"/>
              </w:rPr>
              <w:t>Walking, phone beside ear.</w:t>
            </w:r>
          </w:p>
          <w:p w14:paraId="1A4A05C7" w14:textId="77777777" w:rsidR="0087014B" w:rsidRDefault="00D5184D">
            <w:pPr>
              <w:numPr>
                <w:ilvl w:val="0"/>
                <w:numId w:val="3"/>
              </w:numPr>
              <w:spacing w:after="0"/>
            </w:pPr>
            <w:r>
              <w:rPr>
                <w:lang w:val="en-US"/>
              </w:rPr>
              <w:t>Running, phone in pocket.</w:t>
            </w:r>
          </w:p>
          <w:p w14:paraId="24CC5054" w14:textId="77777777" w:rsidR="0087014B" w:rsidRDefault="00D5184D">
            <w:pPr>
              <w:pStyle w:val="Caption"/>
              <w:spacing w:after="0"/>
              <w:pPrChange w:id="3069" w:author="像个男人一样" w:date="2018-03-21T01:43:00Z">
                <w:pPr>
                  <w:spacing w:after="0"/>
                </w:pPr>
              </w:pPrChange>
            </w:pPr>
            <w:del w:id="3070" w:author="像个男人一样" w:date="2018-03-22T11:57:00Z">
              <w:r w:rsidRPr="009276F8">
                <w:rPr>
                  <w:iCs w:val="0"/>
                  <w:color w:val="auto"/>
                  <w:sz w:val="24"/>
                  <w:szCs w:val="22"/>
                  <w:lang w:val="en-US"/>
                  <w:rPrChange w:id="3071" w:author="jie sun" w:date="2018-04-08T15:17:00Z">
                    <w:rPr/>
                  </w:rPrChange>
                </w:rPr>
                <w:delText>1.</w:delText>
              </w:r>
            </w:del>
            <w:del w:id="3072" w:author="像个男人一样" w:date="2018-03-22T11:58:00Z">
              <w:r w:rsidRPr="009276F8">
                <w:rPr>
                  <w:iCs w:val="0"/>
                  <w:color w:val="auto"/>
                  <w:sz w:val="24"/>
                  <w:szCs w:val="22"/>
                  <w:lang w:val="en-US"/>
                  <w:rPrChange w:id="3073" w:author="jie sun" w:date="2018-04-08T15:17:00Z">
                    <w:rPr/>
                  </w:rPrChange>
                </w:rPr>
                <w:delText xml:space="preserve"> </w:delText>
              </w:r>
            </w:del>
            <w:r w:rsidRPr="009276F8">
              <w:rPr>
                <w:iCs w:val="0"/>
                <w:color w:val="auto"/>
                <w:sz w:val="24"/>
                <w:szCs w:val="22"/>
                <w:lang w:val="en-US"/>
                <w:rPrChange w:id="3074" w:author="jie sun" w:date="2018-04-08T15:17:00Z">
                  <w:rPr/>
                </w:rPrChange>
              </w:rPr>
              <w:t>In different patterns, you can see the distinction of the wave variation of accel</w:t>
            </w:r>
            <w:ins w:id="3075" w:author="像个男人一样" w:date="2018-03-22T11:57:00Z">
              <w:r w:rsidRPr="009276F8">
                <w:rPr>
                  <w:iCs w:val="0"/>
                  <w:color w:val="auto"/>
                  <w:sz w:val="24"/>
                  <w:szCs w:val="22"/>
                  <w:lang w:val="en-US"/>
                </w:rPr>
                <w:t>e</w:t>
              </w:r>
            </w:ins>
            <w:ins w:id="3076" w:author="像个男人一样" w:date="2018-03-22T11:58:00Z">
              <w:r w:rsidRPr="009276F8">
                <w:rPr>
                  <w:iCs w:val="0"/>
                  <w:color w:val="auto"/>
                  <w:sz w:val="24"/>
                  <w:szCs w:val="22"/>
                  <w:lang w:val="en-US"/>
                </w:rPr>
                <w:t xml:space="preserve">rometer </w:t>
              </w:r>
            </w:ins>
            <w:del w:id="3077" w:author="jie sun" w:date="2018-04-08T15:17:00Z">
              <w:r w:rsidRPr="009276F8" w:rsidDel="009276F8">
                <w:rPr>
                  <w:iCs w:val="0"/>
                  <w:color w:val="auto"/>
                  <w:sz w:val="24"/>
                  <w:szCs w:val="22"/>
                  <w:lang w:val="en-US"/>
                  <w:rPrChange w:id="3078" w:author="jie sun" w:date="2018-04-08T15:17:00Z">
                    <w:rPr/>
                  </w:rPrChange>
                </w:rPr>
                <w:delText xml:space="preserve"> </w:delText>
              </w:r>
            </w:del>
            <w:r w:rsidRPr="009276F8">
              <w:rPr>
                <w:iCs w:val="0"/>
                <w:color w:val="auto"/>
                <w:sz w:val="24"/>
                <w:szCs w:val="22"/>
                <w:lang w:val="en-US"/>
                <w:rPrChange w:id="3079" w:author="jie sun" w:date="2018-04-08T15:17:00Z">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3080" w:author="jie sun" w:date="2018-04-08T15:17:00Z">
                  <w:rPr/>
                </w:rPrChange>
              </w:rPr>
              <w:t>. The following diagram shows the difference between the pattern of walking with the phone in the pocket and the pattern of running with the phone in the pocket.</w:t>
            </w:r>
          </w:p>
        </w:tc>
      </w:tr>
    </w:tbl>
    <w:p w14:paraId="20A78BF4" w14:textId="77777777" w:rsidR="0087014B" w:rsidRDefault="0087014B">
      <w:pPr>
        <w:rPr>
          <w:del w:id="3081" w:author="像个男人一样" w:date="2018-03-22T11:57:00Z"/>
          <w:lang w:val="en-US"/>
        </w:rPr>
      </w:pPr>
    </w:p>
    <w:p w14:paraId="56B0E402" w14:textId="77777777" w:rsidR="0087014B" w:rsidRDefault="00D5184D">
      <w:pPr>
        <w:pStyle w:val="Subtitle"/>
        <w:rPr>
          <w:del w:id="3082" w:author="像个男人一样" w:date="2018-03-21T01:43:00Z"/>
          <w:lang w:val="en-US"/>
        </w:rPr>
      </w:pPr>
      <w:del w:id="3083" w:author="像个男人一样" w:date="2018-03-22T11:57:00Z">
        <w:r>
          <w:delText xml:space="preserve">Figure 2. </w:delText>
        </w:r>
        <w:r>
          <w:fldChar w:fldCharType="begin"/>
        </w:r>
        <w:r>
          <w:delInstrText xml:space="preserve"> SEQ Figure_2. \* ARABIC </w:delInstrText>
        </w:r>
        <w:r>
          <w:fldChar w:fldCharType="separate"/>
        </w:r>
      </w:del>
      <w:ins w:id="3084" w:author="像个男人一样" w:date="2018-03-22T11:51:00Z">
        <w:del w:id="3085" w:author="像个男人一样" w:date="2018-03-22T11:57:00Z">
          <w:r>
            <w:rPr>
              <w:b/>
            </w:rPr>
            <w:delText>错误！未指定顺序。</w:delText>
          </w:r>
        </w:del>
      </w:ins>
      <w:ins w:id="3086" w:author="像个男人一样" w:date="2018-03-21T23:39:00Z">
        <w:del w:id="3087" w:author="像个男人一样" w:date="2018-03-22T11:57:00Z">
          <w:r>
            <w:rPr>
              <w:b/>
            </w:rPr>
            <w:delText>错误！未指定顺序。</w:delText>
          </w:r>
        </w:del>
      </w:ins>
      <w:ins w:id="3088" w:author="像个男人一样" w:date="2018-03-21T23:10:00Z">
        <w:del w:id="3089" w:author="像个男人一样" w:date="2018-03-22T11:57:00Z">
          <w:r>
            <w:rPr>
              <w:b/>
            </w:rPr>
            <w:delText>错误！未指定顺序。</w:delText>
          </w:r>
        </w:del>
      </w:ins>
      <w:ins w:id="3090" w:author="像个男人一样" w:date="2018-03-21T23:08:00Z">
        <w:del w:id="3091" w:author="像个男人一样" w:date="2018-03-22T11:57:00Z">
          <w:r>
            <w:rPr>
              <w:b/>
            </w:rPr>
            <w:delText>错误！未指定顺序。</w:delText>
          </w:r>
        </w:del>
      </w:ins>
      <w:ins w:id="3092" w:author="像个男人一样" w:date="2018-03-21T02:33:00Z">
        <w:del w:id="3093" w:author="像个男人一样" w:date="2018-03-22T11:57:00Z">
          <w:r>
            <w:rPr>
              <w:b/>
            </w:rPr>
            <w:delText>错误！未指定顺序。错误！未指定顺序。</w:delText>
          </w:r>
        </w:del>
      </w:ins>
      <w:ins w:id="3094" w:author="像个男人一样" w:date="2018-03-21T02:31:00Z">
        <w:del w:id="3095" w:author="像个男人一样" w:date="2018-03-22T11:57:00Z">
          <w:r>
            <w:rPr>
              <w:b/>
            </w:rPr>
            <w:delText>错误！未指定顺序。</w:delText>
          </w:r>
        </w:del>
      </w:ins>
      <w:ins w:id="3096" w:author="像个男人一样" w:date="2018-03-21T02:30:00Z">
        <w:del w:id="3097" w:author="像个男人一样" w:date="2018-03-22T11:57:00Z">
          <w:r>
            <w:rPr>
              <w:b/>
            </w:rPr>
            <w:delText>错误！未指定顺序。</w:delText>
          </w:r>
        </w:del>
      </w:ins>
      <w:ins w:id="3098" w:author="像个男人一样" w:date="2018-03-21T02:29:00Z">
        <w:del w:id="3099" w:author="像个男人一样" w:date="2018-03-22T11:57:00Z">
          <w:r>
            <w:rPr>
              <w:b/>
            </w:rPr>
            <w:delText>错误！未指定顺序。错误！未指定顺序。</w:delText>
          </w:r>
        </w:del>
      </w:ins>
      <w:ins w:id="3100" w:author="像个男人一样" w:date="2018-03-21T02:26:00Z">
        <w:del w:id="3101" w:author="像个男人一样" w:date="2018-03-22T11:57:00Z">
          <w:r>
            <w:rPr>
              <w:b/>
            </w:rPr>
            <w:delText>错误！未指定顺序。</w:delText>
          </w:r>
        </w:del>
      </w:ins>
      <w:ins w:id="3102" w:author="像个男人一样" w:date="2018-03-21T02:25:00Z">
        <w:del w:id="3103" w:author="像个男人一样" w:date="2018-03-22T11:57:00Z">
          <w:r>
            <w:rPr>
              <w:b/>
            </w:rPr>
            <w:delText>错误！未指定顺序。</w:delText>
          </w:r>
        </w:del>
      </w:ins>
      <w:ins w:id="3104" w:author="像个男人一样" w:date="2018-03-21T02:24:00Z">
        <w:del w:id="3105" w:author="像个男人一样" w:date="2018-03-22T11:57:00Z">
          <w:r>
            <w:rPr>
              <w:b/>
            </w:rPr>
            <w:delText>错误！未指定顺序。</w:delText>
          </w:r>
        </w:del>
      </w:ins>
      <w:ins w:id="3106" w:author="像个男人一样" w:date="2018-03-21T02:23:00Z">
        <w:del w:id="3107" w:author="像个男人一样" w:date="2018-03-22T11:57:00Z">
          <w:r>
            <w:rPr>
              <w:b/>
            </w:rPr>
            <w:delText>错误！未指定顺序。</w:delText>
          </w:r>
        </w:del>
      </w:ins>
      <w:ins w:id="3108" w:author="像个男人一样" w:date="2018-03-21T02:22:00Z">
        <w:del w:id="3109" w:author="像个男人一样" w:date="2018-03-22T11:57:00Z">
          <w:r>
            <w:rPr>
              <w:b/>
            </w:rPr>
            <w:delText>错误！未指定顺序。</w:delText>
          </w:r>
        </w:del>
      </w:ins>
      <w:ins w:id="3110" w:author="像个男人一样" w:date="2018-03-21T02:17:00Z">
        <w:del w:id="3111" w:author="像个男人一样" w:date="2018-03-22T11:57:00Z">
          <w:r>
            <w:rPr>
              <w:b/>
            </w:rPr>
            <w:delText>错误！未指定顺序。错误！未指定顺序。错误！未指定顺序。</w:delText>
          </w:r>
        </w:del>
      </w:ins>
      <w:ins w:id="3112" w:author="像个男人一样" w:date="2018-03-21T02:15:00Z">
        <w:del w:id="3113" w:author="像个男人一样" w:date="2018-03-22T11:57:00Z">
          <w:r>
            <w:rPr>
              <w:b/>
            </w:rPr>
            <w:delText>错误！未指定顺序。</w:delText>
          </w:r>
        </w:del>
      </w:ins>
      <w:ins w:id="3114" w:author="像个男人一样" w:date="2018-03-21T02:14:00Z">
        <w:del w:id="3115" w:author="像个男人一样" w:date="2018-03-22T11:57:00Z">
          <w:r>
            <w:rPr>
              <w:b/>
            </w:rPr>
            <w:delText>错误！未指定顺序。</w:delText>
          </w:r>
        </w:del>
      </w:ins>
      <w:ins w:id="3116" w:author="像个男人一样" w:date="2018-03-21T02:13:00Z">
        <w:del w:id="3117" w:author="像个男人一样" w:date="2018-03-22T11:57:00Z">
          <w:r>
            <w:rPr>
              <w:b/>
            </w:rPr>
            <w:delText>错误！未指定顺序。</w:delText>
          </w:r>
        </w:del>
      </w:ins>
      <w:ins w:id="3118" w:author="像个男人一样" w:date="2018-03-21T02:12:00Z">
        <w:del w:id="3119" w:author="像个男人一样" w:date="2018-03-22T11:57:00Z">
          <w:r>
            <w:rPr>
              <w:b/>
            </w:rPr>
            <w:delText>错误！未指定顺序。</w:delText>
          </w:r>
        </w:del>
      </w:ins>
      <w:ins w:id="3120" w:author="像个男人一样" w:date="2018-03-21T02:02:00Z">
        <w:del w:id="3121" w:author="像个男人一样" w:date="2018-03-22T11:57:00Z">
          <w:r>
            <w:rPr>
              <w:b/>
            </w:rPr>
            <w:delText>错误！未指定顺序。错误！未指定顺序。</w:delText>
          </w:r>
        </w:del>
      </w:ins>
      <w:ins w:id="3122" w:author="像个男人一样" w:date="2018-03-21T02:01:00Z">
        <w:del w:id="3123" w:author="像个男人一样" w:date="2018-03-22T11:57:00Z">
          <w:r>
            <w:rPr>
              <w:b/>
            </w:rPr>
            <w:delText>错误！未指定顺序。</w:delText>
          </w:r>
        </w:del>
      </w:ins>
      <w:ins w:id="3124" w:author="像个男人一样" w:date="2018-03-21T02:00:00Z">
        <w:del w:id="3125" w:author="像个男人一样" w:date="2018-03-22T11:57:00Z">
          <w:r>
            <w:rPr>
              <w:b/>
            </w:rPr>
            <w:delText>错误！未指定顺序。</w:delText>
          </w:r>
        </w:del>
      </w:ins>
      <w:ins w:id="3126" w:author="像个男人一样" w:date="2018-03-21T01:59:00Z">
        <w:del w:id="3127" w:author="像个男人一样" w:date="2018-03-22T11:57:00Z">
          <w:r>
            <w:rPr>
              <w:b/>
            </w:rPr>
            <w:delText>错误！未指定顺序。</w:delText>
          </w:r>
        </w:del>
      </w:ins>
      <w:ins w:id="3128" w:author="像个男人一样" w:date="2018-03-21T01:58:00Z">
        <w:del w:id="3129" w:author="像个男人一样" w:date="2018-03-22T11:57:00Z">
          <w:r>
            <w:rPr>
              <w:b/>
            </w:rPr>
            <w:delText>错误！未指定顺序。错误！未指定顺序。</w:delText>
          </w:r>
        </w:del>
      </w:ins>
      <w:ins w:id="3130" w:author="像个男人一样" w:date="2018-03-21T01:57:00Z">
        <w:del w:id="3131" w:author="像个男人一样" w:date="2018-03-22T11:57:00Z">
          <w:r>
            <w:rPr>
              <w:b/>
            </w:rPr>
            <w:delText>错误！未指定顺序。</w:delText>
          </w:r>
        </w:del>
      </w:ins>
      <w:ins w:id="3132" w:author="像个男人一样" w:date="2018-03-21T01:48:00Z">
        <w:del w:id="3133" w:author="像个男人一样" w:date="2018-03-22T11:57:00Z">
          <w:r>
            <w:rPr>
              <w:b/>
            </w:rPr>
            <w:delText>错误！未指定顺序。错误！未指定顺序。</w:delText>
          </w:r>
        </w:del>
      </w:ins>
      <w:ins w:id="3134" w:author="像个男人一样" w:date="2018-03-21T01:47:00Z">
        <w:del w:id="3135" w:author="像个男人一样" w:date="2018-03-22T11:57:00Z">
          <w:r>
            <w:rPr>
              <w:b/>
            </w:rPr>
            <w:delText>错误！未指定顺序。</w:delText>
          </w:r>
        </w:del>
      </w:ins>
      <w:ins w:id="3136" w:author="像个男人一样" w:date="2018-03-21T01:46:00Z">
        <w:del w:id="3137" w:author="像个男人一样" w:date="2018-03-22T11:57:00Z">
          <w:r>
            <w:rPr>
              <w:b/>
            </w:rPr>
            <w:delText>错误！未指定顺序。</w:delText>
          </w:r>
        </w:del>
      </w:ins>
      <w:ins w:id="3138" w:author="像个男人一样" w:date="2018-03-21T01:45:00Z">
        <w:del w:id="3139" w:author="像个男人一样" w:date="2018-03-22T11:57:00Z">
          <w:r>
            <w:rPr>
              <w:b/>
            </w:rPr>
            <w:delText>错误！未指定顺序。错误！未指定顺序。</w:delText>
          </w:r>
        </w:del>
      </w:ins>
      <w:del w:id="3140" w:author="像个男人一样" w:date="2018-03-22T11:57:00Z">
        <w:r>
          <w:delText>11</w:delText>
        </w:r>
        <w:r>
          <w:fldChar w:fldCharType="end"/>
        </w:r>
      </w:del>
      <w:del w:id="3141" w:author="像个男人一样" w:date="2018-03-21T01:43:00Z">
        <w:r>
          <w:delText xml:space="preserve"> </w:delText>
        </w:r>
      </w:del>
      <w:del w:id="3142" w:author="像个男人一样" w:date="2018-03-21T01:42:00Z">
        <w:r>
          <w:delText xml:space="preserve">The different Pattern data </w:delText>
        </w:r>
      </w:del>
    </w:p>
    <w:p w14:paraId="5B280ECB" w14:textId="77777777" w:rsidR="0087014B" w:rsidRDefault="00D5184D">
      <w:pPr>
        <w:pStyle w:val="Subtitle"/>
        <w:jc w:val="center"/>
        <w:rPr>
          <w:ins w:id="3143" w:author="像个男人一样" w:date="2018-03-21T01:42:00Z"/>
        </w:rPr>
        <w:pPrChange w:id="3144" w:author="jie sun" w:date="2018-04-16T21:34:00Z">
          <w:pPr/>
        </w:pPrChange>
      </w:pPr>
      <w:r>
        <w:rPr>
          <w:noProof/>
        </w:rPr>
        <w:drawing>
          <wp:inline distT="0" distB="0" distL="0" distR="0" wp14:anchorId="64FE447A" wp14:editId="0995DB42">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ACC7B6E" w14:textId="3CA91399" w:rsidR="0087014B" w:rsidRDefault="00D5184D">
      <w:pPr>
        <w:pStyle w:val="Caption"/>
        <w:jc w:val="center"/>
        <w:rPr>
          <w:lang w:val="en-US"/>
        </w:rPr>
        <w:pPrChange w:id="3145" w:author="jie sun" w:date="2018-04-16T21:34:00Z">
          <w:pPr/>
        </w:pPrChange>
      </w:pPr>
      <w:bookmarkStart w:id="3146" w:name="_Toc517801881"/>
      <w:ins w:id="3147" w:author="像个男人一样" w:date="2018-03-21T01:43:00Z">
        <w:r>
          <w:t xml:space="preserve">Figure </w:t>
        </w:r>
      </w:ins>
      <w:ins w:id="3148" w:author="JIE  SUN" w:date="2018-06-21T13:36:00Z">
        <w:r w:rsidR="00A64E7B">
          <w:fldChar w:fldCharType="begin"/>
        </w:r>
        <w:r w:rsidR="00A64E7B">
          <w:instrText xml:space="preserve"> STYLEREF 1 \s </w:instrText>
        </w:r>
      </w:ins>
      <w:r w:rsidR="00A64E7B">
        <w:fldChar w:fldCharType="separate"/>
      </w:r>
      <w:r w:rsidR="005D06D1">
        <w:rPr>
          <w:noProof/>
        </w:rPr>
        <w:t>3</w:t>
      </w:r>
      <w:ins w:id="314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8</w:t>
      </w:r>
      <w:ins w:id="3150" w:author="JIE  SUN" w:date="2018-06-21T13:36:00Z">
        <w:r w:rsidR="00A64E7B">
          <w:fldChar w:fldCharType="end"/>
        </w:r>
      </w:ins>
      <w:ins w:id="3151" w:author="jie sun" w:date="2018-04-19T13:00:00Z">
        <w:del w:id="3152" w:author="JIE  SUN" w:date="2018-06-21T13:34:00Z">
          <w:r w:rsidR="00083FE7" w:rsidDel="00A64E7B">
            <w:fldChar w:fldCharType="begin"/>
          </w:r>
          <w:r w:rsidR="00083FE7" w:rsidDel="00A64E7B">
            <w:delInstrText xml:space="preserve"> STYLEREF 1 \s </w:delInstrText>
          </w:r>
        </w:del>
      </w:ins>
      <w:del w:id="3153" w:author="JIE  SUN" w:date="2018-06-21T13:34:00Z">
        <w:r w:rsidR="00083FE7" w:rsidDel="00A64E7B">
          <w:fldChar w:fldCharType="separate"/>
        </w:r>
        <w:r w:rsidR="00083FE7" w:rsidDel="00A64E7B">
          <w:rPr>
            <w:noProof/>
          </w:rPr>
          <w:delText>2</w:delText>
        </w:r>
      </w:del>
      <w:ins w:id="3154" w:author="jie sun" w:date="2018-04-19T13:00:00Z">
        <w:del w:id="315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156" w:author="JIE  SUN" w:date="2018-06-21T13:34:00Z">
        <w:r w:rsidR="00083FE7" w:rsidDel="00A64E7B">
          <w:fldChar w:fldCharType="separate"/>
        </w:r>
      </w:del>
      <w:ins w:id="3157" w:author="jie sun" w:date="2018-04-19T13:00:00Z">
        <w:del w:id="3158" w:author="JIE  SUN" w:date="2018-06-21T13:34:00Z">
          <w:r w:rsidR="00083FE7" w:rsidDel="00A64E7B">
            <w:rPr>
              <w:noProof/>
            </w:rPr>
            <w:delText>11</w:delText>
          </w:r>
          <w:r w:rsidR="00083FE7" w:rsidDel="00A64E7B">
            <w:fldChar w:fldCharType="end"/>
          </w:r>
        </w:del>
      </w:ins>
      <w:ins w:id="3159" w:author="像个男人一样" w:date="2018-03-21T01:43:00Z">
        <w:del w:id="316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161" w:author="像个男人一样" w:date="2018-03-22T11:51:00Z">
        <w:del w:id="3162" w:author="jie sun" w:date="2018-04-10T21:45:00Z">
          <w:r w:rsidDel="00454521">
            <w:delText>11</w:delText>
          </w:r>
        </w:del>
      </w:ins>
      <w:ins w:id="3163" w:author="像个男人一样" w:date="2018-03-21T01:43:00Z">
        <w:del w:id="3164" w:author="jie sun" w:date="2018-04-10T21:45:00Z">
          <w:r w:rsidDel="00454521">
            <w:fldChar w:fldCharType="end"/>
          </w:r>
        </w:del>
        <w:bookmarkStart w:id="3165" w:name="_Toc24867"/>
        <w:bookmarkStart w:id="3166" w:name="_Toc3603"/>
        <w:bookmarkStart w:id="3167" w:name="_Toc2334"/>
        <w:bookmarkStart w:id="3168" w:name="_Toc15096"/>
        <w:bookmarkStart w:id="3169" w:name="_Toc16716"/>
        <w:bookmarkStart w:id="3170" w:name="_Toc28126"/>
        <w:bookmarkStart w:id="3171" w:name="_Toc5849"/>
        <w:bookmarkStart w:id="3172" w:name="_Toc25770"/>
        <w:bookmarkStart w:id="3173" w:name="_Toc28705"/>
        <w:bookmarkStart w:id="3174" w:name="_Toc4822"/>
        <w:bookmarkStart w:id="3175" w:name="_Toc10644"/>
        <w:bookmarkStart w:id="3176" w:name="_Toc13567"/>
        <w:bookmarkStart w:id="3177" w:name="_Toc32615"/>
        <w:bookmarkStart w:id="3178" w:name="_Toc8298"/>
        <w:bookmarkStart w:id="3179" w:name="_Toc30948"/>
        <w:bookmarkStart w:id="3180" w:name="_Toc28309"/>
        <w:bookmarkStart w:id="3181" w:name="_Toc16860"/>
        <w:bookmarkStart w:id="3182" w:name="_Toc6168"/>
        <w:bookmarkStart w:id="3183" w:name="_Toc16944"/>
        <w:bookmarkStart w:id="3184" w:name="_Toc18388"/>
        <w:bookmarkStart w:id="3185" w:name="_Toc3052"/>
        <w:bookmarkStart w:id="3186" w:name="_Toc14041"/>
        <w:bookmarkStart w:id="3187" w:name="_Toc20676"/>
        <w:bookmarkStart w:id="3188" w:name="_Toc19676"/>
        <w:bookmarkStart w:id="3189" w:name="_Toc24715"/>
        <w:r>
          <w:rPr>
            <w:rFonts w:hint="eastAsia"/>
          </w:rPr>
          <w:t xml:space="preserve">:The </w:t>
        </w:r>
      </w:ins>
      <w:ins w:id="3190" w:author="jie sun" w:date="2018-04-16T22:27:00Z">
        <w:r w:rsidR="001D281C">
          <w:t>D</w:t>
        </w:r>
      </w:ins>
      <w:ins w:id="3191" w:author="像个男人一样" w:date="2018-03-21T01:43:00Z">
        <w:del w:id="3192" w:author="jie sun" w:date="2018-04-16T22:27:00Z">
          <w:r w:rsidDel="001D281C">
            <w:rPr>
              <w:rFonts w:hint="eastAsia"/>
            </w:rPr>
            <w:delText>d</w:delText>
          </w:r>
        </w:del>
        <w:r>
          <w:rPr>
            <w:rFonts w:hint="eastAsia"/>
          </w:rPr>
          <w:t xml:space="preserve">ifferent Pattern </w:t>
        </w:r>
      </w:ins>
      <w:ins w:id="3193" w:author="jie sun" w:date="2018-04-16T22:27:00Z">
        <w:r w:rsidR="001D281C">
          <w:t>D</w:t>
        </w:r>
      </w:ins>
      <w:ins w:id="3194" w:author="像个男人一样" w:date="2018-03-21T01:43:00Z">
        <w:del w:id="3195" w:author="jie sun" w:date="2018-04-16T22:27:00Z">
          <w:r w:rsidDel="001D281C">
            <w:rPr>
              <w:rFonts w:hint="eastAsia"/>
            </w:rPr>
            <w:delText>d</w:delText>
          </w:r>
        </w:del>
        <w:r>
          <w:rPr>
            <w:rFonts w:hint="eastAsia"/>
          </w:rPr>
          <w:t>ata</w:t>
        </w:r>
      </w:ins>
      <w:bookmarkEnd w:id="3146"/>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p>
    <w:p w14:paraId="01A80434" w14:textId="5BC362E2" w:rsidR="0087014B" w:rsidRDefault="00D5184D">
      <w:pPr>
        <w:pStyle w:val="Heading2"/>
        <w:rPr>
          <w:lang w:val="en-US"/>
        </w:rPr>
      </w:pPr>
      <w:bookmarkStart w:id="3196" w:name="_Toc27060"/>
      <w:bookmarkStart w:id="3197" w:name="_Toc9407"/>
      <w:bookmarkStart w:id="3198" w:name="_Toc32328"/>
      <w:bookmarkStart w:id="3199" w:name="_Toc13077"/>
      <w:bookmarkStart w:id="3200" w:name="_Toc11478"/>
      <w:bookmarkStart w:id="3201" w:name="_Toc11816"/>
      <w:bookmarkStart w:id="3202" w:name="_Toc28969"/>
      <w:bookmarkStart w:id="3203" w:name="_Toc32457"/>
      <w:bookmarkStart w:id="3204" w:name="_Toc19703"/>
      <w:del w:id="3205" w:author="jie sun" w:date="2018-04-16T21:18:00Z">
        <w:r w:rsidDel="00CE2B4F">
          <w:rPr>
            <w:rFonts w:hint="eastAsia"/>
            <w:lang w:val="en-US"/>
          </w:rPr>
          <w:delText xml:space="preserve">My </w:delText>
        </w:r>
      </w:del>
      <w:bookmarkStart w:id="3206" w:name="_Toc518661864"/>
      <w:r w:rsidR="00C3289C">
        <w:rPr>
          <w:lang w:val="en-US"/>
        </w:rPr>
        <w:t>Developed</w:t>
      </w:r>
      <w:ins w:id="3207" w:author="jie sun" w:date="2018-04-16T21:18:00Z">
        <w:r w:rsidR="00CE2B4F">
          <w:rPr>
            <w:lang w:val="en-US"/>
          </w:rPr>
          <w:t xml:space="preserve"> </w:t>
        </w:r>
      </w:ins>
      <w:ins w:id="3208" w:author="jie sun" w:date="2018-04-16T21:17:00Z">
        <w:r w:rsidR="003C5DE6">
          <w:rPr>
            <w:rFonts w:hint="eastAsia"/>
            <w:lang w:val="en-US"/>
          </w:rPr>
          <w:t>P</w:t>
        </w:r>
      </w:ins>
      <w:del w:id="3209" w:author="jie sun" w:date="2018-04-16T21:17:00Z">
        <w:r w:rsidDel="003C5DE6">
          <w:rPr>
            <w:lang w:val="en-US"/>
          </w:rPr>
          <w:delText>p</w:delText>
        </w:r>
      </w:del>
      <w:r>
        <w:rPr>
          <w:lang w:val="en-US"/>
        </w:rPr>
        <w:t xml:space="preserve">edometer </w:t>
      </w:r>
      <w:ins w:id="3210" w:author="jie sun" w:date="2018-04-16T21:17:00Z">
        <w:r w:rsidR="003C5DE6">
          <w:rPr>
            <w:rFonts w:hint="eastAsia"/>
            <w:lang w:val="en-US"/>
          </w:rPr>
          <w:t>P</w:t>
        </w:r>
      </w:ins>
      <w:ins w:id="3211" w:author="jie sun" w:date="2018-04-15T19:31:00Z">
        <w:r w:rsidR="00506E82">
          <w:rPr>
            <w:lang w:val="en-US"/>
          </w:rPr>
          <w:t>rogram</w:t>
        </w:r>
      </w:ins>
      <w:bookmarkEnd w:id="3206"/>
      <w:del w:id="3212" w:author="jie sun" w:date="2018-04-15T19:31:00Z">
        <w:r w:rsidDel="00506E82">
          <w:rPr>
            <w:lang w:val="en-US"/>
          </w:rPr>
          <w:delText>program</w:delText>
        </w:r>
      </w:del>
      <w:bookmarkEnd w:id="3196"/>
      <w:bookmarkEnd w:id="3197"/>
      <w:bookmarkEnd w:id="3198"/>
      <w:bookmarkEnd w:id="3199"/>
      <w:bookmarkEnd w:id="3200"/>
      <w:bookmarkEnd w:id="3201"/>
      <w:bookmarkEnd w:id="3202"/>
      <w:bookmarkEnd w:id="3203"/>
      <w:bookmarkEnd w:id="3204"/>
    </w:p>
    <w:p w14:paraId="25B5FF2E" w14:textId="7BAE9E15" w:rsidR="0087014B" w:rsidRDefault="00D5184D">
      <w:pPr>
        <w:pStyle w:val="Heading3"/>
        <w:rPr>
          <w:lang w:val="en-US"/>
        </w:rPr>
      </w:pPr>
      <w:bookmarkStart w:id="3213" w:name="_Toc31093"/>
      <w:bookmarkStart w:id="3214" w:name="_Toc7971"/>
      <w:bookmarkStart w:id="3215" w:name="_Toc27947"/>
      <w:bookmarkStart w:id="3216" w:name="_Toc22341"/>
      <w:bookmarkStart w:id="3217" w:name="_Toc28904"/>
      <w:bookmarkStart w:id="3218" w:name="_Toc17001"/>
      <w:bookmarkStart w:id="3219" w:name="_Toc14458"/>
      <w:bookmarkStart w:id="3220" w:name="_Toc12214"/>
      <w:bookmarkStart w:id="3221" w:name="_Toc23909"/>
      <w:bookmarkStart w:id="3222" w:name="_Toc518661865"/>
      <w:r>
        <w:rPr>
          <w:lang w:val="en-US"/>
        </w:rPr>
        <w:t xml:space="preserve">The </w:t>
      </w:r>
      <w:ins w:id="3223" w:author="jie sun" w:date="2018-04-16T21:18:00Z">
        <w:r w:rsidR="0071591E">
          <w:rPr>
            <w:rFonts w:hint="eastAsia"/>
            <w:lang w:val="en-US"/>
          </w:rPr>
          <w:t>P</w:t>
        </w:r>
      </w:ins>
      <w:del w:id="3224" w:author="jie sun" w:date="2018-04-16T21:18:00Z">
        <w:r w:rsidDel="0071591E">
          <w:rPr>
            <w:lang w:val="en-US"/>
          </w:rPr>
          <w:delText>p</w:delText>
        </w:r>
      </w:del>
      <w:r>
        <w:rPr>
          <w:lang w:val="en-US"/>
        </w:rPr>
        <w:t xml:space="preserve">rogram </w:t>
      </w:r>
      <w:ins w:id="3225" w:author="jie sun" w:date="2018-04-16T21:18:00Z">
        <w:r w:rsidR="0071591E">
          <w:rPr>
            <w:rFonts w:hint="eastAsia"/>
            <w:lang w:val="en-US"/>
          </w:rPr>
          <w:t>O</w:t>
        </w:r>
      </w:ins>
      <w:del w:id="3226" w:author="jie sun" w:date="2018-04-16T21:18:00Z">
        <w:r w:rsidDel="0071591E">
          <w:rPr>
            <w:lang w:val="en-US"/>
          </w:rPr>
          <w:delText>o</w:delText>
        </w:r>
      </w:del>
      <w:r>
        <w:rPr>
          <w:lang w:val="en-US"/>
        </w:rPr>
        <w:t>peration</w:t>
      </w:r>
      <w:bookmarkEnd w:id="3213"/>
      <w:bookmarkEnd w:id="3214"/>
      <w:bookmarkEnd w:id="3215"/>
      <w:bookmarkEnd w:id="3216"/>
      <w:bookmarkEnd w:id="3217"/>
      <w:bookmarkEnd w:id="3218"/>
      <w:bookmarkEnd w:id="3219"/>
      <w:bookmarkEnd w:id="3220"/>
      <w:bookmarkEnd w:id="3221"/>
      <w:bookmarkEnd w:id="3222"/>
    </w:p>
    <w:p w14:paraId="520B5BB5" w14:textId="77777777" w:rsidR="0087014B" w:rsidRDefault="00D5184D">
      <w:pPr>
        <w:rPr>
          <w:lang w:val="en-US"/>
        </w:rPr>
      </w:pPr>
      <w:r>
        <w:rPr>
          <w:lang w:val="en-US"/>
        </w:rPr>
        <w:t xml:space="preserve">To run this program showed in follow </w:t>
      </w:r>
      <w:del w:id="3227"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3228" w:author="jie sun" w:date="2018-04-08T15:16:00Z">
        <w:r w:rsidDel="00EE45CE">
          <w:rPr>
            <w:lang w:val="en-US"/>
          </w:rPr>
          <w:delText xml:space="preserve"> </w:delText>
        </w:r>
      </w:del>
      <w:r>
        <w:rPr>
          <w:lang w:val="en-US"/>
        </w:rPr>
        <w:t>:</w:t>
      </w:r>
    </w:p>
    <w:p w14:paraId="18CA057C" w14:textId="0488E552" w:rsidR="0087014B" w:rsidRDefault="00D5184D">
      <w:pPr>
        <w:numPr>
          <w:ilvl w:val="0"/>
          <w:numId w:val="4"/>
        </w:numPr>
      </w:pPr>
      <w:r>
        <w:rPr>
          <w:lang w:val="en-US"/>
        </w:rPr>
        <w:t xml:space="preserve">Fill out </w:t>
      </w:r>
      <w:del w:id="3229" w:author="jie sun" w:date="2018-04-08T15:16:00Z">
        <w:r w:rsidDel="00EE45CE">
          <w:rPr>
            <w:lang w:val="en-US"/>
          </w:rPr>
          <w:delText xml:space="preserve"> </w:delText>
        </w:r>
      </w:del>
      <w:r>
        <w:rPr>
          <w:lang w:val="en-US"/>
        </w:rPr>
        <w:t>the path of excel file of Accelerometer data and t</w:t>
      </w:r>
      <w:r w:rsidR="00DF691A">
        <w:rPr>
          <w:lang w:val="en-US"/>
        </w:rPr>
        <w:t>he test frequency before click r</w:t>
      </w:r>
      <w:r>
        <w:rPr>
          <w:lang w:val="en-US"/>
        </w:rPr>
        <w:t>unning.</w:t>
      </w:r>
    </w:p>
    <w:p w14:paraId="19413639" w14:textId="77777777" w:rsidR="0087014B" w:rsidRDefault="00D5184D">
      <w:pPr>
        <w:numPr>
          <w:ilvl w:val="0"/>
          <w:numId w:val="4"/>
        </w:numPr>
        <w:rPr>
          <w:del w:id="3230" w:author="像个男人一样" w:date="2018-03-22T11:57:00Z"/>
        </w:rPr>
      </w:pPr>
      <w:r>
        <w:rPr>
          <w:lang w:val="en-US"/>
        </w:rPr>
        <w:t>Fill in the exact count steps in the Exact Steps</w:t>
      </w:r>
      <w:ins w:id="3231" w:author="jie sun" w:date="2018-04-08T15:16:00Z">
        <w:r w:rsidR="00EE45CE">
          <w:rPr>
            <w:lang w:val="en-US"/>
          </w:rPr>
          <w:t xml:space="preserve"> </w:t>
        </w:r>
      </w:ins>
      <w:del w:id="3232" w:author="jie sun" w:date="2018-04-08T15:16:00Z">
        <w:r w:rsidDel="00EE45CE">
          <w:rPr>
            <w:lang w:val="en-US"/>
          </w:rPr>
          <w:delText xml:space="preserve">, </w:delText>
        </w:r>
      </w:del>
      <w:del w:id="3233" w:author="jie sun" w:date="2018-04-08T15:17:00Z">
        <w:r w:rsidDel="00EE45CE">
          <w:rPr>
            <w:lang w:val="en-US"/>
          </w:rPr>
          <w:delText>a</w:delText>
        </w:r>
        <w:r w:rsidDel="00EE45CE">
          <w:delText>nd</w:delText>
        </w:r>
      </w:del>
      <w:ins w:id="3234" w:author="jie sun" w:date="2018-04-08T15:17:00Z">
        <w:r w:rsidR="00EE45CE">
          <w:rPr>
            <w:lang w:val="en-US"/>
          </w:rPr>
          <w:t>and</w:t>
        </w:r>
      </w:ins>
      <w:r>
        <w:t xml:space="preserve"> </w:t>
      </w:r>
      <w:r>
        <w:rPr>
          <w:lang w:val="en-US"/>
        </w:rPr>
        <w:t>click Calculating</w:t>
      </w:r>
      <w:ins w:id="3235" w:author="像个男人一样" w:date="2018-03-22T11:57:00Z">
        <w:r>
          <w:rPr>
            <w:rFonts w:hint="eastAsia"/>
            <w:lang w:val="en-US"/>
          </w:rPr>
          <w:t>.</w:t>
        </w:r>
      </w:ins>
      <w:del w:id="3236" w:author="像个男人一样" w:date="2018-03-22T11:57:00Z">
        <w:r>
          <w:rPr>
            <w:lang w:val="en-US"/>
          </w:rPr>
          <w:delText>.</w:delText>
        </w:r>
      </w:del>
    </w:p>
    <w:p w14:paraId="75C9E9D1" w14:textId="77777777" w:rsidR="0087014B" w:rsidRDefault="0087014B">
      <w:pPr>
        <w:numPr>
          <w:ilvl w:val="0"/>
          <w:numId w:val="4"/>
        </w:numPr>
        <w:rPr>
          <w:del w:id="3237" w:author="像个男人一样" w:date="2018-03-22T11:57:00Z"/>
        </w:rPr>
        <w:pPrChange w:id="3238" w:author="像个男人一样" w:date="2018-03-21T01:44:00Z">
          <w:pPr/>
        </w:pPrChange>
      </w:pPr>
    </w:p>
    <w:p w14:paraId="5E1BF135" w14:textId="77777777" w:rsidR="0087014B" w:rsidRDefault="00D5184D">
      <w:pPr>
        <w:numPr>
          <w:ilvl w:val="0"/>
          <w:numId w:val="4"/>
        </w:numPr>
        <w:pPrChange w:id="3239" w:author="像个男人一样" w:date="2018-03-21T01:44:00Z">
          <w:pPr>
            <w:pStyle w:val="Subtitle"/>
          </w:pPr>
        </w:pPrChange>
      </w:pPr>
      <w:del w:id="3240" w:author="像个男人一样" w:date="2018-03-22T11:57:00Z">
        <w:r>
          <w:delText xml:space="preserve">Figure 2. </w:delText>
        </w:r>
        <w:r>
          <w:fldChar w:fldCharType="begin"/>
        </w:r>
        <w:r>
          <w:delInstrText xml:space="preserve"> SEQ Figure_2. \* ARABIC </w:delInstrText>
        </w:r>
        <w:r>
          <w:fldChar w:fldCharType="separate"/>
        </w:r>
      </w:del>
      <w:ins w:id="3241" w:author="像个男人一样" w:date="2018-03-22T11:51:00Z">
        <w:del w:id="3242" w:author="像个男人一样" w:date="2018-03-22T11:57:00Z">
          <w:r>
            <w:rPr>
              <w:b/>
            </w:rPr>
            <w:delText>错误！未指定顺序。</w:delText>
          </w:r>
        </w:del>
      </w:ins>
      <w:ins w:id="3243" w:author="像个男人一样" w:date="2018-03-21T23:39:00Z">
        <w:del w:id="3244" w:author="像个男人一样" w:date="2018-03-22T11:57:00Z">
          <w:r>
            <w:rPr>
              <w:b/>
            </w:rPr>
            <w:delText>错误！未指定顺序。</w:delText>
          </w:r>
        </w:del>
      </w:ins>
      <w:ins w:id="3245" w:author="像个男人一样" w:date="2018-03-21T23:10:00Z">
        <w:del w:id="3246" w:author="像个男人一样" w:date="2018-03-22T11:57:00Z">
          <w:r>
            <w:rPr>
              <w:b/>
            </w:rPr>
            <w:delText>错误！未指定顺序。</w:delText>
          </w:r>
        </w:del>
      </w:ins>
      <w:ins w:id="3247" w:author="像个男人一样" w:date="2018-03-21T23:08:00Z">
        <w:del w:id="3248" w:author="像个男人一样" w:date="2018-03-22T11:57:00Z">
          <w:r>
            <w:rPr>
              <w:b/>
            </w:rPr>
            <w:delText>错误！未指定顺序。</w:delText>
          </w:r>
        </w:del>
      </w:ins>
      <w:ins w:id="3249" w:author="像个男人一样" w:date="2018-03-21T02:33:00Z">
        <w:del w:id="3250" w:author="像个男人一样" w:date="2018-03-22T11:57:00Z">
          <w:r>
            <w:rPr>
              <w:b/>
            </w:rPr>
            <w:delText>错误！未指定顺序。错误！未指定顺序。</w:delText>
          </w:r>
        </w:del>
      </w:ins>
      <w:ins w:id="3251" w:author="像个男人一样" w:date="2018-03-21T02:31:00Z">
        <w:del w:id="3252" w:author="像个男人一样" w:date="2018-03-22T11:57:00Z">
          <w:r>
            <w:rPr>
              <w:b/>
            </w:rPr>
            <w:delText>错误！未指定顺序。</w:delText>
          </w:r>
        </w:del>
      </w:ins>
      <w:ins w:id="3253" w:author="像个男人一样" w:date="2018-03-21T02:30:00Z">
        <w:del w:id="3254" w:author="像个男人一样" w:date="2018-03-22T11:57:00Z">
          <w:r>
            <w:rPr>
              <w:b/>
            </w:rPr>
            <w:delText>错误！未指定顺序。</w:delText>
          </w:r>
        </w:del>
      </w:ins>
      <w:ins w:id="3255" w:author="像个男人一样" w:date="2018-03-21T02:29:00Z">
        <w:del w:id="3256" w:author="像个男人一样" w:date="2018-03-22T11:57:00Z">
          <w:r>
            <w:rPr>
              <w:b/>
            </w:rPr>
            <w:delText>错误！未指定顺序。错误！未指定顺序。</w:delText>
          </w:r>
        </w:del>
      </w:ins>
      <w:ins w:id="3257" w:author="像个男人一样" w:date="2018-03-21T02:26:00Z">
        <w:del w:id="3258" w:author="像个男人一样" w:date="2018-03-22T11:57:00Z">
          <w:r>
            <w:rPr>
              <w:b/>
            </w:rPr>
            <w:delText>错误！未指定顺序。</w:delText>
          </w:r>
        </w:del>
      </w:ins>
      <w:ins w:id="3259" w:author="像个男人一样" w:date="2018-03-21T02:25:00Z">
        <w:del w:id="3260" w:author="像个男人一样" w:date="2018-03-22T11:57:00Z">
          <w:r>
            <w:rPr>
              <w:b/>
            </w:rPr>
            <w:delText>错误！未指定顺序。</w:delText>
          </w:r>
        </w:del>
      </w:ins>
      <w:ins w:id="3261" w:author="像个男人一样" w:date="2018-03-21T02:24:00Z">
        <w:del w:id="3262" w:author="像个男人一样" w:date="2018-03-22T11:57:00Z">
          <w:r>
            <w:rPr>
              <w:b/>
            </w:rPr>
            <w:delText>错误！未指定顺序。</w:delText>
          </w:r>
        </w:del>
      </w:ins>
      <w:ins w:id="3263" w:author="像个男人一样" w:date="2018-03-21T02:23:00Z">
        <w:del w:id="3264" w:author="像个男人一样" w:date="2018-03-22T11:57:00Z">
          <w:r>
            <w:rPr>
              <w:b/>
            </w:rPr>
            <w:delText>错误！未指定顺序。</w:delText>
          </w:r>
        </w:del>
      </w:ins>
      <w:ins w:id="3265" w:author="像个男人一样" w:date="2018-03-21T02:22:00Z">
        <w:del w:id="3266" w:author="像个男人一样" w:date="2018-03-22T11:57:00Z">
          <w:r>
            <w:rPr>
              <w:b/>
            </w:rPr>
            <w:delText>错误！未指定顺序。</w:delText>
          </w:r>
        </w:del>
      </w:ins>
      <w:ins w:id="3267" w:author="像个男人一样" w:date="2018-03-21T02:17:00Z">
        <w:del w:id="3268" w:author="像个男人一样" w:date="2018-03-22T11:57:00Z">
          <w:r>
            <w:rPr>
              <w:b/>
            </w:rPr>
            <w:delText>错误！未指定顺序。错误！未指定顺序。错误！未指定顺序。</w:delText>
          </w:r>
        </w:del>
      </w:ins>
      <w:ins w:id="3269" w:author="像个男人一样" w:date="2018-03-21T02:15:00Z">
        <w:del w:id="3270" w:author="像个男人一样" w:date="2018-03-22T11:57:00Z">
          <w:r>
            <w:rPr>
              <w:b/>
            </w:rPr>
            <w:delText>错误！未指定顺序。</w:delText>
          </w:r>
        </w:del>
      </w:ins>
      <w:ins w:id="3271" w:author="像个男人一样" w:date="2018-03-21T02:14:00Z">
        <w:del w:id="3272" w:author="像个男人一样" w:date="2018-03-22T11:57:00Z">
          <w:r>
            <w:rPr>
              <w:b/>
            </w:rPr>
            <w:delText>错误！未指定顺序。</w:delText>
          </w:r>
        </w:del>
      </w:ins>
      <w:ins w:id="3273" w:author="像个男人一样" w:date="2018-03-21T02:13:00Z">
        <w:del w:id="3274" w:author="像个男人一样" w:date="2018-03-22T11:57:00Z">
          <w:r>
            <w:rPr>
              <w:b/>
            </w:rPr>
            <w:delText>错误！未指定顺序。</w:delText>
          </w:r>
        </w:del>
      </w:ins>
      <w:ins w:id="3275" w:author="像个男人一样" w:date="2018-03-21T02:12:00Z">
        <w:del w:id="3276" w:author="像个男人一样" w:date="2018-03-22T11:57:00Z">
          <w:r>
            <w:rPr>
              <w:b/>
            </w:rPr>
            <w:delText>错误！未指定顺序。</w:delText>
          </w:r>
        </w:del>
      </w:ins>
      <w:ins w:id="3277" w:author="像个男人一样" w:date="2018-03-21T02:02:00Z">
        <w:del w:id="3278" w:author="像个男人一样" w:date="2018-03-22T11:57:00Z">
          <w:r>
            <w:rPr>
              <w:b/>
            </w:rPr>
            <w:delText>错误！未指定顺序。错误！未指定顺序。</w:delText>
          </w:r>
        </w:del>
      </w:ins>
      <w:ins w:id="3279" w:author="像个男人一样" w:date="2018-03-21T02:01:00Z">
        <w:del w:id="3280" w:author="像个男人一样" w:date="2018-03-22T11:57:00Z">
          <w:r>
            <w:rPr>
              <w:b/>
            </w:rPr>
            <w:delText>错误！未指定顺序。</w:delText>
          </w:r>
        </w:del>
      </w:ins>
      <w:ins w:id="3281" w:author="像个男人一样" w:date="2018-03-21T02:00:00Z">
        <w:del w:id="3282" w:author="像个男人一样" w:date="2018-03-22T11:57:00Z">
          <w:r>
            <w:rPr>
              <w:b/>
            </w:rPr>
            <w:delText>错误！未指定顺序。</w:delText>
          </w:r>
        </w:del>
      </w:ins>
      <w:ins w:id="3283" w:author="像个男人一样" w:date="2018-03-21T01:59:00Z">
        <w:del w:id="3284" w:author="像个男人一样" w:date="2018-03-22T11:57:00Z">
          <w:r>
            <w:rPr>
              <w:b/>
            </w:rPr>
            <w:delText>错误！未指定顺序。</w:delText>
          </w:r>
        </w:del>
      </w:ins>
      <w:ins w:id="3285" w:author="像个男人一样" w:date="2018-03-21T01:58:00Z">
        <w:del w:id="3286" w:author="像个男人一样" w:date="2018-03-22T11:57:00Z">
          <w:r>
            <w:rPr>
              <w:b/>
            </w:rPr>
            <w:delText>错误！未指定顺序。错误！未指定顺序。</w:delText>
          </w:r>
        </w:del>
      </w:ins>
      <w:ins w:id="3287" w:author="像个男人一样" w:date="2018-03-21T01:57:00Z">
        <w:del w:id="3288" w:author="像个男人一样" w:date="2018-03-22T11:57:00Z">
          <w:r>
            <w:rPr>
              <w:b/>
            </w:rPr>
            <w:delText>错误！未指定顺序。</w:delText>
          </w:r>
        </w:del>
      </w:ins>
      <w:ins w:id="3289" w:author="像个男人一样" w:date="2018-03-21T01:48:00Z">
        <w:del w:id="3290" w:author="像个男人一样" w:date="2018-03-22T11:57:00Z">
          <w:r>
            <w:rPr>
              <w:b/>
            </w:rPr>
            <w:delText>错误！未指定顺序。错误！未指定顺序。</w:delText>
          </w:r>
        </w:del>
      </w:ins>
      <w:ins w:id="3291" w:author="像个男人一样" w:date="2018-03-21T01:47:00Z">
        <w:del w:id="3292" w:author="像个男人一样" w:date="2018-03-22T11:57:00Z">
          <w:r>
            <w:rPr>
              <w:b/>
            </w:rPr>
            <w:delText>错误！未指定顺序。</w:delText>
          </w:r>
        </w:del>
      </w:ins>
      <w:ins w:id="3293" w:author="像个男人一样" w:date="2018-03-21T01:46:00Z">
        <w:del w:id="3294" w:author="像个男人一样" w:date="2018-03-22T11:57:00Z">
          <w:r>
            <w:rPr>
              <w:b/>
            </w:rPr>
            <w:delText>错误！未指定顺序。</w:delText>
          </w:r>
        </w:del>
      </w:ins>
      <w:ins w:id="3295" w:author="像个男人一样" w:date="2018-03-21T01:45:00Z">
        <w:del w:id="3296" w:author="像个男人一样" w:date="2018-03-22T11:57:00Z">
          <w:r>
            <w:rPr>
              <w:b/>
            </w:rPr>
            <w:delText>错误！未指定顺序。错误！未指定顺序。</w:delText>
          </w:r>
        </w:del>
      </w:ins>
      <w:del w:id="3297" w:author="像个男人一样" w:date="2018-03-22T11:57:00Z">
        <w:r>
          <w:delText>12</w:delText>
        </w:r>
        <w:r>
          <w:fldChar w:fldCharType="end"/>
        </w:r>
      </w:del>
      <w:del w:id="3298" w:author="像个男人一样" w:date="2018-03-21T01:44:00Z">
        <w:r>
          <w:delText xml:space="preserve"> </w:delText>
        </w:r>
      </w:del>
      <w:del w:id="3299" w:author="像个男人一样" w:date="2018-03-21T01:43:00Z">
        <w:r>
          <w:delText>The program of calculating the steps</w:delText>
        </w:r>
      </w:del>
    </w:p>
    <w:p w14:paraId="710168E0" w14:textId="77777777" w:rsidR="0087014B" w:rsidRDefault="00D5184D">
      <w:pPr>
        <w:jc w:val="center"/>
        <w:rPr>
          <w:ins w:id="3300" w:author="像个男人一样" w:date="2018-03-21T01:44:00Z"/>
        </w:rPr>
        <w:pPrChange w:id="3301" w:author="jie sun" w:date="2018-04-16T21:34:00Z">
          <w:pPr/>
        </w:pPrChange>
      </w:pPr>
      <w:r>
        <w:rPr>
          <w:noProof/>
        </w:rPr>
        <w:drawing>
          <wp:inline distT="0" distB="0" distL="0" distR="0" wp14:anchorId="55092BC5" wp14:editId="5BE118A1">
            <wp:extent cx="4968815" cy="2613779"/>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95210" cy="2627664"/>
                    </a:xfrm>
                    <a:prstGeom prst="rect">
                      <a:avLst/>
                    </a:prstGeom>
                  </pic:spPr>
                </pic:pic>
              </a:graphicData>
            </a:graphic>
          </wp:inline>
        </w:drawing>
      </w:r>
    </w:p>
    <w:p w14:paraId="5E21456C" w14:textId="148F9278" w:rsidR="0087014B" w:rsidRDefault="00D5184D">
      <w:pPr>
        <w:pStyle w:val="Caption"/>
        <w:jc w:val="center"/>
        <w:rPr>
          <w:ins w:id="3302" w:author="jie sun" w:date="2018-04-18T00:25:00Z"/>
        </w:rPr>
      </w:pPr>
      <w:bookmarkStart w:id="3303" w:name="_Toc517801882"/>
      <w:ins w:id="3304" w:author="像个男人一样" w:date="2018-03-21T01:44:00Z">
        <w:r>
          <w:t xml:space="preserve">Figure </w:t>
        </w:r>
      </w:ins>
      <w:ins w:id="3305" w:author="JIE  SUN" w:date="2018-06-21T13:36:00Z">
        <w:r w:rsidR="00A64E7B">
          <w:fldChar w:fldCharType="begin"/>
        </w:r>
        <w:r w:rsidR="00A64E7B">
          <w:instrText xml:space="preserve"> STYLEREF 1 \s </w:instrText>
        </w:r>
      </w:ins>
      <w:r w:rsidR="00A64E7B">
        <w:fldChar w:fldCharType="separate"/>
      </w:r>
      <w:r w:rsidR="005D06D1">
        <w:rPr>
          <w:noProof/>
        </w:rPr>
        <w:t>3</w:t>
      </w:r>
      <w:ins w:id="330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9</w:t>
      </w:r>
      <w:ins w:id="3307" w:author="JIE  SUN" w:date="2018-06-21T13:36:00Z">
        <w:r w:rsidR="00A64E7B">
          <w:fldChar w:fldCharType="end"/>
        </w:r>
      </w:ins>
      <w:ins w:id="3308" w:author="jie sun" w:date="2018-04-19T13:00:00Z">
        <w:del w:id="3309" w:author="JIE  SUN" w:date="2018-06-21T13:34:00Z">
          <w:r w:rsidR="00083FE7" w:rsidDel="00A64E7B">
            <w:fldChar w:fldCharType="begin"/>
          </w:r>
          <w:r w:rsidR="00083FE7" w:rsidDel="00A64E7B">
            <w:delInstrText xml:space="preserve"> STYLEREF 1 \s </w:delInstrText>
          </w:r>
        </w:del>
      </w:ins>
      <w:del w:id="3310" w:author="JIE  SUN" w:date="2018-06-21T13:34:00Z">
        <w:r w:rsidR="00083FE7" w:rsidDel="00A64E7B">
          <w:fldChar w:fldCharType="separate"/>
        </w:r>
        <w:r w:rsidR="00083FE7" w:rsidDel="00A64E7B">
          <w:rPr>
            <w:noProof/>
          </w:rPr>
          <w:delText>2</w:delText>
        </w:r>
      </w:del>
      <w:ins w:id="3311" w:author="jie sun" w:date="2018-04-19T13:00:00Z">
        <w:del w:id="331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313" w:author="JIE  SUN" w:date="2018-06-21T13:34:00Z">
        <w:r w:rsidR="00083FE7" w:rsidDel="00A64E7B">
          <w:fldChar w:fldCharType="separate"/>
        </w:r>
      </w:del>
      <w:ins w:id="3314" w:author="jie sun" w:date="2018-04-19T13:00:00Z">
        <w:del w:id="3315" w:author="JIE  SUN" w:date="2018-06-21T13:34:00Z">
          <w:r w:rsidR="00083FE7" w:rsidDel="00A64E7B">
            <w:rPr>
              <w:noProof/>
            </w:rPr>
            <w:delText>12</w:delText>
          </w:r>
          <w:r w:rsidR="00083FE7" w:rsidDel="00A64E7B">
            <w:fldChar w:fldCharType="end"/>
          </w:r>
        </w:del>
      </w:ins>
      <w:ins w:id="3316" w:author="像个男人一样" w:date="2018-03-21T01:44:00Z">
        <w:del w:id="331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318" w:author="像个男人一样" w:date="2018-03-22T11:51:00Z">
        <w:del w:id="3319" w:author="jie sun" w:date="2018-04-10T21:45:00Z">
          <w:r w:rsidDel="00454521">
            <w:delText>12</w:delText>
          </w:r>
        </w:del>
      </w:ins>
      <w:ins w:id="3320" w:author="像个男人一样" w:date="2018-03-21T01:44:00Z">
        <w:del w:id="3321" w:author="jie sun" w:date="2018-04-10T21:45:00Z">
          <w:r w:rsidDel="00454521">
            <w:fldChar w:fldCharType="end"/>
          </w:r>
        </w:del>
        <w:bookmarkStart w:id="3322" w:name="_Toc3925"/>
        <w:bookmarkStart w:id="3323" w:name="_Toc21674"/>
        <w:bookmarkStart w:id="3324" w:name="_Toc27267"/>
        <w:bookmarkStart w:id="3325" w:name="_Toc24804"/>
        <w:bookmarkStart w:id="3326" w:name="_Toc19265"/>
        <w:bookmarkStart w:id="3327" w:name="_Toc6766"/>
        <w:bookmarkStart w:id="3328" w:name="_Toc31458"/>
        <w:bookmarkStart w:id="3329" w:name="_Toc13309"/>
        <w:bookmarkStart w:id="3330" w:name="_Toc7119"/>
        <w:bookmarkStart w:id="3331" w:name="_Toc16526"/>
        <w:bookmarkStart w:id="3332" w:name="_Toc1057"/>
        <w:bookmarkStart w:id="3333" w:name="_Toc24307"/>
        <w:bookmarkStart w:id="3334" w:name="_Toc2233"/>
        <w:bookmarkStart w:id="3335" w:name="_Toc23335"/>
        <w:bookmarkStart w:id="3336" w:name="_Toc4134"/>
        <w:bookmarkStart w:id="3337" w:name="_Toc2105"/>
        <w:bookmarkStart w:id="3338" w:name="_Toc624"/>
        <w:bookmarkStart w:id="3339" w:name="_Toc31611"/>
        <w:bookmarkStart w:id="3340" w:name="_Toc9890"/>
        <w:bookmarkStart w:id="3341" w:name="_Toc3"/>
        <w:bookmarkStart w:id="3342" w:name="_Toc14186"/>
        <w:bookmarkStart w:id="3343" w:name="_Toc30015"/>
        <w:bookmarkStart w:id="3344" w:name="_Toc19416"/>
        <w:bookmarkStart w:id="3345" w:name="_Toc16263"/>
        <w:bookmarkStart w:id="3346" w:name="_Toc28772"/>
        <w:r>
          <w:rPr>
            <w:rFonts w:hint="eastAsia"/>
          </w:rPr>
          <w:t xml:space="preserve">:The </w:t>
        </w:r>
      </w:ins>
      <w:ins w:id="3347" w:author="jie sun" w:date="2018-04-16T22:27:00Z">
        <w:r w:rsidR="00924B19">
          <w:t>P</w:t>
        </w:r>
      </w:ins>
      <w:ins w:id="3348" w:author="像个男人一样" w:date="2018-03-21T01:44:00Z">
        <w:del w:id="3349" w:author="jie sun" w:date="2018-04-16T22:27:00Z">
          <w:r w:rsidDel="00924B19">
            <w:rPr>
              <w:rFonts w:hint="eastAsia"/>
            </w:rPr>
            <w:delText>p</w:delText>
          </w:r>
        </w:del>
        <w:r>
          <w:rPr>
            <w:rFonts w:hint="eastAsia"/>
          </w:rPr>
          <w:t xml:space="preserve">rogram </w:t>
        </w:r>
      </w:ins>
      <w:ins w:id="3350" w:author="jie sun" w:date="2018-04-16T22:27:00Z">
        <w:r w:rsidR="00924B19">
          <w:t>O</w:t>
        </w:r>
      </w:ins>
      <w:ins w:id="3351" w:author="像个男人一样" w:date="2018-03-21T01:44:00Z">
        <w:del w:id="3352" w:author="jie sun" w:date="2018-04-16T22:27:00Z">
          <w:r w:rsidDel="00924B19">
            <w:rPr>
              <w:rFonts w:hint="eastAsia"/>
            </w:rPr>
            <w:delText>o</w:delText>
          </w:r>
        </w:del>
        <w:r>
          <w:rPr>
            <w:rFonts w:hint="eastAsia"/>
          </w:rPr>
          <w:t xml:space="preserve">f </w:t>
        </w:r>
      </w:ins>
      <w:ins w:id="3353" w:author="jie sun" w:date="2018-04-16T22:27:00Z">
        <w:r w:rsidR="00924B19">
          <w:t>C</w:t>
        </w:r>
      </w:ins>
      <w:ins w:id="3354" w:author="像个男人一样" w:date="2018-03-21T01:44:00Z">
        <w:del w:id="3355" w:author="jie sun" w:date="2018-04-16T22:27:00Z">
          <w:r w:rsidDel="00924B19">
            <w:rPr>
              <w:rFonts w:hint="eastAsia"/>
            </w:rPr>
            <w:delText>c</w:delText>
          </w:r>
        </w:del>
        <w:r>
          <w:rPr>
            <w:rFonts w:hint="eastAsia"/>
          </w:rPr>
          <w:t xml:space="preserve">alculating </w:t>
        </w:r>
      </w:ins>
      <w:ins w:id="3356" w:author="jie sun" w:date="2018-04-16T22:27:00Z">
        <w:r w:rsidR="00924B19">
          <w:t>T</w:t>
        </w:r>
      </w:ins>
      <w:ins w:id="3357" w:author="像个男人一样" w:date="2018-03-21T01:44:00Z">
        <w:del w:id="3358" w:author="jie sun" w:date="2018-04-16T22:27:00Z">
          <w:r w:rsidDel="00924B19">
            <w:rPr>
              <w:rFonts w:hint="eastAsia"/>
            </w:rPr>
            <w:delText>t</w:delText>
          </w:r>
        </w:del>
        <w:r>
          <w:rPr>
            <w:rFonts w:hint="eastAsia"/>
          </w:rPr>
          <w:t xml:space="preserve">he </w:t>
        </w:r>
      </w:ins>
      <w:ins w:id="3359" w:author="jie sun" w:date="2018-04-16T22:27:00Z">
        <w:r w:rsidR="00924B19">
          <w:rPr>
            <w:rFonts w:hint="eastAsia"/>
          </w:rPr>
          <w:t>S</w:t>
        </w:r>
      </w:ins>
      <w:ins w:id="3360" w:author="像个男人一样" w:date="2018-03-21T01:44:00Z">
        <w:del w:id="3361" w:author="jie sun" w:date="2018-04-16T22:27:00Z">
          <w:r w:rsidDel="00924B19">
            <w:rPr>
              <w:rFonts w:hint="eastAsia"/>
            </w:rPr>
            <w:delText>s</w:delText>
          </w:r>
        </w:del>
        <w:r>
          <w:rPr>
            <w:rFonts w:hint="eastAsia"/>
          </w:rPr>
          <w:t>teps</w:t>
        </w:r>
      </w:ins>
      <w:bookmarkEnd w:id="3303"/>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p>
    <w:p w14:paraId="3D711760" w14:textId="77777777" w:rsidR="0026271D" w:rsidRPr="0026271D" w:rsidRDefault="0026271D">
      <w:pPr>
        <w:rPr>
          <w:rPrChange w:id="3362" w:author="jie sun" w:date="2018-04-18T00:25:00Z">
            <w:rPr>
              <w:lang w:val="en-US"/>
            </w:rPr>
          </w:rPrChange>
        </w:rPr>
      </w:pPr>
    </w:p>
    <w:p w14:paraId="369AA13B" w14:textId="64B624FA" w:rsidR="0087014B" w:rsidRDefault="00D5184D">
      <w:pPr>
        <w:pStyle w:val="Heading3"/>
      </w:pPr>
      <w:bookmarkStart w:id="3363" w:name="_Toc27776"/>
      <w:bookmarkStart w:id="3364" w:name="_Toc3378"/>
      <w:bookmarkStart w:id="3365" w:name="_Toc19861"/>
      <w:bookmarkStart w:id="3366" w:name="_Toc9129"/>
      <w:bookmarkStart w:id="3367" w:name="_Toc20356"/>
      <w:bookmarkStart w:id="3368" w:name="_Toc28951"/>
      <w:bookmarkStart w:id="3369" w:name="_Toc32112"/>
      <w:bookmarkStart w:id="3370" w:name="_Toc16134"/>
      <w:bookmarkStart w:id="3371" w:name="_Toc10472"/>
      <w:bookmarkStart w:id="3372" w:name="_Toc518661866"/>
      <w:r>
        <w:t xml:space="preserve">The </w:t>
      </w:r>
      <w:ins w:id="3373" w:author="jie sun" w:date="2018-04-16T21:18:00Z">
        <w:r w:rsidR="00562CE6">
          <w:rPr>
            <w:rFonts w:hint="eastAsia"/>
          </w:rPr>
          <w:t>A</w:t>
        </w:r>
      </w:ins>
      <w:del w:id="3374" w:author="jie sun" w:date="2018-04-16T21:18:00Z">
        <w:r w:rsidDel="00562CE6">
          <w:delText>a</w:delText>
        </w:r>
      </w:del>
      <w:r>
        <w:rPr>
          <w:rFonts w:hint="eastAsia"/>
        </w:rPr>
        <w:t xml:space="preserve">ccuracy </w:t>
      </w:r>
      <w:ins w:id="3375" w:author="jie sun" w:date="2018-04-16T21:18:00Z">
        <w:r w:rsidR="00562CE6">
          <w:rPr>
            <w:rFonts w:hint="eastAsia"/>
          </w:rPr>
          <w:t>O</w:t>
        </w:r>
      </w:ins>
      <w:del w:id="3376" w:author="jie sun" w:date="2018-04-16T21:18:00Z">
        <w:r w:rsidDel="00562CE6">
          <w:delText>o</w:delText>
        </w:r>
      </w:del>
      <w:r>
        <w:t xml:space="preserve">f </w:t>
      </w:r>
      <w:ins w:id="3377" w:author="jie sun" w:date="2018-04-16T21:18:00Z">
        <w:r w:rsidR="00562CE6">
          <w:rPr>
            <w:rFonts w:hint="eastAsia"/>
          </w:rPr>
          <w:t>R</w:t>
        </w:r>
      </w:ins>
      <w:del w:id="3378" w:author="jie sun" w:date="2018-04-16T21:18:00Z">
        <w:r w:rsidDel="00562CE6">
          <w:delText>r</w:delText>
        </w:r>
      </w:del>
      <w:r>
        <w:rPr>
          <w:rFonts w:hint="eastAsia"/>
        </w:rPr>
        <w:t>esults</w:t>
      </w:r>
      <w:bookmarkEnd w:id="3363"/>
      <w:bookmarkEnd w:id="3364"/>
      <w:bookmarkEnd w:id="3365"/>
      <w:bookmarkEnd w:id="3366"/>
      <w:bookmarkEnd w:id="3367"/>
      <w:bookmarkEnd w:id="3368"/>
      <w:bookmarkEnd w:id="3369"/>
      <w:bookmarkEnd w:id="3370"/>
      <w:bookmarkEnd w:id="3371"/>
      <w:bookmarkEnd w:id="3372"/>
      <w:r>
        <w:rPr>
          <w:rFonts w:hint="eastAsia"/>
        </w:rPr>
        <w:t xml:space="preserve"> </w:t>
      </w:r>
    </w:p>
    <w:p w14:paraId="652828BA" w14:textId="77777777" w:rsidR="0026271D" w:rsidRPr="007E13D1" w:rsidRDefault="00D5184D">
      <w:pPr>
        <w:spacing w:before="240" w:after="0"/>
        <w:rPr>
          <w:ins w:id="3379" w:author="jie sun" w:date="2018-04-18T00:25:00Z"/>
        </w:rPr>
        <w:pPrChange w:id="3380" w:author="jie sun" w:date="2018-04-18T00:26:00Z">
          <w:pPr>
            <w:spacing w:after="0" w:line="360" w:lineRule="auto"/>
          </w:pPr>
        </w:pPrChange>
      </w:pPr>
      <w:r w:rsidRPr="007E13D1">
        <w:t>We can get the accuracy of this program and this algorithm showed in following form. Of course, there is not the most accurate program or algorithm, and the purpose is to show the method for calculating step</w:t>
      </w:r>
      <w:ins w:id="3381" w:author="jie sun" w:date="2018-04-18T00:26:00Z">
        <w:r w:rsidR="007E13D1" w:rsidRPr="007E13D1">
          <w:rPr>
            <w:rPrChange w:id="3382" w:author="jie sun" w:date="2018-04-18T00:26:00Z">
              <w:rPr>
                <w:lang w:val="en-US"/>
              </w:rPr>
            </w:rPrChange>
          </w:rPr>
          <w:t>s.</w:t>
        </w:r>
      </w:ins>
      <w:del w:id="3383" w:author="jie sun" w:date="2018-04-18T00:26:00Z">
        <w:r w:rsidRPr="007E13D1" w:rsidDel="007E13D1">
          <w:delText>s</w:delText>
        </w:r>
      </w:del>
    </w:p>
    <w:p w14:paraId="50AF4EAC" w14:textId="77777777" w:rsidR="007E13D1" w:rsidRDefault="007E13D1">
      <w:pPr>
        <w:spacing w:after="0" w:line="360" w:lineRule="auto"/>
        <w:rPr>
          <w:ins w:id="3384" w:author="jie sun" w:date="2018-04-18T00:27:00Z"/>
        </w:rPr>
      </w:pPr>
    </w:p>
    <w:p w14:paraId="7069F3EC" w14:textId="77777777" w:rsidR="007E13D1" w:rsidRDefault="007E13D1">
      <w:pPr>
        <w:spacing w:after="0" w:line="360" w:lineRule="auto"/>
        <w:rPr>
          <w:ins w:id="3385" w:author="jie sun" w:date="2018-04-18T00:27:00Z"/>
        </w:rPr>
      </w:pPr>
    </w:p>
    <w:p w14:paraId="2BBFA3F7" w14:textId="77777777" w:rsidR="007E13D1" w:rsidRDefault="007E13D1">
      <w:pPr>
        <w:spacing w:after="0" w:line="360" w:lineRule="auto"/>
        <w:rPr>
          <w:ins w:id="3386" w:author="jie sun" w:date="2018-04-18T00:27:00Z"/>
        </w:rPr>
      </w:pPr>
    </w:p>
    <w:p w14:paraId="7201FEB0" w14:textId="77777777" w:rsidR="007E13D1" w:rsidRDefault="007E13D1">
      <w:pPr>
        <w:spacing w:after="0" w:line="360" w:lineRule="auto"/>
        <w:rPr>
          <w:ins w:id="3387" w:author="jie sun" w:date="2018-04-18T00:27:00Z"/>
        </w:rPr>
      </w:pPr>
    </w:p>
    <w:p w14:paraId="51949C79" w14:textId="77777777" w:rsidR="007E13D1" w:rsidRDefault="007E13D1">
      <w:pPr>
        <w:spacing w:after="0" w:line="360" w:lineRule="auto"/>
        <w:rPr>
          <w:ins w:id="3388" w:author="jie sun" w:date="2018-04-18T00:27:00Z"/>
        </w:rPr>
      </w:pPr>
    </w:p>
    <w:p w14:paraId="4D43B595" w14:textId="77777777" w:rsidR="007E13D1" w:rsidRDefault="007E13D1">
      <w:pPr>
        <w:spacing w:after="0" w:line="360" w:lineRule="auto"/>
        <w:rPr>
          <w:ins w:id="3389" w:author="jie sun" w:date="2018-04-18T00:27:00Z"/>
        </w:rPr>
      </w:pPr>
    </w:p>
    <w:p w14:paraId="3999F6FC" w14:textId="77777777" w:rsidR="007E13D1" w:rsidRDefault="007E13D1">
      <w:pPr>
        <w:spacing w:after="0" w:line="360" w:lineRule="auto"/>
        <w:rPr>
          <w:ins w:id="3390" w:author="jie sun" w:date="2018-04-18T00:27:00Z"/>
        </w:rPr>
      </w:pPr>
    </w:p>
    <w:p w14:paraId="62A503ED" w14:textId="77777777" w:rsidR="007E13D1" w:rsidRDefault="007E13D1">
      <w:pPr>
        <w:spacing w:after="0" w:line="360" w:lineRule="auto"/>
        <w:rPr>
          <w:ins w:id="3391" w:author="jie sun" w:date="2018-04-18T00:27:00Z"/>
        </w:rPr>
      </w:pPr>
    </w:p>
    <w:p w14:paraId="6F9487E4" w14:textId="77777777" w:rsidR="007E13D1" w:rsidRDefault="007E13D1">
      <w:pPr>
        <w:spacing w:after="0" w:line="360" w:lineRule="auto"/>
        <w:rPr>
          <w:ins w:id="3392" w:author="jie sun" w:date="2018-04-18T00:25:00Z"/>
        </w:rPr>
      </w:pPr>
    </w:p>
    <w:tbl>
      <w:tblPr>
        <w:tblpPr w:leftFromText="180" w:rightFromText="180" w:vertAnchor="text" w:horzAnchor="margin" w:tblpXSpec="center" w:tblpY="40"/>
        <w:tblW w:w="8201" w:type="dxa"/>
        <w:tblLayout w:type="fixed"/>
        <w:tblLook w:val="04A0" w:firstRow="1" w:lastRow="0" w:firstColumn="1" w:lastColumn="0" w:noHBand="0" w:noVBand="1"/>
      </w:tblPr>
      <w:tblGrid>
        <w:gridCol w:w="827"/>
        <w:gridCol w:w="1106"/>
        <w:gridCol w:w="675"/>
        <w:gridCol w:w="710"/>
        <w:gridCol w:w="477"/>
        <w:gridCol w:w="898"/>
        <w:gridCol w:w="899"/>
        <w:gridCol w:w="828"/>
        <w:gridCol w:w="882"/>
        <w:gridCol w:w="899"/>
      </w:tblGrid>
      <w:tr w:rsidR="003E79FB" w14:paraId="3808F13B" w14:textId="77777777" w:rsidTr="003E79FB">
        <w:trPr>
          <w:trHeight w:val="954"/>
          <w:ins w:id="3393" w:author="jie sun" w:date="2018-04-18T00:26:00Z"/>
        </w:trPr>
        <w:tc>
          <w:tcPr>
            <w:tcW w:w="8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02E2C24" w14:textId="77777777" w:rsidR="007E13D1" w:rsidRDefault="007E13D1" w:rsidP="007E13D1">
            <w:pPr>
              <w:spacing w:after="0" w:line="360" w:lineRule="auto"/>
              <w:rPr>
                <w:ins w:id="3394" w:author="jie sun" w:date="2018-04-18T00:26:00Z"/>
                <w:rFonts w:ascii="Arial" w:eastAsia="Times New Roman" w:hAnsi="Arial" w:cs="Arial"/>
                <w:b/>
                <w:bCs/>
                <w:color w:val="FFFFFF"/>
                <w:sz w:val="20"/>
                <w:szCs w:val="14"/>
              </w:rPr>
            </w:pPr>
          </w:p>
          <w:p w14:paraId="766033B9" w14:textId="77777777" w:rsidR="007E13D1" w:rsidRDefault="007E13D1" w:rsidP="007E13D1">
            <w:pPr>
              <w:spacing w:after="0"/>
              <w:jc w:val="center"/>
              <w:rPr>
                <w:ins w:id="3395" w:author="jie sun" w:date="2018-04-18T00:26:00Z"/>
                <w:rFonts w:ascii="Arial" w:eastAsia="Times New Roman" w:hAnsi="Arial" w:cs="Arial"/>
                <w:b/>
                <w:bCs/>
                <w:color w:val="FFFFFF"/>
                <w:sz w:val="20"/>
                <w:szCs w:val="14"/>
              </w:rPr>
            </w:pPr>
            <w:ins w:id="3396" w:author="jie sun" w:date="2018-04-18T00:26:00Z">
              <w:r>
                <w:rPr>
                  <w:rFonts w:ascii="Arial" w:eastAsia="Times New Roman" w:hAnsi="Arial" w:cs="Arial"/>
                  <w:b/>
                  <w:bCs/>
                  <w:color w:val="FFFFFF"/>
                  <w:sz w:val="20"/>
                  <w:szCs w:val="14"/>
                </w:rPr>
                <w:t>Action pattern</w:t>
              </w:r>
            </w:ins>
          </w:p>
        </w:tc>
        <w:tc>
          <w:tcPr>
            <w:tcW w:w="1106" w:type="dxa"/>
            <w:tcBorders>
              <w:top w:val="single" w:sz="8" w:space="0" w:color="FFFFFF"/>
              <w:left w:val="nil"/>
              <w:bottom w:val="single" w:sz="12" w:space="0" w:color="FFFFFF"/>
              <w:right w:val="single" w:sz="8" w:space="0" w:color="FFFFFF"/>
            </w:tcBorders>
            <w:shd w:val="clear" w:color="000000" w:fill="00B0F0"/>
            <w:vAlign w:val="center"/>
          </w:tcPr>
          <w:p w14:paraId="63AD2775" w14:textId="77777777" w:rsidR="007E13D1" w:rsidRDefault="007E13D1" w:rsidP="007E13D1">
            <w:pPr>
              <w:spacing w:after="0"/>
              <w:jc w:val="center"/>
              <w:rPr>
                <w:ins w:id="3397" w:author="jie sun" w:date="2018-04-18T00:26:00Z"/>
                <w:rFonts w:ascii="Arial" w:eastAsia="Times New Roman" w:hAnsi="Arial" w:cs="Arial"/>
                <w:b/>
                <w:bCs/>
                <w:color w:val="FFFFFF"/>
                <w:sz w:val="20"/>
                <w:szCs w:val="14"/>
              </w:rPr>
            </w:pPr>
            <w:ins w:id="3398" w:author="jie sun" w:date="2018-04-18T00:26:00Z">
              <w:r>
                <w:rPr>
                  <w:rFonts w:ascii="Arial" w:eastAsia="Times New Roman" w:hAnsi="Arial" w:cs="Arial"/>
                  <w:b/>
                  <w:bCs/>
                  <w:color w:val="FFFFFF"/>
                  <w:sz w:val="20"/>
                  <w:szCs w:val="14"/>
                </w:rPr>
                <w:t>Placement of Iphone</w:t>
              </w:r>
            </w:ins>
          </w:p>
        </w:tc>
        <w:tc>
          <w:tcPr>
            <w:tcW w:w="675" w:type="dxa"/>
            <w:tcBorders>
              <w:top w:val="single" w:sz="8" w:space="0" w:color="FFFFFF"/>
              <w:left w:val="nil"/>
              <w:bottom w:val="single" w:sz="12" w:space="0" w:color="FFFFFF"/>
              <w:right w:val="single" w:sz="8" w:space="0" w:color="FFFFFF"/>
            </w:tcBorders>
            <w:shd w:val="clear" w:color="000000" w:fill="00B0F0"/>
            <w:vAlign w:val="center"/>
          </w:tcPr>
          <w:p w14:paraId="04CF9909" w14:textId="77777777" w:rsidR="007E13D1" w:rsidRDefault="007E13D1" w:rsidP="007E13D1">
            <w:pPr>
              <w:spacing w:after="0"/>
              <w:jc w:val="center"/>
              <w:rPr>
                <w:ins w:id="3399" w:author="jie sun" w:date="2018-04-18T00:26:00Z"/>
                <w:rFonts w:ascii="Arial" w:eastAsia="Times New Roman" w:hAnsi="Arial" w:cs="Arial"/>
                <w:b/>
                <w:bCs/>
                <w:color w:val="FFFFFF"/>
                <w:sz w:val="20"/>
                <w:szCs w:val="14"/>
              </w:rPr>
            </w:pPr>
            <w:ins w:id="3400" w:author="jie sun" w:date="2018-04-18T00:26:00Z">
              <w:r>
                <w:rPr>
                  <w:rFonts w:ascii="Arial" w:eastAsia="Times New Roman" w:hAnsi="Arial" w:cs="Arial"/>
                  <w:b/>
                  <w:bCs/>
                  <w:color w:val="FFFFFF"/>
                  <w:sz w:val="20"/>
                  <w:szCs w:val="14"/>
                </w:rPr>
                <w:t>Height</w:t>
              </w:r>
            </w:ins>
          </w:p>
        </w:tc>
        <w:tc>
          <w:tcPr>
            <w:tcW w:w="710" w:type="dxa"/>
            <w:tcBorders>
              <w:top w:val="single" w:sz="8" w:space="0" w:color="FFFFFF"/>
              <w:left w:val="nil"/>
              <w:bottom w:val="single" w:sz="12" w:space="0" w:color="FFFFFF"/>
              <w:right w:val="single" w:sz="8" w:space="0" w:color="FFFFFF"/>
            </w:tcBorders>
            <w:shd w:val="clear" w:color="000000" w:fill="00B0F0"/>
            <w:vAlign w:val="center"/>
          </w:tcPr>
          <w:p w14:paraId="2B2EA678" w14:textId="77777777" w:rsidR="007E13D1" w:rsidRDefault="007E13D1" w:rsidP="007E13D1">
            <w:pPr>
              <w:spacing w:after="0"/>
              <w:jc w:val="center"/>
              <w:rPr>
                <w:ins w:id="3401" w:author="jie sun" w:date="2018-04-18T00:26:00Z"/>
                <w:rFonts w:ascii="Arial" w:eastAsia="Times New Roman" w:hAnsi="Arial" w:cs="Arial"/>
                <w:b/>
                <w:bCs/>
                <w:color w:val="FFFFFF"/>
                <w:sz w:val="20"/>
                <w:szCs w:val="14"/>
              </w:rPr>
            </w:pPr>
            <w:ins w:id="3402" w:author="jie sun" w:date="2018-04-18T00:26:00Z">
              <w:r>
                <w:rPr>
                  <w:rFonts w:ascii="Arial" w:eastAsia="Times New Roman" w:hAnsi="Arial" w:cs="Arial"/>
                  <w:b/>
                  <w:bCs/>
                  <w:color w:val="FFFFFF"/>
                  <w:sz w:val="20"/>
                  <w:szCs w:val="14"/>
                </w:rPr>
                <w:t>Weight</w:t>
              </w:r>
            </w:ins>
          </w:p>
        </w:tc>
        <w:tc>
          <w:tcPr>
            <w:tcW w:w="477" w:type="dxa"/>
            <w:tcBorders>
              <w:top w:val="single" w:sz="8" w:space="0" w:color="FFFFFF"/>
              <w:left w:val="nil"/>
              <w:bottom w:val="single" w:sz="12" w:space="0" w:color="FFFFFF"/>
              <w:right w:val="single" w:sz="8" w:space="0" w:color="FFFFFF"/>
            </w:tcBorders>
            <w:shd w:val="clear" w:color="000000" w:fill="00B0F0"/>
            <w:vAlign w:val="center"/>
          </w:tcPr>
          <w:p w14:paraId="37B505E9" w14:textId="77777777" w:rsidR="007E13D1" w:rsidRDefault="007E13D1" w:rsidP="007E13D1">
            <w:pPr>
              <w:spacing w:after="0"/>
              <w:jc w:val="center"/>
              <w:rPr>
                <w:ins w:id="3403" w:author="jie sun" w:date="2018-04-18T00:26:00Z"/>
                <w:rFonts w:ascii="Arial" w:eastAsia="Times New Roman" w:hAnsi="Arial" w:cs="Arial"/>
                <w:b/>
                <w:bCs/>
                <w:color w:val="FFFFFF"/>
                <w:sz w:val="20"/>
                <w:szCs w:val="14"/>
              </w:rPr>
            </w:pPr>
            <w:ins w:id="3404" w:author="jie sun" w:date="2018-04-18T00:26:00Z">
              <w:r>
                <w:rPr>
                  <w:rFonts w:ascii="Arial" w:eastAsia="Times New Roman" w:hAnsi="Arial" w:cs="Arial"/>
                  <w:b/>
                  <w:bCs/>
                  <w:color w:val="FFFFFF"/>
                  <w:sz w:val="20"/>
                  <w:szCs w:val="14"/>
                </w:rPr>
                <w:t>Age</w:t>
              </w:r>
            </w:ins>
          </w:p>
        </w:tc>
        <w:tc>
          <w:tcPr>
            <w:tcW w:w="898" w:type="dxa"/>
            <w:tcBorders>
              <w:top w:val="single" w:sz="8" w:space="0" w:color="FFFFFF"/>
              <w:left w:val="nil"/>
              <w:bottom w:val="single" w:sz="12" w:space="0" w:color="FFFFFF"/>
              <w:right w:val="single" w:sz="8" w:space="0" w:color="FFFFFF"/>
            </w:tcBorders>
            <w:shd w:val="clear" w:color="000000" w:fill="00B0F0"/>
            <w:vAlign w:val="center"/>
          </w:tcPr>
          <w:p w14:paraId="36B09DF4" w14:textId="77777777" w:rsidR="007E13D1" w:rsidRDefault="007E13D1" w:rsidP="007E13D1">
            <w:pPr>
              <w:spacing w:after="0"/>
              <w:jc w:val="center"/>
              <w:rPr>
                <w:ins w:id="3405" w:author="jie sun" w:date="2018-04-18T00:26:00Z"/>
                <w:rFonts w:ascii="Arial" w:eastAsia="Times New Roman" w:hAnsi="Arial" w:cs="Arial"/>
                <w:b/>
                <w:bCs/>
                <w:color w:val="FFFFFF"/>
                <w:sz w:val="20"/>
                <w:szCs w:val="14"/>
              </w:rPr>
            </w:pPr>
            <w:ins w:id="3406" w:author="jie sun" w:date="2018-04-18T00:26:00Z">
              <w:r>
                <w:rPr>
                  <w:rFonts w:ascii="Arial" w:eastAsia="Times New Roman" w:hAnsi="Arial" w:cs="Arial"/>
                  <w:b/>
                  <w:bCs/>
                  <w:color w:val="FFFFFF"/>
                  <w:sz w:val="20"/>
                  <w:szCs w:val="14"/>
                </w:rPr>
                <w:t>ground condition</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30A8591B" w14:textId="77777777" w:rsidR="007E13D1" w:rsidRDefault="007E13D1" w:rsidP="007E13D1">
            <w:pPr>
              <w:spacing w:after="0"/>
              <w:jc w:val="center"/>
              <w:rPr>
                <w:ins w:id="3407" w:author="jie sun" w:date="2018-04-18T00:26:00Z"/>
                <w:rFonts w:ascii="Arial" w:eastAsia="Times New Roman" w:hAnsi="Arial" w:cs="Arial"/>
                <w:b/>
                <w:bCs/>
                <w:color w:val="FFFFFF"/>
                <w:sz w:val="20"/>
                <w:szCs w:val="14"/>
              </w:rPr>
            </w:pPr>
            <w:ins w:id="3408" w:author="jie sun" w:date="2018-04-18T00:26:00Z">
              <w:r>
                <w:rPr>
                  <w:rFonts w:ascii="Arial" w:eastAsia="Times New Roman" w:hAnsi="Arial" w:cs="Arial"/>
                  <w:b/>
                  <w:bCs/>
                  <w:color w:val="FFFFFF"/>
                  <w:sz w:val="20"/>
                  <w:szCs w:val="14"/>
                </w:rPr>
                <w:t>Frequncy</w:t>
              </w:r>
            </w:ins>
          </w:p>
        </w:tc>
        <w:tc>
          <w:tcPr>
            <w:tcW w:w="828" w:type="dxa"/>
            <w:tcBorders>
              <w:top w:val="single" w:sz="8" w:space="0" w:color="FFFFFF"/>
              <w:left w:val="nil"/>
              <w:bottom w:val="single" w:sz="12" w:space="0" w:color="FFFFFF"/>
              <w:right w:val="single" w:sz="8" w:space="0" w:color="FFFFFF"/>
            </w:tcBorders>
            <w:shd w:val="clear" w:color="000000" w:fill="00B0F0"/>
            <w:vAlign w:val="center"/>
          </w:tcPr>
          <w:p w14:paraId="456F34E1" w14:textId="77777777" w:rsidR="007E13D1" w:rsidRDefault="007E13D1" w:rsidP="007E13D1">
            <w:pPr>
              <w:spacing w:after="0"/>
              <w:jc w:val="center"/>
              <w:rPr>
                <w:ins w:id="3409" w:author="jie sun" w:date="2018-04-18T00:26:00Z"/>
                <w:rFonts w:ascii="Arial" w:eastAsia="Times New Roman" w:hAnsi="Arial" w:cs="Arial"/>
                <w:b/>
                <w:bCs/>
                <w:color w:val="FFFFFF"/>
                <w:sz w:val="20"/>
                <w:szCs w:val="14"/>
              </w:rPr>
            </w:pPr>
            <w:ins w:id="3410" w:author="jie sun" w:date="2018-04-18T00:26:00Z">
              <w:r>
                <w:rPr>
                  <w:rFonts w:ascii="Arial" w:eastAsia="Times New Roman" w:hAnsi="Arial" w:cs="Arial"/>
                  <w:b/>
                  <w:bCs/>
                  <w:color w:val="FFFFFF"/>
                  <w:sz w:val="20"/>
                  <w:szCs w:val="14"/>
                </w:rPr>
                <w:t>Number of step (exactly)</w:t>
              </w:r>
            </w:ins>
          </w:p>
        </w:tc>
        <w:tc>
          <w:tcPr>
            <w:tcW w:w="882" w:type="dxa"/>
            <w:tcBorders>
              <w:top w:val="single" w:sz="8" w:space="0" w:color="FFFFFF"/>
              <w:left w:val="nil"/>
              <w:bottom w:val="single" w:sz="12" w:space="0" w:color="FFFFFF"/>
              <w:right w:val="single" w:sz="8" w:space="0" w:color="FFFFFF"/>
            </w:tcBorders>
            <w:shd w:val="clear" w:color="000000" w:fill="00B0F0"/>
            <w:vAlign w:val="center"/>
          </w:tcPr>
          <w:p w14:paraId="564C6DEF" w14:textId="77777777" w:rsidR="007E13D1" w:rsidRDefault="007E13D1" w:rsidP="007E13D1">
            <w:pPr>
              <w:spacing w:after="0"/>
              <w:jc w:val="center"/>
              <w:rPr>
                <w:ins w:id="3411" w:author="jie sun" w:date="2018-04-18T00:26:00Z"/>
                <w:rFonts w:ascii="Arial" w:eastAsia="Times New Roman" w:hAnsi="Arial" w:cs="Arial"/>
                <w:b/>
                <w:bCs/>
                <w:color w:val="FFFFFF"/>
                <w:sz w:val="20"/>
                <w:szCs w:val="14"/>
              </w:rPr>
            </w:pPr>
            <w:ins w:id="3412" w:author="jie sun" w:date="2018-04-18T00:26:00Z">
              <w:r>
                <w:rPr>
                  <w:rFonts w:ascii="Arial" w:eastAsia="Times New Roman" w:hAnsi="Arial" w:cs="Arial"/>
                  <w:b/>
                  <w:bCs/>
                  <w:color w:val="FFFFFF"/>
                  <w:sz w:val="20"/>
                  <w:szCs w:val="14"/>
                </w:rPr>
                <w:t>number of steps (by program)</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4D224DA1" w14:textId="77777777" w:rsidR="007E13D1" w:rsidRDefault="007E13D1" w:rsidP="007E13D1">
            <w:pPr>
              <w:spacing w:after="0"/>
              <w:jc w:val="center"/>
              <w:rPr>
                <w:ins w:id="3413" w:author="jie sun" w:date="2018-04-18T00:26:00Z"/>
                <w:rFonts w:ascii="Arial" w:eastAsia="Times New Roman" w:hAnsi="Arial" w:cs="Arial"/>
                <w:b/>
                <w:bCs/>
                <w:color w:val="FFFFFF"/>
                <w:sz w:val="20"/>
                <w:szCs w:val="14"/>
              </w:rPr>
            </w:pPr>
            <w:ins w:id="3414" w:author="jie sun" w:date="2018-04-18T00:26:00Z">
              <w:r>
                <w:rPr>
                  <w:rFonts w:ascii="Arial" w:eastAsia="Times New Roman" w:hAnsi="Arial" w:cs="Arial"/>
                  <w:b/>
                  <w:bCs/>
                  <w:color w:val="FFFFFF"/>
                  <w:sz w:val="20"/>
                  <w:szCs w:val="14"/>
                </w:rPr>
                <w:t>Accuracy</w:t>
              </w:r>
            </w:ins>
          </w:p>
        </w:tc>
      </w:tr>
      <w:tr w:rsidR="003E79FB" w14:paraId="33CC159C" w14:textId="77777777" w:rsidTr="003E79FB">
        <w:trPr>
          <w:trHeight w:val="849"/>
          <w:ins w:id="3415"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4A1B32CF" w14:textId="77777777" w:rsidR="007E13D1" w:rsidRDefault="007E13D1" w:rsidP="007E13D1">
            <w:pPr>
              <w:spacing w:after="0"/>
              <w:jc w:val="center"/>
              <w:rPr>
                <w:ins w:id="3416" w:author="jie sun" w:date="2018-04-18T00:26:00Z"/>
                <w:rFonts w:ascii="Arial" w:eastAsia="Times New Roman" w:hAnsi="Arial" w:cs="Arial"/>
                <w:b/>
                <w:bCs/>
                <w:color w:val="FFFFFF"/>
                <w:sz w:val="20"/>
                <w:szCs w:val="14"/>
              </w:rPr>
            </w:pPr>
            <w:ins w:id="3417"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107908E4" w14:textId="77777777" w:rsidR="007E13D1" w:rsidRDefault="007E13D1" w:rsidP="007E13D1">
            <w:pPr>
              <w:spacing w:after="0"/>
              <w:jc w:val="center"/>
              <w:rPr>
                <w:ins w:id="3418" w:author="jie sun" w:date="2018-04-18T00:26:00Z"/>
                <w:rFonts w:ascii="Arial" w:eastAsia="Times New Roman" w:hAnsi="Arial" w:cs="Arial"/>
                <w:color w:val="000000"/>
                <w:sz w:val="20"/>
                <w:szCs w:val="14"/>
              </w:rPr>
            </w:pPr>
            <w:ins w:id="3419"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0E56D691" w14:textId="77777777" w:rsidR="007E13D1" w:rsidRDefault="007E13D1" w:rsidP="007E13D1">
            <w:pPr>
              <w:spacing w:after="0"/>
              <w:jc w:val="center"/>
              <w:rPr>
                <w:ins w:id="3420" w:author="jie sun" w:date="2018-04-18T00:26:00Z"/>
                <w:rFonts w:ascii="Arial" w:eastAsia="Times New Roman" w:hAnsi="Arial" w:cs="Arial"/>
                <w:color w:val="000000"/>
                <w:sz w:val="20"/>
                <w:szCs w:val="14"/>
              </w:rPr>
            </w:pPr>
            <w:ins w:id="3421"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347233F2" w14:textId="77777777" w:rsidR="007E13D1" w:rsidRDefault="007E13D1" w:rsidP="007E13D1">
            <w:pPr>
              <w:spacing w:after="0"/>
              <w:jc w:val="center"/>
              <w:rPr>
                <w:ins w:id="3422" w:author="jie sun" w:date="2018-04-18T00:26:00Z"/>
                <w:rFonts w:ascii="Arial" w:eastAsia="Times New Roman" w:hAnsi="Arial" w:cs="Arial"/>
                <w:color w:val="000000"/>
                <w:sz w:val="20"/>
                <w:szCs w:val="14"/>
              </w:rPr>
            </w:pPr>
            <w:ins w:id="3423"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C3F9864" w14:textId="77777777" w:rsidR="007E13D1" w:rsidRDefault="007E13D1" w:rsidP="007E13D1">
            <w:pPr>
              <w:spacing w:after="0"/>
              <w:jc w:val="center"/>
              <w:rPr>
                <w:ins w:id="3424" w:author="jie sun" w:date="2018-04-18T00:26:00Z"/>
                <w:rFonts w:ascii="Arial" w:eastAsia="Times New Roman" w:hAnsi="Arial" w:cs="Arial"/>
                <w:color w:val="000000"/>
                <w:sz w:val="20"/>
                <w:szCs w:val="14"/>
              </w:rPr>
            </w:pPr>
            <w:ins w:id="3425"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4EC60720" w14:textId="77777777" w:rsidR="007E13D1" w:rsidRDefault="007E13D1" w:rsidP="007E13D1">
            <w:pPr>
              <w:spacing w:after="0"/>
              <w:rPr>
                <w:ins w:id="3426" w:author="jie sun" w:date="2018-04-18T00:26:00Z"/>
                <w:rFonts w:ascii="Arial" w:eastAsia="Times New Roman" w:hAnsi="Arial" w:cs="Arial"/>
                <w:color w:val="000000"/>
                <w:sz w:val="20"/>
                <w:szCs w:val="14"/>
              </w:rPr>
            </w:pPr>
            <w:ins w:id="3427"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1E0C2574" w14:textId="77777777" w:rsidR="007E13D1" w:rsidRDefault="007E13D1" w:rsidP="007E13D1">
            <w:pPr>
              <w:spacing w:after="0"/>
              <w:jc w:val="center"/>
              <w:rPr>
                <w:ins w:id="3428" w:author="jie sun" w:date="2018-04-18T00:26:00Z"/>
                <w:rFonts w:ascii="Arial" w:eastAsia="Times New Roman" w:hAnsi="Arial" w:cs="Arial"/>
                <w:color w:val="000000"/>
                <w:sz w:val="20"/>
                <w:szCs w:val="14"/>
              </w:rPr>
            </w:pPr>
            <w:ins w:id="3429" w:author="jie sun" w:date="2018-04-18T00:26:00Z">
              <w:r>
                <w:rPr>
                  <w:rFonts w:ascii="Arial" w:eastAsia="Times New Roman" w:hAnsi="Arial" w:cs="Arial"/>
                  <w:color w:val="000000"/>
                  <w:sz w:val="20"/>
                  <w:szCs w:val="14"/>
                </w:rPr>
                <w:t xml:space="preserve">25Hz </w:t>
              </w:r>
            </w:ins>
          </w:p>
        </w:tc>
        <w:tc>
          <w:tcPr>
            <w:tcW w:w="828" w:type="dxa"/>
            <w:tcBorders>
              <w:top w:val="nil"/>
              <w:left w:val="nil"/>
              <w:bottom w:val="single" w:sz="8" w:space="0" w:color="FFFFFF"/>
              <w:right w:val="single" w:sz="8" w:space="0" w:color="FFFFFF"/>
            </w:tcBorders>
            <w:shd w:val="clear" w:color="000000" w:fill="CBE4F9"/>
            <w:vAlign w:val="center"/>
          </w:tcPr>
          <w:p w14:paraId="530589EA" w14:textId="77777777" w:rsidR="007E13D1" w:rsidRDefault="007E13D1" w:rsidP="007E13D1">
            <w:pPr>
              <w:spacing w:after="0"/>
              <w:jc w:val="center"/>
              <w:rPr>
                <w:ins w:id="3430" w:author="jie sun" w:date="2018-04-18T00:26:00Z"/>
                <w:rFonts w:ascii="Arial" w:eastAsia="Times New Roman" w:hAnsi="Arial" w:cs="Arial"/>
                <w:color w:val="000000"/>
                <w:sz w:val="20"/>
                <w:szCs w:val="14"/>
              </w:rPr>
            </w:pPr>
            <w:ins w:id="3431" w:author="jie sun" w:date="2018-04-18T00:26:00Z">
              <w:r>
                <w:rPr>
                  <w:rFonts w:ascii="Arial" w:eastAsia="Times New Roman" w:hAnsi="Arial" w:cs="Arial"/>
                  <w:color w:val="000000"/>
                  <w:sz w:val="20"/>
                  <w:szCs w:val="14"/>
                </w:rPr>
                <w:t>150</w:t>
              </w:r>
            </w:ins>
          </w:p>
        </w:tc>
        <w:tc>
          <w:tcPr>
            <w:tcW w:w="882" w:type="dxa"/>
            <w:tcBorders>
              <w:top w:val="nil"/>
              <w:left w:val="nil"/>
              <w:bottom w:val="single" w:sz="8" w:space="0" w:color="FFFFFF"/>
              <w:right w:val="single" w:sz="8" w:space="0" w:color="FFFFFF"/>
            </w:tcBorders>
            <w:shd w:val="clear" w:color="000000" w:fill="CBE4F9"/>
            <w:vAlign w:val="center"/>
          </w:tcPr>
          <w:p w14:paraId="1688A762" w14:textId="77777777" w:rsidR="007E13D1" w:rsidRDefault="007E13D1" w:rsidP="007E13D1">
            <w:pPr>
              <w:spacing w:after="0"/>
              <w:jc w:val="center"/>
              <w:rPr>
                <w:ins w:id="3432" w:author="jie sun" w:date="2018-04-18T00:26:00Z"/>
                <w:rFonts w:ascii="Arial" w:eastAsia="Times New Roman" w:hAnsi="Arial" w:cs="Arial"/>
                <w:color w:val="000000"/>
                <w:sz w:val="20"/>
                <w:szCs w:val="14"/>
              </w:rPr>
            </w:pPr>
            <w:ins w:id="3433"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138A181F" w14:textId="77777777" w:rsidR="007E13D1" w:rsidRDefault="007E13D1" w:rsidP="007E13D1">
            <w:pPr>
              <w:spacing w:after="0"/>
              <w:jc w:val="center"/>
              <w:rPr>
                <w:ins w:id="3434" w:author="jie sun" w:date="2018-04-18T00:26:00Z"/>
                <w:rFonts w:ascii="Arial" w:eastAsia="Times New Roman" w:hAnsi="Arial" w:cs="Arial"/>
                <w:color w:val="000000"/>
                <w:sz w:val="20"/>
                <w:szCs w:val="14"/>
              </w:rPr>
            </w:pPr>
            <w:ins w:id="3435" w:author="jie sun" w:date="2018-04-18T00:26:00Z">
              <w:r>
                <w:rPr>
                  <w:rFonts w:ascii="Arial" w:eastAsia="Times New Roman" w:hAnsi="Arial" w:cs="Arial"/>
                  <w:color w:val="000000"/>
                  <w:sz w:val="20"/>
                  <w:szCs w:val="14"/>
                </w:rPr>
                <w:t>0.6</w:t>
              </w:r>
            </w:ins>
          </w:p>
        </w:tc>
      </w:tr>
      <w:tr w:rsidR="003E79FB" w14:paraId="73190A06" w14:textId="77777777" w:rsidTr="003E79FB">
        <w:trPr>
          <w:trHeight w:val="996"/>
          <w:ins w:id="3436"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3765CBED" w14:textId="77777777" w:rsidR="007E13D1" w:rsidRDefault="007E13D1" w:rsidP="007E13D1">
            <w:pPr>
              <w:spacing w:after="0"/>
              <w:jc w:val="center"/>
              <w:rPr>
                <w:ins w:id="3437" w:author="jie sun" w:date="2018-04-18T00:26:00Z"/>
                <w:rFonts w:ascii="Arial" w:eastAsia="Times New Roman" w:hAnsi="Arial" w:cs="Arial"/>
                <w:b/>
                <w:bCs/>
                <w:color w:val="FFFFFF"/>
                <w:sz w:val="20"/>
                <w:szCs w:val="14"/>
              </w:rPr>
            </w:pPr>
            <w:ins w:id="3438"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574D1D29" w14:textId="77777777" w:rsidR="007E13D1" w:rsidRDefault="007E13D1" w:rsidP="007E13D1">
            <w:pPr>
              <w:spacing w:after="0"/>
              <w:jc w:val="center"/>
              <w:rPr>
                <w:ins w:id="3439" w:author="jie sun" w:date="2018-04-18T00:26:00Z"/>
                <w:rFonts w:ascii="Arial" w:eastAsia="Times New Roman" w:hAnsi="Arial" w:cs="Arial"/>
                <w:color w:val="000000"/>
                <w:sz w:val="20"/>
                <w:szCs w:val="14"/>
              </w:rPr>
            </w:pPr>
            <w:ins w:id="3440"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E7F2FC"/>
            <w:vAlign w:val="center"/>
          </w:tcPr>
          <w:p w14:paraId="44649479" w14:textId="77777777" w:rsidR="007E13D1" w:rsidRDefault="007E13D1" w:rsidP="007E13D1">
            <w:pPr>
              <w:spacing w:after="0"/>
              <w:jc w:val="center"/>
              <w:rPr>
                <w:ins w:id="3441" w:author="jie sun" w:date="2018-04-18T00:26:00Z"/>
                <w:rFonts w:ascii="Arial" w:eastAsia="Times New Roman" w:hAnsi="Arial" w:cs="Arial"/>
                <w:color w:val="000000"/>
                <w:sz w:val="20"/>
                <w:szCs w:val="14"/>
              </w:rPr>
            </w:pPr>
            <w:ins w:id="3442"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61A0B2FB" w14:textId="77777777" w:rsidR="007E13D1" w:rsidRDefault="007E13D1" w:rsidP="007E13D1">
            <w:pPr>
              <w:spacing w:after="0"/>
              <w:jc w:val="center"/>
              <w:rPr>
                <w:ins w:id="3443" w:author="jie sun" w:date="2018-04-18T00:26:00Z"/>
                <w:rFonts w:ascii="Arial" w:eastAsia="Times New Roman" w:hAnsi="Arial" w:cs="Arial"/>
                <w:color w:val="000000"/>
                <w:sz w:val="20"/>
                <w:szCs w:val="14"/>
              </w:rPr>
            </w:pPr>
            <w:ins w:id="3444"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6CFF3CE5" w14:textId="77777777" w:rsidR="007E13D1" w:rsidRDefault="007E13D1" w:rsidP="007E13D1">
            <w:pPr>
              <w:spacing w:after="0"/>
              <w:jc w:val="center"/>
              <w:rPr>
                <w:ins w:id="3445" w:author="jie sun" w:date="2018-04-18T00:26:00Z"/>
                <w:rFonts w:ascii="Arial" w:eastAsia="Times New Roman" w:hAnsi="Arial" w:cs="Arial"/>
                <w:color w:val="000000"/>
                <w:sz w:val="20"/>
                <w:szCs w:val="14"/>
              </w:rPr>
            </w:pPr>
            <w:ins w:id="3446"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6D004BF" w14:textId="77777777" w:rsidR="007E13D1" w:rsidRDefault="007E13D1" w:rsidP="007E13D1">
            <w:pPr>
              <w:spacing w:after="0"/>
              <w:jc w:val="center"/>
              <w:rPr>
                <w:ins w:id="3447" w:author="jie sun" w:date="2018-04-18T00:26:00Z"/>
                <w:rFonts w:ascii="Arial" w:eastAsia="Times New Roman" w:hAnsi="Arial" w:cs="Arial"/>
                <w:color w:val="000000"/>
                <w:sz w:val="20"/>
                <w:szCs w:val="14"/>
              </w:rPr>
            </w:pPr>
            <w:ins w:id="3448"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4552C810" w14:textId="77777777" w:rsidR="007E13D1" w:rsidRDefault="007E13D1" w:rsidP="007E13D1">
            <w:pPr>
              <w:spacing w:after="0"/>
              <w:jc w:val="center"/>
              <w:rPr>
                <w:ins w:id="3449" w:author="jie sun" w:date="2018-04-18T00:26:00Z"/>
                <w:rFonts w:ascii="Arial" w:eastAsia="Times New Roman" w:hAnsi="Arial" w:cs="Arial"/>
                <w:color w:val="000000"/>
                <w:sz w:val="20"/>
                <w:szCs w:val="14"/>
              </w:rPr>
            </w:pPr>
            <w:ins w:id="3450"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13D1DBE4" w14:textId="77777777" w:rsidR="007E13D1" w:rsidRDefault="007E13D1" w:rsidP="007E13D1">
            <w:pPr>
              <w:spacing w:after="0"/>
              <w:jc w:val="center"/>
              <w:rPr>
                <w:ins w:id="3451" w:author="jie sun" w:date="2018-04-18T00:26:00Z"/>
                <w:rFonts w:ascii="Arial" w:eastAsia="Times New Roman" w:hAnsi="Arial" w:cs="Arial"/>
                <w:color w:val="000000"/>
                <w:sz w:val="20"/>
                <w:szCs w:val="14"/>
              </w:rPr>
            </w:pPr>
            <w:ins w:id="3452" w:author="jie sun" w:date="2018-04-18T00:26:00Z">
              <w:r>
                <w:rPr>
                  <w:rFonts w:ascii="Arial" w:eastAsia="Times New Roman" w:hAnsi="Arial" w:cs="Arial"/>
                  <w:color w:val="000000"/>
                  <w:sz w:val="20"/>
                  <w:szCs w:val="14"/>
                </w:rPr>
                <w:t>235</w:t>
              </w:r>
            </w:ins>
          </w:p>
        </w:tc>
        <w:tc>
          <w:tcPr>
            <w:tcW w:w="882" w:type="dxa"/>
            <w:tcBorders>
              <w:top w:val="nil"/>
              <w:left w:val="nil"/>
              <w:bottom w:val="single" w:sz="8" w:space="0" w:color="FFFFFF"/>
              <w:right w:val="single" w:sz="8" w:space="0" w:color="FFFFFF"/>
            </w:tcBorders>
            <w:shd w:val="clear" w:color="000000" w:fill="E7F2FC"/>
            <w:vAlign w:val="center"/>
          </w:tcPr>
          <w:p w14:paraId="74ED77A4" w14:textId="77777777" w:rsidR="007E13D1" w:rsidRDefault="007E13D1" w:rsidP="007E13D1">
            <w:pPr>
              <w:spacing w:after="0"/>
              <w:jc w:val="center"/>
              <w:rPr>
                <w:ins w:id="3453" w:author="jie sun" w:date="2018-04-18T00:26:00Z"/>
                <w:rFonts w:ascii="Arial" w:eastAsia="Times New Roman" w:hAnsi="Arial" w:cs="Arial"/>
                <w:color w:val="000000"/>
                <w:sz w:val="20"/>
                <w:szCs w:val="14"/>
              </w:rPr>
            </w:pPr>
            <w:ins w:id="3454"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5513C929" w14:textId="77777777" w:rsidR="007E13D1" w:rsidRDefault="007E13D1" w:rsidP="007E13D1">
            <w:pPr>
              <w:spacing w:after="0"/>
              <w:jc w:val="center"/>
              <w:rPr>
                <w:ins w:id="3455" w:author="jie sun" w:date="2018-04-18T00:26:00Z"/>
                <w:rFonts w:ascii="Arial" w:eastAsia="Times New Roman" w:hAnsi="Arial" w:cs="Arial"/>
                <w:color w:val="000000"/>
                <w:sz w:val="20"/>
                <w:szCs w:val="14"/>
              </w:rPr>
            </w:pPr>
            <w:ins w:id="3456" w:author="jie sun" w:date="2018-04-18T00:26:00Z">
              <w:r>
                <w:rPr>
                  <w:rFonts w:ascii="Arial" w:eastAsia="Times New Roman" w:hAnsi="Arial" w:cs="Arial"/>
                  <w:color w:val="000000"/>
                  <w:sz w:val="20"/>
                  <w:szCs w:val="14"/>
                </w:rPr>
                <w:t>0.94</w:t>
              </w:r>
            </w:ins>
          </w:p>
        </w:tc>
      </w:tr>
      <w:tr w:rsidR="003E79FB" w14:paraId="34E53946" w14:textId="77777777" w:rsidTr="003E79FB">
        <w:trPr>
          <w:trHeight w:val="698"/>
          <w:ins w:id="3457"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22A28A1C" w14:textId="77777777" w:rsidR="007E13D1" w:rsidRDefault="007E13D1" w:rsidP="007E13D1">
            <w:pPr>
              <w:spacing w:after="0"/>
              <w:jc w:val="center"/>
              <w:rPr>
                <w:ins w:id="3458" w:author="jie sun" w:date="2018-04-18T00:26:00Z"/>
                <w:rFonts w:ascii="Arial" w:eastAsia="Times New Roman" w:hAnsi="Arial" w:cs="Arial"/>
                <w:b/>
                <w:bCs/>
                <w:color w:val="FFFFFF"/>
                <w:sz w:val="20"/>
                <w:szCs w:val="14"/>
              </w:rPr>
            </w:pPr>
            <w:ins w:id="3459"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50990673" w14:textId="77777777" w:rsidR="007E13D1" w:rsidRDefault="007E13D1" w:rsidP="007E13D1">
            <w:pPr>
              <w:spacing w:after="0"/>
              <w:jc w:val="center"/>
              <w:rPr>
                <w:ins w:id="3460" w:author="jie sun" w:date="2018-04-18T00:26:00Z"/>
                <w:rFonts w:ascii="Arial" w:eastAsia="Times New Roman" w:hAnsi="Arial" w:cs="Arial"/>
                <w:color w:val="000000"/>
                <w:sz w:val="20"/>
                <w:szCs w:val="14"/>
              </w:rPr>
            </w:pPr>
            <w:ins w:id="3461" w:author="jie sun" w:date="2018-04-18T00:26:00Z">
              <w:r>
                <w:rPr>
                  <w:rFonts w:ascii="Arial" w:eastAsia="Times New Roman" w:hAnsi="Arial" w:cs="Arial"/>
                  <w:color w:val="000000"/>
                  <w:sz w:val="20"/>
                  <w:szCs w:val="14"/>
                </w:rPr>
                <w:t>in hand(Natural Vertical)</w:t>
              </w:r>
            </w:ins>
          </w:p>
        </w:tc>
        <w:tc>
          <w:tcPr>
            <w:tcW w:w="675" w:type="dxa"/>
            <w:tcBorders>
              <w:top w:val="nil"/>
              <w:left w:val="nil"/>
              <w:bottom w:val="single" w:sz="8" w:space="0" w:color="FFFFFF"/>
              <w:right w:val="single" w:sz="8" w:space="0" w:color="FFFFFF"/>
            </w:tcBorders>
            <w:shd w:val="clear" w:color="000000" w:fill="CBE4F9"/>
            <w:vAlign w:val="center"/>
          </w:tcPr>
          <w:p w14:paraId="19993F0C" w14:textId="77777777" w:rsidR="007E13D1" w:rsidRDefault="007E13D1" w:rsidP="007E13D1">
            <w:pPr>
              <w:spacing w:after="0"/>
              <w:jc w:val="center"/>
              <w:rPr>
                <w:ins w:id="3462" w:author="jie sun" w:date="2018-04-18T00:26:00Z"/>
                <w:rFonts w:ascii="Arial" w:eastAsia="Times New Roman" w:hAnsi="Arial" w:cs="Arial"/>
                <w:color w:val="000000"/>
                <w:sz w:val="20"/>
                <w:szCs w:val="14"/>
              </w:rPr>
            </w:pPr>
            <w:ins w:id="3463"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27147DF6" w14:textId="77777777" w:rsidR="007E13D1" w:rsidRDefault="007E13D1" w:rsidP="007E13D1">
            <w:pPr>
              <w:spacing w:after="0"/>
              <w:jc w:val="center"/>
              <w:rPr>
                <w:ins w:id="3464" w:author="jie sun" w:date="2018-04-18T00:26:00Z"/>
                <w:rFonts w:ascii="Arial" w:eastAsia="Times New Roman" w:hAnsi="Arial" w:cs="Arial"/>
                <w:color w:val="000000"/>
                <w:sz w:val="20"/>
                <w:szCs w:val="14"/>
              </w:rPr>
            </w:pPr>
            <w:ins w:id="3465"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58310E99" w14:textId="77777777" w:rsidR="007E13D1" w:rsidRDefault="007E13D1" w:rsidP="007E13D1">
            <w:pPr>
              <w:spacing w:after="0"/>
              <w:jc w:val="center"/>
              <w:rPr>
                <w:ins w:id="3466" w:author="jie sun" w:date="2018-04-18T00:26:00Z"/>
                <w:rFonts w:ascii="Arial" w:eastAsia="Times New Roman" w:hAnsi="Arial" w:cs="Arial"/>
                <w:color w:val="000000"/>
                <w:sz w:val="20"/>
                <w:szCs w:val="14"/>
              </w:rPr>
            </w:pPr>
            <w:ins w:id="3467"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6D09E151" w14:textId="77777777" w:rsidR="007E13D1" w:rsidRDefault="007E13D1" w:rsidP="007E13D1">
            <w:pPr>
              <w:spacing w:after="0"/>
              <w:jc w:val="center"/>
              <w:rPr>
                <w:ins w:id="3468" w:author="jie sun" w:date="2018-04-18T00:26:00Z"/>
                <w:rFonts w:ascii="Arial" w:eastAsia="Times New Roman" w:hAnsi="Arial" w:cs="Arial"/>
                <w:color w:val="000000"/>
                <w:sz w:val="20"/>
                <w:szCs w:val="14"/>
              </w:rPr>
            </w:pPr>
            <w:ins w:id="3469"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2F15C32F" w14:textId="77777777" w:rsidR="007E13D1" w:rsidRDefault="007E13D1" w:rsidP="007E13D1">
            <w:pPr>
              <w:spacing w:after="0"/>
              <w:jc w:val="center"/>
              <w:rPr>
                <w:ins w:id="3470" w:author="jie sun" w:date="2018-04-18T00:26:00Z"/>
                <w:rFonts w:ascii="Arial" w:eastAsia="Times New Roman" w:hAnsi="Arial" w:cs="Arial"/>
                <w:color w:val="000000"/>
                <w:sz w:val="20"/>
                <w:szCs w:val="14"/>
              </w:rPr>
            </w:pPr>
            <w:ins w:id="3471"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70EDA522" w14:textId="77777777" w:rsidR="007E13D1" w:rsidRDefault="007E13D1" w:rsidP="007E13D1">
            <w:pPr>
              <w:spacing w:after="0"/>
              <w:jc w:val="center"/>
              <w:rPr>
                <w:ins w:id="3472" w:author="jie sun" w:date="2018-04-18T00:26:00Z"/>
                <w:rFonts w:ascii="Arial" w:eastAsia="Times New Roman" w:hAnsi="Arial" w:cs="Arial"/>
                <w:color w:val="000000"/>
                <w:sz w:val="20"/>
                <w:szCs w:val="14"/>
              </w:rPr>
            </w:pPr>
            <w:ins w:id="3473" w:author="jie sun" w:date="2018-04-18T00:26:00Z">
              <w:r>
                <w:rPr>
                  <w:rFonts w:ascii="Arial" w:eastAsia="Times New Roman" w:hAnsi="Arial" w:cs="Arial"/>
                  <w:color w:val="000000"/>
                  <w:sz w:val="20"/>
                  <w:szCs w:val="14"/>
                </w:rPr>
                <w:t>243</w:t>
              </w:r>
            </w:ins>
          </w:p>
        </w:tc>
        <w:tc>
          <w:tcPr>
            <w:tcW w:w="882" w:type="dxa"/>
            <w:tcBorders>
              <w:top w:val="nil"/>
              <w:left w:val="nil"/>
              <w:bottom w:val="single" w:sz="8" w:space="0" w:color="FFFFFF"/>
              <w:right w:val="single" w:sz="8" w:space="0" w:color="FFFFFF"/>
            </w:tcBorders>
            <w:shd w:val="clear" w:color="000000" w:fill="CBE4F9"/>
            <w:vAlign w:val="center"/>
          </w:tcPr>
          <w:p w14:paraId="67E4F8FE" w14:textId="77777777" w:rsidR="007E13D1" w:rsidRDefault="007E13D1" w:rsidP="007E13D1">
            <w:pPr>
              <w:spacing w:after="0"/>
              <w:jc w:val="center"/>
              <w:rPr>
                <w:ins w:id="3474" w:author="jie sun" w:date="2018-04-18T00:26:00Z"/>
                <w:rFonts w:ascii="Arial" w:eastAsia="Times New Roman" w:hAnsi="Arial" w:cs="Arial"/>
                <w:color w:val="000000"/>
                <w:sz w:val="20"/>
                <w:szCs w:val="14"/>
              </w:rPr>
            </w:pPr>
            <w:ins w:id="3475" w:author="jie sun" w:date="2018-04-18T00:26:00Z">
              <w:r>
                <w:rPr>
                  <w:rFonts w:ascii="Arial" w:eastAsia="Times New Roman" w:hAnsi="Arial" w:cs="Arial"/>
                  <w:color w:val="000000"/>
                  <w:sz w:val="20"/>
                  <w:szCs w:val="14"/>
                </w:rPr>
                <w:t>258</w:t>
              </w:r>
            </w:ins>
          </w:p>
        </w:tc>
        <w:tc>
          <w:tcPr>
            <w:tcW w:w="899" w:type="dxa"/>
            <w:tcBorders>
              <w:top w:val="nil"/>
              <w:left w:val="nil"/>
              <w:bottom w:val="single" w:sz="8" w:space="0" w:color="FFFFFF"/>
              <w:right w:val="single" w:sz="8" w:space="0" w:color="FFFFFF"/>
            </w:tcBorders>
            <w:shd w:val="clear" w:color="000000" w:fill="CBE4F9"/>
            <w:vAlign w:val="center"/>
          </w:tcPr>
          <w:p w14:paraId="56311AFD" w14:textId="77777777" w:rsidR="007E13D1" w:rsidRDefault="007E13D1" w:rsidP="007E13D1">
            <w:pPr>
              <w:spacing w:after="0"/>
              <w:jc w:val="center"/>
              <w:rPr>
                <w:ins w:id="3476" w:author="jie sun" w:date="2018-04-18T00:26:00Z"/>
                <w:rFonts w:ascii="Arial" w:eastAsia="Times New Roman" w:hAnsi="Arial" w:cs="Arial"/>
                <w:color w:val="000000"/>
                <w:sz w:val="20"/>
                <w:szCs w:val="14"/>
              </w:rPr>
            </w:pPr>
            <w:ins w:id="3477" w:author="jie sun" w:date="2018-04-18T00:26:00Z">
              <w:r>
                <w:rPr>
                  <w:rFonts w:ascii="Arial" w:eastAsia="Times New Roman" w:hAnsi="Arial" w:cs="Arial"/>
                  <w:color w:val="000000"/>
                  <w:sz w:val="20"/>
                  <w:szCs w:val="14"/>
                </w:rPr>
                <w:t>0.94</w:t>
              </w:r>
            </w:ins>
          </w:p>
        </w:tc>
      </w:tr>
      <w:tr w:rsidR="003E79FB" w14:paraId="406A9461" w14:textId="77777777" w:rsidTr="003E79FB">
        <w:trPr>
          <w:trHeight w:val="40"/>
          <w:ins w:id="3478"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8D2F258" w14:textId="77777777" w:rsidR="007E13D1" w:rsidRDefault="007E13D1" w:rsidP="007E13D1">
            <w:pPr>
              <w:spacing w:after="0"/>
              <w:jc w:val="center"/>
              <w:rPr>
                <w:ins w:id="3479" w:author="jie sun" w:date="2018-04-18T00:26:00Z"/>
                <w:rFonts w:ascii="Arial" w:eastAsia="Times New Roman" w:hAnsi="Arial" w:cs="Arial"/>
                <w:b/>
                <w:bCs/>
                <w:color w:val="FFFFFF"/>
                <w:sz w:val="20"/>
                <w:szCs w:val="14"/>
              </w:rPr>
            </w:pPr>
            <w:ins w:id="3480"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2FA7F17C" w14:textId="77777777" w:rsidR="007E13D1" w:rsidRDefault="007E13D1" w:rsidP="007E13D1">
            <w:pPr>
              <w:spacing w:after="0"/>
              <w:jc w:val="center"/>
              <w:rPr>
                <w:ins w:id="3481" w:author="jie sun" w:date="2018-04-18T00:26:00Z"/>
                <w:rFonts w:ascii="Arial" w:eastAsia="Times New Roman" w:hAnsi="Arial" w:cs="Arial"/>
                <w:color w:val="000000"/>
                <w:sz w:val="20"/>
                <w:szCs w:val="14"/>
              </w:rPr>
            </w:pPr>
            <w:ins w:id="3482" w:author="jie sun" w:date="2018-04-18T00:26:00Z">
              <w:r>
                <w:rPr>
                  <w:rFonts w:ascii="Arial" w:eastAsia="Times New Roman" w:hAnsi="Arial" w:cs="Arial"/>
                  <w:color w:val="000000"/>
                  <w:sz w:val="20"/>
                  <w:szCs w:val="14"/>
                </w:rPr>
                <w:t>Put the Phone Beside Ear (to answer the phone call)</w:t>
              </w:r>
            </w:ins>
          </w:p>
        </w:tc>
        <w:tc>
          <w:tcPr>
            <w:tcW w:w="675" w:type="dxa"/>
            <w:tcBorders>
              <w:top w:val="nil"/>
              <w:left w:val="nil"/>
              <w:bottom w:val="single" w:sz="8" w:space="0" w:color="FFFFFF"/>
              <w:right w:val="single" w:sz="8" w:space="0" w:color="FFFFFF"/>
            </w:tcBorders>
            <w:shd w:val="clear" w:color="000000" w:fill="E7F2FC"/>
            <w:vAlign w:val="center"/>
          </w:tcPr>
          <w:p w14:paraId="58E801E1" w14:textId="77777777" w:rsidR="007E13D1" w:rsidRDefault="007E13D1" w:rsidP="007E13D1">
            <w:pPr>
              <w:pStyle w:val="Caption"/>
              <w:spacing w:after="0"/>
              <w:jc w:val="center"/>
              <w:rPr>
                <w:ins w:id="3483" w:author="jie sun" w:date="2018-04-18T00:26:00Z"/>
                <w:rFonts w:ascii="Arial" w:eastAsia="Times New Roman" w:hAnsi="Arial" w:cs="Arial"/>
                <w:color w:val="000000"/>
                <w:sz w:val="20"/>
                <w:szCs w:val="14"/>
              </w:rPr>
            </w:pPr>
            <w:ins w:id="3484"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579CFACA" w14:textId="77777777" w:rsidR="007E13D1" w:rsidRDefault="007E13D1" w:rsidP="007E13D1">
            <w:pPr>
              <w:spacing w:after="0"/>
              <w:jc w:val="center"/>
              <w:rPr>
                <w:ins w:id="3485" w:author="jie sun" w:date="2018-04-18T00:26:00Z"/>
                <w:rFonts w:ascii="Arial" w:eastAsia="Times New Roman" w:hAnsi="Arial" w:cs="Arial"/>
                <w:color w:val="000000"/>
                <w:sz w:val="20"/>
                <w:szCs w:val="14"/>
              </w:rPr>
            </w:pPr>
            <w:ins w:id="3486"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3C4E005C" w14:textId="77777777" w:rsidR="007E13D1" w:rsidRDefault="007E13D1" w:rsidP="007E13D1">
            <w:pPr>
              <w:spacing w:after="0"/>
              <w:jc w:val="center"/>
              <w:rPr>
                <w:ins w:id="3487" w:author="jie sun" w:date="2018-04-18T00:26:00Z"/>
                <w:rFonts w:ascii="Arial" w:eastAsia="Times New Roman" w:hAnsi="Arial" w:cs="Arial"/>
                <w:color w:val="000000"/>
                <w:sz w:val="20"/>
                <w:szCs w:val="14"/>
              </w:rPr>
            </w:pPr>
            <w:ins w:id="3488"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7708F42" w14:textId="77777777" w:rsidR="007E13D1" w:rsidRDefault="007E13D1" w:rsidP="007E13D1">
            <w:pPr>
              <w:spacing w:after="0"/>
              <w:jc w:val="center"/>
              <w:rPr>
                <w:ins w:id="3489" w:author="jie sun" w:date="2018-04-18T00:26:00Z"/>
                <w:rFonts w:ascii="Arial" w:eastAsia="Times New Roman" w:hAnsi="Arial" w:cs="Arial"/>
                <w:color w:val="000000"/>
                <w:sz w:val="20"/>
                <w:szCs w:val="14"/>
              </w:rPr>
            </w:pPr>
            <w:ins w:id="3490"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5434958A" w14:textId="77777777" w:rsidR="007E13D1" w:rsidRDefault="007E13D1" w:rsidP="007E13D1">
            <w:pPr>
              <w:spacing w:after="0"/>
              <w:jc w:val="center"/>
              <w:rPr>
                <w:ins w:id="3491" w:author="jie sun" w:date="2018-04-18T00:26:00Z"/>
                <w:rFonts w:ascii="Arial" w:eastAsia="Times New Roman" w:hAnsi="Arial" w:cs="Arial"/>
                <w:color w:val="000000"/>
                <w:sz w:val="20"/>
                <w:szCs w:val="14"/>
              </w:rPr>
            </w:pPr>
            <w:ins w:id="3492"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0059C2AD" w14:textId="77777777" w:rsidR="007E13D1" w:rsidRDefault="007E13D1" w:rsidP="007E13D1">
            <w:pPr>
              <w:spacing w:after="0"/>
              <w:jc w:val="center"/>
              <w:rPr>
                <w:ins w:id="3493" w:author="jie sun" w:date="2018-04-18T00:26:00Z"/>
                <w:rFonts w:ascii="Arial" w:eastAsia="Times New Roman" w:hAnsi="Arial" w:cs="Arial"/>
                <w:color w:val="000000"/>
                <w:sz w:val="20"/>
                <w:szCs w:val="14"/>
              </w:rPr>
            </w:pPr>
            <w:ins w:id="3494" w:author="jie sun" w:date="2018-04-18T00:26:00Z">
              <w:r>
                <w:rPr>
                  <w:rFonts w:ascii="Arial" w:eastAsia="Times New Roman" w:hAnsi="Arial" w:cs="Arial"/>
                  <w:color w:val="000000"/>
                  <w:sz w:val="20"/>
                  <w:szCs w:val="14"/>
                </w:rPr>
                <w:t>192</w:t>
              </w:r>
            </w:ins>
          </w:p>
        </w:tc>
        <w:tc>
          <w:tcPr>
            <w:tcW w:w="882" w:type="dxa"/>
            <w:tcBorders>
              <w:top w:val="nil"/>
              <w:left w:val="nil"/>
              <w:bottom w:val="single" w:sz="8" w:space="0" w:color="FFFFFF"/>
              <w:right w:val="single" w:sz="8" w:space="0" w:color="FFFFFF"/>
            </w:tcBorders>
            <w:shd w:val="clear" w:color="000000" w:fill="E7F2FC"/>
            <w:vAlign w:val="center"/>
          </w:tcPr>
          <w:p w14:paraId="0E8E1DC6" w14:textId="77777777" w:rsidR="007E13D1" w:rsidRDefault="007E13D1" w:rsidP="007E13D1">
            <w:pPr>
              <w:spacing w:after="0"/>
              <w:jc w:val="center"/>
              <w:rPr>
                <w:ins w:id="3495" w:author="jie sun" w:date="2018-04-18T00:26:00Z"/>
                <w:rFonts w:ascii="Arial" w:eastAsia="Times New Roman" w:hAnsi="Arial" w:cs="Arial"/>
                <w:color w:val="000000"/>
                <w:sz w:val="20"/>
                <w:szCs w:val="14"/>
              </w:rPr>
            </w:pPr>
            <w:ins w:id="3496"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7D18EDE0" w14:textId="77777777" w:rsidR="007E13D1" w:rsidRDefault="007E13D1" w:rsidP="007E13D1">
            <w:pPr>
              <w:spacing w:after="0"/>
              <w:jc w:val="center"/>
              <w:rPr>
                <w:ins w:id="3497" w:author="jie sun" w:date="2018-04-18T00:26:00Z"/>
                <w:rFonts w:ascii="Arial" w:eastAsia="Times New Roman" w:hAnsi="Arial" w:cs="Arial"/>
                <w:color w:val="000000"/>
                <w:sz w:val="20"/>
                <w:szCs w:val="14"/>
              </w:rPr>
            </w:pPr>
            <w:ins w:id="3498" w:author="jie sun" w:date="2018-04-18T00:26:00Z">
              <w:r>
                <w:rPr>
                  <w:rFonts w:ascii="Arial" w:eastAsia="Times New Roman" w:hAnsi="Arial" w:cs="Arial"/>
                  <w:color w:val="000000"/>
                  <w:sz w:val="20"/>
                  <w:szCs w:val="14"/>
                </w:rPr>
                <w:t>0.77</w:t>
              </w:r>
            </w:ins>
          </w:p>
        </w:tc>
      </w:tr>
      <w:tr w:rsidR="003E79FB" w14:paraId="5432A2C0" w14:textId="77777777" w:rsidTr="003E79FB">
        <w:trPr>
          <w:trHeight w:val="744"/>
          <w:ins w:id="3499"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3CB2FC5" w14:textId="77777777" w:rsidR="007E13D1" w:rsidRDefault="007E13D1" w:rsidP="007E13D1">
            <w:pPr>
              <w:spacing w:after="0"/>
              <w:jc w:val="center"/>
              <w:rPr>
                <w:ins w:id="3500" w:author="jie sun" w:date="2018-04-18T00:26:00Z"/>
                <w:rFonts w:ascii="Arial" w:eastAsia="Times New Roman" w:hAnsi="Arial" w:cs="Arial"/>
                <w:b/>
                <w:bCs/>
                <w:color w:val="FFFFFF"/>
                <w:sz w:val="20"/>
                <w:szCs w:val="14"/>
              </w:rPr>
            </w:pPr>
            <w:ins w:id="3501" w:author="jie sun" w:date="2018-04-18T00:26:00Z">
              <w:r>
                <w:rPr>
                  <w:rFonts w:ascii="Arial" w:eastAsia="Times New Roman" w:hAnsi="Arial" w:cs="Arial"/>
                  <w:b/>
                  <w:bCs/>
                  <w:color w:val="FFFFFF"/>
                  <w:sz w:val="20"/>
                  <w:szCs w:val="14"/>
                </w:rPr>
                <w:t>Running</w:t>
              </w:r>
            </w:ins>
          </w:p>
        </w:tc>
        <w:tc>
          <w:tcPr>
            <w:tcW w:w="1106" w:type="dxa"/>
            <w:tcBorders>
              <w:top w:val="nil"/>
              <w:left w:val="nil"/>
              <w:bottom w:val="single" w:sz="8" w:space="0" w:color="FFFFFF"/>
              <w:right w:val="single" w:sz="8" w:space="0" w:color="FFFFFF"/>
            </w:tcBorders>
            <w:shd w:val="clear" w:color="000000" w:fill="CBE4F9"/>
            <w:vAlign w:val="center"/>
          </w:tcPr>
          <w:p w14:paraId="34F46CF0" w14:textId="77777777" w:rsidR="007E13D1" w:rsidRDefault="007E13D1" w:rsidP="007E13D1">
            <w:pPr>
              <w:spacing w:after="0"/>
              <w:jc w:val="center"/>
              <w:rPr>
                <w:ins w:id="3502" w:author="jie sun" w:date="2018-04-18T00:26:00Z"/>
                <w:rFonts w:ascii="Arial" w:eastAsia="Times New Roman" w:hAnsi="Arial" w:cs="Arial"/>
                <w:color w:val="000000"/>
                <w:sz w:val="20"/>
                <w:szCs w:val="14"/>
              </w:rPr>
            </w:pPr>
            <w:ins w:id="3503"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2003FAE5" w14:textId="77777777" w:rsidR="007E13D1" w:rsidRDefault="007E13D1" w:rsidP="007E13D1">
            <w:pPr>
              <w:spacing w:after="0"/>
              <w:jc w:val="center"/>
              <w:rPr>
                <w:ins w:id="3504" w:author="jie sun" w:date="2018-04-18T00:26:00Z"/>
                <w:rFonts w:ascii="Arial" w:eastAsia="Times New Roman" w:hAnsi="Arial" w:cs="Arial"/>
                <w:color w:val="000000"/>
                <w:sz w:val="20"/>
                <w:szCs w:val="14"/>
              </w:rPr>
            </w:pPr>
            <w:ins w:id="3505"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53BCF683" w14:textId="77777777" w:rsidR="007E13D1" w:rsidRDefault="007E13D1" w:rsidP="007E13D1">
            <w:pPr>
              <w:spacing w:after="0"/>
              <w:jc w:val="center"/>
              <w:rPr>
                <w:ins w:id="3506" w:author="jie sun" w:date="2018-04-18T00:26:00Z"/>
                <w:rFonts w:ascii="Arial" w:eastAsia="Times New Roman" w:hAnsi="Arial" w:cs="Arial"/>
                <w:color w:val="000000"/>
                <w:sz w:val="20"/>
                <w:szCs w:val="14"/>
              </w:rPr>
            </w:pPr>
            <w:ins w:id="3507"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349D8D5" w14:textId="77777777" w:rsidR="007E13D1" w:rsidRDefault="007E13D1" w:rsidP="007E13D1">
            <w:pPr>
              <w:spacing w:after="0"/>
              <w:jc w:val="center"/>
              <w:rPr>
                <w:ins w:id="3508" w:author="jie sun" w:date="2018-04-18T00:26:00Z"/>
                <w:rFonts w:ascii="Arial" w:eastAsia="Times New Roman" w:hAnsi="Arial" w:cs="Arial"/>
                <w:color w:val="000000"/>
                <w:sz w:val="20"/>
                <w:szCs w:val="14"/>
              </w:rPr>
            </w:pPr>
            <w:ins w:id="3509"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131023AC" w14:textId="77777777" w:rsidR="007E13D1" w:rsidRDefault="007E13D1" w:rsidP="007E13D1">
            <w:pPr>
              <w:spacing w:after="0"/>
              <w:jc w:val="center"/>
              <w:rPr>
                <w:ins w:id="3510" w:author="jie sun" w:date="2018-04-18T00:26:00Z"/>
                <w:rFonts w:ascii="Arial" w:eastAsia="Times New Roman" w:hAnsi="Arial" w:cs="Arial"/>
                <w:color w:val="000000"/>
                <w:sz w:val="20"/>
                <w:szCs w:val="14"/>
              </w:rPr>
            </w:pPr>
            <w:ins w:id="3511"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6D352B1D" w14:textId="77777777" w:rsidR="007E13D1" w:rsidRDefault="007E13D1" w:rsidP="007E13D1">
            <w:pPr>
              <w:spacing w:after="0"/>
              <w:jc w:val="center"/>
              <w:rPr>
                <w:ins w:id="3512" w:author="jie sun" w:date="2018-04-18T00:26:00Z"/>
                <w:rFonts w:ascii="Arial" w:eastAsia="Times New Roman" w:hAnsi="Arial" w:cs="Arial"/>
                <w:color w:val="000000"/>
                <w:sz w:val="20"/>
                <w:szCs w:val="14"/>
              </w:rPr>
            </w:pPr>
            <w:ins w:id="3513"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2BC3E921" w14:textId="77777777" w:rsidR="007E13D1" w:rsidRDefault="007E13D1" w:rsidP="007E13D1">
            <w:pPr>
              <w:spacing w:after="0"/>
              <w:jc w:val="center"/>
              <w:rPr>
                <w:ins w:id="3514" w:author="jie sun" w:date="2018-04-18T00:26:00Z"/>
                <w:rFonts w:ascii="Arial" w:eastAsia="Times New Roman" w:hAnsi="Arial" w:cs="Arial"/>
                <w:color w:val="000000"/>
                <w:sz w:val="20"/>
                <w:szCs w:val="14"/>
              </w:rPr>
            </w:pPr>
            <w:ins w:id="3515" w:author="jie sun" w:date="2018-04-18T00:26:00Z">
              <w:r>
                <w:rPr>
                  <w:rFonts w:ascii="Arial" w:eastAsia="Times New Roman" w:hAnsi="Arial" w:cs="Arial"/>
                  <w:color w:val="000000"/>
                  <w:sz w:val="20"/>
                  <w:szCs w:val="14"/>
                </w:rPr>
                <w:t>258</w:t>
              </w:r>
            </w:ins>
          </w:p>
        </w:tc>
        <w:tc>
          <w:tcPr>
            <w:tcW w:w="882" w:type="dxa"/>
            <w:tcBorders>
              <w:top w:val="nil"/>
              <w:left w:val="nil"/>
              <w:bottom w:val="single" w:sz="8" w:space="0" w:color="FFFFFF"/>
              <w:right w:val="single" w:sz="8" w:space="0" w:color="FFFFFF"/>
            </w:tcBorders>
            <w:shd w:val="clear" w:color="000000" w:fill="CBE4F9"/>
            <w:vAlign w:val="center"/>
          </w:tcPr>
          <w:p w14:paraId="15D3588E" w14:textId="77777777" w:rsidR="007E13D1" w:rsidRDefault="007E13D1" w:rsidP="007E13D1">
            <w:pPr>
              <w:spacing w:after="0"/>
              <w:jc w:val="center"/>
              <w:rPr>
                <w:ins w:id="3516" w:author="jie sun" w:date="2018-04-18T00:26:00Z"/>
                <w:rFonts w:ascii="Arial" w:eastAsia="Times New Roman" w:hAnsi="Arial" w:cs="Arial"/>
                <w:color w:val="000000"/>
                <w:sz w:val="20"/>
                <w:szCs w:val="14"/>
              </w:rPr>
            </w:pPr>
            <w:ins w:id="3517"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67F8F096" w14:textId="77777777" w:rsidR="007E13D1" w:rsidRDefault="007E13D1" w:rsidP="007E13D1">
            <w:pPr>
              <w:spacing w:after="0"/>
              <w:jc w:val="center"/>
              <w:rPr>
                <w:ins w:id="3518" w:author="jie sun" w:date="2018-04-18T00:26:00Z"/>
                <w:rFonts w:ascii="Arial" w:eastAsia="Times New Roman" w:hAnsi="Arial" w:cs="Arial"/>
                <w:color w:val="000000"/>
                <w:sz w:val="20"/>
                <w:szCs w:val="14"/>
              </w:rPr>
            </w:pPr>
            <w:ins w:id="3519" w:author="jie sun" w:date="2018-04-18T00:26:00Z">
              <w:r>
                <w:rPr>
                  <w:rFonts w:ascii="Arial" w:eastAsia="Times New Roman" w:hAnsi="Arial" w:cs="Arial"/>
                  <w:color w:val="000000"/>
                  <w:sz w:val="20"/>
                  <w:szCs w:val="14"/>
                </w:rPr>
                <w:t>0.97</w:t>
              </w:r>
            </w:ins>
          </w:p>
        </w:tc>
      </w:tr>
    </w:tbl>
    <w:p w14:paraId="359A8E0C" w14:textId="77777777" w:rsidR="0087014B" w:rsidDel="0043018A" w:rsidRDefault="00D5184D">
      <w:pPr>
        <w:rPr>
          <w:del w:id="3520" w:author="像个男人一样" w:date="2018-03-22T11:57:00Z"/>
        </w:rPr>
      </w:pPr>
      <w:r>
        <w:t>.</w:t>
      </w:r>
    </w:p>
    <w:p w14:paraId="0548243A" w14:textId="31293861" w:rsidR="0087014B" w:rsidRDefault="00285914">
      <w:pPr>
        <w:pStyle w:val="Caption"/>
        <w:jc w:val="center"/>
        <w:pPrChange w:id="3521" w:author="jie sun" w:date="2018-04-16T21:37:00Z">
          <w:pPr>
            <w:pStyle w:val="Subtitle"/>
          </w:pPr>
        </w:pPrChange>
      </w:pPr>
      <w:bookmarkStart w:id="3522" w:name="_Toc517801883"/>
      <w:ins w:id="3523" w:author="jie sun" w:date="2018-04-16T21:37:00Z">
        <w:r>
          <w:t xml:space="preserve">Figure </w:t>
        </w:r>
      </w:ins>
      <w:ins w:id="3524" w:author="JIE  SUN" w:date="2018-06-21T13:36:00Z">
        <w:r w:rsidR="00A64E7B">
          <w:fldChar w:fldCharType="begin"/>
        </w:r>
        <w:r w:rsidR="00A64E7B">
          <w:instrText xml:space="preserve"> STYLEREF 1 \s </w:instrText>
        </w:r>
      </w:ins>
      <w:r w:rsidR="00A64E7B">
        <w:fldChar w:fldCharType="separate"/>
      </w:r>
      <w:r w:rsidR="005D06D1">
        <w:rPr>
          <w:noProof/>
        </w:rPr>
        <w:t>3</w:t>
      </w:r>
      <w:ins w:id="352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10</w:t>
      </w:r>
      <w:ins w:id="3526" w:author="JIE  SUN" w:date="2018-06-21T13:36:00Z">
        <w:r w:rsidR="00A64E7B">
          <w:fldChar w:fldCharType="end"/>
        </w:r>
      </w:ins>
      <w:ins w:id="3527" w:author="jie sun" w:date="2018-04-19T13:00:00Z">
        <w:del w:id="3528" w:author="JIE  SUN" w:date="2018-06-21T13:34:00Z">
          <w:r w:rsidR="00083FE7" w:rsidDel="00A64E7B">
            <w:fldChar w:fldCharType="begin"/>
          </w:r>
          <w:r w:rsidR="00083FE7" w:rsidDel="00A64E7B">
            <w:delInstrText xml:space="preserve"> STYLEREF 1 \s </w:delInstrText>
          </w:r>
        </w:del>
      </w:ins>
      <w:del w:id="3529" w:author="JIE  SUN" w:date="2018-06-21T13:34:00Z">
        <w:r w:rsidR="00083FE7" w:rsidDel="00A64E7B">
          <w:fldChar w:fldCharType="separate"/>
        </w:r>
        <w:r w:rsidR="00083FE7" w:rsidDel="00A64E7B">
          <w:rPr>
            <w:noProof/>
          </w:rPr>
          <w:delText>2</w:delText>
        </w:r>
      </w:del>
      <w:ins w:id="3530" w:author="jie sun" w:date="2018-04-19T13:00:00Z">
        <w:del w:id="353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532" w:author="JIE  SUN" w:date="2018-06-21T13:34:00Z">
        <w:r w:rsidR="00083FE7" w:rsidDel="00A64E7B">
          <w:fldChar w:fldCharType="separate"/>
        </w:r>
      </w:del>
      <w:ins w:id="3533" w:author="jie sun" w:date="2018-04-19T13:00:00Z">
        <w:del w:id="3534" w:author="JIE  SUN" w:date="2018-06-21T13:34:00Z">
          <w:r w:rsidR="00083FE7" w:rsidDel="00A64E7B">
            <w:rPr>
              <w:noProof/>
            </w:rPr>
            <w:delText>13</w:delText>
          </w:r>
          <w:r w:rsidR="00083FE7" w:rsidDel="00A64E7B">
            <w:fldChar w:fldCharType="end"/>
          </w:r>
        </w:del>
      </w:ins>
      <w:ins w:id="3535" w:author="jie sun" w:date="2018-04-16T21:37:00Z">
        <w:r>
          <w:rPr>
            <w:rFonts w:hint="eastAsia"/>
          </w:rPr>
          <w:t xml:space="preserve">:The </w:t>
        </w:r>
      </w:ins>
      <w:ins w:id="3536" w:author="jie sun" w:date="2018-04-16T22:27:00Z">
        <w:r w:rsidR="001403E8">
          <w:rPr>
            <w:rFonts w:hint="eastAsia"/>
          </w:rPr>
          <w:t>A</w:t>
        </w:r>
      </w:ins>
      <w:ins w:id="3537" w:author="jie sun" w:date="2018-04-16T21:37:00Z">
        <w:r>
          <w:rPr>
            <w:rFonts w:hint="eastAsia"/>
          </w:rPr>
          <w:t>ccura</w:t>
        </w:r>
        <w:r>
          <w:t xml:space="preserve">cies </w:t>
        </w:r>
      </w:ins>
      <w:ins w:id="3538" w:author="jie sun" w:date="2018-04-16T22:27:00Z">
        <w:r w:rsidR="001403E8">
          <w:rPr>
            <w:rFonts w:hint="eastAsia"/>
          </w:rPr>
          <w:t>O</w:t>
        </w:r>
      </w:ins>
      <w:ins w:id="3539" w:author="jie sun" w:date="2018-04-16T21:37:00Z">
        <w:r>
          <w:rPr>
            <w:rFonts w:hint="eastAsia"/>
          </w:rPr>
          <w:t xml:space="preserve">f </w:t>
        </w:r>
      </w:ins>
      <w:ins w:id="3540" w:author="jie sun" w:date="2018-04-16T22:27:00Z">
        <w:r w:rsidR="001403E8">
          <w:rPr>
            <w:rFonts w:hint="eastAsia"/>
          </w:rPr>
          <w:t>T</w:t>
        </w:r>
      </w:ins>
      <w:ins w:id="3541" w:author="jie sun" w:date="2018-04-16T21:37:00Z">
        <w:r>
          <w:rPr>
            <w:rFonts w:hint="eastAsia"/>
          </w:rPr>
          <w:t xml:space="preserve">he </w:t>
        </w:r>
      </w:ins>
      <w:ins w:id="3542" w:author="jie sun" w:date="2018-04-16T22:28:00Z">
        <w:r w:rsidR="001403E8">
          <w:rPr>
            <w:rFonts w:hint="eastAsia"/>
          </w:rPr>
          <w:t>S</w:t>
        </w:r>
      </w:ins>
      <w:ins w:id="3543" w:author="jie sun" w:date="2018-04-16T21:37:00Z">
        <w:r>
          <w:rPr>
            <w:rFonts w:hint="eastAsia"/>
          </w:rPr>
          <w:t xml:space="preserve">tep </w:t>
        </w:r>
      </w:ins>
      <w:ins w:id="3544" w:author="jie sun" w:date="2018-04-16T22:28:00Z">
        <w:r w:rsidR="008F143B">
          <w:t>A</w:t>
        </w:r>
      </w:ins>
      <w:ins w:id="3545" w:author="jie sun" w:date="2018-04-16T21:37:00Z">
        <w:r>
          <w:rPr>
            <w:rFonts w:hint="eastAsia"/>
          </w:rPr>
          <w:t>lgo</w:t>
        </w:r>
        <w:r>
          <w:t>r</w:t>
        </w:r>
        <w:r>
          <w:rPr>
            <w:rFonts w:hint="eastAsia"/>
          </w:rPr>
          <w:t>ithm</w:t>
        </w:r>
        <w:r>
          <w:t>s</w:t>
        </w:r>
      </w:ins>
      <w:bookmarkEnd w:id="3522"/>
      <w:del w:id="3546" w:author="像个男人一样" w:date="2018-03-22T11:57:00Z">
        <w:r w:rsidR="00D5184D">
          <w:delText xml:space="preserve">Table 2. </w:delText>
        </w:r>
        <w:r w:rsidR="00D5184D">
          <w:fldChar w:fldCharType="begin"/>
        </w:r>
        <w:r w:rsidR="00D5184D">
          <w:delInstrText xml:space="preserve"> SEQ Table_2. \* ARABIC </w:delInstrText>
        </w:r>
        <w:r w:rsidR="00D5184D">
          <w:fldChar w:fldCharType="separate"/>
        </w:r>
      </w:del>
      <w:ins w:id="3547" w:author="像个男人一样" w:date="2018-03-22T11:51:00Z">
        <w:del w:id="3548" w:author="像个男人一样" w:date="2018-03-22T11:57:00Z">
          <w:r w:rsidR="00D5184D">
            <w:rPr>
              <w:b/>
            </w:rPr>
            <w:delText>错误！未指定顺序。</w:delText>
          </w:r>
        </w:del>
      </w:ins>
      <w:ins w:id="3549" w:author="像个男人一样" w:date="2018-03-21T23:39:00Z">
        <w:del w:id="3550" w:author="像个男人一样" w:date="2018-03-22T11:57:00Z">
          <w:r w:rsidR="00D5184D">
            <w:rPr>
              <w:b/>
            </w:rPr>
            <w:delText>错误！未指定顺序。</w:delText>
          </w:r>
        </w:del>
      </w:ins>
      <w:ins w:id="3551" w:author="像个男人一样" w:date="2018-03-21T23:10:00Z">
        <w:del w:id="3552" w:author="像个男人一样" w:date="2018-03-22T11:57:00Z">
          <w:r w:rsidR="00D5184D">
            <w:rPr>
              <w:b/>
            </w:rPr>
            <w:delText>错误！未指定顺序。</w:delText>
          </w:r>
        </w:del>
      </w:ins>
      <w:ins w:id="3553" w:author="像个男人一样" w:date="2018-03-21T23:08:00Z">
        <w:del w:id="3554" w:author="像个男人一样" w:date="2018-03-22T11:57:00Z">
          <w:r w:rsidR="00D5184D">
            <w:rPr>
              <w:b/>
            </w:rPr>
            <w:delText>错误！未指定顺序。</w:delText>
          </w:r>
        </w:del>
      </w:ins>
      <w:ins w:id="3555" w:author="像个男人一样" w:date="2018-03-21T02:33:00Z">
        <w:del w:id="3556" w:author="像个男人一样" w:date="2018-03-22T11:57:00Z">
          <w:r w:rsidR="00D5184D">
            <w:rPr>
              <w:b/>
            </w:rPr>
            <w:delText>错误！未指定顺序。错误！未指定顺序。</w:delText>
          </w:r>
        </w:del>
      </w:ins>
      <w:ins w:id="3557" w:author="像个男人一样" w:date="2018-03-21T02:31:00Z">
        <w:del w:id="3558" w:author="像个男人一样" w:date="2018-03-22T11:57:00Z">
          <w:r w:rsidR="00D5184D">
            <w:rPr>
              <w:b/>
            </w:rPr>
            <w:delText>错误！未指定顺序。</w:delText>
          </w:r>
        </w:del>
      </w:ins>
      <w:ins w:id="3559" w:author="像个男人一样" w:date="2018-03-21T02:30:00Z">
        <w:del w:id="3560" w:author="像个男人一样" w:date="2018-03-22T11:57:00Z">
          <w:r w:rsidR="00D5184D">
            <w:rPr>
              <w:b/>
            </w:rPr>
            <w:delText>错误！未指定顺序。</w:delText>
          </w:r>
        </w:del>
      </w:ins>
      <w:ins w:id="3561" w:author="像个男人一样" w:date="2018-03-21T02:29:00Z">
        <w:del w:id="3562" w:author="像个男人一样" w:date="2018-03-22T11:57:00Z">
          <w:r w:rsidR="00D5184D">
            <w:rPr>
              <w:b/>
            </w:rPr>
            <w:delText>错误！未指定顺序。错误！未指定顺序。</w:delText>
          </w:r>
        </w:del>
      </w:ins>
      <w:ins w:id="3563" w:author="像个男人一样" w:date="2018-03-21T02:26:00Z">
        <w:del w:id="3564" w:author="像个男人一样" w:date="2018-03-22T11:57:00Z">
          <w:r w:rsidR="00D5184D">
            <w:rPr>
              <w:b/>
            </w:rPr>
            <w:delText>错误！未指定顺序。</w:delText>
          </w:r>
        </w:del>
      </w:ins>
      <w:ins w:id="3565" w:author="像个男人一样" w:date="2018-03-21T02:25:00Z">
        <w:del w:id="3566" w:author="像个男人一样" w:date="2018-03-22T11:57:00Z">
          <w:r w:rsidR="00D5184D">
            <w:rPr>
              <w:b/>
            </w:rPr>
            <w:delText>错误！未指定顺序。</w:delText>
          </w:r>
        </w:del>
      </w:ins>
      <w:ins w:id="3567" w:author="像个男人一样" w:date="2018-03-21T02:24:00Z">
        <w:del w:id="3568" w:author="像个男人一样" w:date="2018-03-22T11:57:00Z">
          <w:r w:rsidR="00D5184D">
            <w:rPr>
              <w:b/>
            </w:rPr>
            <w:delText>错误！未指定顺序。</w:delText>
          </w:r>
        </w:del>
      </w:ins>
      <w:ins w:id="3569" w:author="像个男人一样" w:date="2018-03-21T02:23:00Z">
        <w:del w:id="3570" w:author="像个男人一样" w:date="2018-03-22T11:57:00Z">
          <w:r w:rsidR="00D5184D">
            <w:rPr>
              <w:b/>
            </w:rPr>
            <w:delText>错误！未指定顺序。</w:delText>
          </w:r>
        </w:del>
      </w:ins>
      <w:ins w:id="3571" w:author="像个男人一样" w:date="2018-03-21T02:22:00Z">
        <w:del w:id="3572" w:author="像个男人一样" w:date="2018-03-22T11:57:00Z">
          <w:r w:rsidR="00D5184D">
            <w:rPr>
              <w:b/>
            </w:rPr>
            <w:delText>错误！未指定顺序。</w:delText>
          </w:r>
        </w:del>
      </w:ins>
      <w:ins w:id="3573" w:author="像个男人一样" w:date="2018-03-21T02:17:00Z">
        <w:del w:id="3574" w:author="像个男人一样" w:date="2018-03-22T11:57:00Z">
          <w:r w:rsidR="00D5184D">
            <w:rPr>
              <w:b/>
            </w:rPr>
            <w:delText>错误！未指定顺序。错误！未指定顺序。错误！未指定顺序。</w:delText>
          </w:r>
        </w:del>
      </w:ins>
      <w:ins w:id="3575" w:author="像个男人一样" w:date="2018-03-21T02:15:00Z">
        <w:del w:id="3576" w:author="像个男人一样" w:date="2018-03-22T11:57:00Z">
          <w:r w:rsidR="00D5184D">
            <w:rPr>
              <w:b/>
            </w:rPr>
            <w:delText>错误！未指定顺序。</w:delText>
          </w:r>
        </w:del>
      </w:ins>
      <w:ins w:id="3577" w:author="像个男人一样" w:date="2018-03-21T02:14:00Z">
        <w:del w:id="3578" w:author="像个男人一样" w:date="2018-03-22T11:57:00Z">
          <w:r w:rsidR="00D5184D">
            <w:rPr>
              <w:b/>
            </w:rPr>
            <w:delText>错误！未指定顺序。</w:delText>
          </w:r>
        </w:del>
      </w:ins>
      <w:ins w:id="3579" w:author="像个男人一样" w:date="2018-03-21T02:13:00Z">
        <w:del w:id="3580" w:author="像个男人一样" w:date="2018-03-22T11:57:00Z">
          <w:r w:rsidR="00D5184D">
            <w:rPr>
              <w:b/>
            </w:rPr>
            <w:delText>错误！未指定顺序。</w:delText>
          </w:r>
        </w:del>
      </w:ins>
      <w:ins w:id="3581" w:author="像个男人一样" w:date="2018-03-21T02:12:00Z">
        <w:del w:id="3582" w:author="像个男人一样" w:date="2018-03-22T11:57:00Z">
          <w:r w:rsidR="00D5184D">
            <w:rPr>
              <w:b/>
            </w:rPr>
            <w:delText>错误！未指定顺序。</w:delText>
          </w:r>
        </w:del>
      </w:ins>
      <w:ins w:id="3583" w:author="像个男人一样" w:date="2018-03-21T02:02:00Z">
        <w:del w:id="3584" w:author="像个男人一样" w:date="2018-03-22T11:57:00Z">
          <w:r w:rsidR="00D5184D">
            <w:rPr>
              <w:b/>
            </w:rPr>
            <w:delText>错误！未指定顺序。错误！未指定顺序。</w:delText>
          </w:r>
        </w:del>
      </w:ins>
      <w:ins w:id="3585" w:author="像个男人一样" w:date="2018-03-21T02:01:00Z">
        <w:del w:id="3586" w:author="像个男人一样" w:date="2018-03-22T11:57:00Z">
          <w:r w:rsidR="00D5184D">
            <w:rPr>
              <w:b/>
            </w:rPr>
            <w:delText>错误！未指定顺序。</w:delText>
          </w:r>
        </w:del>
      </w:ins>
      <w:ins w:id="3587" w:author="像个男人一样" w:date="2018-03-21T02:00:00Z">
        <w:del w:id="3588" w:author="像个男人一样" w:date="2018-03-22T11:57:00Z">
          <w:r w:rsidR="00D5184D">
            <w:rPr>
              <w:b/>
            </w:rPr>
            <w:delText>错误！未指定顺序。</w:delText>
          </w:r>
        </w:del>
      </w:ins>
      <w:ins w:id="3589" w:author="像个男人一样" w:date="2018-03-21T01:59:00Z">
        <w:del w:id="3590" w:author="像个男人一样" w:date="2018-03-22T11:57:00Z">
          <w:r w:rsidR="00D5184D">
            <w:rPr>
              <w:b/>
            </w:rPr>
            <w:delText>错误！未指定顺序。</w:delText>
          </w:r>
        </w:del>
      </w:ins>
      <w:ins w:id="3591" w:author="像个男人一样" w:date="2018-03-21T01:58:00Z">
        <w:del w:id="3592" w:author="像个男人一样" w:date="2018-03-22T11:57:00Z">
          <w:r w:rsidR="00D5184D">
            <w:rPr>
              <w:b/>
            </w:rPr>
            <w:delText>错误！未指定顺序。错误！未指定顺序。</w:delText>
          </w:r>
        </w:del>
      </w:ins>
      <w:ins w:id="3593" w:author="像个男人一样" w:date="2018-03-21T01:57:00Z">
        <w:del w:id="3594" w:author="像个男人一样" w:date="2018-03-22T11:57:00Z">
          <w:r w:rsidR="00D5184D">
            <w:rPr>
              <w:b/>
            </w:rPr>
            <w:delText>错误！未指定顺序。</w:delText>
          </w:r>
        </w:del>
      </w:ins>
      <w:ins w:id="3595" w:author="像个男人一样" w:date="2018-03-21T01:48:00Z">
        <w:del w:id="3596" w:author="像个男人一样" w:date="2018-03-22T11:57:00Z">
          <w:r w:rsidR="00D5184D">
            <w:rPr>
              <w:b/>
            </w:rPr>
            <w:delText>错误！未指定顺序。错误！未指定顺序。</w:delText>
          </w:r>
        </w:del>
      </w:ins>
      <w:ins w:id="3597" w:author="像个男人一样" w:date="2018-03-21T01:47:00Z">
        <w:del w:id="3598" w:author="像个男人一样" w:date="2018-03-22T11:57:00Z">
          <w:r w:rsidR="00D5184D">
            <w:rPr>
              <w:b/>
            </w:rPr>
            <w:delText>错误！未指定顺序。</w:delText>
          </w:r>
        </w:del>
      </w:ins>
      <w:ins w:id="3599" w:author="像个男人一样" w:date="2018-03-21T01:46:00Z">
        <w:del w:id="3600" w:author="像个男人一样" w:date="2018-03-22T11:57:00Z">
          <w:r w:rsidR="00D5184D">
            <w:rPr>
              <w:b/>
            </w:rPr>
            <w:delText>错误！未指定顺序。</w:delText>
          </w:r>
        </w:del>
      </w:ins>
      <w:ins w:id="3601" w:author="像个男人一样" w:date="2018-03-21T01:45:00Z">
        <w:del w:id="3602" w:author="像个男人一样" w:date="2018-03-22T11:57:00Z">
          <w:r w:rsidR="00D5184D">
            <w:rPr>
              <w:b/>
            </w:rPr>
            <w:delText>错误！未指定顺序。错误！未指定顺序。</w:delText>
          </w:r>
        </w:del>
      </w:ins>
      <w:del w:id="3603" w:author="像个男人一样" w:date="2018-03-22T11:57:00Z">
        <w:r w:rsidR="00D5184D">
          <w:delText>1</w:delText>
        </w:r>
        <w:r w:rsidR="00D5184D">
          <w:fldChar w:fldCharType="end"/>
        </w:r>
      </w:del>
      <w:del w:id="3604" w:author="像个男人一样" w:date="2018-03-21T01:44:00Z">
        <w:r w:rsidR="00D5184D">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rsidDel="00D05427" w14:paraId="3D596397" w14:textId="77777777">
        <w:trPr>
          <w:del w:id="3605" w:author="jie sun" w:date="2018-04-16T21:37:00Z"/>
        </w:trPr>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rsidDel="00D05427" w14:paraId="34207A46" w14:textId="77777777">
              <w:trPr>
                <w:trHeight w:val="1092"/>
                <w:del w:id="3606" w:author="jie sun" w:date="2018-04-16T21:37:00Z"/>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BA26B96" w14:textId="77777777" w:rsidR="0087014B" w:rsidDel="00D05427" w:rsidRDefault="00D5184D">
                  <w:pPr>
                    <w:spacing w:after="0"/>
                    <w:jc w:val="center"/>
                    <w:rPr>
                      <w:del w:id="3607" w:author="jie sun" w:date="2018-04-16T21:37:00Z"/>
                      <w:rFonts w:ascii="Arial" w:eastAsia="Times New Roman" w:hAnsi="Arial" w:cs="Arial"/>
                      <w:b/>
                      <w:bCs/>
                      <w:color w:val="FFFFFF"/>
                      <w:sz w:val="20"/>
                      <w:szCs w:val="14"/>
                    </w:rPr>
                  </w:pPr>
                  <w:del w:id="3608" w:author="jie sun" w:date="2018-04-16T21:37:00Z">
                    <w:r w:rsidDel="00D05427">
                      <w:rPr>
                        <w:rFonts w:ascii="Arial" w:eastAsia="Times New Roman" w:hAnsi="Arial" w:cs="Arial"/>
                        <w:b/>
                        <w:bCs/>
                        <w:color w:val="FFFFFF"/>
                        <w:sz w:val="20"/>
                        <w:szCs w:val="14"/>
                      </w:rPr>
                      <w:delText>Action pattern</w:delText>
                    </w:r>
                    <w:bookmarkStart w:id="3609" w:name="_Toc511906227"/>
                    <w:bookmarkStart w:id="3610" w:name="_Toc517801775"/>
                    <w:bookmarkStart w:id="3611" w:name="_Toc517813684"/>
                    <w:bookmarkStart w:id="3612" w:name="_Toc517899099"/>
                    <w:bookmarkStart w:id="3613" w:name="_Toc517899620"/>
                    <w:bookmarkStart w:id="3614" w:name="_Toc517900228"/>
                    <w:bookmarkStart w:id="3615" w:name="_Toc517900408"/>
                    <w:bookmarkStart w:id="3616" w:name="_Toc517900677"/>
                    <w:bookmarkStart w:id="3617" w:name="_Toc517900813"/>
                    <w:bookmarkStart w:id="3618" w:name="_Toc517900945"/>
                    <w:bookmarkStart w:id="3619" w:name="_Toc517902460"/>
                    <w:bookmarkStart w:id="3620" w:name="_Toc517902910"/>
                    <w:bookmarkStart w:id="3621" w:name="_Toc517903477"/>
                    <w:bookmarkStart w:id="3622" w:name="_Toc517903613"/>
                    <w:bookmarkStart w:id="3623" w:name="_Toc517903885"/>
                    <w:bookmarkStart w:id="3624" w:name="_Toc517904020"/>
                    <w:bookmarkStart w:id="3625" w:name="_Toc517973679"/>
                    <w:bookmarkStart w:id="3626" w:name="_Toc517973808"/>
                    <w:bookmarkStart w:id="3627" w:name="_Toc517973937"/>
                    <w:bookmarkStart w:id="3628" w:name="_Toc517974191"/>
                    <w:bookmarkStart w:id="3629" w:name="_Toc518334359"/>
                    <w:bookmarkStart w:id="3630" w:name="_Toc518334629"/>
                    <w:bookmarkStart w:id="3631" w:name="_Toc518334759"/>
                    <w:bookmarkStart w:id="3632" w:name="_Toc518589392"/>
                    <w:bookmarkStart w:id="3633" w:name="_Toc518661730"/>
                    <w:bookmarkStart w:id="3634" w:name="_Toc518661867"/>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del>
                </w:p>
              </w:tc>
              <w:tc>
                <w:tcPr>
                  <w:tcW w:w="1373" w:type="dxa"/>
                  <w:tcBorders>
                    <w:top w:val="single" w:sz="8" w:space="0" w:color="FFFFFF"/>
                    <w:left w:val="nil"/>
                    <w:bottom w:val="single" w:sz="12" w:space="0" w:color="FFFFFF"/>
                    <w:right w:val="single" w:sz="8" w:space="0" w:color="FFFFFF"/>
                  </w:tcBorders>
                  <w:shd w:val="clear" w:color="000000" w:fill="00B0F0"/>
                  <w:vAlign w:val="center"/>
                </w:tcPr>
                <w:p w14:paraId="61061AE7" w14:textId="77777777" w:rsidR="0087014B" w:rsidDel="00D05427" w:rsidRDefault="00D5184D">
                  <w:pPr>
                    <w:spacing w:after="0"/>
                    <w:jc w:val="center"/>
                    <w:rPr>
                      <w:del w:id="3635" w:author="jie sun" w:date="2018-04-16T21:37:00Z"/>
                      <w:rFonts w:ascii="Arial" w:eastAsia="Times New Roman" w:hAnsi="Arial" w:cs="Arial"/>
                      <w:b/>
                      <w:bCs/>
                      <w:color w:val="FFFFFF"/>
                      <w:sz w:val="20"/>
                      <w:szCs w:val="14"/>
                    </w:rPr>
                  </w:pPr>
                  <w:del w:id="3636" w:author="jie sun" w:date="2018-04-16T21:37:00Z">
                    <w:r w:rsidDel="00D05427">
                      <w:rPr>
                        <w:rFonts w:ascii="Arial" w:eastAsia="Times New Roman" w:hAnsi="Arial" w:cs="Arial"/>
                        <w:b/>
                        <w:bCs/>
                        <w:color w:val="FFFFFF"/>
                        <w:sz w:val="20"/>
                        <w:szCs w:val="14"/>
                      </w:rPr>
                      <w:delText>Placement of Iphone</w:delText>
                    </w:r>
                    <w:bookmarkStart w:id="3637" w:name="_Toc511906228"/>
                    <w:bookmarkStart w:id="3638" w:name="_Toc517801776"/>
                    <w:bookmarkStart w:id="3639" w:name="_Toc517813685"/>
                    <w:bookmarkStart w:id="3640" w:name="_Toc517899100"/>
                    <w:bookmarkStart w:id="3641" w:name="_Toc517899621"/>
                    <w:bookmarkStart w:id="3642" w:name="_Toc517900229"/>
                    <w:bookmarkStart w:id="3643" w:name="_Toc517900409"/>
                    <w:bookmarkStart w:id="3644" w:name="_Toc517900678"/>
                    <w:bookmarkStart w:id="3645" w:name="_Toc517900814"/>
                    <w:bookmarkStart w:id="3646" w:name="_Toc517900946"/>
                    <w:bookmarkStart w:id="3647" w:name="_Toc517902461"/>
                    <w:bookmarkStart w:id="3648" w:name="_Toc517902911"/>
                    <w:bookmarkStart w:id="3649" w:name="_Toc517903478"/>
                    <w:bookmarkStart w:id="3650" w:name="_Toc517903614"/>
                    <w:bookmarkStart w:id="3651" w:name="_Toc517903886"/>
                    <w:bookmarkStart w:id="3652" w:name="_Toc517904021"/>
                    <w:bookmarkStart w:id="3653" w:name="_Toc517973680"/>
                    <w:bookmarkStart w:id="3654" w:name="_Toc517973809"/>
                    <w:bookmarkStart w:id="3655" w:name="_Toc517973938"/>
                    <w:bookmarkStart w:id="3656" w:name="_Toc517974192"/>
                    <w:bookmarkStart w:id="3657" w:name="_Toc518334360"/>
                    <w:bookmarkStart w:id="3658" w:name="_Toc518334630"/>
                    <w:bookmarkStart w:id="3659" w:name="_Toc518334760"/>
                    <w:bookmarkStart w:id="3660" w:name="_Toc518589393"/>
                    <w:bookmarkStart w:id="3661" w:name="_Toc518661731"/>
                    <w:bookmarkStart w:id="3662" w:name="_Toc518661868"/>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del>
                </w:p>
              </w:tc>
              <w:tc>
                <w:tcPr>
                  <w:tcW w:w="839" w:type="dxa"/>
                  <w:tcBorders>
                    <w:top w:val="single" w:sz="8" w:space="0" w:color="FFFFFF"/>
                    <w:left w:val="nil"/>
                    <w:bottom w:val="single" w:sz="12" w:space="0" w:color="FFFFFF"/>
                    <w:right w:val="single" w:sz="8" w:space="0" w:color="FFFFFF"/>
                  </w:tcBorders>
                  <w:shd w:val="clear" w:color="000000" w:fill="00B0F0"/>
                  <w:vAlign w:val="center"/>
                </w:tcPr>
                <w:p w14:paraId="4242FFB6" w14:textId="77777777" w:rsidR="0087014B" w:rsidDel="00D05427" w:rsidRDefault="00D5184D">
                  <w:pPr>
                    <w:spacing w:after="0"/>
                    <w:jc w:val="center"/>
                    <w:rPr>
                      <w:del w:id="3663" w:author="jie sun" w:date="2018-04-16T21:37:00Z"/>
                      <w:rFonts w:ascii="Arial" w:eastAsia="Times New Roman" w:hAnsi="Arial" w:cs="Arial"/>
                      <w:b/>
                      <w:bCs/>
                      <w:color w:val="FFFFFF"/>
                      <w:sz w:val="20"/>
                      <w:szCs w:val="14"/>
                    </w:rPr>
                  </w:pPr>
                  <w:del w:id="3664" w:author="jie sun" w:date="2018-04-16T21:37:00Z">
                    <w:r w:rsidDel="00D05427">
                      <w:rPr>
                        <w:rFonts w:ascii="Arial" w:eastAsia="Times New Roman" w:hAnsi="Arial" w:cs="Arial"/>
                        <w:b/>
                        <w:bCs/>
                        <w:color w:val="FFFFFF"/>
                        <w:sz w:val="20"/>
                        <w:szCs w:val="14"/>
                      </w:rPr>
                      <w:delText>Height</w:delText>
                    </w:r>
                    <w:bookmarkStart w:id="3665" w:name="_Toc511906229"/>
                    <w:bookmarkStart w:id="3666" w:name="_Toc517801777"/>
                    <w:bookmarkStart w:id="3667" w:name="_Toc517813686"/>
                    <w:bookmarkStart w:id="3668" w:name="_Toc517899101"/>
                    <w:bookmarkStart w:id="3669" w:name="_Toc517899622"/>
                    <w:bookmarkStart w:id="3670" w:name="_Toc517900230"/>
                    <w:bookmarkStart w:id="3671" w:name="_Toc517900410"/>
                    <w:bookmarkStart w:id="3672" w:name="_Toc517900679"/>
                    <w:bookmarkStart w:id="3673" w:name="_Toc517900815"/>
                    <w:bookmarkStart w:id="3674" w:name="_Toc517900947"/>
                    <w:bookmarkStart w:id="3675" w:name="_Toc517902462"/>
                    <w:bookmarkStart w:id="3676" w:name="_Toc517902912"/>
                    <w:bookmarkStart w:id="3677" w:name="_Toc517903479"/>
                    <w:bookmarkStart w:id="3678" w:name="_Toc517903615"/>
                    <w:bookmarkStart w:id="3679" w:name="_Toc517903887"/>
                    <w:bookmarkStart w:id="3680" w:name="_Toc517904022"/>
                    <w:bookmarkStart w:id="3681" w:name="_Toc517973681"/>
                    <w:bookmarkStart w:id="3682" w:name="_Toc517973810"/>
                    <w:bookmarkStart w:id="3683" w:name="_Toc517973939"/>
                    <w:bookmarkStart w:id="3684" w:name="_Toc517974193"/>
                    <w:bookmarkStart w:id="3685" w:name="_Toc518334361"/>
                    <w:bookmarkStart w:id="3686" w:name="_Toc518334631"/>
                    <w:bookmarkStart w:id="3687" w:name="_Toc518334761"/>
                    <w:bookmarkStart w:id="3688" w:name="_Toc518589394"/>
                    <w:bookmarkStart w:id="3689" w:name="_Toc518661732"/>
                    <w:bookmarkStart w:id="3690" w:name="_Toc518661869"/>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del>
                </w:p>
              </w:tc>
              <w:tc>
                <w:tcPr>
                  <w:tcW w:w="883" w:type="dxa"/>
                  <w:tcBorders>
                    <w:top w:val="single" w:sz="8" w:space="0" w:color="FFFFFF"/>
                    <w:left w:val="nil"/>
                    <w:bottom w:val="single" w:sz="12" w:space="0" w:color="FFFFFF"/>
                    <w:right w:val="single" w:sz="8" w:space="0" w:color="FFFFFF"/>
                  </w:tcBorders>
                  <w:shd w:val="clear" w:color="000000" w:fill="00B0F0"/>
                  <w:vAlign w:val="center"/>
                </w:tcPr>
                <w:p w14:paraId="1F58C342" w14:textId="77777777" w:rsidR="0087014B" w:rsidDel="00D05427" w:rsidRDefault="00D5184D">
                  <w:pPr>
                    <w:spacing w:after="0"/>
                    <w:jc w:val="center"/>
                    <w:rPr>
                      <w:del w:id="3691" w:author="jie sun" w:date="2018-04-16T21:37:00Z"/>
                      <w:rFonts w:ascii="Arial" w:eastAsia="Times New Roman" w:hAnsi="Arial" w:cs="Arial"/>
                      <w:b/>
                      <w:bCs/>
                      <w:color w:val="FFFFFF"/>
                      <w:sz w:val="20"/>
                      <w:szCs w:val="14"/>
                    </w:rPr>
                  </w:pPr>
                  <w:del w:id="3692" w:author="jie sun" w:date="2018-04-16T21:37:00Z">
                    <w:r w:rsidDel="00D05427">
                      <w:rPr>
                        <w:rFonts w:ascii="Arial" w:eastAsia="Times New Roman" w:hAnsi="Arial" w:cs="Arial"/>
                        <w:b/>
                        <w:bCs/>
                        <w:color w:val="FFFFFF"/>
                        <w:sz w:val="20"/>
                        <w:szCs w:val="14"/>
                      </w:rPr>
                      <w:delText>Weight</w:delText>
                    </w:r>
                    <w:bookmarkStart w:id="3693" w:name="_Toc511906230"/>
                    <w:bookmarkStart w:id="3694" w:name="_Toc517801778"/>
                    <w:bookmarkStart w:id="3695" w:name="_Toc517813687"/>
                    <w:bookmarkStart w:id="3696" w:name="_Toc517899102"/>
                    <w:bookmarkStart w:id="3697" w:name="_Toc517899623"/>
                    <w:bookmarkStart w:id="3698" w:name="_Toc517900231"/>
                    <w:bookmarkStart w:id="3699" w:name="_Toc517900411"/>
                    <w:bookmarkStart w:id="3700" w:name="_Toc517900680"/>
                    <w:bookmarkStart w:id="3701" w:name="_Toc517900816"/>
                    <w:bookmarkStart w:id="3702" w:name="_Toc517900948"/>
                    <w:bookmarkStart w:id="3703" w:name="_Toc517902463"/>
                    <w:bookmarkStart w:id="3704" w:name="_Toc517902913"/>
                    <w:bookmarkStart w:id="3705" w:name="_Toc517903480"/>
                    <w:bookmarkStart w:id="3706" w:name="_Toc517903616"/>
                    <w:bookmarkStart w:id="3707" w:name="_Toc517903888"/>
                    <w:bookmarkStart w:id="3708" w:name="_Toc517904023"/>
                    <w:bookmarkStart w:id="3709" w:name="_Toc517973682"/>
                    <w:bookmarkStart w:id="3710" w:name="_Toc517973811"/>
                    <w:bookmarkStart w:id="3711" w:name="_Toc517973940"/>
                    <w:bookmarkStart w:id="3712" w:name="_Toc517974194"/>
                    <w:bookmarkStart w:id="3713" w:name="_Toc518334362"/>
                    <w:bookmarkStart w:id="3714" w:name="_Toc518334632"/>
                    <w:bookmarkStart w:id="3715" w:name="_Toc518334762"/>
                    <w:bookmarkStart w:id="3716" w:name="_Toc518589395"/>
                    <w:bookmarkStart w:id="3717" w:name="_Toc518661733"/>
                    <w:bookmarkStart w:id="3718" w:name="_Toc518661870"/>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del>
                </w:p>
              </w:tc>
              <w:tc>
                <w:tcPr>
                  <w:tcW w:w="594" w:type="dxa"/>
                  <w:tcBorders>
                    <w:top w:val="single" w:sz="8" w:space="0" w:color="FFFFFF"/>
                    <w:left w:val="nil"/>
                    <w:bottom w:val="single" w:sz="12" w:space="0" w:color="FFFFFF"/>
                    <w:right w:val="single" w:sz="8" w:space="0" w:color="FFFFFF"/>
                  </w:tcBorders>
                  <w:shd w:val="clear" w:color="000000" w:fill="00B0F0"/>
                  <w:vAlign w:val="center"/>
                </w:tcPr>
                <w:p w14:paraId="2B478229" w14:textId="77777777" w:rsidR="0087014B" w:rsidDel="00D05427" w:rsidRDefault="00D5184D">
                  <w:pPr>
                    <w:spacing w:after="0"/>
                    <w:jc w:val="center"/>
                    <w:rPr>
                      <w:del w:id="3719" w:author="jie sun" w:date="2018-04-16T21:37:00Z"/>
                      <w:rFonts w:ascii="Arial" w:eastAsia="Times New Roman" w:hAnsi="Arial" w:cs="Arial"/>
                      <w:b/>
                      <w:bCs/>
                      <w:color w:val="FFFFFF"/>
                      <w:sz w:val="20"/>
                      <w:szCs w:val="14"/>
                    </w:rPr>
                  </w:pPr>
                  <w:del w:id="3720" w:author="jie sun" w:date="2018-04-16T21:37:00Z">
                    <w:r w:rsidDel="00D05427">
                      <w:rPr>
                        <w:rFonts w:ascii="Arial" w:eastAsia="Times New Roman" w:hAnsi="Arial" w:cs="Arial"/>
                        <w:b/>
                        <w:bCs/>
                        <w:color w:val="FFFFFF"/>
                        <w:sz w:val="20"/>
                        <w:szCs w:val="14"/>
                      </w:rPr>
                      <w:delText>Age</w:delText>
                    </w:r>
                    <w:bookmarkStart w:id="3721" w:name="_Toc511906231"/>
                    <w:bookmarkStart w:id="3722" w:name="_Toc517801779"/>
                    <w:bookmarkStart w:id="3723" w:name="_Toc517813688"/>
                    <w:bookmarkStart w:id="3724" w:name="_Toc517899103"/>
                    <w:bookmarkStart w:id="3725" w:name="_Toc517899624"/>
                    <w:bookmarkStart w:id="3726" w:name="_Toc517900232"/>
                    <w:bookmarkStart w:id="3727" w:name="_Toc517900412"/>
                    <w:bookmarkStart w:id="3728" w:name="_Toc517900681"/>
                    <w:bookmarkStart w:id="3729" w:name="_Toc517900817"/>
                    <w:bookmarkStart w:id="3730" w:name="_Toc517900949"/>
                    <w:bookmarkStart w:id="3731" w:name="_Toc517902464"/>
                    <w:bookmarkStart w:id="3732" w:name="_Toc517902914"/>
                    <w:bookmarkStart w:id="3733" w:name="_Toc517903481"/>
                    <w:bookmarkStart w:id="3734" w:name="_Toc517903617"/>
                    <w:bookmarkStart w:id="3735" w:name="_Toc517903889"/>
                    <w:bookmarkStart w:id="3736" w:name="_Toc517904024"/>
                    <w:bookmarkStart w:id="3737" w:name="_Toc517973683"/>
                    <w:bookmarkStart w:id="3738" w:name="_Toc517973812"/>
                    <w:bookmarkStart w:id="3739" w:name="_Toc517973941"/>
                    <w:bookmarkStart w:id="3740" w:name="_Toc517974195"/>
                    <w:bookmarkStart w:id="3741" w:name="_Toc518334363"/>
                    <w:bookmarkStart w:id="3742" w:name="_Toc518334633"/>
                    <w:bookmarkStart w:id="3743" w:name="_Toc518334763"/>
                    <w:bookmarkStart w:id="3744" w:name="_Toc518589396"/>
                    <w:bookmarkStart w:id="3745" w:name="_Toc518661734"/>
                    <w:bookmarkStart w:id="3746" w:name="_Toc518661871"/>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del>
                </w:p>
              </w:tc>
              <w:tc>
                <w:tcPr>
                  <w:tcW w:w="1116" w:type="dxa"/>
                  <w:tcBorders>
                    <w:top w:val="single" w:sz="8" w:space="0" w:color="FFFFFF"/>
                    <w:left w:val="nil"/>
                    <w:bottom w:val="single" w:sz="12" w:space="0" w:color="FFFFFF"/>
                    <w:right w:val="single" w:sz="8" w:space="0" w:color="FFFFFF"/>
                  </w:tcBorders>
                  <w:shd w:val="clear" w:color="000000" w:fill="00B0F0"/>
                  <w:vAlign w:val="center"/>
                </w:tcPr>
                <w:p w14:paraId="715927CC" w14:textId="77777777" w:rsidR="0087014B" w:rsidDel="00D05427" w:rsidRDefault="00D5184D">
                  <w:pPr>
                    <w:spacing w:after="0"/>
                    <w:jc w:val="center"/>
                    <w:rPr>
                      <w:del w:id="3747" w:author="jie sun" w:date="2018-04-16T21:37:00Z"/>
                      <w:rFonts w:ascii="Arial" w:eastAsia="Times New Roman" w:hAnsi="Arial" w:cs="Arial"/>
                      <w:b/>
                      <w:bCs/>
                      <w:color w:val="FFFFFF"/>
                      <w:sz w:val="20"/>
                      <w:szCs w:val="14"/>
                    </w:rPr>
                  </w:pPr>
                  <w:del w:id="3748" w:author="jie sun" w:date="2018-04-16T21:37:00Z">
                    <w:r w:rsidDel="00D05427">
                      <w:rPr>
                        <w:rFonts w:ascii="Arial" w:eastAsia="Times New Roman" w:hAnsi="Arial" w:cs="Arial"/>
                        <w:b/>
                        <w:bCs/>
                        <w:color w:val="FFFFFF"/>
                        <w:sz w:val="20"/>
                        <w:szCs w:val="14"/>
                      </w:rPr>
                      <w:delText>ground condition</w:delText>
                    </w:r>
                    <w:bookmarkStart w:id="3749" w:name="_Toc511906232"/>
                    <w:bookmarkStart w:id="3750" w:name="_Toc517801780"/>
                    <w:bookmarkStart w:id="3751" w:name="_Toc517813689"/>
                    <w:bookmarkStart w:id="3752" w:name="_Toc517899104"/>
                    <w:bookmarkStart w:id="3753" w:name="_Toc517899625"/>
                    <w:bookmarkStart w:id="3754" w:name="_Toc517900233"/>
                    <w:bookmarkStart w:id="3755" w:name="_Toc517900413"/>
                    <w:bookmarkStart w:id="3756" w:name="_Toc517900682"/>
                    <w:bookmarkStart w:id="3757" w:name="_Toc517900818"/>
                    <w:bookmarkStart w:id="3758" w:name="_Toc517900950"/>
                    <w:bookmarkStart w:id="3759" w:name="_Toc517902465"/>
                    <w:bookmarkStart w:id="3760" w:name="_Toc517902915"/>
                    <w:bookmarkStart w:id="3761" w:name="_Toc517903482"/>
                    <w:bookmarkStart w:id="3762" w:name="_Toc517903618"/>
                    <w:bookmarkStart w:id="3763" w:name="_Toc517903890"/>
                    <w:bookmarkStart w:id="3764" w:name="_Toc517904025"/>
                    <w:bookmarkStart w:id="3765" w:name="_Toc517973684"/>
                    <w:bookmarkStart w:id="3766" w:name="_Toc517973813"/>
                    <w:bookmarkStart w:id="3767" w:name="_Toc517973942"/>
                    <w:bookmarkStart w:id="3768" w:name="_Toc517974196"/>
                    <w:bookmarkStart w:id="3769" w:name="_Toc518334364"/>
                    <w:bookmarkStart w:id="3770" w:name="_Toc518334634"/>
                    <w:bookmarkStart w:id="3771" w:name="_Toc518334764"/>
                    <w:bookmarkStart w:id="3772" w:name="_Toc518589397"/>
                    <w:bookmarkStart w:id="3773" w:name="_Toc518661735"/>
                    <w:bookmarkStart w:id="3774" w:name="_Toc518661872"/>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0458B333" w14:textId="77777777" w:rsidR="0087014B" w:rsidDel="00D05427" w:rsidRDefault="00D5184D">
                  <w:pPr>
                    <w:spacing w:after="0"/>
                    <w:jc w:val="center"/>
                    <w:rPr>
                      <w:del w:id="3775" w:author="jie sun" w:date="2018-04-16T21:37:00Z"/>
                      <w:rFonts w:ascii="Arial" w:eastAsia="Times New Roman" w:hAnsi="Arial" w:cs="Arial"/>
                      <w:b/>
                      <w:bCs/>
                      <w:color w:val="FFFFFF"/>
                      <w:sz w:val="20"/>
                      <w:szCs w:val="14"/>
                    </w:rPr>
                  </w:pPr>
                  <w:del w:id="3776" w:author="jie sun" w:date="2018-04-16T21:37:00Z">
                    <w:r w:rsidDel="00D05427">
                      <w:rPr>
                        <w:rFonts w:ascii="Arial" w:eastAsia="Times New Roman" w:hAnsi="Arial" w:cs="Arial"/>
                        <w:b/>
                        <w:bCs/>
                        <w:color w:val="FFFFFF"/>
                        <w:sz w:val="20"/>
                        <w:szCs w:val="14"/>
                      </w:rPr>
                      <w:delText>Frequncy</w:delText>
                    </w:r>
                    <w:bookmarkStart w:id="3777" w:name="_Toc511906233"/>
                    <w:bookmarkStart w:id="3778" w:name="_Toc517801781"/>
                    <w:bookmarkStart w:id="3779" w:name="_Toc517813690"/>
                    <w:bookmarkStart w:id="3780" w:name="_Toc517899105"/>
                    <w:bookmarkStart w:id="3781" w:name="_Toc517899626"/>
                    <w:bookmarkStart w:id="3782" w:name="_Toc517900234"/>
                    <w:bookmarkStart w:id="3783" w:name="_Toc517900414"/>
                    <w:bookmarkStart w:id="3784" w:name="_Toc517900683"/>
                    <w:bookmarkStart w:id="3785" w:name="_Toc517900819"/>
                    <w:bookmarkStart w:id="3786" w:name="_Toc517900951"/>
                    <w:bookmarkStart w:id="3787" w:name="_Toc517902466"/>
                    <w:bookmarkStart w:id="3788" w:name="_Toc517902916"/>
                    <w:bookmarkStart w:id="3789" w:name="_Toc517903483"/>
                    <w:bookmarkStart w:id="3790" w:name="_Toc517903619"/>
                    <w:bookmarkStart w:id="3791" w:name="_Toc517903891"/>
                    <w:bookmarkStart w:id="3792" w:name="_Toc517904026"/>
                    <w:bookmarkStart w:id="3793" w:name="_Toc517973685"/>
                    <w:bookmarkStart w:id="3794" w:name="_Toc517973814"/>
                    <w:bookmarkStart w:id="3795" w:name="_Toc517973943"/>
                    <w:bookmarkStart w:id="3796" w:name="_Toc517974197"/>
                    <w:bookmarkStart w:id="3797" w:name="_Toc518334365"/>
                    <w:bookmarkStart w:id="3798" w:name="_Toc518334635"/>
                    <w:bookmarkStart w:id="3799" w:name="_Toc518334765"/>
                    <w:bookmarkStart w:id="3800" w:name="_Toc518589398"/>
                    <w:bookmarkStart w:id="3801" w:name="_Toc518661736"/>
                    <w:bookmarkStart w:id="3802" w:name="_Toc518661873"/>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del>
                </w:p>
              </w:tc>
              <w:tc>
                <w:tcPr>
                  <w:tcW w:w="1028" w:type="dxa"/>
                  <w:tcBorders>
                    <w:top w:val="single" w:sz="8" w:space="0" w:color="FFFFFF"/>
                    <w:left w:val="nil"/>
                    <w:bottom w:val="single" w:sz="12" w:space="0" w:color="FFFFFF"/>
                    <w:right w:val="single" w:sz="8" w:space="0" w:color="FFFFFF"/>
                  </w:tcBorders>
                  <w:shd w:val="clear" w:color="000000" w:fill="00B0F0"/>
                  <w:vAlign w:val="center"/>
                </w:tcPr>
                <w:p w14:paraId="59DF6931" w14:textId="77777777" w:rsidR="0087014B" w:rsidDel="00D05427" w:rsidRDefault="00D5184D">
                  <w:pPr>
                    <w:spacing w:after="0"/>
                    <w:jc w:val="center"/>
                    <w:rPr>
                      <w:del w:id="3803" w:author="jie sun" w:date="2018-04-16T21:37:00Z"/>
                      <w:rFonts w:ascii="Arial" w:eastAsia="Times New Roman" w:hAnsi="Arial" w:cs="Arial"/>
                      <w:b/>
                      <w:bCs/>
                      <w:color w:val="FFFFFF"/>
                      <w:sz w:val="20"/>
                      <w:szCs w:val="14"/>
                    </w:rPr>
                  </w:pPr>
                  <w:del w:id="3804" w:author="jie sun" w:date="2018-04-16T21:37:00Z">
                    <w:r w:rsidDel="00D05427">
                      <w:rPr>
                        <w:rFonts w:ascii="Arial" w:eastAsia="Times New Roman" w:hAnsi="Arial" w:cs="Arial"/>
                        <w:b/>
                        <w:bCs/>
                        <w:color w:val="FFFFFF"/>
                        <w:sz w:val="20"/>
                        <w:szCs w:val="14"/>
                      </w:rPr>
                      <w:delText>Number of step (exactly)</w:delText>
                    </w:r>
                    <w:bookmarkStart w:id="3805" w:name="_Toc511906234"/>
                    <w:bookmarkStart w:id="3806" w:name="_Toc517801782"/>
                    <w:bookmarkStart w:id="3807" w:name="_Toc517813691"/>
                    <w:bookmarkStart w:id="3808" w:name="_Toc517899106"/>
                    <w:bookmarkStart w:id="3809" w:name="_Toc517899627"/>
                    <w:bookmarkStart w:id="3810" w:name="_Toc517900235"/>
                    <w:bookmarkStart w:id="3811" w:name="_Toc517900415"/>
                    <w:bookmarkStart w:id="3812" w:name="_Toc517900684"/>
                    <w:bookmarkStart w:id="3813" w:name="_Toc517900820"/>
                    <w:bookmarkStart w:id="3814" w:name="_Toc517900952"/>
                    <w:bookmarkStart w:id="3815" w:name="_Toc517902467"/>
                    <w:bookmarkStart w:id="3816" w:name="_Toc517902917"/>
                    <w:bookmarkStart w:id="3817" w:name="_Toc517903484"/>
                    <w:bookmarkStart w:id="3818" w:name="_Toc517903620"/>
                    <w:bookmarkStart w:id="3819" w:name="_Toc517903892"/>
                    <w:bookmarkStart w:id="3820" w:name="_Toc517904027"/>
                    <w:bookmarkStart w:id="3821" w:name="_Toc517973686"/>
                    <w:bookmarkStart w:id="3822" w:name="_Toc517973815"/>
                    <w:bookmarkStart w:id="3823" w:name="_Toc517973944"/>
                    <w:bookmarkStart w:id="3824" w:name="_Toc517974198"/>
                    <w:bookmarkStart w:id="3825" w:name="_Toc518334366"/>
                    <w:bookmarkStart w:id="3826" w:name="_Toc518334636"/>
                    <w:bookmarkStart w:id="3827" w:name="_Toc518334766"/>
                    <w:bookmarkStart w:id="3828" w:name="_Toc518589399"/>
                    <w:bookmarkStart w:id="3829" w:name="_Toc518661737"/>
                    <w:bookmarkStart w:id="3830" w:name="_Toc51866187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del>
                </w:p>
              </w:tc>
              <w:tc>
                <w:tcPr>
                  <w:tcW w:w="1094" w:type="dxa"/>
                  <w:tcBorders>
                    <w:top w:val="single" w:sz="8" w:space="0" w:color="FFFFFF"/>
                    <w:left w:val="nil"/>
                    <w:bottom w:val="single" w:sz="12" w:space="0" w:color="FFFFFF"/>
                    <w:right w:val="single" w:sz="8" w:space="0" w:color="FFFFFF"/>
                  </w:tcBorders>
                  <w:shd w:val="clear" w:color="000000" w:fill="00B0F0"/>
                  <w:vAlign w:val="center"/>
                </w:tcPr>
                <w:p w14:paraId="6AD36972" w14:textId="77777777" w:rsidR="0087014B" w:rsidDel="00D05427" w:rsidRDefault="00D5184D">
                  <w:pPr>
                    <w:spacing w:after="0"/>
                    <w:jc w:val="center"/>
                    <w:rPr>
                      <w:del w:id="3831" w:author="jie sun" w:date="2018-04-16T21:37:00Z"/>
                      <w:rFonts w:ascii="Arial" w:eastAsia="Times New Roman" w:hAnsi="Arial" w:cs="Arial"/>
                      <w:b/>
                      <w:bCs/>
                      <w:color w:val="FFFFFF"/>
                      <w:sz w:val="20"/>
                      <w:szCs w:val="14"/>
                    </w:rPr>
                  </w:pPr>
                  <w:del w:id="3832" w:author="jie sun" w:date="2018-04-16T21:37:00Z">
                    <w:r w:rsidDel="00D05427">
                      <w:rPr>
                        <w:rFonts w:ascii="Arial" w:eastAsia="Times New Roman" w:hAnsi="Arial" w:cs="Arial"/>
                        <w:b/>
                        <w:bCs/>
                        <w:color w:val="FFFFFF"/>
                        <w:sz w:val="20"/>
                        <w:szCs w:val="14"/>
                      </w:rPr>
                      <w:delText>number of steps(by program)</w:delText>
                    </w:r>
                    <w:bookmarkStart w:id="3833" w:name="_Toc511906235"/>
                    <w:bookmarkStart w:id="3834" w:name="_Toc517801783"/>
                    <w:bookmarkStart w:id="3835" w:name="_Toc517813692"/>
                    <w:bookmarkStart w:id="3836" w:name="_Toc517899107"/>
                    <w:bookmarkStart w:id="3837" w:name="_Toc517899628"/>
                    <w:bookmarkStart w:id="3838" w:name="_Toc517900236"/>
                    <w:bookmarkStart w:id="3839" w:name="_Toc517900416"/>
                    <w:bookmarkStart w:id="3840" w:name="_Toc517900685"/>
                    <w:bookmarkStart w:id="3841" w:name="_Toc517900821"/>
                    <w:bookmarkStart w:id="3842" w:name="_Toc517900953"/>
                    <w:bookmarkStart w:id="3843" w:name="_Toc517902468"/>
                    <w:bookmarkStart w:id="3844" w:name="_Toc517902918"/>
                    <w:bookmarkStart w:id="3845" w:name="_Toc517903485"/>
                    <w:bookmarkStart w:id="3846" w:name="_Toc517903621"/>
                    <w:bookmarkStart w:id="3847" w:name="_Toc517903893"/>
                    <w:bookmarkStart w:id="3848" w:name="_Toc517904028"/>
                    <w:bookmarkStart w:id="3849" w:name="_Toc517973687"/>
                    <w:bookmarkStart w:id="3850" w:name="_Toc517973816"/>
                    <w:bookmarkStart w:id="3851" w:name="_Toc517973945"/>
                    <w:bookmarkStart w:id="3852" w:name="_Toc517974199"/>
                    <w:bookmarkStart w:id="3853" w:name="_Toc518334367"/>
                    <w:bookmarkStart w:id="3854" w:name="_Toc518334637"/>
                    <w:bookmarkStart w:id="3855" w:name="_Toc518334767"/>
                    <w:bookmarkStart w:id="3856" w:name="_Toc518589400"/>
                    <w:bookmarkStart w:id="3857" w:name="_Toc518661738"/>
                    <w:bookmarkStart w:id="3858" w:name="_Toc518661875"/>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4B8122CA" w14:textId="77777777" w:rsidR="0087014B" w:rsidDel="00D05427" w:rsidRDefault="00D5184D">
                  <w:pPr>
                    <w:spacing w:after="0"/>
                    <w:jc w:val="center"/>
                    <w:rPr>
                      <w:del w:id="3859" w:author="jie sun" w:date="2018-04-16T21:37:00Z"/>
                      <w:rFonts w:ascii="Arial" w:eastAsia="Times New Roman" w:hAnsi="Arial" w:cs="Arial"/>
                      <w:b/>
                      <w:bCs/>
                      <w:color w:val="FFFFFF"/>
                      <w:sz w:val="20"/>
                      <w:szCs w:val="14"/>
                    </w:rPr>
                  </w:pPr>
                  <w:del w:id="3860" w:author="jie sun" w:date="2018-04-16T21:37:00Z">
                    <w:r w:rsidDel="00D05427">
                      <w:rPr>
                        <w:rFonts w:ascii="Arial" w:eastAsia="Times New Roman" w:hAnsi="Arial" w:cs="Arial"/>
                        <w:b/>
                        <w:bCs/>
                        <w:color w:val="FFFFFF"/>
                        <w:sz w:val="20"/>
                        <w:szCs w:val="14"/>
                      </w:rPr>
                      <w:delText>Accuracy</w:delText>
                    </w:r>
                    <w:bookmarkStart w:id="3861" w:name="_Toc511906236"/>
                    <w:bookmarkStart w:id="3862" w:name="_Toc517801784"/>
                    <w:bookmarkStart w:id="3863" w:name="_Toc517813693"/>
                    <w:bookmarkStart w:id="3864" w:name="_Toc517899108"/>
                    <w:bookmarkStart w:id="3865" w:name="_Toc517899629"/>
                    <w:bookmarkStart w:id="3866" w:name="_Toc517900237"/>
                    <w:bookmarkStart w:id="3867" w:name="_Toc517900417"/>
                    <w:bookmarkStart w:id="3868" w:name="_Toc517900686"/>
                    <w:bookmarkStart w:id="3869" w:name="_Toc517900822"/>
                    <w:bookmarkStart w:id="3870" w:name="_Toc517900954"/>
                    <w:bookmarkStart w:id="3871" w:name="_Toc517902469"/>
                    <w:bookmarkStart w:id="3872" w:name="_Toc517902919"/>
                    <w:bookmarkStart w:id="3873" w:name="_Toc517903486"/>
                    <w:bookmarkStart w:id="3874" w:name="_Toc517903622"/>
                    <w:bookmarkStart w:id="3875" w:name="_Toc517903894"/>
                    <w:bookmarkStart w:id="3876" w:name="_Toc517904029"/>
                    <w:bookmarkStart w:id="3877" w:name="_Toc517973688"/>
                    <w:bookmarkStart w:id="3878" w:name="_Toc517973817"/>
                    <w:bookmarkStart w:id="3879" w:name="_Toc517973946"/>
                    <w:bookmarkStart w:id="3880" w:name="_Toc517974200"/>
                    <w:bookmarkStart w:id="3881" w:name="_Toc518334368"/>
                    <w:bookmarkStart w:id="3882" w:name="_Toc518334638"/>
                    <w:bookmarkStart w:id="3883" w:name="_Toc518334768"/>
                    <w:bookmarkStart w:id="3884" w:name="_Toc518589401"/>
                    <w:bookmarkStart w:id="3885" w:name="_Toc518661739"/>
                    <w:bookmarkStart w:id="3886" w:name="_Toc518661876"/>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del>
                </w:p>
              </w:tc>
              <w:bookmarkStart w:id="3887" w:name="_Toc511906237"/>
              <w:bookmarkStart w:id="3888" w:name="_Toc517801785"/>
              <w:bookmarkStart w:id="3889" w:name="_Toc517813694"/>
              <w:bookmarkStart w:id="3890" w:name="_Toc517899109"/>
              <w:bookmarkStart w:id="3891" w:name="_Toc517899630"/>
              <w:bookmarkStart w:id="3892" w:name="_Toc517900238"/>
              <w:bookmarkStart w:id="3893" w:name="_Toc517900418"/>
              <w:bookmarkStart w:id="3894" w:name="_Toc517900687"/>
              <w:bookmarkStart w:id="3895" w:name="_Toc517900823"/>
              <w:bookmarkStart w:id="3896" w:name="_Toc517900955"/>
              <w:bookmarkStart w:id="3897" w:name="_Toc517902470"/>
              <w:bookmarkStart w:id="3898" w:name="_Toc517902920"/>
              <w:bookmarkStart w:id="3899" w:name="_Toc517903487"/>
              <w:bookmarkStart w:id="3900" w:name="_Toc517903623"/>
              <w:bookmarkStart w:id="3901" w:name="_Toc517903895"/>
              <w:bookmarkStart w:id="3902" w:name="_Toc517904030"/>
              <w:bookmarkStart w:id="3903" w:name="_Toc517973689"/>
              <w:bookmarkStart w:id="3904" w:name="_Toc517973818"/>
              <w:bookmarkStart w:id="3905" w:name="_Toc517973947"/>
              <w:bookmarkStart w:id="3906" w:name="_Toc517974201"/>
              <w:bookmarkStart w:id="3907" w:name="_Toc518334369"/>
              <w:bookmarkStart w:id="3908" w:name="_Toc518334639"/>
              <w:bookmarkStart w:id="3909" w:name="_Toc518334769"/>
              <w:bookmarkStart w:id="3910" w:name="_Toc518589402"/>
              <w:bookmarkStart w:id="3911" w:name="_Toc518661740"/>
              <w:bookmarkStart w:id="3912" w:name="_Toc518661877"/>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tr>
            <w:tr w:rsidR="0087014B" w:rsidDel="00D05427" w14:paraId="54F9956E" w14:textId="77777777">
              <w:trPr>
                <w:trHeight w:val="971"/>
                <w:del w:id="3913"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5CFF8F91" w14:textId="77777777" w:rsidR="0087014B" w:rsidDel="00D05427" w:rsidRDefault="00D5184D">
                  <w:pPr>
                    <w:spacing w:after="0"/>
                    <w:jc w:val="center"/>
                    <w:rPr>
                      <w:del w:id="3914" w:author="jie sun" w:date="2018-04-16T21:37:00Z"/>
                      <w:rFonts w:ascii="Arial" w:eastAsia="Times New Roman" w:hAnsi="Arial" w:cs="Arial"/>
                      <w:b/>
                      <w:bCs/>
                      <w:color w:val="FFFFFF"/>
                      <w:sz w:val="20"/>
                      <w:szCs w:val="14"/>
                    </w:rPr>
                  </w:pPr>
                  <w:del w:id="3915" w:author="jie sun" w:date="2018-04-16T21:37:00Z">
                    <w:r w:rsidDel="00D05427">
                      <w:rPr>
                        <w:rFonts w:ascii="Arial" w:eastAsia="Times New Roman" w:hAnsi="Arial" w:cs="Arial"/>
                        <w:b/>
                        <w:bCs/>
                        <w:color w:val="FFFFFF"/>
                        <w:sz w:val="20"/>
                        <w:szCs w:val="14"/>
                      </w:rPr>
                      <w:delText xml:space="preserve">Walking </w:delText>
                    </w:r>
                    <w:bookmarkStart w:id="3916" w:name="_Toc511906238"/>
                    <w:bookmarkStart w:id="3917" w:name="_Toc517801786"/>
                    <w:bookmarkStart w:id="3918" w:name="_Toc517813695"/>
                    <w:bookmarkStart w:id="3919" w:name="_Toc517899110"/>
                    <w:bookmarkStart w:id="3920" w:name="_Toc517899631"/>
                    <w:bookmarkStart w:id="3921" w:name="_Toc517900239"/>
                    <w:bookmarkStart w:id="3922" w:name="_Toc517900419"/>
                    <w:bookmarkStart w:id="3923" w:name="_Toc517900688"/>
                    <w:bookmarkStart w:id="3924" w:name="_Toc517900824"/>
                    <w:bookmarkStart w:id="3925" w:name="_Toc517900956"/>
                    <w:bookmarkStart w:id="3926" w:name="_Toc517902471"/>
                    <w:bookmarkStart w:id="3927" w:name="_Toc517902921"/>
                    <w:bookmarkStart w:id="3928" w:name="_Toc517903488"/>
                    <w:bookmarkStart w:id="3929" w:name="_Toc517903624"/>
                    <w:bookmarkStart w:id="3930" w:name="_Toc517903896"/>
                    <w:bookmarkStart w:id="3931" w:name="_Toc517904031"/>
                    <w:bookmarkStart w:id="3932" w:name="_Toc517973690"/>
                    <w:bookmarkStart w:id="3933" w:name="_Toc517973819"/>
                    <w:bookmarkStart w:id="3934" w:name="_Toc517973948"/>
                    <w:bookmarkStart w:id="3935" w:name="_Toc517974202"/>
                    <w:bookmarkStart w:id="3936" w:name="_Toc518334370"/>
                    <w:bookmarkStart w:id="3937" w:name="_Toc518334640"/>
                    <w:bookmarkStart w:id="3938" w:name="_Toc518334770"/>
                    <w:bookmarkStart w:id="3939" w:name="_Toc518589403"/>
                    <w:bookmarkStart w:id="3940" w:name="_Toc518661741"/>
                    <w:bookmarkStart w:id="3941" w:name="_Toc518661878"/>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del>
                </w:p>
              </w:tc>
              <w:tc>
                <w:tcPr>
                  <w:tcW w:w="1373" w:type="dxa"/>
                  <w:tcBorders>
                    <w:top w:val="nil"/>
                    <w:left w:val="nil"/>
                    <w:bottom w:val="single" w:sz="8" w:space="0" w:color="FFFFFF"/>
                    <w:right w:val="single" w:sz="8" w:space="0" w:color="FFFFFF"/>
                  </w:tcBorders>
                  <w:shd w:val="clear" w:color="000000" w:fill="CBE4F9"/>
                  <w:vAlign w:val="center"/>
                </w:tcPr>
                <w:p w14:paraId="53339A19" w14:textId="77777777" w:rsidR="0087014B" w:rsidDel="00D05427" w:rsidRDefault="00D5184D">
                  <w:pPr>
                    <w:spacing w:after="0"/>
                    <w:jc w:val="center"/>
                    <w:rPr>
                      <w:del w:id="3942" w:author="jie sun" w:date="2018-04-16T21:37:00Z"/>
                      <w:rFonts w:ascii="Arial" w:eastAsia="Times New Roman" w:hAnsi="Arial" w:cs="Arial"/>
                      <w:color w:val="000000"/>
                      <w:sz w:val="20"/>
                      <w:szCs w:val="14"/>
                    </w:rPr>
                  </w:pPr>
                  <w:del w:id="3943" w:author="jie sun" w:date="2018-04-16T21:37:00Z">
                    <w:r w:rsidDel="00D05427">
                      <w:rPr>
                        <w:rFonts w:ascii="Arial" w:eastAsia="Times New Roman" w:hAnsi="Arial" w:cs="Arial"/>
                        <w:color w:val="000000"/>
                        <w:sz w:val="20"/>
                        <w:szCs w:val="14"/>
                      </w:rPr>
                      <w:delText>in pocket of pants</w:delText>
                    </w:r>
                    <w:bookmarkStart w:id="3944" w:name="_Toc511906239"/>
                    <w:bookmarkStart w:id="3945" w:name="_Toc517801787"/>
                    <w:bookmarkStart w:id="3946" w:name="_Toc517813696"/>
                    <w:bookmarkStart w:id="3947" w:name="_Toc517899111"/>
                    <w:bookmarkStart w:id="3948" w:name="_Toc517899632"/>
                    <w:bookmarkStart w:id="3949" w:name="_Toc517900240"/>
                    <w:bookmarkStart w:id="3950" w:name="_Toc517900420"/>
                    <w:bookmarkStart w:id="3951" w:name="_Toc517900689"/>
                    <w:bookmarkStart w:id="3952" w:name="_Toc517900825"/>
                    <w:bookmarkStart w:id="3953" w:name="_Toc517900957"/>
                    <w:bookmarkStart w:id="3954" w:name="_Toc517902472"/>
                    <w:bookmarkStart w:id="3955" w:name="_Toc517902922"/>
                    <w:bookmarkStart w:id="3956" w:name="_Toc517903489"/>
                    <w:bookmarkStart w:id="3957" w:name="_Toc517903625"/>
                    <w:bookmarkStart w:id="3958" w:name="_Toc517903897"/>
                    <w:bookmarkStart w:id="3959" w:name="_Toc517904032"/>
                    <w:bookmarkStart w:id="3960" w:name="_Toc517973691"/>
                    <w:bookmarkStart w:id="3961" w:name="_Toc517973820"/>
                    <w:bookmarkStart w:id="3962" w:name="_Toc517973949"/>
                    <w:bookmarkStart w:id="3963" w:name="_Toc517974203"/>
                    <w:bookmarkStart w:id="3964" w:name="_Toc518334371"/>
                    <w:bookmarkStart w:id="3965" w:name="_Toc518334641"/>
                    <w:bookmarkStart w:id="3966" w:name="_Toc518334771"/>
                    <w:bookmarkStart w:id="3967" w:name="_Toc518589404"/>
                    <w:bookmarkStart w:id="3968" w:name="_Toc518661742"/>
                    <w:bookmarkStart w:id="3969" w:name="_Toc518661879"/>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del>
                </w:p>
              </w:tc>
              <w:tc>
                <w:tcPr>
                  <w:tcW w:w="839" w:type="dxa"/>
                  <w:tcBorders>
                    <w:top w:val="nil"/>
                    <w:left w:val="nil"/>
                    <w:bottom w:val="single" w:sz="8" w:space="0" w:color="FFFFFF"/>
                    <w:right w:val="single" w:sz="8" w:space="0" w:color="FFFFFF"/>
                  </w:tcBorders>
                  <w:shd w:val="clear" w:color="000000" w:fill="CBE4F9"/>
                  <w:vAlign w:val="center"/>
                </w:tcPr>
                <w:p w14:paraId="7DAB848C" w14:textId="77777777" w:rsidR="0087014B" w:rsidDel="00D05427" w:rsidRDefault="00D5184D">
                  <w:pPr>
                    <w:spacing w:after="0"/>
                    <w:jc w:val="center"/>
                    <w:rPr>
                      <w:del w:id="3970" w:author="jie sun" w:date="2018-04-16T21:37:00Z"/>
                      <w:rFonts w:ascii="Arial" w:eastAsia="Times New Roman" w:hAnsi="Arial" w:cs="Arial"/>
                      <w:color w:val="000000"/>
                      <w:sz w:val="20"/>
                      <w:szCs w:val="14"/>
                    </w:rPr>
                  </w:pPr>
                  <w:del w:id="3971" w:author="jie sun" w:date="2018-04-16T21:37:00Z">
                    <w:r w:rsidDel="00D05427">
                      <w:rPr>
                        <w:rFonts w:ascii="Arial" w:eastAsia="Times New Roman" w:hAnsi="Arial" w:cs="Arial"/>
                        <w:color w:val="000000"/>
                        <w:sz w:val="20"/>
                        <w:szCs w:val="14"/>
                      </w:rPr>
                      <w:delText>173cm</w:delText>
                    </w:r>
                    <w:bookmarkStart w:id="3972" w:name="_Toc511906240"/>
                    <w:bookmarkStart w:id="3973" w:name="_Toc517801788"/>
                    <w:bookmarkStart w:id="3974" w:name="_Toc517813697"/>
                    <w:bookmarkStart w:id="3975" w:name="_Toc517899112"/>
                    <w:bookmarkStart w:id="3976" w:name="_Toc517899633"/>
                    <w:bookmarkStart w:id="3977" w:name="_Toc517900241"/>
                    <w:bookmarkStart w:id="3978" w:name="_Toc517900421"/>
                    <w:bookmarkStart w:id="3979" w:name="_Toc517900690"/>
                    <w:bookmarkStart w:id="3980" w:name="_Toc517900826"/>
                    <w:bookmarkStart w:id="3981" w:name="_Toc517900958"/>
                    <w:bookmarkStart w:id="3982" w:name="_Toc517902473"/>
                    <w:bookmarkStart w:id="3983" w:name="_Toc517902923"/>
                    <w:bookmarkStart w:id="3984" w:name="_Toc517903490"/>
                    <w:bookmarkStart w:id="3985" w:name="_Toc517903626"/>
                    <w:bookmarkStart w:id="3986" w:name="_Toc517903898"/>
                    <w:bookmarkStart w:id="3987" w:name="_Toc517904033"/>
                    <w:bookmarkStart w:id="3988" w:name="_Toc517973692"/>
                    <w:bookmarkStart w:id="3989" w:name="_Toc517973821"/>
                    <w:bookmarkStart w:id="3990" w:name="_Toc517973950"/>
                    <w:bookmarkStart w:id="3991" w:name="_Toc517974204"/>
                    <w:bookmarkStart w:id="3992" w:name="_Toc518334372"/>
                    <w:bookmarkStart w:id="3993" w:name="_Toc518334642"/>
                    <w:bookmarkStart w:id="3994" w:name="_Toc518334772"/>
                    <w:bookmarkStart w:id="3995" w:name="_Toc518589405"/>
                    <w:bookmarkStart w:id="3996" w:name="_Toc518661743"/>
                    <w:bookmarkStart w:id="3997" w:name="_Toc518661880"/>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del>
                </w:p>
              </w:tc>
              <w:tc>
                <w:tcPr>
                  <w:tcW w:w="883" w:type="dxa"/>
                  <w:tcBorders>
                    <w:top w:val="nil"/>
                    <w:left w:val="nil"/>
                    <w:bottom w:val="single" w:sz="8" w:space="0" w:color="FFFFFF"/>
                    <w:right w:val="single" w:sz="8" w:space="0" w:color="FFFFFF"/>
                  </w:tcBorders>
                  <w:shd w:val="clear" w:color="000000" w:fill="CBE4F9"/>
                  <w:vAlign w:val="center"/>
                </w:tcPr>
                <w:p w14:paraId="3808FC66" w14:textId="77777777" w:rsidR="0087014B" w:rsidDel="00D05427" w:rsidRDefault="00D5184D">
                  <w:pPr>
                    <w:spacing w:after="0"/>
                    <w:jc w:val="center"/>
                    <w:rPr>
                      <w:del w:id="3998" w:author="jie sun" w:date="2018-04-16T21:37:00Z"/>
                      <w:rFonts w:ascii="Arial" w:eastAsia="Times New Roman" w:hAnsi="Arial" w:cs="Arial"/>
                      <w:color w:val="000000"/>
                      <w:sz w:val="20"/>
                      <w:szCs w:val="14"/>
                    </w:rPr>
                  </w:pPr>
                  <w:del w:id="3999" w:author="jie sun" w:date="2018-04-16T21:37:00Z">
                    <w:r w:rsidDel="00D05427">
                      <w:rPr>
                        <w:rFonts w:ascii="Arial" w:eastAsia="Times New Roman" w:hAnsi="Arial" w:cs="Arial"/>
                        <w:color w:val="000000"/>
                        <w:sz w:val="20"/>
                        <w:szCs w:val="14"/>
                      </w:rPr>
                      <w:delText>60 Kilo</w:delText>
                    </w:r>
                    <w:bookmarkStart w:id="4000" w:name="_Toc511906241"/>
                    <w:bookmarkStart w:id="4001" w:name="_Toc517801789"/>
                    <w:bookmarkStart w:id="4002" w:name="_Toc517813698"/>
                    <w:bookmarkStart w:id="4003" w:name="_Toc517899113"/>
                    <w:bookmarkStart w:id="4004" w:name="_Toc517899634"/>
                    <w:bookmarkStart w:id="4005" w:name="_Toc517900242"/>
                    <w:bookmarkStart w:id="4006" w:name="_Toc517900422"/>
                    <w:bookmarkStart w:id="4007" w:name="_Toc517900691"/>
                    <w:bookmarkStart w:id="4008" w:name="_Toc517900827"/>
                    <w:bookmarkStart w:id="4009" w:name="_Toc517900959"/>
                    <w:bookmarkStart w:id="4010" w:name="_Toc517902474"/>
                    <w:bookmarkStart w:id="4011" w:name="_Toc517902924"/>
                    <w:bookmarkStart w:id="4012" w:name="_Toc517903491"/>
                    <w:bookmarkStart w:id="4013" w:name="_Toc517903627"/>
                    <w:bookmarkStart w:id="4014" w:name="_Toc517903899"/>
                    <w:bookmarkStart w:id="4015" w:name="_Toc517904034"/>
                    <w:bookmarkStart w:id="4016" w:name="_Toc517973693"/>
                    <w:bookmarkStart w:id="4017" w:name="_Toc517973822"/>
                    <w:bookmarkStart w:id="4018" w:name="_Toc517973951"/>
                    <w:bookmarkStart w:id="4019" w:name="_Toc517974205"/>
                    <w:bookmarkStart w:id="4020" w:name="_Toc518334373"/>
                    <w:bookmarkStart w:id="4021" w:name="_Toc518334643"/>
                    <w:bookmarkStart w:id="4022" w:name="_Toc518334773"/>
                    <w:bookmarkStart w:id="4023" w:name="_Toc518589406"/>
                    <w:bookmarkStart w:id="4024" w:name="_Toc518661744"/>
                    <w:bookmarkStart w:id="4025" w:name="_Toc518661881"/>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del>
                </w:p>
              </w:tc>
              <w:tc>
                <w:tcPr>
                  <w:tcW w:w="594" w:type="dxa"/>
                  <w:tcBorders>
                    <w:top w:val="nil"/>
                    <w:left w:val="nil"/>
                    <w:bottom w:val="single" w:sz="8" w:space="0" w:color="FFFFFF"/>
                    <w:right w:val="single" w:sz="8" w:space="0" w:color="FFFFFF"/>
                  </w:tcBorders>
                  <w:shd w:val="clear" w:color="000000" w:fill="CBE4F9"/>
                  <w:vAlign w:val="center"/>
                </w:tcPr>
                <w:p w14:paraId="4BC7B38A" w14:textId="77777777" w:rsidR="0087014B" w:rsidDel="00D05427" w:rsidRDefault="00D5184D">
                  <w:pPr>
                    <w:spacing w:after="0"/>
                    <w:jc w:val="center"/>
                    <w:rPr>
                      <w:del w:id="4026" w:author="jie sun" w:date="2018-04-16T21:37:00Z"/>
                      <w:rFonts w:ascii="Arial" w:eastAsia="Times New Roman" w:hAnsi="Arial" w:cs="Arial"/>
                      <w:color w:val="000000"/>
                      <w:sz w:val="20"/>
                      <w:szCs w:val="14"/>
                    </w:rPr>
                  </w:pPr>
                  <w:del w:id="4027" w:author="jie sun" w:date="2018-04-16T21:37:00Z">
                    <w:r w:rsidDel="00D05427">
                      <w:rPr>
                        <w:rFonts w:ascii="Arial" w:eastAsia="Times New Roman" w:hAnsi="Arial" w:cs="Arial"/>
                        <w:color w:val="000000"/>
                        <w:sz w:val="20"/>
                        <w:szCs w:val="14"/>
                      </w:rPr>
                      <w:delText>28</w:delText>
                    </w:r>
                    <w:bookmarkStart w:id="4028" w:name="_Toc511906242"/>
                    <w:bookmarkStart w:id="4029" w:name="_Toc517801790"/>
                    <w:bookmarkStart w:id="4030" w:name="_Toc517813699"/>
                    <w:bookmarkStart w:id="4031" w:name="_Toc517899114"/>
                    <w:bookmarkStart w:id="4032" w:name="_Toc517899635"/>
                    <w:bookmarkStart w:id="4033" w:name="_Toc517900243"/>
                    <w:bookmarkStart w:id="4034" w:name="_Toc517900423"/>
                    <w:bookmarkStart w:id="4035" w:name="_Toc517900692"/>
                    <w:bookmarkStart w:id="4036" w:name="_Toc517900828"/>
                    <w:bookmarkStart w:id="4037" w:name="_Toc517900960"/>
                    <w:bookmarkStart w:id="4038" w:name="_Toc517902475"/>
                    <w:bookmarkStart w:id="4039" w:name="_Toc517902925"/>
                    <w:bookmarkStart w:id="4040" w:name="_Toc517903492"/>
                    <w:bookmarkStart w:id="4041" w:name="_Toc517903628"/>
                    <w:bookmarkStart w:id="4042" w:name="_Toc517903900"/>
                    <w:bookmarkStart w:id="4043" w:name="_Toc517904035"/>
                    <w:bookmarkStart w:id="4044" w:name="_Toc517973694"/>
                    <w:bookmarkStart w:id="4045" w:name="_Toc517973823"/>
                    <w:bookmarkStart w:id="4046" w:name="_Toc517973952"/>
                    <w:bookmarkStart w:id="4047" w:name="_Toc517974206"/>
                    <w:bookmarkStart w:id="4048" w:name="_Toc518334374"/>
                    <w:bookmarkStart w:id="4049" w:name="_Toc518334644"/>
                    <w:bookmarkStart w:id="4050" w:name="_Toc518334774"/>
                    <w:bookmarkStart w:id="4051" w:name="_Toc518589407"/>
                    <w:bookmarkStart w:id="4052" w:name="_Toc518661745"/>
                    <w:bookmarkStart w:id="4053" w:name="_Toc518661882"/>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del>
                </w:p>
              </w:tc>
              <w:tc>
                <w:tcPr>
                  <w:tcW w:w="1116" w:type="dxa"/>
                  <w:tcBorders>
                    <w:top w:val="nil"/>
                    <w:left w:val="nil"/>
                    <w:bottom w:val="single" w:sz="8" w:space="0" w:color="FFFFFF"/>
                    <w:right w:val="single" w:sz="8" w:space="0" w:color="FFFFFF"/>
                  </w:tcBorders>
                  <w:shd w:val="clear" w:color="000000" w:fill="CBE4F9"/>
                  <w:vAlign w:val="center"/>
                </w:tcPr>
                <w:p w14:paraId="473F90D8" w14:textId="77777777" w:rsidR="0087014B" w:rsidDel="00D05427" w:rsidRDefault="00D5184D">
                  <w:pPr>
                    <w:spacing w:after="0"/>
                    <w:rPr>
                      <w:del w:id="4054" w:author="jie sun" w:date="2018-04-16T21:37:00Z"/>
                      <w:rFonts w:ascii="Arial" w:eastAsia="Times New Roman" w:hAnsi="Arial" w:cs="Arial"/>
                      <w:color w:val="000000"/>
                      <w:sz w:val="20"/>
                      <w:szCs w:val="14"/>
                    </w:rPr>
                    <w:pPrChange w:id="4055" w:author="jie sun" w:date="2018-04-16T21:34:00Z">
                      <w:pPr>
                        <w:spacing w:after="0"/>
                        <w:jc w:val="center"/>
                      </w:pPr>
                    </w:pPrChange>
                  </w:pPr>
                  <w:del w:id="4056" w:author="jie sun" w:date="2018-04-16T21:37:00Z">
                    <w:r w:rsidDel="00D05427">
                      <w:rPr>
                        <w:rFonts w:ascii="Arial" w:eastAsia="Times New Roman" w:hAnsi="Arial" w:cs="Arial"/>
                        <w:color w:val="000000"/>
                        <w:sz w:val="20"/>
                        <w:szCs w:val="14"/>
                      </w:rPr>
                      <w:delText>Flat</w:delText>
                    </w:r>
                    <w:bookmarkStart w:id="4057" w:name="_Toc511906243"/>
                    <w:bookmarkStart w:id="4058" w:name="_Toc517801791"/>
                    <w:bookmarkStart w:id="4059" w:name="_Toc517813700"/>
                    <w:bookmarkStart w:id="4060" w:name="_Toc517899115"/>
                    <w:bookmarkStart w:id="4061" w:name="_Toc517899636"/>
                    <w:bookmarkStart w:id="4062" w:name="_Toc517900244"/>
                    <w:bookmarkStart w:id="4063" w:name="_Toc517900424"/>
                    <w:bookmarkStart w:id="4064" w:name="_Toc517900693"/>
                    <w:bookmarkStart w:id="4065" w:name="_Toc517900829"/>
                    <w:bookmarkStart w:id="4066" w:name="_Toc517900961"/>
                    <w:bookmarkStart w:id="4067" w:name="_Toc517902476"/>
                    <w:bookmarkStart w:id="4068" w:name="_Toc517902926"/>
                    <w:bookmarkStart w:id="4069" w:name="_Toc517903493"/>
                    <w:bookmarkStart w:id="4070" w:name="_Toc517903629"/>
                    <w:bookmarkStart w:id="4071" w:name="_Toc517903901"/>
                    <w:bookmarkStart w:id="4072" w:name="_Toc517904036"/>
                    <w:bookmarkStart w:id="4073" w:name="_Toc517973695"/>
                    <w:bookmarkStart w:id="4074" w:name="_Toc517973824"/>
                    <w:bookmarkStart w:id="4075" w:name="_Toc517973953"/>
                    <w:bookmarkStart w:id="4076" w:name="_Toc517974207"/>
                    <w:bookmarkStart w:id="4077" w:name="_Toc518334375"/>
                    <w:bookmarkStart w:id="4078" w:name="_Toc518334645"/>
                    <w:bookmarkStart w:id="4079" w:name="_Toc518334775"/>
                    <w:bookmarkStart w:id="4080" w:name="_Toc518589408"/>
                    <w:bookmarkStart w:id="4081" w:name="_Toc518661746"/>
                    <w:bookmarkStart w:id="4082" w:name="_Toc518661883"/>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del>
                </w:p>
              </w:tc>
              <w:tc>
                <w:tcPr>
                  <w:tcW w:w="1117" w:type="dxa"/>
                  <w:tcBorders>
                    <w:top w:val="nil"/>
                    <w:left w:val="nil"/>
                    <w:bottom w:val="single" w:sz="8" w:space="0" w:color="FFFFFF"/>
                    <w:right w:val="single" w:sz="8" w:space="0" w:color="FFFFFF"/>
                  </w:tcBorders>
                  <w:shd w:val="clear" w:color="000000" w:fill="CBE4F9"/>
                  <w:vAlign w:val="center"/>
                </w:tcPr>
                <w:p w14:paraId="6CA494E5" w14:textId="77777777" w:rsidR="0087014B" w:rsidDel="00D05427" w:rsidRDefault="00D5184D">
                  <w:pPr>
                    <w:spacing w:after="0"/>
                    <w:jc w:val="center"/>
                    <w:rPr>
                      <w:del w:id="4083" w:author="jie sun" w:date="2018-04-16T21:37:00Z"/>
                      <w:rFonts w:ascii="Arial" w:eastAsia="Times New Roman" w:hAnsi="Arial" w:cs="Arial"/>
                      <w:color w:val="000000"/>
                      <w:sz w:val="20"/>
                      <w:szCs w:val="14"/>
                    </w:rPr>
                  </w:pPr>
                  <w:del w:id="4084" w:author="jie sun" w:date="2018-04-16T21:37:00Z">
                    <w:r w:rsidDel="00D05427">
                      <w:rPr>
                        <w:rFonts w:ascii="Arial" w:eastAsia="Times New Roman" w:hAnsi="Arial" w:cs="Arial"/>
                        <w:color w:val="000000"/>
                        <w:sz w:val="20"/>
                        <w:szCs w:val="14"/>
                      </w:rPr>
                      <w:delText xml:space="preserve">25Hz </w:delText>
                    </w:r>
                    <w:bookmarkStart w:id="4085" w:name="_Toc511906244"/>
                    <w:bookmarkStart w:id="4086" w:name="_Toc517801792"/>
                    <w:bookmarkStart w:id="4087" w:name="_Toc517813701"/>
                    <w:bookmarkStart w:id="4088" w:name="_Toc517899116"/>
                    <w:bookmarkStart w:id="4089" w:name="_Toc517899637"/>
                    <w:bookmarkStart w:id="4090" w:name="_Toc517900245"/>
                    <w:bookmarkStart w:id="4091" w:name="_Toc517900425"/>
                    <w:bookmarkStart w:id="4092" w:name="_Toc517900694"/>
                    <w:bookmarkStart w:id="4093" w:name="_Toc517900830"/>
                    <w:bookmarkStart w:id="4094" w:name="_Toc517900962"/>
                    <w:bookmarkStart w:id="4095" w:name="_Toc517902477"/>
                    <w:bookmarkStart w:id="4096" w:name="_Toc517902927"/>
                    <w:bookmarkStart w:id="4097" w:name="_Toc517903494"/>
                    <w:bookmarkStart w:id="4098" w:name="_Toc517903630"/>
                    <w:bookmarkStart w:id="4099" w:name="_Toc517903902"/>
                    <w:bookmarkStart w:id="4100" w:name="_Toc517904037"/>
                    <w:bookmarkStart w:id="4101" w:name="_Toc517973696"/>
                    <w:bookmarkStart w:id="4102" w:name="_Toc517973825"/>
                    <w:bookmarkStart w:id="4103" w:name="_Toc517973954"/>
                    <w:bookmarkStart w:id="4104" w:name="_Toc517974208"/>
                    <w:bookmarkStart w:id="4105" w:name="_Toc518334376"/>
                    <w:bookmarkStart w:id="4106" w:name="_Toc518334646"/>
                    <w:bookmarkStart w:id="4107" w:name="_Toc518334776"/>
                    <w:bookmarkStart w:id="4108" w:name="_Toc518589409"/>
                    <w:bookmarkStart w:id="4109" w:name="_Toc518661747"/>
                    <w:bookmarkStart w:id="4110" w:name="_Toc5186618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del>
                </w:p>
              </w:tc>
              <w:tc>
                <w:tcPr>
                  <w:tcW w:w="1028" w:type="dxa"/>
                  <w:tcBorders>
                    <w:top w:val="nil"/>
                    <w:left w:val="nil"/>
                    <w:bottom w:val="single" w:sz="8" w:space="0" w:color="FFFFFF"/>
                    <w:right w:val="single" w:sz="8" w:space="0" w:color="FFFFFF"/>
                  </w:tcBorders>
                  <w:shd w:val="clear" w:color="000000" w:fill="CBE4F9"/>
                  <w:vAlign w:val="center"/>
                </w:tcPr>
                <w:p w14:paraId="00F0FAA6" w14:textId="77777777" w:rsidR="0087014B" w:rsidDel="00D05427" w:rsidRDefault="00D5184D">
                  <w:pPr>
                    <w:spacing w:after="0"/>
                    <w:jc w:val="center"/>
                    <w:rPr>
                      <w:del w:id="4111" w:author="jie sun" w:date="2018-04-16T21:37:00Z"/>
                      <w:rFonts w:ascii="Arial" w:eastAsia="Times New Roman" w:hAnsi="Arial" w:cs="Arial"/>
                      <w:color w:val="000000"/>
                      <w:sz w:val="20"/>
                      <w:szCs w:val="14"/>
                    </w:rPr>
                  </w:pPr>
                  <w:del w:id="4112" w:author="jie sun" w:date="2018-04-16T21:37:00Z">
                    <w:r w:rsidDel="00D05427">
                      <w:rPr>
                        <w:rFonts w:ascii="Arial" w:eastAsia="Times New Roman" w:hAnsi="Arial" w:cs="Arial"/>
                        <w:color w:val="000000"/>
                        <w:sz w:val="20"/>
                        <w:szCs w:val="14"/>
                      </w:rPr>
                      <w:delText>150</w:delText>
                    </w:r>
                    <w:bookmarkStart w:id="4113" w:name="_Toc511906245"/>
                    <w:bookmarkStart w:id="4114" w:name="_Toc517801793"/>
                    <w:bookmarkStart w:id="4115" w:name="_Toc517813702"/>
                    <w:bookmarkStart w:id="4116" w:name="_Toc517899117"/>
                    <w:bookmarkStart w:id="4117" w:name="_Toc517899638"/>
                    <w:bookmarkStart w:id="4118" w:name="_Toc517900246"/>
                    <w:bookmarkStart w:id="4119" w:name="_Toc517900426"/>
                    <w:bookmarkStart w:id="4120" w:name="_Toc517900695"/>
                    <w:bookmarkStart w:id="4121" w:name="_Toc517900831"/>
                    <w:bookmarkStart w:id="4122" w:name="_Toc517900963"/>
                    <w:bookmarkStart w:id="4123" w:name="_Toc517902478"/>
                    <w:bookmarkStart w:id="4124" w:name="_Toc517902928"/>
                    <w:bookmarkStart w:id="4125" w:name="_Toc517903495"/>
                    <w:bookmarkStart w:id="4126" w:name="_Toc517903631"/>
                    <w:bookmarkStart w:id="4127" w:name="_Toc517903903"/>
                    <w:bookmarkStart w:id="4128" w:name="_Toc517904038"/>
                    <w:bookmarkStart w:id="4129" w:name="_Toc517973697"/>
                    <w:bookmarkStart w:id="4130" w:name="_Toc517973826"/>
                    <w:bookmarkStart w:id="4131" w:name="_Toc517973955"/>
                    <w:bookmarkStart w:id="4132" w:name="_Toc517974209"/>
                    <w:bookmarkStart w:id="4133" w:name="_Toc518334377"/>
                    <w:bookmarkStart w:id="4134" w:name="_Toc518334647"/>
                    <w:bookmarkStart w:id="4135" w:name="_Toc518334777"/>
                    <w:bookmarkStart w:id="4136" w:name="_Toc518589410"/>
                    <w:bookmarkStart w:id="4137" w:name="_Toc518661748"/>
                    <w:bookmarkStart w:id="4138" w:name="_Toc518661885"/>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del>
                </w:p>
              </w:tc>
              <w:tc>
                <w:tcPr>
                  <w:tcW w:w="1094" w:type="dxa"/>
                  <w:tcBorders>
                    <w:top w:val="nil"/>
                    <w:left w:val="nil"/>
                    <w:bottom w:val="single" w:sz="8" w:space="0" w:color="FFFFFF"/>
                    <w:right w:val="single" w:sz="8" w:space="0" w:color="FFFFFF"/>
                  </w:tcBorders>
                  <w:shd w:val="clear" w:color="000000" w:fill="CBE4F9"/>
                  <w:vAlign w:val="center"/>
                </w:tcPr>
                <w:p w14:paraId="37CC63AF" w14:textId="77777777" w:rsidR="0087014B" w:rsidDel="00D05427" w:rsidRDefault="00D5184D">
                  <w:pPr>
                    <w:spacing w:after="0"/>
                    <w:jc w:val="center"/>
                    <w:rPr>
                      <w:del w:id="4139" w:author="jie sun" w:date="2018-04-16T21:37:00Z"/>
                      <w:rFonts w:ascii="Arial" w:eastAsia="Times New Roman" w:hAnsi="Arial" w:cs="Arial"/>
                      <w:color w:val="000000"/>
                      <w:sz w:val="20"/>
                      <w:szCs w:val="14"/>
                    </w:rPr>
                  </w:pPr>
                  <w:del w:id="4140" w:author="jie sun" w:date="2018-04-16T21:37:00Z">
                    <w:r w:rsidDel="00D05427">
                      <w:rPr>
                        <w:rFonts w:ascii="Arial" w:eastAsia="Times New Roman" w:hAnsi="Arial" w:cs="Arial"/>
                        <w:color w:val="000000"/>
                        <w:sz w:val="20"/>
                        <w:szCs w:val="14"/>
                      </w:rPr>
                      <w:delText>250</w:delText>
                    </w:r>
                    <w:bookmarkStart w:id="4141" w:name="_Toc511906246"/>
                    <w:bookmarkStart w:id="4142" w:name="_Toc517801794"/>
                    <w:bookmarkStart w:id="4143" w:name="_Toc517813703"/>
                    <w:bookmarkStart w:id="4144" w:name="_Toc517899118"/>
                    <w:bookmarkStart w:id="4145" w:name="_Toc517899639"/>
                    <w:bookmarkStart w:id="4146" w:name="_Toc517900247"/>
                    <w:bookmarkStart w:id="4147" w:name="_Toc517900427"/>
                    <w:bookmarkStart w:id="4148" w:name="_Toc517900696"/>
                    <w:bookmarkStart w:id="4149" w:name="_Toc517900832"/>
                    <w:bookmarkStart w:id="4150" w:name="_Toc517900964"/>
                    <w:bookmarkStart w:id="4151" w:name="_Toc517902479"/>
                    <w:bookmarkStart w:id="4152" w:name="_Toc517902929"/>
                    <w:bookmarkStart w:id="4153" w:name="_Toc517903496"/>
                    <w:bookmarkStart w:id="4154" w:name="_Toc517903632"/>
                    <w:bookmarkStart w:id="4155" w:name="_Toc517903904"/>
                    <w:bookmarkStart w:id="4156" w:name="_Toc517904039"/>
                    <w:bookmarkStart w:id="4157" w:name="_Toc517973698"/>
                    <w:bookmarkStart w:id="4158" w:name="_Toc517973827"/>
                    <w:bookmarkStart w:id="4159" w:name="_Toc517973956"/>
                    <w:bookmarkStart w:id="4160" w:name="_Toc517974210"/>
                    <w:bookmarkStart w:id="4161" w:name="_Toc518334378"/>
                    <w:bookmarkStart w:id="4162" w:name="_Toc518334648"/>
                    <w:bookmarkStart w:id="4163" w:name="_Toc518334778"/>
                    <w:bookmarkStart w:id="4164" w:name="_Toc518589411"/>
                    <w:bookmarkStart w:id="4165" w:name="_Toc518661749"/>
                    <w:bookmarkStart w:id="4166" w:name="_Toc518661886"/>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del>
                </w:p>
              </w:tc>
              <w:tc>
                <w:tcPr>
                  <w:tcW w:w="1117" w:type="dxa"/>
                  <w:tcBorders>
                    <w:top w:val="nil"/>
                    <w:left w:val="nil"/>
                    <w:bottom w:val="single" w:sz="8" w:space="0" w:color="FFFFFF"/>
                    <w:right w:val="single" w:sz="8" w:space="0" w:color="FFFFFF"/>
                  </w:tcBorders>
                  <w:shd w:val="clear" w:color="000000" w:fill="CBE4F9"/>
                  <w:vAlign w:val="center"/>
                </w:tcPr>
                <w:p w14:paraId="3718FEF4" w14:textId="77777777" w:rsidR="0087014B" w:rsidDel="00D05427" w:rsidRDefault="00D5184D">
                  <w:pPr>
                    <w:spacing w:after="0"/>
                    <w:jc w:val="center"/>
                    <w:rPr>
                      <w:del w:id="4167" w:author="jie sun" w:date="2018-04-16T21:37:00Z"/>
                      <w:rFonts w:ascii="Arial" w:eastAsia="Times New Roman" w:hAnsi="Arial" w:cs="Arial"/>
                      <w:color w:val="000000"/>
                      <w:sz w:val="20"/>
                      <w:szCs w:val="14"/>
                    </w:rPr>
                  </w:pPr>
                  <w:del w:id="4168" w:author="jie sun" w:date="2018-04-16T21:37:00Z">
                    <w:r w:rsidDel="00D05427">
                      <w:rPr>
                        <w:rFonts w:ascii="Arial" w:eastAsia="Times New Roman" w:hAnsi="Arial" w:cs="Arial"/>
                        <w:color w:val="000000"/>
                        <w:sz w:val="20"/>
                        <w:szCs w:val="14"/>
                      </w:rPr>
                      <w:delText>0.6</w:delText>
                    </w:r>
                    <w:bookmarkStart w:id="4169" w:name="_Toc511906247"/>
                    <w:bookmarkStart w:id="4170" w:name="_Toc517801795"/>
                    <w:bookmarkStart w:id="4171" w:name="_Toc517813704"/>
                    <w:bookmarkStart w:id="4172" w:name="_Toc517899119"/>
                    <w:bookmarkStart w:id="4173" w:name="_Toc517899640"/>
                    <w:bookmarkStart w:id="4174" w:name="_Toc517900248"/>
                    <w:bookmarkStart w:id="4175" w:name="_Toc517900428"/>
                    <w:bookmarkStart w:id="4176" w:name="_Toc517900697"/>
                    <w:bookmarkStart w:id="4177" w:name="_Toc517900833"/>
                    <w:bookmarkStart w:id="4178" w:name="_Toc517900965"/>
                    <w:bookmarkStart w:id="4179" w:name="_Toc517902480"/>
                    <w:bookmarkStart w:id="4180" w:name="_Toc517902930"/>
                    <w:bookmarkStart w:id="4181" w:name="_Toc517903497"/>
                    <w:bookmarkStart w:id="4182" w:name="_Toc517903633"/>
                    <w:bookmarkStart w:id="4183" w:name="_Toc517903905"/>
                    <w:bookmarkStart w:id="4184" w:name="_Toc517904040"/>
                    <w:bookmarkStart w:id="4185" w:name="_Toc517973699"/>
                    <w:bookmarkStart w:id="4186" w:name="_Toc517973828"/>
                    <w:bookmarkStart w:id="4187" w:name="_Toc517973957"/>
                    <w:bookmarkStart w:id="4188" w:name="_Toc517974211"/>
                    <w:bookmarkStart w:id="4189" w:name="_Toc518334379"/>
                    <w:bookmarkStart w:id="4190" w:name="_Toc518334649"/>
                    <w:bookmarkStart w:id="4191" w:name="_Toc518334779"/>
                    <w:bookmarkStart w:id="4192" w:name="_Toc518589412"/>
                    <w:bookmarkStart w:id="4193" w:name="_Toc518661750"/>
                    <w:bookmarkStart w:id="4194" w:name="_Toc518661887"/>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del>
                </w:p>
              </w:tc>
              <w:bookmarkStart w:id="4195" w:name="_Toc511906248"/>
              <w:bookmarkStart w:id="4196" w:name="_Toc517801796"/>
              <w:bookmarkStart w:id="4197" w:name="_Toc517813705"/>
              <w:bookmarkStart w:id="4198" w:name="_Toc517899120"/>
              <w:bookmarkStart w:id="4199" w:name="_Toc517899641"/>
              <w:bookmarkStart w:id="4200" w:name="_Toc517900249"/>
              <w:bookmarkStart w:id="4201" w:name="_Toc517900429"/>
              <w:bookmarkStart w:id="4202" w:name="_Toc517900698"/>
              <w:bookmarkStart w:id="4203" w:name="_Toc517900834"/>
              <w:bookmarkStart w:id="4204" w:name="_Toc517900966"/>
              <w:bookmarkStart w:id="4205" w:name="_Toc517902481"/>
              <w:bookmarkStart w:id="4206" w:name="_Toc517902931"/>
              <w:bookmarkStart w:id="4207" w:name="_Toc517903498"/>
              <w:bookmarkStart w:id="4208" w:name="_Toc517903634"/>
              <w:bookmarkStart w:id="4209" w:name="_Toc517903906"/>
              <w:bookmarkStart w:id="4210" w:name="_Toc517904041"/>
              <w:bookmarkStart w:id="4211" w:name="_Toc517973700"/>
              <w:bookmarkStart w:id="4212" w:name="_Toc517973829"/>
              <w:bookmarkStart w:id="4213" w:name="_Toc517973958"/>
              <w:bookmarkStart w:id="4214" w:name="_Toc517974212"/>
              <w:bookmarkStart w:id="4215" w:name="_Toc518334380"/>
              <w:bookmarkStart w:id="4216" w:name="_Toc518334650"/>
              <w:bookmarkStart w:id="4217" w:name="_Toc518334780"/>
              <w:bookmarkStart w:id="4218" w:name="_Toc518589413"/>
              <w:bookmarkStart w:id="4219" w:name="_Toc518661751"/>
              <w:bookmarkStart w:id="4220" w:name="_Toc518661888"/>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tr>
            <w:tr w:rsidR="0087014B" w:rsidDel="00D05427" w14:paraId="36C0B8A2" w14:textId="77777777">
              <w:trPr>
                <w:trHeight w:val="1140"/>
                <w:del w:id="4221"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05E67F0C" w14:textId="77777777" w:rsidR="0087014B" w:rsidDel="00D05427" w:rsidRDefault="00D5184D">
                  <w:pPr>
                    <w:spacing w:after="0"/>
                    <w:jc w:val="center"/>
                    <w:rPr>
                      <w:del w:id="4222" w:author="jie sun" w:date="2018-04-16T21:37:00Z"/>
                      <w:rFonts w:ascii="Arial" w:eastAsia="Times New Roman" w:hAnsi="Arial" w:cs="Arial"/>
                      <w:b/>
                      <w:bCs/>
                      <w:color w:val="FFFFFF"/>
                      <w:sz w:val="20"/>
                      <w:szCs w:val="14"/>
                    </w:rPr>
                  </w:pPr>
                  <w:del w:id="4223" w:author="jie sun" w:date="2018-04-16T21:37:00Z">
                    <w:r w:rsidDel="00D05427">
                      <w:rPr>
                        <w:rFonts w:ascii="Arial" w:eastAsia="Times New Roman" w:hAnsi="Arial" w:cs="Arial"/>
                        <w:b/>
                        <w:bCs/>
                        <w:color w:val="FFFFFF"/>
                        <w:sz w:val="20"/>
                        <w:szCs w:val="14"/>
                      </w:rPr>
                      <w:delText>Walking</w:delText>
                    </w:r>
                    <w:bookmarkStart w:id="4224" w:name="_Toc511906249"/>
                    <w:bookmarkStart w:id="4225" w:name="_Toc517801797"/>
                    <w:bookmarkStart w:id="4226" w:name="_Toc517813706"/>
                    <w:bookmarkStart w:id="4227" w:name="_Toc517899121"/>
                    <w:bookmarkStart w:id="4228" w:name="_Toc517899642"/>
                    <w:bookmarkStart w:id="4229" w:name="_Toc517900250"/>
                    <w:bookmarkStart w:id="4230" w:name="_Toc517900430"/>
                    <w:bookmarkStart w:id="4231" w:name="_Toc517900699"/>
                    <w:bookmarkStart w:id="4232" w:name="_Toc517900835"/>
                    <w:bookmarkStart w:id="4233" w:name="_Toc517900967"/>
                    <w:bookmarkStart w:id="4234" w:name="_Toc517902482"/>
                    <w:bookmarkStart w:id="4235" w:name="_Toc517902932"/>
                    <w:bookmarkStart w:id="4236" w:name="_Toc517903499"/>
                    <w:bookmarkStart w:id="4237" w:name="_Toc517903635"/>
                    <w:bookmarkStart w:id="4238" w:name="_Toc517903907"/>
                    <w:bookmarkStart w:id="4239" w:name="_Toc517904042"/>
                    <w:bookmarkStart w:id="4240" w:name="_Toc517973701"/>
                    <w:bookmarkStart w:id="4241" w:name="_Toc517973830"/>
                    <w:bookmarkStart w:id="4242" w:name="_Toc517973959"/>
                    <w:bookmarkStart w:id="4243" w:name="_Toc517974213"/>
                    <w:bookmarkStart w:id="4244" w:name="_Toc518334381"/>
                    <w:bookmarkStart w:id="4245" w:name="_Toc518334651"/>
                    <w:bookmarkStart w:id="4246" w:name="_Toc518334781"/>
                    <w:bookmarkStart w:id="4247" w:name="_Toc518589414"/>
                    <w:bookmarkStart w:id="4248" w:name="_Toc518661752"/>
                    <w:bookmarkStart w:id="4249" w:name="_Toc518661889"/>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del>
                </w:p>
              </w:tc>
              <w:tc>
                <w:tcPr>
                  <w:tcW w:w="1373" w:type="dxa"/>
                  <w:tcBorders>
                    <w:top w:val="nil"/>
                    <w:left w:val="nil"/>
                    <w:bottom w:val="single" w:sz="8" w:space="0" w:color="FFFFFF"/>
                    <w:right w:val="single" w:sz="8" w:space="0" w:color="FFFFFF"/>
                  </w:tcBorders>
                  <w:shd w:val="clear" w:color="000000" w:fill="E7F2FC"/>
                  <w:vAlign w:val="center"/>
                </w:tcPr>
                <w:p w14:paraId="76A499EA" w14:textId="77777777" w:rsidR="0087014B" w:rsidDel="00D05427" w:rsidRDefault="00D5184D">
                  <w:pPr>
                    <w:spacing w:after="0"/>
                    <w:jc w:val="center"/>
                    <w:rPr>
                      <w:del w:id="4250" w:author="jie sun" w:date="2018-04-16T21:37:00Z"/>
                      <w:rFonts w:ascii="Arial" w:eastAsia="Times New Roman" w:hAnsi="Arial" w:cs="Arial"/>
                      <w:color w:val="000000"/>
                      <w:sz w:val="20"/>
                      <w:szCs w:val="14"/>
                    </w:rPr>
                  </w:pPr>
                  <w:del w:id="4251" w:author="jie sun" w:date="2018-04-16T21:37:00Z">
                    <w:r w:rsidDel="00D05427">
                      <w:rPr>
                        <w:rFonts w:ascii="Arial" w:eastAsia="Times New Roman" w:hAnsi="Arial" w:cs="Arial"/>
                        <w:color w:val="000000"/>
                        <w:sz w:val="20"/>
                        <w:szCs w:val="14"/>
                      </w:rPr>
                      <w:delText>in pocket of pants</w:delText>
                    </w:r>
                    <w:bookmarkStart w:id="4252" w:name="_Toc511906250"/>
                    <w:bookmarkStart w:id="4253" w:name="_Toc517801798"/>
                    <w:bookmarkStart w:id="4254" w:name="_Toc517813707"/>
                    <w:bookmarkStart w:id="4255" w:name="_Toc517899122"/>
                    <w:bookmarkStart w:id="4256" w:name="_Toc517899643"/>
                    <w:bookmarkStart w:id="4257" w:name="_Toc517900251"/>
                    <w:bookmarkStart w:id="4258" w:name="_Toc517900431"/>
                    <w:bookmarkStart w:id="4259" w:name="_Toc517900700"/>
                    <w:bookmarkStart w:id="4260" w:name="_Toc517900836"/>
                    <w:bookmarkStart w:id="4261" w:name="_Toc517900968"/>
                    <w:bookmarkStart w:id="4262" w:name="_Toc517902483"/>
                    <w:bookmarkStart w:id="4263" w:name="_Toc517902933"/>
                    <w:bookmarkStart w:id="4264" w:name="_Toc517903500"/>
                    <w:bookmarkStart w:id="4265" w:name="_Toc517903636"/>
                    <w:bookmarkStart w:id="4266" w:name="_Toc517903908"/>
                    <w:bookmarkStart w:id="4267" w:name="_Toc517904043"/>
                    <w:bookmarkStart w:id="4268" w:name="_Toc517973702"/>
                    <w:bookmarkStart w:id="4269" w:name="_Toc517973831"/>
                    <w:bookmarkStart w:id="4270" w:name="_Toc517973960"/>
                    <w:bookmarkStart w:id="4271" w:name="_Toc517974214"/>
                    <w:bookmarkStart w:id="4272" w:name="_Toc518334382"/>
                    <w:bookmarkStart w:id="4273" w:name="_Toc518334652"/>
                    <w:bookmarkStart w:id="4274" w:name="_Toc518334782"/>
                    <w:bookmarkStart w:id="4275" w:name="_Toc518589415"/>
                    <w:bookmarkStart w:id="4276" w:name="_Toc518661753"/>
                    <w:bookmarkStart w:id="4277" w:name="_Toc518661890"/>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del>
                </w:p>
              </w:tc>
              <w:tc>
                <w:tcPr>
                  <w:tcW w:w="839" w:type="dxa"/>
                  <w:tcBorders>
                    <w:top w:val="nil"/>
                    <w:left w:val="nil"/>
                    <w:bottom w:val="single" w:sz="8" w:space="0" w:color="FFFFFF"/>
                    <w:right w:val="single" w:sz="8" w:space="0" w:color="FFFFFF"/>
                  </w:tcBorders>
                  <w:shd w:val="clear" w:color="000000" w:fill="E7F2FC"/>
                  <w:vAlign w:val="center"/>
                </w:tcPr>
                <w:p w14:paraId="23B1ACCE" w14:textId="77777777" w:rsidR="0087014B" w:rsidDel="00D05427" w:rsidRDefault="00D5184D">
                  <w:pPr>
                    <w:spacing w:after="0"/>
                    <w:jc w:val="center"/>
                    <w:rPr>
                      <w:del w:id="4278" w:author="jie sun" w:date="2018-04-16T21:37:00Z"/>
                      <w:rFonts w:ascii="Arial" w:eastAsia="Times New Roman" w:hAnsi="Arial" w:cs="Arial"/>
                      <w:color w:val="000000"/>
                      <w:sz w:val="20"/>
                      <w:szCs w:val="14"/>
                    </w:rPr>
                  </w:pPr>
                  <w:del w:id="4279" w:author="jie sun" w:date="2018-04-16T21:37:00Z">
                    <w:r w:rsidDel="00D05427">
                      <w:rPr>
                        <w:rFonts w:ascii="Arial" w:eastAsia="Times New Roman" w:hAnsi="Arial" w:cs="Arial"/>
                        <w:color w:val="000000"/>
                        <w:sz w:val="20"/>
                        <w:szCs w:val="14"/>
                      </w:rPr>
                      <w:delText>173cm</w:delText>
                    </w:r>
                    <w:bookmarkStart w:id="4280" w:name="_Toc511906251"/>
                    <w:bookmarkStart w:id="4281" w:name="_Toc517801799"/>
                    <w:bookmarkStart w:id="4282" w:name="_Toc517813708"/>
                    <w:bookmarkStart w:id="4283" w:name="_Toc517899123"/>
                    <w:bookmarkStart w:id="4284" w:name="_Toc517899644"/>
                    <w:bookmarkStart w:id="4285" w:name="_Toc517900252"/>
                    <w:bookmarkStart w:id="4286" w:name="_Toc517900432"/>
                    <w:bookmarkStart w:id="4287" w:name="_Toc517900701"/>
                    <w:bookmarkStart w:id="4288" w:name="_Toc517900837"/>
                    <w:bookmarkStart w:id="4289" w:name="_Toc517900969"/>
                    <w:bookmarkStart w:id="4290" w:name="_Toc517902484"/>
                    <w:bookmarkStart w:id="4291" w:name="_Toc517902934"/>
                    <w:bookmarkStart w:id="4292" w:name="_Toc517903501"/>
                    <w:bookmarkStart w:id="4293" w:name="_Toc517903637"/>
                    <w:bookmarkStart w:id="4294" w:name="_Toc517903909"/>
                    <w:bookmarkStart w:id="4295" w:name="_Toc517904044"/>
                    <w:bookmarkStart w:id="4296" w:name="_Toc517973703"/>
                    <w:bookmarkStart w:id="4297" w:name="_Toc517973832"/>
                    <w:bookmarkStart w:id="4298" w:name="_Toc517973961"/>
                    <w:bookmarkStart w:id="4299" w:name="_Toc517974215"/>
                    <w:bookmarkStart w:id="4300" w:name="_Toc518334383"/>
                    <w:bookmarkStart w:id="4301" w:name="_Toc518334653"/>
                    <w:bookmarkStart w:id="4302" w:name="_Toc518334783"/>
                    <w:bookmarkStart w:id="4303" w:name="_Toc518589416"/>
                    <w:bookmarkStart w:id="4304" w:name="_Toc518661754"/>
                    <w:bookmarkStart w:id="4305" w:name="_Toc518661891"/>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del>
                </w:p>
              </w:tc>
              <w:tc>
                <w:tcPr>
                  <w:tcW w:w="883" w:type="dxa"/>
                  <w:tcBorders>
                    <w:top w:val="nil"/>
                    <w:left w:val="nil"/>
                    <w:bottom w:val="single" w:sz="8" w:space="0" w:color="FFFFFF"/>
                    <w:right w:val="single" w:sz="8" w:space="0" w:color="FFFFFF"/>
                  </w:tcBorders>
                  <w:shd w:val="clear" w:color="000000" w:fill="E7F2FC"/>
                  <w:vAlign w:val="center"/>
                </w:tcPr>
                <w:p w14:paraId="723F2BFB" w14:textId="77777777" w:rsidR="0087014B" w:rsidDel="00D05427" w:rsidRDefault="00D5184D">
                  <w:pPr>
                    <w:spacing w:after="0"/>
                    <w:jc w:val="center"/>
                    <w:rPr>
                      <w:del w:id="4306" w:author="jie sun" w:date="2018-04-16T21:37:00Z"/>
                      <w:rFonts w:ascii="Arial" w:eastAsia="Times New Roman" w:hAnsi="Arial" w:cs="Arial"/>
                      <w:color w:val="000000"/>
                      <w:sz w:val="20"/>
                      <w:szCs w:val="14"/>
                    </w:rPr>
                  </w:pPr>
                  <w:del w:id="4307" w:author="jie sun" w:date="2018-04-16T21:37:00Z">
                    <w:r w:rsidDel="00D05427">
                      <w:rPr>
                        <w:rFonts w:ascii="Arial" w:eastAsia="Times New Roman" w:hAnsi="Arial" w:cs="Arial"/>
                        <w:color w:val="000000"/>
                        <w:sz w:val="20"/>
                        <w:szCs w:val="14"/>
                      </w:rPr>
                      <w:delText>60 Kilo</w:delText>
                    </w:r>
                    <w:bookmarkStart w:id="4308" w:name="_Toc511906252"/>
                    <w:bookmarkStart w:id="4309" w:name="_Toc517801800"/>
                    <w:bookmarkStart w:id="4310" w:name="_Toc517813709"/>
                    <w:bookmarkStart w:id="4311" w:name="_Toc517899124"/>
                    <w:bookmarkStart w:id="4312" w:name="_Toc517899645"/>
                    <w:bookmarkStart w:id="4313" w:name="_Toc517900253"/>
                    <w:bookmarkStart w:id="4314" w:name="_Toc517900433"/>
                    <w:bookmarkStart w:id="4315" w:name="_Toc517900702"/>
                    <w:bookmarkStart w:id="4316" w:name="_Toc517900838"/>
                    <w:bookmarkStart w:id="4317" w:name="_Toc517900970"/>
                    <w:bookmarkStart w:id="4318" w:name="_Toc517902485"/>
                    <w:bookmarkStart w:id="4319" w:name="_Toc517902935"/>
                    <w:bookmarkStart w:id="4320" w:name="_Toc517903502"/>
                    <w:bookmarkStart w:id="4321" w:name="_Toc517903638"/>
                    <w:bookmarkStart w:id="4322" w:name="_Toc517903910"/>
                    <w:bookmarkStart w:id="4323" w:name="_Toc517904045"/>
                    <w:bookmarkStart w:id="4324" w:name="_Toc517973704"/>
                    <w:bookmarkStart w:id="4325" w:name="_Toc517973833"/>
                    <w:bookmarkStart w:id="4326" w:name="_Toc517973962"/>
                    <w:bookmarkStart w:id="4327" w:name="_Toc517974216"/>
                    <w:bookmarkStart w:id="4328" w:name="_Toc518334384"/>
                    <w:bookmarkStart w:id="4329" w:name="_Toc518334654"/>
                    <w:bookmarkStart w:id="4330" w:name="_Toc518334784"/>
                    <w:bookmarkStart w:id="4331" w:name="_Toc518589417"/>
                    <w:bookmarkStart w:id="4332" w:name="_Toc518661755"/>
                    <w:bookmarkStart w:id="4333" w:name="_Toc518661892"/>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del>
                </w:p>
              </w:tc>
              <w:tc>
                <w:tcPr>
                  <w:tcW w:w="594" w:type="dxa"/>
                  <w:tcBorders>
                    <w:top w:val="nil"/>
                    <w:left w:val="nil"/>
                    <w:bottom w:val="single" w:sz="8" w:space="0" w:color="FFFFFF"/>
                    <w:right w:val="single" w:sz="8" w:space="0" w:color="FFFFFF"/>
                  </w:tcBorders>
                  <w:shd w:val="clear" w:color="000000" w:fill="E7F2FC"/>
                  <w:vAlign w:val="center"/>
                </w:tcPr>
                <w:p w14:paraId="7C873185" w14:textId="77777777" w:rsidR="0087014B" w:rsidDel="00D05427" w:rsidRDefault="00D5184D">
                  <w:pPr>
                    <w:spacing w:after="0"/>
                    <w:jc w:val="center"/>
                    <w:rPr>
                      <w:del w:id="4334" w:author="jie sun" w:date="2018-04-16T21:37:00Z"/>
                      <w:rFonts w:ascii="Arial" w:eastAsia="Times New Roman" w:hAnsi="Arial" w:cs="Arial"/>
                      <w:color w:val="000000"/>
                      <w:sz w:val="20"/>
                      <w:szCs w:val="14"/>
                    </w:rPr>
                  </w:pPr>
                  <w:del w:id="4335" w:author="jie sun" w:date="2018-04-16T21:37:00Z">
                    <w:r w:rsidDel="00D05427">
                      <w:rPr>
                        <w:rFonts w:ascii="Arial" w:eastAsia="Times New Roman" w:hAnsi="Arial" w:cs="Arial"/>
                        <w:color w:val="000000"/>
                        <w:sz w:val="20"/>
                        <w:szCs w:val="14"/>
                      </w:rPr>
                      <w:delText>28</w:delText>
                    </w:r>
                    <w:bookmarkStart w:id="4336" w:name="_Toc511906253"/>
                    <w:bookmarkStart w:id="4337" w:name="_Toc517801801"/>
                    <w:bookmarkStart w:id="4338" w:name="_Toc517813710"/>
                    <w:bookmarkStart w:id="4339" w:name="_Toc517899125"/>
                    <w:bookmarkStart w:id="4340" w:name="_Toc517899646"/>
                    <w:bookmarkStart w:id="4341" w:name="_Toc517900254"/>
                    <w:bookmarkStart w:id="4342" w:name="_Toc517900434"/>
                    <w:bookmarkStart w:id="4343" w:name="_Toc517900703"/>
                    <w:bookmarkStart w:id="4344" w:name="_Toc517900839"/>
                    <w:bookmarkStart w:id="4345" w:name="_Toc517900971"/>
                    <w:bookmarkStart w:id="4346" w:name="_Toc517902486"/>
                    <w:bookmarkStart w:id="4347" w:name="_Toc517902936"/>
                    <w:bookmarkStart w:id="4348" w:name="_Toc517903503"/>
                    <w:bookmarkStart w:id="4349" w:name="_Toc517903639"/>
                    <w:bookmarkStart w:id="4350" w:name="_Toc517903911"/>
                    <w:bookmarkStart w:id="4351" w:name="_Toc517904046"/>
                    <w:bookmarkStart w:id="4352" w:name="_Toc517973705"/>
                    <w:bookmarkStart w:id="4353" w:name="_Toc517973834"/>
                    <w:bookmarkStart w:id="4354" w:name="_Toc517973963"/>
                    <w:bookmarkStart w:id="4355" w:name="_Toc517974217"/>
                    <w:bookmarkStart w:id="4356" w:name="_Toc518334385"/>
                    <w:bookmarkStart w:id="4357" w:name="_Toc518334655"/>
                    <w:bookmarkStart w:id="4358" w:name="_Toc518334785"/>
                    <w:bookmarkStart w:id="4359" w:name="_Toc518589418"/>
                    <w:bookmarkStart w:id="4360" w:name="_Toc518661756"/>
                    <w:bookmarkStart w:id="4361" w:name="_Toc518661893"/>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del>
                </w:p>
              </w:tc>
              <w:tc>
                <w:tcPr>
                  <w:tcW w:w="1116" w:type="dxa"/>
                  <w:tcBorders>
                    <w:top w:val="nil"/>
                    <w:left w:val="nil"/>
                    <w:bottom w:val="single" w:sz="8" w:space="0" w:color="FFFFFF"/>
                    <w:right w:val="single" w:sz="8" w:space="0" w:color="FFFFFF"/>
                  </w:tcBorders>
                  <w:shd w:val="clear" w:color="000000" w:fill="E7F2FC"/>
                  <w:vAlign w:val="center"/>
                </w:tcPr>
                <w:p w14:paraId="6983A689" w14:textId="77777777" w:rsidR="0087014B" w:rsidDel="00D05427" w:rsidRDefault="00D5184D">
                  <w:pPr>
                    <w:spacing w:after="0"/>
                    <w:jc w:val="center"/>
                    <w:rPr>
                      <w:del w:id="4362" w:author="jie sun" w:date="2018-04-16T21:37:00Z"/>
                      <w:rFonts w:ascii="Arial" w:eastAsia="Times New Roman" w:hAnsi="Arial" w:cs="Arial"/>
                      <w:color w:val="000000"/>
                      <w:sz w:val="20"/>
                      <w:szCs w:val="14"/>
                    </w:rPr>
                  </w:pPr>
                  <w:del w:id="4363" w:author="jie sun" w:date="2018-04-16T21:37:00Z">
                    <w:r w:rsidDel="00D05427">
                      <w:rPr>
                        <w:rFonts w:ascii="Arial" w:eastAsia="Times New Roman" w:hAnsi="Arial" w:cs="Arial"/>
                        <w:color w:val="000000"/>
                        <w:sz w:val="20"/>
                        <w:szCs w:val="14"/>
                      </w:rPr>
                      <w:delText>Flat</w:delText>
                    </w:r>
                    <w:bookmarkStart w:id="4364" w:name="_Toc511906254"/>
                    <w:bookmarkStart w:id="4365" w:name="_Toc517801802"/>
                    <w:bookmarkStart w:id="4366" w:name="_Toc517813711"/>
                    <w:bookmarkStart w:id="4367" w:name="_Toc517899126"/>
                    <w:bookmarkStart w:id="4368" w:name="_Toc517899647"/>
                    <w:bookmarkStart w:id="4369" w:name="_Toc517900255"/>
                    <w:bookmarkStart w:id="4370" w:name="_Toc517900435"/>
                    <w:bookmarkStart w:id="4371" w:name="_Toc517900704"/>
                    <w:bookmarkStart w:id="4372" w:name="_Toc517900840"/>
                    <w:bookmarkStart w:id="4373" w:name="_Toc517900972"/>
                    <w:bookmarkStart w:id="4374" w:name="_Toc517902487"/>
                    <w:bookmarkStart w:id="4375" w:name="_Toc517902937"/>
                    <w:bookmarkStart w:id="4376" w:name="_Toc517903504"/>
                    <w:bookmarkStart w:id="4377" w:name="_Toc517903640"/>
                    <w:bookmarkStart w:id="4378" w:name="_Toc517903912"/>
                    <w:bookmarkStart w:id="4379" w:name="_Toc517904047"/>
                    <w:bookmarkStart w:id="4380" w:name="_Toc517973706"/>
                    <w:bookmarkStart w:id="4381" w:name="_Toc517973835"/>
                    <w:bookmarkStart w:id="4382" w:name="_Toc517973964"/>
                    <w:bookmarkStart w:id="4383" w:name="_Toc517974218"/>
                    <w:bookmarkStart w:id="4384" w:name="_Toc518334386"/>
                    <w:bookmarkStart w:id="4385" w:name="_Toc518334656"/>
                    <w:bookmarkStart w:id="4386" w:name="_Toc518334786"/>
                    <w:bookmarkStart w:id="4387" w:name="_Toc518589419"/>
                    <w:bookmarkStart w:id="4388" w:name="_Toc518661757"/>
                    <w:bookmarkStart w:id="4389" w:name="_Toc518661894"/>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del>
                </w:p>
              </w:tc>
              <w:tc>
                <w:tcPr>
                  <w:tcW w:w="1117" w:type="dxa"/>
                  <w:tcBorders>
                    <w:top w:val="nil"/>
                    <w:left w:val="nil"/>
                    <w:bottom w:val="single" w:sz="8" w:space="0" w:color="FFFFFF"/>
                    <w:right w:val="single" w:sz="8" w:space="0" w:color="FFFFFF"/>
                  </w:tcBorders>
                  <w:shd w:val="clear" w:color="000000" w:fill="E7F2FC"/>
                  <w:vAlign w:val="center"/>
                </w:tcPr>
                <w:p w14:paraId="7A98D345" w14:textId="77777777" w:rsidR="0087014B" w:rsidDel="00D05427" w:rsidRDefault="00D5184D">
                  <w:pPr>
                    <w:spacing w:after="0"/>
                    <w:jc w:val="center"/>
                    <w:rPr>
                      <w:del w:id="4390" w:author="jie sun" w:date="2018-04-16T21:37:00Z"/>
                      <w:rFonts w:ascii="Arial" w:eastAsia="Times New Roman" w:hAnsi="Arial" w:cs="Arial"/>
                      <w:color w:val="000000"/>
                      <w:sz w:val="20"/>
                      <w:szCs w:val="14"/>
                    </w:rPr>
                  </w:pPr>
                  <w:del w:id="4391" w:author="jie sun" w:date="2018-04-16T21:37:00Z">
                    <w:r w:rsidDel="00D05427">
                      <w:rPr>
                        <w:rFonts w:ascii="Arial" w:eastAsia="Times New Roman" w:hAnsi="Arial" w:cs="Arial"/>
                        <w:color w:val="000000"/>
                        <w:sz w:val="20"/>
                        <w:szCs w:val="14"/>
                      </w:rPr>
                      <w:delText xml:space="preserve">50Hz </w:delText>
                    </w:r>
                    <w:bookmarkStart w:id="4392" w:name="_Toc511906255"/>
                    <w:bookmarkStart w:id="4393" w:name="_Toc517801803"/>
                    <w:bookmarkStart w:id="4394" w:name="_Toc517813712"/>
                    <w:bookmarkStart w:id="4395" w:name="_Toc517899127"/>
                    <w:bookmarkStart w:id="4396" w:name="_Toc517899648"/>
                    <w:bookmarkStart w:id="4397" w:name="_Toc517900256"/>
                    <w:bookmarkStart w:id="4398" w:name="_Toc517900436"/>
                    <w:bookmarkStart w:id="4399" w:name="_Toc517900705"/>
                    <w:bookmarkStart w:id="4400" w:name="_Toc517900841"/>
                    <w:bookmarkStart w:id="4401" w:name="_Toc517900973"/>
                    <w:bookmarkStart w:id="4402" w:name="_Toc517902488"/>
                    <w:bookmarkStart w:id="4403" w:name="_Toc517902938"/>
                    <w:bookmarkStart w:id="4404" w:name="_Toc517903505"/>
                    <w:bookmarkStart w:id="4405" w:name="_Toc517903641"/>
                    <w:bookmarkStart w:id="4406" w:name="_Toc517903913"/>
                    <w:bookmarkStart w:id="4407" w:name="_Toc517904048"/>
                    <w:bookmarkStart w:id="4408" w:name="_Toc517973707"/>
                    <w:bookmarkStart w:id="4409" w:name="_Toc517973836"/>
                    <w:bookmarkStart w:id="4410" w:name="_Toc517973965"/>
                    <w:bookmarkStart w:id="4411" w:name="_Toc517974219"/>
                    <w:bookmarkStart w:id="4412" w:name="_Toc518334387"/>
                    <w:bookmarkStart w:id="4413" w:name="_Toc518334657"/>
                    <w:bookmarkStart w:id="4414" w:name="_Toc518334787"/>
                    <w:bookmarkStart w:id="4415" w:name="_Toc518589420"/>
                    <w:bookmarkStart w:id="4416" w:name="_Toc518661758"/>
                    <w:bookmarkStart w:id="4417" w:name="_Toc518661895"/>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del>
                </w:p>
              </w:tc>
              <w:tc>
                <w:tcPr>
                  <w:tcW w:w="1028" w:type="dxa"/>
                  <w:tcBorders>
                    <w:top w:val="nil"/>
                    <w:left w:val="nil"/>
                    <w:bottom w:val="single" w:sz="8" w:space="0" w:color="FFFFFF"/>
                    <w:right w:val="single" w:sz="8" w:space="0" w:color="FFFFFF"/>
                  </w:tcBorders>
                  <w:shd w:val="clear" w:color="000000" w:fill="E7F2FC"/>
                  <w:vAlign w:val="center"/>
                </w:tcPr>
                <w:p w14:paraId="53EE07C9" w14:textId="77777777" w:rsidR="0087014B" w:rsidDel="00D05427" w:rsidRDefault="00D5184D">
                  <w:pPr>
                    <w:spacing w:after="0"/>
                    <w:jc w:val="center"/>
                    <w:rPr>
                      <w:del w:id="4418" w:author="jie sun" w:date="2018-04-16T21:37:00Z"/>
                      <w:rFonts w:ascii="Arial" w:eastAsia="Times New Roman" w:hAnsi="Arial" w:cs="Arial"/>
                      <w:color w:val="000000"/>
                      <w:sz w:val="20"/>
                      <w:szCs w:val="14"/>
                    </w:rPr>
                  </w:pPr>
                  <w:del w:id="4419" w:author="jie sun" w:date="2018-04-16T21:37:00Z">
                    <w:r w:rsidDel="00D05427">
                      <w:rPr>
                        <w:rFonts w:ascii="Arial" w:eastAsia="Times New Roman" w:hAnsi="Arial" w:cs="Arial"/>
                        <w:color w:val="000000"/>
                        <w:sz w:val="20"/>
                        <w:szCs w:val="14"/>
                      </w:rPr>
                      <w:delText>235</w:delText>
                    </w:r>
                    <w:bookmarkStart w:id="4420" w:name="_Toc511906256"/>
                    <w:bookmarkStart w:id="4421" w:name="_Toc517801804"/>
                    <w:bookmarkStart w:id="4422" w:name="_Toc517813713"/>
                    <w:bookmarkStart w:id="4423" w:name="_Toc517899128"/>
                    <w:bookmarkStart w:id="4424" w:name="_Toc517899649"/>
                    <w:bookmarkStart w:id="4425" w:name="_Toc517900257"/>
                    <w:bookmarkStart w:id="4426" w:name="_Toc517900437"/>
                    <w:bookmarkStart w:id="4427" w:name="_Toc517900706"/>
                    <w:bookmarkStart w:id="4428" w:name="_Toc517900842"/>
                    <w:bookmarkStart w:id="4429" w:name="_Toc517900974"/>
                    <w:bookmarkStart w:id="4430" w:name="_Toc517902489"/>
                    <w:bookmarkStart w:id="4431" w:name="_Toc517902939"/>
                    <w:bookmarkStart w:id="4432" w:name="_Toc517903506"/>
                    <w:bookmarkStart w:id="4433" w:name="_Toc517903642"/>
                    <w:bookmarkStart w:id="4434" w:name="_Toc517903914"/>
                    <w:bookmarkStart w:id="4435" w:name="_Toc517904049"/>
                    <w:bookmarkStart w:id="4436" w:name="_Toc517973708"/>
                    <w:bookmarkStart w:id="4437" w:name="_Toc517973837"/>
                    <w:bookmarkStart w:id="4438" w:name="_Toc517973966"/>
                    <w:bookmarkStart w:id="4439" w:name="_Toc517974220"/>
                    <w:bookmarkStart w:id="4440" w:name="_Toc518334388"/>
                    <w:bookmarkStart w:id="4441" w:name="_Toc518334658"/>
                    <w:bookmarkStart w:id="4442" w:name="_Toc518334788"/>
                    <w:bookmarkStart w:id="4443" w:name="_Toc518589421"/>
                    <w:bookmarkStart w:id="4444" w:name="_Toc518661759"/>
                    <w:bookmarkStart w:id="4445" w:name="_Toc518661896"/>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del>
                </w:p>
              </w:tc>
              <w:tc>
                <w:tcPr>
                  <w:tcW w:w="1094" w:type="dxa"/>
                  <w:tcBorders>
                    <w:top w:val="nil"/>
                    <w:left w:val="nil"/>
                    <w:bottom w:val="single" w:sz="8" w:space="0" w:color="FFFFFF"/>
                    <w:right w:val="single" w:sz="8" w:space="0" w:color="FFFFFF"/>
                  </w:tcBorders>
                  <w:shd w:val="clear" w:color="000000" w:fill="E7F2FC"/>
                  <w:vAlign w:val="center"/>
                </w:tcPr>
                <w:p w14:paraId="6DAD7E76" w14:textId="77777777" w:rsidR="0087014B" w:rsidDel="00D05427" w:rsidRDefault="00D5184D">
                  <w:pPr>
                    <w:spacing w:after="0"/>
                    <w:jc w:val="center"/>
                    <w:rPr>
                      <w:del w:id="4446" w:author="jie sun" w:date="2018-04-16T21:37:00Z"/>
                      <w:rFonts w:ascii="Arial" w:eastAsia="Times New Roman" w:hAnsi="Arial" w:cs="Arial"/>
                      <w:color w:val="000000"/>
                      <w:sz w:val="20"/>
                      <w:szCs w:val="14"/>
                    </w:rPr>
                  </w:pPr>
                  <w:del w:id="4447" w:author="jie sun" w:date="2018-04-16T21:37:00Z">
                    <w:r w:rsidDel="00D05427">
                      <w:rPr>
                        <w:rFonts w:ascii="Arial" w:eastAsia="Times New Roman" w:hAnsi="Arial" w:cs="Arial"/>
                        <w:color w:val="000000"/>
                        <w:sz w:val="20"/>
                        <w:szCs w:val="14"/>
                      </w:rPr>
                      <w:delText>250</w:delText>
                    </w:r>
                    <w:bookmarkStart w:id="4448" w:name="_Toc511906257"/>
                    <w:bookmarkStart w:id="4449" w:name="_Toc517801805"/>
                    <w:bookmarkStart w:id="4450" w:name="_Toc517813714"/>
                    <w:bookmarkStart w:id="4451" w:name="_Toc517899129"/>
                    <w:bookmarkStart w:id="4452" w:name="_Toc517899650"/>
                    <w:bookmarkStart w:id="4453" w:name="_Toc517900258"/>
                    <w:bookmarkStart w:id="4454" w:name="_Toc517900438"/>
                    <w:bookmarkStart w:id="4455" w:name="_Toc517900707"/>
                    <w:bookmarkStart w:id="4456" w:name="_Toc517900843"/>
                    <w:bookmarkStart w:id="4457" w:name="_Toc517900975"/>
                    <w:bookmarkStart w:id="4458" w:name="_Toc517902490"/>
                    <w:bookmarkStart w:id="4459" w:name="_Toc517902940"/>
                    <w:bookmarkStart w:id="4460" w:name="_Toc517903507"/>
                    <w:bookmarkStart w:id="4461" w:name="_Toc517903643"/>
                    <w:bookmarkStart w:id="4462" w:name="_Toc517903915"/>
                    <w:bookmarkStart w:id="4463" w:name="_Toc517904050"/>
                    <w:bookmarkStart w:id="4464" w:name="_Toc517973709"/>
                    <w:bookmarkStart w:id="4465" w:name="_Toc517973838"/>
                    <w:bookmarkStart w:id="4466" w:name="_Toc517973967"/>
                    <w:bookmarkStart w:id="4467" w:name="_Toc517974221"/>
                    <w:bookmarkStart w:id="4468" w:name="_Toc518334389"/>
                    <w:bookmarkStart w:id="4469" w:name="_Toc518334659"/>
                    <w:bookmarkStart w:id="4470" w:name="_Toc518334789"/>
                    <w:bookmarkStart w:id="4471" w:name="_Toc518589422"/>
                    <w:bookmarkStart w:id="4472" w:name="_Toc518661760"/>
                    <w:bookmarkStart w:id="4473" w:name="_Toc51866189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del>
                </w:p>
              </w:tc>
              <w:tc>
                <w:tcPr>
                  <w:tcW w:w="1117" w:type="dxa"/>
                  <w:tcBorders>
                    <w:top w:val="nil"/>
                    <w:left w:val="nil"/>
                    <w:bottom w:val="single" w:sz="8" w:space="0" w:color="FFFFFF"/>
                    <w:right w:val="single" w:sz="8" w:space="0" w:color="FFFFFF"/>
                  </w:tcBorders>
                  <w:shd w:val="clear" w:color="000000" w:fill="E7F2FC"/>
                  <w:vAlign w:val="center"/>
                </w:tcPr>
                <w:p w14:paraId="33D969E8" w14:textId="77777777" w:rsidR="0087014B" w:rsidDel="00D05427" w:rsidRDefault="00D5184D">
                  <w:pPr>
                    <w:spacing w:after="0"/>
                    <w:jc w:val="center"/>
                    <w:rPr>
                      <w:del w:id="4474" w:author="jie sun" w:date="2018-04-16T21:37:00Z"/>
                      <w:rFonts w:ascii="Arial" w:eastAsia="Times New Roman" w:hAnsi="Arial" w:cs="Arial"/>
                      <w:color w:val="000000"/>
                      <w:sz w:val="20"/>
                      <w:szCs w:val="14"/>
                    </w:rPr>
                  </w:pPr>
                  <w:del w:id="4475" w:author="jie sun" w:date="2018-04-16T21:37:00Z">
                    <w:r w:rsidDel="00D05427">
                      <w:rPr>
                        <w:rFonts w:ascii="Arial" w:eastAsia="Times New Roman" w:hAnsi="Arial" w:cs="Arial"/>
                        <w:color w:val="000000"/>
                        <w:sz w:val="20"/>
                        <w:szCs w:val="14"/>
                      </w:rPr>
                      <w:delText>0.94</w:delText>
                    </w:r>
                    <w:bookmarkStart w:id="4476" w:name="_Toc511906258"/>
                    <w:bookmarkStart w:id="4477" w:name="_Toc517801806"/>
                    <w:bookmarkStart w:id="4478" w:name="_Toc517813715"/>
                    <w:bookmarkStart w:id="4479" w:name="_Toc517899130"/>
                    <w:bookmarkStart w:id="4480" w:name="_Toc517899651"/>
                    <w:bookmarkStart w:id="4481" w:name="_Toc517900259"/>
                    <w:bookmarkStart w:id="4482" w:name="_Toc517900439"/>
                    <w:bookmarkStart w:id="4483" w:name="_Toc517900708"/>
                    <w:bookmarkStart w:id="4484" w:name="_Toc517900844"/>
                    <w:bookmarkStart w:id="4485" w:name="_Toc517900976"/>
                    <w:bookmarkStart w:id="4486" w:name="_Toc517902491"/>
                    <w:bookmarkStart w:id="4487" w:name="_Toc517902941"/>
                    <w:bookmarkStart w:id="4488" w:name="_Toc517903508"/>
                    <w:bookmarkStart w:id="4489" w:name="_Toc517903644"/>
                    <w:bookmarkStart w:id="4490" w:name="_Toc517903916"/>
                    <w:bookmarkStart w:id="4491" w:name="_Toc517904051"/>
                    <w:bookmarkStart w:id="4492" w:name="_Toc517973710"/>
                    <w:bookmarkStart w:id="4493" w:name="_Toc517973839"/>
                    <w:bookmarkStart w:id="4494" w:name="_Toc517973968"/>
                    <w:bookmarkStart w:id="4495" w:name="_Toc517974222"/>
                    <w:bookmarkStart w:id="4496" w:name="_Toc518334390"/>
                    <w:bookmarkStart w:id="4497" w:name="_Toc518334660"/>
                    <w:bookmarkStart w:id="4498" w:name="_Toc518334790"/>
                    <w:bookmarkStart w:id="4499" w:name="_Toc518589423"/>
                    <w:bookmarkStart w:id="4500" w:name="_Toc518661761"/>
                    <w:bookmarkStart w:id="4501" w:name="_Toc518661898"/>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del>
                </w:p>
              </w:tc>
              <w:bookmarkStart w:id="4502" w:name="_Toc511906259"/>
              <w:bookmarkStart w:id="4503" w:name="_Toc517801807"/>
              <w:bookmarkStart w:id="4504" w:name="_Toc517813716"/>
              <w:bookmarkStart w:id="4505" w:name="_Toc517899131"/>
              <w:bookmarkStart w:id="4506" w:name="_Toc517899652"/>
              <w:bookmarkStart w:id="4507" w:name="_Toc517900260"/>
              <w:bookmarkStart w:id="4508" w:name="_Toc517900440"/>
              <w:bookmarkStart w:id="4509" w:name="_Toc517900709"/>
              <w:bookmarkStart w:id="4510" w:name="_Toc517900845"/>
              <w:bookmarkStart w:id="4511" w:name="_Toc517900977"/>
              <w:bookmarkStart w:id="4512" w:name="_Toc517902492"/>
              <w:bookmarkStart w:id="4513" w:name="_Toc517902942"/>
              <w:bookmarkStart w:id="4514" w:name="_Toc517903509"/>
              <w:bookmarkStart w:id="4515" w:name="_Toc517903645"/>
              <w:bookmarkStart w:id="4516" w:name="_Toc517903917"/>
              <w:bookmarkStart w:id="4517" w:name="_Toc517904052"/>
              <w:bookmarkStart w:id="4518" w:name="_Toc517973711"/>
              <w:bookmarkStart w:id="4519" w:name="_Toc517973840"/>
              <w:bookmarkStart w:id="4520" w:name="_Toc517973969"/>
              <w:bookmarkStart w:id="4521" w:name="_Toc517974223"/>
              <w:bookmarkStart w:id="4522" w:name="_Toc518334391"/>
              <w:bookmarkStart w:id="4523" w:name="_Toc518334661"/>
              <w:bookmarkStart w:id="4524" w:name="_Toc518334791"/>
              <w:bookmarkStart w:id="4525" w:name="_Toc518589424"/>
              <w:bookmarkStart w:id="4526" w:name="_Toc518661762"/>
              <w:bookmarkStart w:id="4527" w:name="_Toc518661899"/>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tr>
            <w:tr w:rsidR="0087014B" w:rsidDel="00D05427" w14:paraId="579BD9E4" w14:textId="77777777">
              <w:trPr>
                <w:trHeight w:val="800"/>
                <w:del w:id="4528"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A77E00B" w14:textId="77777777" w:rsidR="0087014B" w:rsidDel="00D05427" w:rsidRDefault="00D5184D">
                  <w:pPr>
                    <w:spacing w:after="0"/>
                    <w:jc w:val="center"/>
                    <w:rPr>
                      <w:del w:id="4529" w:author="jie sun" w:date="2018-04-16T21:37:00Z"/>
                      <w:rFonts w:ascii="Arial" w:eastAsia="Times New Roman" w:hAnsi="Arial" w:cs="Arial"/>
                      <w:b/>
                      <w:bCs/>
                      <w:color w:val="FFFFFF"/>
                      <w:sz w:val="20"/>
                      <w:szCs w:val="14"/>
                    </w:rPr>
                  </w:pPr>
                  <w:del w:id="4530" w:author="jie sun" w:date="2018-04-16T21:37:00Z">
                    <w:r w:rsidDel="00D05427">
                      <w:rPr>
                        <w:rFonts w:ascii="Arial" w:eastAsia="Times New Roman" w:hAnsi="Arial" w:cs="Arial"/>
                        <w:b/>
                        <w:bCs/>
                        <w:color w:val="FFFFFF"/>
                        <w:sz w:val="20"/>
                        <w:szCs w:val="14"/>
                      </w:rPr>
                      <w:delText xml:space="preserve">walking </w:delText>
                    </w:r>
                    <w:bookmarkStart w:id="4531" w:name="_Toc511906260"/>
                    <w:bookmarkStart w:id="4532" w:name="_Toc517801808"/>
                    <w:bookmarkStart w:id="4533" w:name="_Toc517813717"/>
                    <w:bookmarkStart w:id="4534" w:name="_Toc517899132"/>
                    <w:bookmarkStart w:id="4535" w:name="_Toc517899653"/>
                    <w:bookmarkStart w:id="4536" w:name="_Toc517900261"/>
                    <w:bookmarkStart w:id="4537" w:name="_Toc517900441"/>
                    <w:bookmarkStart w:id="4538" w:name="_Toc517900710"/>
                    <w:bookmarkStart w:id="4539" w:name="_Toc517900846"/>
                    <w:bookmarkStart w:id="4540" w:name="_Toc517900978"/>
                    <w:bookmarkStart w:id="4541" w:name="_Toc517902493"/>
                    <w:bookmarkStart w:id="4542" w:name="_Toc517902943"/>
                    <w:bookmarkStart w:id="4543" w:name="_Toc517903510"/>
                    <w:bookmarkStart w:id="4544" w:name="_Toc517903646"/>
                    <w:bookmarkStart w:id="4545" w:name="_Toc517903918"/>
                    <w:bookmarkStart w:id="4546" w:name="_Toc517904053"/>
                    <w:bookmarkStart w:id="4547" w:name="_Toc517973712"/>
                    <w:bookmarkStart w:id="4548" w:name="_Toc517973841"/>
                    <w:bookmarkStart w:id="4549" w:name="_Toc517973970"/>
                    <w:bookmarkStart w:id="4550" w:name="_Toc517974224"/>
                    <w:bookmarkStart w:id="4551" w:name="_Toc518334392"/>
                    <w:bookmarkStart w:id="4552" w:name="_Toc518334662"/>
                    <w:bookmarkStart w:id="4553" w:name="_Toc518334792"/>
                    <w:bookmarkStart w:id="4554" w:name="_Toc518589425"/>
                    <w:bookmarkStart w:id="4555" w:name="_Toc518661763"/>
                    <w:bookmarkStart w:id="4556" w:name="_Toc51866190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del>
                </w:p>
              </w:tc>
              <w:tc>
                <w:tcPr>
                  <w:tcW w:w="1373" w:type="dxa"/>
                  <w:tcBorders>
                    <w:top w:val="nil"/>
                    <w:left w:val="nil"/>
                    <w:bottom w:val="single" w:sz="8" w:space="0" w:color="FFFFFF"/>
                    <w:right w:val="single" w:sz="8" w:space="0" w:color="FFFFFF"/>
                  </w:tcBorders>
                  <w:shd w:val="clear" w:color="000000" w:fill="CBE4F9"/>
                  <w:vAlign w:val="center"/>
                </w:tcPr>
                <w:p w14:paraId="03DABA86" w14:textId="77777777" w:rsidR="0087014B" w:rsidDel="00D05427" w:rsidRDefault="00D5184D">
                  <w:pPr>
                    <w:spacing w:after="0"/>
                    <w:jc w:val="center"/>
                    <w:rPr>
                      <w:del w:id="4557" w:author="jie sun" w:date="2018-04-16T21:37:00Z"/>
                      <w:rFonts w:ascii="Arial" w:eastAsia="Times New Roman" w:hAnsi="Arial" w:cs="Arial"/>
                      <w:color w:val="000000"/>
                      <w:sz w:val="20"/>
                      <w:szCs w:val="14"/>
                    </w:rPr>
                  </w:pPr>
                  <w:del w:id="4558" w:author="jie sun" w:date="2018-04-16T21:37:00Z">
                    <w:r w:rsidDel="00D05427">
                      <w:rPr>
                        <w:rFonts w:ascii="Arial" w:eastAsia="Times New Roman" w:hAnsi="Arial" w:cs="Arial"/>
                        <w:color w:val="000000"/>
                        <w:sz w:val="20"/>
                        <w:szCs w:val="14"/>
                      </w:rPr>
                      <w:delText>in hand(Natural Vertical)</w:delText>
                    </w:r>
                    <w:bookmarkStart w:id="4559" w:name="_Toc511906261"/>
                    <w:bookmarkStart w:id="4560" w:name="_Toc517801809"/>
                    <w:bookmarkStart w:id="4561" w:name="_Toc517813718"/>
                    <w:bookmarkStart w:id="4562" w:name="_Toc517899133"/>
                    <w:bookmarkStart w:id="4563" w:name="_Toc517899654"/>
                    <w:bookmarkStart w:id="4564" w:name="_Toc517900262"/>
                    <w:bookmarkStart w:id="4565" w:name="_Toc517900442"/>
                    <w:bookmarkStart w:id="4566" w:name="_Toc517900711"/>
                    <w:bookmarkStart w:id="4567" w:name="_Toc517900847"/>
                    <w:bookmarkStart w:id="4568" w:name="_Toc517900979"/>
                    <w:bookmarkStart w:id="4569" w:name="_Toc517902494"/>
                    <w:bookmarkStart w:id="4570" w:name="_Toc517902944"/>
                    <w:bookmarkStart w:id="4571" w:name="_Toc517903511"/>
                    <w:bookmarkStart w:id="4572" w:name="_Toc517903647"/>
                    <w:bookmarkStart w:id="4573" w:name="_Toc517903919"/>
                    <w:bookmarkStart w:id="4574" w:name="_Toc517904054"/>
                    <w:bookmarkStart w:id="4575" w:name="_Toc517973713"/>
                    <w:bookmarkStart w:id="4576" w:name="_Toc517973842"/>
                    <w:bookmarkStart w:id="4577" w:name="_Toc517973971"/>
                    <w:bookmarkStart w:id="4578" w:name="_Toc517974225"/>
                    <w:bookmarkStart w:id="4579" w:name="_Toc518334393"/>
                    <w:bookmarkStart w:id="4580" w:name="_Toc518334663"/>
                    <w:bookmarkStart w:id="4581" w:name="_Toc518334793"/>
                    <w:bookmarkStart w:id="4582" w:name="_Toc518589426"/>
                    <w:bookmarkStart w:id="4583" w:name="_Toc518661764"/>
                    <w:bookmarkStart w:id="4584" w:name="_Toc518661901"/>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del>
                </w:p>
              </w:tc>
              <w:tc>
                <w:tcPr>
                  <w:tcW w:w="839" w:type="dxa"/>
                  <w:tcBorders>
                    <w:top w:val="nil"/>
                    <w:left w:val="nil"/>
                    <w:bottom w:val="single" w:sz="8" w:space="0" w:color="FFFFFF"/>
                    <w:right w:val="single" w:sz="8" w:space="0" w:color="FFFFFF"/>
                  </w:tcBorders>
                  <w:shd w:val="clear" w:color="000000" w:fill="CBE4F9"/>
                  <w:vAlign w:val="center"/>
                </w:tcPr>
                <w:p w14:paraId="793266D1" w14:textId="77777777" w:rsidR="0087014B" w:rsidDel="00D05427" w:rsidRDefault="00D5184D">
                  <w:pPr>
                    <w:spacing w:after="0"/>
                    <w:jc w:val="center"/>
                    <w:rPr>
                      <w:del w:id="4585" w:author="jie sun" w:date="2018-04-16T21:37:00Z"/>
                      <w:rFonts w:ascii="Arial" w:eastAsia="Times New Roman" w:hAnsi="Arial" w:cs="Arial"/>
                      <w:color w:val="000000"/>
                      <w:sz w:val="20"/>
                      <w:szCs w:val="14"/>
                    </w:rPr>
                  </w:pPr>
                  <w:del w:id="4586" w:author="jie sun" w:date="2018-04-16T21:37:00Z">
                    <w:r w:rsidDel="00D05427">
                      <w:rPr>
                        <w:rFonts w:ascii="Arial" w:eastAsia="Times New Roman" w:hAnsi="Arial" w:cs="Arial"/>
                        <w:color w:val="000000"/>
                        <w:sz w:val="20"/>
                        <w:szCs w:val="14"/>
                      </w:rPr>
                      <w:delText>173cm</w:delText>
                    </w:r>
                    <w:bookmarkStart w:id="4587" w:name="_Toc511906262"/>
                    <w:bookmarkStart w:id="4588" w:name="_Toc517801810"/>
                    <w:bookmarkStart w:id="4589" w:name="_Toc517813719"/>
                    <w:bookmarkStart w:id="4590" w:name="_Toc517899134"/>
                    <w:bookmarkStart w:id="4591" w:name="_Toc517899655"/>
                    <w:bookmarkStart w:id="4592" w:name="_Toc517900263"/>
                    <w:bookmarkStart w:id="4593" w:name="_Toc517900443"/>
                    <w:bookmarkStart w:id="4594" w:name="_Toc517900712"/>
                    <w:bookmarkStart w:id="4595" w:name="_Toc517900848"/>
                    <w:bookmarkStart w:id="4596" w:name="_Toc517900980"/>
                    <w:bookmarkStart w:id="4597" w:name="_Toc517902495"/>
                    <w:bookmarkStart w:id="4598" w:name="_Toc517902945"/>
                    <w:bookmarkStart w:id="4599" w:name="_Toc517903512"/>
                    <w:bookmarkStart w:id="4600" w:name="_Toc517903648"/>
                    <w:bookmarkStart w:id="4601" w:name="_Toc517903920"/>
                    <w:bookmarkStart w:id="4602" w:name="_Toc517904055"/>
                    <w:bookmarkStart w:id="4603" w:name="_Toc517973714"/>
                    <w:bookmarkStart w:id="4604" w:name="_Toc517973843"/>
                    <w:bookmarkStart w:id="4605" w:name="_Toc517973972"/>
                    <w:bookmarkStart w:id="4606" w:name="_Toc517974226"/>
                    <w:bookmarkStart w:id="4607" w:name="_Toc518334394"/>
                    <w:bookmarkStart w:id="4608" w:name="_Toc518334664"/>
                    <w:bookmarkStart w:id="4609" w:name="_Toc518334794"/>
                    <w:bookmarkStart w:id="4610" w:name="_Toc518589427"/>
                    <w:bookmarkStart w:id="4611" w:name="_Toc518661765"/>
                    <w:bookmarkStart w:id="4612" w:name="_Toc518661902"/>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del>
                </w:p>
              </w:tc>
              <w:tc>
                <w:tcPr>
                  <w:tcW w:w="883" w:type="dxa"/>
                  <w:tcBorders>
                    <w:top w:val="nil"/>
                    <w:left w:val="nil"/>
                    <w:bottom w:val="single" w:sz="8" w:space="0" w:color="FFFFFF"/>
                    <w:right w:val="single" w:sz="8" w:space="0" w:color="FFFFFF"/>
                  </w:tcBorders>
                  <w:shd w:val="clear" w:color="000000" w:fill="CBE4F9"/>
                  <w:vAlign w:val="center"/>
                </w:tcPr>
                <w:p w14:paraId="1D9F4C59" w14:textId="77777777" w:rsidR="0087014B" w:rsidDel="00D05427" w:rsidRDefault="00D5184D">
                  <w:pPr>
                    <w:spacing w:after="0"/>
                    <w:jc w:val="center"/>
                    <w:rPr>
                      <w:del w:id="4613" w:author="jie sun" w:date="2018-04-16T21:37:00Z"/>
                      <w:rFonts w:ascii="Arial" w:eastAsia="Times New Roman" w:hAnsi="Arial" w:cs="Arial"/>
                      <w:color w:val="000000"/>
                      <w:sz w:val="20"/>
                      <w:szCs w:val="14"/>
                    </w:rPr>
                  </w:pPr>
                  <w:del w:id="4614" w:author="jie sun" w:date="2018-04-16T21:37:00Z">
                    <w:r w:rsidDel="00D05427">
                      <w:rPr>
                        <w:rFonts w:ascii="Arial" w:eastAsia="Times New Roman" w:hAnsi="Arial" w:cs="Arial"/>
                        <w:color w:val="000000"/>
                        <w:sz w:val="20"/>
                        <w:szCs w:val="14"/>
                      </w:rPr>
                      <w:delText>60 Kilo</w:delText>
                    </w:r>
                    <w:bookmarkStart w:id="4615" w:name="_Toc511906263"/>
                    <w:bookmarkStart w:id="4616" w:name="_Toc517801811"/>
                    <w:bookmarkStart w:id="4617" w:name="_Toc517813720"/>
                    <w:bookmarkStart w:id="4618" w:name="_Toc517899135"/>
                    <w:bookmarkStart w:id="4619" w:name="_Toc517899656"/>
                    <w:bookmarkStart w:id="4620" w:name="_Toc517900264"/>
                    <w:bookmarkStart w:id="4621" w:name="_Toc517900444"/>
                    <w:bookmarkStart w:id="4622" w:name="_Toc517900713"/>
                    <w:bookmarkStart w:id="4623" w:name="_Toc517900849"/>
                    <w:bookmarkStart w:id="4624" w:name="_Toc517900981"/>
                    <w:bookmarkStart w:id="4625" w:name="_Toc517902496"/>
                    <w:bookmarkStart w:id="4626" w:name="_Toc517902946"/>
                    <w:bookmarkStart w:id="4627" w:name="_Toc517903513"/>
                    <w:bookmarkStart w:id="4628" w:name="_Toc517903649"/>
                    <w:bookmarkStart w:id="4629" w:name="_Toc517903921"/>
                    <w:bookmarkStart w:id="4630" w:name="_Toc517904056"/>
                    <w:bookmarkStart w:id="4631" w:name="_Toc517973715"/>
                    <w:bookmarkStart w:id="4632" w:name="_Toc517973844"/>
                    <w:bookmarkStart w:id="4633" w:name="_Toc517973973"/>
                    <w:bookmarkStart w:id="4634" w:name="_Toc517974227"/>
                    <w:bookmarkStart w:id="4635" w:name="_Toc518334395"/>
                    <w:bookmarkStart w:id="4636" w:name="_Toc518334665"/>
                    <w:bookmarkStart w:id="4637" w:name="_Toc518334795"/>
                    <w:bookmarkStart w:id="4638" w:name="_Toc518589428"/>
                    <w:bookmarkStart w:id="4639" w:name="_Toc518661766"/>
                    <w:bookmarkStart w:id="4640" w:name="_Toc518661903"/>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del>
                </w:p>
              </w:tc>
              <w:tc>
                <w:tcPr>
                  <w:tcW w:w="594" w:type="dxa"/>
                  <w:tcBorders>
                    <w:top w:val="nil"/>
                    <w:left w:val="nil"/>
                    <w:bottom w:val="single" w:sz="8" w:space="0" w:color="FFFFFF"/>
                    <w:right w:val="single" w:sz="8" w:space="0" w:color="FFFFFF"/>
                  </w:tcBorders>
                  <w:shd w:val="clear" w:color="000000" w:fill="CBE4F9"/>
                  <w:vAlign w:val="center"/>
                </w:tcPr>
                <w:p w14:paraId="0340C5E2" w14:textId="77777777" w:rsidR="0087014B" w:rsidDel="00D05427" w:rsidRDefault="00D5184D">
                  <w:pPr>
                    <w:spacing w:after="0"/>
                    <w:jc w:val="center"/>
                    <w:rPr>
                      <w:del w:id="4641" w:author="jie sun" w:date="2018-04-16T21:37:00Z"/>
                      <w:rFonts w:ascii="Arial" w:eastAsia="Times New Roman" w:hAnsi="Arial" w:cs="Arial"/>
                      <w:color w:val="000000"/>
                      <w:sz w:val="20"/>
                      <w:szCs w:val="14"/>
                    </w:rPr>
                  </w:pPr>
                  <w:del w:id="4642" w:author="jie sun" w:date="2018-04-16T21:37:00Z">
                    <w:r w:rsidDel="00D05427">
                      <w:rPr>
                        <w:rFonts w:ascii="Arial" w:eastAsia="Times New Roman" w:hAnsi="Arial" w:cs="Arial"/>
                        <w:color w:val="000000"/>
                        <w:sz w:val="20"/>
                        <w:szCs w:val="14"/>
                      </w:rPr>
                      <w:delText>28</w:delText>
                    </w:r>
                    <w:bookmarkStart w:id="4643" w:name="_Toc511906264"/>
                    <w:bookmarkStart w:id="4644" w:name="_Toc517801812"/>
                    <w:bookmarkStart w:id="4645" w:name="_Toc517813721"/>
                    <w:bookmarkStart w:id="4646" w:name="_Toc517899136"/>
                    <w:bookmarkStart w:id="4647" w:name="_Toc517899657"/>
                    <w:bookmarkStart w:id="4648" w:name="_Toc517900265"/>
                    <w:bookmarkStart w:id="4649" w:name="_Toc517900445"/>
                    <w:bookmarkStart w:id="4650" w:name="_Toc517900714"/>
                    <w:bookmarkStart w:id="4651" w:name="_Toc517900850"/>
                    <w:bookmarkStart w:id="4652" w:name="_Toc517900982"/>
                    <w:bookmarkStart w:id="4653" w:name="_Toc517902497"/>
                    <w:bookmarkStart w:id="4654" w:name="_Toc517902947"/>
                    <w:bookmarkStart w:id="4655" w:name="_Toc517903514"/>
                    <w:bookmarkStart w:id="4656" w:name="_Toc517903650"/>
                    <w:bookmarkStart w:id="4657" w:name="_Toc517903922"/>
                    <w:bookmarkStart w:id="4658" w:name="_Toc517904057"/>
                    <w:bookmarkStart w:id="4659" w:name="_Toc517973716"/>
                    <w:bookmarkStart w:id="4660" w:name="_Toc517973845"/>
                    <w:bookmarkStart w:id="4661" w:name="_Toc517973974"/>
                    <w:bookmarkStart w:id="4662" w:name="_Toc517974228"/>
                    <w:bookmarkStart w:id="4663" w:name="_Toc518334396"/>
                    <w:bookmarkStart w:id="4664" w:name="_Toc518334666"/>
                    <w:bookmarkStart w:id="4665" w:name="_Toc518334796"/>
                    <w:bookmarkStart w:id="4666" w:name="_Toc518589429"/>
                    <w:bookmarkStart w:id="4667" w:name="_Toc518661767"/>
                    <w:bookmarkStart w:id="4668" w:name="_Toc518661904"/>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del>
                </w:p>
              </w:tc>
              <w:tc>
                <w:tcPr>
                  <w:tcW w:w="1116" w:type="dxa"/>
                  <w:tcBorders>
                    <w:top w:val="nil"/>
                    <w:left w:val="nil"/>
                    <w:bottom w:val="single" w:sz="8" w:space="0" w:color="FFFFFF"/>
                    <w:right w:val="single" w:sz="8" w:space="0" w:color="FFFFFF"/>
                  </w:tcBorders>
                  <w:shd w:val="clear" w:color="000000" w:fill="CBE4F9"/>
                  <w:vAlign w:val="center"/>
                </w:tcPr>
                <w:p w14:paraId="66F41084" w14:textId="77777777" w:rsidR="0087014B" w:rsidDel="00D05427" w:rsidRDefault="00D5184D">
                  <w:pPr>
                    <w:spacing w:after="0"/>
                    <w:jc w:val="center"/>
                    <w:rPr>
                      <w:del w:id="4669" w:author="jie sun" w:date="2018-04-16T21:37:00Z"/>
                      <w:rFonts w:ascii="Arial" w:eastAsia="Times New Roman" w:hAnsi="Arial" w:cs="Arial"/>
                      <w:color w:val="000000"/>
                      <w:sz w:val="20"/>
                      <w:szCs w:val="14"/>
                    </w:rPr>
                  </w:pPr>
                  <w:del w:id="4670" w:author="jie sun" w:date="2018-04-16T21:37:00Z">
                    <w:r w:rsidDel="00D05427">
                      <w:rPr>
                        <w:rFonts w:ascii="Arial" w:eastAsia="Times New Roman" w:hAnsi="Arial" w:cs="Arial"/>
                        <w:color w:val="000000"/>
                        <w:sz w:val="20"/>
                        <w:szCs w:val="14"/>
                      </w:rPr>
                      <w:delText>Flat</w:delText>
                    </w:r>
                    <w:bookmarkStart w:id="4671" w:name="_Toc511906265"/>
                    <w:bookmarkStart w:id="4672" w:name="_Toc517801813"/>
                    <w:bookmarkStart w:id="4673" w:name="_Toc517813722"/>
                    <w:bookmarkStart w:id="4674" w:name="_Toc517899137"/>
                    <w:bookmarkStart w:id="4675" w:name="_Toc517899658"/>
                    <w:bookmarkStart w:id="4676" w:name="_Toc517900266"/>
                    <w:bookmarkStart w:id="4677" w:name="_Toc517900446"/>
                    <w:bookmarkStart w:id="4678" w:name="_Toc517900715"/>
                    <w:bookmarkStart w:id="4679" w:name="_Toc517900851"/>
                    <w:bookmarkStart w:id="4680" w:name="_Toc517900983"/>
                    <w:bookmarkStart w:id="4681" w:name="_Toc517902498"/>
                    <w:bookmarkStart w:id="4682" w:name="_Toc517902948"/>
                    <w:bookmarkStart w:id="4683" w:name="_Toc517903515"/>
                    <w:bookmarkStart w:id="4684" w:name="_Toc517903651"/>
                    <w:bookmarkStart w:id="4685" w:name="_Toc517903923"/>
                    <w:bookmarkStart w:id="4686" w:name="_Toc517904058"/>
                    <w:bookmarkStart w:id="4687" w:name="_Toc517973717"/>
                    <w:bookmarkStart w:id="4688" w:name="_Toc517973846"/>
                    <w:bookmarkStart w:id="4689" w:name="_Toc517973975"/>
                    <w:bookmarkStart w:id="4690" w:name="_Toc517974229"/>
                    <w:bookmarkStart w:id="4691" w:name="_Toc518334397"/>
                    <w:bookmarkStart w:id="4692" w:name="_Toc518334667"/>
                    <w:bookmarkStart w:id="4693" w:name="_Toc518334797"/>
                    <w:bookmarkStart w:id="4694" w:name="_Toc518589430"/>
                    <w:bookmarkStart w:id="4695" w:name="_Toc518661768"/>
                    <w:bookmarkStart w:id="4696" w:name="_Toc518661905"/>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tc>
              <w:tc>
                <w:tcPr>
                  <w:tcW w:w="1117" w:type="dxa"/>
                  <w:tcBorders>
                    <w:top w:val="nil"/>
                    <w:left w:val="nil"/>
                    <w:bottom w:val="single" w:sz="8" w:space="0" w:color="FFFFFF"/>
                    <w:right w:val="single" w:sz="8" w:space="0" w:color="FFFFFF"/>
                  </w:tcBorders>
                  <w:shd w:val="clear" w:color="000000" w:fill="CBE4F9"/>
                  <w:vAlign w:val="center"/>
                </w:tcPr>
                <w:p w14:paraId="3C2A989C" w14:textId="77777777" w:rsidR="0087014B" w:rsidDel="00D05427" w:rsidRDefault="00D5184D">
                  <w:pPr>
                    <w:spacing w:after="0"/>
                    <w:jc w:val="center"/>
                    <w:rPr>
                      <w:del w:id="4697" w:author="jie sun" w:date="2018-04-16T21:37:00Z"/>
                      <w:rFonts w:ascii="Arial" w:eastAsia="Times New Roman" w:hAnsi="Arial" w:cs="Arial"/>
                      <w:color w:val="000000"/>
                      <w:sz w:val="20"/>
                      <w:szCs w:val="14"/>
                    </w:rPr>
                  </w:pPr>
                  <w:del w:id="4698" w:author="jie sun" w:date="2018-04-16T21:37:00Z">
                    <w:r w:rsidDel="00D05427">
                      <w:rPr>
                        <w:rFonts w:ascii="Arial" w:eastAsia="Times New Roman" w:hAnsi="Arial" w:cs="Arial"/>
                        <w:color w:val="000000"/>
                        <w:sz w:val="20"/>
                        <w:szCs w:val="14"/>
                      </w:rPr>
                      <w:delText xml:space="preserve">50Hz </w:delText>
                    </w:r>
                    <w:bookmarkStart w:id="4699" w:name="_Toc511906266"/>
                    <w:bookmarkStart w:id="4700" w:name="_Toc517801814"/>
                    <w:bookmarkStart w:id="4701" w:name="_Toc517813723"/>
                    <w:bookmarkStart w:id="4702" w:name="_Toc517899138"/>
                    <w:bookmarkStart w:id="4703" w:name="_Toc517899659"/>
                    <w:bookmarkStart w:id="4704" w:name="_Toc517900267"/>
                    <w:bookmarkStart w:id="4705" w:name="_Toc517900447"/>
                    <w:bookmarkStart w:id="4706" w:name="_Toc517900716"/>
                    <w:bookmarkStart w:id="4707" w:name="_Toc517900852"/>
                    <w:bookmarkStart w:id="4708" w:name="_Toc517900984"/>
                    <w:bookmarkStart w:id="4709" w:name="_Toc517902499"/>
                    <w:bookmarkStart w:id="4710" w:name="_Toc517902949"/>
                    <w:bookmarkStart w:id="4711" w:name="_Toc517903516"/>
                    <w:bookmarkStart w:id="4712" w:name="_Toc517903652"/>
                    <w:bookmarkStart w:id="4713" w:name="_Toc517903924"/>
                    <w:bookmarkStart w:id="4714" w:name="_Toc517904059"/>
                    <w:bookmarkStart w:id="4715" w:name="_Toc517973718"/>
                    <w:bookmarkStart w:id="4716" w:name="_Toc517973847"/>
                    <w:bookmarkStart w:id="4717" w:name="_Toc517973976"/>
                    <w:bookmarkStart w:id="4718" w:name="_Toc517974230"/>
                    <w:bookmarkStart w:id="4719" w:name="_Toc518334398"/>
                    <w:bookmarkStart w:id="4720" w:name="_Toc518334668"/>
                    <w:bookmarkStart w:id="4721" w:name="_Toc518334798"/>
                    <w:bookmarkStart w:id="4722" w:name="_Toc518589431"/>
                    <w:bookmarkStart w:id="4723" w:name="_Toc518661769"/>
                    <w:bookmarkStart w:id="4724" w:name="_Toc518661906"/>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del>
                </w:p>
              </w:tc>
              <w:tc>
                <w:tcPr>
                  <w:tcW w:w="1028" w:type="dxa"/>
                  <w:tcBorders>
                    <w:top w:val="nil"/>
                    <w:left w:val="nil"/>
                    <w:bottom w:val="single" w:sz="8" w:space="0" w:color="FFFFFF"/>
                    <w:right w:val="single" w:sz="8" w:space="0" w:color="FFFFFF"/>
                  </w:tcBorders>
                  <w:shd w:val="clear" w:color="000000" w:fill="CBE4F9"/>
                  <w:vAlign w:val="center"/>
                </w:tcPr>
                <w:p w14:paraId="492D5E6E" w14:textId="77777777" w:rsidR="0087014B" w:rsidDel="00D05427" w:rsidRDefault="00D5184D">
                  <w:pPr>
                    <w:spacing w:after="0"/>
                    <w:jc w:val="center"/>
                    <w:rPr>
                      <w:del w:id="4725" w:author="jie sun" w:date="2018-04-16T21:37:00Z"/>
                      <w:rFonts w:ascii="Arial" w:eastAsia="Times New Roman" w:hAnsi="Arial" w:cs="Arial"/>
                      <w:color w:val="000000"/>
                      <w:sz w:val="20"/>
                      <w:szCs w:val="14"/>
                    </w:rPr>
                  </w:pPr>
                  <w:del w:id="4726" w:author="jie sun" w:date="2018-04-16T21:37:00Z">
                    <w:r w:rsidDel="00D05427">
                      <w:rPr>
                        <w:rFonts w:ascii="Arial" w:eastAsia="Times New Roman" w:hAnsi="Arial" w:cs="Arial"/>
                        <w:color w:val="000000"/>
                        <w:sz w:val="20"/>
                        <w:szCs w:val="14"/>
                      </w:rPr>
                      <w:delText>243</w:delText>
                    </w:r>
                    <w:bookmarkStart w:id="4727" w:name="_Toc511906267"/>
                    <w:bookmarkStart w:id="4728" w:name="_Toc517801815"/>
                    <w:bookmarkStart w:id="4729" w:name="_Toc517813724"/>
                    <w:bookmarkStart w:id="4730" w:name="_Toc517899139"/>
                    <w:bookmarkStart w:id="4731" w:name="_Toc517899660"/>
                    <w:bookmarkStart w:id="4732" w:name="_Toc517900268"/>
                    <w:bookmarkStart w:id="4733" w:name="_Toc517900448"/>
                    <w:bookmarkStart w:id="4734" w:name="_Toc517900717"/>
                    <w:bookmarkStart w:id="4735" w:name="_Toc517900853"/>
                    <w:bookmarkStart w:id="4736" w:name="_Toc517900985"/>
                    <w:bookmarkStart w:id="4737" w:name="_Toc517902500"/>
                    <w:bookmarkStart w:id="4738" w:name="_Toc517902950"/>
                    <w:bookmarkStart w:id="4739" w:name="_Toc517903517"/>
                    <w:bookmarkStart w:id="4740" w:name="_Toc517903653"/>
                    <w:bookmarkStart w:id="4741" w:name="_Toc517903925"/>
                    <w:bookmarkStart w:id="4742" w:name="_Toc517904060"/>
                    <w:bookmarkStart w:id="4743" w:name="_Toc517973719"/>
                    <w:bookmarkStart w:id="4744" w:name="_Toc517973848"/>
                    <w:bookmarkStart w:id="4745" w:name="_Toc517973977"/>
                    <w:bookmarkStart w:id="4746" w:name="_Toc517974231"/>
                    <w:bookmarkStart w:id="4747" w:name="_Toc518334399"/>
                    <w:bookmarkStart w:id="4748" w:name="_Toc518334669"/>
                    <w:bookmarkStart w:id="4749" w:name="_Toc518334799"/>
                    <w:bookmarkStart w:id="4750" w:name="_Toc518589432"/>
                    <w:bookmarkStart w:id="4751" w:name="_Toc518661770"/>
                    <w:bookmarkStart w:id="4752" w:name="_Toc518661907"/>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del>
                </w:p>
              </w:tc>
              <w:tc>
                <w:tcPr>
                  <w:tcW w:w="1094" w:type="dxa"/>
                  <w:tcBorders>
                    <w:top w:val="nil"/>
                    <w:left w:val="nil"/>
                    <w:bottom w:val="single" w:sz="8" w:space="0" w:color="FFFFFF"/>
                    <w:right w:val="single" w:sz="8" w:space="0" w:color="FFFFFF"/>
                  </w:tcBorders>
                  <w:shd w:val="clear" w:color="000000" w:fill="CBE4F9"/>
                  <w:vAlign w:val="center"/>
                </w:tcPr>
                <w:p w14:paraId="6C8C7FEB" w14:textId="77777777" w:rsidR="0087014B" w:rsidDel="00D05427" w:rsidRDefault="00D5184D">
                  <w:pPr>
                    <w:spacing w:after="0"/>
                    <w:jc w:val="center"/>
                    <w:rPr>
                      <w:del w:id="4753" w:author="jie sun" w:date="2018-04-16T21:37:00Z"/>
                      <w:rFonts w:ascii="Arial" w:eastAsia="Times New Roman" w:hAnsi="Arial" w:cs="Arial"/>
                      <w:color w:val="000000"/>
                      <w:sz w:val="20"/>
                      <w:szCs w:val="14"/>
                    </w:rPr>
                  </w:pPr>
                  <w:del w:id="4754" w:author="jie sun" w:date="2018-04-16T21:37:00Z">
                    <w:r w:rsidDel="00D05427">
                      <w:rPr>
                        <w:rFonts w:ascii="Arial" w:eastAsia="Times New Roman" w:hAnsi="Arial" w:cs="Arial"/>
                        <w:color w:val="000000"/>
                        <w:sz w:val="20"/>
                        <w:szCs w:val="14"/>
                      </w:rPr>
                      <w:delText>258</w:delText>
                    </w:r>
                    <w:bookmarkStart w:id="4755" w:name="_Toc511906268"/>
                    <w:bookmarkStart w:id="4756" w:name="_Toc517801816"/>
                    <w:bookmarkStart w:id="4757" w:name="_Toc517813725"/>
                    <w:bookmarkStart w:id="4758" w:name="_Toc517899140"/>
                    <w:bookmarkStart w:id="4759" w:name="_Toc517899661"/>
                    <w:bookmarkStart w:id="4760" w:name="_Toc517900269"/>
                    <w:bookmarkStart w:id="4761" w:name="_Toc517900449"/>
                    <w:bookmarkStart w:id="4762" w:name="_Toc517900718"/>
                    <w:bookmarkStart w:id="4763" w:name="_Toc517900854"/>
                    <w:bookmarkStart w:id="4764" w:name="_Toc517900986"/>
                    <w:bookmarkStart w:id="4765" w:name="_Toc517902501"/>
                    <w:bookmarkStart w:id="4766" w:name="_Toc517902951"/>
                    <w:bookmarkStart w:id="4767" w:name="_Toc517903518"/>
                    <w:bookmarkStart w:id="4768" w:name="_Toc517903654"/>
                    <w:bookmarkStart w:id="4769" w:name="_Toc517903926"/>
                    <w:bookmarkStart w:id="4770" w:name="_Toc517904061"/>
                    <w:bookmarkStart w:id="4771" w:name="_Toc517973720"/>
                    <w:bookmarkStart w:id="4772" w:name="_Toc517973849"/>
                    <w:bookmarkStart w:id="4773" w:name="_Toc517973978"/>
                    <w:bookmarkStart w:id="4774" w:name="_Toc517974232"/>
                    <w:bookmarkStart w:id="4775" w:name="_Toc518334400"/>
                    <w:bookmarkStart w:id="4776" w:name="_Toc518334670"/>
                    <w:bookmarkStart w:id="4777" w:name="_Toc518334800"/>
                    <w:bookmarkStart w:id="4778" w:name="_Toc518589433"/>
                    <w:bookmarkStart w:id="4779" w:name="_Toc518661771"/>
                    <w:bookmarkStart w:id="4780" w:name="_Toc518661908"/>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del>
                </w:p>
              </w:tc>
              <w:tc>
                <w:tcPr>
                  <w:tcW w:w="1117" w:type="dxa"/>
                  <w:tcBorders>
                    <w:top w:val="nil"/>
                    <w:left w:val="nil"/>
                    <w:bottom w:val="single" w:sz="8" w:space="0" w:color="FFFFFF"/>
                    <w:right w:val="single" w:sz="8" w:space="0" w:color="FFFFFF"/>
                  </w:tcBorders>
                  <w:shd w:val="clear" w:color="000000" w:fill="CBE4F9"/>
                  <w:vAlign w:val="center"/>
                </w:tcPr>
                <w:p w14:paraId="65145208" w14:textId="77777777" w:rsidR="0087014B" w:rsidDel="00D05427" w:rsidRDefault="00D5184D">
                  <w:pPr>
                    <w:spacing w:after="0"/>
                    <w:jc w:val="center"/>
                    <w:rPr>
                      <w:del w:id="4781" w:author="jie sun" w:date="2018-04-16T21:37:00Z"/>
                      <w:rFonts w:ascii="Arial" w:eastAsia="Times New Roman" w:hAnsi="Arial" w:cs="Arial"/>
                      <w:color w:val="000000"/>
                      <w:sz w:val="20"/>
                      <w:szCs w:val="14"/>
                    </w:rPr>
                  </w:pPr>
                  <w:del w:id="4782" w:author="jie sun" w:date="2018-04-16T21:37:00Z">
                    <w:r w:rsidDel="00D05427">
                      <w:rPr>
                        <w:rFonts w:ascii="Arial" w:eastAsia="Times New Roman" w:hAnsi="Arial" w:cs="Arial"/>
                        <w:color w:val="000000"/>
                        <w:sz w:val="20"/>
                        <w:szCs w:val="14"/>
                      </w:rPr>
                      <w:delText>0.94</w:delText>
                    </w:r>
                    <w:bookmarkStart w:id="4783" w:name="_Toc511906269"/>
                    <w:bookmarkStart w:id="4784" w:name="_Toc517801817"/>
                    <w:bookmarkStart w:id="4785" w:name="_Toc517813726"/>
                    <w:bookmarkStart w:id="4786" w:name="_Toc517899141"/>
                    <w:bookmarkStart w:id="4787" w:name="_Toc517899662"/>
                    <w:bookmarkStart w:id="4788" w:name="_Toc517900270"/>
                    <w:bookmarkStart w:id="4789" w:name="_Toc517900450"/>
                    <w:bookmarkStart w:id="4790" w:name="_Toc517900719"/>
                    <w:bookmarkStart w:id="4791" w:name="_Toc517900855"/>
                    <w:bookmarkStart w:id="4792" w:name="_Toc517900987"/>
                    <w:bookmarkStart w:id="4793" w:name="_Toc517902502"/>
                    <w:bookmarkStart w:id="4794" w:name="_Toc517902952"/>
                    <w:bookmarkStart w:id="4795" w:name="_Toc517903519"/>
                    <w:bookmarkStart w:id="4796" w:name="_Toc517903655"/>
                    <w:bookmarkStart w:id="4797" w:name="_Toc517903927"/>
                    <w:bookmarkStart w:id="4798" w:name="_Toc517904062"/>
                    <w:bookmarkStart w:id="4799" w:name="_Toc517973721"/>
                    <w:bookmarkStart w:id="4800" w:name="_Toc517973850"/>
                    <w:bookmarkStart w:id="4801" w:name="_Toc517973979"/>
                    <w:bookmarkStart w:id="4802" w:name="_Toc517974233"/>
                    <w:bookmarkStart w:id="4803" w:name="_Toc518334401"/>
                    <w:bookmarkStart w:id="4804" w:name="_Toc518334671"/>
                    <w:bookmarkStart w:id="4805" w:name="_Toc518334801"/>
                    <w:bookmarkStart w:id="4806" w:name="_Toc518589434"/>
                    <w:bookmarkStart w:id="4807" w:name="_Toc518661772"/>
                    <w:bookmarkStart w:id="4808" w:name="_Toc518661909"/>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del>
                </w:p>
              </w:tc>
              <w:bookmarkStart w:id="4809" w:name="_Toc511906270"/>
              <w:bookmarkStart w:id="4810" w:name="_Toc517801818"/>
              <w:bookmarkStart w:id="4811" w:name="_Toc517813727"/>
              <w:bookmarkStart w:id="4812" w:name="_Toc517899142"/>
              <w:bookmarkStart w:id="4813" w:name="_Toc517899663"/>
              <w:bookmarkStart w:id="4814" w:name="_Toc517900271"/>
              <w:bookmarkStart w:id="4815" w:name="_Toc517900451"/>
              <w:bookmarkStart w:id="4816" w:name="_Toc517900720"/>
              <w:bookmarkStart w:id="4817" w:name="_Toc517900856"/>
              <w:bookmarkStart w:id="4818" w:name="_Toc517900988"/>
              <w:bookmarkStart w:id="4819" w:name="_Toc517902503"/>
              <w:bookmarkStart w:id="4820" w:name="_Toc517902953"/>
              <w:bookmarkStart w:id="4821" w:name="_Toc517903520"/>
              <w:bookmarkStart w:id="4822" w:name="_Toc517903656"/>
              <w:bookmarkStart w:id="4823" w:name="_Toc517903928"/>
              <w:bookmarkStart w:id="4824" w:name="_Toc517904063"/>
              <w:bookmarkStart w:id="4825" w:name="_Toc517973722"/>
              <w:bookmarkStart w:id="4826" w:name="_Toc517973851"/>
              <w:bookmarkStart w:id="4827" w:name="_Toc517973980"/>
              <w:bookmarkStart w:id="4828" w:name="_Toc517974234"/>
              <w:bookmarkStart w:id="4829" w:name="_Toc518334402"/>
              <w:bookmarkStart w:id="4830" w:name="_Toc518334672"/>
              <w:bookmarkStart w:id="4831" w:name="_Toc518334802"/>
              <w:bookmarkStart w:id="4832" w:name="_Toc518589435"/>
              <w:bookmarkStart w:id="4833" w:name="_Toc518661773"/>
              <w:bookmarkStart w:id="4834" w:name="_Toc518661910"/>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tr>
            <w:tr w:rsidR="0087014B" w:rsidDel="00D05427" w14:paraId="23ACF149" w14:textId="77777777">
              <w:trPr>
                <w:trHeight w:val="48"/>
                <w:del w:id="4835"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102E9A1" w14:textId="77777777" w:rsidR="0087014B" w:rsidDel="00D05427" w:rsidRDefault="00D5184D">
                  <w:pPr>
                    <w:spacing w:after="0"/>
                    <w:jc w:val="center"/>
                    <w:rPr>
                      <w:del w:id="4836" w:author="jie sun" w:date="2018-04-16T21:37:00Z"/>
                      <w:rFonts w:ascii="Arial" w:eastAsia="Times New Roman" w:hAnsi="Arial" w:cs="Arial"/>
                      <w:b/>
                      <w:bCs/>
                      <w:color w:val="FFFFFF"/>
                      <w:sz w:val="20"/>
                      <w:szCs w:val="14"/>
                    </w:rPr>
                  </w:pPr>
                  <w:del w:id="4837" w:author="jie sun" w:date="2018-04-16T21:37:00Z">
                    <w:r w:rsidDel="00D05427">
                      <w:rPr>
                        <w:rFonts w:ascii="Arial" w:eastAsia="Times New Roman" w:hAnsi="Arial" w:cs="Arial"/>
                        <w:b/>
                        <w:bCs/>
                        <w:color w:val="FFFFFF"/>
                        <w:sz w:val="20"/>
                        <w:szCs w:val="14"/>
                      </w:rPr>
                      <w:delText>Walking</w:delText>
                    </w:r>
                    <w:bookmarkStart w:id="4838" w:name="_Toc511906271"/>
                    <w:bookmarkStart w:id="4839" w:name="_Toc517801819"/>
                    <w:bookmarkStart w:id="4840" w:name="_Toc517813728"/>
                    <w:bookmarkStart w:id="4841" w:name="_Toc517899143"/>
                    <w:bookmarkStart w:id="4842" w:name="_Toc517899664"/>
                    <w:bookmarkStart w:id="4843" w:name="_Toc517900272"/>
                    <w:bookmarkStart w:id="4844" w:name="_Toc517900452"/>
                    <w:bookmarkStart w:id="4845" w:name="_Toc517900721"/>
                    <w:bookmarkStart w:id="4846" w:name="_Toc517900857"/>
                    <w:bookmarkStart w:id="4847" w:name="_Toc517900989"/>
                    <w:bookmarkStart w:id="4848" w:name="_Toc517902504"/>
                    <w:bookmarkStart w:id="4849" w:name="_Toc517902954"/>
                    <w:bookmarkStart w:id="4850" w:name="_Toc517903521"/>
                    <w:bookmarkStart w:id="4851" w:name="_Toc517903657"/>
                    <w:bookmarkStart w:id="4852" w:name="_Toc517903929"/>
                    <w:bookmarkStart w:id="4853" w:name="_Toc517904064"/>
                    <w:bookmarkStart w:id="4854" w:name="_Toc517973723"/>
                    <w:bookmarkStart w:id="4855" w:name="_Toc517973852"/>
                    <w:bookmarkStart w:id="4856" w:name="_Toc517973981"/>
                    <w:bookmarkStart w:id="4857" w:name="_Toc517974235"/>
                    <w:bookmarkStart w:id="4858" w:name="_Toc518334403"/>
                    <w:bookmarkStart w:id="4859" w:name="_Toc518334673"/>
                    <w:bookmarkStart w:id="4860" w:name="_Toc518334803"/>
                    <w:bookmarkStart w:id="4861" w:name="_Toc518589436"/>
                    <w:bookmarkStart w:id="4862" w:name="_Toc518661774"/>
                    <w:bookmarkStart w:id="4863" w:name="_Toc518661911"/>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del>
                </w:p>
              </w:tc>
              <w:tc>
                <w:tcPr>
                  <w:tcW w:w="1373" w:type="dxa"/>
                  <w:tcBorders>
                    <w:top w:val="nil"/>
                    <w:left w:val="nil"/>
                    <w:bottom w:val="single" w:sz="8" w:space="0" w:color="FFFFFF"/>
                    <w:right w:val="single" w:sz="8" w:space="0" w:color="FFFFFF"/>
                  </w:tcBorders>
                  <w:shd w:val="clear" w:color="000000" w:fill="E7F2FC"/>
                  <w:vAlign w:val="center"/>
                </w:tcPr>
                <w:p w14:paraId="37C98B3F" w14:textId="77777777" w:rsidR="0087014B" w:rsidDel="00D05427" w:rsidRDefault="00D5184D">
                  <w:pPr>
                    <w:spacing w:after="0"/>
                    <w:jc w:val="center"/>
                    <w:rPr>
                      <w:del w:id="4864" w:author="jie sun" w:date="2018-04-16T21:37:00Z"/>
                      <w:rFonts w:ascii="Arial" w:eastAsia="Times New Roman" w:hAnsi="Arial" w:cs="Arial"/>
                      <w:color w:val="000000"/>
                      <w:sz w:val="20"/>
                      <w:szCs w:val="14"/>
                    </w:rPr>
                  </w:pPr>
                  <w:del w:id="4865" w:author="jie sun" w:date="2018-04-16T21:37:00Z">
                    <w:r w:rsidDel="00D05427">
                      <w:rPr>
                        <w:rFonts w:ascii="Arial" w:eastAsia="Times New Roman" w:hAnsi="Arial" w:cs="Arial"/>
                        <w:color w:val="000000"/>
                        <w:sz w:val="20"/>
                        <w:szCs w:val="14"/>
                      </w:rPr>
                      <w:delText>Put the Phone Beside Ear (to answer the phone call)</w:delText>
                    </w:r>
                    <w:bookmarkStart w:id="4866" w:name="_Toc511906272"/>
                    <w:bookmarkStart w:id="4867" w:name="_Toc517801820"/>
                    <w:bookmarkStart w:id="4868" w:name="_Toc517813729"/>
                    <w:bookmarkStart w:id="4869" w:name="_Toc517899144"/>
                    <w:bookmarkStart w:id="4870" w:name="_Toc517899665"/>
                    <w:bookmarkStart w:id="4871" w:name="_Toc517900273"/>
                    <w:bookmarkStart w:id="4872" w:name="_Toc517900453"/>
                    <w:bookmarkStart w:id="4873" w:name="_Toc517900722"/>
                    <w:bookmarkStart w:id="4874" w:name="_Toc517900858"/>
                    <w:bookmarkStart w:id="4875" w:name="_Toc517900990"/>
                    <w:bookmarkStart w:id="4876" w:name="_Toc517902505"/>
                    <w:bookmarkStart w:id="4877" w:name="_Toc517902955"/>
                    <w:bookmarkStart w:id="4878" w:name="_Toc517903522"/>
                    <w:bookmarkStart w:id="4879" w:name="_Toc517903658"/>
                    <w:bookmarkStart w:id="4880" w:name="_Toc517903930"/>
                    <w:bookmarkStart w:id="4881" w:name="_Toc517904065"/>
                    <w:bookmarkStart w:id="4882" w:name="_Toc517973724"/>
                    <w:bookmarkStart w:id="4883" w:name="_Toc517973853"/>
                    <w:bookmarkStart w:id="4884" w:name="_Toc517973982"/>
                    <w:bookmarkStart w:id="4885" w:name="_Toc517974236"/>
                    <w:bookmarkStart w:id="4886" w:name="_Toc518334404"/>
                    <w:bookmarkStart w:id="4887" w:name="_Toc518334674"/>
                    <w:bookmarkStart w:id="4888" w:name="_Toc518334804"/>
                    <w:bookmarkStart w:id="4889" w:name="_Toc518589437"/>
                    <w:bookmarkStart w:id="4890" w:name="_Toc518661775"/>
                    <w:bookmarkStart w:id="4891" w:name="_Toc518661912"/>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del>
                </w:p>
              </w:tc>
              <w:tc>
                <w:tcPr>
                  <w:tcW w:w="839" w:type="dxa"/>
                  <w:tcBorders>
                    <w:top w:val="nil"/>
                    <w:left w:val="nil"/>
                    <w:bottom w:val="single" w:sz="8" w:space="0" w:color="FFFFFF"/>
                    <w:right w:val="single" w:sz="8" w:space="0" w:color="FFFFFF"/>
                  </w:tcBorders>
                  <w:shd w:val="clear" w:color="000000" w:fill="E7F2FC"/>
                  <w:vAlign w:val="center"/>
                </w:tcPr>
                <w:p w14:paraId="49EFCDD9" w14:textId="77777777" w:rsidR="0087014B" w:rsidDel="00D05427" w:rsidRDefault="00D5184D">
                  <w:pPr>
                    <w:pStyle w:val="Caption"/>
                    <w:spacing w:after="0"/>
                    <w:jc w:val="center"/>
                    <w:rPr>
                      <w:del w:id="4892" w:author="jie sun" w:date="2018-04-16T21:37:00Z"/>
                      <w:rFonts w:ascii="Arial" w:eastAsia="Times New Roman" w:hAnsi="Arial" w:cs="Arial"/>
                      <w:color w:val="000000"/>
                      <w:sz w:val="20"/>
                      <w:szCs w:val="14"/>
                    </w:rPr>
                    <w:pPrChange w:id="4893" w:author="像个男人一样" w:date="2018-03-21T01:45:00Z">
                      <w:pPr>
                        <w:spacing w:after="0"/>
                        <w:jc w:val="center"/>
                      </w:pPr>
                    </w:pPrChange>
                  </w:pPr>
                  <w:del w:id="4894" w:author="jie sun" w:date="2018-04-16T21:37:00Z">
                    <w:r w:rsidDel="00D05427">
                      <w:rPr>
                        <w:rFonts w:ascii="Arial" w:eastAsia="Times New Roman" w:hAnsi="Arial" w:cs="Arial"/>
                        <w:color w:val="000000"/>
                        <w:sz w:val="20"/>
                        <w:szCs w:val="14"/>
                      </w:rPr>
                      <w:delText>173cm</w:delText>
                    </w:r>
                    <w:bookmarkStart w:id="4895" w:name="_Toc511906273"/>
                    <w:bookmarkStart w:id="4896" w:name="_Toc517801821"/>
                    <w:bookmarkStart w:id="4897" w:name="_Toc517813730"/>
                    <w:bookmarkStart w:id="4898" w:name="_Toc517899145"/>
                    <w:bookmarkStart w:id="4899" w:name="_Toc517899666"/>
                    <w:bookmarkStart w:id="4900" w:name="_Toc517900274"/>
                    <w:bookmarkStart w:id="4901" w:name="_Toc517900454"/>
                    <w:bookmarkStart w:id="4902" w:name="_Toc517900723"/>
                    <w:bookmarkStart w:id="4903" w:name="_Toc517900859"/>
                    <w:bookmarkStart w:id="4904" w:name="_Toc517900991"/>
                    <w:bookmarkStart w:id="4905" w:name="_Toc517902506"/>
                    <w:bookmarkStart w:id="4906" w:name="_Toc517902956"/>
                    <w:bookmarkStart w:id="4907" w:name="_Toc517903523"/>
                    <w:bookmarkStart w:id="4908" w:name="_Toc517903659"/>
                    <w:bookmarkStart w:id="4909" w:name="_Toc517903931"/>
                    <w:bookmarkStart w:id="4910" w:name="_Toc517904066"/>
                    <w:bookmarkStart w:id="4911" w:name="_Toc517973725"/>
                    <w:bookmarkStart w:id="4912" w:name="_Toc517973854"/>
                    <w:bookmarkStart w:id="4913" w:name="_Toc517973983"/>
                    <w:bookmarkStart w:id="4914" w:name="_Toc517974237"/>
                    <w:bookmarkStart w:id="4915" w:name="_Toc518334405"/>
                    <w:bookmarkStart w:id="4916" w:name="_Toc518334675"/>
                    <w:bookmarkStart w:id="4917" w:name="_Toc518334805"/>
                    <w:bookmarkStart w:id="4918" w:name="_Toc518589438"/>
                    <w:bookmarkStart w:id="4919" w:name="_Toc518661776"/>
                    <w:bookmarkStart w:id="4920" w:name="_Toc518661913"/>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del>
                </w:p>
              </w:tc>
              <w:tc>
                <w:tcPr>
                  <w:tcW w:w="883" w:type="dxa"/>
                  <w:tcBorders>
                    <w:top w:val="nil"/>
                    <w:left w:val="nil"/>
                    <w:bottom w:val="single" w:sz="8" w:space="0" w:color="FFFFFF"/>
                    <w:right w:val="single" w:sz="8" w:space="0" w:color="FFFFFF"/>
                  </w:tcBorders>
                  <w:shd w:val="clear" w:color="000000" w:fill="E7F2FC"/>
                  <w:vAlign w:val="center"/>
                </w:tcPr>
                <w:p w14:paraId="0FB8CF22" w14:textId="77777777" w:rsidR="0087014B" w:rsidDel="00D05427" w:rsidRDefault="00D5184D">
                  <w:pPr>
                    <w:spacing w:after="0"/>
                    <w:jc w:val="center"/>
                    <w:rPr>
                      <w:del w:id="4921" w:author="jie sun" w:date="2018-04-16T21:37:00Z"/>
                      <w:rFonts w:ascii="Arial" w:eastAsia="Times New Roman" w:hAnsi="Arial" w:cs="Arial"/>
                      <w:color w:val="000000"/>
                      <w:sz w:val="20"/>
                      <w:szCs w:val="14"/>
                    </w:rPr>
                  </w:pPr>
                  <w:del w:id="4922" w:author="jie sun" w:date="2018-04-16T21:37:00Z">
                    <w:r w:rsidDel="00D05427">
                      <w:rPr>
                        <w:rFonts w:ascii="Arial" w:eastAsia="Times New Roman" w:hAnsi="Arial" w:cs="Arial"/>
                        <w:color w:val="000000"/>
                        <w:sz w:val="20"/>
                        <w:szCs w:val="14"/>
                      </w:rPr>
                      <w:delText>60 Kilo</w:delText>
                    </w:r>
                    <w:bookmarkStart w:id="4923" w:name="_Toc511906274"/>
                    <w:bookmarkStart w:id="4924" w:name="_Toc517801822"/>
                    <w:bookmarkStart w:id="4925" w:name="_Toc517813731"/>
                    <w:bookmarkStart w:id="4926" w:name="_Toc517899146"/>
                    <w:bookmarkStart w:id="4927" w:name="_Toc517899667"/>
                    <w:bookmarkStart w:id="4928" w:name="_Toc517900275"/>
                    <w:bookmarkStart w:id="4929" w:name="_Toc517900455"/>
                    <w:bookmarkStart w:id="4930" w:name="_Toc517900724"/>
                    <w:bookmarkStart w:id="4931" w:name="_Toc517900860"/>
                    <w:bookmarkStart w:id="4932" w:name="_Toc517900992"/>
                    <w:bookmarkStart w:id="4933" w:name="_Toc517902507"/>
                    <w:bookmarkStart w:id="4934" w:name="_Toc517902957"/>
                    <w:bookmarkStart w:id="4935" w:name="_Toc517903524"/>
                    <w:bookmarkStart w:id="4936" w:name="_Toc517903660"/>
                    <w:bookmarkStart w:id="4937" w:name="_Toc517903932"/>
                    <w:bookmarkStart w:id="4938" w:name="_Toc517904067"/>
                    <w:bookmarkStart w:id="4939" w:name="_Toc517973726"/>
                    <w:bookmarkStart w:id="4940" w:name="_Toc517973855"/>
                    <w:bookmarkStart w:id="4941" w:name="_Toc517973984"/>
                    <w:bookmarkStart w:id="4942" w:name="_Toc517974238"/>
                    <w:bookmarkStart w:id="4943" w:name="_Toc518334406"/>
                    <w:bookmarkStart w:id="4944" w:name="_Toc518334676"/>
                    <w:bookmarkStart w:id="4945" w:name="_Toc518334806"/>
                    <w:bookmarkStart w:id="4946" w:name="_Toc518589439"/>
                    <w:bookmarkStart w:id="4947" w:name="_Toc518661777"/>
                    <w:bookmarkStart w:id="4948" w:name="_Toc518661914"/>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del>
                </w:p>
              </w:tc>
              <w:tc>
                <w:tcPr>
                  <w:tcW w:w="594" w:type="dxa"/>
                  <w:tcBorders>
                    <w:top w:val="nil"/>
                    <w:left w:val="nil"/>
                    <w:bottom w:val="single" w:sz="8" w:space="0" w:color="FFFFFF"/>
                    <w:right w:val="single" w:sz="8" w:space="0" w:color="FFFFFF"/>
                  </w:tcBorders>
                  <w:shd w:val="clear" w:color="000000" w:fill="E7F2FC"/>
                  <w:vAlign w:val="center"/>
                </w:tcPr>
                <w:p w14:paraId="3FEF01E6" w14:textId="77777777" w:rsidR="0087014B" w:rsidDel="00D05427" w:rsidRDefault="00D5184D">
                  <w:pPr>
                    <w:spacing w:after="0"/>
                    <w:jc w:val="center"/>
                    <w:rPr>
                      <w:del w:id="4949" w:author="jie sun" w:date="2018-04-16T21:37:00Z"/>
                      <w:rFonts w:ascii="Arial" w:eastAsia="Times New Roman" w:hAnsi="Arial" w:cs="Arial"/>
                      <w:color w:val="000000"/>
                      <w:sz w:val="20"/>
                      <w:szCs w:val="14"/>
                    </w:rPr>
                  </w:pPr>
                  <w:del w:id="4950" w:author="jie sun" w:date="2018-04-16T21:37:00Z">
                    <w:r w:rsidDel="00D05427">
                      <w:rPr>
                        <w:rFonts w:ascii="Arial" w:eastAsia="Times New Roman" w:hAnsi="Arial" w:cs="Arial"/>
                        <w:color w:val="000000"/>
                        <w:sz w:val="20"/>
                        <w:szCs w:val="14"/>
                      </w:rPr>
                      <w:delText>28</w:delText>
                    </w:r>
                    <w:bookmarkStart w:id="4951" w:name="_Toc511906275"/>
                    <w:bookmarkStart w:id="4952" w:name="_Toc517801823"/>
                    <w:bookmarkStart w:id="4953" w:name="_Toc517813732"/>
                    <w:bookmarkStart w:id="4954" w:name="_Toc517899147"/>
                    <w:bookmarkStart w:id="4955" w:name="_Toc517899668"/>
                    <w:bookmarkStart w:id="4956" w:name="_Toc517900276"/>
                    <w:bookmarkStart w:id="4957" w:name="_Toc517900456"/>
                    <w:bookmarkStart w:id="4958" w:name="_Toc517900725"/>
                    <w:bookmarkStart w:id="4959" w:name="_Toc517900861"/>
                    <w:bookmarkStart w:id="4960" w:name="_Toc517900993"/>
                    <w:bookmarkStart w:id="4961" w:name="_Toc517902508"/>
                    <w:bookmarkStart w:id="4962" w:name="_Toc517902958"/>
                    <w:bookmarkStart w:id="4963" w:name="_Toc517903525"/>
                    <w:bookmarkStart w:id="4964" w:name="_Toc517903661"/>
                    <w:bookmarkStart w:id="4965" w:name="_Toc517903933"/>
                    <w:bookmarkStart w:id="4966" w:name="_Toc517904068"/>
                    <w:bookmarkStart w:id="4967" w:name="_Toc517973727"/>
                    <w:bookmarkStart w:id="4968" w:name="_Toc517973856"/>
                    <w:bookmarkStart w:id="4969" w:name="_Toc517973985"/>
                    <w:bookmarkStart w:id="4970" w:name="_Toc517974239"/>
                    <w:bookmarkStart w:id="4971" w:name="_Toc518334407"/>
                    <w:bookmarkStart w:id="4972" w:name="_Toc518334677"/>
                    <w:bookmarkStart w:id="4973" w:name="_Toc518334807"/>
                    <w:bookmarkStart w:id="4974" w:name="_Toc518589440"/>
                    <w:bookmarkStart w:id="4975" w:name="_Toc518661778"/>
                    <w:bookmarkStart w:id="4976" w:name="_Toc518661915"/>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del>
                </w:p>
              </w:tc>
              <w:tc>
                <w:tcPr>
                  <w:tcW w:w="1116" w:type="dxa"/>
                  <w:tcBorders>
                    <w:top w:val="nil"/>
                    <w:left w:val="nil"/>
                    <w:bottom w:val="single" w:sz="8" w:space="0" w:color="FFFFFF"/>
                    <w:right w:val="single" w:sz="8" w:space="0" w:color="FFFFFF"/>
                  </w:tcBorders>
                  <w:shd w:val="clear" w:color="000000" w:fill="E7F2FC"/>
                  <w:vAlign w:val="center"/>
                </w:tcPr>
                <w:p w14:paraId="4F28B762" w14:textId="77777777" w:rsidR="0087014B" w:rsidDel="00D05427" w:rsidRDefault="00D5184D">
                  <w:pPr>
                    <w:spacing w:after="0"/>
                    <w:jc w:val="center"/>
                    <w:rPr>
                      <w:del w:id="4977" w:author="jie sun" w:date="2018-04-16T21:37:00Z"/>
                      <w:rFonts w:ascii="Arial" w:eastAsia="Times New Roman" w:hAnsi="Arial" w:cs="Arial"/>
                      <w:color w:val="000000"/>
                      <w:sz w:val="20"/>
                      <w:szCs w:val="14"/>
                    </w:rPr>
                  </w:pPr>
                  <w:del w:id="4978" w:author="jie sun" w:date="2018-04-16T21:37:00Z">
                    <w:r w:rsidDel="00D05427">
                      <w:rPr>
                        <w:rFonts w:ascii="Arial" w:eastAsia="Times New Roman" w:hAnsi="Arial" w:cs="Arial"/>
                        <w:color w:val="000000"/>
                        <w:sz w:val="20"/>
                        <w:szCs w:val="14"/>
                      </w:rPr>
                      <w:delText>Flat</w:delText>
                    </w:r>
                    <w:bookmarkStart w:id="4979" w:name="_Toc511906276"/>
                    <w:bookmarkStart w:id="4980" w:name="_Toc517801824"/>
                    <w:bookmarkStart w:id="4981" w:name="_Toc517813733"/>
                    <w:bookmarkStart w:id="4982" w:name="_Toc517899148"/>
                    <w:bookmarkStart w:id="4983" w:name="_Toc517899669"/>
                    <w:bookmarkStart w:id="4984" w:name="_Toc517900277"/>
                    <w:bookmarkStart w:id="4985" w:name="_Toc517900457"/>
                    <w:bookmarkStart w:id="4986" w:name="_Toc517900726"/>
                    <w:bookmarkStart w:id="4987" w:name="_Toc517900862"/>
                    <w:bookmarkStart w:id="4988" w:name="_Toc517900994"/>
                    <w:bookmarkStart w:id="4989" w:name="_Toc517902509"/>
                    <w:bookmarkStart w:id="4990" w:name="_Toc517902959"/>
                    <w:bookmarkStart w:id="4991" w:name="_Toc517903526"/>
                    <w:bookmarkStart w:id="4992" w:name="_Toc517903662"/>
                    <w:bookmarkStart w:id="4993" w:name="_Toc517903934"/>
                    <w:bookmarkStart w:id="4994" w:name="_Toc517904069"/>
                    <w:bookmarkStart w:id="4995" w:name="_Toc517973728"/>
                    <w:bookmarkStart w:id="4996" w:name="_Toc517973857"/>
                    <w:bookmarkStart w:id="4997" w:name="_Toc517973986"/>
                    <w:bookmarkStart w:id="4998" w:name="_Toc517974240"/>
                    <w:bookmarkStart w:id="4999" w:name="_Toc518334408"/>
                    <w:bookmarkStart w:id="5000" w:name="_Toc518334678"/>
                    <w:bookmarkStart w:id="5001" w:name="_Toc518334808"/>
                    <w:bookmarkStart w:id="5002" w:name="_Toc518589441"/>
                    <w:bookmarkStart w:id="5003" w:name="_Toc518661779"/>
                    <w:bookmarkStart w:id="5004" w:name="_Toc518661916"/>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del>
                </w:p>
              </w:tc>
              <w:tc>
                <w:tcPr>
                  <w:tcW w:w="1117" w:type="dxa"/>
                  <w:tcBorders>
                    <w:top w:val="nil"/>
                    <w:left w:val="nil"/>
                    <w:bottom w:val="single" w:sz="8" w:space="0" w:color="FFFFFF"/>
                    <w:right w:val="single" w:sz="8" w:space="0" w:color="FFFFFF"/>
                  </w:tcBorders>
                  <w:shd w:val="clear" w:color="000000" w:fill="E7F2FC"/>
                  <w:vAlign w:val="center"/>
                </w:tcPr>
                <w:p w14:paraId="68101AD8" w14:textId="77777777" w:rsidR="0087014B" w:rsidDel="00D05427" w:rsidRDefault="00D5184D">
                  <w:pPr>
                    <w:spacing w:after="0"/>
                    <w:jc w:val="center"/>
                    <w:rPr>
                      <w:del w:id="5005" w:author="jie sun" w:date="2018-04-16T21:37:00Z"/>
                      <w:rFonts w:ascii="Arial" w:eastAsia="Times New Roman" w:hAnsi="Arial" w:cs="Arial"/>
                      <w:color w:val="000000"/>
                      <w:sz w:val="20"/>
                      <w:szCs w:val="14"/>
                    </w:rPr>
                  </w:pPr>
                  <w:del w:id="5006" w:author="jie sun" w:date="2018-04-16T21:37:00Z">
                    <w:r w:rsidDel="00D05427">
                      <w:rPr>
                        <w:rFonts w:ascii="Arial" w:eastAsia="Times New Roman" w:hAnsi="Arial" w:cs="Arial"/>
                        <w:color w:val="000000"/>
                        <w:sz w:val="20"/>
                        <w:szCs w:val="14"/>
                      </w:rPr>
                      <w:delText xml:space="preserve">50Hz </w:delText>
                    </w:r>
                    <w:bookmarkStart w:id="5007" w:name="_Toc511906277"/>
                    <w:bookmarkStart w:id="5008" w:name="_Toc517801825"/>
                    <w:bookmarkStart w:id="5009" w:name="_Toc517813734"/>
                    <w:bookmarkStart w:id="5010" w:name="_Toc517899149"/>
                    <w:bookmarkStart w:id="5011" w:name="_Toc517899670"/>
                    <w:bookmarkStart w:id="5012" w:name="_Toc517900278"/>
                    <w:bookmarkStart w:id="5013" w:name="_Toc517900458"/>
                    <w:bookmarkStart w:id="5014" w:name="_Toc517900727"/>
                    <w:bookmarkStart w:id="5015" w:name="_Toc517900863"/>
                    <w:bookmarkStart w:id="5016" w:name="_Toc517900995"/>
                    <w:bookmarkStart w:id="5017" w:name="_Toc517902510"/>
                    <w:bookmarkStart w:id="5018" w:name="_Toc517902960"/>
                    <w:bookmarkStart w:id="5019" w:name="_Toc517903527"/>
                    <w:bookmarkStart w:id="5020" w:name="_Toc517903663"/>
                    <w:bookmarkStart w:id="5021" w:name="_Toc517903935"/>
                    <w:bookmarkStart w:id="5022" w:name="_Toc517904070"/>
                    <w:bookmarkStart w:id="5023" w:name="_Toc517973729"/>
                    <w:bookmarkStart w:id="5024" w:name="_Toc517973858"/>
                    <w:bookmarkStart w:id="5025" w:name="_Toc517973987"/>
                    <w:bookmarkStart w:id="5026" w:name="_Toc517974241"/>
                    <w:bookmarkStart w:id="5027" w:name="_Toc518334409"/>
                    <w:bookmarkStart w:id="5028" w:name="_Toc518334679"/>
                    <w:bookmarkStart w:id="5029" w:name="_Toc518334809"/>
                    <w:bookmarkStart w:id="5030" w:name="_Toc518589442"/>
                    <w:bookmarkStart w:id="5031" w:name="_Toc518661780"/>
                    <w:bookmarkStart w:id="5032" w:name="_Toc518661917"/>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del>
                </w:p>
              </w:tc>
              <w:tc>
                <w:tcPr>
                  <w:tcW w:w="1028" w:type="dxa"/>
                  <w:tcBorders>
                    <w:top w:val="nil"/>
                    <w:left w:val="nil"/>
                    <w:bottom w:val="single" w:sz="8" w:space="0" w:color="FFFFFF"/>
                    <w:right w:val="single" w:sz="8" w:space="0" w:color="FFFFFF"/>
                  </w:tcBorders>
                  <w:shd w:val="clear" w:color="000000" w:fill="E7F2FC"/>
                  <w:vAlign w:val="center"/>
                </w:tcPr>
                <w:p w14:paraId="4CE2AE0E" w14:textId="77777777" w:rsidR="0087014B" w:rsidDel="00D05427" w:rsidRDefault="00D5184D">
                  <w:pPr>
                    <w:spacing w:after="0"/>
                    <w:jc w:val="center"/>
                    <w:rPr>
                      <w:del w:id="5033" w:author="jie sun" w:date="2018-04-16T21:37:00Z"/>
                      <w:rFonts w:ascii="Arial" w:eastAsia="Times New Roman" w:hAnsi="Arial" w:cs="Arial"/>
                      <w:color w:val="000000"/>
                      <w:sz w:val="20"/>
                      <w:szCs w:val="14"/>
                    </w:rPr>
                  </w:pPr>
                  <w:del w:id="5034" w:author="jie sun" w:date="2018-04-16T21:37:00Z">
                    <w:r w:rsidDel="00D05427">
                      <w:rPr>
                        <w:rFonts w:ascii="Arial" w:eastAsia="Times New Roman" w:hAnsi="Arial" w:cs="Arial"/>
                        <w:color w:val="000000"/>
                        <w:sz w:val="20"/>
                        <w:szCs w:val="14"/>
                      </w:rPr>
                      <w:delText>192</w:delText>
                    </w:r>
                    <w:bookmarkStart w:id="5035" w:name="_Toc511906278"/>
                    <w:bookmarkStart w:id="5036" w:name="_Toc517801826"/>
                    <w:bookmarkStart w:id="5037" w:name="_Toc517813735"/>
                    <w:bookmarkStart w:id="5038" w:name="_Toc517899150"/>
                    <w:bookmarkStart w:id="5039" w:name="_Toc517899671"/>
                    <w:bookmarkStart w:id="5040" w:name="_Toc517900279"/>
                    <w:bookmarkStart w:id="5041" w:name="_Toc517900459"/>
                    <w:bookmarkStart w:id="5042" w:name="_Toc517900728"/>
                    <w:bookmarkStart w:id="5043" w:name="_Toc517900864"/>
                    <w:bookmarkStart w:id="5044" w:name="_Toc517900996"/>
                    <w:bookmarkStart w:id="5045" w:name="_Toc517902511"/>
                    <w:bookmarkStart w:id="5046" w:name="_Toc517902961"/>
                    <w:bookmarkStart w:id="5047" w:name="_Toc517903528"/>
                    <w:bookmarkStart w:id="5048" w:name="_Toc517903664"/>
                    <w:bookmarkStart w:id="5049" w:name="_Toc517903936"/>
                    <w:bookmarkStart w:id="5050" w:name="_Toc517904071"/>
                    <w:bookmarkStart w:id="5051" w:name="_Toc517973730"/>
                    <w:bookmarkStart w:id="5052" w:name="_Toc517973859"/>
                    <w:bookmarkStart w:id="5053" w:name="_Toc517973988"/>
                    <w:bookmarkStart w:id="5054" w:name="_Toc517974242"/>
                    <w:bookmarkStart w:id="5055" w:name="_Toc518334410"/>
                    <w:bookmarkStart w:id="5056" w:name="_Toc518334680"/>
                    <w:bookmarkStart w:id="5057" w:name="_Toc518334810"/>
                    <w:bookmarkStart w:id="5058" w:name="_Toc518589443"/>
                    <w:bookmarkStart w:id="5059" w:name="_Toc518661781"/>
                    <w:bookmarkStart w:id="5060" w:name="_Toc518661918"/>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del>
                </w:p>
              </w:tc>
              <w:tc>
                <w:tcPr>
                  <w:tcW w:w="1094" w:type="dxa"/>
                  <w:tcBorders>
                    <w:top w:val="nil"/>
                    <w:left w:val="nil"/>
                    <w:bottom w:val="single" w:sz="8" w:space="0" w:color="FFFFFF"/>
                    <w:right w:val="single" w:sz="8" w:space="0" w:color="FFFFFF"/>
                  </w:tcBorders>
                  <w:shd w:val="clear" w:color="000000" w:fill="E7F2FC"/>
                  <w:vAlign w:val="center"/>
                </w:tcPr>
                <w:p w14:paraId="2F3C23E8" w14:textId="77777777" w:rsidR="0087014B" w:rsidDel="00D05427" w:rsidRDefault="00D5184D">
                  <w:pPr>
                    <w:spacing w:after="0"/>
                    <w:jc w:val="center"/>
                    <w:rPr>
                      <w:del w:id="5061" w:author="jie sun" w:date="2018-04-16T21:37:00Z"/>
                      <w:rFonts w:ascii="Arial" w:eastAsia="Times New Roman" w:hAnsi="Arial" w:cs="Arial"/>
                      <w:color w:val="000000"/>
                      <w:sz w:val="20"/>
                      <w:szCs w:val="14"/>
                    </w:rPr>
                  </w:pPr>
                  <w:del w:id="5062" w:author="jie sun" w:date="2018-04-16T21:37:00Z">
                    <w:r w:rsidDel="00D05427">
                      <w:rPr>
                        <w:rFonts w:ascii="Arial" w:eastAsia="Times New Roman" w:hAnsi="Arial" w:cs="Arial"/>
                        <w:color w:val="000000"/>
                        <w:sz w:val="20"/>
                        <w:szCs w:val="14"/>
                      </w:rPr>
                      <w:delText>250</w:delText>
                    </w:r>
                    <w:bookmarkStart w:id="5063" w:name="_Toc511906279"/>
                    <w:bookmarkStart w:id="5064" w:name="_Toc517801827"/>
                    <w:bookmarkStart w:id="5065" w:name="_Toc517813736"/>
                    <w:bookmarkStart w:id="5066" w:name="_Toc517899151"/>
                    <w:bookmarkStart w:id="5067" w:name="_Toc517899672"/>
                    <w:bookmarkStart w:id="5068" w:name="_Toc517900280"/>
                    <w:bookmarkStart w:id="5069" w:name="_Toc517900460"/>
                    <w:bookmarkStart w:id="5070" w:name="_Toc517900729"/>
                    <w:bookmarkStart w:id="5071" w:name="_Toc517900865"/>
                    <w:bookmarkStart w:id="5072" w:name="_Toc517900997"/>
                    <w:bookmarkStart w:id="5073" w:name="_Toc517902512"/>
                    <w:bookmarkStart w:id="5074" w:name="_Toc517902962"/>
                    <w:bookmarkStart w:id="5075" w:name="_Toc517903529"/>
                    <w:bookmarkStart w:id="5076" w:name="_Toc517903665"/>
                    <w:bookmarkStart w:id="5077" w:name="_Toc517903937"/>
                    <w:bookmarkStart w:id="5078" w:name="_Toc517904072"/>
                    <w:bookmarkStart w:id="5079" w:name="_Toc517973731"/>
                    <w:bookmarkStart w:id="5080" w:name="_Toc517973860"/>
                    <w:bookmarkStart w:id="5081" w:name="_Toc517973989"/>
                    <w:bookmarkStart w:id="5082" w:name="_Toc517974243"/>
                    <w:bookmarkStart w:id="5083" w:name="_Toc518334411"/>
                    <w:bookmarkStart w:id="5084" w:name="_Toc518334681"/>
                    <w:bookmarkStart w:id="5085" w:name="_Toc518334811"/>
                    <w:bookmarkStart w:id="5086" w:name="_Toc518589444"/>
                    <w:bookmarkStart w:id="5087" w:name="_Toc518661782"/>
                    <w:bookmarkStart w:id="5088" w:name="_Toc518661919"/>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del>
                </w:p>
              </w:tc>
              <w:tc>
                <w:tcPr>
                  <w:tcW w:w="1117" w:type="dxa"/>
                  <w:tcBorders>
                    <w:top w:val="nil"/>
                    <w:left w:val="nil"/>
                    <w:bottom w:val="single" w:sz="8" w:space="0" w:color="FFFFFF"/>
                    <w:right w:val="single" w:sz="8" w:space="0" w:color="FFFFFF"/>
                  </w:tcBorders>
                  <w:shd w:val="clear" w:color="000000" w:fill="E7F2FC"/>
                  <w:vAlign w:val="center"/>
                </w:tcPr>
                <w:p w14:paraId="313A4670" w14:textId="77777777" w:rsidR="0087014B" w:rsidDel="00D05427" w:rsidRDefault="00D5184D">
                  <w:pPr>
                    <w:spacing w:after="0"/>
                    <w:jc w:val="center"/>
                    <w:rPr>
                      <w:del w:id="5089" w:author="jie sun" w:date="2018-04-16T21:37:00Z"/>
                      <w:rFonts w:ascii="Arial" w:eastAsia="Times New Roman" w:hAnsi="Arial" w:cs="Arial"/>
                      <w:color w:val="000000"/>
                      <w:sz w:val="20"/>
                      <w:szCs w:val="14"/>
                    </w:rPr>
                  </w:pPr>
                  <w:del w:id="5090" w:author="jie sun" w:date="2018-04-16T21:37:00Z">
                    <w:r w:rsidDel="00D05427">
                      <w:rPr>
                        <w:rFonts w:ascii="Arial" w:eastAsia="Times New Roman" w:hAnsi="Arial" w:cs="Arial"/>
                        <w:color w:val="000000"/>
                        <w:sz w:val="20"/>
                        <w:szCs w:val="14"/>
                      </w:rPr>
                      <w:delText>0.77</w:delText>
                    </w:r>
                    <w:bookmarkStart w:id="5091" w:name="_Toc511906280"/>
                    <w:bookmarkStart w:id="5092" w:name="_Toc517801828"/>
                    <w:bookmarkStart w:id="5093" w:name="_Toc517813737"/>
                    <w:bookmarkStart w:id="5094" w:name="_Toc517899152"/>
                    <w:bookmarkStart w:id="5095" w:name="_Toc517899673"/>
                    <w:bookmarkStart w:id="5096" w:name="_Toc517900281"/>
                    <w:bookmarkStart w:id="5097" w:name="_Toc517900461"/>
                    <w:bookmarkStart w:id="5098" w:name="_Toc517900730"/>
                    <w:bookmarkStart w:id="5099" w:name="_Toc517900866"/>
                    <w:bookmarkStart w:id="5100" w:name="_Toc517900998"/>
                    <w:bookmarkStart w:id="5101" w:name="_Toc517902513"/>
                    <w:bookmarkStart w:id="5102" w:name="_Toc517902963"/>
                    <w:bookmarkStart w:id="5103" w:name="_Toc517903530"/>
                    <w:bookmarkStart w:id="5104" w:name="_Toc517903666"/>
                    <w:bookmarkStart w:id="5105" w:name="_Toc517903938"/>
                    <w:bookmarkStart w:id="5106" w:name="_Toc517904073"/>
                    <w:bookmarkStart w:id="5107" w:name="_Toc517973732"/>
                    <w:bookmarkStart w:id="5108" w:name="_Toc517973861"/>
                    <w:bookmarkStart w:id="5109" w:name="_Toc517973990"/>
                    <w:bookmarkStart w:id="5110" w:name="_Toc517974244"/>
                    <w:bookmarkStart w:id="5111" w:name="_Toc518334412"/>
                    <w:bookmarkStart w:id="5112" w:name="_Toc518334682"/>
                    <w:bookmarkStart w:id="5113" w:name="_Toc518334812"/>
                    <w:bookmarkStart w:id="5114" w:name="_Toc518589445"/>
                    <w:bookmarkStart w:id="5115" w:name="_Toc518661783"/>
                    <w:bookmarkStart w:id="5116" w:name="_Toc51866192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del>
                </w:p>
              </w:tc>
              <w:bookmarkStart w:id="5117" w:name="_Toc511906281"/>
              <w:bookmarkStart w:id="5118" w:name="_Toc517801829"/>
              <w:bookmarkStart w:id="5119" w:name="_Toc517813738"/>
              <w:bookmarkStart w:id="5120" w:name="_Toc517899153"/>
              <w:bookmarkStart w:id="5121" w:name="_Toc517899674"/>
              <w:bookmarkStart w:id="5122" w:name="_Toc517900282"/>
              <w:bookmarkStart w:id="5123" w:name="_Toc517900462"/>
              <w:bookmarkStart w:id="5124" w:name="_Toc517900731"/>
              <w:bookmarkStart w:id="5125" w:name="_Toc517900867"/>
              <w:bookmarkStart w:id="5126" w:name="_Toc517900999"/>
              <w:bookmarkStart w:id="5127" w:name="_Toc517902514"/>
              <w:bookmarkStart w:id="5128" w:name="_Toc517902964"/>
              <w:bookmarkStart w:id="5129" w:name="_Toc517903531"/>
              <w:bookmarkStart w:id="5130" w:name="_Toc517903667"/>
              <w:bookmarkStart w:id="5131" w:name="_Toc517903939"/>
              <w:bookmarkStart w:id="5132" w:name="_Toc517904074"/>
              <w:bookmarkStart w:id="5133" w:name="_Toc517973733"/>
              <w:bookmarkStart w:id="5134" w:name="_Toc517973862"/>
              <w:bookmarkStart w:id="5135" w:name="_Toc517973991"/>
              <w:bookmarkStart w:id="5136" w:name="_Toc517974245"/>
              <w:bookmarkStart w:id="5137" w:name="_Toc518334413"/>
              <w:bookmarkStart w:id="5138" w:name="_Toc518334683"/>
              <w:bookmarkStart w:id="5139" w:name="_Toc518334813"/>
              <w:bookmarkStart w:id="5140" w:name="_Toc518589446"/>
              <w:bookmarkStart w:id="5141" w:name="_Toc518661784"/>
              <w:bookmarkStart w:id="5142" w:name="_Toc518661921"/>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tr>
            <w:tr w:rsidR="0087014B" w:rsidDel="00D05427" w14:paraId="7CB3C37B" w14:textId="77777777">
              <w:trPr>
                <w:trHeight w:val="852"/>
                <w:del w:id="5143"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3CB132A5" w14:textId="77777777" w:rsidR="0087014B" w:rsidDel="00D05427" w:rsidRDefault="00D5184D">
                  <w:pPr>
                    <w:spacing w:after="0"/>
                    <w:jc w:val="center"/>
                    <w:rPr>
                      <w:del w:id="5144" w:author="jie sun" w:date="2018-04-16T21:37:00Z"/>
                      <w:rFonts w:ascii="Arial" w:eastAsia="Times New Roman" w:hAnsi="Arial" w:cs="Arial"/>
                      <w:b/>
                      <w:bCs/>
                      <w:color w:val="FFFFFF"/>
                      <w:sz w:val="20"/>
                      <w:szCs w:val="14"/>
                    </w:rPr>
                  </w:pPr>
                  <w:del w:id="5145" w:author="jie sun" w:date="2018-04-16T21:37:00Z">
                    <w:r w:rsidDel="00D05427">
                      <w:rPr>
                        <w:rFonts w:ascii="Arial" w:eastAsia="Times New Roman" w:hAnsi="Arial" w:cs="Arial"/>
                        <w:b/>
                        <w:bCs/>
                        <w:color w:val="FFFFFF"/>
                        <w:sz w:val="20"/>
                        <w:szCs w:val="14"/>
                      </w:rPr>
                      <w:delText>Running</w:delText>
                    </w:r>
                    <w:bookmarkStart w:id="5146" w:name="_Toc511906282"/>
                    <w:bookmarkStart w:id="5147" w:name="_Toc517801830"/>
                    <w:bookmarkStart w:id="5148" w:name="_Toc517813739"/>
                    <w:bookmarkStart w:id="5149" w:name="_Toc517899154"/>
                    <w:bookmarkStart w:id="5150" w:name="_Toc517899675"/>
                    <w:bookmarkStart w:id="5151" w:name="_Toc517900283"/>
                    <w:bookmarkStart w:id="5152" w:name="_Toc517900463"/>
                    <w:bookmarkStart w:id="5153" w:name="_Toc517900732"/>
                    <w:bookmarkStart w:id="5154" w:name="_Toc517900868"/>
                    <w:bookmarkStart w:id="5155" w:name="_Toc517901000"/>
                    <w:bookmarkStart w:id="5156" w:name="_Toc517902515"/>
                    <w:bookmarkStart w:id="5157" w:name="_Toc517902965"/>
                    <w:bookmarkStart w:id="5158" w:name="_Toc517903532"/>
                    <w:bookmarkStart w:id="5159" w:name="_Toc517903668"/>
                    <w:bookmarkStart w:id="5160" w:name="_Toc517903940"/>
                    <w:bookmarkStart w:id="5161" w:name="_Toc517904075"/>
                    <w:bookmarkStart w:id="5162" w:name="_Toc517973734"/>
                    <w:bookmarkStart w:id="5163" w:name="_Toc517973863"/>
                    <w:bookmarkStart w:id="5164" w:name="_Toc517973992"/>
                    <w:bookmarkStart w:id="5165" w:name="_Toc517974246"/>
                    <w:bookmarkStart w:id="5166" w:name="_Toc518334414"/>
                    <w:bookmarkStart w:id="5167" w:name="_Toc518334684"/>
                    <w:bookmarkStart w:id="5168" w:name="_Toc518334814"/>
                    <w:bookmarkStart w:id="5169" w:name="_Toc518589447"/>
                    <w:bookmarkStart w:id="5170" w:name="_Toc518661785"/>
                    <w:bookmarkStart w:id="5171" w:name="_Toc518661922"/>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del>
                </w:p>
              </w:tc>
              <w:tc>
                <w:tcPr>
                  <w:tcW w:w="1373" w:type="dxa"/>
                  <w:tcBorders>
                    <w:top w:val="nil"/>
                    <w:left w:val="nil"/>
                    <w:bottom w:val="single" w:sz="8" w:space="0" w:color="FFFFFF"/>
                    <w:right w:val="single" w:sz="8" w:space="0" w:color="FFFFFF"/>
                  </w:tcBorders>
                  <w:shd w:val="clear" w:color="000000" w:fill="CBE4F9"/>
                  <w:vAlign w:val="center"/>
                </w:tcPr>
                <w:p w14:paraId="74F0B576" w14:textId="77777777" w:rsidR="0087014B" w:rsidDel="00D05427" w:rsidRDefault="00D5184D">
                  <w:pPr>
                    <w:spacing w:after="0"/>
                    <w:jc w:val="center"/>
                    <w:rPr>
                      <w:del w:id="5172" w:author="jie sun" w:date="2018-04-16T21:37:00Z"/>
                      <w:rFonts w:ascii="Arial" w:eastAsia="Times New Roman" w:hAnsi="Arial" w:cs="Arial"/>
                      <w:color w:val="000000"/>
                      <w:sz w:val="20"/>
                      <w:szCs w:val="14"/>
                    </w:rPr>
                  </w:pPr>
                  <w:del w:id="5173" w:author="jie sun" w:date="2018-04-16T21:37:00Z">
                    <w:r w:rsidDel="00D05427">
                      <w:rPr>
                        <w:rFonts w:ascii="Arial" w:eastAsia="Times New Roman" w:hAnsi="Arial" w:cs="Arial"/>
                        <w:color w:val="000000"/>
                        <w:sz w:val="20"/>
                        <w:szCs w:val="14"/>
                      </w:rPr>
                      <w:delText>In pocket of Pants</w:delText>
                    </w:r>
                    <w:bookmarkStart w:id="5174" w:name="_Toc511906283"/>
                    <w:bookmarkStart w:id="5175" w:name="_Toc517801831"/>
                    <w:bookmarkStart w:id="5176" w:name="_Toc517813740"/>
                    <w:bookmarkStart w:id="5177" w:name="_Toc517899155"/>
                    <w:bookmarkStart w:id="5178" w:name="_Toc517899676"/>
                    <w:bookmarkStart w:id="5179" w:name="_Toc517900284"/>
                    <w:bookmarkStart w:id="5180" w:name="_Toc517900464"/>
                    <w:bookmarkStart w:id="5181" w:name="_Toc517900733"/>
                    <w:bookmarkStart w:id="5182" w:name="_Toc517900869"/>
                    <w:bookmarkStart w:id="5183" w:name="_Toc517901001"/>
                    <w:bookmarkStart w:id="5184" w:name="_Toc517902516"/>
                    <w:bookmarkStart w:id="5185" w:name="_Toc517902966"/>
                    <w:bookmarkStart w:id="5186" w:name="_Toc517903533"/>
                    <w:bookmarkStart w:id="5187" w:name="_Toc517903669"/>
                    <w:bookmarkStart w:id="5188" w:name="_Toc517903941"/>
                    <w:bookmarkStart w:id="5189" w:name="_Toc517904076"/>
                    <w:bookmarkStart w:id="5190" w:name="_Toc517973735"/>
                    <w:bookmarkStart w:id="5191" w:name="_Toc517973864"/>
                    <w:bookmarkStart w:id="5192" w:name="_Toc517973993"/>
                    <w:bookmarkStart w:id="5193" w:name="_Toc517974247"/>
                    <w:bookmarkStart w:id="5194" w:name="_Toc518334415"/>
                    <w:bookmarkStart w:id="5195" w:name="_Toc518334685"/>
                    <w:bookmarkStart w:id="5196" w:name="_Toc518334815"/>
                    <w:bookmarkStart w:id="5197" w:name="_Toc518589448"/>
                    <w:bookmarkStart w:id="5198" w:name="_Toc518661786"/>
                    <w:bookmarkStart w:id="5199" w:name="_Toc51866192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del>
                </w:p>
              </w:tc>
              <w:tc>
                <w:tcPr>
                  <w:tcW w:w="839" w:type="dxa"/>
                  <w:tcBorders>
                    <w:top w:val="nil"/>
                    <w:left w:val="nil"/>
                    <w:bottom w:val="single" w:sz="8" w:space="0" w:color="FFFFFF"/>
                    <w:right w:val="single" w:sz="8" w:space="0" w:color="FFFFFF"/>
                  </w:tcBorders>
                  <w:shd w:val="clear" w:color="000000" w:fill="CBE4F9"/>
                  <w:vAlign w:val="center"/>
                </w:tcPr>
                <w:p w14:paraId="516E61AF" w14:textId="77777777" w:rsidR="0087014B" w:rsidDel="00D05427" w:rsidRDefault="00D5184D">
                  <w:pPr>
                    <w:spacing w:after="0"/>
                    <w:jc w:val="center"/>
                    <w:rPr>
                      <w:del w:id="5200" w:author="jie sun" w:date="2018-04-16T21:37:00Z"/>
                      <w:rFonts w:ascii="Arial" w:eastAsia="Times New Roman" w:hAnsi="Arial" w:cs="Arial"/>
                      <w:color w:val="000000"/>
                      <w:sz w:val="20"/>
                      <w:szCs w:val="14"/>
                    </w:rPr>
                  </w:pPr>
                  <w:del w:id="5201" w:author="jie sun" w:date="2018-04-16T21:37:00Z">
                    <w:r w:rsidDel="00D05427">
                      <w:rPr>
                        <w:rFonts w:ascii="Arial" w:eastAsia="Times New Roman" w:hAnsi="Arial" w:cs="Arial"/>
                        <w:color w:val="000000"/>
                        <w:sz w:val="20"/>
                        <w:szCs w:val="14"/>
                      </w:rPr>
                      <w:delText>173cm</w:delText>
                    </w:r>
                    <w:bookmarkStart w:id="5202" w:name="_Toc511906284"/>
                    <w:bookmarkStart w:id="5203" w:name="_Toc517801832"/>
                    <w:bookmarkStart w:id="5204" w:name="_Toc517813741"/>
                    <w:bookmarkStart w:id="5205" w:name="_Toc517899156"/>
                    <w:bookmarkStart w:id="5206" w:name="_Toc517899677"/>
                    <w:bookmarkStart w:id="5207" w:name="_Toc517900285"/>
                    <w:bookmarkStart w:id="5208" w:name="_Toc517900465"/>
                    <w:bookmarkStart w:id="5209" w:name="_Toc517900734"/>
                    <w:bookmarkStart w:id="5210" w:name="_Toc517900870"/>
                    <w:bookmarkStart w:id="5211" w:name="_Toc517901002"/>
                    <w:bookmarkStart w:id="5212" w:name="_Toc517902517"/>
                    <w:bookmarkStart w:id="5213" w:name="_Toc517902967"/>
                    <w:bookmarkStart w:id="5214" w:name="_Toc517903534"/>
                    <w:bookmarkStart w:id="5215" w:name="_Toc517903670"/>
                    <w:bookmarkStart w:id="5216" w:name="_Toc517903942"/>
                    <w:bookmarkStart w:id="5217" w:name="_Toc517904077"/>
                    <w:bookmarkStart w:id="5218" w:name="_Toc517973736"/>
                    <w:bookmarkStart w:id="5219" w:name="_Toc517973865"/>
                    <w:bookmarkStart w:id="5220" w:name="_Toc517973994"/>
                    <w:bookmarkStart w:id="5221" w:name="_Toc517974248"/>
                    <w:bookmarkStart w:id="5222" w:name="_Toc518334416"/>
                    <w:bookmarkStart w:id="5223" w:name="_Toc518334686"/>
                    <w:bookmarkStart w:id="5224" w:name="_Toc518334816"/>
                    <w:bookmarkStart w:id="5225" w:name="_Toc518589449"/>
                    <w:bookmarkStart w:id="5226" w:name="_Toc518661787"/>
                    <w:bookmarkStart w:id="5227" w:name="_Toc518661924"/>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del>
                </w:p>
              </w:tc>
              <w:tc>
                <w:tcPr>
                  <w:tcW w:w="883" w:type="dxa"/>
                  <w:tcBorders>
                    <w:top w:val="nil"/>
                    <w:left w:val="nil"/>
                    <w:bottom w:val="single" w:sz="8" w:space="0" w:color="FFFFFF"/>
                    <w:right w:val="single" w:sz="8" w:space="0" w:color="FFFFFF"/>
                  </w:tcBorders>
                  <w:shd w:val="clear" w:color="000000" w:fill="CBE4F9"/>
                  <w:vAlign w:val="center"/>
                </w:tcPr>
                <w:p w14:paraId="12A64D1F" w14:textId="77777777" w:rsidR="0087014B" w:rsidDel="00D05427" w:rsidRDefault="00D5184D">
                  <w:pPr>
                    <w:spacing w:after="0"/>
                    <w:jc w:val="center"/>
                    <w:rPr>
                      <w:del w:id="5228" w:author="jie sun" w:date="2018-04-16T21:37:00Z"/>
                      <w:rFonts w:ascii="Arial" w:eastAsia="Times New Roman" w:hAnsi="Arial" w:cs="Arial"/>
                      <w:color w:val="000000"/>
                      <w:sz w:val="20"/>
                      <w:szCs w:val="14"/>
                    </w:rPr>
                  </w:pPr>
                  <w:del w:id="5229" w:author="jie sun" w:date="2018-04-16T21:37:00Z">
                    <w:r w:rsidDel="00D05427">
                      <w:rPr>
                        <w:rFonts w:ascii="Arial" w:eastAsia="Times New Roman" w:hAnsi="Arial" w:cs="Arial"/>
                        <w:color w:val="000000"/>
                        <w:sz w:val="20"/>
                        <w:szCs w:val="14"/>
                      </w:rPr>
                      <w:delText>60 Kilo</w:delText>
                    </w:r>
                    <w:bookmarkStart w:id="5230" w:name="_Toc511906285"/>
                    <w:bookmarkStart w:id="5231" w:name="_Toc517801833"/>
                    <w:bookmarkStart w:id="5232" w:name="_Toc517813742"/>
                    <w:bookmarkStart w:id="5233" w:name="_Toc517899157"/>
                    <w:bookmarkStart w:id="5234" w:name="_Toc517899678"/>
                    <w:bookmarkStart w:id="5235" w:name="_Toc517900286"/>
                    <w:bookmarkStart w:id="5236" w:name="_Toc517900466"/>
                    <w:bookmarkStart w:id="5237" w:name="_Toc517900735"/>
                    <w:bookmarkStart w:id="5238" w:name="_Toc517900871"/>
                    <w:bookmarkStart w:id="5239" w:name="_Toc517901003"/>
                    <w:bookmarkStart w:id="5240" w:name="_Toc517902518"/>
                    <w:bookmarkStart w:id="5241" w:name="_Toc517902968"/>
                    <w:bookmarkStart w:id="5242" w:name="_Toc517903535"/>
                    <w:bookmarkStart w:id="5243" w:name="_Toc517903671"/>
                    <w:bookmarkStart w:id="5244" w:name="_Toc517903943"/>
                    <w:bookmarkStart w:id="5245" w:name="_Toc517904078"/>
                    <w:bookmarkStart w:id="5246" w:name="_Toc517973737"/>
                    <w:bookmarkStart w:id="5247" w:name="_Toc517973866"/>
                    <w:bookmarkStart w:id="5248" w:name="_Toc517973995"/>
                    <w:bookmarkStart w:id="5249" w:name="_Toc517974249"/>
                    <w:bookmarkStart w:id="5250" w:name="_Toc518334417"/>
                    <w:bookmarkStart w:id="5251" w:name="_Toc518334687"/>
                    <w:bookmarkStart w:id="5252" w:name="_Toc518334817"/>
                    <w:bookmarkStart w:id="5253" w:name="_Toc518589450"/>
                    <w:bookmarkStart w:id="5254" w:name="_Toc518661788"/>
                    <w:bookmarkStart w:id="5255" w:name="_Toc518661925"/>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del>
                </w:p>
              </w:tc>
              <w:tc>
                <w:tcPr>
                  <w:tcW w:w="594" w:type="dxa"/>
                  <w:tcBorders>
                    <w:top w:val="nil"/>
                    <w:left w:val="nil"/>
                    <w:bottom w:val="single" w:sz="8" w:space="0" w:color="FFFFFF"/>
                    <w:right w:val="single" w:sz="8" w:space="0" w:color="FFFFFF"/>
                  </w:tcBorders>
                  <w:shd w:val="clear" w:color="000000" w:fill="CBE4F9"/>
                  <w:vAlign w:val="center"/>
                </w:tcPr>
                <w:p w14:paraId="10E949E0" w14:textId="77777777" w:rsidR="0087014B" w:rsidDel="00D05427" w:rsidRDefault="00D5184D">
                  <w:pPr>
                    <w:spacing w:after="0"/>
                    <w:jc w:val="center"/>
                    <w:rPr>
                      <w:del w:id="5256" w:author="jie sun" w:date="2018-04-16T21:37:00Z"/>
                      <w:rFonts w:ascii="Arial" w:eastAsia="Times New Roman" w:hAnsi="Arial" w:cs="Arial"/>
                      <w:color w:val="000000"/>
                      <w:sz w:val="20"/>
                      <w:szCs w:val="14"/>
                    </w:rPr>
                  </w:pPr>
                  <w:del w:id="5257" w:author="jie sun" w:date="2018-04-16T21:37:00Z">
                    <w:r w:rsidDel="00D05427">
                      <w:rPr>
                        <w:rFonts w:ascii="Arial" w:eastAsia="Times New Roman" w:hAnsi="Arial" w:cs="Arial"/>
                        <w:color w:val="000000"/>
                        <w:sz w:val="20"/>
                        <w:szCs w:val="14"/>
                      </w:rPr>
                      <w:delText>28</w:delText>
                    </w:r>
                    <w:bookmarkStart w:id="5258" w:name="_Toc511906286"/>
                    <w:bookmarkStart w:id="5259" w:name="_Toc517801834"/>
                    <w:bookmarkStart w:id="5260" w:name="_Toc517813743"/>
                    <w:bookmarkStart w:id="5261" w:name="_Toc517899158"/>
                    <w:bookmarkStart w:id="5262" w:name="_Toc517899679"/>
                    <w:bookmarkStart w:id="5263" w:name="_Toc517900287"/>
                    <w:bookmarkStart w:id="5264" w:name="_Toc517900467"/>
                    <w:bookmarkStart w:id="5265" w:name="_Toc517900736"/>
                    <w:bookmarkStart w:id="5266" w:name="_Toc517900872"/>
                    <w:bookmarkStart w:id="5267" w:name="_Toc517901004"/>
                    <w:bookmarkStart w:id="5268" w:name="_Toc517902519"/>
                    <w:bookmarkStart w:id="5269" w:name="_Toc517902969"/>
                    <w:bookmarkStart w:id="5270" w:name="_Toc517903536"/>
                    <w:bookmarkStart w:id="5271" w:name="_Toc517903672"/>
                    <w:bookmarkStart w:id="5272" w:name="_Toc517903944"/>
                    <w:bookmarkStart w:id="5273" w:name="_Toc517904079"/>
                    <w:bookmarkStart w:id="5274" w:name="_Toc517973738"/>
                    <w:bookmarkStart w:id="5275" w:name="_Toc517973867"/>
                    <w:bookmarkStart w:id="5276" w:name="_Toc517973996"/>
                    <w:bookmarkStart w:id="5277" w:name="_Toc517974250"/>
                    <w:bookmarkStart w:id="5278" w:name="_Toc518334418"/>
                    <w:bookmarkStart w:id="5279" w:name="_Toc518334688"/>
                    <w:bookmarkStart w:id="5280" w:name="_Toc518334818"/>
                    <w:bookmarkStart w:id="5281" w:name="_Toc518589451"/>
                    <w:bookmarkStart w:id="5282" w:name="_Toc518661789"/>
                    <w:bookmarkStart w:id="5283" w:name="_Toc518661926"/>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del>
                </w:p>
              </w:tc>
              <w:tc>
                <w:tcPr>
                  <w:tcW w:w="1116" w:type="dxa"/>
                  <w:tcBorders>
                    <w:top w:val="nil"/>
                    <w:left w:val="nil"/>
                    <w:bottom w:val="single" w:sz="8" w:space="0" w:color="FFFFFF"/>
                    <w:right w:val="single" w:sz="8" w:space="0" w:color="FFFFFF"/>
                  </w:tcBorders>
                  <w:shd w:val="clear" w:color="000000" w:fill="CBE4F9"/>
                  <w:vAlign w:val="center"/>
                </w:tcPr>
                <w:p w14:paraId="60C3BEE9" w14:textId="77777777" w:rsidR="0087014B" w:rsidDel="00D05427" w:rsidRDefault="00D5184D">
                  <w:pPr>
                    <w:spacing w:after="0"/>
                    <w:jc w:val="center"/>
                    <w:rPr>
                      <w:del w:id="5284" w:author="jie sun" w:date="2018-04-16T21:37:00Z"/>
                      <w:rFonts w:ascii="Arial" w:eastAsia="Times New Roman" w:hAnsi="Arial" w:cs="Arial"/>
                      <w:color w:val="000000"/>
                      <w:sz w:val="20"/>
                      <w:szCs w:val="14"/>
                    </w:rPr>
                  </w:pPr>
                  <w:del w:id="5285" w:author="jie sun" w:date="2018-04-16T21:37:00Z">
                    <w:r w:rsidDel="00D05427">
                      <w:rPr>
                        <w:rFonts w:ascii="Arial" w:eastAsia="Times New Roman" w:hAnsi="Arial" w:cs="Arial"/>
                        <w:color w:val="000000"/>
                        <w:sz w:val="20"/>
                        <w:szCs w:val="14"/>
                      </w:rPr>
                      <w:delText>Flat</w:delText>
                    </w:r>
                    <w:bookmarkStart w:id="5286" w:name="_Toc511906287"/>
                    <w:bookmarkStart w:id="5287" w:name="_Toc517801835"/>
                    <w:bookmarkStart w:id="5288" w:name="_Toc517813744"/>
                    <w:bookmarkStart w:id="5289" w:name="_Toc517899159"/>
                    <w:bookmarkStart w:id="5290" w:name="_Toc517899680"/>
                    <w:bookmarkStart w:id="5291" w:name="_Toc517900288"/>
                    <w:bookmarkStart w:id="5292" w:name="_Toc517900468"/>
                    <w:bookmarkStart w:id="5293" w:name="_Toc517900737"/>
                    <w:bookmarkStart w:id="5294" w:name="_Toc517900873"/>
                    <w:bookmarkStart w:id="5295" w:name="_Toc517901005"/>
                    <w:bookmarkStart w:id="5296" w:name="_Toc517902520"/>
                    <w:bookmarkStart w:id="5297" w:name="_Toc517902970"/>
                    <w:bookmarkStart w:id="5298" w:name="_Toc517903537"/>
                    <w:bookmarkStart w:id="5299" w:name="_Toc517903673"/>
                    <w:bookmarkStart w:id="5300" w:name="_Toc517903945"/>
                    <w:bookmarkStart w:id="5301" w:name="_Toc517904080"/>
                    <w:bookmarkStart w:id="5302" w:name="_Toc517973739"/>
                    <w:bookmarkStart w:id="5303" w:name="_Toc517973868"/>
                    <w:bookmarkStart w:id="5304" w:name="_Toc517973997"/>
                    <w:bookmarkStart w:id="5305" w:name="_Toc517974251"/>
                    <w:bookmarkStart w:id="5306" w:name="_Toc518334419"/>
                    <w:bookmarkStart w:id="5307" w:name="_Toc518334689"/>
                    <w:bookmarkStart w:id="5308" w:name="_Toc518334819"/>
                    <w:bookmarkStart w:id="5309" w:name="_Toc518589452"/>
                    <w:bookmarkStart w:id="5310" w:name="_Toc518661790"/>
                    <w:bookmarkStart w:id="5311" w:name="_Toc518661927"/>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del>
                </w:p>
              </w:tc>
              <w:tc>
                <w:tcPr>
                  <w:tcW w:w="1117" w:type="dxa"/>
                  <w:tcBorders>
                    <w:top w:val="nil"/>
                    <w:left w:val="nil"/>
                    <w:bottom w:val="single" w:sz="8" w:space="0" w:color="FFFFFF"/>
                    <w:right w:val="single" w:sz="8" w:space="0" w:color="FFFFFF"/>
                  </w:tcBorders>
                  <w:shd w:val="clear" w:color="000000" w:fill="CBE4F9"/>
                  <w:vAlign w:val="center"/>
                </w:tcPr>
                <w:p w14:paraId="507FD4C0" w14:textId="77777777" w:rsidR="0087014B" w:rsidDel="00D05427" w:rsidRDefault="00D5184D">
                  <w:pPr>
                    <w:spacing w:after="0"/>
                    <w:jc w:val="center"/>
                    <w:rPr>
                      <w:del w:id="5312" w:author="jie sun" w:date="2018-04-16T21:37:00Z"/>
                      <w:rFonts w:ascii="Arial" w:eastAsia="Times New Roman" w:hAnsi="Arial" w:cs="Arial"/>
                      <w:color w:val="000000"/>
                      <w:sz w:val="20"/>
                      <w:szCs w:val="14"/>
                    </w:rPr>
                  </w:pPr>
                  <w:del w:id="5313" w:author="jie sun" w:date="2018-04-16T21:37:00Z">
                    <w:r w:rsidDel="00D05427">
                      <w:rPr>
                        <w:rFonts w:ascii="Arial" w:eastAsia="Times New Roman" w:hAnsi="Arial" w:cs="Arial"/>
                        <w:color w:val="000000"/>
                        <w:sz w:val="20"/>
                        <w:szCs w:val="14"/>
                      </w:rPr>
                      <w:delText xml:space="preserve">50Hz </w:delText>
                    </w:r>
                    <w:bookmarkStart w:id="5314" w:name="_Toc511906288"/>
                    <w:bookmarkStart w:id="5315" w:name="_Toc517801836"/>
                    <w:bookmarkStart w:id="5316" w:name="_Toc517813745"/>
                    <w:bookmarkStart w:id="5317" w:name="_Toc517899160"/>
                    <w:bookmarkStart w:id="5318" w:name="_Toc517899681"/>
                    <w:bookmarkStart w:id="5319" w:name="_Toc517900289"/>
                    <w:bookmarkStart w:id="5320" w:name="_Toc517900469"/>
                    <w:bookmarkStart w:id="5321" w:name="_Toc517900738"/>
                    <w:bookmarkStart w:id="5322" w:name="_Toc517900874"/>
                    <w:bookmarkStart w:id="5323" w:name="_Toc517901006"/>
                    <w:bookmarkStart w:id="5324" w:name="_Toc517902521"/>
                    <w:bookmarkStart w:id="5325" w:name="_Toc517902971"/>
                    <w:bookmarkStart w:id="5326" w:name="_Toc517903538"/>
                    <w:bookmarkStart w:id="5327" w:name="_Toc517903674"/>
                    <w:bookmarkStart w:id="5328" w:name="_Toc517903946"/>
                    <w:bookmarkStart w:id="5329" w:name="_Toc517904081"/>
                    <w:bookmarkStart w:id="5330" w:name="_Toc517973740"/>
                    <w:bookmarkStart w:id="5331" w:name="_Toc517973869"/>
                    <w:bookmarkStart w:id="5332" w:name="_Toc517973998"/>
                    <w:bookmarkStart w:id="5333" w:name="_Toc517974252"/>
                    <w:bookmarkStart w:id="5334" w:name="_Toc518334420"/>
                    <w:bookmarkStart w:id="5335" w:name="_Toc518334690"/>
                    <w:bookmarkStart w:id="5336" w:name="_Toc518334820"/>
                    <w:bookmarkStart w:id="5337" w:name="_Toc518589453"/>
                    <w:bookmarkStart w:id="5338" w:name="_Toc518661791"/>
                    <w:bookmarkStart w:id="5339" w:name="_Toc518661928"/>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del>
                </w:p>
              </w:tc>
              <w:tc>
                <w:tcPr>
                  <w:tcW w:w="1028" w:type="dxa"/>
                  <w:tcBorders>
                    <w:top w:val="nil"/>
                    <w:left w:val="nil"/>
                    <w:bottom w:val="single" w:sz="8" w:space="0" w:color="FFFFFF"/>
                    <w:right w:val="single" w:sz="8" w:space="0" w:color="FFFFFF"/>
                  </w:tcBorders>
                  <w:shd w:val="clear" w:color="000000" w:fill="CBE4F9"/>
                  <w:vAlign w:val="center"/>
                </w:tcPr>
                <w:p w14:paraId="53119700" w14:textId="77777777" w:rsidR="0087014B" w:rsidDel="00D05427" w:rsidRDefault="00D5184D">
                  <w:pPr>
                    <w:spacing w:after="0"/>
                    <w:jc w:val="center"/>
                    <w:rPr>
                      <w:del w:id="5340" w:author="jie sun" w:date="2018-04-16T21:37:00Z"/>
                      <w:rFonts w:ascii="Arial" w:eastAsia="Times New Roman" w:hAnsi="Arial" w:cs="Arial"/>
                      <w:color w:val="000000"/>
                      <w:sz w:val="20"/>
                      <w:szCs w:val="14"/>
                    </w:rPr>
                  </w:pPr>
                  <w:del w:id="5341" w:author="jie sun" w:date="2018-04-16T21:37:00Z">
                    <w:r w:rsidDel="00D05427">
                      <w:rPr>
                        <w:rFonts w:ascii="Arial" w:eastAsia="Times New Roman" w:hAnsi="Arial" w:cs="Arial"/>
                        <w:color w:val="000000"/>
                        <w:sz w:val="20"/>
                        <w:szCs w:val="14"/>
                      </w:rPr>
                      <w:delText>258</w:delText>
                    </w:r>
                    <w:bookmarkStart w:id="5342" w:name="_Toc511906289"/>
                    <w:bookmarkStart w:id="5343" w:name="_Toc517801837"/>
                    <w:bookmarkStart w:id="5344" w:name="_Toc517813746"/>
                    <w:bookmarkStart w:id="5345" w:name="_Toc517899161"/>
                    <w:bookmarkStart w:id="5346" w:name="_Toc517899682"/>
                    <w:bookmarkStart w:id="5347" w:name="_Toc517900290"/>
                    <w:bookmarkStart w:id="5348" w:name="_Toc517900470"/>
                    <w:bookmarkStart w:id="5349" w:name="_Toc517900739"/>
                    <w:bookmarkStart w:id="5350" w:name="_Toc517900875"/>
                    <w:bookmarkStart w:id="5351" w:name="_Toc517901007"/>
                    <w:bookmarkStart w:id="5352" w:name="_Toc517902522"/>
                    <w:bookmarkStart w:id="5353" w:name="_Toc517902972"/>
                    <w:bookmarkStart w:id="5354" w:name="_Toc517903539"/>
                    <w:bookmarkStart w:id="5355" w:name="_Toc517903675"/>
                    <w:bookmarkStart w:id="5356" w:name="_Toc517903947"/>
                    <w:bookmarkStart w:id="5357" w:name="_Toc517904082"/>
                    <w:bookmarkStart w:id="5358" w:name="_Toc517973741"/>
                    <w:bookmarkStart w:id="5359" w:name="_Toc517973870"/>
                    <w:bookmarkStart w:id="5360" w:name="_Toc517973999"/>
                    <w:bookmarkStart w:id="5361" w:name="_Toc517974253"/>
                    <w:bookmarkStart w:id="5362" w:name="_Toc518334421"/>
                    <w:bookmarkStart w:id="5363" w:name="_Toc518334691"/>
                    <w:bookmarkStart w:id="5364" w:name="_Toc518334821"/>
                    <w:bookmarkStart w:id="5365" w:name="_Toc518589454"/>
                    <w:bookmarkStart w:id="5366" w:name="_Toc518661792"/>
                    <w:bookmarkStart w:id="5367" w:name="_Toc518661929"/>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del>
                </w:p>
              </w:tc>
              <w:tc>
                <w:tcPr>
                  <w:tcW w:w="1094" w:type="dxa"/>
                  <w:tcBorders>
                    <w:top w:val="nil"/>
                    <w:left w:val="nil"/>
                    <w:bottom w:val="single" w:sz="8" w:space="0" w:color="FFFFFF"/>
                    <w:right w:val="single" w:sz="8" w:space="0" w:color="FFFFFF"/>
                  </w:tcBorders>
                  <w:shd w:val="clear" w:color="000000" w:fill="CBE4F9"/>
                  <w:vAlign w:val="center"/>
                </w:tcPr>
                <w:p w14:paraId="64DABF41" w14:textId="77777777" w:rsidR="0087014B" w:rsidDel="00D05427" w:rsidRDefault="00D5184D">
                  <w:pPr>
                    <w:spacing w:after="0"/>
                    <w:jc w:val="center"/>
                    <w:rPr>
                      <w:del w:id="5368" w:author="jie sun" w:date="2018-04-16T21:37:00Z"/>
                      <w:rFonts w:ascii="Arial" w:eastAsia="Times New Roman" w:hAnsi="Arial" w:cs="Arial"/>
                      <w:color w:val="000000"/>
                      <w:sz w:val="20"/>
                      <w:szCs w:val="14"/>
                    </w:rPr>
                  </w:pPr>
                  <w:del w:id="5369" w:author="jie sun" w:date="2018-04-16T21:37:00Z">
                    <w:r w:rsidDel="00D05427">
                      <w:rPr>
                        <w:rFonts w:ascii="Arial" w:eastAsia="Times New Roman" w:hAnsi="Arial" w:cs="Arial"/>
                        <w:color w:val="000000"/>
                        <w:sz w:val="20"/>
                        <w:szCs w:val="14"/>
                      </w:rPr>
                      <w:delText>250</w:delText>
                    </w:r>
                    <w:bookmarkStart w:id="5370" w:name="_Toc511906290"/>
                    <w:bookmarkStart w:id="5371" w:name="_Toc517801838"/>
                    <w:bookmarkStart w:id="5372" w:name="_Toc517813747"/>
                    <w:bookmarkStart w:id="5373" w:name="_Toc517899162"/>
                    <w:bookmarkStart w:id="5374" w:name="_Toc517899683"/>
                    <w:bookmarkStart w:id="5375" w:name="_Toc517900291"/>
                    <w:bookmarkStart w:id="5376" w:name="_Toc517900471"/>
                    <w:bookmarkStart w:id="5377" w:name="_Toc517900740"/>
                    <w:bookmarkStart w:id="5378" w:name="_Toc517900876"/>
                    <w:bookmarkStart w:id="5379" w:name="_Toc517901008"/>
                    <w:bookmarkStart w:id="5380" w:name="_Toc517902523"/>
                    <w:bookmarkStart w:id="5381" w:name="_Toc517902973"/>
                    <w:bookmarkStart w:id="5382" w:name="_Toc517903540"/>
                    <w:bookmarkStart w:id="5383" w:name="_Toc517903676"/>
                    <w:bookmarkStart w:id="5384" w:name="_Toc517903948"/>
                    <w:bookmarkStart w:id="5385" w:name="_Toc517904083"/>
                    <w:bookmarkStart w:id="5386" w:name="_Toc517973742"/>
                    <w:bookmarkStart w:id="5387" w:name="_Toc517973871"/>
                    <w:bookmarkStart w:id="5388" w:name="_Toc517974000"/>
                    <w:bookmarkStart w:id="5389" w:name="_Toc517974254"/>
                    <w:bookmarkStart w:id="5390" w:name="_Toc518334422"/>
                    <w:bookmarkStart w:id="5391" w:name="_Toc518334692"/>
                    <w:bookmarkStart w:id="5392" w:name="_Toc518334822"/>
                    <w:bookmarkStart w:id="5393" w:name="_Toc518589455"/>
                    <w:bookmarkStart w:id="5394" w:name="_Toc518661793"/>
                    <w:bookmarkStart w:id="5395" w:name="_Toc518661930"/>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del>
                </w:p>
              </w:tc>
              <w:tc>
                <w:tcPr>
                  <w:tcW w:w="1117" w:type="dxa"/>
                  <w:tcBorders>
                    <w:top w:val="nil"/>
                    <w:left w:val="nil"/>
                    <w:bottom w:val="single" w:sz="8" w:space="0" w:color="FFFFFF"/>
                    <w:right w:val="single" w:sz="8" w:space="0" w:color="FFFFFF"/>
                  </w:tcBorders>
                  <w:shd w:val="clear" w:color="000000" w:fill="CBE4F9"/>
                  <w:vAlign w:val="center"/>
                </w:tcPr>
                <w:p w14:paraId="36E7FBCD" w14:textId="77777777" w:rsidR="0087014B" w:rsidDel="00D05427" w:rsidRDefault="00D5184D">
                  <w:pPr>
                    <w:spacing w:after="0"/>
                    <w:jc w:val="center"/>
                    <w:rPr>
                      <w:del w:id="5396" w:author="jie sun" w:date="2018-04-16T21:37:00Z"/>
                      <w:rFonts w:ascii="Arial" w:eastAsia="Times New Roman" w:hAnsi="Arial" w:cs="Arial"/>
                      <w:color w:val="000000"/>
                      <w:sz w:val="20"/>
                      <w:szCs w:val="14"/>
                    </w:rPr>
                  </w:pPr>
                  <w:del w:id="5397" w:author="jie sun" w:date="2018-04-16T21:37:00Z">
                    <w:r w:rsidDel="00D05427">
                      <w:rPr>
                        <w:rFonts w:ascii="Arial" w:eastAsia="Times New Roman" w:hAnsi="Arial" w:cs="Arial"/>
                        <w:color w:val="000000"/>
                        <w:sz w:val="20"/>
                        <w:szCs w:val="14"/>
                      </w:rPr>
                      <w:delText>0.97</w:delText>
                    </w:r>
                    <w:bookmarkStart w:id="5398" w:name="_Toc511906291"/>
                    <w:bookmarkStart w:id="5399" w:name="_Toc517801839"/>
                    <w:bookmarkStart w:id="5400" w:name="_Toc517813748"/>
                    <w:bookmarkStart w:id="5401" w:name="_Toc517899163"/>
                    <w:bookmarkStart w:id="5402" w:name="_Toc517899684"/>
                    <w:bookmarkStart w:id="5403" w:name="_Toc517900292"/>
                    <w:bookmarkStart w:id="5404" w:name="_Toc517900472"/>
                    <w:bookmarkStart w:id="5405" w:name="_Toc517900741"/>
                    <w:bookmarkStart w:id="5406" w:name="_Toc517900877"/>
                    <w:bookmarkStart w:id="5407" w:name="_Toc517901009"/>
                    <w:bookmarkStart w:id="5408" w:name="_Toc517902524"/>
                    <w:bookmarkStart w:id="5409" w:name="_Toc517902974"/>
                    <w:bookmarkStart w:id="5410" w:name="_Toc517903541"/>
                    <w:bookmarkStart w:id="5411" w:name="_Toc517903677"/>
                    <w:bookmarkStart w:id="5412" w:name="_Toc517903949"/>
                    <w:bookmarkStart w:id="5413" w:name="_Toc517904084"/>
                    <w:bookmarkStart w:id="5414" w:name="_Toc517973743"/>
                    <w:bookmarkStart w:id="5415" w:name="_Toc517973872"/>
                    <w:bookmarkStart w:id="5416" w:name="_Toc517974001"/>
                    <w:bookmarkStart w:id="5417" w:name="_Toc517974255"/>
                    <w:bookmarkStart w:id="5418" w:name="_Toc518334423"/>
                    <w:bookmarkStart w:id="5419" w:name="_Toc518334693"/>
                    <w:bookmarkStart w:id="5420" w:name="_Toc518334823"/>
                    <w:bookmarkStart w:id="5421" w:name="_Toc518589456"/>
                    <w:bookmarkStart w:id="5422" w:name="_Toc518661794"/>
                    <w:bookmarkStart w:id="5423" w:name="_Toc518661931"/>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del>
                </w:p>
              </w:tc>
              <w:bookmarkStart w:id="5424" w:name="_Toc511906292"/>
              <w:bookmarkStart w:id="5425" w:name="_Toc517801840"/>
              <w:bookmarkStart w:id="5426" w:name="_Toc517813749"/>
              <w:bookmarkStart w:id="5427" w:name="_Toc517899164"/>
              <w:bookmarkStart w:id="5428" w:name="_Toc517899685"/>
              <w:bookmarkStart w:id="5429" w:name="_Toc517900293"/>
              <w:bookmarkStart w:id="5430" w:name="_Toc517900473"/>
              <w:bookmarkStart w:id="5431" w:name="_Toc517900742"/>
              <w:bookmarkStart w:id="5432" w:name="_Toc517900878"/>
              <w:bookmarkStart w:id="5433" w:name="_Toc517901010"/>
              <w:bookmarkStart w:id="5434" w:name="_Toc517902525"/>
              <w:bookmarkStart w:id="5435" w:name="_Toc517902975"/>
              <w:bookmarkStart w:id="5436" w:name="_Toc517903542"/>
              <w:bookmarkStart w:id="5437" w:name="_Toc517903678"/>
              <w:bookmarkStart w:id="5438" w:name="_Toc517903950"/>
              <w:bookmarkStart w:id="5439" w:name="_Toc517904085"/>
              <w:bookmarkStart w:id="5440" w:name="_Toc517973744"/>
              <w:bookmarkStart w:id="5441" w:name="_Toc517973873"/>
              <w:bookmarkStart w:id="5442" w:name="_Toc517974002"/>
              <w:bookmarkStart w:id="5443" w:name="_Toc517974256"/>
              <w:bookmarkStart w:id="5444" w:name="_Toc518334424"/>
              <w:bookmarkStart w:id="5445" w:name="_Toc518334694"/>
              <w:bookmarkStart w:id="5446" w:name="_Toc518334824"/>
              <w:bookmarkStart w:id="5447" w:name="_Toc518589457"/>
              <w:bookmarkStart w:id="5448" w:name="_Toc518661795"/>
              <w:bookmarkStart w:id="5449" w:name="_Toc518661932"/>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tr>
          </w:tbl>
          <w:p w14:paraId="175F47FD" w14:textId="77777777" w:rsidR="0087014B" w:rsidDel="00D05427" w:rsidRDefault="0087014B">
            <w:pPr>
              <w:spacing w:after="0"/>
              <w:rPr>
                <w:del w:id="5450" w:author="jie sun" w:date="2018-04-16T21:37:00Z"/>
              </w:rPr>
            </w:pPr>
            <w:bookmarkStart w:id="5451" w:name="_Toc511906293"/>
            <w:bookmarkStart w:id="5452" w:name="_Toc517801841"/>
            <w:bookmarkStart w:id="5453" w:name="_Toc517813750"/>
            <w:bookmarkStart w:id="5454" w:name="_Toc517899165"/>
            <w:bookmarkStart w:id="5455" w:name="_Toc517899686"/>
            <w:bookmarkStart w:id="5456" w:name="_Toc517900294"/>
            <w:bookmarkStart w:id="5457" w:name="_Toc517900474"/>
            <w:bookmarkStart w:id="5458" w:name="_Toc517900743"/>
            <w:bookmarkStart w:id="5459" w:name="_Toc517900879"/>
            <w:bookmarkStart w:id="5460" w:name="_Toc517901011"/>
            <w:bookmarkStart w:id="5461" w:name="_Toc517902526"/>
            <w:bookmarkStart w:id="5462" w:name="_Toc517902976"/>
            <w:bookmarkStart w:id="5463" w:name="_Toc517903543"/>
            <w:bookmarkStart w:id="5464" w:name="_Toc517903679"/>
            <w:bookmarkStart w:id="5465" w:name="_Toc517903951"/>
            <w:bookmarkStart w:id="5466" w:name="_Toc517904086"/>
            <w:bookmarkStart w:id="5467" w:name="_Toc517973745"/>
            <w:bookmarkStart w:id="5468" w:name="_Toc517973874"/>
            <w:bookmarkStart w:id="5469" w:name="_Toc517974003"/>
            <w:bookmarkStart w:id="5470" w:name="_Toc517974257"/>
            <w:bookmarkStart w:id="5471" w:name="_Toc518334425"/>
            <w:bookmarkStart w:id="5472" w:name="_Toc518334695"/>
            <w:bookmarkStart w:id="5473" w:name="_Toc518334825"/>
            <w:bookmarkStart w:id="5474" w:name="_Toc518589458"/>
            <w:bookmarkStart w:id="5475" w:name="_Toc518661796"/>
            <w:bookmarkStart w:id="5476" w:name="_Toc518661933"/>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p>
        </w:tc>
        <w:bookmarkStart w:id="5477" w:name="_Toc511906294"/>
        <w:bookmarkStart w:id="5478" w:name="_Toc517801842"/>
        <w:bookmarkStart w:id="5479" w:name="_Toc517813751"/>
        <w:bookmarkStart w:id="5480" w:name="_Toc517899166"/>
        <w:bookmarkStart w:id="5481" w:name="_Toc517899687"/>
        <w:bookmarkStart w:id="5482" w:name="_Toc517900295"/>
        <w:bookmarkStart w:id="5483" w:name="_Toc517900475"/>
        <w:bookmarkStart w:id="5484" w:name="_Toc517900744"/>
        <w:bookmarkStart w:id="5485" w:name="_Toc517900880"/>
        <w:bookmarkStart w:id="5486" w:name="_Toc517901012"/>
        <w:bookmarkStart w:id="5487" w:name="_Toc517902527"/>
        <w:bookmarkStart w:id="5488" w:name="_Toc517902977"/>
        <w:bookmarkStart w:id="5489" w:name="_Toc517903544"/>
        <w:bookmarkStart w:id="5490" w:name="_Toc517903680"/>
        <w:bookmarkStart w:id="5491" w:name="_Toc517903952"/>
        <w:bookmarkStart w:id="5492" w:name="_Toc517904087"/>
        <w:bookmarkStart w:id="5493" w:name="_Toc517973746"/>
        <w:bookmarkStart w:id="5494" w:name="_Toc517973875"/>
        <w:bookmarkStart w:id="5495" w:name="_Toc517974004"/>
        <w:bookmarkStart w:id="5496" w:name="_Toc517974258"/>
        <w:bookmarkStart w:id="5497" w:name="_Toc518334426"/>
        <w:bookmarkStart w:id="5498" w:name="_Toc518334696"/>
        <w:bookmarkStart w:id="5499" w:name="_Toc518334826"/>
        <w:bookmarkStart w:id="5500" w:name="_Toc518589459"/>
        <w:bookmarkStart w:id="5501" w:name="_Toc518661797"/>
        <w:bookmarkStart w:id="5502" w:name="_Toc518661934"/>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tr>
    </w:tbl>
    <w:p w14:paraId="294E77EA" w14:textId="77777777" w:rsidR="0087014B" w:rsidDel="00285914" w:rsidRDefault="00D5184D">
      <w:pPr>
        <w:pStyle w:val="Caption"/>
        <w:rPr>
          <w:del w:id="5503" w:author="jie sun" w:date="2018-04-16T21:37:00Z"/>
        </w:rPr>
        <w:pPrChange w:id="5504" w:author="像个男人一样" w:date="2018-03-21T01:45:00Z">
          <w:pPr/>
        </w:pPrChange>
      </w:pPr>
      <w:ins w:id="5505" w:author="像个男人一样" w:date="2018-03-21T01:45:00Z">
        <w:del w:id="5506" w:author="jie sun" w:date="2018-04-16T21:37:00Z">
          <w:r w:rsidDel="00285914">
            <w:delText xml:space="preserve">Figure </w:delText>
          </w:r>
        </w:del>
        <w:del w:id="5507"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5508" w:author="像个男人一样" w:date="2018-03-22T11:51:00Z">
        <w:del w:id="5509" w:author="jie sun" w:date="2018-04-10T21:45:00Z">
          <w:r w:rsidDel="00454521">
            <w:delText>13</w:delText>
          </w:r>
        </w:del>
      </w:ins>
      <w:ins w:id="5510" w:author="像个男人一样" w:date="2018-03-21T01:45:00Z">
        <w:del w:id="5511" w:author="jie sun" w:date="2018-04-10T21:45:00Z">
          <w:r w:rsidDel="00454521">
            <w:rPr>
              <w:iCs w:val="0"/>
            </w:rPr>
            <w:fldChar w:fldCharType="end"/>
          </w:r>
        </w:del>
        <w:bookmarkStart w:id="5512" w:name="_Toc12737"/>
        <w:bookmarkStart w:id="5513" w:name="_Toc26798"/>
        <w:bookmarkStart w:id="5514" w:name="_Toc11990"/>
        <w:bookmarkStart w:id="5515" w:name="_Toc27493"/>
        <w:bookmarkStart w:id="5516" w:name="_Toc14739"/>
        <w:bookmarkStart w:id="5517" w:name="_Toc4444"/>
        <w:bookmarkStart w:id="5518" w:name="_Toc23789"/>
        <w:bookmarkStart w:id="5519" w:name="_Toc25292"/>
        <w:bookmarkStart w:id="5520" w:name="_Toc12028"/>
        <w:bookmarkStart w:id="5521" w:name="_Toc30571"/>
        <w:bookmarkStart w:id="5522" w:name="_Toc4698"/>
        <w:bookmarkStart w:id="5523" w:name="_Toc12795"/>
        <w:bookmarkStart w:id="5524" w:name="_Toc2493"/>
        <w:bookmarkStart w:id="5525" w:name="_Toc17291"/>
        <w:bookmarkStart w:id="5526" w:name="_Toc19860"/>
        <w:bookmarkStart w:id="5527" w:name="_Toc7391"/>
        <w:bookmarkStart w:id="5528" w:name="_Toc24774"/>
        <w:bookmarkStart w:id="5529" w:name="_Toc32674"/>
        <w:bookmarkStart w:id="5530" w:name="_Toc12211"/>
        <w:bookmarkStart w:id="5531" w:name="_Toc5945"/>
        <w:bookmarkStart w:id="5532" w:name="_Toc15073"/>
        <w:bookmarkStart w:id="5533" w:name="_Toc30976"/>
        <w:bookmarkStart w:id="5534" w:name="_Toc29649"/>
        <w:bookmarkStart w:id="5535" w:name="_Toc2511"/>
        <w:bookmarkStart w:id="5536" w:name="_Toc16930"/>
        <w:del w:id="5537" w:author="jie sun" w:date="2018-04-16T21:37:00Z">
          <w:r w:rsidDel="00285914">
            <w:rPr>
              <w:rFonts w:hint="eastAsia"/>
            </w:rPr>
            <w:delText>:The accura</w:delText>
          </w:r>
        </w:del>
        <w:del w:id="5538" w:author="jie sun" w:date="2018-04-15T19:32:00Z">
          <w:r w:rsidDel="009445D9">
            <w:rPr>
              <w:rFonts w:hint="eastAsia"/>
            </w:rPr>
            <w:delText xml:space="preserve">te data </w:delText>
          </w:r>
        </w:del>
        <w:del w:id="5539" w:author="jie sun" w:date="2018-04-16T21:37:00Z">
          <w:r w:rsidDel="00285914">
            <w:rPr>
              <w:rFonts w:hint="eastAsia"/>
            </w:rPr>
            <w:delText>of the step alg</w:delText>
          </w:r>
        </w:del>
        <w:del w:id="5540" w:author="jie sun" w:date="2018-04-15T19:32:00Z">
          <w:r w:rsidDel="000F5689">
            <w:rPr>
              <w:rFonts w:hint="eastAsia"/>
            </w:rPr>
            <w:delText>r</w:delText>
          </w:r>
        </w:del>
        <w:del w:id="5541" w:author="jie sun" w:date="2018-04-16T21:37:00Z">
          <w:r w:rsidDel="00285914">
            <w:rPr>
              <w:rFonts w:hint="eastAsia"/>
            </w:rPr>
            <w:delText>oithm</w:delText>
          </w:r>
        </w:del>
      </w:ins>
      <w:bookmarkStart w:id="5542" w:name="_Toc511906295"/>
      <w:bookmarkStart w:id="5543" w:name="_Toc517801843"/>
      <w:bookmarkStart w:id="5544" w:name="_Toc517813752"/>
      <w:bookmarkStart w:id="5545" w:name="_Toc517899167"/>
      <w:bookmarkStart w:id="5546" w:name="_Toc517899688"/>
      <w:bookmarkStart w:id="5547" w:name="_Toc517900296"/>
      <w:bookmarkStart w:id="5548" w:name="_Toc517900476"/>
      <w:bookmarkStart w:id="5549" w:name="_Toc517900745"/>
      <w:bookmarkStart w:id="5550" w:name="_Toc517900881"/>
      <w:bookmarkStart w:id="5551" w:name="_Toc517901013"/>
      <w:bookmarkStart w:id="5552" w:name="_Toc517902528"/>
      <w:bookmarkStart w:id="5553" w:name="_Toc517902978"/>
      <w:bookmarkStart w:id="5554" w:name="_Toc517903545"/>
      <w:bookmarkStart w:id="5555" w:name="_Toc517903681"/>
      <w:bookmarkStart w:id="5556" w:name="_Toc517903953"/>
      <w:bookmarkStart w:id="5557" w:name="_Toc517904088"/>
      <w:bookmarkStart w:id="5558" w:name="_Toc517973747"/>
      <w:bookmarkStart w:id="5559" w:name="_Toc517973876"/>
      <w:bookmarkStart w:id="5560" w:name="_Toc517974005"/>
      <w:bookmarkStart w:id="5561" w:name="_Toc517974259"/>
      <w:bookmarkStart w:id="5562" w:name="_Toc518334427"/>
      <w:bookmarkStart w:id="5563" w:name="_Toc518334697"/>
      <w:bookmarkStart w:id="5564" w:name="_Toc518334827"/>
      <w:bookmarkStart w:id="5565" w:name="_Toc518589460"/>
      <w:bookmarkStart w:id="5566" w:name="_Toc518661798"/>
      <w:bookmarkStart w:id="5567" w:name="_Toc518661935"/>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p>
    <w:p w14:paraId="73C3B5BC" w14:textId="70EEA602" w:rsidR="0087014B" w:rsidRDefault="00D5184D" w:rsidP="00652641">
      <w:pPr>
        <w:pStyle w:val="Heading1"/>
      </w:pPr>
      <w:bookmarkStart w:id="5568" w:name="_Toc31151"/>
      <w:bookmarkStart w:id="5569" w:name="_Toc16562"/>
      <w:bookmarkStart w:id="5570" w:name="_Toc28581"/>
      <w:bookmarkStart w:id="5571" w:name="_Toc8642"/>
      <w:bookmarkStart w:id="5572" w:name="_Toc10149"/>
      <w:bookmarkStart w:id="5573" w:name="_Toc27157"/>
      <w:bookmarkStart w:id="5574" w:name="_Toc6683"/>
      <w:bookmarkStart w:id="5575" w:name="_Toc22142"/>
      <w:bookmarkStart w:id="5576" w:name="_Toc2853"/>
      <w:bookmarkStart w:id="5577" w:name="_Toc518661936"/>
      <w:r>
        <w:t xml:space="preserve">Gyroscope </w:t>
      </w:r>
      <w:ins w:id="5578" w:author="jie sun" w:date="2018-04-16T21:18:00Z">
        <w:r w:rsidR="008D006D">
          <w:rPr>
            <w:rFonts w:hint="eastAsia"/>
          </w:rPr>
          <w:t>W</w:t>
        </w:r>
      </w:ins>
      <w:del w:id="5579" w:author="jie sun" w:date="2018-04-16T21:18:00Z">
        <w:r w:rsidDel="008D006D">
          <w:delText>w</w:delText>
        </w:r>
      </w:del>
      <w:r>
        <w:t xml:space="preserve">ith </w:t>
      </w:r>
      <w:ins w:id="5580" w:author="jie sun" w:date="2018-04-16T21:18:00Z">
        <w:r w:rsidR="008D006D">
          <w:rPr>
            <w:rFonts w:hint="eastAsia"/>
          </w:rPr>
          <w:t>B</w:t>
        </w:r>
      </w:ins>
      <w:del w:id="5581" w:author="jie sun" w:date="2018-04-16T21:18:00Z">
        <w:r w:rsidDel="008D006D">
          <w:delText>b</w:delText>
        </w:r>
      </w:del>
      <w:r>
        <w:t xml:space="preserve">alance </w:t>
      </w:r>
      <w:ins w:id="5582" w:author="jie sun" w:date="2018-04-16T21:18:00Z">
        <w:r w:rsidR="008D006D">
          <w:t>R</w:t>
        </w:r>
      </w:ins>
      <w:del w:id="5583" w:author="jie sun" w:date="2018-04-16T21:18:00Z">
        <w:r w:rsidDel="008D006D">
          <w:delText>r</w:delText>
        </w:r>
      </w:del>
      <w:r>
        <w:t xml:space="preserve">acing </w:t>
      </w:r>
      <w:del w:id="5584" w:author="jie sun" w:date="2018-04-16T21:18:00Z">
        <w:r w:rsidDel="008D006D">
          <w:delText>game</w:delText>
        </w:r>
      </w:del>
      <w:bookmarkEnd w:id="5568"/>
      <w:bookmarkEnd w:id="5569"/>
      <w:bookmarkEnd w:id="5570"/>
      <w:bookmarkEnd w:id="5571"/>
      <w:bookmarkEnd w:id="5572"/>
      <w:bookmarkEnd w:id="5573"/>
      <w:bookmarkEnd w:id="5574"/>
      <w:bookmarkEnd w:id="5575"/>
      <w:bookmarkEnd w:id="5576"/>
      <w:ins w:id="5585" w:author="jie sun" w:date="2018-04-16T21:18:00Z">
        <w:r w:rsidR="008D006D">
          <w:t>Game</w:t>
        </w:r>
      </w:ins>
      <w:bookmarkEnd w:id="5577"/>
    </w:p>
    <w:p w14:paraId="361FDDC4" w14:textId="252BE900" w:rsidR="0087014B" w:rsidRDefault="00D5184D">
      <w:pPr>
        <w:pStyle w:val="Heading2"/>
      </w:pPr>
      <w:bookmarkStart w:id="5586" w:name="_Toc975"/>
      <w:bookmarkStart w:id="5587" w:name="_Toc23023"/>
      <w:bookmarkStart w:id="5588" w:name="_Toc31296"/>
      <w:bookmarkStart w:id="5589" w:name="_Toc12079"/>
      <w:bookmarkStart w:id="5590" w:name="_Toc27095"/>
      <w:bookmarkStart w:id="5591" w:name="_Toc32456"/>
      <w:bookmarkStart w:id="5592" w:name="_Toc9660"/>
      <w:bookmarkStart w:id="5593" w:name="_Toc25146"/>
      <w:bookmarkStart w:id="5594" w:name="_Toc8159"/>
      <w:bookmarkStart w:id="5595" w:name="_Toc518661937"/>
      <w:r>
        <w:t xml:space="preserve">The </w:t>
      </w:r>
      <w:ins w:id="5596" w:author="jie sun" w:date="2018-04-16T21:20:00Z">
        <w:r w:rsidR="00BD1A3F">
          <w:t>R</w:t>
        </w:r>
      </w:ins>
      <w:del w:id="5597" w:author="jie sun" w:date="2018-04-16T21:20:00Z">
        <w:r w:rsidDel="00BD1A3F">
          <w:delText>r</w:delText>
        </w:r>
      </w:del>
      <w:r>
        <w:t xml:space="preserve">acing </w:t>
      </w:r>
      <w:ins w:id="5598" w:author="jie sun" w:date="2018-04-16T21:20:00Z">
        <w:r w:rsidR="00BD1A3F">
          <w:t>G</w:t>
        </w:r>
      </w:ins>
      <w:del w:id="5599" w:author="jie sun" w:date="2018-04-16T21:20:00Z">
        <w:r w:rsidDel="00BD1A3F">
          <w:delText>g</w:delText>
        </w:r>
      </w:del>
      <w:r>
        <w:t xml:space="preserve">ame </w:t>
      </w:r>
      <w:ins w:id="5600" w:author="jie sun" w:date="2018-04-16T21:20:00Z">
        <w:r w:rsidR="00BD1A3F">
          <w:t>W</w:t>
        </w:r>
      </w:ins>
      <w:del w:id="5601" w:author="jie sun" w:date="2018-04-16T21:20:00Z">
        <w:r w:rsidDel="00BD1A3F">
          <w:delText>w</w:delText>
        </w:r>
      </w:del>
      <w:r>
        <w:t>ith Gyroscope</w:t>
      </w:r>
      <w:bookmarkEnd w:id="5586"/>
      <w:bookmarkEnd w:id="5587"/>
      <w:bookmarkEnd w:id="5588"/>
      <w:bookmarkEnd w:id="5589"/>
      <w:bookmarkEnd w:id="5590"/>
      <w:bookmarkEnd w:id="5591"/>
      <w:bookmarkEnd w:id="5592"/>
      <w:bookmarkEnd w:id="5593"/>
      <w:bookmarkEnd w:id="5594"/>
      <w:bookmarkEnd w:id="5595"/>
    </w:p>
    <w:p w14:paraId="7F8B7467" w14:textId="10C639F1" w:rsidR="0087014B" w:rsidRDefault="00D5184D">
      <w:pPr>
        <w:pStyle w:val="Heading3"/>
      </w:pPr>
      <w:bookmarkStart w:id="5602" w:name="_Toc16527"/>
      <w:bookmarkStart w:id="5603" w:name="_Toc2125"/>
      <w:bookmarkStart w:id="5604" w:name="_Toc6761"/>
      <w:bookmarkStart w:id="5605" w:name="_Toc23045"/>
      <w:bookmarkStart w:id="5606" w:name="_Toc22974"/>
      <w:bookmarkStart w:id="5607" w:name="_Toc28864"/>
      <w:bookmarkStart w:id="5608" w:name="_Toc24045"/>
      <w:bookmarkStart w:id="5609" w:name="_Toc32524"/>
      <w:bookmarkStart w:id="5610" w:name="_Toc29962"/>
      <w:bookmarkStart w:id="5611" w:name="_Toc518661938"/>
      <w:r>
        <w:t xml:space="preserve">How </w:t>
      </w:r>
      <w:ins w:id="5612" w:author="jie sun" w:date="2018-04-16T21:20:00Z">
        <w:r w:rsidR="00BD1A3F">
          <w:t>A</w:t>
        </w:r>
      </w:ins>
      <w:del w:id="5613" w:author="jie sun" w:date="2018-04-16T21:20:00Z">
        <w:r w:rsidDel="00BD1A3F">
          <w:delText>a</w:delText>
        </w:r>
      </w:del>
      <w:r>
        <w:t xml:space="preserve"> </w:t>
      </w:r>
      <w:ins w:id="5614" w:author="jie sun" w:date="2018-04-16T21:20:00Z">
        <w:r w:rsidR="00BD1A3F">
          <w:t>G</w:t>
        </w:r>
      </w:ins>
      <w:del w:id="5615" w:author="jie sun" w:date="2018-04-16T21:20:00Z">
        <w:r w:rsidDel="00BD1A3F">
          <w:delText>g</w:delText>
        </w:r>
      </w:del>
      <w:r>
        <w:t xml:space="preserve">yroscope </w:t>
      </w:r>
      <w:ins w:id="5616" w:author="jie sun" w:date="2018-04-16T21:20:00Z">
        <w:r w:rsidR="00BD1A3F">
          <w:t>W</w:t>
        </w:r>
      </w:ins>
      <w:del w:id="5617" w:author="jie sun" w:date="2018-04-16T21:20:00Z">
        <w:r w:rsidDel="00BD1A3F">
          <w:delText>w</w:delText>
        </w:r>
      </w:del>
      <w:r>
        <w:t xml:space="preserve">orks </w:t>
      </w:r>
      <w:ins w:id="5618" w:author="jie sun" w:date="2018-04-16T21:20:00Z">
        <w:r w:rsidR="00BD1A3F">
          <w:t>I</w:t>
        </w:r>
      </w:ins>
      <w:del w:id="5619" w:author="jie sun" w:date="2018-04-16T21:20:00Z">
        <w:r w:rsidDel="00BD1A3F">
          <w:delText>i</w:delText>
        </w:r>
      </w:del>
      <w:r>
        <w:t>n iPhone</w:t>
      </w:r>
      <w:bookmarkEnd w:id="5602"/>
      <w:bookmarkEnd w:id="5603"/>
      <w:bookmarkEnd w:id="5604"/>
      <w:bookmarkEnd w:id="5605"/>
      <w:bookmarkEnd w:id="5606"/>
      <w:bookmarkEnd w:id="5607"/>
      <w:bookmarkEnd w:id="5608"/>
      <w:bookmarkEnd w:id="5609"/>
      <w:bookmarkEnd w:id="5610"/>
      <w:bookmarkEnd w:id="5611"/>
    </w:p>
    <w:p w14:paraId="23FD8935" w14:textId="77777777" w:rsidR="0087014B" w:rsidDel="007F0D83" w:rsidRDefault="00D5184D">
      <w:pPr>
        <w:pStyle w:val="Caption"/>
        <w:rPr>
          <w:del w:id="5620" w:author="像个男人一样" w:date="2018-03-22T11:56:00Z"/>
        </w:rPr>
      </w:pPr>
      <w:r w:rsidRPr="00315D27">
        <w:t>Depending on the base of working principle of gyroscope, we continually discuss how a gyroscope works in a</w:t>
      </w:r>
      <w:ins w:id="5621" w:author="jie sun" w:date="2018-04-18T14:59:00Z">
        <w:r w:rsidR="00B84C1A">
          <w:t>n airpl</w:t>
        </w:r>
      </w:ins>
      <w:ins w:id="5622" w:author="jie sun" w:date="2018-04-18T15:00:00Z">
        <w:r w:rsidR="00B84C1A">
          <w:t>ane</w:t>
        </w:r>
      </w:ins>
      <w:del w:id="5623" w:author="jie sun" w:date="2018-04-18T14:59:00Z">
        <w:r w:rsidRPr="00315D27" w:rsidDel="00B84C1A">
          <w:delText xml:space="preserve"> </w:delText>
        </w:r>
      </w:del>
      <w:del w:id="5624" w:author="jie sun" w:date="2018-04-18T14:41:00Z">
        <w:r w:rsidRPr="00315D27" w:rsidDel="00516CEF">
          <w:delText>smart phone</w:delText>
        </w:r>
      </w:del>
      <w:r w:rsidRPr="00315D27">
        <w:t xml:space="preserve">, here, </w:t>
      </w:r>
      <w:del w:id="5625" w:author="jie sun" w:date="2018-04-18T14:42:00Z">
        <w:r w:rsidRPr="00315D27" w:rsidDel="00516CEF">
          <w:delText>using iPhon</w:delText>
        </w:r>
      </w:del>
      <w:del w:id="5626" w:author="jie sun" w:date="2018-04-18T12:48:00Z">
        <w:r w:rsidRPr="00315D27" w:rsidDel="000721EA">
          <w:delText xml:space="preserve">e </w:delText>
        </w:r>
        <w:r w:rsidRPr="00315D27" w:rsidDel="000721EA">
          <w:rPr>
            <w:iCs w:val="0"/>
            <w:rPrChange w:id="5627" w:author="jie sun" w:date="2018-04-16T22:21:00Z">
              <w:rPr>
                <w:iCs w:val="0"/>
                <w:lang w:val="en-GB"/>
              </w:rPr>
            </w:rPrChange>
          </w:rPr>
          <w:delText>6</w:delText>
        </w:r>
      </w:del>
      <w:del w:id="5628" w:author="jie sun" w:date="2018-04-18T14:42:00Z">
        <w:r w:rsidRPr="00315D27" w:rsidDel="00516CEF">
          <w:rPr>
            <w:iCs w:val="0"/>
            <w:rPrChange w:id="5629" w:author="jie sun" w:date="2018-04-16T22:21:00Z">
              <w:rPr>
                <w:iCs w:val="0"/>
                <w:lang w:val="en-GB"/>
              </w:rPr>
            </w:rPrChange>
          </w:rPr>
          <w:delText xml:space="preserve"> </w:delText>
        </w:r>
        <w:r w:rsidRPr="00315D27" w:rsidDel="00516CEF">
          <w:delText>as an example</w:delText>
        </w:r>
      </w:del>
      <w:ins w:id="5630" w:author="jie sun" w:date="2018-04-18T14:42:00Z">
        <w:r w:rsidR="00516CEF">
          <w:t>a figure below</w:t>
        </w:r>
      </w:ins>
      <w:r w:rsidRPr="00315D27">
        <w:t xml:space="preserve"> to </w:t>
      </w:r>
      <w:del w:id="5631" w:author="jie sun" w:date="2018-04-18T14:50:00Z">
        <w:r w:rsidRPr="00315D27" w:rsidDel="003B3D83">
          <w:delText>describe</w:delText>
        </w:r>
      </w:del>
      <w:ins w:id="5632" w:author="jie sun" w:date="2018-04-18T14:50:00Z">
        <w:r w:rsidR="003B3D83">
          <w:t xml:space="preserve">show Gyroscope detecting </w:t>
        </w:r>
      </w:ins>
      <w:ins w:id="5633" w:author="jie sun" w:date="2018-04-18T14:52:00Z">
        <w:r w:rsidR="003B3D83">
          <w:t>angular velocity in three directions</w:t>
        </w:r>
      </w:ins>
      <w:ins w:id="5634" w:author="jie sun" w:date="2018-04-18T15:00:00Z">
        <w:r w:rsidR="00245CAE">
          <w:t>: Yaw, Roll and Pitch</w:t>
        </w:r>
      </w:ins>
      <w:ins w:id="5635" w:author="jie sun" w:date="2018-04-18T14:52:00Z">
        <w:r w:rsidR="003B3D83">
          <w:t xml:space="preserve"> </w:t>
        </w:r>
      </w:ins>
      <w:r w:rsidRPr="00315D27">
        <w:t>.</w:t>
      </w:r>
      <w:del w:id="5636" w:author="jie sun" w:date="2018-04-18T15:00:00Z">
        <w:r w:rsidRPr="00315D27" w:rsidDel="00B84C1A">
          <w:delText xml:space="preserve"> </w:delText>
        </w:r>
        <w:bookmarkStart w:id="5637" w:name="OLE_LINK36"/>
        <w:bookmarkStart w:id="5638" w:name="OLE_LINK37"/>
        <w:r w:rsidRPr="00315D27" w:rsidDel="00B84C1A">
          <w:delText xml:space="preserve">The </w:delText>
        </w:r>
        <w:bookmarkStart w:id="5639" w:name="OLE_LINK34"/>
        <w:bookmarkStart w:id="5640" w:name="OLE_LINK35"/>
        <w:r w:rsidRPr="00315D27" w:rsidDel="00B84C1A">
          <w:delText xml:space="preserve">three-axis </w:delText>
        </w:r>
      </w:del>
      <w:del w:id="5641" w:author="jie sun" w:date="2018-04-18T14:52:00Z">
        <w:r w:rsidRPr="00315D27" w:rsidDel="003B3D83">
          <w:delText xml:space="preserve">MEMS </w:delText>
        </w:r>
      </w:del>
      <w:del w:id="5642" w:author="jie sun" w:date="2018-04-18T15:00:00Z">
        <w:r w:rsidRPr="00315D27" w:rsidDel="00B84C1A">
          <w:delText xml:space="preserve">gyroscope </w:delText>
        </w:r>
      </w:del>
      <w:bookmarkEnd w:id="5637"/>
      <w:bookmarkEnd w:id="5638"/>
      <w:bookmarkEnd w:id="5639"/>
      <w:del w:id="5643" w:author="jie sun" w:date="2018-04-18T14:52:00Z">
        <w:r w:rsidRPr="00315D27" w:rsidDel="002000DA">
          <w:delText xml:space="preserve">showed in </w:delText>
        </w:r>
      </w:del>
      <w:del w:id="5644" w:author="jie sun" w:date="2018-04-18T12:59:00Z">
        <w:r w:rsidRPr="00315D27" w:rsidDel="00A37DDB">
          <w:delText xml:space="preserve">picture </w:delText>
        </w:r>
      </w:del>
      <w:del w:id="5645" w:author="jie sun" w:date="2018-04-18T14:52:00Z">
        <w:r w:rsidRPr="00315D27" w:rsidDel="002000DA">
          <w:delText xml:space="preserve">below </w:delText>
        </w:r>
      </w:del>
      <w:del w:id="5646" w:author="jie sun" w:date="2018-04-18T15:00:00Z">
        <w:r w:rsidRPr="00315D27" w:rsidDel="00B84C1A">
          <w:delText xml:space="preserve">is often chosen by </w:delText>
        </w:r>
      </w:del>
      <w:del w:id="5647" w:author="jie sun" w:date="2018-04-18T14:53:00Z">
        <w:r w:rsidRPr="00315D27" w:rsidDel="00451336">
          <w:delText>i</w:delText>
        </w:r>
      </w:del>
      <w:del w:id="5648" w:author="jie sun" w:date="2018-04-18T15:00:00Z">
        <w:r w:rsidRPr="00315D27" w:rsidDel="00B84C1A">
          <w:delText>Phone</w:delText>
        </w:r>
      </w:del>
      <w:del w:id="5649" w:author="jie sun" w:date="2018-04-18T12:48:00Z">
        <w:r w:rsidRPr="00552889" w:rsidDel="000721EA">
          <w:rPr>
            <w:iCs w:val="0"/>
            <w:color w:val="auto"/>
            <w:sz w:val="24"/>
            <w:szCs w:val="22"/>
            <w:rPrChange w:id="5650" w:author="jie sun" w:date="2018-04-16T22:41:00Z">
              <w:rPr>
                <w:iCs w:val="0"/>
                <w:lang w:val="en-GB"/>
              </w:rPr>
            </w:rPrChange>
          </w:rPr>
          <w:delText xml:space="preserve"> 6</w:delText>
        </w:r>
      </w:del>
      <w:bookmarkEnd w:id="5640"/>
      <w:del w:id="5651" w:author="jie sun" w:date="2018-04-18T15:00:00Z">
        <w:r w:rsidRPr="00315D27" w:rsidDel="00B84C1A">
          <w:delText>.</w:delText>
        </w:r>
        <w:r w:rsidRPr="00114CE9" w:rsidDel="00B84C1A">
          <w:delText xml:space="preserve"> </w:delText>
        </w:r>
      </w:del>
      <w:del w:id="5652" w:author="像个男人一样" w:date="2018-03-22T11:56:00Z">
        <w:r w:rsidRPr="00114CE9">
          <w:delText xml:space="preserve"> </w:delText>
        </w:r>
      </w:del>
    </w:p>
    <w:p w14:paraId="50857E69" w14:textId="77777777" w:rsidR="007F0D83" w:rsidRPr="00495DE5" w:rsidRDefault="007F0D83">
      <w:pPr>
        <w:rPr>
          <w:ins w:id="5653" w:author="jie sun" w:date="2018-04-16T22:28:00Z"/>
        </w:rPr>
        <w:pPrChange w:id="5654" w:author="jie sun" w:date="2018-04-16T22:28:00Z">
          <w:pPr>
            <w:pStyle w:val="Caption"/>
          </w:pPr>
        </w:pPrChange>
      </w:pPr>
    </w:p>
    <w:p w14:paraId="2C4F58EA" w14:textId="77777777" w:rsidR="0087014B" w:rsidRDefault="00F00A9D">
      <w:pPr>
        <w:pStyle w:val="Caption"/>
        <w:jc w:val="center"/>
        <w:pPrChange w:id="5655" w:author="jie sun" w:date="2018-04-18T14:59:00Z">
          <w:pPr>
            <w:pStyle w:val="Subtitle"/>
          </w:pPr>
        </w:pPrChange>
      </w:pPr>
      <w:bookmarkStart w:id="5656" w:name="_Toc505291908"/>
      <w:ins w:id="5657" w:author="jie sun" w:date="2018-04-18T14:59:00Z">
        <w:r>
          <w:rPr>
            <w:noProof/>
          </w:rPr>
          <w:drawing>
            <wp:inline distT="0" distB="0" distL="0" distR="0" wp14:anchorId="75FB549D" wp14:editId="45E9F668">
              <wp:extent cx="3642456" cy="2895600"/>
              <wp:effectExtent l="0" t="0" r="0" b="0"/>
              <wp:docPr id="60" name="Picture 60" descr="http://www.machinedesign.com/sites/machinedesign.com/files/uploads/2014/06/P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chinedesign.com/sites/machinedesign.com/files/uploads/2014/06/PRY.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0935" cy="2902341"/>
                      </a:xfrm>
                      <a:prstGeom prst="rect">
                        <a:avLst/>
                      </a:prstGeom>
                      <a:noFill/>
                      <a:ln>
                        <a:noFill/>
                      </a:ln>
                    </pic:spPr>
                  </pic:pic>
                </a:graphicData>
              </a:graphic>
            </wp:inline>
          </w:drawing>
        </w:r>
      </w:ins>
      <w:del w:id="5658"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659" w:author="像个男人一样" w:date="2018-03-22T11:51:00Z">
        <w:del w:id="5660" w:author="像个男人一样" w:date="2018-03-22T11:56:00Z">
          <w:r w:rsidR="00D5184D">
            <w:rPr>
              <w:b/>
            </w:rPr>
            <w:delText>错误！未指定顺序。</w:delText>
          </w:r>
        </w:del>
      </w:ins>
      <w:ins w:id="5661" w:author="像个男人一样" w:date="2018-03-21T23:39:00Z">
        <w:del w:id="5662" w:author="像个男人一样" w:date="2018-03-22T11:56:00Z">
          <w:r w:rsidR="00D5184D">
            <w:rPr>
              <w:b/>
            </w:rPr>
            <w:delText>错误！未指定顺序。</w:delText>
          </w:r>
        </w:del>
      </w:ins>
      <w:ins w:id="5663" w:author="像个男人一样" w:date="2018-03-21T23:10:00Z">
        <w:del w:id="5664" w:author="像个男人一样" w:date="2018-03-22T11:56:00Z">
          <w:r w:rsidR="00D5184D">
            <w:rPr>
              <w:b/>
            </w:rPr>
            <w:delText>错误！未指定顺序。</w:delText>
          </w:r>
        </w:del>
      </w:ins>
      <w:ins w:id="5665" w:author="像个男人一样" w:date="2018-03-21T23:08:00Z">
        <w:del w:id="5666" w:author="像个男人一样" w:date="2018-03-22T11:56:00Z">
          <w:r w:rsidR="00D5184D">
            <w:rPr>
              <w:b/>
            </w:rPr>
            <w:delText>错误！未指定顺序。</w:delText>
          </w:r>
        </w:del>
      </w:ins>
      <w:ins w:id="5667" w:author="像个男人一样" w:date="2018-03-21T02:33:00Z">
        <w:del w:id="5668" w:author="像个男人一样" w:date="2018-03-22T11:56:00Z">
          <w:r w:rsidR="00D5184D">
            <w:rPr>
              <w:b/>
            </w:rPr>
            <w:delText>错误！未指定顺序。错误！未指定顺序。</w:delText>
          </w:r>
        </w:del>
      </w:ins>
      <w:ins w:id="5669" w:author="像个男人一样" w:date="2018-03-21T02:31:00Z">
        <w:del w:id="5670" w:author="像个男人一样" w:date="2018-03-22T11:56:00Z">
          <w:r w:rsidR="00D5184D">
            <w:rPr>
              <w:b/>
            </w:rPr>
            <w:delText>错误！未指定顺序。</w:delText>
          </w:r>
        </w:del>
      </w:ins>
      <w:ins w:id="5671" w:author="像个男人一样" w:date="2018-03-21T02:30:00Z">
        <w:del w:id="5672" w:author="像个男人一样" w:date="2018-03-22T11:56:00Z">
          <w:r w:rsidR="00D5184D">
            <w:rPr>
              <w:b/>
            </w:rPr>
            <w:delText>错误！未指定顺序。</w:delText>
          </w:r>
        </w:del>
      </w:ins>
      <w:ins w:id="5673" w:author="像个男人一样" w:date="2018-03-21T02:29:00Z">
        <w:del w:id="5674" w:author="像个男人一样" w:date="2018-03-22T11:56:00Z">
          <w:r w:rsidR="00D5184D">
            <w:rPr>
              <w:b/>
            </w:rPr>
            <w:delText>错误！未指定顺序。错误！未指定顺序。</w:delText>
          </w:r>
        </w:del>
      </w:ins>
      <w:ins w:id="5675" w:author="像个男人一样" w:date="2018-03-21T02:26:00Z">
        <w:del w:id="5676" w:author="像个男人一样" w:date="2018-03-22T11:56:00Z">
          <w:r w:rsidR="00D5184D">
            <w:rPr>
              <w:b/>
            </w:rPr>
            <w:delText>错误！未指定顺序。</w:delText>
          </w:r>
        </w:del>
      </w:ins>
      <w:ins w:id="5677" w:author="像个男人一样" w:date="2018-03-21T02:25:00Z">
        <w:del w:id="5678" w:author="像个男人一样" w:date="2018-03-22T11:56:00Z">
          <w:r w:rsidR="00D5184D">
            <w:rPr>
              <w:b/>
            </w:rPr>
            <w:delText>错误！未指定顺序。</w:delText>
          </w:r>
        </w:del>
      </w:ins>
      <w:ins w:id="5679" w:author="像个男人一样" w:date="2018-03-21T02:24:00Z">
        <w:del w:id="5680" w:author="像个男人一样" w:date="2018-03-22T11:56:00Z">
          <w:r w:rsidR="00D5184D">
            <w:rPr>
              <w:b/>
            </w:rPr>
            <w:delText>错误！未指定顺序。</w:delText>
          </w:r>
        </w:del>
      </w:ins>
      <w:ins w:id="5681" w:author="像个男人一样" w:date="2018-03-21T02:23:00Z">
        <w:del w:id="5682" w:author="像个男人一样" w:date="2018-03-22T11:56:00Z">
          <w:r w:rsidR="00D5184D">
            <w:rPr>
              <w:b/>
            </w:rPr>
            <w:delText>错误！未指定顺序。</w:delText>
          </w:r>
        </w:del>
      </w:ins>
      <w:ins w:id="5683" w:author="像个男人一样" w:date="2018-03-21T02:22:00Z">
        <w:del w:id="5684" w:author="像个男人一样" w:date="2018-03-22T11:56:00Z">
          <w:r w:rsidR="00D5184D">
            <w:rPr>
              <w:b/>
            </w:rPr>
            <w:delText>错误！未指定顺序。</w:delText>
          </w:r>
        </w:del>
      </w:ins>
      <w:ins w:id="5685" w:author="像个男人一样" w:date="2018-03-21T02:17:00Z">
        <w:del w:id="5686" w:author="像个男人一样" w:date="2018-03-22T11:56:00Z">
          <w:r w:rsidR="00D5184D">
            <w:rPr>
              <w:b/>
            </w:rPr>
            <w:delText>错误！未指定顺序。错误！未指定顺序。错误！未指定顺序。</w:delText>
          </w:r>
        </w:del>
      </w:ins>
      <w:ins w:id="5687" w:author="像个男人一样" w:date="2018-03-21T02:15:00Z">
        <w:del w:id="5688" w:author="像个男人一样" w:date="2018-03-22T11:56:00Z">
          <w:r w:rsidR="00D5184D">
            <w:rPr>
              <w:b/>
            </w:rPr>
            <w:delText>错误！未指定顺序。</w:delText>
          </w:r>
        </w:del>
      </w:ins>
      <w:ins w:id="5689" w:author="像个男人一样" w:date="2018-03-21T02:14:00Z">
        <w:del w:id="5690" w:author="像个男人一样" w:date="2018-03-22T11:56:00Z">
          <w:r w:rsidR="00D5184D">
            <w:rPr>
              <w:b/>
            </w:rPr>
            <w:delText>错误！未指定顺序。</w:delText>
          </w:r>
        </w:del>
      </w:ins>
      <w:ins w:id="5691" w:author="像个男人一样" w:date="2018-03-21T02:13:00Z">
        <w:del w:id="5692" w:author="像个男人一样" w:date="2018-03-22T11:56:00Z">
          <w:r w:rsidR="00D5184D">
            <w:rPr>
              <w:b/>
            </w:rPr>
            <w:delText>错误！未指定顺序。</w:delText>
          </w:r>
        </w:del>
      </w:ins>
      <w:ins w:id="5693" w:author="像个男人一样" w:date="2018-03-21T02:12:00Z">
        <w:del w:id="5694" w:author="像个男人一样" w:date="2018-03-22T11:56:00Z">
          <w:r w:rsidR="00D5184D">
            <w:rPr>
              <w:b/>
            </w:rPr>
            <w:delText>错误！未指定顺序。</w:delText>
          </w:r>
        </w:del>
      </w:ins>
      <w:ins w:id="5695" w:author="像个男人一样" w:date="2018-03-21T02:02:00Z">
        <w:del w:id="5696" w:author="像个男人一样" w:date="2018-03-22T11:56:00Z">
          <w:r w:rsidR="00D5184D">
            <w:rPr>
              <w:b/>
            </w:rPr>
            <w:delText>错误！未指定顺序。错误！未指定顺序。</w:delText>
          </w:r>
        </w:del>
      </w:ins>
      <w:ins w:id="5697" w:author="像个男人一样" w:date="2018-03-21T02:01:00Z">
        <w:del w:id="5698" w:author="像个男人一样" w:date="2018-03-22T11:56:00Z">
          <w:r w:rsidR="00D5184D">
            <w:rPr>
              <w:b/>
            </w:rPr>
            <w:delText>错误！未指定顺序。</w:delText>
          </w:r>
        </w:del>
      </w:ins>
      <w:ins w:id="5699" w:author="像个男人一样" w:date="2018-03-21T02:00:00Z">
        <w:del w:id="5700" w:author="像个男人一样" w:date="2018-03-22T11:56:00Z">
          <w:r w:rsidR="00D5184D">
            <w:rPr>
              <w:b/>
            </w:rPr>
            <w:delText>错误！未指定顺序。</w:delText>
          </w:r>
        </w:del>
      </w:ins>
      <w:ins w:id="5701" w:author="像个男人一样" w:date="2018-03-21T01:59:00Z">
        <w:del w:id="5702" w:author="像个男人一样" w:date="2018-03-22T11:56:00Z">
          <w:r w:rsidR="00D5184D">
            <w:rPr>
              <w:b/>
            </w:rPr>
            <w:delText>错误！未指定顺序。</w:delText>
          </w:r>
        </w:del>
      </w:ins>
      <w:ins w:id="5703" w:author="像个男人一样" w:date="2018-03-21T01:58:00Z">
        <w:del w:id="5704" w:author="像个男人一样" w:date="2018-03-22T11:56:00Z">
          <w:r w:rsidR="00D5184D">
            <w:rPr>
              <w:b/>
            </w:rPr>
            <w:delText>错误！未指定顺序。错误！未指定顺序。</w:delText>
          </w:r>
        </w:del>
      </w:ins>
      <w:ins w:id="5705" w:author="像个男人一样" w:date="2018-03-21T01:57:00Z">
        <w:del w:id="5706" w:author="像个男人一样" w:date="2018-03-22T11:56:00Z">
          <w:r w:rsidR="00D5184D">
            <w:rPr>
              <w:b/>
            </w:rPr>
            <w:delText>错误！未指定顺序。</w:delText>
          </w:r>
        </w:del>
      </w:ins>
      <w:ins w:id="5707" w:author="像个男人一样" w:date="2018-03-21T01:48:00Z">
        <w:del w:id="5708" w:author="像个男人一样" w:date="2018-03-22T11:56:00Z">
          <w:r w:rsidR="00D5184D">
            <w:rPr>
              <w:b/>
            </w:rPr>
            <w:delText>错误！未指定顺序。错误！未指定顺序。</w:delText>
          </w:r>
        </w:del>
      </w:ins>
      <w:del w:id="5709" w:author="像个男人一样" w:date="2018-03-22T11:56:00Z">
        <w:r w:rsidR="00D5184D">
          <w:delText>3</w:delText>
        </w:r>
        <w:r w:rsidR="00D5184D">
          <w:fldChar w:fldCharType="end"/>
        </w:r>
      </w:del>
      <w:del w:id="5710" w:author="像个男人一样" w:date="2018-03-21T01:47:00Z">
        <w:r w:rsidR="00D5184D">
          <w:delText xml:space="preserve"> </w:delText>
        </w:r>
        <w:r w:rsidR="00D5184D">
          <w:rPr>
            <w:rFonts w:hint="eastAsia"/>
          </w:rPr>
          <w:delText>M</w:delText>
        </w:r>
        <w:r w:rsidR="00D5184D">
          <w:delText>EMS Gyroscope</w:delText>
        </w:r>
      </w:del>
      <w:bookmarkEnd w:id="5656"/>
    </w:p>
    <w:p w14:paraId="7B12C985" w14:textId="77777777" w:rsidR="0087014B" w:rsidRDefault="00D5184D">
      <w:pPr>
        <w:jc w:val="center"/>
        <w:rPr>
          <w:ins w:id="5711" w:author="像个男人一样" w:date="2018-03-21T01:47:00Z"/>
        </w:rPr>
        <w:pPrChange w:id="5712" w:author="jie sun" w:date="2018-04-18T13:51:00Z">
          <w:pPr/>
        </w:pPrChange>
      </w:pPr>
      <w:del w:id="5713" w:author="jie sun" w:date="2018-04-18T13:50:00Z">
        <w:r w:rsidDel="000205F1">
          <w:rPr>
            <w:noProof/>
          </w:rPr>
          <w:drawing>
            <wp:inline distT="0" distB="0" distL="0" distR="0" wp14:anchorId="3B9ED8DC" wp14:editId="57F24B09">
              <wp:extent cx="3891516" cy="255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04377" cy="2566598"/>
                      </a:xfrm>
                      <a:prstGeom prst="rect">
                        <a:avLst/>
                      </a:prstGeom>
                    </pic:spPr>
                  </pic:pic>
                </a:graphicData>
              </a:graphic>
            </wp:inline>
          </w:drawing>
        </w:r>
      </w:del>
      <w:moveToRangeStart w:id="5714" w:author="jie sun" w:date="2018-04-18T14:46:00Z" w:name="move511826139"/>
      <w:moveTo w:id="5715" w:author="jie sun" w:date="2018-04-18T14:46:00Z">
        <w:del w:id="5716" w:author="jie sun" w:date="2018-04-18T14:59:00Z">
          <w:r w:rsidR="002F47AE" w:rsidDel="00F00A9D">
            <w:rPr>
              <w:noProof/>
            </w:rPr>
            <w:drawing>
              <wp:inline distT="0" distB="0" distL="0" distR="0" wp14:anchorId="05356D51" wp14:editId="6DAF761E">
                <wp:extent cx="4518182" cy="2542416"/>
                <wp:effectExtent l="0" t="0" r="0" b="0"/>
                <wp:docPr id="58" name="Picture 58"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22137" cy="2544641"/>
                        </a:xfrm>
                        <a:prstGeom prst="rect">
                          <a:avLst/>
                        </a:prstGeom>
                        <a:noFill/>
                        <a:ln>
                          <a:noFill/>
                        </a:ln>
                      </pic:spPr>
                    </pic:pic>
                  </a:graphicData>
                </a:graphic>
              </wp:inline>
            </w:drawing>
          </w:r>
        </w:del>
      </w:moveTo>
      <w:moveToRangeEnd w:id="5714"/>
    </w:p>
    <w:p w14:paraId="1AC9DC38" w14:textId="44958226" w:rsidR="0087014B" w:rsidRDefault="00D5184D">
      <w:pPr>
        <w:pStyle w:val="Caption"/>
        <w:jc w:val="center"/>
        <w:pPrChange w:id="5717" w:author="jie sun" w:date="2018-04-16T21:40:00Z">
          <w:pPr/>
        </w:pPrChange>
      </w:pPr>
      <w:bookmarkStart w:id="5718" w:name="_Toc517801886"/>
      <w:ins w:id="5719" w:author="像个男人一样" w:date="2018-03-21T01:47:00Z">
        <w:r>
          <w:t xml:space="preserve">Figure </w:t>
        </w:r>
      </w:ins>
      <w:ins w:id="5720" w:author="JIE  SUN" w:date="2018-06-21T13:36:00Z">
        <w:r w:rsidR="00A64E7B">
          <w:fldChar w:fldCharType="begin"/>
        </w:r>
        <w:r w:rsidR="00A64E7B">
          <w:instrText xml:space="preserve"> STYLEREF 1 \s </w:instrText>
        </w:r>
      </w:ins>
      <w:r w:rsidR="00A64E7B">
        <w:fldChar w:fldCharType="separate"/>
      </w:r>
      <w:r w:rsidR="005D06D1">
        <w:rPr>
          <w:noProof/>
        </w:rPr>
        <w:t>4</w:t>
      </w:r>
      <w:ins w:id="572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1</w:t>
      </w:r>
      <w:ins w:id="5722" w:author="JIE  SUN" w:date="2018-06-21T13:36:00Z">
        <w:r w:rsidR="00A64E7B">
          <w:fldChar w:fldCharType="end"/>
        </w:r>
      </w:ins>
      <w:ins w:id="5723" w:author="jie sun" w:date="2018-04-19T13:00:00Z">
        <w:del w:id="5724" w:author="JIE  SUN" w:date="2018-06-21T13:34:00Z">
          <w:r w:rsidR="00083FE7" w:rsidDel="00A64E7B">
            <w:fldChar w:fldCharType="begin"/>
          </w:r>
          <w:r w:rsidR="00083FE7" w:rsidDel="00A64E7B">
            <w:delInstrText xml:space="preserve"> STYLEREF 1 \s </w:delInstrText>
          </w:r>
        </w:del>
      </w:ins>
      <w:del w:id="5725" w:author="JIE  SUN" w:date="2018-06-21T13:34:00Z">
        <w:r w:rsidR="00083FE7" w:rsidDel="00A64E7B">
          <w:fldChar w:fldCharType="separate"/>
        </w:r>
        <w:r w:rsidR="00083FE7" w:rsidDel="00A64E7B">
          <w:rPr>
            <w:noProof/>
          </w:rPr>
          <w:delText>3</w:delText>
        </w:r>
      </w:del>
      <w:ins w:id="5726" w:author="jie sun" w:date="2018-04-19T13:00:00Z">
        <w:del w:id="572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728" w:author="JIE  SUN" w:date="2018-06-21T13:34:00Z">
        <w:r w:rsidR="00083FE7" w:rsidDel="00A64E7B">
          <w:fldChar w:fldCharType="separate"/>
        </w:r>
      </w:del>
      <w:ins w:id="5729" w:author="jie sun" w:date="2018-04-19T13:00:00Z">
        <w:del w:id="5730" w:author="JIE  SUN" w:date="2018-06-21T13:34:00Z">
          <w:r w:rsidR="00083FE7" w:rsidDel="00A64E7B">
            <w:rPr>
              <w:noProof/>
            </w:rPr>
            <w:delText>3</w:delText>
          </w:r>
          <w:r w:rsidR="00083FE7" w:rsidDel="00A64E7B">
            <w:fldChar w:fldCharType="end"/>
          </w:r>
        </w:del>
      </w:ins>
      <w:ins w:id="5731" w:author="像个男人一样" w:date="2018-03-21T01:47:00Z">
        <w:del w:id="5732"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733" w:author="像个男人一样" w:date="2018-03-22T11:51:00Z">
        <w:del w:id="5734" w:author="jie sun" w:date="2018-04-10T21:45:00Z">
          <w:r w:rsidDel="00454521">
            <w:delText>3</w:delText>
          </w:r>
        </w:del>
      </w:ins>
      <w:ins w:id="5735" w:author="像个男人一样" w:date="2018-03-21T01:47:00Z">
        <w:del w:id="5736" w:author="jie sun" w:date="2018-04-10T21:45:00Z">
          <w:r w:rsidDel="00454521">
            <w:fldChar w:fldCharType="end"/>
          </w:r>
        </w:del>
        <w:bookmarkStart w:id="5737" w:name="_Toc1437"/>
        <w:bookmarkStart w:id="5738" w:name="_Toc1535"/>
        <w:bookmarkStart w:id="5739" w:name="_Toc14345"/>
        <w:bookmarkStart w:id="5740" w:name="_Toc3595"/>
        <w:bookmarkStart w:id="5741" w:name="_Toc28099"/>
        <w:bookmarkStart w:id="5742" w:name="_Toc17185"/>
        <w:bookmarkStart w:id="5743" w:name="_Toc27639"/>
        <w:bookmarkStart w:id="5744" w:name="_Toc7631"/>
        <w:bookmarkStart w:id="5745" w:name="_Toc21784"/>
        <w:bookmarkStart w:id="5746" w:name="_Toc24491"/>
        <w:bookmarkStart w:id="5747" w:name="_Toc24027"/>
        <w:bookmarkStart w:id="5748" w:name="_Toc24803"/>
        <w:bookmarkStart w:id="5749" w:name="_Toc7613"/>
        <w:bookmarkStart w:id="5750" w:name="_Toc22641"/>
        <w:bookmarkStart w:id="5751" w:name="_Toc22719"/>
        <w:bookmarkStart w:id="5752" w:name="_Toc27246"/>
        <w:bookmarkStart w:id="5753" w:name="_Toc14706"/>
        <w:bookmarkStart w:id="5754" w:name="_Toc23676"/>
        <w:bookmarkStart w:id="5755" w:name="_Toc19566"/>
        <w:bookmarkStart w:id="5756" w:name="_Toc22171"/>
        <w:bookmarkStart w:id="5757" w:name="_Toc8895"/>
        <w:bookmarkStart w:id="5758" w:name="_Toc16087"/>
        <w:bookmarkStart w:id="5759" w:name="_Toc22625"/>
        <w:bookmarkStart w:id="5760" w:name="_Toc709"/>
        <w:bookmarkStart w:id="5761" w:name="_Toc24494"/>
        <w:r>
          <w:rPr>
            <w:rFonts w:hint="eastAsia"/>
          </w:rPr>
          <w:t xml:space="preserve">: </w:t>
        </w:r>
      </w:ins>
      <w:bookmarkStart w:id="5762" w:name="OLE_LINK33"/>
      <w:ins w:id="5763" w:author="jie sun" w:date="2018-04-18T14:42:00Z">
        <w:r w:rsidR="00B47AF9">
          <w:t xml:space="preserve"> A </w:t>
        </w:r>
      </w:ins>
      <w:ins w:id="5764" w:author="像个男人一样" w:date="2018-03-21T01:47:00Z">
        <w:del w:id="5765" w:author="jie sun" w:date="2018-04-18T14:42:00Z">
          <w:r w:rsidDel="00B47AF9">
            <w:rPr>
              <w:rFonts w:hint="eastAsia"/>
            </w:rPr>
            <w:delText xml:space="preserve">MEMS </w:delText>
          </w:r>
        </w:del>
        <w:r>
          <w:rPr>
            <w:rFonts w:hint="eastAsia"/>
          </w:rPr>
          <w:t>Gyroscope</w:t>
        </w:r>
      </w:ins>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ins w:id="5766" w:author="jie sun" w:date="2018-04-18T14:43:00Z">
        <w:r w:rsidR="00B47AF9">
          <w:t xml:space="preserve"> </w:t>
        </w:r>
      </w:ins>
      <w:ins w:id="5767" w:author="jie sun" w:date="2018-04-18T14:47:00Z">
        <w:r w:rsidR="00C01919">
          <w:t xml:space="preserve">Works In </w:t>
        </w:r>
      </w:ins>
      <w:ins w:id="5768" w:author="jie sun" w:date="2018-04-18T14:59:00Z">
        <w:r w:rsidR="00F00A9D">
          <w:t>An Airplane</w:t>
        </w:r>
      </w:ins>
      <w:customXmlInsRangeStart w:id="5769" w:author="jie sun" w:date="2018-04-18T15:05:00Z"/>
      <w:sdt>
        <w:sdtPr>
          <w:id w:val="540254957"/>
          <w:citation/>
        </w:sdtPr>
        <w:sdtContent>
          <w:customXmlInsRangeEnd w:id="5769"/>
          <w:ins w:id="5770" w:author="jie sun" w:date="2018-04-18T15:05:00Z">
            <w:r w:rsidR="000E6AB3">
              <w:fldChar w:fldCharType="begin"/>
            </w:r>
            <w:r w:rsidR="000E6AB3">
              <w:instrText xml:space="preserve"> </w:instrText>
            </w:r>
            <w:r w:rsidR="000E6AB3">
              <w:rPr>
                <w:rFonts w:hint="eastAsia"/>
              </w:rPr>
              <w:instrText>CITATION Ste14 \l 2052</w:instrText>
            </w:r>
            <w:r w:rsidR="000E6AB3">
              <w:instrText xml:space="preserve"> </w:instrText>
            </w:r>
          </w:ins>
          <w:r w:rsidR="000E6AB3">
            <w:fldChar w:fldCharType="separate"/>
          </w:r>
          <w:r w:rsidR="000F0E95">
            <w:rPr>
              <w:rFonts w:hint="eastAsia"/>
              <w:noProof/>
            </w:rPr>
            <w:t xml:space="preserve"> (Mraz, 2014)</w:t>
          </w:r>
          <w:ins w:id="5771" w:author="jie sun" w:date="2018-04-18T15:05:00Z">
            <w:r w:rsidR="000E6AB3">
              <w:fldChar w:fldCharType="end"/>
            </w:r>
          </w:ins>
          <w:customXmlInsRangeStart w:id="5772" w:author="jie sun" w:date="2018-04-18T15:05:00Z"/>
        </w:sdtContent>
      </w:sdt>
      <w:customXmlInsRangeEnd w:id="5772"/>
      <w:bookmarkEnd w:id="5718"/>
    </w:p>
    <w:p w14:paraId="4D120F35" w14:textId="77777777" w:rsidR="0087014B" w:rsidRDefault="00D5184D">
      <w:r>
        <w:t>Absolutely, a gyroscope must be used to test the angular velocity or the orientation, so here we only need to solve two questions:</w:t>
      </w:r>
    </w:p>
    <w:p w14:paraId="48DE4D4E" w14:textId="77777777" w:rsidR="0087014B" w:rsidRDefault="00D5184D">
      <w:pPr>
        <w:numPr>
          <w:ilvl w:val="0"/>
          <w:numId w:val="5"/>
        </w:numPr>
      </w:pPr>
      <w:r>
        <w:t xml:space="preserve">How to judge the current orientation of movement. </w:t>
      </w:r>
    </w:p>
    <w:p w14:paraId="13487624" w14:textId="77777777" w:rsidR="0087014B" w:rsidRDefault="00D5184D">
      <w:pPr>
        <w:numPr>
          <w:ilvl w:val="0"/>
          <w:numId w:val="5"/>
        </w:numPr>
      </w:pPr>
      <w:r>
        <w:t>How to get the correct angle of the phone in every axis.</w:t>
      </w:r>
    </w:p>
    <w:p w14:paraId="5DE8FD85" w14:textId="16404C09" w:rsidR="0087014B" w:rsidRDefault="00D5184D">
      <w:pPr>
        <w:pStyle w:val="Heading3"/>
      </w:pPr>
      <w:bookmarkStart w:id="5773" w:name="_Toc22411"/>
      <w:bookmarkStart w:id="5774" w:name="_Toc28818"/>
      <w:bookmarkStart w:id="5775" w:name="_Toc4250"/>
      <w:bookmarkStart w:id="5776" w:name="_Toc25938"/>
      <w:bookmarkStart w:id="5777" w:name="_Toc26786"/>
      <w:bookmarkStart w:id="5778" w:name="_Toc24441"/>
      <w:bookmarkStart w:id="5779" w:name="_Toc288"/>
      <w:bookmarkStart w:id="5780" w:name="_Toc449"/>
      <w:bookmarkStart w:id="5781" w:name="_Toc24342"/>
      <w:bookmarkStart w:id="5782" w:name="_Toc518661939"/>
      <w:r>
        <w:t xml:space="preserve">Get </w:t>
      </w:r>
      <w:ins w:id="5783" w:author="jie sun" w:date="2018-04-16T21:20:00Z">
        <w:r w:rsidR="00F56A89">
          <w:t>T</w:t>
        </w:r>
      </w:ins>
      <w:del w:id="5784" w:author="jie sun" w:date="2018-04-16T21:20:00Z">
        <w:r w:rsidDel="00F56A89">
          <w:delText>t</w:delText>
        </w:r>
      </w:del>
      <w:r>
        <w:t xml:space="preserve">he </w:t>
      </w:r>
      <w:ins w:id="5785" w:author="jie sun" w:date="2018-04-16T21:20:00Z">
        <w:r w:rsidR="00F56A89">
          <w:rPr>
            <w:rFonts w:hint="eastAsia"/>
          </w:rPr>
          <w:t>C</w:t>
        </w:r>
      </w:ins>
      <w:del w:id="5786" w:author="jie sun" w:date="2018-04-16T21:20:00Z">
        <w:r w:rsidDel="00F56A89">
          <w:delText>c</w:delText>
        </w:r>
      </w:del>
      <w:r>
        <w:t xml:space="preserve">urrent </w:t>
      </w:r>
      <w:ins w:id="5787" w:author="jie sun" w:date="2018-04-16T21:20:00Z">
        <w:r w:rsidR="00F56A89">
          <w:t>O</w:t>
        </w:r>
      </w:ins>
      <w:del w:id="5788" w:author="jie sun" w:date="2018-04-16T21:20:00Z">
        <w:r w:rsidDel="00F56A89">
          <w:delText>o</w:delText>
        </w:r>
      </w:del>
      <w:r>
        <w:t xml:space="preserve">rientation </w:t>
      </w:r>
      <w:ins w:id="5789" w:author="jie sun" w:date="2018-04-16T21:20:00Z">
        <w:r w:rsidR="00F56A89">
          <w:t>O</w:t>
        </w:r>
      </w:ins>
      <w:del w:id="5790" w:author="jie sun" w:date="2018-04-16T21:20:00Z">
        <w:r w:rsidDel="00F56A89">
          <w:delText>o</w:delText>
        </w:r>
      </w:del>
      <w:r>
        <w:t xml:space="preserve">f </w:t>
      </w:r>
      <w:ins w:id="5791" w:author="jie sun" w:date="2018-04-16T21:20:00Z">
        <w:r w:rsidR="00F56A89">
          <w:t>M</w:t>
        </w:r>
      </w:ins>
      <w:del w:id="5792" w:author="jie sun" w:date="2018-04-16T21:20:00Z">
        <w:r w:rsidDel="00F56A89">
          <w:delText>m</w:delText>
        </w:r>
      </w:del>
      <w:r>
        <w:t xml:space="preserve">ovement </w:t>
      </w:r>
      <w:ins w:id="5793" w:author="jie sun" w:date="2018-04-16T21:20:00Z">
        <w:r w:rsidR="00F56A89">
          <w:t>O</w:t>
        </w:r>
      </w:ins>
      <w:del w:id="5794" w:author="jie sun" w:date="2018-04-16T21:20:00Z">
        <w:r w:rsidDel="00F56A89">
          <w:delText>o</w:delText>
        </w:r>
      </w:del>
      <w:r>
        <w:t xml:space="preserve">f </w:t>
      </w:r>
      <w:ins w:id="5795" w:author="jie sun" w:date="2018-04-16T21:20:00Z">
        <w:r w:rsidR="00F56A89">
          <w:t>T</w:t>
        </w:r>
      </w:ins>
      <w:del w:id="5796" w:author="jie sun" w:date="2018-04-16T21:20:00Z">
        <w:r w:rsidDel="00F56A89">
          <w:delText>t</w:delText>
        </w:r>
      </w:del>
      <w:r>
        <w:t xml:space="preserve">he </w:t>
      </w:r>
      <w:ins w:id="5797" w:author="jie sun" w:date="2018-04-16T21:20:00Z">
        <w:r w:rsidR="00F56A89">
          <w:t>P</w:t>
        </w:r>
      </w:ins>
      <w:del w:id="5798" w:author="jie sun" w:date="2018-04-16T21:20:00Z">
        <w:r w:rsidDel="00F56A89">
          <w:delText>p</w:delText>
        </w:r>
      </w:del>
      <w:r>
        <w:t>hone.</w:t>
      </w:r>
      <w:bookmarkEnd w:id="5773"/>
      <w:bookmarkEnd w:id="5774"/>
      <w:bookmarkEnd w:id="5775"/>
      <w:bookmarkEnd w:id="5776"/>
      <w:bookmarkEnd w:id="5777"/>
      <w:bookmarkEnd w:id="5778"/>
      <w:bookmarkEnd w:id="5779"/>
      <w:bookmarkEnd w:id="5780"/>
      <w:bookmarkEnd w:id="5781"/>
      <w:bookmarkEnd w:id="5782"/>
    </w:p>
    <w:p w14:paraId="4E52CB3B" w14:textId="77777777" w:rsidR="0087014B" w:rsidDel="00FD23D0" w:rsidRDefault="00D5184D">
      <w:pPr>
        <w:pStyle w:val="Caption"/>
        <w:rPr>
          <w:del w:id="5799" w:author="像个男人一样" w:date="2018-03-22T11:56:00Z"/>
        </w:rPr>
      </w:pPr>
      <w:r w:rsidRPr="00B43FCE">
        <w:t xml:space="preserve">There is a </w:t>
      </w:r>
      <w:del w:id="5800" w:author="像个男人一样" w:date="2018-03-21T23:14:00Z">
        <w:r w:rsidRPr="008A0A66">
          <w:rPr>
            <w:iCs w:val="0"/>
            <w:color w:val="auto"/>
            <w:sz w:val="24"/>
            <w:szCs w:val="22"/>
            <w:rPrChange w:id="5801" w:author="jie sun" w:date="2018-04-16T22:41:00Z">
              <w:rPr>
                <w:iCs w:val="0"/>
                <w:lang w:val="en-US"/>
              </w:rPr>
            </w:rPrChange>
          </w:rPr>
          <w:delText>Picture 3.2.2.1</w:delText>
        </w:r>
      </w:del>
      <w:ins w:id="5802" w:author="像个男人一样" w:date="2018-03-21T23:14:00Z">
        <w:r w:rsidRPr="008A0A66">
          <w:rPr>
            <w:iCs w:val="0"/>
            <w:color w:val="auto"/>
            <w:sz w:val="24"/>
            <w:szCs w:val="22"/>
            <w:rPrChange w:id="5803" w:author="jie sun" w:date="2018-04-16T22:41:00Z">
              <w:rPr>
                <w:iCs w:val="0"/>
                <w:lang w:val="en-US"/>
              </w:rPr>
            </w:rPrChange>
          </w:rPr>
          <w:t>figure 3.4</w:t>
        </w:r>
      </w:ins>
      <w:r w:rsidRPr="00B43FCE">
        <w:t xml:space="preserve"> below showing </w:t>
      </w:r>
      <w:ins w:id="5804" w:author="jie sun" w:date="2018-04-18T15:01:00Z">
        <w:r w:rsidR="00D530C9">
          <w:t xml:space="preserve">the gyroscope in a phone with </w:t>
        </w:r>
      </w:ins>
      <w:r w:rsidRPr="00B43FCE">
        <w:t xml:space="preserve">the </w:t>
      </w:r>
      <w:del w:id="5805" w:author="jie sun" w:date="2018-04-18T14:56:00Z">
        <w:r w:rsidRPr="00B43FCE" w:rsidDel="004E0C70">
          <w:delText xml:space="preserve">position of the gyroscope chip of the iPhone in the centre of the coordinate axis with </w:delText>
        </w:r>
      </w:del>
      <w:r w:rsidRPr="00B43FCE">
        <w:t>three direction axes: roll, pitch and yaw (x, y and z)</w:t>
      </w:r>
      <w:del w:id="5806" w:author="jie sun" w:date="2018-04-18T14:56:00Z">
        <w:r w:rsidRPr="00B43FCE" w:rsidDel="00DB7D4F">
          <w:delText>, and they are (almost</w:delText>
        </w:r>
      </w:del>
      <w:ins w:id="5807" w:author="像个男人一样" w:date="2018-03-21T23:14:00Z">
        <w:del w:id="5808" w:author="jie sun" w:date="2018-04-18T14:56:00Z">
          <w:r w:rsidRPr="00806241" w:rsidDel="00DB7D4F">
            <w:rPr>
              <w:iCs w:val="0"/>
              <w:color w:val="auto"/>
              <w:sz w:val="24"/>
              <w:szCs w:val="22"/>
              <w:rPrChange w:id="5809" w:author="jie sun" w:date="2018-04-18T00:15:00Z">
                <w:rPr>
                  <w:iCs w:val="0"/>
                  <w:lang w:val="en-US"/>
                </w:rPr>
              </w:rPrChange>
            </w:rPr>
            <w:delText xml:space="preserve"> 0 </w:delText>
          </w:r>
        </w:del>
      </w:ins>
      <w:del w:id="5810" w:author="jie sun" w:date="2018-04-18T14:56:00Z">
        <w:r w:rsidRPr="00B43FCE" w:rsidDel="00DB7D4F">
          <w:delText>) 0 degrees</w:delText>
        </w:r>
      </w:del>
      <w:r w:rsidRPr="00B43FCE">
        <w:t>.</w:t>
      </w:r>
      <w:r w:rsidRPr="00DC4494">
        <w:t xml:space="preserve"> </w:t>
      </w:r>
      <w:ins w:id="5811" w:author="jie sun" w:date="2018-04-18T14:57:00Z">
        <w:r w:rsidR="00102BFD">
          <w:t xml:space="preserve">When the </w:t>
        </w:r>
      </w:ins>
      <w:ins w:id="5812" w:author="jie sun" w:date="2018-04-18T14:58:00Z">
        <w:r w:rsidR="00102BFD">
          <w:t>phone moves around any axes, the angular velocity in each axis can be detected by the Gyro in the c</w:t>
        </w:r>
      </w:ins>
      <w:ins w:id="5813" w:author="jie sun" w:date="2018-04-18T14:59:00Z">
        <w:r w:rsidR="00102BFD">
          <w:t xml:space="preserve">entre </w:t>
        </w:r>
      </w:ins>
      <w:ins w:id="5814" w:author="jie sun" w:date="2018-04-18T15:00:00Z">
        <w:r w:rsidR="0085096F">
          <w:t>position</w:t>
        </w:r>
      </w:ins>
      <w:ins w:id="5815" w:author="jie sun" w:date="2018-04-18T14:59:00Z">
        <w:r w:rsidR="00102BFD">
          <w:t>.</w:t>
        </w:r>
      </w:ins>
    </w:p>
    <w:p w14:paraId="594B7032" w14:textId="77777777" w:rsidR="00FD23D0" w:rsidRPr="00FD23D0" w:rsidRDefault="00FD23D0" w:rsidP="00495DE5">
      <w:pPr>
        <w:numPr>
          <w:ins w:id="5816" w:author="像个男人一样" w:date="2018-03-21T21:37:00Z"/>
        </w:numPr>
        <w:rPr>
          <w:ins w:id="5817" w:author="jie sun" w:date="2018-04-16T22:28:00Z"/>
        </w:rPr>
      </w:pPr>
    </w:p>
    <w:p w14:paraId="3E1C1F3B" w14:textId="77777777" w:rsidR="0087014B" w:rsidRDefault="00AC3D64">
      <w:pPr>
        <w:pStyle w:val="Caption"/>
        <w:jc w:val="center"/>
        <w:pPrChange w:id="5818" w:author="jie sun" w:date="2018-04-18T15:40:00Z">
          <w:pPr>
            <w:pStyle w:val="Subtitle"/>
          </w:pPr>
        </w:pPrChange>
      </w:pPr>
      <w:bookmarkStart w:id="5819" w:name="_Toc505291909"/>
      <w:ins w:id="5820" w:author="jie sun" w:date="2018-04-18T15:40:00Z">
        <w:r>
          <w:rPr>
            <w:noProof/>
          </w:rPr>
          <w:drawing>
            <wp:inline distT="0" distB="0" distL="0" distR="0" wp14:anchorId="7F5357DA" wp14:editId="3B5E493F">
              <wp:extent cx="4386624" cy="244838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518" cy="2453350"/>
                      </a:xfrm>
                      <a:prstGeom prst="rect">
                        <a:avLst/>
                      </a:prstGeom>
                      <a:noFill/>
                      <a:ln>
                        <a:noFill/>
                      </a:ln>
                    </pic:spPr>
                  </pic:pic>
                </a:graphicData>
              </a:graphic>
            </wp:inline>
          </w:drawing>
        </w:r>
      </w:ins>
      <w:del w:id="5821"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822" w:author="像个男人一样" w:date="2018-03-22T11:51:00Z">
        <w:del w:id="5823" w:author="像个男人一样" w:date="2018-03-22T11:56:00Z">
          <w:r w:rsidR="00D5184D">
            <w:rPr>
              <w:b/>
            </w:rPr>
            <w:delText>错误！未指定顺序。</w:delText>
          </w:r>
        </w:del>
      </w:ins>
      <w:ins w:id="5824" w:author="像个男人一样" w:date="2018-03-21T23:39:00Z">
        <w:del w:id="5825" w:author="像个男人一样" w:date="2018-03-22T11:56:00Z">
          <w:r w:rsidR="00D5184D">
            <w:rPr>
              <w:b/>
            </w:rPr>
            <w:delText>错误！未指定顺序。</w:delText>
          </w:r>
        </w:del>
      </w:ins>
      <w:ins w:id="5826" w:author="像个男人一样" w:date="2018-03-21T23:10:00Z">
        <w:del w:id="5827" w:author="像个男人一样" w:date="2018-03-22T11:56:00Z">
          <w:r w:rsidR="00D5184D">
            <w:rPr>
              <w:b/>
            </w:rPr>
            <w:delText>错误！未指定顺序。</w:delText>
          </w:r>
        </w:del>
      </w:ins>
      <w:ins w:id="5828" w:author="像个男人一样" w:date="2018-03-21T23:08:00Z">
        <w:del w:id="5829" w:author="像个男人一样" w:date="2018-03-22T11:56:00Z">
          <w:r w:rsidR="00D5184D">
            <w:rPr>
              <w:b/>
            </w:rPr>
            <w:delText>错误！未指定顺序。</w:delText>
          </w:r>
        </w:del>
      </w:ins>
      <w:ins w:id="5830" w:author="像个男人一样" w:date="2018-03-21T02:33:00Z">
        <w:del w:id="5831" w:author="像个男人一样" w:date="2018-03-22T11:56:00Z">
          <w:r w:rsidR="00D5184D">
            <w:rPr>
              <w:b/>
            </w:rPr>
            <w:delText>错误！未指定顺序。错误！未指定顺序。</w:delText>
          </w:r>
        </w:del>
      </w:ins>
      <w:ins w:id="5832" w:author="像个男人一样" w:date="2018-03-21T02:31:00Z">
        <w:del w:id="5833" w:author="像个男人一样" w:date="2018-03-22T11:56:00Z">
          <w:r w:rsidR="00D5184D">
            <w:rPr>
              <w:b/>
            </w:rPr>
            <w:delText>错误！未指定顺序。</w:delText>
          </w:r>
        </w:del>
      </w:ins>
      <w:ins w:id="5834" w:author="像个男人一样" w:date="2018-03-21T02:30:00Z">
        <w:del w:id="5835" w:author="像个男人一样" w:date="2018-03-22T11:56:00Z">
          <w:r w:rsidR="00D5184D">
            <w:rPr>
              <w:b/>
            </w:rPr>
            <w:delText>错误！未指定顺序。</w:delText>
          </w:r>
        </w:del>
      </w:ins>
      <w:ins w:id="5836" w:author="像个男人一样" w:date="2018-03-21T02:29:00Z">
        <w:del w:id="5837" w:author="像个男人一样" w:date="2018-03-22T11:56:00Z">
          <w:r w:rsidR="00D5184D">
            <w:rPr>
              <w:b/>
            </w:rPr>
            <w:delText>错误！未指定顺序。错误！未指定顺序。</w:delText>
          </w:r>
        </w:del>
      </w:ins>
      <w:ins w:id="5838" w:author="像个男人一样" w:date="2018-03-21T02:26:00Z">
        <w:del w:id="5839" w:author="像个男人一样" w:date="2018-03-22T11:56:00Z">
          <w:r w:rsidR="00D5184D">
            <w:rPr>
              <w:b/>
            </w:rPr>
            <w:delText>错误！未指定顺序。</w:delText>
          </w:r>
        </w:del>
      </w:ins>
      <w:ins w:id="5840" w:author="像个男人一样" w:date="2018-03-21T02:25:00Z">
        <w:del w:id="5841" w:author="像个男人一样" w:date="2018-03-22T11:56:00Z">
          <w:r w:rsidR="00D5184D">
            <w:rPr>
              <w:b/>
            </w:rPr>
            <w:delText>错误！未指定顺序。</w:delText>
          </w:r>
        </w:del>
      </w:ins>
      <w:ins w:id="5842" w:author="像个男人一样" w:date="2018-03-21T02:24:00Z">
        <w:del w:id="5843" w:author="像个男人一样" w:date="2018-03-22T11:56:00Z">
          <w:r w:rsidR="00D5184D">
            <w:rPr>
              <w:b/>
            </w:rPr>
            <w:delText>错误！未指定顺序。</w:delText>
          </w:r>
        </w:del>
      </w:ins>
      <w:ins w:id="5844" w:author="像个男人一样" w:date="2018-03-21T02:23:00Z">
        <w:del w:id="5845" w:author="像个男人一样" w:date="2018-03-22T11:56:00Z">
          <w:r w:rsidR="00D5184D">
            <w:rPr>
              <w:b/>
            </w:rPr>
            <w:delText>错误！未指定顺序。</w:delText>
          </w:r>
        </w:del>
      </w:ins>
      <w:ins w:id="5846" w:author="像个男人一样" w:date="2018-03-21T02:22:00Z">
        <w:del w:id="5847" w:author="像个男人一样" w:date="2018-03-22T11:56:00Z">
          <w:r w:rsidR="00D5184D">
            <w:rPr>
              <w:b/>
            </w:rPr>
            <w:delText>错误！未指定顺序。</w:delText>
          </w:r>
        </w:del>
      </w:ins>
      <w:ins w:id="5848" w:author="像个男人一样" w:date="2018-03-21T02:17:00Z">
        <w:del w:id="5849" w:author="像个男人一样" w:date="2018-03-22T11:56:00Z">
          <w:r w:rsidR="00D5184D">
            <w:rPr>
              <w:b/>
            </w:rPr>
            <w:delText>错误！未指定顺序。错误！未指定顺序。错误！未指定顺序。</w:delText>
          </w:r>
        </w:del>
      </w:ins>
      <w:ins w:id="5850" w:author="像个男人一样" w:date="2018-03-21T02:15:00Z">
        <w:del w:id="5851" w:author="像个男人一样" w:date="2018-03-22T11:56:00Z">
          <w:r w:rsidR="00D5184D">
            <w:rPr>
              <w:b/>
            </w:rPr>
            <w:delText>错误！未指定顺序。</w:delText>
          </w:r>
        </w:del>
      </w:ins>
      <w:ins w:id="5852" w:author="像个男人一样" w:date="2018-03-21T02:14:00Z">
        <w:del w:id="5853" w:author="像个男人一样" w:date="2018-03-22T11:56:00Z">
          <w:r w:rsidR="00D5184D">
            <w:rPr>
              <w:b/>
            </w:rPr>
            <w:delText>错误！未指定顺序。</w:delText>
          </w:r>
        </w:del>
      </w:ins>
      <w:ins w:id="5854" w:author="像个男人一样" w:date="2018-03-21T02:13:00Z">
        <w:del w:id="5855" w:author="像个男人一样" w:date="2018-03-22T11:56:00Z">
          <w:r w:rsidR="00D5184D">
            <w:rPr>
              <w:b/>
            </w:rPr>
            <w:delText>错误！未指定顺序。</w:delText>
          </w:r>
        </w:del>
      </w:ins>
      <w:ins w:id="5856" w:author="像个男人一样" w:date="2018-03-21T02:12:00Z">
        <w:del w:id="5857" w:author="像个男人一样" w:date="2018-03-22T11:56:00Z">
          <w:r w:rsidR="00D5184D">
            <w:rPr>
              <w:b/>
            </w:rPr>
            <w:delText>错误！未指定顺序。</w:delText>
          </w:r>
        </w:del>
      </w:ins>
      <w:ins w:id="5858" w:author="像个男人一样" w:date="2018-03-21T02:02:00Z">
        <w:del w:id="5859" w:author="像个男人一样" w:date="2018-03-22T11:56:00Z">
          <w:r w:rsidR="00D5184D">
            <w:rPr>
              <w:b/>
            </w:rPr>
            <w:delText>错误！未指定顺序。错误！未指定顺序。</w:delText>
          </w:r>
        </w:del>
      </w:ins>
      <w:ins w:id="5860" w:author="像个男人一样" w:date="2018-03-21T02:01:00Z">
        <w:del w:id="5861" w:author="像个男人一样" w:date="2018-03-22T11:56:00Z">
          <w:r w:rsidR="00D5184D">
            <w:rPr>
              <w:b/>
            </w:rPr>
            <w:delText>错误！未指定顺序。</w:delText>
          </w:r>
        </w:del>
      </w:ins>
      <w:ins w:id="5862" w:author="像个男人一样" w:date="2018-03-21T02:00:00Z">
        <w:del w:id="5863" w:author="像个男人一样" w:date="2018-03-22T11:56:00Z">
          <w:r w:rsidR="00D5184D">
            <w:rPr>
              <w:b/>
            </w:rPr>
            <w:delText>错误！未指定顺序。</w:delText>
          </w:r>
        </w:del>
      </w:ins>
      <w:ins w:id="5864" w:author="像个男人一样" w:date="2018-03-21T01:59:00Z">
        <w:del w:id="5865" w:author="像个男人一样" w:date="2018-03-22T11:56:00Z">
          <w:r w:rsidR="00D5184D">
            <w:rPr>
              <w:b/>
            </w:rPr>
            <w:delText>错误！未指定顺序。</w:delText>
          </w:r>
        </w:del>
      </w:ins>
      <w:ins w:id="5866" w:author="像个男人一样" w:date="2018-03-21T01:58:00Z">
        <w:del w:id="5867" w:author="像个男人一样" w:date="2018-03-22T11:56:00Z">
          <w:r w:rsidR="00D5184D">
            <w:rPr>
              <w:b/>
            </w:rPr>
            <w:delText>错误！未指定顺序。错误！未指定顺序。</w:delText>
          </w:r>
        </w:del>
      </w:ins>
      <w:ins w:id="5868" w:author="像个男人一样" w:date="2018-03-21T01:57:00Z">
        <w:del w:id="5869" w:author="像个男人一样" w:date="2018-03-22T11:56:00Z">
          <w:r w:rsidR="00D5184D">
            <w:rPr>
              <w:b/>
            </w:rPr>
            <w:delText>错误！未指定顺序。</w:delText>
          </w:r>
        </w:del>
      </w:ins>
      <w:ins w:id="5870" w:author="像个男人一样" w:date="2018-03-21T01:48:00Z">
        <w:del w:id="5871" w:author="像个男人一样" w:date="2018-03-22T11:56:00Z">
          <w:r w:rsidR="00D5184D">
            <w:rPr>
              <w:b/>
            </w:rPr>
            <w:delText>错误！未指定顺序。</w:delText>
          </w:r>
        </w:del>
      </w:ins>
      <w:del w:id="5872" w:author="像个男人一样" w:date="2018-03-22T11:56:00Z">
        <w:r w:rsidR="00D5184D">
          <w:delText>4</w:delText>
        </w:r>
        <w:r w:rsidR="00D5184D">
          <w:fldChar w:fldCharType="end"/>
        </w:r>
      </w:del>
      <w:del w:id="5873" w:author="像个男人一样" w:date="2018-03-21T01:48:00Z">
        <w:r w:rsidR="00D5184D">
          <w:delText xml:space="preserve"> </w:delText>
        </w:r>
      </w:del>
      <w:del w:id="5874" w:author="像个男人一样" w:date="2018-03-21T01:47:00Z">
        <w:r w:rsidR="00D5184D">
          <w:delText>Gyroscope in iPhone</w:delText>
        </w:r>
      </w:del>
      <w:bookmarkEnd w:id="5819"/>
    </w:p>
    <w:p w14:paraId="57E6F7F1" w14:textId="77777777" w:rsidR="0087014B" w:rsidRDefault="00D5184D">
      <w:pPr>
        <w:jc w:val="center"/>
        <w:rPr>
          <w:ins w:id="5875" w:author="像个男人一样" w:date="2018-03-21T01:47:00Z"/>
        </w:rPr>
        <w:pPrChange w:id="5876" w:author="jie sun" w:date="2018-04-16T21:40:00Z">
          <w:pPr/>
        </w:pPrChange>
      </w:pPr>
      <w:del w:id="5877" w:author="jie sun" w:date="2018-04-18T13:22:00Z">
        <w:r w:rsidDel="005B374E">
          <w:rPr>
            <w:noProof/>
          </w:rPr>
          <w:drawing>
            <wp:inline distT="0" distB="0" distL="0" distR="0" wp14:anchorId="2B2CC3E3" wp14:editId="6F63B8AC">
              <wp:extent cx="5402938" cy="26368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42292" cy="2656082"/>
                      </a:xfrm>
                      <a:prstGeom prst="rect">
                        <a:avLst/>
                      </a:prstGeom>
                    </pic:spPr>
                  </pic:pic>
                </a:graphicData>
              </a:graphic>
            </wp:inline>
          </w:drawing>
        </w:r>
      </w:del>
    </w:p>
    <w:p w14:paraId="52C2CCC4" w14:textId="3EB9260A" w:rsidR="0087014B" w:rsidRDefault="00D5184D">
      <w:pPr>
        <w:pStyle w:val="Caption"/>
        <w:jc w:val="center"/>
        <w:pPrChange w:id="5878" w:author="jie sun" w:date="2018-04-16T21:40:00Z">
          <w:pPr/>
        </w:pPrChange>
      </w:pPr>
      <w:bookmarkStart w:id="5879" w:name="_Toc517801887"/>
      <w:ins w:id="5880" w:author="像个男人一样" w:date="2018-03-21T01:48:00Z">
        <w:r>
          <w:t xml:space="preserve">Figure </w:t>
        </w:r>
      </w:ins>
      <w:ins w:id="5881" w:author="JIE  SUN" w:date="2018-06-21T13:36:00Z">
        <w:r w:rsidR="00A64E7B">
          <w:fldChar w:fldCharType="begin"/>
        </w:r>
        <w:r w:rsidR="00A64E7B">
          <w:instrText xml:space="preserve"> STYLEREF 1 \s </w:instrText>
        </w:r>
      </w:ins>
      <w:r w:rsidR="00A64E7B">
        <w:fldChar w:fldCharType="separate"/>
      </w:r>
      <w:r w:rsidR="005D06D1">
        <w:rPr>
          <w:noProof/>
        </w:rPr>
        <w:t>4</w:t>
      </w:r>
      <w:ins w:id="588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2</w:t>
      </w:r>
      <w:ins w:id="5883" w:author="JIE  SUN" w:date="2018-06-21T13:36:00Z">
        <w:r w:rsidR="00A64E7B">
          <w:fldChar w:fldCharType="end"/>
        </w:r>
      </w:ins>
      <w:ins w:id="5884" w:author="jie sun" w:date="2018-04-19T13:00:00Z">
        <w:del w:id="5885" w:author="JIE  SUN" w:date="2018-06-21T13:34:00Z">
          <w:r w:rsidR="00083FE7" w:rsidDel="00A64E7B">
            <w:fldChar w:fldCharType="begin"/>
          </w:r>
          <w:r w:rsidR="00083FE7" w:rsidDel="00A64E7B">
            <w:delInstrText xml:space="preserve"> STYLEREF 1 \s </w:delInstrText>
          </w:r>
        </w:del>
      </w:ins>
      <w:del w:id="5886" w:author="JIE  SUN" w:date="2018-06-21T13:34:00Z">
        <w:r w:rsidR="00083FE7" w:rsidDel="00A64E7B">
          <w:fldChar w:fldCharType="separate"/>
        </w:r>
        <w:r w:rsidR="00083FE7" w:rsidDel="00A64E7B">
          <w:rPr>
            <w:noProof/>
          </w:rPr>
          <w:delText>3</w:delText>
        </w:r>
      </w:del>
      <w:ins w:id="5887" w:author="jie sun" w:date="2018-04-19T13:00:00Z">
        <w:del w:id="588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889" w:author="JIE  SUN" w:date="2018-06-21T13:34:00Z">
        <w:r w:rsidR="00083FE7" w:rsidDel="00A64E7B">
          <w:fldChar w:fldCharType="separate"/>
        </w:r>
      </w:del>
      <w:ins w:id="5890" w:author="jie sun" w:date="2018-04-19T13:00:00Z">
        <w:del w:id="5891" w:author="JIE  SUN" w:date="2018-06-21T13:34:00Z">
          <w:r w:rsidR="00083FE7" w:rsidDel="00A64E7B">
            <w:rPr>
              <w:noProof/>
            </w:rPr>
            <w:delText>4</w:delText>
          </w:r>
          <w:r w:rsidR="00083FE7" w:rsidDel="00A64E7B">
            <w:fldChar w:fldCharType="end"/>
          </w:r>
        </w:del>
      </w:ins>
      <w:ins w:id="5892" w:author="像个男人一样" w:date="2018-03-21T01:48:00Z">
        <w:del w:id="5893"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894" w:author="像个男人一样" w:date="2018-03-22T11:51:00Z">
        <w:del w:id="5895" w:author="jie sun" w:date="2018-04-10T21:45:00Z">
          <w:r w:rsidDel="00454521">
            <w:delText>4</w:delText>
          </w:r>
        </w:del>
      </w:ins>
      <w:ins w:id="5896" w:author="像个男人一样" w:date="2018-03-21T01:48:00Z">
        <w:del w:id="5897" w:author="jie sun" w:date="2018-04-10T21:45:00Z">
          <w:r w:rsidDel="00454521">
            <w:fldChar w:fldCharType="end"/>
          </w:r>
        </w:del>
        <w:bookmarkStart w:id="5898" w:name="_Toc17654"/>
        <w:bookmarkStart w:id="5899" w:name="_Toc15781"/>
        <w:bookmarkStart w:id="5900" w:name="_Toc10585"/>
        <w:bookmarkStart w:id="5901" w:name="_Toc17197"/>
        <w:bookmarkStart w:id="5902" w:name="_Toc10511"/>
        <w:bookmarkStart w:id="5903" w:name="_Toc19701"/>
        <w:bookmarkStart w:id="5904" w:name="_Toc5180"/>
        <w:bookmarkStart w:id="5905" w:name="_Toc29640"/>
        <w:bookmarkStart w:id="5906" w:name="_Toc9716"/>
        <w:bookmarkStart w:id="5907" w:name="_Toc5185"/>
        <w:bookmarkStart w:id="5908" w:name="_Toc4346"/>
        <w:bookmarkStart w:id="5909" w:name="_Toc22744"/>
        <w:bookmarkStart w:id="5910" w:name="_Toc23803"/>
        <w:bookmarkStart w:id="5911" w:name="_Toc9353"/>
        <w:bookmarkStart w:id="5912" w:name="_Toc10034"/>
        <w:bookmarkStart w:id="5913" w:name="_Toc21048"/>
        <w:bookmarkStart w:id="5914" w:name="_Toc17430"/>
        <w:bookmarkStart w:id="5915" w:name="_Toc18740"/>
        <w:bookmarkStart w:id="5916" w:name="_Toc12264"/>
        <w:bookmarkStart w:id="5917" w:name="_Toc30206"/>
        <w:bookmarkStart w:id="5918" w:name="_Toc29854"/>
        <w:bookmarkStart w:id="5919" w:name="_Toc17162"/>
        <w:bookmarkStart w:id="5920" w:name="_Toc8931"/>
        <w:bookmarkStart w:id="5921" w:name="_Toc22962"/>
        <w:bookmarkStart w:id="5922" w:name="_Toc8623"/>
        <w:r>
          <w:rPr>
            <w:rFonts w:hint="eastAsia"/>
          </w:rPr>
          <w:t xml:space="preserve">: Gyroscope </w:t>
        </w:r>
      </w:ins>
      <w:ins w:id="5923" w:author="jie sun" w:date="2018-04-18T15:32:00Z">
        <w:r w:rsidR="00BE0251">
          <w:t xml:space="preserve">Sensor </w:t>
        </w:r>
      </w:ins>
      <w:r w:rsidR="00BE16C1">
        <w:t>i</w:t>
      </w:r>
      <w:ins w:id="5924" w:author="jie sun" w:date="2018-04-18T14:54:00Z">
        <w:r w:rsidR="000853D9">
          <w:t>n A</w:t>
        </w:r>
      </w:ins>
      <w:ins w:id="5925" w:author="jie sun" w:date="2018-04-18T15:27:00Z">
        <w:r w:rsidR="00565B55">
          <w:t xml:space="preserve"> Phone</w:t>
        </w:r>
      </w:ins>
      <w:ins w:id="5926" w:author="jie sun" w:date="2018-04-18T15:28:00Z">
        <w:r w:rsidR="00BE0251">
          <w:t xml:space="preserve"> </w:t>
        </w:r>
      </w:ins>
      <w:customXmlInsRangeStart w:id="5927" w:author="jie sun" w:date="2018-04-18T15:44:00Z"/>
      <w:sdt>
        <w:sdtPr>
          <w:id w:val="-464507338"/>
          <w:citation/>
        </w:sdtPr>
        <w:sdtContent>
          <w:customXmlInsRangeEnd w:id="5927"/>
          <w:ins w:id="5928" w:author="jie sun" w:date="2018-04-18T15:44:00Z">
            <w:r w:rsidR="00B93E7E">
              <w:fldChar w:fldCharType="begin"/>
            </w:r>
            <w:r w:rsidR="00B93E7E">
              <w:instrText xml:space="preserve"> </w:instrText>
            </w:r>
            <w:r w:rsidR="00B93E7E">
              <w:rPr>
                <w:rFonts w:hint="eastAsia"/>
              </w:rPr>
              <w:instrText>CITATION All17 \l 2052</w:instrText>
            </w:r>
            <w:r w:rsidR="00B93E7E">
              <w:instrText xml:space="preserve"> </w:instrText>
            </w:r>
          </w:ins>
          <w:r w:rsidR="00B93E7E">
            <w:fldChar w:fldCharType="separate"/>
          </w:r>
          <w:r w:rsidR="000F0E95">
            <w:rPr>
              <w:rFonts w:hint="eastAsia"/>
              <w:noProof/>
            </w:rPr>
            <w:t>(Kealy, 2017)</w:t>
          </w:r>
          <w:ins w:id="5929" w:author="jie sun" w:date="2018-04-18T15:44:00Z">
            <w:r w:rsidR="00B93E7E">
              <w:fldChar w:fldCharType="end"/>
            </w:r>
          </w:ins>
          <w:customXmlInsRangeStart w:id="5930" w:author="jie sun" w:date="2018-04-18T15:44:00Z"/>
        </w:sdtContent>
      </w:sdt>
      <w:customXmlInsRangeEnd w:id="5930"/>
      <w:bookmarkEnd w:id="5879"/>
      <w:ins w:id="5931" w:author="像个男人一样" w:date="2018-03-21T01:48:00Z">
        <w:del w:id="5932" w:author="jie sun" w:date="2018-04-16T22:29:00Z">
          <w:r w:rsidDel="000E4DAF">
            <w:rPr>
              <w:rFonts w:hint="eastAsia"/>
            </w:rPr>
            <w:delText>i</w:delText>
          </w:r>
        </w:del>
        <w:del w:id="5933" w:author="jie sun" w:date="2018-04-18T14:54:00Z">
          <w:r w:rsidDel="000853D9">
            <w:rPr>
              <w:rFonts w:hint="eastAsia"/>
            </w:rPr>
            <w:delText>n iPhone</w:delText>
          </w:r>
        </w:del>
      </w:ins>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p>
    <w:p w14:paraId="16364A7B" w14:textId="77777777" w:rsidR="0087014B" w:rsidDel="005C7B97" w:rsidRDefault="00D5184D">
      <w:pPr>
        <w:pStyle w:val="Caption"/>
        <w:rPr>
          <w:del w:id="5934" w:author="像个男人一样" w:date="2018-03-22T11:56:00Z"/>
        </w:rPr>
      </w:pPr>
      <w:r w:rsidRPr="007D068F">
        <w:t xml:space="preserve">Here, when we try to rotate the phone up and down several times only around Pitch (x) axis, it will produce a change of the angular velocity showed in the </w:t>
      </w:r>
      <w:del w:id="5935" w:author="像个男人一样" w:date="2018-03-21T23:13:00Z">
        <w:r w:rsidRPr="007D068F">
          <w:delText xml:space="preserve">form </w:delText>
        </w:r>
      </w:del>
      <w:ins w:id="5936" w:author="像个男人一样" w:date="2018-03-21T23:13:00Z">
        <w:r w:rsidRPr="007D068F">
          <w:rPr>
            <w:iCs w:val="0"/>
            <w:rPrChange w:id="5937" w:author="jie sun" w:date="2018-04-16T22:22:00Z">
              <w:rPr>
                <w:iCs w:val="0"/>
                <w:lang w:val="en-US"/>
              </w:rPr>
            </w:rPrChange>
          </w:rPr>
          <w:t xml:space="preserve">figure </w:t>
        </w:r>
      </w:ins>
      <w:r w:rsidRPr="007D068F">
        <w:t xml:space="preserve">below. It is clear </w:t>
      </w:r>
      <w:del w:id="5938" w:author="jie sun" w:date="2018-04-08T15:15:00Z">
        <w:r w:rsidRPr="007D068F" w:rsidDel="00EC2C06">
          <w:delText xml:space="preserve">that </w:delText>
        </w:r>
      </w:del>
      <w:r w:rsidRPr="007D068F">
        <w:t xml:space="preserve">there is almost only one orientation data change happened on </w:t>
      </w:r>
      <w:r w:rsidRPr="007D068F">
        <w:rPr>
          <w:iCs w:val="0"/>
          <w:rPrChange w:id="5939" w:author="jie sun" w:date="2018-04-16T22:22:00Z">
            <w:rPr>
              <w:iCs w:val="0"/>
              <w:lang w:val="en-GB"/>
            </w:rPr>
          </w:rPrChange>
        </w:rPr>
        <w:t>Pitch</w:t>
      </w:r>
      <w:r w:rsidRPr="007D068F">
        <w:t>(x) axis. And what the information we can summari</w:t>
      </w:r>
      <w:r w:rsidRPr="007D068F">
        <w:rPr>
          <w:iCs w:val="0"/>
          <w:rPrChange w:id="5940" w:author="jie sun" w:date="2018-04-16T22:22:00Z">
            <w:rPr>
              <w:iCs w:val="0"/>
              <w:lang w:val="en-GB"/>
            </w:rPr>
          </w:rPrChange>
        </w:rPr>
        <w:t>z</w:t>
      </w:r>
      <w:r w:rsidRPr="007D068F">
        <w:t xml:space="preserve">e is that any orientation the rotation happens it will cause the angular velocity on the </w:t>
      </w:r>
      <w:bookmarkStart w:id="5941" w:name="OLE_LINK8"/>
      <w:r w:rsidRPr="007D068F">
        <w:t xml:space="preserve">corresponding </w:t>
      </w:r>
      <w:bookmarkEnd w:id="5941"/>
      <w:r w:rsidRPr="007D068F">
        <w:t>axis.</w:t>
      </w:r>
      <w:r w:rsidRPr="00CF611C">
        <w:t xml:space="preserve"> </w:t>
      </w:r>
    </w:p>
    <w:p w14:paraId="3BD40AE7" w14:textId="77777777" w:rsidR="005C7B97" w:rsidRPr="005C7B97" w:rsidRDefault="005C7B97">
      <w:pPr>
        <w:rPr>
          <w:ins w:id="5942" w:author="jie sun" w:date="2018-04-16T22:29:00Z"/>
        </w:rPr>
      </w:pPr>
    </w:p>
    <w:p w14:paraId="50B31EED" w14:textId="77777777" w:rsidR="0087014B" w:rsidRPr="00CF611C" w:rsidRDefault="00D5184D">
      <w:pPr>
        <w:pStyle w:val="Caption"/>
        <w:rPr>
          <w:sz w:val="24"/>
          <w:rPrChange w:id="5943" w:author="jie sun" w:date="2018-04-08T19:34:00Z">
            <w:rPr/>
          </w:rPrChange>
        </w:rPr>
        <w:pPrChange w:id="5944" w:author="像个男人一样" w:date="2018-03-21T01:48:00Z">
          <w:pPr>
            <w:pStyle w:val="Subtitle"/>
          </w:pPr>
        </w:pPrChange>
      </w:pPr>
      <w:bookmarkStart w:id="5945" w:name="_Toc505291910"/>
      <w:del w:id="5946" w:author="像个男人一样" w:date="2018-03-22T11:56:00Z">
        <w:r w:rsidRPr="00CF611C">
          <w:rPr>
            <w:iCs w:val="0"/>
            <w:color w:val="auto"/>
            <w:sz w:val="24"/>
            <w:szCs w:val="22"/>
            <w:rPrChange w:id="5947" w:author="jie sun" w:date="2018-04-08T19:34:00Z">
              <w:rPr/>
            </w:rPrChange>
          </w:rPr>
          <w:delText xml:space="preserve">Figure 3. </w:delText>
        </w:r>
        <w:r w:rsidRPr="00CF611C">
          <w:rPr>
            <w:iCs w:val="0"/>
            <w:color w:val="auto"/>
            <w:sz w:val="24"/>
            <w:szCs w:val="22"/>
            <w:rPrChange w:id="5948" w:author="jie sun" w:date="2018-04-08T19:34:00Z">
              <w:rPr/>
            </w:rPrChange>
          </w:rPr>
          <w:fldChar w:fldCharType="begin"/>
        </w:r>
        <w:r w:rsidRPr="00CF611C">
          <w:rPr>
            <w:iCs w:val="0"/>
            <w:color w:val="auto"/>
            <w:sz w:val="24"/>
            <w:szCs w:val="22"/>
            <w:rPrChange w:id="5949" w:author="jie sun" w:date="2018-04-08T19:34:00Z">
              <w:rPr/>
            </w:rPrChange>
          </w:rPr>
          <w:delInstrText xml:space="preserve"> SEQ Figure_3. \* ARABIC </w:delInstrText>
        </w:r>
        <w:r w:rsidRPr="00CF611C">
          <w:rPr>
            <w:iCs w:val="0"/>
            <w:color w:val="auto"/>
            <w:sz w:val="24"/>
            <w:szCs w:val="22"/>
            <w:rPrChange w:id="5950" w:author="jie sun" w:date="2018-04-08T19:34:00Z">
              <w:rPr/>
            </w:rPrChange>
          </w:rPr>
          <w:fldChar w:fldCharType="separate"/>
        </w:r>
      </w:del>
      <w:ins w:id="5951" w:author="像个男人一样" w:date="2018-03-22T11:51:00Z">
        <w:del w:id="5952" w:author="像个男人一样" w:date="2018-03-22T11:56:00Z">
          <w:r w:rsidRPr="00CF611C">
            <w:rPr>
              <w:rFonts w:hint="eastAsia"/>
              <w:iCs w:val="0"/>
              <w:color w:val="auto"/>
              <w:sz w:val="24"/>
              <w:szCs w:val="22"/>
              <w:rPrChange w:id="5953" w:author="jie sun" w:date="2018-04-08T19:34:00Z">
                <w:rPr>
                  <w:rFonts w:hint="eastAsia"/>
                  <w:b/>
                </w:rPr>
              </w:rPrChange>
            </w:rPr>
            <w:delText>错误！未指定顺序。</w:delText>
          </w:r>
        </w:del>
      </w:ins>
      <w:ins w:id="5954" w:author="像个男人一样" w:date="2018-03-21T23:39:00Z">
        <w:del w:id="5955" w:author="像个男人一样" w:date="2018-03-22T11:56:00Z">
          <w:r w:rsidRPr="00CF611C">
            <w:rPr>
              <w:rFonts w:hint="eastAsia"/>
              <w:iCs w:val="0"/>
              <w:color w:val="auto"/>
              <w:sz w:val="24"/>
              <w:szCs w:val="22"/>
              <w:rPrChange w:id="5956" w:author="jie sun" w:date="2018-04-08T19:34:00Z">
                <w:rPr>
                  <w:rFonts w:hint="eastAsia"/>
                  <w:b/>
                </w:rPr>
              </w:rPrChange>
            </w:rPr>
            <w:delText>错误！未指定顺序。</w:delText>
          </w:r>
        </w:del>
      </w:ins>
      <w:ins w:id="5957" w:author="像个男人一样" w:date="2018-03-21T23:10:00Z">
        <w:del w:id="5958" w:author="像个男人一样" w:date="2018-03-22T11:56:00Z">
          <w:r w:rsidRPr="00CF611C">
            <w:rPr>
              <w:rFonts w:hint="eastAsia"/>
              <w:iCs w:val="0"/>
              <w:color w:val="auto"/>
              <w:sz w:val="24"/>
              <w:szCs w:val="22"/>
              <w:rPrChange w:id="5959" w:author="jie sun" w:date="2018-04-08T19:34:00Z">
                <w:rPr>
                  <w:rFonts w:hint="eastAsia"/>
                  <w:b/>
                </w:rPr>
              </w:rPrChange>
            </w:rPr>
            <w:delText>错误！未指定顺序。</w:delText>
          </w:r>
        </w:del>
      </w:ins>
      <w:ins w:id="5960" w:author="像个男人一样" w:date="2018-03-21T23:08:00Z">
        <w:del w:id="5961" w:author="像个男人一样" w:date="2018-03-22T11:56:00Z">
          <w:r w:rsidRPr="00CF611C">
            <w:rPr>
              <w:rFonts w:hint="eastAsia"/>
              <w:iCs w:val="0"/>
              <w:color w:val="auto"/>
              <w:sz w:val="24"/>
              <w:szCs w:val="22"/>
              <w:rPrChange w:id="5962" w:author="jie sun" w:date="2018-04-08T19:34:00Z">
                <w:rPr>
                  <w:rFonts w:hint="eastAsia"/>
                  <w:b/>
                </w:rPr>
              </w:rPrChange>
            </w:rPr>
            <w:delText>错误！未指定顺序。</w:delText>
          </w:r>
        </w:del>
      </w:ins>
      <w:ins w:id="5963" w:author="像个男人一样" w:date="2018-03-21T02:33:00Z">
        <w:del w:id="5964" w:author="像个男人一样" w:date="2018-03-22T11:56:00Z">
          <w:r w:rsidRPr="00CF611C">
            <w:rPr>
              <w:rFonts w:hint="eastAsia"/>
              <w:iCs w:val="0"/>
              <w:color w:val="auto"/>
              <w:sz w:val="24"/>
              <w:szCs w:val="22"/>
              <w:rPrChange w:id="5965" w:author="jie sun" w:date="2018-04-08T19:34:00Z">
                <w:rPr>
                  <w:rFonts w:hint="eastAsia"/>
                  <w:b/>
                </w:rPr>
              </w:rPrChange>
            </w:rPr>
            <w:delText>错误！未指定顺序。错误！未指定顺序。</w:delText>
          </w:r>
        </w:del>
      </w:ins>
      <w:ins w:id="5966" w:author="像个男人一样" w:date="2018-03-21T02:31:00Z">
        <w:del w:id="5967" w:author="像个男人一样" w:date="2018-03-22T11:56:00Z">
          <w:r w:rsidRPr="00CF611C">
            <w:rPr>
              <w:rFonts w:hint="eastAsia"/>
              <w:iCs w:val="0"/>
              <w:color w:val="auto"/>
              <w:sz w:val="24"/>
              <w:szCs w:val="22"/>
              <w:rPrChange w:id="5968" w:author="jie sun" w:date="2018-04-08T19:34:00Z">
                <w:rPr>
                  <w:rFonts w:hint="eastAsia"/>
                  <w:b/>
                </w:rPr>
              </w:rPrChange>
            </w:rPr>
            <w:delText>错误！未指定顺序。</w:delText>
          </w:r>
        </w:del>
      </w:ins>
      <w:ins w:id="5969" w:author="像个男人一样" w:date="2018-03-21T02:30:00Z">
        <w:del w:id="5970" w:author="像个男人一样" w:date="2018-03-22T11:56:00Z">
          <w:r w:rsidRPr="00CF611C">
            <w:rPr>
              <w:rFonts w:hint="eastAsia"/>
              <w:iCs w:val="0"/>
              <w:color w:val="auto"/>
              <w:sz w:val="24"/>
              <w:szCs w:val="22"/>
              <w:rPrChange w:id="5971" w:author="jie sun" w:date="2018-04-08T19:34:00Z">
                <w:rPr>
                  <w:rFonts w:hint="eastAsia"/>
                  <w:b/>
                </w:rPr>
              </w:rPrChange>
            </w:rPr>
            <w:delText>错误！未指定顺序。</w:delText>
          </w:r>
        </w:del>
      </w:ins>
      <w:ins w:id="5972" w:author="像个男人一样" w:date="2018-03-21T02:29:00Z">
        <w:del w:id="5973" w:author="像个男人一样" w:date="2018-03-22T11:56:00Z">
          <w:r w:rsidRPr="00CF611C">
            <w:rPr>
              <w:rFonts w:hint="eastAsia"/>
              <w:iCs w:val="0"/>
              <w:color w:val="auto"/>
              <w:sz w:val="24"/>
              <w:szCs w:val="22"/>
              <w:rPrChange w:id="5974" w:author="jie sun" w:date="2018-04-08T19:34:00Z">
                <w:rPr>
                  <w:rFonts w:hint="eastAsia"/>
                  <w:b/>
                </w:rPr>
              </w:rPrChange>
            </w:rPr>
            <w:delText>错误！未指定顺序。错误！未指定顺序。</w:delText>
          </w:r>
        </w:del>
      </w:ins>
      <w:ins w:id="5975" w:author="像个男人一样" w:date="2018-03-21T02:26:00Z">
        <w:del w:id="5976" w:author="像个男人一样" w:date="2018-03-22T11:56:00Z">
          <w:r w:rsidRPr="00CF611C">
            <w:rPr>
              <w:rFonts w:hint="eastAsia"/>
              <w:iCs w:val="0"/>
              <w:color w:val="auto"/>
              <w:sz w:val="24"/>
              <w:szCs w:val="22"/>
              <w:rPrChange w:id="5977" w:author="jie sun" w:date="2018-04-08T19:34:00Z">
                <w:rPr>
                  <w:rFonts w:hint="eastAsia"/>
                  <w:b/>
                </w:rPr>
              </w:rPrChange>
            </w:rPr>
            <w:delText>错误！未指定顺序。</w:delText>
          </w:r>
        </w:del>
      </w:ins>
      <w:ins w:id="5978" w:author="像个男人一样" w:date="2018-03-21T02:25:00Z">
        <w:del w:id="5979" w:author="像个男人一样" w:date="2018-03-22T11:56:00Z">
          <w:r w:rsidRPr="00CF611C">
            <w:rPr>
              <w:rFonts w:hint="eastAsia"/>
              <w:iCs w:val="0"/>
              <w:color w:val="auto"/>
              <w:sz w:val="24"/>
              <w:szCs w:val="22"/>
              <w:rPrChange w:id="5980" w:author="jie sun" w:date="2018-04-08T19:34:00Z">
                <w:rPr>
                  <w:rFonts w:hint="eastAsia"/>
                  <w:b/>
                </w:rPr>
              </w:rPrChange>
            </w:rPr>
            <w:delText>错误！未指定顺序。</w:delText>
          </w:r>
        </w:del>
      </w:ins>
      <w:ins w:id="5981" w:author="像个男人一样" w:date="2018-03-21T02:24:00Z">
        <w:del w:id="5982" w:author="像个男人一样" w:date="2018-03-22T11:56:00Z">
          <w:r w:rsidRPr="00CF611C">
            <w:rPr>
              <w:rFonts w:hint="eastAsia"/>
              <w:iCs w:val="0"/>
              <w:color w:val="auto"/>
              <w:sz w:val="24"/>
              <w:szCs w:val="22"/>
              <w:rPrChange w:id="5983" w:author="jie sun" w:date="2018-04-08T19:34:00Z">
                <w:rPr>
                  <w:rFonts w:hint="eastAsia"/>
                  <w:b/>
                </w:rPr>
              </w:rPrChange>
            </w:rPr>
            <w:delText>错误！未指定顺序。</w:delText>
          </w:r>
        </w:del>
      </w:ins>
      <w:ins w:id="5984" w:author="像个男人一样" w:date="2018-03-21T02:23:00Z">
        <w:del w:id="5985" w:author="像个男人一样" w:date="2018-03-22T11:56:00Z">
          <w:r w:rsidRPr="00CF611C">
            <w:rPr>
              <w:rFonts w:hint="eastAsia"/>
              <w:iCs w:val="0"/>
              <w:color w:val="auto"/>
              <w:sz w:val="24"/>
              <w:szCs w:val="22"/>
              <w:rPrChange w:id="5986" w:author="jie sun" w:date="2018-04-08T19:34:00Z">
                <w:rPr>
                  <w:rFonts w:hint="eastAsia"/>
                  <w:b/>
                </w:rPr>
              </w:rPrChange>
            </w:rPr>
            <w:delText>错误！未指定顺序。</w:delText>
          </w:r>
        </w:del>
      </w:ins>
      <w:ins w:id="5987" w:author="像个男人一样" w:date="2018-03-21T02:22:00Z">
        <w:del w:id="5988" w:author="像个男人一样" w:date="2018-03-22T11:56:00Z">
          <w:r w:rsidRPr="00CF611C">
            <w:rPr>
              <w:rFonts w:hint="eastAsia"/>
              <w:iCs w:val="0"/>
              <w:color w:val="auto"/>
              <w:sz w:val="24"/>
              <w:szCs w:val="22"/>
              <w:rPrChange w:id="5989" w:author="jie sun" w:date="2018-04-08T19:34:00Z">
                <w:rPr>
                  <w:rFonts w:hint="eastAsia"/>
                  <w:b/>
                </w:rPr>
              </w:rPrChange>
            </w:rPr>
            <w:delText>错误！未指定顺序。</w:delText>
          </w:r>
        </w:del>
      </w:ins>
      <w:ins w:id="5990" w:author="像个男人一样" w:date="2018-03-21T02:17:00Z">
        <w:del w:id="5991" w:author="像个男人一样" w:date="2018-03-22T11:56:00Z">
          <w:r w:rsidRPr="00CF611C">
            <w:rPr>
              <w:rFonts w:hint="eastAsia"/>
              <w:iCs w:val="0"/>
              <w:color w:val="auto"/>
              <w:sz w:val="24"/>
              <w:szCs w:val="22"/>
              <w:rPrChange w:id="5992" w:author="jie sun" w:date="2018-04-08T19:34:00Z">
                <w:rPr>
                  <w:rFonts w:hint="eastAsia"/>
                  <w:b/>
                </w:rPr>
              </w:rPrChange>
            </w:rPr>
            <w:delText>错误！未指定顺序。错误！未指定顺序。错误！未指定顺序。</w:delText>
          </w:r>
        </w:del>
      </w:ins>
      <w:ins w:id="5993" w:author="像个男人一样" w:date="2018-03-21T02:15:00Z">
        <w:del w:id="5994" w:author="像个男人一样" w:date="2018-03-22T11:56:00Z">
          <w:r w:rsidRPr="00CF611C">
            <w:rPr>
              <w:rFonts w:hint="eastAsia"/>
              <w:iCs w:val="0"/>
              <w:color w:val="auto"/>
              <w:sz w:val="24"/>
              <w:szCs w:val="22"/>
              <w:rPrChange w:id="5995" w:author="jie sun" w:date="2018-04-08T19:34:00Z">
                <w:rPr>
                  <w:rFonts w:hint="eastAsia"/>
                  <w:b/>
                </w:rPr>
              </w:rPrChange>
            </w:rPr>
            <w:delText>错误！未指定顺序。</w:delText>
          </w:r>
        </w:del>
      </w:ins>
      <w:ins w:id="5996" w:author="像个男人一样" w:date="2018-03-21T02:14:00Z">
        <w:del w:id="5997" w:author="像个男人一样" w:date="2018-03-22T11:56:00Z">
          <w:r w:rsidRPr="00CF611C">
            <w:rPr>
              <w:rFonts w:hint="eastAsia"/>
              <w:iCs w:val="0"/>
              <w:color w:val="auto"/>
              <w:sz w:val="24"/>
              <w:szCs w:val="22"/>
              <w:rPrChange w:id="5998" w:author="jie sun" w:date="2018-04-08T19:34:00Z">
                <w:rPr>
                  <w:rFonts w:hint="eastAsia"/>
                  <w:b/>
                </w:rPr>
              </w:rPrChange>
            </w:rPr>
            <w:delText>错误！未指定顺序。</w:delText>
          </w:r>
        </w:del>
      </w:ins>
      <w:ins w:id="5999" w:author="像个男人一样" w:date="2018-03-21T02:13:00Z">
        <w:del w:id="6000" w:author="像个男人一样" w:date="2018-03-22T11:56:00Z">
          <w:r w:rsidRPr="00CF611C">
            <w:rPr>
              <w:rFonts w:hint="eastAsia"/>
              <w:iCs w:val="0"/>
              <w:color w:val="auto"/>
              <w:sz w:val="24"/>
              <w:szCs w:val="22"/>
              <w:rPrChange w:id="6001" w:author="jie sun" w:date="2018-04-08T19:34:00Z">
                <w:rPr>
                  <w:rFonts w:hint="eastAsia"/>
                  <w:b/>
                </w:rPr>
              </w:rPrChange>
            </w:rPr>
            <w:delText>错误！未指定顺序。</w:delText>
          </w:r>
        </w:del>
      </w:ins>
      <w:ins w:id="6002" w:author="像个男人一样" w:date="2018-03-21T02:12:00Z">
        <w:del w:id="6003" w:author="像个男人一样" w:date="2018-03-22T11:56:00Z">
          <w:r w:rsidRPr="00CF611C">
            <w:rPr>
              <w:rFonts w:hint="eastAsia"/>
              <w:iCs w:val="0"/>
              <w:color w:val="auto"/>
              <w:sz w:val="24"/>
              <w:szCs w:val="22"/>
              <w:rPrChange w:id="6004" w:author="jie sun" w:date="2018-04-08T19:34:00Z">
                <w:rPr>
                  <w:rFonts w:hint="eastAsia"/>
                  <w:b/>
                </w:rPr>
              </w:rPrChange>
            </w:rPr>
            <w:delText>错误！未指定顺序。</w:delText>
          </w:r>
        </w:del>
      </w:ins>
      <w:ins w:id="6005" w:author="像个男人一样" w:date="2018-03-21T02:02:00Z">
        <w:del w:id="6006" w:author="像个男人一样" w:date="2018-03-22T11:56:00Z">
          <w:r w:rsidRPr="00CF611C">
            <w:rPr>
              <w:rFonts w:hint="eastAsia"/>
              <w:iCs w:val="0"/>
              <w:color w:val="auto"/>
              <w:sz w:val="24"/>
              <w:szCs w:val="22"/>
              <w:rPrChange w:id="6007" w:author="jie sun" w:date="2018-04-08T19:34:00Z">
                <w:rPr>
                  <w:rFonts w:hint="eastAsia"/>
                  <w:b/>
                </w:rPr>
              </w:rPrChange>
            </w:rPr>
            <w:delText>错误！未指定顺序。错误！未指定顺序。</w:delText>
          </w:r>
        </w:del>
      </w:ins>
      <w:ins w:id="6008" w:author="像个男人一样" w:date="2018-03-21T02:01:00Z">
        <w:del w:id="6009" w:author="像个男人一样" w:date="2018-03-22T11:56:00Z">
          <w:r w:rsidRPr="00CF611C">
            <w:rPr>
              <w:rFonts w:hint="eastAsia"/>
              <w:iCs w:val="0"/>
              <w:color w:val="auto"/>
              <w:sz w:val="24"/>
              <w:szCs w:val="22"/>
              <w:rPrChange w:id="6010" w:author="jie sun" w:date="2018-04-08T19:34:00Z">
                <w:rPr>
                  <w:rFonts w:hint="eastAsia"/>
                  <w:b/>
                </w:rPr>
              </w:rPrChange>
            </w:rPr>
            <w:delText>错误！未指定顺序。</w:delText>
          </w:r>
        </w:del>
      </w:ins>
      <w:ins w:id="6011" w:author="像个男人一样" w:date="2018-03-21T02:00:00Z">
        <w:del w:id="6012" w:author="像个男人一样" w:date="2018-03-22T11:56:00Z">
          <w:r w:rsidRPr="00CF611C">
            <w:rPr>
              <w:rFonts w:hint="eastAsia"/>
              <w:iCs w:val="0"/>
              <w:color w:val="auto"/>
              <w:sz w:val="24"/>
              <w:szCs w:val="22"/>
              <w:rPrChange w:id="6013" w:author="jie sun" w:date="2018-04-08T19:34:00Z">
                <w:rPr>
                  <w:rFonts w:hint="eastAsia"/>
                  <w:b/>
                </w:rPr>
              </w:rPrChange>
            </w:rPr>
            <w:delText>错误！未指定顺序。</w:delText>
          </w:r>
        </w:del>
      </w:ins>
      <w:ins w:id="6014" w:author="像个男人一样" w:date="2018-03-21T01:59:00Z">
        <w:del w:id="6015" w:author="像个男人一样" w:date="2018-03-22T11:56:00Z">
          <w:r w:rsidRPr="00CF611C">
            <w:rPr>
              <w:rFonts w:hint="eastAsia"/>
              <w:iCs w:val="0"/>
              <w:color w:val="auto"/>
              <w:sz w:val="24"/>
              <w:szCs w:val="22"/>
              <w:rPrChange w:id="6016" w:author="jie sun" w:date="2018-04-08T19:34:00Z">
                <w:rPr>
                  <w:rFonts w:hint="eastAsia"/>
                  <w:b/>
                </w:rPr>
              </w:rPrChange>
            </w:rPr>
            <w:delText>错误！未指定顺序。</w:delText>
          </w:r>
        </w:del>
      </w:ins>
      <w:ins w:id="6017" w:author="像个男人一样" w:date="2018-03-21T01:58:00Z">
        <w:del w:id="6018" w:author="像个男人一样" w:date="2018-03-22T11:56:00Z">
          <w:r w:rsidRPr="00CF611C">
            <w:rPr>
              <w:rFonts w:hint="eastAsia"/>
              <w:iCs w:val="0"/>
              <w:color w:val="auto"/>
              <w:sz w:val="24"/>
              <w:szCs w:val="22"/>
              <w:rPrChange w:id="6019" w:author="jie sun" w:date="2018-04-08T19:34:00Z">
                <w:rPr>
                  <w:rFonts w:hint="eastAsia"/>
                  <w:b/>
                </w:rPr>
              </w:rPrChange>
            </w:rPr>
            <w:delText>错误！未指定顺序。错误！未指定顺序。</w:delText>
          </w:r>
        </w:del>
      </w:ins>
      <w:ins w:id="6020" w:author="像个男人一样" w:date="2018-03-21T01:57:00Z">
        <w:del w:id="6021" w:author="像个男人一样" w:date="2018-03-22T11:56:00Z">
          <w:r w:rsidRPr="00CF611C">
            <w:rPr>
              <w:rFonts w:hint="eastAsia"/>
              <w:iCs w:val="0"/>
              <w:color w:val="auto"/>
              <w:sz w:val="24"/>
              <w:szCs w:val="22"/>
              <w:rPrChange w:id="6022" w:author="jie sun" w:date="2018-04-08T19:34:00Z">
                <w:rPr>
                  <w:rFonts w:hint="eastAsia"/>
                  <w:b/>
                </w:rPr>
              </w:rPrChange>
            </w:rPr>
            <w:delText>错误！未指定顺序。</w:delText>
          </w:r>
        </w:del>
      </w:ins>
      <w:del w:id="6023" w:author="像个男人一样" w:date="2018-03-22T11:56:00Z">
        <w:r w:rsidRPr="00CF611C">
          <w:rPr>
            <w:iCs w:val="0"/>
            <w:color w:val="auto"/>
            <w:sz w:val="24"/>
            <w:szCs w:val="22"/>
            <w:rPrChange w:id="6024" w:author="jie sun" w:date="2018-04-08T19:34:00Z">
              <w:rPr/>
            </w:rPrChange>
          </w:rPr>
          <w:delText>5</w:delText>
        </w:r>
        <w:r w:rsidRPr="00CF611C">
          <w:rPr>
            <w:iCs w:val="0"/>
            <w:color w:val="auto"/>
            <w:sz w:val="24"/>
            <w:szCs w:val="22"/>
            <w:rPrChange w:id="6025" w:author="jie sun" w:date="2018-04-08T19:34:00Z">
              <w:rPr/>
            </w:rPrChange>
          </w:rPr>
          <w:fldChar w:fldCharType="end"/>
        </w:r>
      </w:del>
      <w:del w:id="6026" w:author="像个男人一样" w:date="2018-03-21T01:48:00Z">
        <w:r w:rsidRPr="00CF611C">
          <w:rPr>
            <w:iCs w:val="0"/>
            <w:color w:val="auto"/>
            <w:sz w:val="24"/>
            <w:szCs w:val="22"/>
            <w:rPrChange w:id="6027" w:author="jie sun" w:date="2018-04-08T19:34:00Z">
              <w:rPr/>
            </w:rPrChange>
          </w:rPr>
          <w:delText xml:space="preserve"> The angular velocities of three axes data of Gyroscope</w:delText>
        </w:r>
      </w:del>
      <w:bookmarkEnd w:id="5945"/>
    </w:p>
    <w:p w14:paraId="02B6503B" w14:textId="77777777" w:rsidR="0087014B" w:rsidRDefault="00D5184D">
      <w:pPr>
        <w:jc w:val="center"/>
        <w:rPr>
          <w:ins w:id="6028" w:author="像个男人一样" w:date="2018-03-21T01:48:00Z"/>
        </w:rPr>
        <w:pPrChange w:id="6029" w:author="jie sun" w:date="2018-04-16T21:40:00Z">
          <w:pPr/>
        </w:pPrChange>
      </w:pPr>
      <w:r>
        <w:rPr>
          <w:noProof/>
        </w:rPr>
        <w:drawing>
          <wp:inline distT="0" distB="0" distL="114300" distR="114300" wp14:anchorId="5FB09D30" wp14:editId="158B1A46">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7308AA7" w14:textId="47875EBF" w:rsidR="0087014B" w:rsidRDefault="00D5184D">
      <w:pPr>
        <w:pStyle w:val="Caption"/>
        <w:jc w:val="center"/>
        <w:pPrChange w:id="6030" w:author="jie sun" w:date="2018-04-16T21:40:00Z">
          <w:pPr/>
        </w:pPrChange>
      </w:pPr>
      <w:bookmarkStart w:id="6031" w:name="_Toc517801888"/>
      <w:ins w:id="6032" w:author="像个男人一样" w:date="2018-03-21T01:48:00Z">
        <w:r>
          <w:t xml:space="preserve">Figure </w:t>
        </w:r>
      </w:ins>
      <w:ins w:id="6033" w:author="JIE  SUN" w:date="2018-06-21T13:36:00Z">
        <w:r w:rsidR="00A64E7B">
          <w:fldChar w:fldCharType="begin"/>
        </w:r>
        <w:r w:rsidR="00A64E7B">
          <w:instrText xml:space="preserve"> STYLEREF 1 \s </w:instrText>
        </w:r>
      </w:ins>
      <w:r w:rsidR="00A64E7B">
        <w:fldChar w:fldCharType="separate"/>
      </w:r>
      <w:r w:rsidR="005D06D1">
        <w:rPr>
          <w:noProof/>
        </w:rPr>
        <w:t>4</w:t>
      </w:r>
      <w:ins w:id="603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3</w:t>
      </w:r>
      <w:ins w:id="6035" w:author="JIE  SUN" w:date="2018-06-21T13:36:00Z">
        <w:r w:rsidR="00A64E7B">
          <w:fldChar w:fldCharType="end"/>
        </w:r>
      </w:ins>
      <w:ins w:id="6036" w:author="jie sun" w:date="2018-04-19T13:00:00Z">
        <w:del w:id="6037" w:author="JIE  SUN" w:date="2018-06-21T13:34:00Z">
          <w:r w:rsidR="00083FE7" w:rsidDel="00A64E7B">
            <w:fldChar w:fldCharType="begin"/>
          </w:r>
          <w:r w:rsidR="00083FE7" w:rsidDel="00A64E7B">
            <w:delInstrText xml:space="preserve"> STYLEREF 1 \s </w:delInstrText>
          </w:r>
        </w:del>
      </w:ins>
      <w:del w:id="6038" w:author="JIE  SUN" w:date="2018-06-21T13:34:00Z">
        <w:r w:rsidR="00083FE7" w:rsidDel="00A64E7B">
          <w:fldChar w:fldCharType="separate"/>
        </w:r>
        <w:r w:rsidR="00083FE7" w:rsidDel="00A64E7B">
          <w:rPr>
            <w:noProof/>
          </w:rPr>
          <w:delText>3</w:delText>
        </w:r>
      </w:del>
      <w:ins w:id="6039" w:author="jie sun" w:date="2018-04-19T13:00:00Z">
        <w:del w:id="604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041" w:author="JIE  SUN" w:date="2018-06-21T13:34:00Z">
        <w:r w:rsidR="00083FE7" w:rsidDel="00A64E7B">
          <w:fldChar w:fldCharType="separate"/>
        </w:r>
      </w:del>
      <w:ins w:id="6042" w:author="jie sun" w:date="2018-04-19T13:00:00Z">
        <w:del w:id="6043" w:author="JIE  SUN" w:date="2018-06-21T13:34:00Z">
          <w:r w:rsidR="00083FE7" w:rsidDel="00A64E7B">
            <w:rPr>
              <w:noProof/>
            </w:rPr>
            <w:delText>5</w:delText>
          </w:r>
          <w:r w:rsidR="00083FE7" w:rsidDel="00A64E7B">
            <w:fldChar w:fldCharType="end"/>
          </w:r>
        </w:del>
      </w:ins>
      <w:ins w:id="6044" w:author="像个男人一样" w:date="2018-03-21T01:48:00Z">
        <w:del w:id="6045"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046" w:author="像个男人一样" w:date="2018-03-22T11:51:00Z">
        <w:del w:id="6047" w:author="jie sun" w:date="2018-04-10T21:45:00Z">
          <w:r w:rsidDel="00454521">
            <w:delText>5</w:delText>
          </w:r>
        </w:del>
      </w:ins>
      <w:ins w:id="6048" w:author="像个男人一样" w:date="2018-03-21T01:48:00Z">
        <w:del w:id="6049" w:author="jie sun" w:date="2018-04-10T21:45:00Z">
          <w:r w:rsidDel="00454521">
            <w:fldChar w:fldCharType="end"/>
          </w:r>
        </w:del>
        <w:bookmarkStart w:id="6050" w:name="_Toc18668"/>
        <w:bookmarkStart w:id="6051" w:name="_Toc13403"/>
        <w:bookmarkStart w:id="6052" w:name="_Toc18199"/>
        <w:bookmarkStart w:id="6053" w:name="_Toc1411"/>
        <w:bookmarkStart w:id="6054" w:name="_Toc2137"/>
        <w:bookmarkStart w:id="6055" w:name="_Toc4384"/>
        <w:bookmarkStart w:id="6056" w:name="_Toc27997"/>
        <w:bookmarkStart w:id="6057" w:name="_Toc23929"/>
        <w:bookmarkStart w:id="6058" w:name="_Toc12169"/>
        <w:bookmarkStart w:id="6059" w:name="_Toc22874"/>
        <w:bookmarkStart w:id="6060" w:name="_Toc27424"/>
        <w:bookmarkStart w:id="6061" w:name="_Toc30685"/>
        <w:bookmarkStart w:id="6062" w:name="_Toc6194"/>
        <w:bookmarkStart w:id="6063" w:name="_Toc29678"/>
        <w:bookmarkStart w:id="6064" w:name="_Toc25633"/>
        <w:bookmarkStart w:id="6065" w:name="_Toc8983"/>
        <w:bookmarkStart w:id="6066" w:name="_Toc23673"/>
        <w:bookmarkStart w:id="6067" w:name="_Toc29564"/>
        <w:bookmarkStart w:id="6068" w:name="_Toc26631"/>
        <w:bookmarkStart w:id="6069" w:name="_Toc25922"/>
        <w:bookmarkStart w:id="6070" w:name="_Toc15336"/>
        <w:bookmarkStart w:id="6071" w:name="_Toc24176"/>
        <w:bookmarkStart w:id="6072" w:name="_Toc8265"/>
        <w:bookmarkStart w:id="6073" w:name="_Toc20118"/>
        <w:bookmarkStart w:id="6074" w:name="_Toc2720"/>
        <w:r>
          <w:rPr>
            <w:rFonts w:hint="eastAsia"/>
          </w:rPr>
          <w:t xml:space="preserve">: The </w:t>
        </w:r>
      </w:ins>
      <w:ins w:id="6075" w:author="jie sun" w:date="2018-04-16T22:29:00Z">
        <w:r w:rsidR="00473E37">
          <w:t>A</w:t>
        </w:r>
      </w:ins>
      <w:ins w:id="6076" w:author="像个男人一样" w:date="2018-03-21T01:48:00Z">
        <w:del w:id="6077" w:author="jie sun" w:date="2018-04-16T22:29:00Z">
          <w:r w:rsidDel="00473E37">
            <w:rPr>
              <w:rFonts w:hint="eastAsia"/>
            </w:rPr>
            <w:delText>a</w:delText>
          </w:r>
        </w:del>
        <w:r>
          <w:rPr>
            <w:rFonts w:hint="eastAsia"/>
          </w:rPr>
          <w:t xml:space="preserve">ngular </w:t>
        </w:r>
      </w:ins>
      <w:ins w:id="6078" w:author="jie sun" w:date="2018-04-16T22:29:00Z">
        <w:r w:rsidR="00473E37">
          <w:t>V</w:t>
        </w:r>
      </w:ins>
      <w:ins w:id="6079" w:author="像个男人一样" w:date="2018-03-21T01:48:00Z">
        <w:del w:id="6080" w:author="jie sun" w:date="2018-04-16T22:29:00Z">
          <w:r w:rsidDel="00473E37">
            <w:rPr>
              <w:rFonts w:hint="eastAsia"/>
            </w:rPr>
            <w:delText>v</w:delText>
          </w:r>
        </w:del>
        <w:r>
          <w:rPr>
            <w:rFonts w:hint="eastAsia"/>
          </w:rPr>
          <w:t xml:space="preserve">elocities </w:t>
        </w:r>
      </w:ins>
      <w:ins w:id="6081" w:author="jie sun" w:date="2018-04-16T22:29:00Z">
        <w:r w:rsidR="00473E37">
          <w:t>O</w:t>
        </w:r>
      </w:ins>
      <w:ins w:id="6082" w:author="像个男人一样" w:date="2018-03-21T01:48:00Z">
        <w:del w:id="6083" w:author="jie sun" w:date="2018-04-16T22:29:00Z">
          <w:r w:rsidDel="00473E37">
            <w:rPr>
              <w:rFonts w:hint="eastAsia"/>
            </w:rPr>
            <w:delText>o</w:delText>
          </w:r>
        </w:del>
        <w:r>
          <w:rPr>
            <w:rFonts w:hint="eastAsia"/>
          </w:rPr>
          <w:t xml:space="preserve">f </w:t>
        </w:r>
      </w:ins>
      <w:ins w:id="6084" w:author="jie sun" w:date="2018-04-16T22:29:00Z">
        <w:r w:rsidR="00473E37">
          <w:t>T</w:t>
        </w:r>
      </w:ins>
      <w:ins w:id="6085" w:author="像个男人一样" w:date="2018-03-21T01:48:00Z">
        <w:del w:id="6086" w:author="jie sun" w:date="2018-04-16T22:29:00Z">
          <w:r w:rsidDel="00473E37">
            <w:rPr>
              <w:rFonts w:hint="eastAsia"/>
            </w:rPr>
            <w:delText>t</w:delText>
          </w:r>
        </w:del>
        <w:r>
          <w:rPr>
            <w:rFonts w:hint="eastAsia"/>
          </w:rPr>
          <w:t xml:space="preserve">hree </w:t>
        </w:r>
      </w:ins>
      <w:ins w:id="6087" w:author="jie sun" w:date="2018-04-16T22:29:00Z">
        <w:r w:rsidR="00473E37">
          <w:t>A</w:t>
        </w:r>
      </w:ins>
      <w:ins w:id="6088" w:author="像个男人一样" w:date="2018-03-21T01:48:00Z">
        <w:del w:id="6089" w:author="jie sun" w:date="2018-04-16T22:29:00Z">
          <w:r w:rsidDel="00473E37">
            <w:rPr>
              <w:rFonts w:hint="eastAsia"/>
            </w:rPr>
            <w:delText>a</w:delText>
          </w:r>
        </w:del>
        <w:r>
          <w:rPr>
            <w:rFonts w:hint="eastAsia"/>
          </w:rPr>
          <w:t xml:space="preserve">xes </w:t>
        </w:r>
      </w:ins>
      <w:ins w:id="6090" w:author="jie sun" w:date="2018-04-16T22:29:00Z">
        <w:r w:rsidR="00473E37">
          <w:t>D</w:t>
        </w:r>
      </w:ins>
      <w:ins w:id="6091" w:author="像个男人一样" w:date="2018-03-21T01:48:00Z">
        <w:del w:id="6092" w:author="jie sun" w:date="2018-04-16T22:29:00Z">
          <w:r w:rsidDel="00473E37">
            <w:rPr>
              <w:rFonts w:hint="eastAsia"/>
            </w:rPr>
            <w:delText>d</w:delText>
          </w:r>
        </w:del>
        <w:r>
          <w:rPr>
            <w:rFonts w:hint="eastAsia"/>
          </w:rPr>
          <w:t xml:space="preserve">ata </w:t>
        </w:r>
      </w:ins>
      <w:ins w:id="6093" w:author="jie sun" w:date="2018-04-16T22:29:00Z">
        <w:r w:rsidR="00473E37">
          <w:t>O</w:t>
        </w:r>
      </w:ins>
      <w:ins w:id="6094" w:author="像个男人一样" w:date="2018-03-21T01:48:00Z">
        <w:del w:id="6095" w:author="jie sun" w:date="2018-04-16T22:29:00Z">
          <w:r w:rsidDel="00473E37">
            <w:rPr>
              <w:rFonts w:hint="eastAsia"/>
            </w:rPr>
            <w:delText>o</w:delText>
          </w:r>
        </w:del>
        <w:r>
          <w:rPr>
            <w:rFonts w:hint="eastAsia"/>
          </w:rPr>
          <w:t>f Gyroscope</w:t>
        </w:r>
      </w:ins>
      <w:bookmarkEnd w:id="6031"/>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p>
    <w:p w14:paraId="0C43EA63" w14:textId="77777777" w:rsidR="0087014B" w:rsidRDefault="00D5184D">
      <w:del w:id="6096" w:author="jie sun" w:date="2018-04-15T19:33:00Z">
        <w:r w:rsidDel="0011581D">
          <w:delText>So we</w:delText>
        </w:r>
      </w:del>
      <w:ins w:id="6097" w:author="jie sun" w:date="2018-04-15T19:33:00Z">
        <w:r w:rsidR="0011581D">
          <w:t>We</w:t>
        </w:r>
      </w:ins>
      <w:r>
        <w:t xml:space="preserv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14:paraId="2483878C" w14:textId="1B1DC0C1" w:rsidR="0087014B" w:rsidRDefault="0093575E">
      <w:pPr>
        <w:pStyle w:val="Heading3"/>
      </w:pPr>
      <w:bookmarkStart w:id="6098" w:name="_Toc31821"/>
      <w:bookmarkStart w:id="6099" w:name="_Toc528"/>
      <w:bookmarkStart w:id="6100" w:name="_Toc24355"/>
      <w:bookmarkStart w:id="6101" w:name="_Toc15933"/>
      <w:bookmarkStart w:id="6102" w:name="_Toc10462"/>
      <w:bookmarkStart w:id="6103" w:name="_Toc30410"/>
      <w:bookmarkStart w:id="6104" w:name="_Toc27580"/>
      <w:bookmarkStart w:id="6105" w:name="_Toc18046"/>
      <w:bookmarkStart w:id="6106" w:name="_Toc19700"/>
      <w:bookmarkStart w:id="6107" w:name="_Toc518661940"/>
      <w:r>
        <w:t xml:space="preserve">Calculating </w:t>
      </w:r>
      <w:del w:id="6108" w:author="jie sun" w:date="2018-04-16T21:20:00Z">
        <w:r w:rsidR="00D5184D" w:rsidDel="00DD2CA7">
          <w:delText xml:space="preserve">the </w:delText>
        </w:r>
      </w:del>
      <w:r>
        <w:t>t</w:t>
      </w:r>
      <w:ins w:id="6109" w:author="jie sun" w:date="2018-04-16T21:20:00Z">
        <w:r w:rsidR="00DD2CA7">
          <w:t xml:space="preserve">he </w:t>
        </w:r>
      </w:ins>
      <w:del w:id="6110" w:author="jie sun" w:date="2018-04-16T21:20:00Z">
        <w:r w:rsidR="00D5184D" w:rsidDel="00DD2CA7">
          <w:delText xml:space="preserve">current </w:delText>
        </w:r>
      </w:del>
      <w:ins w:id="6111" w:author="jie sun" w:date="2018-04-16T21:20:00Z">
        <w:r w:rsidR="00DD2CA7">
          <w:t xml:space="preserve">Current </w:t>
        </w:r>
      </w:ins>
      <w:del w:id="6112" w:author="jie sun" w:date="2018-04-16T21:20:00Z">
        <w:r w:rsidR="00D5184D" w:rsidDel="00DD2CA7">
          <w:delText xml:space="preserve">angle </w:delText>
        </w:r>
      </w:del>
      <w:ins w:id="6113" w:author="jie sun" w:date="2018-04-16T21:20:00Z">
        <w:r w:rsidR="00DD2CA7">
          <w:t xml:space="preserve">Angle </w:t>
        </w:r>
      </w:ins>
      <w:del w:id="6114" w:author="jie sun" w:date="2018-04-16T21:20:00Z">
        <w:r w:rsidR="00D5184D" w:rsidDel="00DD2CA7">
          <w:delText xml:space="preserve">in </w:delText>
        </w:r>
      </w:del>
      <w:r w:rsidR="00722587">
        <w:t>i</w:t>
      </w:r>
      <w:ins w:id="6115" w:author="jie sun" w:date="2018-04-16T21:20:00Z">
        <w:r w:rsidR="00DD2CA7">
          <w:t xml:space="preserve">n </w:t>
        </w:r>
      </w:ins>
      <w:r w:rsidR="00D5184D">
        <w:rPr>
          <w:lang w:val="en-GB"/>
        </w:rPr>
        <w:t xml:space="preserve">Pitch </w:t>
      </w:r>
      <w:del w:id="6116" w:author="jie sun" w:date="2018-04-16T21:21:00Z">
        <w:r w:rsidR="00D5184D" w:rsidDel="00DD2CA7">
          <w:delText>axis</w:delText>
        </w:r>
      </w:del>
      <w:bookmarkEnd w:id="6098"/>
      <w:bookmarkEnd w:id="6099"/>
      <w:bookmarkEnd w:id="6100"/>
      <w:bookmarkEnd w:id="6101"/>
      <w:bookmarkEnd w:id="6102"/>
      <w:bookmarkEnd w:id="6103"/>
      <w:bookmarkEnd w:id="6104"/>
      <w:bookmarkEnd w:id="6105"/>
      <w:bookmarkEnd w:id="6106"/>
      <w:ins w:id="6117" w:author="jie sun" w:date="2018-04-16T21:21:00Z">
        <w:r w:rsidR="00DD2CA7">
          <w:t>Axis</w:t>
        </w:r>
      </w:ins>
      <w:bookmarkEnd w:id="6107"/>
    </w:p>
    <w:p w14:paraId="64F3C672" w14:textId="77777777" w:rsidR="0087014B" w:rsidRDefault="00D5184D">
      <w:r>
        <w:t xml:space="preserve">Before for calculating the current angle, we must be clear for two functions of the basic mathematics here. I believe everyone has studied them during high school or university Physics and Math lessons. </w:t>
      </w:r>
    </w:p>
    <w:p w14:paraId="7710F347" w14:textId="75B11455" w:rsidR="0087014B" w:rsidRDefault="00D5184D">
      <w:r>
        <w:t>One of them is</w:t>
      </w:r>
      <w:ins w:id="6118" w:author="像个男人一样" w:date="2018-03-21T21:19:00Z">
        <w:r>
          <w:rPr>
            <w:lang w:val="en-US"/>
          </w:rPr>
          <w:t xml:space="preserve"> </w:t>
        </w:r>
      </w:ins>
      <w:del w:id="6119" w:author="像个男人一样" w:date="2018-03-21T21:19:00Z">
        <w:r>
          <w:delText xml:space="preserve"> </w:delText>
        </w:r>
        <w:r>
          <w:rPr>
            <w:noProof/>
          </w:rPr>
          <w:drawing>
            <wp:inline distT="0" distB="0" distL="0" distR="0" wp14:anchorId="147BAF1F" wp14:editId="67F9FADF">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6120" w:author="像个男人一样" w:date="2018-03-21T21:19:00Z">
        <w:r>
          <w:rPr>
            <w:rFonts w:hint="eastAsia"/>
          </w:rPr>
          <w:t>θ</w:t>
        </w:r>
        <w:r>
          <w:rPr>
            <w:rFonts w:hint="eastAsia"/>
          </w:rPr>
          <w:t> </w:t>
        </w:r>
        <w:r>
          <w:rPr>
            <w:lang w:val="en-US"/>
          </w:rPr>
          <w:t xml:space="preserve">= </w:t>
        </w:r>
      </w:ins>
      <w:ins w:id="6121" w:author="像个男人一样" w:date="2018-03-21T21:26:00Z">
        <w:r>
          <w:rPr>
            <w:lang w:val="en-US"/>
          </w:rPr>
          <w:t>d</w:t>
        </w:r>
        <w:r>
          <w:rPr>
            <w:rFonts w:hint="eastAsia"/>
          </w:rPr>
          <w:t>θ</w:t>
        </w:r>
      </w:ins>
      <w:ins w:id="6122" w:author="像个男人一样" w:date="2018-03-21T21:19:00Z">
        <w:r>
          <w:rPr>
            <w:lang w:val="en-US"/>
          </w:rPr>
          <w:t>/dt</w:t>
        </w:r>
      </w:ins>
      <w:customXmlInsRangeStart w:id="6123" w:author="jie sun" w:date="2018-04-08T19:39:00Z"/>
      <w:sdt>
        <w:sdtPr>
          <w:rPr>
            <w:lang w:val="en-US"/>
          </w:rPr>
          <w:id w:val="-637180685"/>
          <w:citation/>
        </w:sdtPr>
        <w:sdtContent>
          <w:customXmlInsRangeEnd w:id="6123"/>
          <w:ins w:id="6124"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r w:rsidR="000F0E95">
            <w:rPr>
              <w:rFonts w:hint="eastAsia"/>
              <w:noProof/>
              <w:lang w:val="en-US"/>
            </w:rPr>
            <w:t xml:space="preserve"> </w:t>
          </w:r>
          <w:r w:rsidR="000F0E95">
            <w:rPr>
              <w:noProof/>
              <w:lang w:val="en-US"/>
            </w:rPr>
            <w:t>(Pieter-Jan, 2016)</w:t>
          </w:r>
          <w:ins w:id="6125" w:author="jie sun" w:date="2018-04-08T19:39:00Z">
            <w:r w:rsidR="00021E90">
              <w:rPr>
                <w:lang w:val="en-US"/>
              </w:rPr>
              <w:fldChar w:fldCharType="end"/>
            </w:r>
          </w:ins>
          <w:customXmlInsRangeStart w:id="6126" w:author="jie sun" w:date="2018-04-08T19:39:00Z"/>
        </w:sdtContent>
      </w:sdt>
      <w:customXmlInsRangeEnd w:id="6126"/>
      <w:ins w:id="6127" w:author="像个男人一样" w:date="2018-03-21T21:24:00Z">
        <w:del w:id="6128" w:author="jie sun" w:date="2018-04-08T19:39:00Z">
          <w:r w:rsidDel="00021E90">
            <w:rPr>
              <w:lang w:val="en-US"/>
            </w:rPr>
            <w:delText xml:space="preserve"> </w:delText>
          </w:r>
        </w:del>
      </w:ins>
      <w:bookmarkStart w:id="6129" w:name="OLE_LINK26"/>
      <w:ins w:id="6130" w:author="像个男人一样" w:date="2018-03-22T12:12:00Z">
        <w:del w:id="6131"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6129"/>
      <w:r>
        <w:t xml:space="preserve">, </w:t>
      </w:r>
      <w:ins w:id="6136" w:author="像个男人一样" w:date="2018-03-21T21:25:00Z">
        <w:r>
          <w:rPr>
            <w:rFonts w:hint="eastAsia"/>
          </w:rPr>
          <w:t>θ</w:t>
        </w:r>
        <w:r>
          <w:rPr>
            <w:rFonts w:hint="eastAsia"/>
          </w:rPr>
          <w:t> </w:t>
        </w:r>
        <w:r>
          <w:rPr>
            <w:lang w:val="en-US"/>
          </w:rPr>
          <w:t>means  the angular velocity</w:t>
        </w:r>
      </w:ins>
      <w:ins w:id="6137" w:author="像个男人一样" w:date="2018-03-21T21:26:00Z">
        <w:r>
          <w:rPr>
            <w:lang w:val="en-US"/>
          </w:rPr>
          <w:t>, d</w:t>
        </w:r>
        <w:r>
          <w:rPr>
            <w:rFonts w:hint="eastAsia"/>
          </w:rPr>
          <w:t>θ</w:t>
        </w:r>
        <w:r>
          <w:rPr>
            <w:lang w:val="en-US"/>
          </w:rPr>
          <w:t xml:space="preserve"> means ra</w:t>
        </w:r>
      </w:ins>
      <w:ins w:id="6138" w:author="像个男人一样" w:date="2018-03-21T21:27:00Z">
        <w:r>
          <w:rPr>
            <w:lang w:val="en-US"/>
          </w:rPr>
          <w:t>dian and dt is the time period,</w:t>
        </w:r>
      </w:ins>
      <w:ins w:id="6139" w:author="像个男人一样" w:date="2018-03-21T21:25:00Z">
        <w:r>
          <w:rPr>
            <w:lang w:val="en-US"/>
          </w:rPr>
          <w:t xml:space="preserve"> </w:t>
        </w:r>
      </w:ins>
      <w:r>
        <w:t>what this function doing is to describe how to using the angular velocity to get the angle change during a period.</w:t>
      </w:r>
    </w:p>
    <w:p w14:paraId="6051F243" w14:textId="77777777" w:rsidR="0087014B" w:rsidRDefault="00D5184D">
      <w:r>
        <w:t xml:space="preserve">Since we can get the angle in a specific period using the function above, in the next step we need to think how to get the absolute angle in any time. </w:t>
      </w:r>
    </w:p>
    <w:p w14:paraId="42C7DDC4" w14:textId="77777777" w:rsidR="0087014B" w:rsidRDefault="00D5184D">
      <w:pPr>
        <w:rPr>
          <w:ins w:id="6140" w:author="像个男人一样" w:date="2018-03-21T21:28:00Z"/>
        </w:rPr>
      </w:pPr>
      <w:r>
        <w:t xml:space="preserve">Therefor another function should be mentioned here: </w:t>
      </w:r>
    </w:p>
    <w:p w14:paraId="0893717D" w14:textId="03DBEF82" w:rsidR="0087014B" w:rsidRPr="001F69FC" w:rsidDel="001F69FC" w:rsidRDefault="00D5184D">
      <w:pPr>
        <w:rPr>
          <w:ins w:id="6141" w:author="像个男人一样" w:date="2018-03-21T21:32:00Z"/>
          <w:del w:id="6142" w:author="jie sun" w:date="2018-04-16T21:50:00Z"/>
          <w:rPrChange w:id="6143" w:author="jie sun" w:date="2018-04-16T21:50:00Z">
            <w:rPr>
              <w:ins w:id="6144" w:author="像个男人一样" w:date="2018-03-21T21:32:00Z"/>
              <w:del w:id="6145" w:author="jie sun" w:date="2018-04-16T21:50:00Z"/>
              <w:rFonts w:ascii="PingFang SC" w:eastAsia="PingFang SC" w:hAnsi="PingFang SC" w:cs="PingFang SC"/>
              <w:color w:val="333333"/>
              <w:sz w:val="24"/>
              <w:szCs w:val="24"/>
            </w:rPr>
          </w:rPrChange>
        </w:rPr>
        <w:pPrChange w:id="6146" w:author="jie sun" w:date="2018-04-16T21:50:00Z">
          <w:pPr>
            <w:pStyle w:val="Heading1"/>
            <w:keepNext w:val="0"/>
            <w:keepLines w:val="0"/>
            <w:wordWrap w:val="0"/>
            <w:spacing w:before="0" w:line="390" w:lineRule="atLeast"/>
            <w:ind w:left="0" w:firstLine="0"/>
          </w:pPr>
        </w:pPrChange>
      </w:pPr>
      <w:bookmarkStart w:id="6147" w:name="OLE_LINK24"/>
      <w:bookmarkStart w:id="6148" w:name="_Toc18224"/>
      <w:bookmarkStart w:id="6149" w:name="_Toc22927"/>
      <w:bookmarkStart w:id="6150" w:name="OLE_LINK23"/>
      <w:ins w:id="6151" w:author="像个男人一样" w:date="2018-03-21T21:28:00Z">
        <w:r w:rsidRPr="001F69FC">
          <w:rPr>
            <w:rFonts w:hint="eastAsia"/>
            <w:rPrChange w:id="6152" w:author="jie sun" w:date="2018-04-16T21:50:00Z">
              <w:rPr>
                <w:rFonts w:ascii="Microsoft YaHei" w:eastAsia="Microsoft YaHei" w:hAnsi="Microsoft YaHei" w:cs="Microsoft YaHei" w:hint="eastAsia"/>
                <w:b w:val="0"/>
                <w:color w:val="333333"/>
                <w:szCs w:val="24"/>
                <w:shd w:val="clear" w:color="auto" w:fill="FFFFFF"/>
              </w:rPr>
            </w:rPrChange>
          </w:rPr>
          <w:t>Θ</w:t>
        </w:r>
      </w:ins>
      <w:ins w:id="6153" w:author="像个男人一样" w:date="2018-03-21T21:29:00Z">
        <w:r w:rsidRPr="001F69FC">
          <w:rPr>
            <w:rPrChange w:id="6154" w:author="jie sun" w:date="2018-04-16T21:50:00Z">
              <w:rPr>
                <w:rFonts w:ascii="Microsoft YaHei" w:eastAsia="Microsoft YaHei" w:hAnsi="Microsoft YaHei" w:cs="Microsoft YaHei"/>
                <w:b w:val="0"/>
                <w:color w:val="333333"/>
                <w:szCs w:val="24"/>
                <w:shd w:val="clear" w:color="auto" w:fill="FFFFFF"/>
                <w:lang w:val="en-US"/>
              </w:rPr>
            </w:rPrChange>
          </w:rPr>
          <w:t>(t)</w:t>
        </w:r>
        <w:bookmarkEnd w:id="6147"/>
        <w:r w:rsidRPr="001F69FC">
          <w:rPr>
            <w:rPrChange w:id="6155" w:author="jie sun" w:date="2018-04-16T21:50:00Z">
              <w:rPr>
                <w:rFonts w:ascii="Microsoft YaHei" w:eastAsia="Microsoft YaHei" w:hAnsi="Microsoft YaHei" w:cs="Microsoft YaHei"/>
                <w:b w:val="0"/>
                <w:color w:val="333333"/>
                <w:szCs w:val="24"/>
                <w:shd w:val="clear" w:color="auto" w:fill="FFFFFF"/>
                <w:lang w:val="en-US"/>
              </w:rPr>
            </w:rPrChange>
          </w:rPr>
          <w:t xml:space="preserve"> = </w:t>
        </w:r>
      </w:ins>
      <w:ins w:id="6156" w:author="像个男人一样" w:date="2018-03-21T21:30:00Z">
        <w:r w:rsidRPr="001F69FC">
          <w:rPr>
            <w:rPrChange w:id="6157" w:author="jie sun" w:date="2018-04-16T21:50:00Z">
              <w:rPr>
                <w:rFonts w:ascii="zuoyeFont_mathFont" w:eastAsia="zuoyeFont_mathFont" w:hAnsi="zuoyeFont_mathFont" w:cs="zuoyeFont_mathFont"/>
                <w:b w:val="0"/>
                <w:color w:val="333333"/>
                <w:sz w:val="21"/>
                <w:szCs w:val="21"/>
                <w:shd w:val="clear" w:color="auto" w:fill="FFFFEE"/>
              </w:rPr>
            </w:rPrChange>
          </w:rPr>
          <w:t>∫(0,1</w:t>
        </w:r>
        <w:r w:rsidRPr="001F69FC">
          <w:rPr>
            <w:rFonts w:hint="eastAsia"/>
            <w:rPrChange w:id="6158" w:author="jie sun" w:date="2018-04-16T21:50:00Z">
              <w:rPr>
                <w:rFonts w:ascii="zuoyeFont_mathFont" w:eastAsia="SimSun" w:hAnsi="zuoyeFont_mathFont" w:cs="zuoyeFont_mathFont" w:hint="eastAsia"/>
                <w:b w:val="0"/>
                <w:color w:val="333333"/>
                <w:sz w:val="21"/>
                <w:szCs w:val="21"/>
                <w:shd w:val="clear" w:color="auto" w:fill="FFFFEE"/>
                <w:lang w:val="en-US"/>
              </w:rPr>
            </w:rPrChange>
          </w:rPr>
          <w:t>t)</w:t>
        </w:r>
      </w:ins>
      <w:ins w:id="6159" w:author="像个男人一样" w:date="2018-03-21T21:31:00Z">
        <w:r w:rsidRPr="001F69FC">
          <w:rPr>
            <w:rFonts w:hint="eastAsia"/>
            <w:rPrChange w:id="6160"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6161" w:author="jie sun" w:date="2018-04-16T21:50:00Z">
              <w:rPr>
                <w:rFonts w:ascii="Microsoft YaHei" w:eastAsia="Microsoft YaHei" w:hAnsi="Microsoft YaHei" w:cs="Microsoft YaHei"/>
                <w:b w:val="0"/>
                <w:color w:val="333333"/>
                <w:szCs w:val="24"/>
                <w:shd w:val="clear" w:color="auto" w:fill="FFFFFF"/>
                <w:lang w:val="en-US"/>
              </w:rPr>
            </w:rPrChange>
          </w:rPr>
          <w:t xml:space="preserve">(t)*dt </w:t>
        </w:r>
        <w:r w:rsidRPr="001F69FC">
          <w:rPr>
            <w:rFonts w:hint="eastAsia"/>
            <w:rPrChange w:id="6162" w:author="jie sun" w:date="2018-04-16T21:50:00Z">
              <w:rPr>
                <w:rFonts w:ascii="Arial" w:eastAsia="SimSun" w:hAnsi="Arial" w:cs="Arial" w:hint="eastAsia"/>
                <w:b w:val="0"/>
                <w:color w:val="333333"/>
                <w:sz w:val="19"/>
                <w:szCs w:val="19"/>
                <w:shd w:val="clear" w:color="auto" w:fill="FFFFFF"/>
              </w:rPr>
            </w:rPrChange>
          </w:rPr>
          <w:t>≈</w:t>
        </w:r>
      </w:ins>
      <w:ins w:id="6163" w:author="像个男人一样" w:date="2018-03-21T21:32:00Z">
        <w:r w:rsidRPr="001F69FC">
          <w:rPr>
            <w:rPrChange w:id="6164" w:author="jie sun" w:date="2018-04-16T21:50:00Z">
              <w:rPr>
                <w:rFonts w:ascii="Arial" w:eastAsia="SimSun" w:hAnsi="Arial" w:cs="Arial"/>
                <w:b w:val="0"/>
                <w:color w:val="333333"/>
                <w:sz w:val="19"/>
                <w:szCs w:val="19"/>
                <w:shd w:val="clear" w:color="auto" w:fill="FFFFFF"/>
                <w:lang w:val="en-US"/>
              </w:rPr>
            </w:rPrChange>
          </w:rPr>
          <w:t xml:space="preserve"> </w:t>
        </w:r>
        <w:r w:rsidRPr="001F69FC">
          <w:rPr>
            <w:rPrChange w:id="6165" w:author="jie sun" w:date="2018-04-16T21:50:00Z">
              <w:rPr>
                <w:rFonts w:ascii="PingFang SC" w:eastAsia="PingFang SC" w:hAnsi="PingFang SC" w:cs="PingFang SC"/>
                <w:color w:val="333333"/>
                <w:szCs w:val="36"/>
              </w:rPr>
            </w:rPrChange>
          </w:rPr>
          <w:t>Σ</w:t>
        </w:r>
        <w:r w:rsidRPr="001F69FC">
          <w:rPr>
            <w:rFonts w:hint="eastAsia"/>
            <w:rPrChange w:id="6166" w:author="jie sun" w:date="2018-04-16T21:50:00Z">
              <w:rPr>
                <w:rFonts w:ascii="PingFang SC" w:eastAsia="SimSun" w:hAnsi="PingFang SC" w:cs="PingFang SC" w:hint="eastAsia"/>
                <w:color w:val="333333"/>
                <w:szCs w:val="36"/>
                <w:lang w:val="en-US"/>
              </w:rPr>
            </w:rPrChange>
          </w:rPr>
          <w:t>(o,t)</w:t>
        </w:r>
        <w:r w:rsidRPr="001F69FC">
          <w:rPr>
            <w:rFonts w:hint="eastAsia"/>
            <w:rPrChange w:id="6167"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6168" w:author="jie sun" w:date="2018-04-16T21:50:00Z">
              <w:rPr>
                <w:rFonts w:ascii="Microsoft YaHei" w:eastAsia="Microsoft YaHei" w:hAnsi="Microsoft YaHei" w:cs="Microsoft YaHei"/>
                <w:b w:val="0"/>
                <w:color w:val="333333"/>
                <w:szCs w:val="24"/>
                <w:shd w:val="clear" w:color="auto" w:fill="FFFFFF"/>
                <w:lang w:val="en-US"/>
              </w:rPr>
            </w:rPrChange>
          </w:rPr>
          <w:t>(t)*Ts</w:t>
        </w:r>
        <w:r>
          <w:rPr>
            <w:rPrChange w:id="6169" w:author="像个男人一样" w:date="2018-03-21T23:35:00Z">
              <w:rPr>
                <w:b w:val="0"/>
                <w:lang w:val="en-US"/>
              </w:rPr>
            </w:rPrChange>
          </w:rPr>
          <w:t xml:space="preserve"> </w:t>
        </w:r>
      </w:ins>
      <w:bookmarkEnd w:id="6148"/>
      <w:bookmarkEnd w:id="6149"/>
      <w:customXmlInsRangeStart w:id="6170" w:author="jie sun" w:date="2018-04-08T19:40:00Z"/>
      <w:sdt>
        <w:sdtPr>
          <w:id w:val="-2109340290"/>
          <w:citation/>
        </w:sdtPr>
        <w:sdtContent>
          <w:customXmlInsRangeEnd w:id="6170"/>
          <w:ins w:id="6171" w:author="jie sun" w:date="2018-04-08T19:40:00Z">
            <w:r w:rsidR="00A33E35">
              <w:fldChar w:fldCharType="begin"/>
            </w:r>
            <w:r w:rsidR="00A33E35" w:rsidRPr="001F69FC">
              <w:rPr>
                <w:rPrChange w:id="6172" w:author="jie sun" w:date="2018-04-16T21:50:00Z">
                  <w:rPr>
                    <w:b w:val="0"/>
                    <w:sz w:val="21"/>
                    <w:lang w:val="en-US"/>
                  </w:rPr>
                </w:rPrChange>
              </w:rPr>
              <w:instrText xml:space="preserve"> CITATION Pie16 \l 2052 </w:instrText>
            </w:r>
          </w:ins>
          <w:r w:rsidR="00A33E35">
            <w:fldChar w:fldCharType="separate"/>
          </w:r>
          <w:r w:rsidR="000F0E95" w:rsidRPr="000F0E95">
            <w:rPr>
              <w:noProof/>
            </w:rPr>
            <w:t>(Pieter-Jan, 2016)</w:t>
          </w:r>
          <w:ins w:id="6173" w:author="jie sun" w:date="2018-04-08T19:40:00Z">
            <w:r w:rsidR="00A33E35">
              <w:fldChar w:fldCharType="end"/>
            </w:r>
          </w:ins>
          <w:customXmlInsRangeStart w:id="6174" w:author="jie sun" w:date="2018-04-08T19:40:00Z"/>
        </w:sdtContent>
      </w:sdt>
      <w:customXmlInsRangeEnd w:id="6174"/>
      <w:ins w:id="6175" w:author="像个男人一样" w:date="2018-03-22T12:14:00Z">
        <w:del w:id="6176" w:author="jie sun" w:date="2018-04-08T19:40:00Z">
          <w:r w:rsidRPr="001F69FC" w:rsidDel="00A33E35">
            <w:rPr>
              <w:rPrChange w:id="6177" w:author="jie sun" w:date="2018-04-16T21:50:00Z">
                <w:rPr>
                  <w:rStyle w:val="EndnoteReference"/>
                  <w:b w:val="0"/>
                </w:rPr>
              </w:rPrChange>
            </w:rPr>
            <w:delText>[</w:delText>
          </w:r>
        </w:del>
      </w:ins>
      <w:ins w:id="6178" w:author="像个男人一样" w:date="2018-03-22T12:17:00Z">
        <w:del w:id="6179" w:author="jie sun" w:date="2018-04-08T19:40:00Z">
          <w:r w:rsidRPr="001F69FC" w:rsidDel="00A33E35">
            <w:rPr>
              <w:rPrChange w:id="6180" w:author="jie sun" w:date="2018-04-16T21:50:00Z">
                <w:rPr>
                  <w:b w:val="0"/>
                  <w:lang w:val="en-US"/>
                </w:rPr>
              </w:rPrChange>
            </w:rPr>
            <w:delText>5</w:delText>
          </w:r>
        </w:del>
      </w:ins>
      <w:ins w:id="6181" w:author="像个男人一样" w:date="2018-03-22T12:14:00Z">
        <w:del w:id="6182" w:author="jie sun" w:date="2018-04-08T19:40:00Z">
          <w:r w:rsidRPr="001F69FC" w:rsidDel="00A33E35">
            <w:rPr>
              <w:rPrChange w:id="6183" w:author="jie sun" w:date="2018-04-16T21:50:00Z">
                <w:rPr>
                  <w:rStyle w:val="EndnoteReference"/>
                  <w:b w:val="0"/>
                </w:rPr>
              </w:rPrChange>
            </w:rPr>
            <w:delText>]</w:delText>
          </w:r>
        </w:del>
      </w:ins>
    </w:p>
    <w:p w14:paraId="1B756E40" w14:textId="77777777" w:rsidR="0087014B" w:rsidRDefault="0087014B">
      <w:pPr>
        <w:rPr>
          <w:ins w:id="6184" w:author="像个男人一样" w:date="2018-03-21T21:28:00Z"/>
          <w:lang w:val="en-US"/>
        </w:rPr>
      </w:pPr>
    </w:p>
    <w:bookmarkEnd w:id="6150"/>
    <w:p w14:paraId="03135CAE" w14:textId="77777777" w:rsidR="0087014B" w:rsidRDefault="00D5184D">
      <w:del w:id="6185" w:author="像个男人一样" w:date="2018-03-21T21:32:00Z">
        <w:r>
          <w:rPr>
            <w:noProof/>
          </w:rPr>
          <w:drawing>
            <wp:inline distT="0" distB="0" distL="0" distR="0" wp14:anchorId="7C1A2934" wp14:editId="12ABBB2F">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14:paraId="18D72102" w14:textId="77777777" w:rsidR="0087014B" w:rsidRDefault="00D5184D">
      <w:pPr>
        <w:pStyle w:val="Caption"/>
        <w:pPrChange w:id="6186" w:author="像个男人一样" w:date="2018-03-21T01:57:00Z">
          <w:pPr/>
        </w:pPrChange>
      </w:pPr>
      <w:r>
        <w:rPr>
          <w:iCs w:val="0"/>
          <w:color w:val="auto"/>
          <w:sz w:val="24"/>
          <w:szCs w:val="22"/>
        </w:rPr>
        <w:t>What function does is using the integral principle to integrate the angular velocity in all the period from time 0 (</w:t>
      </w:r>
      <w:ins w:id="6187" w:author="jie sun" w:date="2018-04-08T19:40:00Z">
        <w:r w:rsidR="00E65EF5">
          <w:rPr>
            <w:iCs w:val="0"/>
            <w:color w:val="auto"/>
            <w:sz w:val="24"/>
            <w:szCs w:val="22"/>
          </w:rPr>
          <w:t xml:space="preserve"> </w:t>
        </w:r>
      </w:ins>
      <w:del w:id="6188" w:author="jie sun" w:date="2018-04-08T19:40:00Z">
        <w:r w:rsidDel="006C0D71">
          <w:rPr>
            <w:iCs w:val="0"/>
            <w:color w:val="auto"/>
            <w:sz w:val="24"/>
            <w:szCs w:val="22"/>
          </w:rPr>
          <w:delText xml:space="preserve"> </w:delText>
        </w:r>
      </w:del>
      <w:r>
        <w:rPr>
          <w:iCs w:val="0"/>
          <w:color w:val="auto"/>
          <w:sz w:val="24"/>
          <w:szCs w:val="22"/>
        </w:rPr>
        <w:t>t</w:t>
      </w:r>
      <w:del w:id="6189" w:author="jie sun" w:date="2018-04-08T19:40:00Z">
        <w:r w:rsidDel="00E65EF5">
          <w:rPr>
            <w:iCs w:val="0"/>
            <w:color w:val="auto"/>
            <w:sz w:val="24"/>
            <w:szCs w:val="22"/>
          </w:rPr>
          <w:delText xml:space="preserve"> </w:delText>
        </w:r>
      </w:del>
      <w:r>
        <w:rPr>
          <w:iCs w:val="0"/>
          <w:color w:val="auto"/>
          <w:sz w:val="24"/>
          <w:szCs w:val="22"/>
        </w:rPr>
        <w:t>=</w:t>
      </w:r>
      <w:del w:id="6190" w:author="jie sun" w:date="2018-04-08T19:40:00Z">
        <w:r w:rsidDel="00E65EF5">
          <w:rPr>
            <w:iCs w:val="0"/>
            <w:color w:val="auto"/>
            <w:sz w:val="24"/>
            <w:szCs w:val="22"/>
          </w:rPr>
          <w:delText xml:space="preserve"> </w:delText>
        </w:r>
      </w:del>
      <w:r>
        <w:rPr>
          <w:iCs w:val="0"/>
          <w:color w:val="auto"/>
          <w:sz w:val="24"/>
          <w:szCs w:val="22"/>
        </w:rPr>
        <w:t>0)</w:t>
      </w:r>
      <w:del w:id="6191"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14:paraId="1019FA23" w14:textId="77777777" w:rsidR="0087014B" w:rsidRDefault="0087014B"/>
    <w:p w14:paraId="3FADA26C" w14:textId="3AD4471D" w:rsidR="00824300" w:rsidRDefault="008F23CD" w:rsidP="00F752E2">
      <w:pPr>
        <w:pStyle w:val="Heading3"/>
        <w:rPr>
          <w:ins w:id="6192" w:author="jie sun" w:date="2018-04-08T19:19:00Z"/>
        </w:rPr>
      </w:pPr>
      <w:bookmarkStart w:id="6193" w:name="_Toc22903"/>
      <w:bookmarkStart w:id="6194" w:name="_Toc31972"/>
      <w:bookmarkStart w:id="6195" w:name="_Toc23995"/>
      <w:bookmarkStart w:id="6196" w:name="_Toc4961"/>
      <w:bookmarkStart w:id="6197" w:name="_Toc3819"/>
      <w:bookmarkStart w:id="6198" w:name="_Toc5615"/>
      <w:bookmarkStart w:id="6199" w:name="_Toc5368"/>
      <w:bookmarkStart w:id="6200" w:name="_Toc22180"/>
      <w:bookmarkStart w:id="6201" w:name="_Toc23626"/>
      <w:bookmarkStart w:id="6202" w:name="_Toc505291911"/>
      <w:bookmarkStart w:id="6203" w:name="_Toc518661941"/>
      <w:r>
        <w:t xml:space="preserve">How </w:t>
      </w:r>
      <w:r w:rsidR="00344AC2">
        <w:t>a</w:t>
      </w:r>
      <w:del w:id="6204" w:author="jie sun" w:date="2018-04-16T21:21:00Z">
        <w:r w:rsidDel="00C217C5">
          <w:delText>a</w:delText>
        </w:r>
      </w:del>
      <w:r>
        <w:t xml:space="preserve"> </w:t>
      </w:r>
      <w:ins w:id="6205" w:author="jie sun" w:date="2018-04-16T21:21:00Z">
        <w:r>
          <w:t>G</w:t>
        </w:r>
      </w:ins>
      <w:del w:id="6206" w:author="jie sun" w:date="2018-04-16T21:21:00Z">
        <w:r w:rsidDel="00C217C5">
          <w:delText>g</w:delText>
        </w:r>
      </w:del>
      <w:r>
        <w:t xml:space="preserve">yroscope </w:t>
      </w:r>
      <w:ins w:id="6207" w:author="jie sun" w:date="2018-04-16T21:21:00Z">
        <w:r>
          <w:t>W</w:t>
        </w:r>
      </w:ins>
      <w:del w:id="6208" w:author="jie sun" w:date="2018-04-16T21:21:00Z">
        <w:r w:rsidDel="00C217C5">
          <w:delText>w</w:delText>
        </w:r>
      </w:del>
      <w:r>
        <w:t xml:space="preserve">orks </w:t>
      </w:r>
      <w:r w:rsidR="000A67E7">
        <w:t>f</w:t>
      </w:r>
      <w:del w:id="6209" w:author="jie sun" w:date="2018-04-16T21:21:00Z">
        <w:r w:rsidDel="00C217C5">
          <w:delText>f</w:delText>
        </w:r>
      </w:del>
      <w:r>
        <w:t xml:space="preserve">or </w:t>
      </w:r>
      <w:ins w:id="6210" w:author="jie sun" w:date="2018-04-16T21:21:00Z">
        <w:r>
          <w:t>T</w:t>
        </w:r>
      </w:ins>
      <w:del w:id="6211" w:author="jie sun" w:date="2018-04-16T21:21:00Z">
        <w:r w:rsidDel="00C217C5">
          <w:delText>t</w:delText>
        </w:r>
      </w:del>
      <w:r>
        <w:t xml:space="preserve">he </w:t>
      </w:r>
      <w:ins w:id="6212" w:author="jie sun" w:date="2018-04-16T21:21:00Z">
        <w:r>
          <w:t>R</w:t>
        </w:r>
      </w:ins>
      <w:del w:id="6213" w:author="jie sun" w:date="2018-04-16T21:21:00Z">
        <w:r w:rsidDel="00C217C5">
          <w:delText>r</w:delText>
        </w:r>
      </w:del>
      <w:r>
        <w:t xml:space="preserve">acing </w:t>
      </w:r>
      <w:ins w:id="6214" w:author="jie sun" w:date="2018-04-16T21:21:00Z">
        <w:r>
          <w:t>G</w:t>
        </w:r>
      </w:ins>
      <w:del w:id="6215" w:author="jie sun" w:date="2018-04-16T21:21:00Z">
        <w:r w:rsidDel="00C217C5">
          <w:delText>g</w:delText>
        </w:r>
      </w:del>
      <w:r>
        <w:t>ame</w:t>
      </w:r>
      <w:bookmarkEnd w:id="6193"/>
      <w:bookmarkEnd w:id="6194"/>
      <w:bookmarkEnd w:id="6195"/>
      <w:bookmarkEnd w:id="6196"/>
      <w:bookmarkEnd w:id="6197"/>
      <w:bookmarkEnd w:id="6198"/>
      <w:bookmarkEnd w:id="6199"/>
      <w:bookmarkEnd w:id="6200"/>
      <w:bookmarkEnd w:id="6201"/>
      <w:bookmarkEnd w:id="6203"/>
      <w:del w:id="6216" w:author="jie sun" w:date="2018-04-08T19:19:00Z">
        <w:r w:rsidRPr="00FC7C3D" w:rsidDel="00824300">
          <w:delText>The principle of the racing game</w:delText>
        </w:r>
      </w:del>
      <w:bookmarkStart w:id="6217" w:name="_Toc511230199"/>
      <w:bookmarkStart w:id="6218" w:name="_Toc511295649"/>
      <w:bookmarkStart w:id="6219" w:name="_Toc511677532"/>
      <w:bookmarkStart w:id="6220" w:name="_Toc511677701"/>
      <w:bookmarkStart w:id="6221" w:name="_Toc511677753"/>
      <w:bookmarkStart w:id="6222" w:name="_Toc511906306"/>
      <w:bookmarkStart w:id="6223" w:name="_Toc517801854"/>
      <w:bookmarkStart w:id="6224" w:name="_Toc517813763"/>
      <w:bookmarkStart w:id="6225" w:name="_Toc517899178"/>
      <w:bookmarkStart w:id="6226" w:name="_Toc517899699"/>
      <w:bookmarkStart w:id="6227" w:name="_Toc517900307"/>
      <w:bookmarkStart w:id="6228" w:name="_Toc517900487"/>
      <w:bookmarkStart w:id="6229" w:name="_Toc517900756"/>
      <w:bookmarkStart w:id="6230" w:name="_Toc517900892"/>
      <w:bookmarkStart w:id="6231" w:name="_Toc517901024"/>
      <w:bookmarkStart w:id="6232" w:name="_Toc517902539"/>
      <w:bookmarkStart w:id="6233" w:name="_Toc517902989"/>
      <w:bookmarkStart w:id="6234" w:name="_Toc517903556"/>
      <w:bookmarkStart w:id="6235" w:name="_Toc517903692"/>
      <w:bookmarkStart w:id="6236" w:name="_Toc517903964"/>
      <w:bookmarkStart w:id="6237" w:name="_Toc517904099"/>
      <w:bookmarkStart w:id="6238" w:name="_Toc517973758"/>
      <w:bookmarkStart w:id="6239" w:name="_Toc517973887"/>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del w:id="6240"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6241" w:author="像个男人一样" w:date="2018-03-22T11:51:00Z">
        <w:del w:id="6242" w:author="像个男人一样" w:date="2018-03-22T11:56:00Z">
          <w:r w:rsidR="00D5184D">
            <w:delText>错误！未指定顺序。</w:delText>
          </w:r>
        </w:del>
      </w:ins>
      <w:ins w:id="6243" w:author="像个男人一样" w:date="2018-03-21T23:39:00Z">
        <w:del w:id="6244" w:author="像个男人一样" w:date="2018-03-22T11:56:00Z">
          <w:r w:rsidR="00D5184D">
            <w:delText>错误！未指定顺序。</w:delText>
          </w:r>
        </w:del>
      </w:ins>
      <w:ins w:id="6245" w:author="像个男人一样" w:date="2018-03-21T23:10:00Z">
        <w:del w:id="6246" w:author="像个男人一样" w:date="2018-03-22T11:56:00Z">
          <w:r w:rsidR="00D5184D">
            <w:delText>错误！未指定顺序。</w:delText>
          </w:r>
        </w:del>
      </w:ins>
      <w:ins w:id="6247" w:author="像个男人一样" w:date="2018-03-21T23:08:00Z">
        <w:del w:id="6248" w:author="像个男人一样" w:date="2018-03-22T11:56:00Z">
          <w:r w:rsidR="00D5184D">
            <w:delText>错误！未指定顺序。</w:delText>
          </w:r>
        </w:del>
      </w:ins>
      <w:ins w:id="6249" w:author="像个男人一样" w:date="2018-03-21T02:33:00Z">
        <w:del w:id="6250" w:author="像个男人一样" w:date="2018-03-22T11:56:00Z">
          <w:r w:rsidR="00D5184D">
            <w:delText>错误！未指定顺序。错误！未指定顺序。</w:delText>
          </w:r>
        </w:del>
      </w:ins>
      <w:ins w:id="6251" w:author="像个男人一样" w:date="2018-03-21T02:31:00Z">
        <w:del w:id="6252" w:author="像个男人一样" w:date="2018-03-22T11:56:00Z">
          <w:r w:rsidR="00D5184D">
            <w:delText>错误！未指定顺序。</w:delText>
          </w:r>
        </w:del>
      </w:ins>
      <w:ins w:id="6253" w:author="像个男人一样" w:date="2018-03-21T02:30:00Z">
        <w:del w:id="6254" w:author="像个男人一样" w:date="2018-03-22T11:56:00Z">
          <w:r w:rsidR="00D5184D">
            <w:delText>错误！未指定顺序。</w:delText>
          </w:r>
        </w:del>
      </w:ins>
      <w:ins w:id="6255" w:author="像个男人一样" w:date="2018-03-21T02:29:00Z">
        <w:del w:id="6256" w:author="像个男人一样" w:date="2018-03-22T11:56:00Z">
          <w:r w:rsidR="00D5184D">
            <w:delText>错误！未指定顺序。错误！未指定顺序。</w:delText>
          </w:r>
        </w:del>
      </w:ins>
      <w:ins w:id="6257" w:author="像个男人一样" w:date="2018-03-21T02:26:00Z">
        <w:del w:id="6258" w:author="像个男人一样" w:date="2018-03-22T11:56:00Z">
          <w:r w:rsidR="00D5184D">
            <w:delText>错误！未指定顺序。</w:delText>
          </w:r>
        </w:del>
      </w:ins>
      <w:ins w:id="6259" w:author="像个男人一样" w:date="2018-03-21T02:25:00Z">
        <w:del w:id="6260" w:author="像个男人一样" w:date="2018-03-22T11:56:00Z">
          <w:r w:rsidR="00D5184D">
            <w:delText>错误！未指定顺序。</w:delText>
          </w:r>
        </w:del>
      </w:ins>
      <w:ins w:id="6261" w:author="像个男人一样" w:date="2018-03-21T02:24:00Z">
        <w:del w:id="6262" w:author="像个男人一样" w:date="2018-03-22T11:56:00Z">
          <w:r w:rsidR="00D5184D">
            <w:delText>错误！未指定顺序。</w:delText>
          </w:r>
        </w:del>
      </w:ins>
      <w:ins w:id="6263" w:author="像个男人一样" w:date="2018-03-21T02:23:00Z">
        <w:del w:id="6264" w:author="像个男人一样" w:date="2018-03-22T11:56:00Z">
          <w:r w:rsidR="00D5184D">
            <w:delText>错误！未指定顺序。</w:delText>
          </w:r>
        </w:del>
      </w:ins>
      <w:ins w:id="6265" w:author="像个男人一样" w:date="2018-03-21T02:22:00Z">
        <w:del w:id="6266" w:author="像个男人一样" w:date="2018-03-22T11:56:00Z">
          <w:r w:rsidR="00D5184D">
            <w:delText>错误！未指定顺序。</w:delText>
          </w:r>
        </w:del>
      </w:ins>
      <w:ins w:id="6267" w:author="像个男人一样" w:date="2018-03-21T02:17:00Z">
        <w:del w:id="6268" w:author="像个男人一样" w:date="2018-03-22T11:56:00Z">
          <w:r w:rsidR="00D5184D">
            <w:delText>错误！未指定顺序。错误！未指定顺序。错误！未指定顺序。</w:delText>
          </w:r>
        </w:del>
      </w:ins>
      <w:ins w:id="6269" w:author="像个男人一样" w:date="2018-03-21T02:15:00Z">
        <w:del w:id="6270" w:author="像个男人一样" w:date="2018-03-22T11:56:00Z">
          <w:r w:rsidR="00D5184D">
            <w:delText>错误！未指定顺序。</w:delText>
          </w:r>
        </w:del>
      </w:ins>
      <w:ins w:id="6271" w:author="像个男人一样" w:date="2018-03-21T02:14:00Z">
        <w:del w:id="6272" w:author="像个男人一样" w:date="2018-03-22T11:56:00Z">
          <w:r w:rsidR="00D5184D">
            <w:delText>错误！未指定顺序。</w:delText>
          </w:r>
        </w:del>
      </w:ins>
      <w:ins w:id="6273" w:author="像个男人一样" w:date="2018-03-21T02:13:00Z">
        <w:del w:id="6274" w:author="像个男人一样" w:date="2018-03-22T11:56:00Z">
          <w:r w:rsidR="00D5184D">
            <w:delText>错误！未指定顺序。</w:delText>
          </w:r>
        </w:del>
      </w:ins>
      <w:ins w:id="6275" w:author="像个男人一样" w:date="2018-03-21T02:12:00Z">
        <w:del w:id="6276" w:author="像个男人一样" w:date="2018-03-22T11:56:00Z">
          <w:r w:rsidR="00D5184D">
            <w:delText>错误！未指定顺序。</w:delText>
          </w:r>
        </w:del>
      </w:ins>
      <w:ins w:id="6277" w:author="像个男人一样" w:date="2018-03-21T02:02:00Z">
        <w:del w:id="6278" w:author="像个男人一样" w:date="2018-03-22T11:56:00Z">
          <w:r w:rsidR="00D5184D">
            <w:delText>错误！未指定顺序。错误！未指定顺序。</w:delText>
          </w:r>
        </w:del>
      </w:ins>
      <w:ins w:id="6279" w:author="像个男人一样" w:date="2018-03-21T02:01:00Z">
        <w:del w:id="6280" w:author="像个男人一样" w:date="2018-03-22T11:56:00Z">
          <w:r w:rsidR="00D5184D">
            <w:delText>错误！未指定顺序。</w:delText>
          </w:r>
        </w:del>
      </w:ins>
      <w:ins w:id="6281" w:author="像个男人一样" w:date="2018-03-21T02:00:00Z">
        <w:del w:id="6282" w:author="像个男人一样" w:date="2018-03-22T11:56:00Z">
          <w:r w:rsidR="00D5184D">
            <w:delText>错误！未指定顺序。</w:delText>
          </w:r>
        </w:del>
      </w:ins>
      <w:ins w:id="6283" w:author="像个男人一样" w:date="2018-03-21T01:59:00Z">
        <w:del w:id="6284" w:author="像个男人一样" w:date="2018-03-22T11:56:00Z">
          <w:r w:rsidR="00D5184D">
            <w:delText>错误！未指定顺序。</w:delText>
          </w:r>
        </w:del>
      </w:ins>
      <w:ins w:id="6285" w:author="像个男人一样" w:date="2018-03-21T01:58:00Z">
        <w:del w:id="6286" w:author="像个男人一样" w:date="2018-03-22T11:56:00Z">
          <w:r w:rsidR="00D5184D">
            <w:delText>错误！未指定顺序。错误！未指定顺序。</w:delText>
          </w:r>
        </w:del>
      </w:ins>
      <w:del w:id="6287" w:author="像个男人一样" w:date="2018-03-22T11:56:00Z">
        <w:r w:rsidR="00D5184D">
          <w:delText>6</w:delText>
        </w:r>
        <w:r w:rsidR="00D5184D">
          <w:fldChar w:fldCharType="end"/>
        </w:r>
      </w:del>
      <w:del w:id="6288" w:author="像个男人一样" w:date="2018-03-21T01:58:00Z">
        <w:r w:rsidR="00D5184D">
          <w:delText xml:space="preserve"> </w:delText>
        </w:r>
      </w:del>
      <w:del w:id="6289" w:author="像个男人一样" w:date="2018-03-21T01:57:00Z">
        <w:r w:rsidR="00D5184D">
          <w:delText>Racing Game</w:delText>
        </w:r>
      </w:del>
      <w:bookmarkEnd w:id="6202"/>
    </w:p>
    <w:p w14:paraId="033CDD02" w14:textId="395749AA" w:rsidR="00824300" w:rsidRDefault="00824300" w:rsidP="00626A54">
      <w:pPr>
        <w:pStyle w:val="Heading4"/>
        <w:rPr>
          <w:ins w:id="6290" w:author="jie sun" w:date="2018-04-18T15:18:00Z"/>
        </w:rPr>
      </w:pPr>
      <w:ins w:id="6291" w:author="jie sun" w:date="2018-04-08T19:19:00Z">
        <w:r w:rsidRPr="004159AA">
          <w:t xml:space="preserve">The </w:t>
        </w:r>
      </w:ins>
      <w:ins w:id="6292" w:author="jie sun" w:date="2018-04-16T21:21:00Z">
        <w:r w:rsidR="00FE6C8B" w:rsidRPr="00495DE5">
          <w:t>P</w:t>
        </w:r>
      </w:ins>
      <w:ins w:id="6293" w:author="jie sun" w:date="2018-04-08T19:19:00Z">
        <w:r w:rsidRPr="00134162">
          <w:t xml:space="preserve">rinciple </w:t>
        </w:r>
      </w:ins>
      <w:r w:rsidR="00FC7C3D">
        <w:t>o</w:t>
      </w:r>
      <w:ins w:id="6294" w:author="jie sun" w:date="2018-04-08T19:19:00Z">
        <w:r w:rsidRPr="00863EC6">
          <w:t xml:space="preserve">f </w:t>
        </w:r>
      </w:ins>
      <w:ins w:id="6295" w:author="jie sun" w:date="2018-04-16T21:21:00Z">
        <w:r w:rsidR="00FE6C8B" w:rsidRPr="00863EC6">
          <w:t>R</w:t>
        </w:r>
      </w:ins>
      <w:ins w:id="6296" w:author="jie sun" w:date="2018-04-08T19:19:00Z">
        <w:r w:rsidRPr="00863EC6">
          <w:t xml:space="preserve">acing </w:t>
        </w:r>
      </w:ins>
      <w:ins w:id="6297" w:author="jie sun" w:date="2018-04-16T21:21:00Z">
        <w:r w:rsidR="00FE6C8B" w:rsidRPr="00863EC6">
          <w:t>G</w:t>
        </w:r>
      </w:ins>
      <w:ins w:id="6298" w:author="jie sun" w:date="2018-04-08T19:19:00Z">
        <w:r w:rsidRPr="00863EC6">
          <w:t>ame</w:t>
        </w:r>
      </w:ins>
    </w:p>
    <w:p w14:paraId="50F74C0D" w14:textId="77777777" w:rsidR="00934638" w:rsidRPr="00934638" w:rsidRDefault="00934638">
      <w:pPr>
        <w:rPr>
          <w:ins w:id="6299" w:author="jie sun" w:date="2018-04-08T19:19:00Z"/>
        </w:rPr>
      </w:pPr>
    </w:p>
    <w:p w14:paraId="3A2D5CA7" w14:textId="77777777" w:rsidR="0087014B" w:rsidRDefault="00D5184D">
      <w:pPr>
        <w:jc w:val="center"/>
        <w:rPr>
          <w:ins w:id="6300" w:author="像个男人一样" w:date="2018-03-21T01:57:00Z"/>
        </w:rPr>
        <w:pPrChange w:id="6301" w:author="jie sun" w:date="2018-04-16T21:40:00Z">
          <w:pPr/>
        </w:pPrChange>
      </w:pPr>
      <w:del w:id="6302" w:author="jie sun" w:date="2018-04-18T15:12:00Z">
        <w:r w:rsidDel="00ED3617">
          <w:rPr>
            <w:noProof/>
          </w:rPr>
          <w:drawing>
            <wp:inline distT="0" distB="0" distL="0" distR="0" wp14:anchorId="6138C753" wp14:editId="5A439F68">
              <wp:extent cx="5031737" cy="28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036214" cy="2830777"/>
                      </a:xfrm>
                      <a:prstGeom prst="rect">
                        <a:avLst/>
                      </a:prstGeom>
                      <a:noFill/>
                      <a:ln>
                        <a:noFill/>
                      </a:ln>
                    </pic:spPr>
                  </pic:pic>
                </a:graphicData>
              </a:graphic>
            </wp:inline>
          </w:drawing>
        </w:r>
      </w:del>
      <w:ins w:id="6303" w:author="jie sun" w:date="2018-04-18T15:12:00Z">
        <w:r w:rsidR="00885CA8">
          <w:rPr>
            <w:noProof/>
          </w:rPr>
          <w:drawing>
            <wp:inline distT="0" distB="0" distL="0" distR="0" wp14:anchorId="6F4733F7" wp14:editId="19A18D1C">
              <wp:extent cx="4220447" cy="2808320"/>
              <wp:effectExtent l="0" t="0" r="8890" b="0"/>
              <wp:docPr id="64" name="Picture 64" descr="https://i-cdn.phonearena.com/images/articles/35543-thumb/gyroscope-apps-games-iph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cdn.phonearena.com/images/articles/35543-thumb/gyroscope-apps-games-iphone-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2979" cy="2816659"/>
                      </a:xfrm>
                      <a:prstGeom prst="rect">
                        <a:avLst/>
                      </a:prstGeom>
                      <a:noFill/>
                      <a:ln>
                        <a:noFill/>
                      </a:ln>
                    </pic:spPr>
                  </pic:pic>
                </a:graphicData>
              </a:graphic>
            </wp:inline>
          </w:drawing>
        </w:r>
      </w:ins>
    </w:p>
    <w:p w14:paraId="7948398C" w14:textId="7B4CB3AC" w:rsidR="0087014B" w:rsidRDefault="00D5184D">
      <w:pPr>
        <w:pStyle w:val="Caption"/>
        <w:jc w:val="center"/>
        <w:rPr>
          <w:ins w:id="6304" w:author="像个男人一样" w:date="2018-03-21T23:38:00Z"/>
        </w:rPr>
        <w:pPrChange w:id="6305" w:author="jie sun" w:date="2018-04-16T21:40:00Z">
          <w:pPr/>
        </w:pPrChange>
      </w:pPr>
      <w:bookmarkStart w:id="6306" w:name="_Toc517801889"/>
      <w:ins w:id="6307" w:author="像个男人一样" w:date="2018-03-21T23:39:00Z">
        <w:r>
          <w:t xml:space="preserve">Figure </w:t>
        </w:r>
      </w:ins>
      <w:ins w:id="6308" w:author="JIE  SUN" w:date="2018-06-21T13:36:00Z">
        <w:r w:rsidR="00A64E7B">
          <w:fldChar w:fldCharType="begin"/>
        </w:r>
        <w:r w:rsidR="00A64E7B">
          <w:instrText xml:space="preserve"> STYLEREF 1 \s </w:instrText>
        </w:r>
      </w:ins>
      <w:r w:rsidR="00A64E7B">
        <w:fldChar w:fldCharType="separate"/>
      </w:r>
      <w:r w:rsidR="005D06D1">
        <w:rPr>
          <w:noProof/>
        </w:rPr>
        <w:t>4</w:t>
      </w:r>
      <w:ins w:id="630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4</w:t>
      </w:r>
      <w:ins w:id="6310" w:author="JIE  SUN" w:date="2018-06-21T13:36:00Z">
        <w:r w:rsidR="00A64E7B">
          <w:fldChar w:fldCharType="end"/>
        </w:r>
      </w:ins>
      <w:ins w:id="6311" w:author="jie sun" w:date="2018-04-19T13:00:00Z">
        <w:del w:id="6312" w:author="JIE  SUN" w:date="2018-06-21T13:34:00Z">
          <w:r w:rsidR="00083FE7" w:rsidDel="00A64E7B">
            <w:fldChar w:fldCharType="begin"/>
          </w:r>
          <w:r w:rsidR="00083FE7" w:rsidDel="00A64E7B">
            <w:delInstrText xml:space="preserve"> STYLEREF 1 \s </w:delInstrText>
          </w:r>
        </w:del>
      </w:ins>
      <w:del w:id="6313" w:author="JIE  SUN" w:date="2018-06-21T13:34:00Z">
        <w:r w:rsidR="00083FE7" w:rsidDel="00A64E7B">
          <w:fldChar w:fldCharType="separate"/>
        </w:r>
        <w:r w:rsidR="00083FE7" w:rsidDel="00A64E7B">
          <w:rPr>
            <w:noProof/>
          </w:rPr>
          <w:delText>3</w:delText>
        </w:r>
      </w:del>
      <w:ins w:id="6314" w:author="jie sun" w:date="2018-04-19T13:00:00Z">
        <w:del w:id="631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316" w:author="JIE  SUN" w:date="2018-06-21T13:34:00Z">
        <w:r w:rsidR="00083FE7" w:rsidDel="00A64E7B">
          <w:fldChar w:fldCharType="separate"/>
        </w:r>
      </w:del>
      <w:ins w:id="6317" w:author="jie sun" w:date="2018-04-19T13:00:00Z">
        <w:del w:id="6318" w:author="JIE  SUN" w:date="2018-06-21T13:34:00Z">
          <w:r w:rsidR="00083FE7" w:rsidDel="00A64E7B">
            <w:rPr>
              <w:noProof/>
            </w:rPr>
            <w:delText>6</w:delText>
          </w:r>
          <w:r w:rsidR="00083FE7" w:rsidDel="00A64E7B">
            <w:fldChar w:fldCharType="end"/>
          </w:r>
        </w:del>
      </w:ins>
      <w:ins w:id="6319" w:author="像个男人一样" w:date="2018-03-21T23:39:00Z">
        <w:del w:id="6320"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321" w:author="像个男人一样" w:date="2018-03-22T11:51:00Z">
        <w:del w:id="6322" w:author="jie sun" w:date="2018-04-10T21:45:00Z">
          <w:r w:rsidDel="00454521">
            <w:delText>6</w:delText>
          </w:r>
        </w:del>
      </w:ins>
      <w:ins w:id="6323" w:author="像个男人一样" w:date="2018-03-21T23:39:00Z">
        <w:del w:id="6324" w:author="jie sun" w:date="2018-04-10T21:45:00Z">
          <w:r w:rsidDel="00454521">
            <w:fldChar w:fldCharType="end"/>
          </w:r>
        </w:del>
        <w:bookmarkStart w:id="6325" w:name="_Toc12605"/>
        <w:bookmarkStart w:id="6326" w:name="_Toc23702"/>
        <w:bookmarkStart w:id="6327" w:name="_Toc1290"/>
        <w:bookmarkStart w:id="6328" w:name="_Toc25513"/>
        <w:bookmarkStart w:id="6329" w:name="_Toc29810"/>
        <w:bookmarkStart w:id="6330" w:name="_Toc6519"/>
        <w:bookmarkStart w:id="6331" w:name="_Toc5521"/>
        <w:bookmarkStart w:id="6332" w:name="_Toc27374"/>
        <w:bookmarkStart w:id="6333" w:name="_Toc27194"/>
        <w:bookmarkStart w:id="6334" w:name="_Toc15560"/>
        <w:r>
          <w:rPr>
            <w:rFonts w:hint="eastAsia"/>
          </w:rPr>
          <w:t xml:space="preserve">: Racing Game </w:t>
        </w:r>
      </w:ins>
      <w:ins w:id="6335" w:author="jie sun" w:date="2018-04-16T22:30:00Z">
        <w:r w:rsidR="00DF2593">
          <w:t>I</w:t>
        </w:r>
      </w:ins>
      <w:ins w:id="6336" w:author="像个男人一样" w:date="2018-03-21T23:39:00Z">
        <w:del w:id="6337" w:author="jie sun" w:date="2018-04-16T22:30:00Z">
          <w:r w:rsidDel="00DF2593">
            <w:rPr>
              <w:rFonts w:hint="eastAsia"/>
            </w:rPr>
            <w:delText>i</w:delText>
          </w:r>
        </w:del>
        <w:r>
          <w:rPr>
            <w:rFonts w:hint="eastAsia"/>
          </w:rPr>
          <w:t>n iPhone</w:t>
        </w:r>
      </w:ins>
      <w:bookmarkEnd w:id="6325"/>
      <w:bookmarkEnd w:id="6326"/>
      <w:bookmarkEnd w:id="6327"/>
      <w:bookmarkEnd w:id="6328"/>
      <w:bookmarkEnd w:id="6329"/>
      <w:bookmarkEnd w:id="6330"/>
      <w:bookmarkEnd w:id="6331"/>
      <w:bookmarkEnd w:id="6332"/>
      <w:bookmarkEnd w:id="6333"/>
      <w:bookmarkEnd w:id="6334"/>
      <w:customXmlInsRangeStart w:id="6338" w:author="jie sun" w:date="2018-04-18T15:17:00Z"/>
      <w:sdt>
        <w:sdtPr>
          <w:rPr>
            <w:rFonts w:hint="eastAsia"/>
          </w:rPr>
          <w:id w:val="850925232"/>
          <w:citation/>
        </w:sdtPr>
        <w:sdtContent>
          <w:customXmlInsRangeEnd w:id="6338"/>
          <w:ins w:id="6339" w:author="jie sun" w:date="2018-04-18T15:17:00Z">
            <w:r w:rsidR="00934638">
              <w:fldChar w:fldCharType="begin"/>
            </w:r>
            <w:r w:rsidR="00934638">
              <w:instrText xml:space="preserve"> </w:instrText>
            </w:r>
            <w:r w:rsidR="00934638">
              <w:rPr>
                <w:rFonts w:hint="eastAsia"/>
              </w:rPr>
              <w:instrText>CITATION Vic10 \l 2052</w:instrText>
            </w:r>
            <w:r w:rsidR="00934638">
              <w:instrText xml:space="preserve"> </w:instrText>
            </w:r>
          </w:ins>
          <w:r w:rsidR="00934638">
            <w:fldChar w:fldCharType="separate"/>
          </w:r>
          <w:r w:rsidR="000F0E95">
            <w:rPr>
              <w:rFonts w:hint="eastAsia"/>
              <w:noProof/>
            </w:rPr>
            <w:t xml:space="preserve"> (H, 2010)</w:t>
          </w:r>
          <w:ins w:id="6340" w:author="jie sun" w:date="2018-04-18T15:17:00Z">
            <w:r w:rsidR="00934638">
              <w:fldChar w:fldCharType="end"/>
            </w:r>
          </w:ins>
          <w:customXmlInsRangeStart w:id="6341" w:author="jie sun" w:date="2018-04-18T15:17:00Z"/>
        </w:sdtContent>
      </w:sdt>
      <w:customXmlInsRangeEnd w:id="6341"/>
      <w:bookmarkEnd w:id="6306"/>
    </w:p>
    <w:p w14:paraId="62D4A99E" w14:textId="77777777" w:rsidR="0087014B" w:rsidRPr="00185706" w:rsidRDefault="0087014B">
      <w:pPr>
        <w:rPr>
          <w:del w:id="6342" w:author="像个男人一样" w:date="2018-03-21T23:38:00Z"/>
          <w:iCs/>
        </w:rPr>
      </w:pPr>
    </w:p>
    <w:p w14:paraId="137BF2AF" w14:textId="77777777" w:rsidR="0087014B" w:rsidDel="00DF2593" w:rsidRDefault="00D5184D">
      <w:pPr>
        <w:pStyle w:val="Caption"/>
        <w:rPr>
          <w:del w:id="6343" w:author="像个男人一样" w:date="2018-03-22T11:56:00Z"/>
        </w:rPr>
      </w:pPr>
      <w:r w:rsidRPr="00185706">
        <w:rPr>
          <w:iCs w:val="0"/>
        </w:rPr>
        <w:t xml:space="preserve">Anybody may play the racing game in mobile phones or Pads and it is </w:t>
      </w:r>
      <w:del w:id="6344" w:author="jie sun" w:date="2018-04-08T19:18:00Z">
        <w:r w:rsidRPr="00185706" w:rsidDel="00EC5A9A">
          <w:delText xml:space="preserve">really </w:delText>
        </w:r>
      </w:del>
      <w:r w:rsidRPr="00185706">
        <w:t xml:space="preserve">easy to get how to play it after trying several times. What you should do for operating this game is to control the horizontal balance offset </w:t>
      </w:r>
      <w:r w:rsidRPr="001603D2">
        <w:rPr>
          <w:iCs w:val="0"/>
          <w:color w:val="auto"/>
          <w:sz w:val="24"/>
          <w:szCs w:val="22"/>
          <w:rPrChange w:id="6345" w:author="jie sun" w:date="2018-04-18T14:12:00Z">
            <w:rPr>
              <w:iCs w:val="0"/>
              <w:lang w:val="en-GB"/>
            </w:rPr>
          </w:rPrChange>
        </w:rPr>
        <w:t xml:space="preserve">for </w:t>
      </w:r>
      <w:r w:rsidRPr="00185706">
        <w:rPr>
          <w:iCs w:val="0"/>
        </w:rPr>
        <w:t>control</w:t>
      </w:r>
      <w:r w:rsidRPr="001603D2">
        <w:rPr>
          <w:iCs w:val="0"/>
          <w:color w:val="auto"/>
          <w:sz w:val="24"/>
          <w:szCs w:val="22"/>
          <w:rPrChange w:id="6346" w:author="jie sun" w:date="2018-04-18T14:12:00Z">
            <w:rPr>
              <w:iCs w:val="0"/>
              <w:lang w:val="en-GB"/>
            </w:rPr>
          </w:rPrChange>
        </w:rPr>
        <w:t>ling</w:t>
      </w:r>
      <w:r w:rsidRPr="00185706">
        <w:rPr>
          <w:iCs w:val="0"/>
        </w:rPr>
        <w:t xml:space="preserve"> the direction of the running of the car, in another word, just controlling the angle of the horizontal offset (or pitch axis in the picture below) can control the tilting direction of the car running. In a word, using the gyroscope to get the exact angle </w:t>
      </w:r>
      <w:r w:rsidRPr="00185706">
        <w:t>in Pitch (x) axis is the key point of this game.</w:t>
      </w:r>
    </w:p>
    <w:p w14:paraId="1519E6B7" w14:textId="77777777" w:rsidR="00DF2593" w:rsidRPr="00DF2593" w:rsidRDefault="00DF2593">
      <w:pPr>
        <w:rPr>
          <w:ins w:id="6347" w:author="jie sun" w:date="2018-04-16T22:29:00Z"/>
        </w:rPr>
      </w:pPr>
    </w:p>
    <w:p w14:paraId="1DB4A45E" w14:textId="77777777" w:rsidR="0087014B" w:rsidRDefault="0087014B">
      <w:pPr>
        <w:pStyle w:val="Caption"/>
        <w:jc w:val="center"/>
        <w:rPr>
          <w:del w:id="6348" w:author="像个男人一样" w:date="2018-03-22T11:56:00Z"/>
        </w:rPr>
        <w:pPrChange w:id="6349" w:author="jie sun" w:date="2018-04-18T14:47:00Z">
          <w:pPr/>
        </w:pPrChange>
      </w:pPr>
    </w:p>
    <w:p w14:paraId="3612723B" w14:textId="77777777" w:rsidR="0087014B" w:rsidRDefault="00D5184D">
      <w:pPr>
        <w:pStyle w:val="Caption"/>
        <w:jc w:val="center"/>
        <w:pPrChange w:id="6350" w:author="jie sun" w:date="2018-04-18T14:47:00Z">
          <w:pPr>
            <w:pStyle w:val="Caption"/>
          </w:pPr>
        </w:pPrChange>
      </w:pPr>
      <w:bookmarkStart w:id="6351" w:name="_Toc505291912"/>
      <w:del w:id="6352" w:author="像个男人一样" w:date="2018-03-22T11:56:00Z">
        <w:r>
          <w:delText xml:space="preserve">Figure 3. </w:delText>
        </w:r>
        <w:r>
          <w:fldChar w:fldCharType="begin"/>
        </w:r>
        <w:r>
          <w:delInstrText xml:space="preserve"> SEQ Figure_3. \* ARABIC </w:delInstrText>
        </w:r>
        <w:r>
          <w:fldChar w:fldCharType="separate"/>
        </w:r>
      </w:del>
      <w:ins w:id="6353" w:author="像个男人一样" w:date="2018-03-22T11:51:00Z">
        <w:del w:id="6354" w:author="像个男人一样" w:date="2018-03-22T11:56:00Z">
          <w:r>
            <w:rPr>
              <w:b/>
            </w:rPr>
            <w:delText>错误！未指定顺序。</w:delText>
          </w:r>
        </w:del>
      </w:ins>
      <w:ins w:id="6355" w:author="像个男人一样" w:date="2018-03-21T23:39:00Z">
        <w:del w:id="6356" w:author="像个男人一样" w:date="2018-03-22T11:56:00Z">
          <w:r>
            <w:rPr>
              <w:b/>
            </w:rPr>
            <w:delText>错误！未指定顺序。</w:delText>
          </w:r>
        </w:del>
      </w:ins>
      <w:ins w:id="6357" w:author="像个男人一样" w:date="2018-03-21T23:10:00Z">
        <w:del w:id="6358" w:author="像个男人一样" w:date="2018-03-22T11:56:00Z">
          <w:r>
            <w:rPr>
              <w:b/>
            </w:rPr>
            <w:delText>错误！未指定顺序。</w:delText>
          </w:r>
        </w:del>
      </w:ins>
      <w:ins w:id="6359" w:author="像个男人一样" w:date="2018-03-21T23:08:00Z">
        <w:del w:id="6360" w:author="像个男人一样" w:date="2018-03-22T11:56:00Z">
          <w:r>
            <w:rPr>
              <w:b/>
            </w:rPr>
            <w:delText>错误！未指定顺序。</w:delText>
          </w:r>
        </w:del>
      </w:ins>
      <w:ins w:id="6361" w:author="像个男人一样" w:date="2018-03-21T02:33:00Z">
        <w:del w:id="6362" w:author="像个男人一样" w:date="2018-03-22T11:56:00Z">
          <w:r>
            <w:rPr>
              <w:b/>
            </w:rPr>
            <w:delText>错误！未指定顺序。</w:delText>
          </w:r>
        </w:del>
      </w:ins>
      <w:ins w:id="6363" w:author="像个男人一样" w:date="2018-03-21T02:32:00Z">
        <w:del w:id="6364" w:author="像个男人一样" w:date="2018-03-22T11:56:00Z">
          <w:r>
            <w:rPr>
              <w:b/>
            </w:rPr>
            <w:delText>错误！未指定顺序。</w:delText>
          </w:r>
        </w:del>
      </w:ins>
      <w:ins w:id="6365" w:author="像个男人一样" w:date="2018-03-21T02:31:00Z">
        <w:del w:id="6366" w:author="像个男人一样" w:date="2018-03-22T11:56:00Z">
          <w:r>
            <w:rPr>
              <w:b/>
            </w:rPr>
            <w:delText>错误！未指定顺序。</w:delText>
          </w:r>
        </w:del>
      </w:ins>
      <w:ins w:id="6367" w:author="像个男人一样" w:date="2018-03-21T02:30:00Z">
        <w:del w:id="6368" w:author="像个男人一样" w:date="2018-03-22T11:56:00Z">
          <w:r>
            <w:rPr>
              <w:b/>
            </w:rPr>
            <w:delText>错误！未指定顺序。</w:delText>
          </w:r>
        </w:del>
      </w:ins>
      <w:ins w:id="6369" w:author="像个男人一样" w:date="2018-03-21T02:29:00Z">
        <w:del w:id="6370" w:author="像个男人一样" w:date="2018-03-22T11:56:00Z">
          <w:r>
            <w:rPr>
              <w:b/>
            </w:rPr>
            <w:delText>错误！未指定顺序。错误！未指定顺序。</w:delText>
          </w:r>
        </w:del>
      </w:ins>
      <w:ins w:id="6371" w:author="像个男人一样" w:date="2018-03-21T02:26:00Z">
        <w:del w:id="6372" w:author="像个男人一样" w:date="2018-03-22T11:56:00Z">
          <w:r>
            <w:rPr>
              <w:b/>
            </w:rPr>
            <w:delText>错误！未指定顺序。</w:delText>
          </w:r>
        </w:del>
      </w:ins>
      <w:ins w:id="6373" w:author="像个男人一样" w:date="2018-03-21T02:25:00Z">
        <w:del w:id="6374" w:author="像个男人一样" w:date="2018-03-22T11:56:00Z">
          <w:r>
            <w:rPr>
              <w:b/>
            </w:rPr>
            <w:delText>错误！未指定顺序。</w:delText>
          </w:r>
        </w:del>
      </w:ins>
      <w:ins w:id="6375" w:author="像个男人一样" w:date="2018-03-21T02:24:00Z">
        <w:del w:id="6376" w:author="像个男人一样" w:date="2018-03-22T11:56:00Z">
          <w:r>
            <w:rPr>
              <w:b/>
            </w:rPr>
            <w:delText>错误！未指定顺序。</w:delText>
          </w:r>
        </w:del>
      </w:ins>
      <w:ins w:id="6377" w:author="像个男人一样" w:date="2018-03-21T02:23:00Z">
        <w:del w:id="6378" w:author="像个男人一样" w:date="2018-03-22T11:56:00Z">
          <w:r>
            <w:rPr>
              <w:b/>
            </w:rPr>
            <w:delText>错误！未指定顺序。</w:delText>
          </w:r>
        </w:del>
      </w:ins>
      <w:ins w:id="6379" w:author="像个男人一样" w:date="2018-03-21T02:22:00Z">
        <w:del w:id="6380" w:author="像个男人一样" w:date="2018-03-22T11:56:00Z">
          <w:r>
            <w:rPr>
              <w:b/>
            </w:rPr>
            <w:delText>错误！未指定顺序。</w:delText>
          </w:r>
        </w:del>
      </w:ins>
      <w:ins w:id="6381" w:author="像个男人一样" w:date="2018-03-21T02:17:00Z">
        <w:del w:id="6382" w:author="像个男人一样" w:date="2018-03-22T11:56:00Z">
          <w:r>
            <w:rPr>
              <w:b/>
            </w:rPr>
            <w:delText>错误！未指定顺序。错误！未指定顺序。错误！未指定顺序。</w:delText>
          </w:r>
        </w:del>
      </w:ins>
      <w:ins w:id="6383" w:author="像个男人一样" w:date="2018-03-21T02:15:00Z">
        <w:del w:id="6384" w:author="像个男人一样" w:date="2018-03-22T11:56:00Z">
          <w:r>
            <w:rPr>
              <w:b/>
            </w:rPr>
            <w:delText>错误！未指定顺序。</w:delText>
          </w:r>
        </w:del>
      </w:ins>
      <w:ins w:id="6385" w:author="像个男人一样" w:date="2018-03-21T02:14:00Z">
        <w:del w:id="6386" w:author="像个男人一样" w:date="2018-03-22T11:56:00Z">
          <w:r>
            <w:rPr>
              <w:b/>
            </w:rPr>
            <w:delText>错误！未指定顺序。</w:delText>
          </w:r>
        </w:del>
      </w:ins>
      <w:ins w:id="6387" w:author="像个男人一样" w:date="2018-03-21T02:13:00Z">
        <w:del w:id="6388" w:author="像个男人一样" w:date="2018-03-22T11:56:00Z">
          <w:r>
            <w:rPr>
              <w:b/>
            </w:rPr>
            <w:delText>错误！未指定顺序。</w:delText>
          </w:r>
        </w:del>
      </w:ins>
      <w:ins w:id="6389" w:author="像个男人一样" w:date="2018-03-21T02:12:00Z">
        <w:del w:id="6390" w:author="像个男人一样" w:date="2018-03-22T11:56:00Z">
          <w:r>
            <w:rPr>
              <w:b/>
            </w:rPr>
            <w:delText>错误！未指定顺序。</w:delText>
          </w:r>
        </w:del>
      </w:ins>
      <w:ins w:id="6391" w:author="像个男人一样" w:date="2018-03-21T02:02:00Z">
        <w:del w:id="6392" w:author="像个男人一样" w:date="2018-03-22T11:56:00Z">
          <w:r>
            <w:rPr>
              <w:b/>
            </w:rPr>
            <w:delText>错误！未指定顺序。错误！未指定顺序。</w:delText>
          </w:r>
        </w:del>
      </w:ins>
      <w:ins w:id="6393" w:author="像个男人一样" w:date="2018-03-21T02:01:00Z">
        <w:del w:id="6394" w:author="像个男人一样" w:date="2018-03-22T11:56:00Z">
          <w:r>
            <w:rPr>
              <w:b/>
            </w:rPr>
            <w:delText>错误！未指定顺序。</w:delText>
          </w:r>
        </w:del>
      </w:ins>
      <w:ins w:id="6395" w:author="像个男人一样" w:date="2018-03-21T02:00:00Z">
        <w:del w:id="6396" w:author="像个男人一样" w:date="2018-03-22T11:56:00Z">
          <w:r>
            <w:rPr>
              <w:b/>
            </w:rPr>
            <w:delText>错误！未指定顺序。</w:delText>
          </w:r>
        </w:del>
      </w:ins>
      <w:ins w:id="6397" w:author="像个男人一样" w:date="2018-03-21T01:59:00Z">
        <w:del w:id="6398" w:author="像个男人一样" w:date="2018-03-22T11:56:00Z">
          <w:r>
            <w:rPr>
              <w:b/>
            </w:rPr>
            <w:delText>错误！未指定顺序。</w:delText>
          </w:r>
        </w:del>
      </w:ins>
      <w:ins w:id="6399" w:author="像个男人一样" w:date="2018-03-21T01:58:00Z">
        <w:del w:id="6400" w:author="像个男人一样" w:date="2018-03-22T11:56:00Z">
          <w:r>
            <w:rPr>
              <w:b/>
            </w:rPr>
            <w:delText>错误！未指定顺序。</w:delText>
          </w:r>
        </w:del>
      </w:ins>
      <w:del w:id="6401" w:author="像个男人一样" w:date="2018-03-22T11:56:00Z">
        <w:r>
          <w:delText>7</w:delText>
        </w:r>
        <w:r>
          <w:fldChar w:fldCharType="end"/>
        </w:r>
      </w:del>
      <w:del w:id="6402" w:author="像个男人一样" w:date="2018-03-21T01:58:00Z">
        <w:r>
          <w:delText xml:space="preserve"> Gyro in the iPhone</w:delText>
        </w:r>
      </w:del>
      <w:bookmarkEnd w:id="6351"/>
    </w:p>
    <w:p w14:paraId="7CB5113B" w14:textId="77777777" w:rsidR="0087014B" w:rsidRDefault="006A3610">
      <w:pPr>
        <w:jc w:val="center"/>
        <w:pPrChange w:id="6403" w:author="jie sun" w:date="2018-04-16T21:41:00Z">
          <w:pPr/>
        </w:pPrChange>
      </w:pPr>
      <w:ins w:id="6404" w:author="jie sun" w:date="2018-04-18T15:13:00Z">
        <w:r>
          <w:rPr>
            <w:noProof/>
          </w:rPr>
          <w:drawing>
            <wp:inline distT="0" distB="0" distL="0" distR="0" wp14:anchorId="65AF20BE" wp14:editId="0A88145C">
              <wp:extent cx="4104049" cy="2730869"/>
              <wp:effectExtent l="0" t="0" r="0" b="0"/>
              <wp:docPr id="65" name="Picture 65" descr="https://i-cdn.phonearena.com/images/articles/35542-thumb/gyroscope-apps-games-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cdn.phonearena.com/images/articles/35542-thumb/gyroscope-apps-games-iphon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3611" cy="2737232"/>
                      </a:xfrm>
                      <a:prstGeom prst="rect">
                        <a:avLst/>
                      </a:prstGeom>
                      <a:noFill/>
                      <a:ln>
                        <a:noFill/>
                      </a:ln>
                    </pic:spPr>
                  </pic:pic>
                </a:graphicData>
              </a:graphic>
            </wp:inline>
          </w:drawing>
        </w:r>
      </w:ins>
      <w:moveFromRangeStart w:id="6405" w:author="jie sun" w:date="2018-04-18T14:46:00Z" w:name="move511826139"/>
      <w:moveFrom w:id="6406" w:author="jie sun" w:date="2018-04-18T14:46:00Z">
        <w:r w:rsidR="00D5184D" w:rsidDel="002F47AE">
          <w:rPr>
            <w:noProof/>
          </w:rPr>
          <w:drawing>
            <wp:inline distT="0" distB="0" distL="0" distR="0" wp14:anchorId="2181C027" wp14:editId="09B54A86">
              <wp:extent cx="5517442" cy="3104707"/>
              <wp:effectExtent l="0" t="0" r="7620" b="635"/>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18568" cy="3105341"/>
                      </a:xfrm>
                      <a:prstGeom prst="rect">
                        <a:avLst/>
                      </a:prstGeom>
                      <a:noFill/>
                      <a:ln>
                        <a:noFill/>
                      </a:ln>
                    </pic:spPr>
                  </pic:pic>
                </a:graphicData>
              </a:graphic>
            </wp:inline>
          </w:drawing>
        </w:r>
      </w:moveFrom>
      <w:moveFromRangeEnd w:id="6405"/>
    </w:p>
    <w:bookmarkStart w:id="6407" w:name="OLE_LINK11"/>
    <w:bookmarkStart w:id="6408" w:name="OLE_LINK13"/>
    <w:p w14:paraId="4962EF6E" w14:textId="459B54A6" w:rsidR="0087014B" w:rsidRPr="00CD4D88" w:rsidRDefault="00136321">
      <w:pPr>
        <w:pStyle w:val="Caption"/>
        <w:jc w:val="center"/>
        <w:rPr>
          <w:del w:id="6409" w:author="像个男人一样" w:date="2018-03-21T01:58:00Z"/>
        </w:rPr>
        <w:pPrChange w:id="6410" w:author="jie sun" w:date="2018-04-16T21:41:00Z">
          <w:pPr/>
        </w:pPrChange>
      </w:pPr>
      <w:sdt>
        <w:sdtPr>
          <w:id w:val="991455762"/>
        </w:sdtPr>
        <w:sdtContent>
          <w:del w:id="6411" w:author="像个男人一样" w:date="2018-03-21T01:58:00Z">
            <w:r w:rsidR="00D5184D" w:rsidRPr="00222476">
              <w:fldChar w:fldCharType="begin"/>
            </w:r>
            <w:r w:rsidR="00D5184D" w:rsidRPr="00222476">
              <w:delInstrText xml:space="preserve"> CITATION ukm18 \l 2052 </w:delInstrText>
            </w:r>
            <w:r w:rsidR="00D5184D" w:rsidRPr="00222476">
              <w:fldChar w:fldCharType="separate"/>
            </w:r>
            <w:r w:rsidR="00D5184D" w:rsidRPr="00222476">
              <w:delText>(uk.mathworks.com, 2018)</w:delText>
            </w:r>
            <w:r w:rsidR="00D5184D" w:rsidRPr="00222476">
              <w:fldChar w:fldCharType="end"/>
            </w:r>
          </w:del>
          <w:bookmarkStart w:id="6412" w:name="_Toc517801890"/>
        </w:sdtContent>
      </w:sdt>
      <w:ins w:id="6413" w:author="像个男人一样" w:date="2018-03-21T01:58:00Z">
        <w:r w:rsidR="00D5184D" w:rsidRPr="00CD4D88">
          <w:t xml:space="preserve">Figure </w:t>
        </w:r>
      </w:ins>
      <w:ins w:id="6414" w:author="JIE  SUN" w:date="2018-06-21T13:36:00Z">
        <w:r w:rsidR="00A64E7B">
          <w:rPr>
            <w:iCs w:val="0"/>
          </w:rPr>
          <w:fldChar w:fldCharType="begin"/>
        </w:r>
        <w:r w:rsidR="00A64E7B">
          <w:instrText xml:space="preserve"> STYLEREF 1 \s </w:instrText>
        </w:r>
      </w:ins>
      <w:r w:rsidR="00A64E7B">
        <w:rPr>
          <w:iCs w:val="0"/>
        </w:rPr>
        <w:fldChar w:fldCharType="separate"/>
      </w:r>
      <w:r w:rsidR="005D06D1">
        <w:rPr>
          <w:noProof/>
        </w:rPr>
        <w:t>4</w:t>
      </w:r>
      <w:ins w:id="6415"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r w:rsidR="005D06D1">
        <w:rPr>
          <w:noProof/>
        </w:rPr>
        <w:t>5</w:t>
      </w:r>
      <w:ins w:id="6416" w:author="JIE  SUN" w:date="2018-06-21T13:36:00Z">
        <w:r w:rsidR="00A64E7B">
          <w:rPr>
            <w:iCs w:val="0"/>
          </w:rPr>
          <w:fldChar w:fldCharType="end"/>
        </w:r>
      </w:ins>
      <w:ins w:id="6417" w:author="jie sun" w:date="2018-04-19T13:00:00Z">
        <w:del w:id="6418" w:author="JIE  SUN" w:date="2018-06-21T13:34:00Z">
          <w:r w:rsidR="00083FE7" w:rsidDel="00A64E7B">
            <w:fldChar w:fldCharType="begin"/>
          </w:r>
          <w:r w:rsidR="00083FE7" w:rsidDel="00A64E7B">
            <w:rPr>
              <w:iCs w:val="0"/>
            </w:rPr>
            <w:delInstrText xml:space="preserve"> STYLEREF 1 \s </w:delInstrText>
          </w:r>
        </w:del>
      </w:ins>
      <w:del w:id="6419" w:author="JIE  SUN" w:date="2018-06-21T13:34:00Z">
        <w:r w:rsidR="00083FE7" w:rsidDel="00A64E7B">
          <w:fldChar w:fldCharType="separate"/>
        </w:r>
        <w:r w:rsidR="00083FE7" w:rsidDel="00A64E7B">
          <w:rPr>
            <w:iCs w:val="0"/>
            <w:noProof/>
          </w:rPr>
          <w:delText>3</w:delText>
        </w:r>
      </w:del>
      <w:ins w:id="6420" w:author="jie sun" w:date="2018-04-19T13:00:00Z">
        <w:del w:id="6421" w:author="JIE  SUN" w:date="2018-06-21T13:34:00Z">
          <w:r w:rsidR="00083FE7" w:rsidDel="00A64E7B">
            <w:fldChar w:fldCharType="end"/>
          </w:r>
          <w:r w:rsidR="00083FE7" w:rsidDel="00A64E7B">
            <w:rPr>
              <w:iCs w:val="0"/>
            </w:rPr>
            <w:delText>.</w:delText>
          </w:r>
          <w:r w:rsidR="00083FE7" w:rsidDel="00A64E7B">
            <w:fldChar w:fldCharType="begin"/>
          </w:r>
          <w:r w:rsidR="00083FE7" w:rsidDel="00A64E7B">
            <w:rPr>
              <w:iCs w:val="0"/>
            </w:rPr>
            <w:delInstrText xml:space="preserve"> SEQ Figure \* ARABIC \s 1 </w:delInstrText>
          </w:r>
        </w:del>
      </w:ins>
      <w:del w:id="6422" w:author="JIE  SUN" w:date="2018-06-21T13:34:00Z">
        <w:r w:rsidR="00083FE7" w:rsidDel="00A64E7B">
          <w:fldChar w:fldCharType="separate"/>
        </w:r>
      </w:del>
      <w:ins w:id="6423" w:author="jie sun" w:date="2018-04-19T13:00:00Z">
        <w:del w:id="6424" w:author="JIE  SUN" w:date="2018-06-21T13:34:00Z">
          <w:r w:rsidR="00083FE7" w:rsidDel="00A64E7B">
            <w:rPr>
              <w:iCs w:val="0"/>
              <w:noProof/>
            </w:rPr>
            <w:delText>7</w:delText>
          </w:r>
          <w:r w:rsidR="00083FE7" w:rsidDel="00A64E7B">
            <w:fldChar w:fldCharType="end"/>
          </w:r>
        </w:del>
      </w:ins>
      <w:ins w:id="6425" w:author="像个男人一样" w:date="2018-03-21T01:58:00Z">
        <w:del w:id="6426" w:author="jie sun" w:date="2018-04-10T21:45:00Z">
          <w:r w:rsidR="00D5184D" w:rsidRPr="00222476" w:rsidDel="00454521">
            <w:rPr>
              <w:iCs w:val="0"/>
            </w:rPr>
            <w:fldChar w:fldCharType="begin"/>
          </w:r>
          <w:r w:rsidR="00D5184D" w:rsidRPr="00222476" w:rsidDel="00454521">
            <w:delInstrText xml:space="preserve"> STYLEREF 1 \s </w:delInstrText>
          </w:r>
          <w:r w:rsidR="00D5184D" w:rsidRPr="00222476" w:rsidDel="00454521">
            <w:rPr>
              <w:iCs w:val="0"/>
            </w:rPr>
            <w:fldChar w:fldCharType="separate"/>
          </w:r>
          <w:r w:rsidR="00D5184D" w:rsidRPr="00222476" w:rsidDel="00454521">
            <w:delText>3</w:delText>
          </w:r>
          <w:r w:rsidR="00D5184D" w:rsidRPr="00222476" w:rsidDel="00454521">
            <w:rPr>
              <w:iCs w:val="0"/>
            </w:rPr>
            <w:fldChar w:fldCharType="end"/>
          </w:r>
          <w:r w:rsidR="00D5184D" w:rsidRPr="00222476" w:rsidDel="00454521">
            <w:delText>.</w:delText>
          </w:r>
          <w:r w:rsidR="00D5184D" w:rsidRPr="00222476" w:rsidDel="00454521">
            <w:rPr>
              <w:iCs w:val="0"/>
            </w:rPr>
            <w:fldChar w:fldCharType="begin"/>
          </w:r>
          <w:r w:rsidR="00D5184D" w:rsidRPr="00222476" w:rsidDel="00454521">
            <w:delInstrText xml:space="preserve"> SEQ Figure \* ARABIC \s 1 </w:delInstrText>
          </w:r>
          <w:r w:rsidR="00D5184D" w:rsidRPr="00222476" w:rsidDel="00454521">
            <w:rPr>
              <w:iCs w:val="0"/>
            </w:rPr>
            <w:fldChar w:fldCharType="separate"/>
          </w:r>
        </w:del>
      </w:ins>
      <w:ins w:id="6427" w:author="像个男人一样" w:date="2018-03-22T11:51:00Z">
        <w:del w:id="6428" w:author="jie sun" w:date="2018-04-10T21:45:00Z">
          <w:r w:rsidR="00D5184D" w:rsidRPr="00222476" w:rsidDel="00454521">
            <w:delText>7</w:delText>
          </w:r>
        </w:del>
      </w:ins>
      <w:ins w:id="6429" w:author="像个男人一样" w:date="2018-03-21T01:58:00Z">
        <w:del w:id="6430" w:author="jie sun" w:date="2018-04-10T21:45:00Z">
          <w:r w:rsidR="00D5184D" w:rsidRPr="00222476" w:rsidDel="00454521">
            <w:rPr>
              <w:iCs w:val="0"/>
            </w:rPr>
            <w:fldChar w:fldCharType="end"/>
          </w:r>
        </w:del>
        <w:bookmarkStart w:id="6431" w:name="_Toc5138"/>
        <w:bookmarkStart w:id="6432" w:name="_Toc9099"/>
        <w:bookmarkStart w:id="6433" w:name="_Toc13892"/>
        <w:bookmarkStart w:id="6434" w:name="_Toc9975"/>
        <w:bookmarkStart w:id="6435" w:name="_Toc24298"/>
        <w:bookmarkStart w:id="6436" w:name="_Toc17985"/>
        <w:bookmarkStart w:id="6437" w:name="_Toc27221"/>
        <w:bookmarkStart w:id="6438" w:name="_Toc31871"/>
        <w:bookmarkStart w:id="6439" w:name="_Toc5224"/>
        <w:bookmarkStart w:id="6440" w:name="_Toc4504"/>
        <w:bookmarkStart w:id="6441" w:name="_Toc24265"/>
        <w:bookmarkStart w:id="6442" w:name="_Toc16154"/>
        <w:bookmarkStart w:id="6443" w:name="_Toc19479"/>
        <w:bookmarkStart w:id="6444" w:name="_Toc12948"/>
        <w:bookmarkStart w:id="6445" w:name="_Toc14686"/>
        <w:bookmarkStart w:id="6446" w:name="_Toc5102"/>
        <w:bookmarkStart w:id="6447" w:name="_Toc21517"/>
        <w:bookmarkStart w:id="6448" w:name="_Toc15419"/>
        <w:bookmarkStart w:id="6449" w:name="_Toc3044"/>
        <w:bookmarkStart w:id="6450" w:name="_Toc10010"/>
        <w:bookmarkStart w:id="6451" w:name="_Toc10300"/>
        <w:bookmarkStart w:id="6452" w:name="_Toc9903"/>
        <w:bookmarkStart w:id="6453" w:name="_Toc2784"/>
        <w:bookmarkStart w:id="6454" w:name="_Toc8488"/>
        <w:bookmarkStart w:id="6455" w:name="_Toc29336"/>
        <w:r w:rsidR="00D5184D" w:rsidRPr="00222476">
          <w:t>:</w:t>
        </w:r>
      </w:ins>
      <w:ins w:id="6456" w:author="像个男人一样" w:date="2018-03-21T21:15:00Z">
        <w:r w:rsidR="00D5184D" w:rsidRPr="00372C54">
          <w:rPr>
            <w:rPrChange w:id="6457" w:author="jie sun" w:date="2018-04-18T15:18:00Z">
              <w:rPr>
                <w:lang w:val="en-US"/>
              </w:rPr>
            </w:rPrChange>
          </w:rPr>
          <w:t xml:space="preserve"> </w:t>
        </w:r>
      </w:ins>
      <w:ins w:id="6458" w:author="像个男人一样" w:date="2018-03-21T01:58:00Z">
        <w:r w:rsidR="00D5184D" w:rsidRPr="00CD4D88">
          <w:t xml:space="preserve">Gyro </w:t>
        </w:r>
        <w:del w:id="6459" w:author="jie sun" w:date="2018-04-18T15:13:00Z">
          <w:r w:rsidR="00D5184D" w:rsidRPr="00A64E7B" w:rsidDel="006A3610">
            <w:delText>in the iPhone</w:delText>
          </w:r>
        </w:del>
      </w:ins>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ins w:id="6460" w:author="jie sun" w:date="2018-04-18T15:13:00Z">
        <w:r w:rsidR="006A3610" w:rsidRPr="00A64E7B">
          <w:t>With Racing Game</w:t>
        </w:r>
      </w:ins>
      <w:customXmlInsRangeStart w:id="6461" w:author="jie sun" w:date="2018-04-18T15:18:00Z"/>
      <w:sdt>
        <w:sdtPr>
          <w:id w:val="789704053"/>
          <w:citation/>
        </w:sdtPr>
        <w:sdtContent>
          <w:customXmlInsRangeEnd w:id="6461"/>
          <w:ins w:id="6462" w:author="jie sun" w:date="2018-04-18T15:18:00Z">
            <w:r w:rsidR="00934638" w:rsidRPr="00A64E7B">
              <w:rPr>
                <w:iCs w:val="0"/>
              </w:rPr>
              <w:fldChar w:fldCharType="begin"/>
            </w:r>
            <w:r w:rsidR="00934638" w:rsidRPr="00222476">
              <w:instrText xml:space="preserve"> CITATION Vic10 \l 2052 </w:instrText>
            </w:r>
          </w:ins>
          <w:r w:rsidR="00934638" w:rsidRPr="00A64E7B">
            <w:rPr>
              <w:iCs w:val="0"/>
            </w:rPr>
            <w:fldChar w:fldCharType="separate"/>
          </w:r>
          <w:r w:rsidR="000F0E95">
            <w:rPr>
              <w:noProof/>
            </w:rPr>
            <w:t xml:space="preserve"> </w:t>
          </w:r>
          <w:r w:rsidR="000F0E95">
            <w:rPr>
              <w:rFonts w:hint="eastAsia"/>
              <w:noProof/>
            </w:rPr>
            <w:t>(H, 2010)</w:t>
          </w:r>
          <w:ins w:id="6463" w:author="jie sun" w:date="2018-04-18T15:18:00Z">
            <w:r w:rsidR="00934638" w:rsidRPr="00A64E7B">
              <w:rPr>
                <w:iCs w:val="0"/>
              </w:rPr>
              <w:fldChar w:fldCharType="end"/>
            </w:r>
          </w:ins>
          <w:customXmlInsRangeStart w:id="6464" w:author="jie sun" w:date="2018-04-18T15:18:00Z"/>
        </w:sdtContent>
      </w:sdt>
      <w:customXmlInsRangeEnd w:id="6464"/>
      <w:bookmarkEnd w:id="6412"/>
    </w:p>
    <w:bookmarkEnd w:id="6407"/>
    <w:bookmarkEnd w:id="6408"/>
    <w:p w14:paraId="7388377C" w14:textId="77777777" w:rsidR="0087014B" w:rsidRPr="00372C54" w:rsidRDefault="0087014B">
      <w:pPr>
        <w:jc w:val="center"/>
        <w:rPr>
          <w:iCs/>
          <w:color w:val="44546A" w:themeColor="text2"/>
          <w:sz w:val="21"/>
          <w:szCs w:val="18"/>
          <w:rPrChange w:id="6465" w:author="jie sun" w:date="2018-04-18T15:18:00Z">
            <w:rPr/>
          </w:rPrChange>
        </w:rPr>
        <w:pPrChange w:id="6466" w:author="jie sun" w:date="2018-04-16T21:41:00Z">
          <w:pPr/>
        </w:pPrChange>
      </w:pPr>
    </w:p>
    <w:p w14:paraId="4BC578CC" w14:textId="77777777" w:rsidR="0087014B" w:rsidRDefault="00D5184D" w:rsidP="00626A54">
      <w:pPr>
        <w:pStyle w:val="Heading4"/>
      </w:pPr>
      <w:r>
        <w:t xml:space="preserve">Getting </w:t>
      </w:r>
      <w:ins w:id="6467" w:author="jie sun" w:date="2018-04-16T21:22:00Z">
        <w:r w:rsidR="003F29EA">
          <w:t>T</w:t>
        </w:r>
      </w:ins>
      <w:del w:id="6468" w:author="jie sun" w:date="2018-04-16T21:22:00Z">
        <w:r w:rsidDel="003F29EA">
          <w:delText>t</w:delText>
        </w:r>
      </w:del>
      <w:r>
        <w:t xml:space="preserve">he </w:t>
      </w:r>
      <w:ins w:id="6469" w:author="jie sun" w:date="2018-04-16T21:22:00Z">
        <w:r w:rsidR="003F29EA">
          <w:t>E</w:t>
        </w:r>
      </w:ins>
      <w:del w:id="6470" w:author="jie sun" w:date="2018-04-16T21:22:00Z">
        <w:r w:rsidDel="003F29EA">
          <w:delText>e</w:delText>
        </w:r>
      </w:del>
      <w:r>
        <w:t xml:space="preserve">xact </w:t>
      </w:r>
      <w:ins w:id="6471" w:author="jie sun" w:date="2018-04-16T21:22:00Z">
        <w:r w:rsidR="003F29EA">
          <w:t>A</w:t>
        </w:r>
      </w:ins>
      <w:del w:id="6472" w:author="jie sun" w:date="2018-04-16T21:22:00Z">
        <w:r w:rsidDel="003F29EA">
          <w:delText>a</w:delText>
        </w:r>
      </w:del>
      <w:r>
        <w:t xml:space="preserve">ngle </w:t>
      </w:r>
      <w:ins w:id="6473" w:author="jie sun" w:date="2018-04-16T21:22:00Z">
        <w:r w:rsidR="003F29EA">
          <w:t>O</w:t>
        </w:r>
      </w:ins>
      <w:del w:id="6474" w:author="jie sun" w:date="2018-04-16T21:22:00Z">
        <w:r w:rsidDel="003F29EA">
          <w:delText>o</w:delText>
        </w:r>
      </w:del>
      <w:r>
        <w:t xml:space="preserve">ffset </w:t>
      </w:r>
      <w:ins w:id="6475" w:author="jie sun" w:date="2018-04-16T21:22:00Z">
        <w:r w:rsidR="003F29EA">
          <w:t>I</w:t>
        </w:r>
      </w:ins>
      <w:del w:id="6476" w:author="jie sun" w:date="2018-04-16T21:22:00Z">
        <w:r w:rsidDel="003F29EA">
          <w:delText>i</w:delText>
        </w:r>
      </w:del>
      <w:r>
        <w:t xml:space="preserve">n </w:t>
      </w:r>
      <w:ins w:id="6477" w:author="jie sun" w:date="2018-04-16T21:22:00Z">
        <w:r w:rsidR="003F29EA">
          <w:t>H</w:t>
        </w:r>
      </w:ins>
      <w:del w:id="6478" w:author="jie sun" w:date="2018-04-16T21:22:00Z">
        <w:r w:rsidDel="003F29EA">
          <w:delText>h</w:delText>
        </w:r>
      </w:del>
      <w:r>
        <w:t xml:space="preserve">orizontal </w:t>
      </w:r>
      <w:ins w:id="6479" w:author="jie sun" w:date="2018-04-16T21:22:00Z">
        <w:r w:rsidR="003F29EA">
          <w:t>L</w:t>
        </w:r>
      </w:ins>
      <w:del w:id="6480" w:author="jie sun" w:date="2018-04-16T21:22:00Z">
        <w:r w:rsidDel="003F29EA">
          <w:delText>l</w:delText>
        </w:r>
      </w:del>
      <w:r>
        <w:t>evel (Pitch axis)</w:t>
      </w:r>
    </w:p>
    <w:p w14:paraId="71B8018C" w14:textId="77777777"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14:paraId="3B205717" w14:textId="77777777" w:rsidR="0087014B" w:rsidDel="00185706" w:rsidRDefault="00D5184D" w:rsidP="00185706">
      <w:pPr>
        <w:rPr>
          <w:del w:id="6481" w:author="像个男人一样" w:date="2018-03-21T23:21:00Z"/>
        </w:rPr>
      </w:pPr>
      <w:r>
        <w:t>There are gyro data caught from iPhone in the form below during playing a racing game. It simulates the action of playing race game through rotating the iPhone</w:t>
      </w:r>
      <w:r>
        <w:rPr>
          <w:rPrChange w:id="6482" w:author="像个男人一样" w:date="2018-03-21T21:14:00Z">
            <w:rPr>
              <w:lang w:val="en-GB"/>
            </w:rPr>
          </w:rPrChange>
        </w:rPr>
        <w:t xml:space="preserve"> 6</w:t>
      </w:r>
      <w:r>
        <w:t xml:space="preserve"> around Pitch axis and we can ignore </w:t>
      </w:r>
      <w:del w:id="6483" w:author="jie sun" w:date="2018-04-08T15:14:00Z">
        <w:r w:rsidDel="008E72C7">
          <w:delText xml:space="preserve"> </w:delText>
        </w:r>
      </w:del>
      <w:r>
        <w:t>Roll and Yaw data, since we do not need to use them in this condition.</w:t>
      </w:r>
    </w:p>
    <w:p w14:paraId="62B9D150" w14:textId="77777777" w:rsidR="00185706" w:rsidRDefault="00185706">
      <w:pPr>
        <w:rPr>
          <w:ins w:id="6484" w:author="jie sun" w:date="2018-04-16T22:22:00Z"/>
        </w:rPr>
      </w:pPr>
    </w:p>
    <w:p w14:paraId="0D9FE09A" w14:textId="77777777" w:rsidR="0087014B" w:rsidRDefault="00D5184D">
      <w:pPr>
        <w:rPr>
          <w:del w:id="6485" w:author="像个男人一样" w:date="2018-03-21T01:59:00Z"/>
          <w:rStyle w:val="SubtleEmphasis1"/>
        </w:rPr>
        <w:pPrChange w:id="6486" w:author="jie sun" w:date="2018-04-16T22:22:00Z">
          <w:pPr>
            <w:pStyle w:val="Subtitle"/>
          </w:pPr>
        </w:pPrChange>
      </w:pPr>
      <w:bookmarkStart w:id="6487" w:name="_Toc505291913"/>
      <w:del w:id="6488" w:author="像个男人一样" w:date="2018-03-21T23:21:00Z">
        <w:r>
          <w:delText xml:space="preserve">Figure 3. </w:delText>
        </w:r>
        <w:r>
          <w:fldChar w:fldCharType="begin"/>
        </w:r>
        <w:r>
          <w:delInstrText xml:space="preserve"> SEQ Figure_3. \* ARABIC </w:delInstrText>
        </w:r>
        <w:r>
          <w:fldChar w:fldCharType="separate"/>
        </w:r>
      </w:del>
      <w:ins w:id="6489" w:author="像个男人一样" w:date="2018-03-22T11:51:00Z">
        <w:del w:id="6490" w:author="像个男人一样" w:date="2018-03-21T23:21:00Z">
          <w:r>
            <w:rPr>
              <w:b/>
            </w:rPr>
            <w:delText>错误！未指定顺序。</w:delText>
          </w:r>
        </w:del>
      </w:ins>
      <w:ins w:id="6491" w:author="像个男人一样" w:date="2018-03-21T23:39:00Z">
        <w:del w:id="6492" w:author="像个男人一样" w:date="2018-03-22T11:51:00Z">
          <w:r>
            <w:rPr>
              <w:b/>
            </w:rPr>
            <w:delText>错误！未指定顺序。</w:delText>
          </w:r>
        </w:del>
      </w:ins>
      <w:ins w:id="6493" w:author="像个男人一样" w:date="2018-03-21T23:10:00Z">
        <w:del w:id="6494" w:author="像个男人一样" w:date="2018-03-22T11:51:00Z">
          <w:r>
            <w:rPr>
              <w:b/>
            </w:rPr>
            <w:delText>错误！未指定顺序。</w:delText>
          </w:r>
        </w:del>
      </w:ins>
      <w:ins w:id="6495" w:author="像个男人一样" w:date="2018-03-21T23:08:00Z">
        <w:del w:id="6496" w:author="像个男人一样" w:date="2018-03-22T11:51:00Z">
          <w:r>
            <w:rPr>
              <w:b/>
            </w:rPr>
            <w:delText>错误！未指定顺序。</w:delText>
          </w:r>
        </w:del>
      </w:ins>
      <w:ins w:id="6497" w:author="像个男人一样" w:date="2018-03-21T02:33:00Z">
        <w:del w:id="6498" w:author="像个男人一样" w:date="2018-03-22T11:51:00Z">
          <w:r>
            <w:rPr>
              <w:b/>
            </w:rPr>
            <w:delText>错误！未指定顺序。</w:delText>
          </w:r>
        </w:del>
      </w:ins>
      <w:ins w:id="6499" w:author="像个男人一样" w:date="2018-03-21T02:32:00Z">
        <w:del w:id="6500" w:author="像个男人一样" w:date="2018-03-22T11:51:00Z">
          <w:r>
            <w:rPr>
              <w:b/>
            </w:rPr>
            <w:delText>错误！未指定顺序。</w:delText>
          </w:r>
        </w:del>
      </w:ins>
      <w:ins w:id="6501" w:author="像个男人一样" w:date="2018-03-21T02:31:00Z">
        <w:del w:id="6502" w:author="像个男人一样" w:date="2018-03-22T11:51:00Z">
          <w:r>
            <w:rPr>
              <w:b/>
            </w:rPr>
            <w:delText>错误！未指定顺序。</w:delText>
          </w:r>
        </w:del>
      </w:ins>
      <w:ins w:id="6503" w:author="像个男人一样" w:date="2018-03-21T02:30:00Z">
        <w:del w:id="6504" w:author="像个男人一样" w:date="2018-03-22T11:51:00Z">
          <w:r>
            <w:rPr>
              <w:b/>
            </w:rPr>
            <w:delText>错误！未指定顺序。</w:delText>
          </w:r>
        </w:del>
      </w:ins>
      <w:ins w:id="6505" w:author="像个男人一样" w:date="2018-03-21T02:29:00Z">
        <w:del w:id="6506" w:author="像个男人一样" w:date="2018-03-22T11:51:00Z">
          <w:r>
            <w:rPr>
              <w:b/>
            </w:rPr>
            <w:delText>错误！未指定顺序。错误！未指定顺序。</w:delText>
          </w:r>
        </w:del>
      </w:ins>
      <w:ins w:id="6507" w:author="像个男人一样" w:date="2018-03-21T02:26:00Z">
        <w:del w:id="6508" w:author="像个男人一样" w:date="2018-03-22T11:51:00Z">
          <w:r>
            <w:rPr>
              <w:b/>
            </w:rPr>
            <w:delText>错误！未指定顺序。</w:delText>
          </w:r>
        </w:del>
      </w:ins>
      <w:ins w:id="6509" w:author="像个男人一样" w:date="2018-03-21T02:25:00Z">
        <w:del w:id="6510" w:author="像个男人一样" w:date="2018-03-22T11:51:00Z">
          <w:r>
            <w:rPr>
              <w:b/>
            </w:rPr>
            <w:delText>错误！未指定顺序。</w:delText>
          </w:r>
        </w:del>
      </w:ins>
      <w:ins w:id="6511" w:author="像个男人一样" w:date="2018-03-21T02:24:00Z">
        <w:del w:id="6512" w:author="像个男人一样" w:date="2018-03-22T11:51:00Z">
          <w:r>
            <w:rPr>
              <w:b/>
            </w:rPr>
            <w:delText>错误！未指定顺序。</w:delText>
          </w:r>
        </w:del>
      </w:ins>
      <w:ins w:id="6513" w:author="像个男人一样" w:date="2018-03-21T02:23:00Z">
        <w:del w:id="6514" w:author="像个男人一样" w:date="2018-03-22T11:51:00Z">
          <w:r>
            <w:rPr>
              <w:b/>
            </w:rPr>
            <w:delText>错误！未指定顺序。</w:delText>
          </w:r>
        </w:del>
      </w:ins>
      <w:ins w:id="6515" w:author="像个男人一样" w:date="2018-03-21T02:22:00Z">
        <w:del w:id="6516" w:author="像个男人一样" w:date="2018-03-22T11:51:00Z">
          <w:r>
            <w:rPr>
              <w:b/>
            </w:rPr>
            <w:delText>错误！未指定顺序。</w:delText>
          </w:r>
        </w:del>
      </w:ins>
      <w:ins w:id="6517" w:author="像个男人一样" w:date="2018-03-21T02:17:00Z">
        <w:del w:id="6518" w:author="像个男人一样" w:date="2018-03-22T11:51:00Z">
          <w:r>
            <w:rPr>
              <w:b/>
            </w:rPr>
            <w:delText>错误！未指定顺序。错误！未指定顺序。错误！未指定顺序。</w:delText>
          </w:r>
        </w:del>
      </w:ins>
      <w:ins w:id="6519" w:author="像个男人一样" w:date="2018-03-21T02:15:00Z">
        <w:del w:id="6520" w:author="像个男人一样" w:date="2018-03-22T11:51:00Z">
          <w:r>
            <w:rPr>
              <w:b/>
            </w:rPr>
            <w:delText>错误！未指定顺序。</w:delText>
          </w:r>
        </w:del>
      </w:ins>
      <w:ins w:id="6521" w:author="像个男人一样" w:date="2018-03-21T02:14:00Z">
        <w:del w:id="6522" w:author="像个男人一样" w:date="2018-03-22T11:51:00Z">
          <w:r>
            <w:rPr>
              <w:b/>
            </w:rPr>
            <w:delText>错误！未指定顺序。</w:delText>
          </w:r>
        </w:del>
      </w:ins>
      <w:ins w:id="6523" w:author="像个男人一样" w:date="2018-03-21T02:13:00Z">
        <w:del w:id="6524" w:author="像个男人一样" w:date="2018-03-22T11:51:00Z">
          <w:r>
            <w:rPr>
              <w:b/>
            </w:rPr>
            <w:delText>错误！未指定顺序。</w:delText>
          </w:r>
        </w:del>
      </w:ins>
      <w:ins w:id="6525" w:author="像个男人一样" w:date="2018-03-21T02:12:00Z">
        <w:del w:id="6526" w:author="像个男人一样" w:date="2018-03-22T11:51:00Z">
          <w:r>
            <w:rPr>
              <w:b/>
            </w:rPr>
            <w:delText>错误！未指定顺序。</w:delText>
          </w:r>
        </w:del>
      </w:ins>
      <w:ins w:id="6527" w:author="像个男人一样" w:date="2018-03-21T02:02:00Z">
        <w:del w:id="6528" w:author="像个男人一样" w:date="2018-03-22T11:51:00Z">
          <w:r>
            <w:rPr>
              <w:b/>
            </w:rPr>
            <w:delText>错误！未指定顺序。错误！未指定顺序。</w:delText>
          </w:r>
        </w:del>
      </w:ins>
      <w:ins w:id="6529" w:author="像个男人一样" w:date="2018-03-21T02:01:00Z">
        <w:del w:id="6530" w:author="像个男人一样" w:date="2018-03-22T11:51:00Z">
          <w:r>
            <w:rPr>
              <w:b/>
            </w:rPr>
            <w:delText>错误！未指定顺序。</w:delText>
          </w:r>
        </w:del>
      </w:ins>
      <w:ins w:id="6531" w:author="像个男人一样" w:date="2018-03-21T02:00:00Z">
        <w:del w:id="6532" w:author="像个男人一样" w:date="2018-03-22T11:51:00Z">
          <w:r>
            <w:rPr>
              <w:b/>
            </w:rPr>
            <w:delText>错误！未指定顺序。</w:delText>
          </w:r>
        </w:del>
      </w:ins>
      <w:ins w:id="6533" w:author="像个男人一样" w:date="2018-03-21T01:59:00Z">
        <w:del w:id="6534" w:author="像个男人一样" w:date="2018-03-22T11:51:00Z">
          <w:r>
            <w:rPr>
              <w:b/>
            </w:rPr>
            <w:delText>错误！未指定顺序。</w:delText>
          </w:r>
        </w:del>
      </w:ins>
      <w:del w:id="6535" w:author="像个男人一样" w:date="2018-03-22T11:51:00Z">
        <w:r>
          <w:delText>8</w:delText>
        </w:r>
      </w:del>
      <w:del w:id="6536" w:author="像个男人一样" w:date="2018-03-21T23:21:00Z">
        <w:r>
          <w:fldChar w:fldCharType="end"/>
        </w:r>
      </w:del>
      <w:del w:id="6537" w:author="像个男人一样" w:date="2018-03-21T01:59:00Z">
        <w:r>
          <w:delText xml:space="preserve"> Racing Gyro data of three axes</w:delText>
        </w:r>
        <w:bookmarkEnd w:id="6487"/>
      </w:del>
    </w:p>
    <w:p w14:paraId="4978350F" w14:textId="77777777" w:rsidR="0087014B" w:rsidRDefault="00D5184D">
      <w:pPr>
        <w:jc w:val="center"/>
        <w:rPr>
          <w:ins w:id="6538" w:author="像个男人一样" w:date="2018-03-21T01:58:00Z"/>
        </w:rPr>
        <w:pPrChange w:id="6539" w:author="jie sun" w:date="2018-04-16T22:22:00Z">
          <w:pPr/>
        </w:pPrChange>
      </w:pPr>
      <w:r>
        <w:rPr>
          <w:noProof/>
        </w:rPr>
        <w:drawing>
          <wp:inline distT="0" distB="0" distL="0" distR="0" wp14:anchorId="0AF8AC8F" wp14:editId="01008E12">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398545F" w14:textId="765B5F5D" w:rsidR="0087014B" w:rsidRDefault="00D5184D">
      <w:pPr>
        <w:jc w:val="center"/>
        <w:pPrChange w:id="6540" w:author="jie sun" w:date="2018-04-16T21:41:00Z">
          <w:pPr/>
        </w:pPrChange>
      </w:pPr>
      <w:bookmarkStart w:id="6541" w:name="_Toc517801891"/>
      <w:ins w:id="6542" w:author="像个男人一样" w:date="2018-03-21T01:58:00Z">
        <w:r>
          <w:rPr>
            <w:rStyle w:val="CaptionChar"/>
            <w:rPrChange w:id="6543" w:author="像个男人一样" w:date="2018-03-21T01:58:00Z">
              <w:rPr/>
            </w:rPrChange>
          </w:rPr>
          <w:t xml:space="preserve">Figure </w:t>
        </w:r>
      </w:ins>
      <w:ins w:id="6544" w:author="JIE  SUN" w:date="2018-06-21T13:36:00Z">
        <w:r w:rsidR="00A64E7B">
          <w:rPr>
            <w:rStyle w:val="CaptionChar"/>
          </w:rPr>
          <w:fldChar w:fldCharType="begin"/>
        </w:r>
        <w:r w:rsidR="00A64E7B">
          <w:rPr>
            <w:rStyle w:val="CaptionChar"/>
          </w:rPr>
          <w:instrText xml:space="preserve"> STYLEREF 1 \s </w:instrText>
        </w:r>
      </w:ins>
      <w:r w:rsidR="00A64E7B">
        <w:rPr>
          <w:rStyle w:val="CaptionChar"/>
        </w:rPr>
        <w:fldChar w:fldCharType="separate"/>
      </w:r>
      <w:r w:rsidR="005D06D1">
        <w:rPr>
          <w:rStyle w:val="CaptionChar"/>
          <w:noProof/>
        </w:rPr>
        <w:t>4</w:t>
      </w:r>
      <w:ins w:id="6545" w:author="JIE  SUN" w:date="2018-06-21T13:36:00Z">
        <w:r w:rsidR="00A64E7B">
          <w:rPr>
            <w:rStyle w:val="CaptionChar"/>
          </w:rPr>
          <w:fldChar w:fldCharType="end"/>
        </w:r>
        <w:r w:rsidR="00A64E7B">
          <w:rPr>
            <w:rStyle w:val="CaptionChar"/>
          </w:rPr>
          <w:noBreakHyphen/>
        </w:r>
        <w:r w:rsidR="00A64E7B">
          <w:rPr>
            <w:rStyle w:val="CaptionChar"/>
          </w:rPr>
          <w:fldChar w:fldCharType="begin"/>
        </w:r>
        <w:r w:rsidR="00A64E7B">
          <w:rPr>
            <w:rStyle w:val="CaptionChar"/>
          </w:rPr>
          <w:instrText xml:space="preserve"> SEQ Figure \* ARABIC \s 1 </w:instrText>
        </w:r>
      </w:ins>
      <w:r w:rsidR="00A64E7B">
        <w:rPr>
          <w:rStyle w:val="CaptionChar"/>
        </w:rPr>
        <w:fldChar w:fldCharType="separate"/>
      </w:r>
      <w:r w:rsidR="005D06D1">
        <w:rPr>
          <w:rStyle w:val="CaptionChar"/>
          <w:noProof/>
        </w:rPr>
        <w:t>6</w:t>
      </w:r>
      <w:ins w:id="6546" w:author="JIE  SUN" w:date="2018-06-21T13:36:00Z">
        <w:r w:rsidR="00A64E7B">
          <w:rPr>
            <w:rStyle w:val="CaptionChar"/>
          </w:rPr>
          <w:fldChar w:fldCharType="end"/>
        </w:r>
      </w:ins>
      <w:ins w:id="6547" w:author="jie sun" w:date="2018-04-19T13:00:00Z">
        <w:del w:id="6548" w:author="JIE  SUN" w:date="2018-06-21T13:34:00Z">
          <w:r w:rsidR="00083FE7" w:rsidDel="00A64E7B">
            <w:rPr>
              <w:rStyle w:val="CaptionChar"/>
            </w:rPr>
            <w:fldChar w:fldCharType="begin"/>
          </w:r>
          <w:r w:rsidR="00083FE7" w:rsidDel="00A64E7B">
            <w:rPr>
              <w:rStyle w:val="CaptionChar"/>
            </w:rPr>
            <w:delInstrText xml:space="preserve"> STYLEREF 1 \s </w:delInstrText>
          </w:r>
        </w:del>
      </w:ins>
      <w:del w:id="6549" w:author="JIE  SUN" w:date="2018-06-21T13:34:00Z">
        <w:r w:rsidR="00083FE7" w:rsidDel="00A64E7B">
          <w:rPr>
            <w:rStyle w:val="CaptionChar"/>
          </w:rPr>
          <w:fldChar w:fldCharType="separate"/>
        </w:r>
        <w:r w:rsidR="00083FE7" w:rsidDel="00A64E7B">
          <w:rPr>
            <w:rStyle w:val="CaptionChar"/>
            <w:noProof/>
          </w:rPr>
          <w:delText>3</w:delText>
        </w:r>
      </w:del>
      <w:ins w:id="6550" w:author="jie sun" w:date="2018-04-19T13:00:00Z">
        <w:del w:id="6551" w:author="JIE  SUN" w:date="2018-06-21T13:34:00Z">
          <w:r w:rsidR="00083FE7" w:rsidDel="00A64E7B">
            <w:rPr>
              <w:rStyle w:val="CaptionChar"/>
            </w:rPr>
            <w:fldChar w:fldCharType="end"/>
          </w:r>
          <w:r w:rsidR="00083FE7" w:rsidDel="00A64E7B">
            <w:rPr>
              <w:rStyle w:val="CaptionChar"/>
            </w:rPr>
            <w:delText>.</w:delText>
          </w:r>
          <w:r w:rsidR="00083FE7" w:rsidDel="00A64E7B">
            <w:rPr>
              <w:rStyle w:val="CaptionChar"/>
            </w:rPr>
            <w:fldChar w:fldCharType="begin"/>
          </w:r>
          <w:r w:rsidR="00083FE7" w:rsidDel="00A64E7B">
            <w:rPr>
              <w:rStyle w:val="CaptionChar"/>
            </w:rPr>
            <w:delInstrText xml:space="preserve"> SEQ Figure \* ARABIC \s 1 </w:delInstrText>
          </w:r>
        </w:del>
      </w:ins>
      <w:del w:id="6552" w:author="JIE  SUN" w:date="2018-06-21T13:34:00Z">
        <w:r w:rsidR="00083FE7" w:rsidDel="00A64E7B">
          <w:rPr>
            <w:rStyle w:val="CaptionChar"/>
          </w:rPr>
          <w:fldChar w:fldCharType="separate"/>
        </w:r>
      </w:del>
      <w:ins w:id="6553" w:author="jie sun" w:date="2018-04-19T13:00:00Z">
        <w:del w:id="6554" w:author="JIE  SUN" w:date="2018-06-21T13:34:00Z">
          <w:r w:rsidR="00083FE7" w:rsidDel="00A64E7B">
            <w:rPr>
              <w:rStyle w:val="CaptionChar"/>
              <w:noProof/>
            </w:rPr>
            <w:delText>8</w:delText>
          </w:r>
          <w:r w:rsidR="00083FE7" w:rsidDel="00A64E7B">
            <w:rPr>
              <w:rStyle w:val="CaptionChar"/>
            </w:rPr>
            <w:fldChar w:fldCharType="end"/>
          </w:r>
        </w:del>
      </w:ins>
      <w:ins w:id="6555" w:author="像个男人一样" w:date="2018-03-21T01:58:00Z">
        <w:del w:id="6556" w:author="jie sun" w:date="2018-04-10T21:45:00Z">
          <w:r w:rsidDel="00454521">
            <w:rPr>
              <w:rStyle w:val="CaptionChar"/>
              <w:rPrChange w:id="6557" w:author="像个男人一样" w:date="2018-03-21T01:58:00Z">
                <w:rPr/>
              </w:rPrChange>
            </w:rPr>
            <w:fldChar w:fldCharType="begin"/>
          </w:r>
          <w:r w:rsidDel="00454521">
            <w:rPr>
              <w:rStyle w:val="CaptionChar"/>
              <w:rPrChange w:id="6558" w:author="像个男人一样" w:date="2018-03-21T01:58:00Z">
                <w:rPr/>
              </w:rPrChange>
            </w:rPr>
            <w:delInstrText xml:space="preserve"> STYLEREF 1 \s </w:delInstrText>
          </w:r>
          <w:r w:rsidDel="00454521">
            <w:rPr>
              <w:rStyle w:val="CaptionChar"/>
              <w:rPrChange w:id="6559" w:author="像个男人一样" w:date="2018-03-21T01:58:00Z">
                <w:rPr/>
              </w:rPrChange>
            </w:rPr>
            <w:fldChar w:fldCharType="separate"/>
          </w:r>
          <w:r w:rsidDel="00454521">
            <w:rPr>
              <w:rStyle w:val="CaptionChar"/>
              <w:rPrChange w:id="6560" w:author="像个男人一样" w:date="2018-03-21T01:58:00Z">
                <w:rPr/>
              </w:rPrChange>
            </w:rPr>
            <w:delText>3</w:delText>
          </w:r>
          <w:r w:rsidDel="00454521">
            <w:rPr>
              <w:rStyle w:val="CaptionChar"/>
              <w:rPrChange w:id="6561" w:author="像个男人一样" w:date="2018-03-21T01:58:00Z">
                <w:rPr/>
              </w:rPrChange>
            </w:rPr>
            <w:fldChar w:fldCharType="end"/>
          </w:r>
          <w:r w:rsidDel="00454521">
            <w:rPr>
              <w:rStyle w:val="CaptionChar"/>
              <w:rPrChange w:id="6562" w:author="像个男人一样" w:date="2018-03-21T01:58:00Z">
                <w:rPr/>
              </w:rPrChange>
            </w:rPr>
            <w:delText>.</w:delText>
          </w:r>
          <w:r w:rsidDel="00454521">
            <w:rPr>
              <w:rStyle w:val="CaptionChar"/>
              <w:rPrChange w:id="6563" w:author="像个男人一样" w:date="2018-03-21T01:58:00Z">
                <w:rPr/>
              </w:rPrChange>
            </w:rPr>
            <w:fldChar w:fldCharType="begin"/>
          </w:r>
          <w:r w:rsidDel="00454521">
            <w:rPr>
              <w:rStyle w:val="CaptionChar"/>
              <w:rPrChange w:id="6564" w:author="像个男人一样" w:date="2018-03-21T01:58:00Z">
                <w:rPr/>
              </w:rPrChange>
            </w:rPr>
            <w:delInstrText xml:space="preserve"> SEQ Figure \* ARABIC \s 1 </w:delInstrText>
          </w:r>
          <w:r w:rsidDel="00454521">
            <w:rPr>
              <w:rStyle w:val="CaptionChar"/>
              <w:rPrChange w:id="6565" w:author="像个男人一样" w:date="2018-03-21T01:58:00Z">
                <w:rPr/>
              </w:rPrChange>
            </w:rPr>
            <w:fldChar w:fldCharType="separate"/>
          </w:r>
        </w:del>
      </w:ins>
      <w:ins w:id="6566" w:author="像个男人一样" w:date="2018-03-22T11:51:00Z">
        <w:del w:id="6567" w:author="jie sun" w:date="2018-04-10T21:45:00Z">
          <w:r w:rsidDel="00454521">
            <w:rPr>
              <w:rStyle w:val="CaptionChar"/>
            </w:rPr>
            <w:delText>8</w:delText>
          </w:r>
        </w:del>
      </w:ins>
      <w:ins w:id="6568" w:author="像个男人一样" w:date="2018-03-21T01:58:00Z">
        <w:del w:id="6569" w:author="jie sun" w:date="2018-04-10T21:45:00Z">
          <w:r w:rsidDel="00454521">
            <w:rPr>
              <w:rStyle w:val="CaptionChar"/>
              <w:rPrChange w:id="6570" w:author="像个男人一样" w:date="2018-03-21T01:58:00Z">
                <w:rPr/>
              </w:rPrChange>
            </w:rPr>
            <w:fldChar w:fldCharType="end"/>
          </w:r>
        </w:del>
        <w:bookmarkStart w:id="6571" w:name="_Toc15272"/>
        <w:bookmarkStart w:id="6572" w:name="_Toc14087"/>
        <w:bookmarkStart w:id="6573" w:name="_Toc19849"/>
        <w:bookmarkStart w:id="6574" w:name="_Toc23557"/>
        <w:bookmarkStart w:id="6575" w:name="_Toc29123"/>
        <w:bookmarkStart w:id="6576" w:name="_Toc11443"/>
        <w:bookmarkStart w:id="6577" w:name="_Toc4843"/>
        <w:bookmarkStart w:id="6578" w:name="_Toc24158"/>
        <w:bookmarkStart w:id="6579" w:name="_Toc14765"/>
        <w:bookmarkStart w:id="6580" w:name="_Toc6774"/>
        <w:bookmarkStart w:id="6581" w:name="_Toc25065"/>
        <w:bookmarkStart w:id="6582" w:name="_Toc26220"/>
        <w:bookmarkStart w:id="6583" w:name="_Toc11763"/>
        <w:bookmarkStart w:id="6584" w:name="_Toc25639"/>
        <w:bookmarkStart w:id="6585" w:name="_Toc552"/>
        <w:bookmarkStart w:id="6586" w:name="_Toc66"/>
        <w:bookmarkStart w:id="6587" w:name="_Toc179"/>
        <w:bookmarkStart w:id="6588" w:name="_Toc29677"/>
        <w:bookmarkStart w:id="6589" w:name="_Toc11311"/>
        <w:bookmarkStart w:id="6590" w:name="_Toc11100"/>
        <w:bookmarkStart w:id="6591" w:name="_Toc9157"/>
        <w:bookmarkStart w:id="6592" w:name="_Toc31947"/>
        <w:bookmarkStart w:id="6593" w:name="_Toc20067"/>
        <w:bookmarkStart w:id="6594" w:name="_Toc17275"/>
        <w:bookmarkStart w:id="6595" w:name="_Toc26207"/>
        <w:r>
          <w:rPr>
            <w:rStyle w:val="CaptionChar"/>
            <w:rPrChange w:id="6596" w:author="像个男人一样" w:date="2018-03-21T01:58:00Z">
              <w:rPr/>
            </w:rPrChange>
          </w:rPr>
          <w:t xml:space="preserve">:Racing Gyro </w:t>
        </w:r>
      </w:ins>
      <w:ins w:id="6597" w:author="jie sun" w:date="2018-04-16T22:30:00Z">
        <w:r w:rsidR="00DF0071">
          <w:rPr>
            <w:rStyle w:val="CaptionChar"/>
          </w:rPr>
          <w:t>D</w:t>
        </w:r>
      </w:ins>
      <w:ins w:id="6598" w:author="像个男人一样" w:date="2018-03-21T01:58:00Z">
        <w:del w:id="6599" w:author="jie sun" w:date="2018-04-16T22:30:00Z">
          <w:r w:rsidDel="00DF0071">
            <w:rPr>
              <w:rStyle w:val="CaptionChar"/>
              <w:rPrChange w:id="6600" w:author="像个男人一样" w:date="2018-03-21T01:58:00Z">
                <w:rPr/>
              </w:rPrChange>
            </w:rPr>
            <w:delText>d</w:delText>
          </w:r>
        </w:del>
        <w:r>
          <w:rPr>
            <w:rStyle w:val="CaptionChar"/>
            <w:rPrChange w:id="6601" w:author="像个男人一样" w:date="2018-03-21T01:58:00Z">
              <w:rPr/>
            </w:rPrChange>
          </w:rPr>
          <w:t xml:space="preserve">ata </w:t>
        </w:r>
      </w:ins>
      <w:ins w:id="6602" w:author="jie sun" w:date="2018-04-16T22:30:00Z">
        <w:r w:rsidR="00DF0071">
          <w:rPr>
            <w:rStyle w:val="CaptionChar"/>
          </w:rPr>
          <w:t>O</w:t>
        </w:r>
      </w:ins>
      <w:ins w:id="6603" w:author="像个男人一样" w:date="2018-03-21T01:58:00Z">
        <w:del w:id="6604" w:author="jie sun" w:date="2018-04-16T22:30:00Z">
          <w:r w:rsidDel="00DF0071">
            <w:rPr>
              <w:rStyle w:val="CaptionChar"/>
              <w:rPrChange w:id="6605" w:author="像个男人一样" w:date="2018-03-21T01:58:00Z">
                <w:rPr/>
              </w:rPrChange>
            </w:rPr>
            <w:delText>o</w:delText>
          </w:r>
        </w:del>
        <w:r>
          <w:rPr>
            <w:rStyle w:val="CaptionChar"/>
            <w:rPrChange w:id="6606" w:author="像个男人一样" w:date="2018-03-21T01:58:00Z">
              <w:rPr/>
            </w:rPrChange>
          </w:rPr>
          <w:t xml:space="preserve">f </w:t>
        </w:r>
      </w:ins>
      <w:ins w:id="6607" w:author="jie sun" w:date="2018-04-16T22:30:00Z">
        <w:r w:rsidR="00DF0071">
          <w:rPr>
            <w:rStyle w:val="CaptionChar"/>
          </w:rPr>
          <w:t>T</w:t>
        </w:r>
      </w:ins>
      <w:ins w:id="6608" w:author="像个男人一样" w:date="2018-03-21T01:58:00Z">
        <w:del w:id="6609" w:author="jie sun" w:date="2018-04-16T22:30:00Z">
          <w:r w:rsidDel="00DF0071">
            <w:rPr>
              <w:rStyle w:val="CaptionChar"/>
              <w:rPrChange w:id="6610" w:author="像个男人一样" w:date="2018-03-21T01:58:00Z">
                <w:rPr/>
              </w:rPrChange>
            </w:rPr>
            <w:delText>t</w:delText>
          </w:r>
        </w:del>
        <w:r>
          <w:rPr>
            <w:rStyle w:val="CaptionChar"/>
            <w:rPrChange w:id="6611" w:author="像个男人一样" w:date="2018-03-21T01:58:00Z">
              <w:rPr/>
            </w:rPrChange>
          </w:rPr>
          <w:t xml:space="preserve">hree </w:t>
        </w:r>
      </w:ins>
      <w:ins w:id="6612" w:author="jie sun" w:date="2018-04-16T22:30:00Z">
        <w:r w:rsidR="00DF0071">
          <w:rPr>
            <w:rStyle w:val="CaptionChar"/>
          </w:rPr>
          <w:t>A</w:t>
        </w:r>
      </w:ins>
      <w:ins w:id="6613" w:author="像个男人一样" w:date="2018-03-21T01:58:00Z">
        <w:del w:id="6614" w:author="jie sun" w:date="2018-04-16T22:30:00Z">
          <w:r w:rsidDel="00DF0071">
            <w:rPr>
              <w:rStyle w:val="CaptionChar"/>
              <w:rPrChange w:id="6615" w:author="像个男人一样" w:date="2018-03-21T01:58:00Z">
                <w:rPr/>
              </w:rPrChange>
            </w:rPr>
            <w:delText>a</w:delText>
          </w:r>
        </w:del>
        <w:r>
          <w:rPr>
            <w:rStyle w:val="CaptionChar"/>
            <w:rPrChange w:id="6616" w:author="像个男人一样" w:date="2018-03-21T01:58:00Z">
              <w:rPr/>
            </w:rPrChange>
          </w:rPr>
          <w:t>xes</w:t>
        </w:r>
      </w:ins>
      <w:bookmarkEnd w:id="6541"/>
      <w:del w:id="6617" w:author="像个男人一样" w:date="2018-03-21T01:58:00Z">
        <w:r>
          <w:delText>s</w:delText>
        </w:r>
      </w:del>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p>
    <w:p w14:paraId="25E984C6" w14:textId="77777777" w:rsidR="0087014B" w:rsidDel="00E773B7" w:rsidRDefault="00D5184D">
      <w:pPr>
        <w:pStyle w:val="Caption"/>
        <w:rPr>
          <w:del w:id="6618" w:author="像个男人一样" w:date="2018-03-21T23:21:00Z"/>
        </w:rPr>
      </w:pPr>
      <w:r w:rsidRPr="00185706">
        <w:t>Here</w:t>
      </w:r>
      <w:r w:rsidRPr="00185706">
        <w:t>，</w:t>
      </w:r>
      <w:r w:rsidRPr="00185706">
        <w:t>from the picture above, we can use the integral principle mentioned above to collect the corresponding angle value below. What we can see from the form below is the phone are rotated about 50 degrees around Pitch axis. Obviously</w:t>
      </w:r>
      <w:ins w:id="6619" w:author="jie sun" w:date="2018-04-08T18:34:00Z">
        <w:r w:rsidR="000E6500">
          <w:rPr>
            <w:iCs w:val="0"/>
            <w:color w:val="auto"/>
            <w:sz w:val="24"/>
            <w:szCs w:val="22"/>
          </w:rPr>
          <w:t>,</w:t>
        </w:r>
      </w:ins>
      <w:r w:rsidRPr="00185706">
        <w:t xml:space="preserve"> there is a certain error because of the disturbance, and another way </w:t>
      </w:r>
      <w:r w:rsidRPr="00185706">
        <w:rPr>
          <w:iCs w:val="0"/>
          <w:rPrChange w:id="6620" w:author="jie sun" w:date="2018-04-16T22:22:00Z">
            <w:rPr>
              <w:iCs w:val="0"/>
              <w:lang w:val="en-US"/>
            </w:rPr>
          </w:rPrChange>
        </w:rPr>
        <w:t xml:space="preserve">for calculating a more accurate angle </w:t>
      </w:r>
      <w:r w:rsidRPr="00185706">
        <w:t>will be discussed in next chapter for enhancing the accurate rate.</w:t>
      </w:r>
      <w:del w:id="6621" w:author="像个男人一样" w:date="2018-03-21T23:21:00Z">
        <w:r w:rsidRPr="00185706">
          <w:delText xml:space="preserve"> </w:delText>
        </w:r>
      </w:del>
    </w:p>
    <w:p w14:paraId="0A97659E" w14:textId="77777777" w:rsidR="00E773B7" w:rsidRPr="00E773B7" w:rsidRDefault="00E773B7">
      <w:pPr>
        <w:rPr>
          <w:ins w:id="6622" w:author="jie sun" w:date="2018-04-16T22:30:00Z"/>
        </w:rPr>
      </w:pPr>
    </w:p>
    <w:p w14:paraId="6D220F06" w14:textId="77777777" w:rsidR="0087014B" w:rsidRPr="00185706" w:rsidRDefault="00D5184D">
      <w:pPr>
        <w:pStyle w:val="Caption"/>
        <w:rPr>
          <w:iCs w:val="0"/>
          <w:color w:val="auto"/>
          <w:sz w:val="24"/>
          <w:szCs w:val="22"/>
          <w:rPrChange w:id="6623" w:author="jie sun" w:date="2018-04-16T22:22:00Z">
            <w:rPr/>
          </w:rPrChange>
        </w:rPr>
      </w:pPr>
      <w:bookmarkStart w:id="6624" w:name="_Toc505291914"/>
      <w:del w:id="6625" w:author="像个男人一样" w:date="2018-03-21T23:21:00Z">
        <w:r w:rsidRPr="00185706">
          <w:rPr>
            <w:iCs w:val="0"/>
            <w:color w:val="auto"/>
            <w:sz w:val="24"/>
            <w:szCs w:val="22"/>
            <w:rPrChange w:id="6626" w:author="jie sun" w:date="2018-04-16T22:22:00Z">
              <w:rPr/>
            </w:rPrChange>
          </w:rPr>
          <w:delText xml:space="preserve">Figure 3. </w:delText>
        </w:r>
        <w:r w:rsidRPr="00185706">
          <w:rPr>
            <w:iCs w:val="0"/>
            <w:color w:val="auto"/>
            <w:sz w:val="24"/>
            <w:szCs w:val="22"/>
            <w:rPrChange w:id="6627" w:author="jie sun" w:date="2018-04-16T22:22:00Z">
              <w:rPr/>
            </w:rPrChange>
          </w:rPr>
          <w:fldChar w:fldCharType="begin"/>
        </w:r>
        <w:r w:rsidRPr="00185706">
          <w:rPr>
            <w:iCs w:val="0"/>
            <w:color w:val="auto"/>
            <w:sz w:val="24"/>
            <w:szCs w:val="22"/>
            <w:rPrChange w:id="6628" w:author="jie sun" w:date="2018-04-16T22:22:00Z">
              <w:rPr/>
            </w:rPrChange>
          </w:rPr>
          <w:delInstrText xml:space="preserve"> SEQ Figure_3. \* ARABIC </w:delInstrText>
        </w:r>
        <w:r w:rsidRPr="00185706">
          <w:rPr>
            <w:iCs w:val="0"/>
            <w:color w:val="auto"/>
            <w:sz w:val="24"/>
            <w:szCs w:val="22"/>
            <w:rPrChange w:id="6629" w:author="jie sun" w:date="2018-04-16T22:22:00Z">
              <w:rPr/>
            </w:rPrChange>
          </w:rPr>
          <w:fldChar w:fldCharType="separate"/>
        </w:r>
      </w:del>
      <w:ins w:id="6630" w:author="像个男人一样" w:date="2018-03-22T11:51:00Z">
        <w:del w:id="6631" w:author="像个男人一样" w:date="2018-03-21T23:21:00Z">
          <w:r w:rsidRPr="00185706">
            <w:rPr>
              <w:rFonts w:hint="eastAsia"/>
              <w:iCs w:val="0"/>
              <w:color w:val="auto"/>
              <w:sz w:val="24"/>
              <w:szCs w:val="22"/>
              <w:rPrChange w:id="6632" w:author="jie sun" w:date="2018-04-16T22:22:00Z">
                <w:rPr>
                  <w:rFonts w:hint="eastAsia"/>
                  <w:b/>
                </w:rPr>
              </w:rPrChange>
            </w:rPr>
            <w:delText>错误！未指定顺序。</w:delText>
          </w:r>
        </w:del>
      </w:ins>
      <w:ins w:id="6633" w:author="像个男人一样" w:date="2018-03-21T23:39:00Z">
        <w:del w:id="6634" w:author="像个男人一样" w:date="2018-03-22T11:51:00Z">
          <w:r w:rsidRPr="00185706">
            <w:rPr>
              <w:rFonts w:hint="eastAsia"/>
              <w:iCs w:val="0"/>
              <w:color w:val="auto"/>
              <w:sz w:val="24"/>
              <w:szCs w:val="22"/>
              <w:rPrChange w:id="6635" w:author="jie sun" w:date="2018-04-16T22:22:00Z">
                <w:rPr>
                  <w:rFonts w:hint="eastAsia"/>
                  <w:b/>
                </w:rPr>
              </w:rPrChange>
            </w:rPr>
            <w:delText>错误！未指定顺序。</w:delText>
          </w:r>
        </w:del>
      </w:ins>
      <w:ins w:id="6636" w:author="像个男人一样" w:date="2018-03-21T23:10:00Z">
        <w:del w:id="6637" w:author="像个男人一样" w:date="2018-03-22T11:51:00Z">
          <w:r w:rsidRPr="00185706">
            <w:rPr>
              <w:rFonts w:hint="eastAsia"/>
              <w:iCs w:val="0"/>
              <w:color w:val="auto"/>
              <w:sz w:val="24"/>
              <w:szCs w:val="22"/>
              <w:rPrChange w:id="6638" w:author="jie sun" w:date="2018-04-16T22:22:00Z">
                <w:rPr>
                  <w:rFonts w:hint="eastAsia"/>
                  <w:b/>
                </w:rPr>
              </w:rPrChange>
            </w:rPr>
            <w:delText>错误！未指定顺序。</w:delText>
          </w:r>
        </w:del>
      </w:ins>
      <w:ins w:id="6639" w:author="像个男人一样" w:date="2018-03-21T23:08:00Z">
        <w:del w:id="6640" w:author="像个男人一样" w:date="2018-03-22T11:51:00Z">
          <w:r w:rsidRPr="00185706">
            <w:rPr>
              <w:rFonts w:hint="eastAsia"/>
              <w:iCs w:val="0"/>
              <w:color w:val="auto"/>
              <w:sz w:val="24"/>
              <w:szCs w:val="22"/>
              <w:rPrChange w:id="6641" w:author="jie sun" w:date="2018-04-16T22:22:00Z">
                <w:rPr>
                  <w:rFonts w:hint="eastAsia"/>
                  <w:b/>
                </w:rPr>
              </w:rPrChange>
            </w:rPr>
            <w:delText>错误！未指定顺序。</w:delText>
          </w:r>
        </w:del>
      </w:ins>
      <w:ins w:id="6642" w:author="像个男人一样" w:date="2018-03-21T02:33:00Z">
        <w:del w:id="6643" w:author="像个男人一样" w:date="2018-03-22T11:51:00Z">
          <w:r w:rsidRPr="00185706">
            <w:rPr>
              <w:rFonts w:hint="eastAsia"/>
              <w:iCs w:val="0"/>
              <w:color w:val="auto"/>
              <w:sz w:val="24"/>
              <w:szCs w:val="22"/>
              <w:rPrChange w:id="6644" w:author="jie sun" w:date="2018-04-16T22:22:00Z">
                <w:rPr>
                  <w:rFonts w:hint="eastAsia"/>
                  <w:b/>
                </w:rPr>
              </w:rPrChange>
            </w:rPr>
            <w:delText>错误！未指定顺序。</w:delText>
          </w:r>
        </w:del>
      </w:ins>
      <w:ins w:id="6645" w:author="像个男人一样" w:date="2018-03-21T02:32:00Z">
        <w:del w:id="6646" w:author="像个男人一样" w:date="2018-03-22T11:51:00Z">
          <w:r w:rsidRPr="00185706">
            <w:rPr>
              <w:rFonts w:hint="eastAsia"/>
              <w:iCs w:val="0"/>
              <w:color w:val="auto"/>
              <w:sz w:val="24"/>
              <w:szCs w:val="22"/>
              <w:rPrChange w:id="6647" w:author="jie sun" w:date="2018-04-16T22:22:00Z">
                <w:rPr>
                  <w:rFonts w:hint="eastAsia"/>
                  <w:b/>
                </w:rPr>
              </w:rPrChange>
            </w:rPr>
            <w:delText>错误！未指定顺序。</w:delText>
          </w:r>
        </w:del>
      </w:ins>
      <w:ins w:id="6648" w:author="像个男人一样" w:date="2018-03-21T02:31:00Z">
        <w:del w:id="6649" w:author="像个男人一样" w:date="2018-03-22T11:51:00Z">
          <w:r w:rsidRPr="00185706">
            <w:rPr>
              <w:rFonts w:hint="eastAsia"/>
              <w:iCs w:val="0"/>
              <w:color w:val="auto"/>
              <w:sz w:val="24"/>
              <w:szCs w:val="22"/>
              <w:rPrChange w:id="6650" w:author="jie sun" w:date="2018-04-16T22:22:00Z">
                <w:rPr>
                  <w:rFonts w:hint="eastAsia"/>
                  <w:b/>
                </w:rPr>
              </w:rPrChange>
            </w:rPr>
            <w:delText>错误！未指定顺序。</w:delText>
          </w:r>
        </w:del>
      </w:ins>
      <w:ins w:id="6651" w:author="像个男人一样" w:date="2018-03-21T02:30:00Z">
        <w:del w:id="6652" w:author="像个男人一样" w:date="2018-03-22T11:51:00Z">
          <w:r w:rsidRPr="00185706">
            <w:rPr>
              <w:rFonts w:hint="eastAsia"/>
              <w:iCs w:val="0"/>
              <w:color w:val="auto"/>
              <w:sz w:val="24"/>
              <w:szCs w:val="22"/>
              <w:rPrChange w:id="6653" w:author="jie sun" w:date="2018-04-16T22:22:00Z">
                <w:rPr>
                  <w:rFonts w:hint="eastAsia"/>
                  <w:b/>
                </w:rPr>
              </w:rPrChange>
            </w:rPr>
            <w:delText>错误！未指定顺序。</w:delText>
          </w:r>
        </w:del>
      </w:ins>
      <w:ins w:id="6654" w:author="像个男人一样" w:date="2018-03-21T02:29:00Z">
        <w:del w:id="6655" w:author="像个男人一样" w:date="2018-03-22T11:51:00Z">
          <w:r w:rsidRPr="00185706">
            <w:rPr>
              <w:rFonts w:hint="eastAsia"/>
              <w:iCs w:val="0"/>
              <w:color w:val="auto"/>
              <w:sz w:val="24"/>
              <w:szCs w:val="22"/>
              <w:rPrChange w:id="6656" w:author="jie sun" w:date="2018-04-16T22:22:00Z">
                <w:rPr>
                  <w:rFonts w:hint="eastAsia"/>
                  <w:b/>
                </w:rPr>
              </w:rPrChange>
            </w:rPr>
            <w:delText>错误！未指定顺序。错误！未指定顺序。</w:delText>
          </w:r>
        </w:del>
      </w:ins>
      <w:ins w:id="6657" w:author="像个男人一样" w:date="2018-03-21T02:26:00Z">
        <w:del w:id="6658" w:author="像个男人一样" w:date="2018-03-22T11:51:00Z">
          <w:r w:rsidRPr="00185706">
            <w:rPr>
              <w:rFonts w:hint="eastAsia"/>
              <w:iCs w:val="0"/>
              <w:color w:val="auto"/>
              <w:sz w:val="24"/>
              <w:szCs w:val="22"/>
              <w:rPrChange w:id="6659" w:author="jie sun" w:date="2018-04-16T22:22:00Z">
                <w:rPr>
                  <w:rFonts w:hint="eastAsia"/>
                  <w:b/>
                </w:rPr>
              </w:rPrChange>
            </w:rPr>
            <w:delText>错误！未指定顺序。</w:delText>
          </w:r>
        </w:del>
      </w:ins>
      <w:ins w:id="6660" w:author="像个男人一样" w:date="2018-03-21T02:25:00Z">
        <w:del w:id="6661" w:author="像个男人一样" w:date="2018-03-22T11:51:00Z">
          <w:r w:rsidRPr="00185706">
            <w:rPr>
              <w:rFonts w:hint="eastAsia"/>
              <w:iCs w:val="0"/>
              <w:color w:val="auto"/>
              <w:sz w:val="24"/>
              <w:szCs w:val="22"/>
              <w:rPrChange w:id="6662" w:author="jie sun" w:date="2018-04-16T22:22:00Z">
                <w:rPr>
                  <w:rFonts w:hint="eastAsia"/>
                  <w:b/>
                </w:rPr>
              </w:rPrChange>
            </w:rPr>
            <w:delText>错误！未指定顺序。</w:delText>
          </w:r>
        </w:del>
      </w:ins>
      <w:ins w:id="6663" w:author="像个男人一样" w:date="2018-03-21T02:24:00Z">
        <w:del w:id="6664" w:author="像个男人一样" w:date="2018-03-22T11:51:00Z">
          <w:r w:rsidRPr="00185706">
            <w:rPr>
              <w:rFonts w:hint="eastAsia"/>
              <w:iCs w:val="0"/>
              <w:color w:val="auto"/>
              <w:sz w:val="24"/>
              <w:szCs w:val="22"/>
              <w:rPrChange w:id="6665" w:author="jie sun" w:date="2018-04-16T22:22:00Z">
                <w:rPr>
                  <w:rFonts w:hint="eastAsia"/>
                  <w:b/>
                </w:rPr>
              </w:rPrChange>
            </w:rPr>
            <w:delText>错误！未指定顺序。</w:delText>
          </w:r>
        </w:del>
      </w:ins>
      <w:ins w:id="6666" w:author="像个男人一样" w:date="2018-03-21T02:23:00Z">
        <w:del w:id="6667" w:author="像个男人一样" w:date="2018-03-22T11:51:00Z">
          <w:r w:rsidRPr="00185706">
            <w:rPr>
              <w:rFonts w:hint="eastAsia"/>
              <w:iCs w:val="0"/>
              <w:color w:val="auto"/>
              <w:sz w:val="24"/>
              <w:szCs w:val="22"/>
              <w:rPrChange w:id="6668" w:author="jie sun" w:date="2018-04-16T22:22:00Z">
                <w:rPr>
                  <w:rFonts w:hint="eastAsia"/>
                  <w:b/>
                </w:rPr>
              </w:rPrChange>
            </w:rPr>
            <w:delText>错误！未指定顺序。</w:delText>
          </w:r>
        </w:del>
      </w:ins>
      <w:ins w:id="6669" w:author="像个男人一样" w:date="2018-03-21T02:22:00Z">
        <w:del w:id="6670" w:author="像个男人一样" w:date="2018-03-22T11:51:00Z">
          <w:r w:rsidRPr="00185706">
            <w:rPr>
              <w:rFonts w:hint="eastAsia"/>
              <w:iCs w:val="0"/>
              <w:color w:val="auto"/>
              <w:sz w:val="24"/>
              <w:szCs w:val="22"/>
              <w:rPrChange w:id="6671" w:author="jie sun" w:date="2018-04-16T22:22:00Z">
                <w:rPr>
                  <w:rFonts w:hint="eastAsia"/>
                  <w:b/>
                </w:rPr>
              </w:rPrChange>
            </w:rPr>
            <w:delText>错误！未指定顺序。</w:delText>
          </w:r>
        </w:del>
      </w:ins>
      <w:ins w:id="6672" w:author="像个男人一样" w:date="2018-03-21T02:17:00Z">
        <w:del w:id="6673" w:author="像个男人一样" w:date="2018-03-22T11:51:00Z">
          <w:r w:rsidRPr="00185706">
            <w:rPr>
              <w:rFonts w:hint="eastAsia"/>
              <w:iCs w:val="0"/>
              <w:color w:val="auto"/>
              <w:sz w:val="24"/>
              <w:szCs w:val="22"/>
              <w:rPrChange w:id="6674" w:author="jie sun" w:date="2018-04-16T22:22:00Z">
                <w:rPr>
                  <w:rFonts w:hint="eastAsia"/>
                  <w:b/>
                </w:rPr>
              </w:rPrChange>
            </w:rPr>
            <w:delText>错误！未指定顺序。错误！未指定顺序。错误！未指定顺序。</w:delText>
          </w:r>
        </w:del>
      </w:ins>
      <w:ins w:id="6675" w:author="像个男人一样" w:date="2018-03-21T02:15:00Z">
        <w:del w:id="6676" w:author="像个男人一样" w:date="2018-03-22T11:51:00Z">
          <w:r w:rsidRPr="00185706">
            <w:rPr>
              <w:rFonts w:hint="eastAsia"/>
              <w:iCs w:val="0"/>
              <w:color w:val="auto"/>
              <w:sz w:val="24"/>
              <w:szCs w:val="22"/>
              <w:rPrChange w:id="6677" w:author="jie sun" w:date="2018-04-16T22:22:00Z">
                <w:rPr>
                  <w:rFonts w:hint="eastAsia"/>
                  <w:b/>
                </w:rPr>
              </w:rPrChange>
            </w:rPr>
            <w:delText>错误！未指定顺序。</w:delText>
          </w:r>
        </w:del>
      </w:ins>
      <w:ins w:id="6678" w:author="像个男人一样" w:date="2018-03-21T02:14:00Z">
        <w:del w:id="6679" w:author="像个男人一样" w:date="2018-03-22T11:51:00Z">
          <w:r w:rsidRPr="00185706">
            <w:rPr>
              <w:rFonts w:hint="eastAsia"/>
              <w:iCs w:val="0"/>
              <w:color w:val="auto"/>
              <w:sz w:val="24"/>
              <w:szCs w:val="22"/>
              <w:rPrChange w:id="6680" w:author="jie sun" w:date="2018-04-16T22:22:00Z">
                <w:rPr>
                  <w:rFonts w:hint="eastAsia"/>
                  <w:b/>
                </w:rPr>
              </w:rPrChange>
            </w:rPr>
            <w:delText>错误！未指定顺序。</w:delText>
          </w:r>
        </w:del>
      </w:ins>
      <w:ins w:id="6681" w:author="像个男人一样" w:date="2018-03-21T02:13:00Z">
        <w:del w:id="6682" w:author="像个男人一样" w:date="2018-03-22T11:51:00Z">
          <w:r w:rsidRPr="00185706">
            <w:rPr>
              <w:rFonts w:hint="eastAsia"/>
              <w:iCs w:val="0"/>
              <w:color w:val="auto"/>
              <w:sz w:val="24"/>
              <w:szCs w:val="22"/>
              <w:rPrChange w:id="6683" w:author="jie sun" w:date="2018-04-16T22:22:00Z">
                <w:rPr>
                  <w:rFonts w:hint="eastAsia"/>
                  <w:b/>
                </w:rPr>
              </w:rPrChange>
            </w:rPr>
            <w:delText>错误！未指定顺序。</w:delText>
          </w:r>
        </w:del>
      </w:ins>
      <w:ins w:id="6684" w:author="像个男人一样" w:date="2018-03-21T02:12:00Z">
        <w:del w:id="6685" w:author="像个男人一样" w:date="2018-03-22T11:51:00Z">
          <w:r w:rsidRPr="00185706">
            <w:rPr>
              <w:rFonts w:hint="eastAsia"/>
              <w:iCs w:val="0"/>
              <w:color w:val="auto"/>
              <w:sz w:val="24"/>
              <w:szCs w:val="22"/>
              <w:rPrChange w:id="6686" w:author="jie sun" w:date="2018-04-16T22:22:00Z">
                <w:rPr>
                  <w:rFonts w:hint="eastAsia"/>
                  <w:b/>
                </w:rPr>
              </w:rPrChange>
            </w:rPr>
            <w:delText>错误！未指定顺序。</w:delText>
          </w:r>
        </w:del>
      </w:ins>
      <w:ins w:id="6687" w:author="像个男人一样" w:date="2018-03-21T02:02:00Z">
        <w:del w:id="6688" w:author="像个男人一样" w:date="2018-03-22T11:51:00Z">
          <w:r w:rsidRPr="00185706">
            <w:rPr>
              <w:rFonts w:hint="eastAsia"/>
              <w:iCs w:val="0"/>
              <w:color w:val="auto"/>
              <w:sz w:val="24"/>
              <w:szCs w:val="22"/>
              <w:rPrChange w:id="6689" w:author="jie sun" w:date="2018-04-16T22:22:00Z">
                <w:rPr>
                  <w:rFonts w:hint="eastAsia"/>
                  <w:b/>
                </w:rPr>
              </w:rPrChange>
            </w:rPr>
            <w:delText>错误！未指定顺序。错误！未指定顺序。</w:delText>
          </w:r>
        </w:del>
      </w:ins>
      <w:ins w:id="6690" w:author="像个男人一样" w:date="2018-03-21T02:01:00Z">
        <w:del w:id="6691" w:author="像个男人一样" w:date="2018-03-22T11:51:00Z">
          <w:r w:rsidRPr="00185706">
            <w:rPr>
              <w:rFonts w:hint="eastAsia"/>
              <w:iCs w:val="0"/>
              <w:color w:val="auto"/>
              <w:sz w:val="24"/>
              <w:szCs w:val="22"/>
              <w:rPrChange w:id="6692" w:author="jie sun" w:date="2018-04-16T22:22:00Z">
                <w:rPr>
                  <w:rFonts w:hint="eastAsia"/>
                  <w:b/>
                </w:rPr>
              </w:rPrChange>
            </w:rPr>
            <w:delText>错误！未指定顺序。</w:delText>
          </w:r>
        </w:del>
      </w:ins>
      <w:ins w:id="6693" w:author="像个男人一样" w:date="2018-03-21T02:00:00Z">
        <w:del w:id="6694" w:author="像个男人一样" w:date="2018-03-22T11:51:00Z">
          <w:r w:rsidRPr="00185706">
            <w:rPr>
              <w:rFonts w:hint="eastAsia"/>
              <w:iCs w:val="0"/>
              <w:color w:val="auto"/>
              <w:sz w:val="24"/>
              <w:szCs w:val="22"/>
              <w:rPrChange w:id="6695" w:author="jie sun" w:date="2018-04-16T22:22:00Z">
                <w:rPr>
                  <w:rFonts w:hint="eastAsia"/>
                  <w:b/>
                </w:rPr>
              </w:rPrChange>
            </w:rPr>
            <w:delText>错误！未指定顺序。</w:delText>
          </w:r>
        </w:del>
      </w:ins>
      <w:del w:id="6696" w:author="像个男人一样" w:date="2018-03-22T11:51:00Z">
        <w:r w:rsidRPr="00185706">
          <w:rPr>
            <w:iCs w:val="0"/>
            <w:color w:val="auto"/>
            <w:sz w:val="24"/>
            <w:szCs w:val="22"/>
            <w:rPrChange w:id="6697" w:author="jie sun" w:date="2018-04-16T22:22:00Z">
              <w:rPr/>
            </w:rPrChange>
          </w:rPr>
          <w:delText>9</w:delText>
        </w:r>
      </w:del>
      <w:del w:id="6698" w:author="像个男人一样" w:date="2018-03-21T23:21:00Z">
        <w:r w:rsidRPr="00185706">
          <w:rPr>
            <w:iCs w:val="0"/>
            <w:color w:val="auto"/>
            <w:sz w:val="24"/>
            <w:szCs w:val="22"/>
            <w:rPrChange w:id="6699" w:author="jie sun" w:date="2018-04-16T22:22:00Z">
              <w:rPr/>
            </w:rPrChange>
          </w:rPr>
          <w:fldChar w:fldCharType="end"/>
        </w:r>
      </w:del>
      <w:del w:id="6700" w:author="像个男人一样" w:date="2018-03-21T01:59:00Z">
        <w:r w:rsidRPr="00185706">
          <w:rPr>
            <w:iCs w:val="0"/>
            <w:color w:val="auto"/>
            <w:sz w:val="24"/>
            <w:szCs w:val="22"/>
            <w:rPrChange w:id="6701" w:author="jie sun" w:date="2018-04-16T22:22:00Z">
              <w:rPr/>
            </w:rPrChange>
          </w:rPr>
          <w:delText xml:space="preserve"> The pitch angle offset from the racing game</w:delText>
        </w:r>
      </w:del>
      <w:bookmarkEnd w:id="6624"/>
    </w:p>
    <w:p w14:paraId="4EA754F6" w14:textId="77777777" w:rsidR="0087014B" w:rsidRDefault="00D5184D">
      <w:pPr>
        <w:jc w:val="center"/>
        <w:rPr>
          <w:ins w:id="6702" w:author="像个男人一样" w:date="2018-03-21T01:59:00Z"/>
        </w:rPr>
        <w:pPrChange w:id="6703" w:author="jie sun" w:date="2018-04-16T21:41:00Z">
          <w:pPr/>
        </w:pPrChange>
      </w:pPr>
      <w:r>
        <w:rPr>
          <w:noProof/>
        </w:rPr>
        <w:drawing>
          <wp:inline distT="0" distB="0" distL="0" distR="0" wp14:anchorId="0D56EAC9" wp14:editId="5A79D4DF">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733DE8" w14:textId="547E18AF" w:rsidR="0087014B" w:rsidRDefault="00D5184D">
      <w:pPr>
        <w:pStyle w:val="Caption"/>
        <w:jc w:val="center"/>
        <w:pPrChange w:id="6704" w:author="jie sun" w:date="2018-04-16T21:41:00Z">
          <w:pPr/>
        </w:pPrChange>
      </w:pPr>
      <w:bookmarkStart w:id="6705" w:name="_Toc517801892"/>
      <w:ins w:id="6706" w:author="像个男人一样" w:date="2018-03-21T01:59:00Z">
        <w:r>
          <w:t xml:space="preserve">Figure </w:t>
        </w:r>
      </w:ins>
      <w:ins w:id="6707" w:author="JIE  SUN" w:date="2018-06-21T13:36:00Z">
        <w:r w:rsidR="00A64E7B">
          <w:fldChar w:fldCharType="begin"/>
        </w:r>
        <w:r w:rsidR="00A64E7B">
          <w:instrText xml:space="preserve"> STYLEREF 1 \s </w:instrText>
        </w:r>
      </w:ins>
      <w:r w:rsidR="00A64E7B">
        <w:fldChar w:fldCharType="separate"/>
      </w:r>
      <w:r w:rsidR="005D06D1">
        <w:rPr>
          <w:noProof/>
        </w:rPr>
        <w:t>4</w:t>
      </w:r>
      <w:ins w:id="670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7</w:t>
      </w:r>
      <w:ins w:id="6709" w:author="JIE  SUN" w:date="2018-06-21T13:36:00Z">
        <w:r w:rsidR="00A64E7B">
          <w:fldChar w:fldCharType="end"/>
        </w:r>
      </w:ins>
      <w:ins w:id="6710" w:author="jie sun" w:date="2018-04-19T13:00:00Z">
        <w:del w:id="6711" w:author="JIE  SUN" w:date="2018-06-21T13:34:00Z">
          <w:r w:rsidR="00083FE7" w:rsidDel="00A64E7B">
            <w:fldChar w:fldCharType="begin"/>
          </w:r>
          <w:r w:rsidR="00083FE7" w:rsidDel="00A64E7B">
            <w:delInstrText xml:space="preserve"> STYLEREF 1 \s </w:delInstrText>
          </w:r>
        </w:del>
      </w:ins>
      <w:del w:id="6712" w:author="JIE  SUN" w:date="2018-06-21T13:34:00Z">
        <w:r w:rsidR="00083FE7" w:rsidDel="00A64E7B">
          <w:fldChar w:fldCharType="separate"/>
        </w:r>
        <w:r w:rsidR="00083FE7" w:rsidDel="00A64E7B">
          <w:rPr>
            <w:noProof/>
          </w:rPr>
          <w:delText>3</w:delText>
        </w:r>
      </w:del>
      <w:ins w:id="6713" w:author="jie sun" w:date="2018-04-19T13:00:00Z">
        <w:del w:id="671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715" w:author="JIE  SUN" w:date="2018-06-21T13:34:00Z">
        <w:r w:rsidR="00083FE7" w:rsidDel="00A64E7B">
          <w:fldChar w:fldCharType="separate"/>
        </w:r>
      </w:del>
      <w:ins w:id="6716" w:author="jie sun" w:date="2018-04-19T13:00:00Z">
        <w:del w:id="6717" w:author="JIE  SUN" w:date="2018-06-21T13:34:00Z">
          <w:r w:rsidR="00083FE7" w:rsidDel="00A64E7B">
            <w:rPr>
              <w:noProof/>
            </w:rPr>
            <w:delText>9</w:delText>
          </w:r>
          <w:r w:rsidR="00083FE7" w:rsidDel="00A64E7B">
            <w:fldChar w:fldCharType="end"/>
          </w:r>
        </w:del>
      </w:ins>
      <w:ins w:id="6718" w:author="像个男人一样" w:date="2018-03-21T01:59:00Z">
        <w:del w:id="6719"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720" w:author="像个男人一样" w:date="2018-03-22T11:51:00Z">
        <w:del w:id="6721" w:author="jie sun" w:date="2018-04-10T21:45:00Z">
          <w:r w:rsidDel="00454521">
            <w:delText>9</w:delText>
          </w:r>
        </w:del>
      </w:ins>
      <w:ins w:id="6722" w:author="像个男人一样" w:date="2018-03-21T01:59:00Z">
        <w:del w:id="6723" w:author="jie sun" w:date="2018-04-10T21:45:00Z">
          <w:r w:rsidDel="00454521">
            <w:fldChar w:fldCharType="end"/>
          </w:r>
        </w:del>
        <w:bookmarkStart w:id="6724" w:name="_Toc19105"/>
        <w:bookmarkStart w:id="6725" w:name="_Toc18638"/>
        <w:bookmarkStart w:id="6726" w:name="_Toc18933"/>
        <w:bookmarkStart w:id="6727" w:name="_Toc22166"/>
        <w:bookmarkStart w:id="6728" w:name="_Toc30004"/>
        <w:bookmarkStart w:id="6729" w:name="_Toc18857"/>
        <w:bookmarkStart w:id="6730" w:name="_Toc10548"/>
        <w:bookmarkStart w:id="6731" w:name="_Toc16253"/>
        <w:bookmarkStart w:id="6732" w:name="_Toc6705"/>
        <w:bookmarkStart w:id="6733" w:name="_Toc666"/>
        <w:bookmarkStart w:id="6734" w:name="_Toc24105"/>
        <w:bookmarkStart w:id="6735" w:name="_Toc26922"/>
        <w:bookmarkStart w:id="6736" w:name="_Toc14800"/>
        <w:bookmarkStart w:id="6737" w:name="_Toc26797"/>
        <w:bookmarkStart w:id="6738" w:name="_Toc819"/>
        <w:bookmarkStart w:id="6739" w:name="_Toc28390"/>
        <w:bookmarkStart w:id="6740" w:name="_Toc17625"/>
        <w:bookmarkStart w:id="6741" w:name="_Toc12056"/>
        <w:bookmarkStart w:id="6742" w:name="_Toc9872"/>
        <w:bookmarkStart w:id="6743" w:name="_Toc20288"/>
        <w:bookmarkStart w:id="6744" w:name="_Toc32146"/>
        <w:bookmarkStart w:id="6745" w:name="_Toc23561"/>
        <w:bookmarkStart w:id="6746" w:name="_Toc26560"/>
        <w:bookmarkStart w:id="6747" w:name="_Toc1053"/>
        <w:bookmarkStart w:id="6748" w:name="_Toc2034"/>
        <w:r>
          <w:rPr>
            <w:rFonts w:hint="eastAsia"/>
          </w:rPr>
          <w:t>:</w:t>
        </w:r>
      </w:ins>
      <w:r w:rsidR="0093575E">
        <w:t xml:space="preserve"> </w:t>
      </w:r>
      <w:ins w:id="6749" w:author="像个男人一样" w:date="2018-03-21T01:59:00Z">
        <w:r>
          <w:rPr>
            <w:rFonts w:hint="eastAsia"/>
          </w:rPr>
          <w:t xml:space="preserve">The </w:t>
        </w:r>
      </w:ins>
      <w:ins w:id="6750" w:author="jie sun" w:date="2018-04-16T22:30:00Z">
        <w:r w:rsidR="00770DD6">
          <w:t>P</w:t>
        </w:r>
      </w:ins>
      <w:ins w:id="6751" w:author="像个男人一样" w:date="2018-03-21T01:59:00Z">
        <w:del w:id="6752" w:author="jie sun" w:date="2018-04-16T22:30:00Z">
          <w:r w:rsidDel="00770DD6">
            <w:rPr>
              <w:rFonts w:hint="eastAsia"/>
            </w:rPr>
            <w:delText>p</w:delText>
          </w:r>
        </w:del>
        <w:r>
          <w:rPr>
            <w:rFonts w:hint="eastAsia"/>
          </w:rPr>
          <w:t xml:space="preserve">itch </w:t>
        </w:r>
      </w:ins>
      <w:ins w:id="6753" w:author="jie sun" w:date="2018-04-16T22:30:00Z">
        <w:r w:rsidR="00770DD6">
          <w:t>A</w:t>
        </w:r>
      </w:ins>
      <w:ins w:id="6754" w:author="像个男人一样" w:date="2018-03-21T01:59:00Z">
        <w:del w:id="6755" w:author="jie sun" w:date="2018-04-16T22:30:00Z">
          <w:r w:rsidDel="00770DD6">
            <w:rPr>
              <w:rFonts w:hint="eastAsia"/>
            </w:rPr>
            <w:delText>a</w:delText>
          </w:r>
        </w:del>
        <w:r>
          <w:rPr>
            <w:rFonts w:hint="eastAsia"/>
          </w:rPr>
          <w:t xml:space="preserve">ngle </w:t>
        </w:r>
      </w:ins>
      <w:ins w:id="6756" w:author="jie sun" w:date="2018-04-16T22:30:00Z">
        <w:r w:rsidR="00770DD6">
          <w:t>O</w:t>
        </w:r>
      </w:ins>
      <w:ins w:id="6757" w:author="像个男人一样" w:date="2018-03-21T01:59:00Z">
        <w:del w:id="6758" w:author="jie sun" w:date="2018-04-16T22:30:00Z">
          <w:r w:rsidDel="00770DD6">
            <w:rPr>
              <w:rFonts w:hint="eastAsia"/>
            </w:rPr>
            <w:delText>o</w:delText>
          </w:r>
        </w:del>
        <w:r>
          <w:rPr>
            <w:rFonts w:hint="eastAsia"/>
          </w:rPr>
          <w:t xml:space="preserve">ffset </w:t>
        </w:r>
      </w:ins>
      <w:ins w:id="6759" w:author="jie sun" w:date="2018-04-16T22:30:00Z">
        <w:r w:rsidR="00770DD6">
          <w:t>F</w:t>
        </w:r>
      </w:ins>
      <w:ins w:id="6760" w:author="像个男人一样" w:date="2018-03-21T01:59:00Z">
        <w:del w:id="6761" w:author="jie sun" w:date="2018-04-16T22:30:00Z">
          <w:r w:rsidDel="00770DD6">
            <w:rPr>
              <w:rFonts w:hint="eastAsia"/>
            </w:rPr>
            <w:delText>f</w:delText>
          </w:r>
        </w:del>
        <w:r>
          <w:rPr>
            <w:rFonts w:hint="eastAsia"/>
          </w:rPr>
          <w:t xml:space="preserve">rom </w:t>
        </w:r>
      </w:ins>
      <w:ins w:id="6762" w:author="jie sun" w:date="2018-04-16T22:30:00Z">
        <w:r w:rsidR="00770DD6">
          <w:t>T</w:t>
        </w:r>
      </w:ins>
      <w:ins w:id="6763" w:author="像个男人一样" w:date="2018-03-21T01:59:00Z">
        <w:del w:id="6764" w:author="jie sun" w:date="2018-04-16T22:30:00Z">
          <w:r w:rsidDel="00770DD6">
            <w:rPr>
              <w:rFonts w:hint="eastAsia"/>
            </w:rPr>
            <w:delText>t</w:delText>
          </w:r>
        </w:del>
        <w:r>
          <w:rPr>
            <w:rFonts w:hint="eastAsia"/>
          </w:rPr>
          <w:t xml:space="preserve">he </w:t>
        </w:r>
      </w:ins>
      <w:ins w:id="6765" w:author="jie sun" w:date="2018-04-16T22:30:00Z">
        <w:r w:rsidR="00770DD6">
          <w:t>R</w:t>
        </w:r>
      </w:ins>
      <w:ins w:id="6766" w:author="像个男人一样" w:date="2018-03-21T01:59:00Z">
        <w:del w:id="6767" w:author="jie sun" w:date="2018-04-16T22:30:00Z">
          <w:r w:rsidDel="00770DD6">
            <w:rPr>
              <w:rFonts w:hint="eastAsia"/>
            </w:rPr>
            <w:delText>r</w:delText>
          </w:r>
        </w:del>
        <w:r>
          <w:rPr>
            <w:rFonts w:hint="eastAsia"/>
          </w:rPr>
          <w:t xml:space="preserve">acing </w:t>
        </w:r>
      </w:ins>
      <w:ins w:id="6768" w:author="jie sun" w:date="2018-04-16T22:30:00Z">
        <w:r w:rsidR="00770DD6">
          <w:t>G</w:t>
        </w:r>
      </w:ins>
      <w:ins w:id="6769" w:author="像个男人一样" w:date="2018-03-21T01:59:00Z">
        <w:del w:id="6770" w:author="jie sun" w:date="2018-04-16T22:30:00Z">
          <w:r w:rsidDel="00770DD6">
            <w:rPr>
              <w:rFonts w:hint="eastAsia"/>
            </w:rPr>
            <w:delText>g</w:delText>
          </w:r>
        </w:del>
        <w:r>
          <w:rPr>
            <w:rFonts w:hint="eastAsia"/>
          </w:rPr>
          <w:t>ame</w:t>
        </w:r>
      </w:ins>
      <w:bookmarkEnd w:id="6705"/>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p>
    <w:p w14:paraId="541AAD45" w14:textId="77777777" w:rsidR="0087014B" w:rsidRDefault="0087014B"/>
    <w:p w14:paraId="1E760E8E" w14:textId="77777777" w:rsidR="0087014B" w:rsidRDefault="0087014B">
      <w:pPr>
        <w:pageBreakBefore/>
      </w:pPr>
    </w:p>
    <w:p w14:paraId="321912F0" w14:textId="451954E9" w:rsidR="0087014B" w:rsidRDefault="00D5184D">
      <w:pPr>
        <w:pStyle w:val="Heading1"/>
      </w:pPr>
      <w:bookmarkStart w:id="6771" w:name="_Toc10220"/>
      <w:bookmarkStart w:id="6772" w:name="_Toc497"/>
      <w:bookmarkStart w:id="6773" w:name="_Toc23232"/>
      <w:bookmarkStart w:id="6774" w:name="_Toc20114"/>
      <w:bookmarkStart w:id="6775" w:name="_Toc511"/>
      <w:bookmarkStart w:id="6776" w:name="_Toc12921"/>
      <w:bookmarkStart w:id="6777" w:name="_Toc12608"/>
      <w:bookmarkStart w:id="6778" w:name="_Toc20943"/>
      <w:bookmarkStart w:id="6779" w:name="_Toc4443"/>
      <w:bookmarkStart w:id="6780" w:name="_Toc518661942"/>
      <w:r>
        <w:t xml:space="preserve">A Glow Stick </w:t>
      </w:r>
      <w:r w:rsidR="00B55026">
        <w:t>w</w:t>
      </w:r>
      <w:del w:id="6781" w:author="jie sun" w:date="2018-04-16T21:22:00Z">
        <w:r w:rsidDel="00D442B4">
          <w:delText>w</w:delText>
        </w:r>
      </w:del>
      <w:r>
        <w:t xml:space="preserve">ith Accelerometer </w:t>
      </w:r>
      <w:del w:id="6782" w:author="jie sun" w:date="2018-04-16T21:22:00Z">
        <w:r w:rsidDel="00D442B4">
          <w:delText xml:space="preserve">and </w:delText>
        </w:r>
      </w:del>
      <w:r w:rsidR="003B31B5">
        <w:t>a</w:t>
      </w:r>
      <w:ins w:id="6783" w:author="jie sun" w:date="2018-04-16T21:22:00Z">
        <w:r w:rsidR="00D442B4">
          <w:t xml:space="preserve">nd </w:t>
        </w:r>
      </w:ins>
      <w:r>
        <w:t>Gyroscope</w:t>
      </w:r>
      <w:bookmarkEnd w:id="6771"/>
      <w:bookmarkEnd w:id="6772"/>
      <w:bookmarkEnd w:id="6773"/>
      <w:bookmarkEnd w:id="6774"/>
      <w:bookmarkEnd w:id="6775"/>
      <w:bookmarkEnd w:id="6776"/>
      <w:bookmarkEnd w:id="6777"/>
      <w:bookmarkEnd w:id="6778"/>
      <w:bookmarkEnd w:id="6779"/>
      <w:bookmarkEnd w:id="6780"/>
    </w:p>
    <w:p w14:paraId="35DDDF7A" w14:textId="77777777" w:rsidR="0093575E" w:rsidRPr="0093575E" w:rsidRDefault="0093575E" w:rsidP="0093575E"/>
    <w:p w14:paraId="06F84141" w14:textId="77777777" w:rsidR="0087014B" w:rsidRDefault="00D5184D">
      <w:r>
        <w:rPr>
          <w:rFonts w:hint="eastAsia"/>
        </w:rPr>
        <w:t>From</w:t>
      </w:r>
      <w:r>
        <w:t xml:space="preserve"> those three chapters above, we can know how to use</w:t>
      </w:r>
      <w:r>
        <w:rPr>
          <w:rFonts w:hint="eastAsia"/>
          <w:lang w:val="en-US"/>
        </w:rPr>
        <w:t xml:space="preserve"> </w:t>
      </w:r>
      <w:del w:id="6784" w:author="jie sun" w:date="2018-04-08T15:14:00Z">
        <w:r w:rsidDel="00904019">
          <w:delText xml:space="preserve"> </w:delText>
        </w:r>
      </w:del>
      <w:ins w:id="6785" w:author="jie sun" w:date="2018-04-08T19:17:00Z">
        <w:r w:rsidR="00E67BD3">
          <w:rPr>
            <w:lang w:val="en-US"/>
          </w:rPr>
          <w:t>Accelerometers</w:t>
        </w:r>
      </w:ins>
      <w:del w:id="6786" w:author="jie sun" w:date="2018-04-08T15:14:00Z">
        <w:r w:rsidDel="00904019">
          <w:rPr>
            <w:rFonts w:hint="eastAsia"/>
            <w:lang w:val="en-US"/>
          </w:rPr>
          <w:delText>A</w:delText>
        </w:r>
      </w:del>
      <w:del w:id="6787" w:author="jie sun" w:date="2018-04-08T19:17:00Z">
        <w:r w:rsidDel="00E67BD3">
          <w:delText>ccelerometer</w:delText>
        </w:r>
      </w:del>
      <w:ins w:id="6788" w:author="jie sun" w:date="2018-04-08T15:14:00Z">
        <w:r w:rsidR="008E72C7">
          <w:rPr>
            <w:lang w:val="en-US"/>
          </w:rPr>
          <w:t xml:space="preserve"> </w:t>
        </w:r>
      </w:ins>
      <w:del w:id="6789"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6790" w:author="jie sun" w:date="2018-04-08T19:17:00Z">
        <w:r w:rsidR="00E67BD3">
          <w:t>ed</w:t>
        </w:r>
      </w:ins>
      <w:r>
        <w:t xml:space="preserve"> in this chapter.  </w:t>
      </w:r>
    </w:p>
    <w:p w14:paraId="7CEC19B3" w14:textId="2E466DDB" w:rsidR="0087014B" w:rsidRDefault="00D5184D">
      <w:pPr>
        <w:pStyle w:val="Heading2"/>
      </w:pPr>
      <w:bookmarkStart w:id="6791" w:name="_Toc12231"/>
      <w:bookmarkStart w:id="6792" w:name="_Toc29725"/>
      <w:bookmarkStart w:id="6793" w:name="_Toc29622"/>
      <w:bookmarkStart w:id="6794" w:name="_Toc2388"/>
      <w:bookmarkStart w:id="6795" w:name="_Toc19821"/>
      <w:bookmarkStart w:id="6796" w:name="_Toc21846"/>
      <w:bookmarkStart w:id="6797" w:name="_Toc3657"/>
      <w:bookmarkStart w:id="6798" w:name="_Toc20788"/>
      <w:bookmarkStart w:id="6799" w:name="_Toc17039"/>
      <w:bookmarkStart w:id="6800" w:name="_Toc518661943"/>
      <w:r>
        <w:t xml:space="preserve">Appearance </w:t>
      </w:r>
      <w:del w:id="6801" w:author="jie sun" w:date="2018-04-16T21:22:00Z">
        <w:r w:rsidDel="00495B69">
          <w:delText xml:space="preserve">and </w:delText>
        </w:r>
      </w:del>
      <w:r w:rsidR="00E1737A">
        <w:t>a</w:t>
      </w:r>
      <w:ins w:id="6802" w:author="jie sun" w:date="2018-04-16T21:22:00Z">
        <w:r w:rsidR="00495B69">
          <w:t>nd F</w:t>
        </w:r>
      </w:ins>
      <w:del w:id="6803" w:author="jie sun" w:date="2018-04-16T21:22:00Z">
        <w:r w:rsidDel="00495B69">
          <w:delText>f</w:delText>
        </w:r>
      </w:del>
      <w:r>
        <w:t xml:space="preserve">unction </w:t>
      </w:r>
      <w:ins w:id="6804" w:author="jie sun" w:date="2018-04-16T21:23:00Z">
        <w:r w:rsidR="00495B69">
          <w:t>D</w:t>
        </w:r>
      </w:ins>
      <w:del w:id="6805" w:author="jie sun" w:date="2018-04-16T21:23:00Z">
        <w:r w:rsidDel="00495B69">
          <w:delText>d</w:delText>
        </w:r>
      </w:del>
      <w:r>
        <w:t>escription</w:t>
      </w:r>
      <w:bookmarkEnd w:id="6791"/>
      <w:bookmarkEnd w:id="6792"/>
      <w:bookmarkEnd w:id="6793"/>
      <w:bookmarkEnd w:id="6794"/>
      <w:bookmarkEnd w:id="6795"/>
      <w:bookmarkEnd w:id="6796"/>
      <w:bookmarkEnd w:id="6797"/>
      <w:bookmarkEnd w:id="6798"/>
      <w:bookmarkEnd w:id="6799"/>
      <w:bookmarkEnd w:id="6800"/>
    </w:p>
    <w:p w14:paraId="08A2E5FC" w14:textId="531FEDA2" w:rsidR="0087014B" w:rsidRDefault="00D5184D">
      <w:pPr>
        <w:pStyle w:val="Heading3"/>
      </w:pPr>
      <w:bookmarkStart w:id="6806" w:name="_Toc18835"/>
      <w:bookmarkStart w:id="6807" w:name="_Toc20475"/>
      <w:bookmarkStart w:id="6808" w:name="_Toc28926"/>
      <w:bookmarkStart w:id="6809" w:name="_Toc28005"/>
      <w:bookmarkStart w:id="6810" w:name="_Toc6601"/>
      <w:bookmarkStart w:id="6811" w:name="_Toc895"/>
      <w:bookmarkStart w:id="6812" w:name="_Toc32236"/>
      <w:bookmarkStart w:id="6813" w:name="_Toc16656"/>
      <w:bookmarkStart w:id="6814" w:name="_Toc6965"/>
      <w:bookmarkStart w:id="6815" w:name="_Toc518661944"/>
      <w:r>
        <w:t xml:space="preserve">A </w:t>
      </w:r>
      <w:ins w:id="6816" w:author="jie sun" w:date="2018-04-16T21:23:00Z">
        <w:r w:rsidR="00A22A4F">
          <w:t>N</w:t>
        </w:r>
      </w:ins>
      <w:del w:id="6817" w:author="jie sun" w:date="2018-04-16T21:23:00Z">
        <w:r w:rsidDel="00A22A4F">
          <w:delText>n</w:delText>
        </w:r>
      </w:del>
      <w:r>
        <w:t xml:space="preserve">ormal </w:t>
      </w:r>
      <w:ins w:id="6818" w:author="jie sun" w:date="2018-04-16T21:23:00Z">
        <w:r w:rsidR="00A22A4F">
          <w:t>G</w:t>
        </w:r>
      </w:ins>
      <w:del w:id="6819" w:author="jie sun" w:date="2018-04-16T21:23:00Z">
        <w:r w:rsidDel="00A22A4F">
          <w:delText>g</w:delText>
        </w:r>
      </w:del>
      <w:r>
        <w:t>low</w:t>
      </w:r>
      <w:ins w:id="6820" w:author="jie sun" w:date="2018-04-10T17:53:00Z">
        <w:r w:rsidR="00E14CCF">
          <w:rPr>
            <w:rFonts w:hint="eastAsia"/>
          </w:rPr>
          <w:t>-</w:t>
        </w:r>
      </w:ins>
      <w:del w:id="6821" w:author="jie sun" w:date="2018-04-10T17:53:00Z">
        <w:r w:rsidDel="00E14CCF">
          <w:delText xml:space="preserve"> </w:delText>
        </w:r>
      </w:del>
      <w:ins w:id="6822" w:author="jie sun" w:date="2018-04-16T21:23:00Z">
        <w:r w:rsidR="00A22A4F">
          <w:t>S</w:t>
        </w:r>
      </w:ins>
      <w:del w:id="6823" w:author="jie sun" w:date="2018-04-16T21:23:00Z">
        <w:r w:rsidDel="00A22A4F">
          <w:delText>s</w:delText>
        </w:r>
      </w:del>
      <w:r>
        <w:t>tick</w:t>
      </w:r>
      <w:bookmarkEnd w:id="6806"/>
      <w:bookmarkEnd w:id="6807"/>
      <w:bookmarkEnd w:id="6808"/>
      <w:bookmarkEnd w:id="6809"/>
      <w:bookmarkEnd w:id="6810"/>
      <w:bookmarkEnd w:id="6811"/>
      <w:bookmarkEnd w:id="6812"/>
      <w:bookmarkEnd w:id="6813"/>
      <w:bookmarkEnd w:id="6814"/>
      <w:bookmarkEnd w:id="6815"/>
    </w:p>
    <w:p w14:paraId="6C5DB50F" w14:textId="77777777" w:rsidR="0087014B" w:rsidRPr="0097705E" w:rsidRDefault="00D5184D">
      <w:pPr>
        <w:pStyle w:val="Caption"/>
        <w:pPrChange w:id="6824"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6825" w:author="jie sun" w:date="2018-04-08T15:13:00Z">
            <w:rPr>
              <w:lang w:val="en-US"/>
            </w:rPr>
          </w:rPrChange>
        </w:rPr>
        <w:t>dle</w:t>
      </w:r>
      <w:r w:rsidRPr="0097705E">
        <w:rPr>
          <w:iCs w:val="0"/>
          <w:color w:val="auto"/>
          <w:sz w:val="24"/>
          <w:szCs w:val="22"/>
        </w:rPr>
        <w:t xml:space="preserve">, a glow stick will be lit in a specific colour. </w:t>
      </w:r>
    </w:p>
    <w:p w14:paraId="61F7E959" w14:textId="77777777" w:rsidR="0087014B" w:rsidRDefault="00D5184D">
      <w:pPr>
        <w:jc w:val="center"/>
        <w:rPr>
          <w:ins w:id="6826" w:author="像个男人一样" w:date="2018-03-21T02:00:00Z"/>
        </w:rPr>
        <w:pPrChange w:id="6827" w:author="jie sun" w:date="2018-04-16T21:41:00Z">
          <w:pPr/>
        </w:pPrChange>
      </w:pPr>
      <w:r>
        <w:rPr>
          <w:noProof/>
        </w:rPr>
        <w:drawing>
          <wp:inline distT="0" distB="0" distL="0" distR="0" wp14:anchorId="0EE848AB" wp14:editId="0038753B">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14:paraId="7EBFE08F" w14:textId="7A3CF85B" w:rsidR="0087014B" w:rsidRDefault="00D5184D">
      <w:pPr>
        <w:pStyle w:val="Caption"/>
        <w:jc w:val="center"/>
        <w:pPrChange w:id="6828" w:author="jie sun" w:date="2018-04-16T21:41:00Z">
          <w:pPr/>
        </w:pPrChange>
      </w:pPr>
      <w:bookmarkStart w:id="6829" w:name="_Toc517801893"/>
      <w:ins w:id="6830" w:author="像个男人一样" w:date="2018-03-21T02:00:00Z">
        <w:r>
          <w:t xml:space="preserve">Figure </w:t>
        </w:r>
      </w:ins>
      <w:ins w:id="6831" w:author="JIE  SUN" w:date="2018-06-21T13:36:00Z">
        <w:r w:rsidR="00A64E7B">
          <w:fldChar w:fldCharType="begin"/>
        </w:r>
        <w:r w:rsidR="00A64E7B">
          <w:instrText xml:space="preserve"> STYLEREF 1 \s </w:instrText>
        </w:r>
      </w:ins>
      <w:r w:rsidR="00A64E7B">
        <w:fldChar w:fldCharType="separate"/>
      </w:r>
      <w:r w:rsidR="005D06D1">
        <w:rPr>
          <w:noProof/>
        </w:rPr>
        <w:t>5</w:t>
      </w:r>
      <w:ins w:id="683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1</w:t>
      </w:r>
      <w:ins w:id="6833" w:author="JIE  SUN" w:date="2018-06-21T13:36:00Z">
        <w:r w:rsidR="00A64E7B">
          <w:fldChar w:fldCharType="end"/>
        </w:r>
      </w:ins>
      <w:ins w:id="6834" w:author="jie sun" w:date="2018-04-19T13:00:00Z">
        <w:del w:id="6835" w:author="JIE  SUN" w:date="2018-06-21T13:34:00Z">
          <w:r w:rsidR="00083FE7" w:rsidDel="00A64E7B">
            <w:fldChar w:fldCharType="begin"/>
          </w:r>
          <w:r w:rsidR="00083FE7" w:rsidDel="00A64E7B">
            <w:delInstrText xml:space="preserve"> STYLEREF 1 \s </w:delInstrText>
          </w:r>
        </w:del>
      </w:ins>
      <w:del w:id="6836" w:author="JIE  SUN" w:date="2018-06-21T13:34:00Z">
        <w:r w:rsidR="00083FE7" w:rsidDel="00A64E7B">
          <w:fldChar w:fldCharType="separate"/>
        </w:r>
        <w:r w:rsidR="00083FE7" w:rsidDel="00A64E7B">
          <w:rPr>
            <w:noProof/>
          </w:rPr>
          <w:delText>4</w:delText>
        </w:r>
      </w:del>
      <w:ins w:id="6837" w:author="jie sun" w:date="2018-04-19T13:00:00Z">
        <w:del w:id="683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839" w:author="JIE  SUN" w:date="2018-06-21T13:34:00Z">
        <w:r w:rsidR="00083FE7" w:rsidDel="00A64E7B">
          <w:fldChar w:fldCharType="separate"/>
        </w:r>
      </w:del>
      <w:ins w:id="6840" w:author="jie sun" w:date="2018-04-19T13:00:00Z">
        <w:del w:id="6841" w:author="JIE  SUN" w:date="2018-06-21T13:34:00Z">
          <w:r w:rsidR="00083FE7" w:rsidDel="00A64E7B">
            <w:rPr>
              <w:noProof/>
            </w:rPr>
            <w:delText>1</w:delText>
          </w:r>
          <w:r w:rsidR="00083FE7" w:rsidDel="00A64E7B">
            <w:fldChar w:fldCharType="end"/>
          </w:r>
        </w:del>
      </w:ins>
      <w:ins w:id="6842" w:author="像个男人一样" w:date="2018-03-21T02:00:00Z">
        <w:del w:id="684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844" w:author="像个男人一样" w:date="2018-03-22T11:51:00Z">
        <w:del w:id="6845" w:author="jie sun" w:date="2018-04-10T21:45:00Z">
          <w:r w:rsidDel="00454521">
            <w:delText>1</w:delText>
          </w:r>
        </w:del>
      </w:ins>
      <w:ins w:id="6846" w:author="像个男人一样" w:date="2018-03-21T02:00:00Z">
        <w:del w:id="6847" w:author="jie sun" w:date="2018-04-10T21:45:00Z">
          <w:r w:rsidDel="00454521">
            <w:fldChar w:fldCharType="end"/>
          </w:r>
        </w:del>
        <w:bookmarkStart w:id="6848" w:name="_Toc7192"/>
        <w:bookmarkStart w:id="6849" w:name="_Toc13978"/>
        <w:bookmarkStart w:id="6850" w:name="_Toc1274"/>
        <w:bookmarkStart w:id="6851" w:name="_Toc18631"/>
        <w:bookmarkStart w:id="6852" w:name="_Toc15356"/>
        <w:bookmarkStart w:id="6853" w:name="_Toc26533"/>
        <w:bookmarkStart w:id="6854" w:name="_Toc12722"/>
        <w:bookmarkStart w:id="6855" w:name="_Toc18153"/>
        <w:bookmarkStart w:id="6856" w:name="_Toc300"/>
        <w:bookmarkStart w:id="6857" w:name="_Toc23875"/>
        <w:bookmarkStart w:id="6858" w:name="_Toc261"/>
        <w:bookmarkStart w:id="6859" w:name="_Toc12738"/>
        <w:bookmarkStart w:id="6860" w:name="_Toc17816"/>
        <w:bookmarkStart w:id="6861" w:name="_Toc12967"/>
        <w:bookmarkStart w:id="6862" w:name="_Toc17107"/>
        <w:bookmarkStart w:id="6863" w:name="_Toc7044"/>
        <w:bookmarkStart w:id="6864" w:name="_Toc10551"/>
        <w:bookmarkStart w:id="6865" w:name="_Toc2580"/>
        <w:bookmarkStart w:id="6866" w:name="_Toc7833"/>
        <w:bookmarkStart w:id="6867" w:name="_Toc25118"/>
        <w:bookmarkStart w:id="6868" w:name="_Toc17817"/>
        <w:bookmarkStart w:id="6869" w:name="_Toc24170"/>
        <w:bookmarkStart w:id="6870" w:name="_Toc6737"/>
        <w:bookmarkStart w:id="6871" w:name="_Toc17372"/>
        <w:bookmarkStart w:id="6872" w:name="_Toc32166"/>
        <w:r>
          <w:rPr>
            <w:rFonts w:hint="eastAsia"/>
          </w:rPr>
          <w:t xml:space="preserve">: A </w:t>
        </w:r>
      </w:ins>
      <w:ins w:id="6873" w:author="jie sun" w:date="2018-04-16T22:30:00Z">
        <w:r w:rsidR="00DF6414">
          <w:t>K</w:t>
        </w:r>
      </w:ins>
      <w:ins w:id="6874" w:author="像个男人一样" w:date="2018-03-21T02:00:00Z">
        <w:del w:id="6875" w:author="jie sun" w:date="2018-04-16T22:30:00Z">
          <w:r w:rsidDel="00DF6414">
            <w:rPr>
              <w:rFonts w:hint="eastAsia"/>
            </w:rPr>
            <w:delText>k</w:delText>
          </w:r>
        </w:del>
        <w:r>
          <w:rPr>
            <w:rFonts w:hint="eastAsia"/>
          </w:rPr>
          <w:t xml:space="preserve">ind </w:t>
        </w:r>
      </w:ins>
      <w:ins w:id="6876" w:author="jie sun" w:date="2018-04-16T22:30:00Z">
        <w:r w:rsidR="00DF6414">
          <w:t>O</w:t>
        </w:r>
      </w:ins>
      <w:ins w:id="6877" w:author="像个男人一样" w:date="2018-03-21T02:00:00Z">
        <w:del w:id="6878" w:author="jie sun" w:date="2018-04-16T22:30:00Z">
          <w:r w:rsidDel="00DF6414">
            <w:rPr>
              <w:rFonts w:hint="eastAsia"/>
            </w:rPr>
            <w:delText>o</w:delText>
          </w:r>
        </w:del>
        <w:r>
          <w:rPr>
            <w:rFonts w:hint="eastAsia"/>
          </w:rPr>
          <w:t xml:space="preserve">f </w:t>
        </w:r>
      </w:ins>
      <w:ins w:id="6879" w:author="jie sun" w:date="2018-04-16T22:31:00Z">
        <w:r w:rsidR="00DF6414">
          <w:t>G</w:t>
        </w:r>
      </w:ins>
      <w:ins w:id="6880" w:author="像个男人一样" w:date="2018-03-21T02:00:00Z">
        <w:del w:id="6881" w:author="jie sun" w:date="2018-04-16T22:31:00Z">
          <w:r w:rsidDel="00DF6414">
            <w:rPr>
              <w:rFonts w:hint="eastAsia"/>
            </w:rPr>
            <w:delText>g</w:delText>
          </w:r>
        </w:del>
        <w:r>
          <w:rPr>
            <w:rFonts w:hint="eastAsia"/>
          </w:rPr>
          <w:t xml:space="preserve">low </w:t>
        </w:r>
      </w:ins>
      <w:ins w:id="6882" w:author="jie sun" w:date="2018-04-16T22:31:00Z">
        <w:r w:rsidR="00DF6414">
          <w:t>S</w:t>
        </w:r>
      </w:ins>
      <w:ins w:id="6883" w:author="像个男人一样" w:date="2018-03-21T02:00:00Z">
        <w:del w:id="6884" w:author="jie sun" w:date="2018-04-16T22:31:00Z">
          <w:r w:rsidDel="00DF6414">
            <w:rPr>
              <w:rFonts w:hint="eastAsia"/>
            </w:rPr>
            <w:delText>s</w:delText>
          </w:r>
        </w:del>
        <w:r>
          <w:rPr>
            <w:rFonts w:hint="eastAsia"/>
          </w:rPr>
          <w:t>ticks</w:t>
        </w:r>
      </w:ins>
      <w:bookmarkEnd w:id="6829"/>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p>
    <w:p w14:paraId="2216B700" w14:textId="77777777" w:rsidR="0087014B" w:rsidRDefault="00D5184D">
      <w:r>
        <w:t xml:space="preserve"> There is no doubt that it is very gorgeous in a concert when the countless light sticks come on. </w:t>
      </w:r>
    </w:p>
    <w:p w14:paraId="5C7747F3" w14:textId="77777777" w:rsidR="0087014B" w:rsidRDefault="00D5184D">
      <w:pPr>
        <w:jc w:val="center"/>
        <w:rPr>
          <w:ins w:id="6885" w:author="像个男人一样" w:date="2018-03-21T02:00:00Z"/>
        </w:rPr>
        <w:pPrChange w:id="6886" w:author="jie sun" w:date="2018-04-16T21:41:00Z">
          <w:pPr/>
        </w:pPrChange>
      </w:pPr>
      <w:r>
        <w:rPr>
          <w:noProof/>
        </w:rPr>
        <w:drawing>
          <wp:inline distT="0" distB="0" distL="0" distR="0" wp14:anchorId="10F61940" wp14:editId="4C33644C">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14:paraId="67102405" w14:textId="27614EE4" w:rsidR="0087014B" w:rsidRDefault="00D5184D">
      <w:pPr>
        <w:pStyle w:val="Caption"/>
        <w:jc w:val="center"/>
        <w:rPr>
          <w:lang w:val="en-US"/>
        </w:rPr>
        <w:pPrChange w:id="6887" w:author="jie sun" w:date="2018-04-16T21:41:00Z">
          <w:pPr/>
        </w:pPrChange>
      </w:pPr>
      <w:bookmarkStart w:id="6888" w:name="_Toc517801894"/>
      <w:ins w:id="6889" w:author="像个男人一样" w:date="2018-03-21T02:01:00Z">
        <w:r>
          <w:t xml:space="preserve">Figure </w:t>
        </w:r>
      </w:ins>
      <w:ins w:id="6890" w:author="JIE  SUN" w:date="2018-06-21T13:36:00Z">
        <w:r w:rsidR="00A64E7B">
          <w:fldChar w:fldCharType="begin"/>
        </w:r>
        <w:r w:rsidR="00A64E7B">
          <w:instrText xml:space="preserve"> STYLEREF 1 \s </w:instrText>
        </w:r>
      </w:ins>
      <w:r w:rsidR="00A64E7B">
        <w:fldChar w:fldCharType="separate"/>
      </w:r>
      <w:r w:rsidR="005D06D1">
        <w:rPr>
          <w:noProof/>
        </w:rPr>
        <w:t>5</w:t>
      </w:r>
      <w:ins w:id="689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2</w:t>
      </w:r>
      <w:ins w:id="6892" w:author="JIE  SUN" w:date="2018-06-21T13:36:00Z">
        <w:r w:rsidR="00A64E7B">
          <w:fldChar w:fldCharType="end"/>
        </w:r>
      </w:ins>
      <w:ins w:id="6893" w:author="jie sun" w:date="2018-04-19T13:00:00Z">
        <w:del w:id="6894" w:author="JIE  SUN" w:date="2018-06-21T13:34:00Z">
          <w:r w:rsidR="00083FE7" w:rsidDel="00A64E7B">
            <w:fldChar w:fldCharType="begin"/>
          </w:r>
          <w:r w:rsidR="00083FE7" w:rsidDel="00A64E7B">
            <w:delInstrText xml:space="preserve"> STYLEREF 1 \s </w:delInstrText>
          </w:r>
        </w:del>
      </w:ins>
      <w:del w:id="6895" w:author="JIE  SUN" w:date="2018-06-21T13:34:00Z">
        <w:r w:rsidR="00083FE7" w:rsidDel="00A64E7B">
          <w:fldChar w:fldCharType="separate"/>
        </w:r>
        <w:r w:rsidR="00083FE7" w:rsidDel="00A64E7B">
          <w:rPr>
            <w:noProof/>
          </w:rPr>
          <w:delText>4</w:delText>
        </w:r>
      </w:del>
      <w:ins w:id="6896" w:author="jie sun" w:date="2018-04-19T13:00:00Z">
        <w:del w:id="689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898" w:author="JIE  SUN" w:date="2018-06-21T13:34:00Z">
        <w:r w:rsidR="00083FE7" w:rsidDel="00A64E7B">
          <w:fldChar w:fldCharType="separate"/>
        </w:r>
      </w:del>
      <w:ins w:id="6899" w:author="jie sun" w:date="2018-04-19T13:00:00Z">
        <w:del w:id="6900" w:author="JIE  SUN" w:date="2018-06-21T13:34:00Z">
          <w:r w:rsidR="00083FE7" w:rsidDel="00A64E7B">
            <w:rPr>
              <w:noProof/>
            </w:rPr>
            <w:delText>2</w:delText>
          </w:r>
          <w:r w:rsidR="00083FE7" w:rsidDel="00A64E7B">
            <w:fldChar w:fldCharType="end"/>
          </w:r>
        </w:del>
      </w:ins>
      <w:ins w:id="6901" w:author="像个男人一样" w:date="2018-03-21T02:01:00Z">
        <w:del w:id="690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903" w:author="像个男人一样" w:date="2018-03-22T11:51:00Z">
        <w:del w:id="6904" w:author="jie sun" w:date="2018-04-10T21:45:00Z">
          <w:r w:rsidDel="00454521">
            <w:delText>2</w:delText>
          </w:r>
        </w:del>
      </w:ins>
      <w:ins w:id="6905" w:author="像个男人一样" w:date="2018-03-21T02:01:00Z">
        <w:del w:id="6906" w:author="jie sun" w:date="2018-04-10T21:45:00Z">
          <w:r w:rsidDel="00454521">
            <w:fldChar w:fldCharType="end"/>
          </w:r>
        </w:del>
        <w:bookmarkStart w:id="6907" w:name="_Toc4119"/>
        <w:bookmarkStart w:id="6908" w:name="_Toc8964"/>
        <w:bookmarkStart w:id="6909" w:name="_Toc6961"/>
        <w:bookmarkStart w:id="6910" w:name="_Toc26234"/>
        <w:bookmarkStart w:id="6911" w:name="_Toc9340"/>
        <w:bookmarkStart w:id="6912" w:name="_Toc11775"/>
        <w:bookmarkStart w:id="6913" w:name="_Toc2359"/>
        <w:bookmarkStart w:id="6914" w:name="_Toc21751"/>
        <w:bookmarkStart w:id="6915" w:name="_Toc24520"/>
        <w:bookmarkStart w:id="6916" w:name="_Toc28252"/>
        <w:bookmarkStart w:id="6917" w:name="_Toc17269"/>
        <w:bookmarkStart w:id="6918" w:name="_Toc9457"/>
        <w:bookmarkStart w:id="6919" w:name="_Toc5779"/>
        <w:bookmarkStart w:id="6920" w:name="_Toc32695"/>
        <w:bookmarkStart w:id="6921" w:name="_Toc17119"/>
        <w:bookmarkStart w:id="6922" w:name="_Toc8762"/>
        <w:bookmarkStart w:id="6923" w:name="_Toc15130"/>
        <w:bookmarkStart w:id="6924" w:name="_Toc30531"/>
        <w:bookmarkStart w:id="6925" w:name="_Toc8764"/>
        <w:bookmarkStart w:id="6926" w:name="_Toc3642"/>
        <w:bookmarkStart w:id="6927" w:name="_Toc13086"/>
        <w:bookmarkStart w:id="6928" w:name="_Toc17226"/>
        <w:bookmarkStart w:id="6929" w:name="_Toc9267"/>
        <w:bookmarkStart w:id="6930" w:name="_Toc14230"/>
        <w:bookmarkStart w:id="6931" w:name="_Toc28858"/>
        <w:r>
          <w:rPr>
            <w:rFonts w:hint="eastAsia"/>
          </w:rPr>
          <w:t>:</w:t>
        </w:r>
        <w:r>
          <w:rPr>
            <w:rFonts w:hint="eastAsia"/>
            <w:lang w:val="en-US"/>
          </w:rPr>
          <w:t xml:space="preserve"> A </w:t>
        </w:r>
        <w:r>
          <w:rPr>
            <w:rFonts w:hint="eastAsia"/>
          </w:rPr>
          <w:t>Vocal Concert</w:t>
        </w:r>
      </w:ins>
      <w:bookmarkEnd w:id="6888"/>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p>
    <w:p w14:paraId="7142BF7C" w14:textId="2A9E02BB" w:rsidR="0087014B" w:rsidRDefault="00D5184D">
      <w:pPr>
        <w:pStyle w:val="Heading3"/>
      </w:pPr>
      <w:bookmarkStart w:id="6932" w:name="_Toc21203"/>
      <w:bookmarkStart w:id="6933" w:name="_Toc15929"/>
      <w:bookmarkStart w:id="6934" w:name="_Toc25595"/>
      <w:bookmarkStart w:id="6935" w:name="_Toc32700"/>
      <w:bookmarkStart w:id="6936" w:name="_Toc30686"/>
      <w:bookmarkStart w:id="6937" w:name="_Toc24467"/>
      <w:bookmarkStart w:id="6938" w:name="_Toc22975"/>
      <w:bookmarkStart w:id="6939" w:name="_Toc1302"/>
      <w:bookmarkStart w:id="6940" w:name="_Toc31741"/>
      <w:bookmarkStart w:id="6941" w:name="_Toc518661945"/>
      <w:r>
        <w:t xml:space="preserve">A </w:t>
      </w:r>
      <w:ins w:id="6942" w:author="jie sun" w:date="2018-04-16T21:23:00Z">
        <w:r w:rsidR="008034E7">
          <w:rPr>
            <w:lang w:val="en-US"/>
          </w:rPr>
          <w:t>M</w:t>
        </w:r>
      </w:ins>
      <w:del w:id="6943" w:author="jie sun" w:date="2018-04-16T21:23:00Z">
        <w:r w:rsidDel="008034E7">
          <w:rPr>
            <w:rFonts w:hint="eastAsia"/>
            <w:lang w:val="en-US"/>
          </w:rPr>
          <w:delText>m</w:delText>
        </w:r>
      </w:del>
      <w:r>
        <w:rPr>
          <w:rFonts w:hint="eastAsia"/>
          <w:lang w:val="en-US"/>
        </w:rPr>
        <w:t xml:space="preserve">ultifunctional </w:t>
      </w:r>
      <w:ins w:id="6944" w:author="jie sun" w:date="2018-04-16T21:23:00Z">
        <w:r w:rsidR="008034E7">
          <w:t>G</w:t>
        </w:r>
      </w:ins>
      <w:del w:id="6945" w:author="jie sun" w:date="2018-04-16T21:23:00Z">
        <w:r w:rsidDel="008034E7">
          <w:delText>g</w:delText>
        </w:r>
      </w:del>
      <w:r>
        <w:t>low</w:t>
      </w:r>
      <w:ins w:id="6946" w:author="jie sun" w:date="2018-04-08T18:33:00Z">
        <w:r w:rsidR="007301AA">
          <w:t>-</w:t>
        </w:r>
      </w:ins>
      <w:del w:id="6947" w:author="jie sun" w:date="2018-04-08T18:33:00Z">
        <w:r w:rsidDel="007301AA">
          <w:delText xml:space="preserve"> </w:delText>
        </w:r>
      </w:del>
      <w:ins w:id="6948" w:author="jie sun" w:date="2018-04-16T21:23:00Z">
        <w:r w:rsidR="008034E7">
          <w:t>S</w:t>
        </w:r>
      </w:ins>
      <w:del w:id="6949" w:author="jie sun" w:date="2018-04-16T21:23:00Z">
        <w:r w:rsidDel="008034E7">
          <w:delText>s</w:delText>
        </w:r>
      </w:del>
      <w:r>
        <w:t>tick</w:t>
      </w:r>
      <w:bookmarkEnd w:id="6932"/>
      <w:bookmarkEnd w:id="6933"/>
      <w:bookmarkEnd w:id="6934"/>
      <w:bookmarkEnd w:id="6935"/>
      <w:bookmarkEnd w:id="6936"/>
      <w:bookmarkEnd w:id="6937"/>
      <w:bookmarkEnd w:id="6938"/>
      <w:bookmarkEnd w:id="6939"/>
      <w:bookmarkEnd w:id="6940"/>
      <w:bookmarkEnd w:id="6941"/>
      <w:r>
        <w:t xml:space="preserve"> </w:t>
      </w:r>
    </w:p>
    <w:p w14:paraId="28B8F8ED" w14:textId="77777777" w:rsidR="0087014B" w:rsidRDefault="00D5184D">
      <w:r>
        <w:t xml:space="preserve">What kinds of new functions can be created for a glow stick, absolutely it is related with </w:t>
      </w:r>
      <w:del w:id="6950" w:author="jie sun" w:date="2018-04-08T18:33:00Z">
        <w:r w:rsidDel="007301AA">
          <w:delText xml:space="preserve">posture or </w:delText>
        </w:r>
      </w:del>
      <w:r>
        <w:t>action recognition</w:t>
      </w:r>
      <w:r>
        <w:rPr>
          <w:rFonts w:hint="eastAsia"/>
          <w:lang w:val="en-US"/>
        </w:rPr>
        <w:t xml:space="preserve"> algorithm</w:t>
      </w:r>
      <w:r>
        <w:t xml:space="preserve">. </w:t>
      </w:r>
    </w:p>
    <w:p w14:paraId="5B325FC2" w14:textId="77777777" w:rsidR="0087014B" w:rsidRDefault="00D5184D">
      <w:r>
        <w:t xml:space="preserve">You can imagine if the light sticks </w:t>
      </w:r>
      <w:del w:id="6951" w:author="jie sun" w:date="2018-04-08T18:33:00Z">
        <w:r w:rsidDel="003C2ADD">
          <w:delText>shak</w:delText>
        </w:r>
        <w:r w:rsidDel="003C2ADD">
          <w:rPr>
            <w:rFonts w:hint="eastAsia"/>
            <w:lang w:val="en-US"/>
          </w:rPr>
          <w:delText>en</w:delText>
        </w:r>
        <w:r w:rsidDel="003C2ADD">
          <w:delText xml:space="preserve"> </w:delText>
        </w:r>
      </w:del>
      <w:ins w:id="6952" w:author="jie sun" w:date="2018-04-08T18:33:00Z">
        <w:r w:rsidR="003C2ADD">
          <w:t xml:space="preserve">moved </w:t>
        </w:r>
      </w:ins>
      <w:r>
        <w:t>in different directions will show different col</w:t>
      </w:r>
      <w:ins w:id="6953" w:author="jie sun" w:date="2018-04-08T18:34:00Z">
        <w:r w:rsidR="003C2ADD">
          <w:t>ours</w:t>
        </w:r>
      </w:ins>
      <w:del w:id="6954" w:author="jie sun" w:date="2018-04-08T18:34:00Z">
        <w:r w:rsidDel="003C2ADD">
          <w:delText>ors</w:delText>
        </w:r>
      </w:del>
      <w:r>
        <w:t xml:space="preserve"> of light, it will be a very interesting idea. For example, when you </w:t>
      </w:r>
      <w:bookmarkStart w:id="6955" w:name="OLE_LINK4"/>
      <w:r>
        <w:t xml:space="preserve">shake the light sticks in </w:t>
      </w:r>
      <w:bookmarkStart w:id="6956" w:name="OLE_LINK3"/>
      <w:r>
        <w:t xml:space="preserve">perpendicular </w:t>
      </w:r>
      <w:bookmarkEnd w:id="6956"/>
      <w:r>
        <w:t>to the body</w:t>
      </w:r>
      <w:bookmarkEnd w:id="6955"/>
      <w:r>
        <w:t xml:space="preserve">, the glow stick will display the blue colour, and in the parallel plane to body, the glow stick will show the yellow colour, or </w:t>
      </w:r>
      <w:bookmarkStart w:id="6957" w:name="OLE_LINK5"/>
      <w:r>
        <w:t>in a round way above you</w:t>
      </w:r>
      <w:ins w:id="6958" w:author="jie sun" w:date="2018-04-08T19:16:00Z">
        <w:r w:rsidR="00E67BD3">
          <w:t>r</w:t>
        </w:r>
      </w:ins>
      <w:r>
        <w:t xml:space="preserve"> body, the glow stick will show the red colour. </w:t>
      </w:r>
    </w:p>
    <w:bookmarkEnd w:id="6957"/>
    <w:p w14:paraId="36907024" w14:textId="77777777" w:rsidR="0087014B" w:rsidRPr="007301AA" w:rsidRDefault="00D5184D">
      <w:pPr>
        <w:pStyle w:val="Caption"/>
        <w:pPrChange w:id="6959" w:author="像个男人一样" w:date="2018-03-21T02:02:00Z">
          <w:pPr/>
        </w:pPrChange>
      </w:pPr>
      <w:del w:id="6960" w:author="jie sun" w:date="2018-04-08T19:42:00Z">
        <w:r w:rsidRPr="007301AA" w:rsidDel="00615A34">
          <w:rPr>
            <w:iCs w:val="0"/>
            <w:color w:val="auto"/>
            <w:sz w:val="24"/>
            <w:szCs w:val="22"/>
          </w:rPr>
          <w:delText>So t</w:delText>
        </w:r>
      </w:del>
      <w:ins w:id="6961" w:author="jie sun" w:date="2018-04-08T19:42:00Z">
        <w:r w:rsidR="00615A34">
          <w:rPr>
            <w:iCs w:val="0"/>
            <w:color w:val="auto"/>
            <w:sz w:val="24"/>
            <w:szCs w:val="22"/>
          </w:rPr>
          <w:t>T</w:t>
        </w:r>
      </w:ins>
      <w:r w:rsidRPr="007301AA">
        <w:rPr>
          <w:iCs w:val="0"/>
          <w:color w:val="auto"/>
          <w:sz w:val="24"/>
          <w:szCs w:val="22"/>
        </w:rPr>
        <w:t xml:space="preserve">he automatic </w:t>
      </w:r>
      <w:del w:id="6962"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6963" w:author="jie sun" w:date="2018-04-08T18:32:00Z">
            <w:rPr>
              <w:lang w:val="en-US"/>
            </w:rPr>
          </w:rPrChange>
        </w:rPr>
        <w:t xml:space="preserve">point </w:t>
      </w:r>
      <w:r w:rsidRPr="007301AA">
        <w:rPr>
          <w:iCs w:val="0"/>
          <w:color w:val="auto"/>
          <w:sz w:val="24"/>
          <w:szCs w:val="22"/>
        </w:rPr>
        <w:t xml:space="preserve">for this function, and it is what have been mentioned above.  </w:t>
      </w:r>
    </w:p>
    <w:p w14:paraId="5E2AE6AC" w14:textId="77777777"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14:paraId="2EE04D45" w14:textId="77777777" w:rsidR="0087014B" w:rsidRDefault="00D5184D">
      <w:pPr>
        <w:jc w:val="center"/>
        <w:rPr>
          <w:lang w:val="en-US"/>
        </w:rPr>
        <w:pPrChange w:id="6964" w:author="jie sun" w:date="2018-04-16T21:41:00Z">
          <w:pPr/>
        </w:pPrChange>
      </w:pPr>
      <w:r>
        <w:rPr>
          <w:rFonts w:hint="eastAsia"/>
          <w:noProof/>
        </w:rPr>
        <w:drawing>
          <wp:inline distT="0" distB="0" distL="114300" distR="114300" wp14:anchorId="6A9B9AB8" wp14:editId="6E8B7276">
            <wp:extent cx="5066370" cy="2955851"/>
            <wp:effectExtent l="0" t="0" r="1270" b="0"/>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47"/>
                    <a:stretch>
                      <a:fillRect/>
                    </a:stretch>
                  </pic:blipFill>
                  <pic:spPr>
                    <a:xfrm>
                      <a:off x="0" y="0"/>
                      <a:ext cx="5069886" cy="2957902"/>
                    </a:xfrm>
                    <a:prstGeom prst="rect">
                      <a:avLst/>
                    </a:prstGeom>
                  </pic:spPr>
                </pic:pic>
              </a:graphicData>
            </a:graphic>
          </wp:inline>
        </w:drawing>
      </w:r>
    </w:p>
    <w:p w14:paraId="6E012269" w14:textId="27D4481E" w:rsidR="0087014B" w:rsidRDefault="00D5184D">
      <w:pPr>
        <w:pStyle w:val="Caption"/>
        <w:jc w:val="center"/>
        <w:rPr>
          <w:lang w:val="en-US"/>
        </w:rPr>
        <w:pPrChange w:id="6965" w:author="jie sun" w:date="2018-04-16T21:41:00Z">
          <w:pPr/>
        </w:pPrChange>
      </w:pPr>
      <w:bookmarkStart w:id="6966" w:name="_Toc517801895"/>
      <w:ins w:id="6967" w:author="像个男人一样" w:date="2018-03-21T02:02:00Z">
        <w:r>
          <w:t xml:space="preserve">Figure </w:t>
        </w:r>
      </w:ins>
      <w:ins w:id="6968" w:author="JIE  SUN" w:date="2018-06-21T13:36:00Z">
        <w:r w:rsidR="00A64E7B">
          <w:fldChar w:fldCharType="begin"/>
        </w:r>
        <w:r w:rsidR="00A64E7B">
          <w:instrText xml:space="preserve"> STYLEREF 1 \s </w:instrText>
        </w:r>
      </w:ins>
      <w:r w:rsidR="00A64E7B">
        <w:fldChar w:fldCharType="separate"/>
      </w:r>
      <w:r w:rsidR="005D06D1">
        <w:rPr>
          <w:noProof/>
        </w:rPr>
        <w:t>5</w:t>
      </w:r>
      <w:ins w:id="696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3</w:t>
      </w:r>
      <w:ins w:id="6970" w:author="JIE  SUN" w:date="2018-06-21T13:36:00Z">
        <w:r w:rsidR="00A64E7B">
          <w:fldChar w:fldCharType="end"/>
        </w:r>
      </w:ins>
      <w:ins w:id="6971" w:author="jie sun" w:date="2018-04-19T13:00:00Z">
        <w:del w:id="6972" w:author="JIE  SUN" w:date="2018-06-21T13:34:00Z">
          <w:r w:rsidR="00083FE7" w:rsidDel="00A64E7B">
            <w:fldChar w:fldCharType="begin"/>
          </w:r>
          <w:r w:rsidR="00083FE7" w:rsidDel="00A64E7B">
            <w:delInstrText xml:space="preserve"> STYLEREF 1 \s </w:delInstrText>
          </w:r>
        </w:del>
      </w:ins>
      <w:del w:id="6973" w:author="JIE  SUN" w:date="2018-06-21T13:34:00Z">
        <w:r w:rsidR="00083FE7" w:rsidDel="00A64E7B">
          <w:fldChar w:fldCharType="separate"/>
        </w:r>
        <w:r w:rsidR="00083FE7" w:rsidDel="00A64E7B">
          <w:rPr>
            <w:noProof/>
          </w:rPr>
          <w:delText>4</w:delText>
        </w:r>
      </w:del>
      <w:ins w:id="6974" w:author="jie sun" w:date="2018-04-19T13:00:00Z">
        <w:del w:id="697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976" w:author="JIE  SUN" w:date="2018-06-21T13:34:00Z">
        <w:r w:rsidR="00083FE7" w:rsidDel="00A64E7B">
          <w:fldChar w:fldCharType="separate"/>
        </w:r>
      </w:del>
      <w:ins w:id="6977" w:author="jie sun" w:date="2018-04-19T13:00:00Z">
        <w:del w:id="6978" w:author="JIE  SUN" w:date="2018-06-21T13:34:00Z">
          <w:r w:rsidR="00083FE7" w:rsidDel="00A64E7B">
            <w:rPr>
              <w:noProof/>
            </w:rPr>
            <w:delText>3</w:delText>
          </w:r>
          <w:r w:rsidR="00083FE7" w:rsidDel="00A64E7B">
            <w:fldChar w:fldCharType="end"/>
          </w:r>
        </w:del>
      </w:ins>
      <w:ins w:id="6979" w:author="像个男人一样" w:date="2018-03-21T02:02:00Z">
        <w:del w:id="698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981" w:author="像个男人一样" w:date="2018-03-22T11:51:00Z">
        <w:del w:id="6982" w:author="jie sun" w:date="2018-04-10T21:45:00Z">
          <w:r w:rsidDel="00454521">
            <w:delText>3</w:delText>
          </w:r>
        </w:del>
      </w:ins>
      <w:ins w:id="6983" w:author="像个男人一样" w:date="2018-03-21T02:02:00Z">
        <w:del w:id="6984" w:author="jie sun" w:date="2018-04-10T21:45:00Z">
          <w:r w:rsidDel="00454521">
            <w:fldChar w:fldCharType="end"/>
          </w:r>
        </w:del>
        <w:bookmarkStart w:id="6985" w:name="_Toc28461"/>
        <w:bookmarkStart w:id="6986" w:name="_Toc22723"/>
        <w:bookmarkStart w:id="6987" w:name="_Toc5625"/>
        <w:bookmarkStart w:id="6988" w:name="_Toc19140"/>
        <w:bookmarkStart w:id="6989" w:name="_Toc22412"/>
        <w:bookmarkStart w:id="6990" w:name="_Toc8977"/>
        <w:bookmarkStart w:id="6991" w:name="_Toc2898"/>
        <w:bookmarkStart w:id="6992" w:name="_Toc14933"/>
        <w:bookmarkStart w:id="6993" w:name="_Toc12604"/>
        <w:bookmarkStart w:id="6994" w:name="_Toc9934"/>
        <w:bookmarkStart w:id="6995" w:name="_Toc21441"/>
        <w:bookmarkStart w:id="6996" w:name="_Toc21152"/>
        <w:bookmarkStart w:id="6997" w:name="_Toc32128"/>
        <w:bookmarkStart w:id="6998" w:name="_Toc14715"/>
        <w:bookmarkStart w:id="6999" w:name="_Toc18359"/>
        <w:bookmarkStart w:id="7000" w:name="_Toc24948"/>
        <w:bookmarkStart w:id="7001" w:name="_Toc30001"/>
        <w:bookmarkStart w:id="7002" w:name="_Toc30120"/>
        <w:bookmarkStart w:id="7003" w:name="_Toc5855"/>
        <w:bookmarkStart w:id="7004" w:name="_Toc5272"/>
        <w:bookmarkStart w:id="7005" w:name="_Toc13012"/>
        <w:bookmarkStart w:id="7006" w:name="_Toc15750"/>
        <w:bookmarkStart w:id="7007" w:name="_Toc17626"/>
        <w:bookmarkStart w:id="7008" w:name="_Toc27316"/>
        <w:bookmarkStart w:id="7009" w:name="_Toc9341"/>
        <w:r>
          <w:rPr>
            <w:rFonts w:hint="eastAsia"/>
          </w:rPr>
          <w:t xml:space="preserve">: Audiences </w:t>
        </w:r>
      </w:ins>
      <w:ins w:id="7010" w:author="jie sun" w:date="2018-04-16T22:31:00Z">
        <w:r w:rsidR="00D87F58">
          <w:t>S</w:t>
        </w:r>
      </w:ins>
      <w:ins w:id="7011" w:author="像个男人一样" w:date="2018-03-21T02:02:00Z">
        <w:del w:id="7012" w:author="jie sun" w:date="2018-04-16T22:31:00Z">
          <w:r w:rsidDel="00D87F58">
            <w:rPr>
              <w:rFonts w:hint="eastAsia"/>
            </w:rPr>
            <w:delText>s</w:delText>
          </w:r>
        </w:del>
        <w:r>
          <w:rPr>
            <w:rFonts w:hint="eastAsia"/>
          </w:rPr>
          <w:t xml:space="preserve">hake </w:t>
        </w:r>
      </w:ins>
      <w:ins w:id="7013" w:author="jie sun" w:date="2018-04-16T22:31:00Z">
        <w:r w:rsidR="00D87F58">
          <w:t>G</w:t>
        </w:r>
      </w:ins>
      <w:ins w:id="7014" w:author="像个男人一样" w:date="2018-03-21T02:02:00Z">
        <w:del w:id="7015" w:author="jie sun" w:date="2018-04-16T22:31:00Z">
          <w:r w:rsidDel="00D87F58">
            <w:rPr>
              <w:rFonts w:hint="eastAsia"/>
            </w:rPr>
            <w:delText>g</w:delText>
          </w:r>
        </w:del>
        <w:r>
          <w:rPr>
            <w:rFonts w:hint="eastAsia"/>
          </w:rPr>
          <w:t xml:space="preserve">low </w:t>
        </w:r>
      </w:ins>
      <w:ins w:id="7016" w:author="jie sun" w:date="2018-04-16T22:31:00Z">
        <w:r w:rsidR="00D87F58">
          <w:t>S</w:t>
        </w:r>
      </w:ins>
      <w:ins w:id="7017" w:author="像个男人一样" w:date="2018-03-21T02:02:00Z">
        <w:del w:id="7018" w:author="jie sun" w:date="2018-04-16T22:31:00Z">
          <w:r w:rsidDel="00D87F58">
            <w:rPr>
              <w:rFonts w:hint="eastAsia"/>
            </w:rPr>
            <w:delText>s</w:delText>
          </w:r>
        </w:del>
        <w:r>
          <w:rPr>
            <w:rFonts w:hint="eastAsia"/>
          </w:rPr>
          <w:t>ticks</w:t>
        </w:r>
      </w:ins>
      <w:bookmarkEnd w:id="6966"/>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p>
    <w:p w14:paraId="3C9207E3" w14:textId="05535360" w:rsidR="0087014B" w:rsidRDefault="003D64D6">
      <w:pPr>
        <w:pStyle w:val="Heading2"/>
      </w:pPr>
      <w:bookmarkStart w:id="7019" w:name="_Toc14647"/>
      <w:bookmarkStart w:id="7020" w:name="_Toc26322"/>
      <w:bookmarkStart w:id="7021" w:name="_Toc25757"/>
      <w:bookmarkStart w:id="7022" w:name="_Toc11387"/>
      <w:bookmarkStart w:id="7023" w:name="_Toc8512"/>
      <w:bookmarkStart w:id="7024" w:name="_Toc510"/>
      <w:bookmarkStart w:id="7025" w:name="_Toc13399"/>
      <w:bookmarkStart w:id="7026" w:name="_Toc11815"/>
      <w:bookmarkStart w:id="7027" w:name="_Toc3995"/>
      <w:bookmarkStart w:id="7028" w:name="_Toc518661946"/>
      <w:ins w:id="7029" w:author="jie sun" w:date="2018-04-16T21:23:00Z">
        <w:r>
          <w:t>W</w:t>
        </w:r>
      </w:ins>
      <w:del w:id="7030" w:author="jie sun" w:date="2018-04-16T21:23:00Z">
        <w:r w:rsidR="00D5184D" w:rsidDel="003D64D6">
          <w:delText>w</w:delText>
        </w:r>
      </w:del>
      <w:r w:rsidR="00D5184D">
        <w:t>hy</w:t>
      </w:r>
      <w:r w:rsidR="00B57CCD">
        <w:t xml:space="preserve"> We</w:t>
      </w:r>
      <w:r w:rsidR="00D5184D">
        <w:t xml:space="preserve"> </w:t>
      </w:r>
      <w:ins w:id="7031" w:author="jie sun" w:date="2018-04-16T21:23:00Z">
        <w:r>
          <w:t>N</w:t>
        </w:r>
      </w:ins>
      <w:del w:id="7032" w:author="jie sun" w:date="2018-04-16T21:23:00Z">
        <w:r w:rsidR="00D5184D" w:rsidDel="003D64D6">
          <w:delText>n</w:delText>
        </w:r>
      </w:del>
      <w:r w:rsidR="00D5184D">
        <w:t xml:space="preserve">eed Accelerometer </w:t>
      </w:r>
      <w:ins w:id="7033" w:author="jie sun" w:date="2018-04-16T21:23:00Z">
        <w:r>
          <w:t>A</w:t>
        </w:r>
      </w:ins>
      <w:del w:id="7034" w:author="jie sun" w:date="2018-04-16T21:23:00Z">
        <w:r w:rsidR="00D5184D" w:rsidDel="003D64D6">
          <w:delText>a</w:delText>
        </w:r>
      </w:del>
      <w:r w:rsidR="00D5184D">
        <w:t xml:space="preserve">nd </w:t>
      </w:r>
      <w:del w:id="7035" w:author="jie sun" w:date="2018-04-16T21:23:00Z">
        <w:r w:rsidR="00D5184D" w:rsidDel="003D64D6">
          <w:delText>gyroscope</w:delText>
        </w:r>
      </w:del>
      <w:bookmarkEnd w:id="7019"/>
      <w:bookmarkEnd w:id="7020"/>
      <w:bookmarkEnd w:id="7021"/>
      <w:bookmarkEnd w:id="7022"/>
      <w:bookmarkEnd w:id="7023"/>
      <w:bookmarkEnd w:id="7024"/>
      <w:bookmarkEnd w:id="7025"/>
      <w:bookmarkEnd w:id="7026"/>
      <w:bookmarkEnd w:id="7027"/>
      <w:ins w:id="7036" w:author="jie sun" w:date="2018-04-16T21:23:00Z">
        <w:r>
          <w:t>Gyroscope</w:t>
        </w:r>
      </w:ins>
      <w:bookmarkEnd w:id="7028"/>
    </w:p>
    <w:p w14:paraId="49455F1D" w14:textId="77777777"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14:paraId="055EB89A" w14:textId="067522C1" w:rsidR="0087014B" w:rsidRDefault="003D64D6">
      <w:pPr>
        <w:pStyle w:val="Heading3"/>
        <w:rPr>
          <w:lang w:val="en-US"/>
        </w:rPr>
      </w:pPr>
      <w:bookmarkStart w:id="7037" w:name="_Toc27918"/>
      <w:bookmarkStart w:id="7038" w:name="_Toc739"/>
      <w:bookmarkStart w:id="7039" w:name="_Toc11341"/>
      <w:bookmarkStart w:id="7040" w:name="_Toc17253"/>
      <w:bookmarkStart w:id="7041" w:name="_Toc18674"/>
      <w:bookmarkStart w:id="7042" w:name="_Toc25327"/>
      <w:bookmarkStart w:id="7043" w:name="_Toc30258"/>
      <w:bookmarkStart w:id="7044" w:name="_Toc12471"/>
      <w:bookmarkStart w:id="7045" w:name="_Toc2741"/>
      <w:ins w:id="7046" w:author="jie sun" w:date="2018-04-16T21:23:00Z">
        <w:del w:id="7047" w:author="JIE  SUN" w:date="2018-06-22T11:54:00Z">
          <w:r w:rsidDel="004B52BC">
            <w:rPr>
              <w:lang w:val="en-US"/>
            </w:rPr>
            <w:delText>N</w:delText>
          </w:r>
        </w:del>
      </w:ins>
      <w:del w:id="7048" w:author="JIE  SUN" w:date="2018-06-22T11:54:00Z">
        <w:r w:rsidR="00D5184D" w:rsidDel="004B52BC">
          <w:rPr>
            <w:rFonts w:hint="eastAsia"/>
            <w:lang w:val="en-US"/>
          </w:rPr>
          <w:delText xml:space="preserve">new </w:delText>
        </w:r>
      </w:del>
      <w:ins w:id="7049" w:author="jie sun" w:date="2018-04-16T21:23:00Z">
        <w:del w:id="7050" w:author="JIE  SUN" w:date="2018-06-22T11:54:00Z">
          <w:r w:rsidDel="004B52BC">
            <w:rPr>
              <w:lang w:val="en-US"/>
            </w:rPr>
            <w:delText>A</w:delText>
          </w:r>
        </w:del>
      </w:ins>
      <w:del w:id="7051" w:author="JIE  SUN" w:date="2018-06-22T11:54:00Z">
        <w:r w:rsidR="00D5184D" w:rsidDel="004B52BC">
          <w:rPr>
            <w:rFonts w:hint="eastAsia"/>
            <w:lang w:val="en-US"/>
          </w:rPr>
          <w:delText>action</w:delText>
        </w:r>
      </w:del>
      <w:bookmarkStart w:id="7052" w:name="_Toc518661947"/>
      <w:ins w:id="7053" w:author="JIE  SUN" w:date="2018-06-22T11:54:00Z">
        <w:r w:rsidR="004B52BC">
          <w:rPr>
            <w:lang w:val="en-US"/>
          </w:rPr>
          <w:t>Gestures</w:t>
        </w:r>
      </w:ins>
      <w:r w:rsidR="00D5184D">
        <w:rPr>
          <w:rFonts w:hint="eastAsia"/>
          <w:lang w:val="en-US"/>
        </w:rPr>
        <w:t xml:space="preserve"> </w:t>
      </w:r>
      <w:ins w:id="7054" w:author="jie sun" w:date="2018-04-16T21:23:00Z">
        <w:r>
          <w:rPr>
            <w:lang w:val="en-US"/>
          </w:rPr>
          <w:t>R</w:t>
        </w:r>
      </w:ins>
      <w:del w:id="7055" w:author="jie sun" w:date="2018-04-16T21:23:00Z">
        <w:r w:rsidR="00D5184D" w:rsidDel="003D64D6">
          <w:rPr>
            <w:rFonts w:hint="eastAsia"/>
            <w:lang w:val="en-US"/>
          </w:rPr>
          <w:delText>r</w:delText>
        </w:r>
      </w:del>
      <w:r w:rsidR="00D5184D">
        <w:rPr>
          <w:rFonts w:hint="eastAsia"/>
          <w:lang w:val="en-US"/>
        </w:rPr>
        <w:t>ecognition</w:t>
      </w:r>
      <w:bookmarkEnd w:id="7037"/>
      <w:bookmarkEnd w:id="7038"/>
      <w:bookmarkEnd w:id="7039"/>
      <w:bookmarkEnd w:id="7040"/>
      <w:bookmarkEnd w:id="7041"/>
      <w:bookmarkEnd w:id="7042"/>
      <w:bookmarkEnd w:id="7043"/>
      <w:bookmarkEnd w:id="7044"/>
      <w:bookmarkEnd w:id="7045"/>
      <w:r w:rsidR="00437075">
        <w:rPr>
          <w:lang w:val="en-US"/>
        </w:rPr>
        <w:t>s</w:t>
      </w:r>
      <w:bookmarkEnd w:id="7052"/>
    </w:p>
    <w:p w14:paraId="1DDC8FFD" w14:textId="77777777" w:rsidR="0087014B" w:rsidRDefault="00D5184D">
      <w:pPr>
        <w:rPr>
          <w:lang w:val="en-US"/>
        </w:rPr>
      </w:pPr>
      <w:r>
        <w:rPr>
          <w:rFonts w:hint="eastAsia"/>
          <w:lang w:val="en-US"/>
        </w:rPr>
        <w:t xml:space="preserve"> </w:t>
      </w:r>
      <w:ins w:id="7056" w:author="jie sun" w:date="2018-04-18T15:20:00Z">
        <w:r w:rsidR="00091B1E">
          <w:rPr>
            <w:lang w:val="en-US"/>
          </w:rPr>
          <w:t xml:space="preserve">At </w:t>
        </w:r>
      </w:ins>
      <w:r>
        <w:rPr>
          <w:rFonts w:hint="eastAsia"/>
          <w:lang w:val="en-US"/>
        </w:rPr>
        <w:t>First</w:t>
      </w:r>
      <w:del w:id="7057" w:author="jie sun" w:date="2018-04-18T15:20:00Z">
        <w:r w:rsidDel="00091B1E">
          <w:rPr>
            <w:rFonts w:hint="eastAsia"/>
            <w:lang w:val="en-US"/>
          </w:rPr>
          <w:delText xml:space="preserve"> of all</w:delText>
        </w:r>
      </w:del>
      <w:ins w:id="7058" w:author="jie sun" w:date="2018-04-14T21:24:00Z">
        <w:r w:rsidR="006740C1">
          <w:rPr>
            <w:rFonts w:hint="eastAsia"/>
            <w:lang w:val="en-US"/>
          </w:rPr>
          <w:t>,</w:t>
        </w:r>
        <w:r w:rsidR="006740C1">
          <w:rPr>
            <w:lang w:val="en-US"/>
          </w:rPr>
          <w:t xml:space="preserve"> </w:t>
        </w:r>
      </w:ins>
      <w:del w:id="7059"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w:t>
      </w:r>
      <w:ins w:id="7060" w:author="JIE  SUN" w:date="2018-06-20T15:44:00Z">
        <w:r w:rsidR="00541F27">
          <w:rPr>
            <w:rFonts w:hint="eastAsia"/>
            <w:lang w:val="en-US"/>
          </w:rPr>
          <w:t xml:space="preserve"> two kinds of </w:t>
        </w:r>
        <w:bookmarkStart w:id="7061" w:name="OLE_LINK41"/>
        <w:bookmarkStart w:id="7062" w:name="OLE_LINK42"/>
        <w:r w:rsidR="00541F27">
          <w:rPr>
            <w:rFonts w:hint="eastAsia"/>
            <w:lang w:val="en-US"/>
          </w:rPr>
          <w:t>movements</w:t>
        </w:r>
      </w:ins>
      <w:del w:id="7063" w:author="JIE  SUN" w:date="2018-06-20T15:44:00Z">
        <w:r w:rsidDel="00541F27">
          <w:rPr>
            <w:rFonts w:hint="eastAsia"/>
            <w:lang w:val="en-US"/>
          </w:rPr>
          <w:delText xml:space="preserve"> three postures</w:delText>
        </w:r>
      </w:del>
      <w:r>
        <w:rPr>
          <w:rFonts w:hint="eastAsia"/>
          <w:lang w:val="en-US"/>
        </w:rPr>
        <w:t xml:space="preserve"> </w:t>
      </w:r>
      <w:bookmarkEnd w:id="7061"/>
      <w:bookmarkEnd w:id="7062"/>
      <w:r>
        <w:rPr>
          <w:rFonts w:hint="eastAsia"/>
          <w:lang w:val="en-US"/>
        </w:rPr>
        <w:t xml:space="preserve">or </w:t>
      </w:r>
      <w:del w:id="7064" w:author="JIE  SUN" w:date="2018-06-22T11:55:00Z">
        <w:r w:rsidDel="00491D44">
          <w:rPr>
            <w:rFonts w:hint="eastAsia"/>
            <w:lang w:val="en-US"/>
          </w:rPr>
          <w:delText xml:space="preserve">actions </w:delText>
        </w:r>
      </w:del>
      <w:ins w:id="7065" w:author="JIE  SUN" w:date="2018-06-22T11:55:00Z">
        <w:r w:rsidR="00491D44">
          <w:rPr>
            <w:lang w:val="en-US"/>
          </w:rPr>
          <w:t>gestures</w:t>
        </w:r>
        <w:r w:rsidR="00491D44">
          <w:rPr>
            <w:rFonts w:hint="eastAsia"/>
            <w:lang w:val="en-US"/>
          </w:rPr>
          <w:t xml:space="preserve"> </w:t>
        </w:r>
      </w:ins>
      <w:r>
        <w:rPr>
          <w:rFonts w:hint="eastAsia"/>
          <w:lang w:val="en-US"/>
        </w:rPr>
        <w:t>those should be identified by the sticks, here the accelerometer and gyroscope can be used to analy</w:t>
      </w:r>
      <w:ins w:id="7066" w:author="jie sun" w:date="2018-04-08T19:43:00Z">
        <w:r w:rsidR="008F547B">
          <w:rPr>
            <w:lang w:val="en-US"/>
          </w:rPr>
          <w:t>z</w:t>
        </w:r>
      </w:ins>
      <w:del w:id="7067" w:author="jie sun" w:date="2018-04-08T19:43:00Z">
        <w:r w:rsidDel="008F547B">
          <w:rPr>
            <w:rFonts w:hint="eastAsia"/>
            <w:lang w:val="en-US"/>
          </w:rPr>
          <w:delText>s</w:delText>
        </w:r>
      </w:del>
      <w:r>
        <w:rPr>
          <w:rFonts w:hint="eastAsia"/>
          <w:lang w:val="en-US"/>
        </w:rPr>
        <w:t xml:space="preserve">e or recognize </w:t>
      </w:r>
      <w:r w:rsidRPr="00541F27">
        <w:rPr>
          <w:sz w:val="22"/>
          <w:lang w:val="en-US"/>
          <w:rPrChange w:id="7068" w:author="JIE  SUN" w:date="2018-06-20T15:45:00Z">
            <w:rPr>
              <w:lang w:val="en-US"/>
            </w:rPr>
          </w:rPrChange>
        </w:rPr>
        <w:t xml:space="preserve">those </w:t>
      </w:r>
      <w:ins w:id="7069" w:author="JIE  SUN" w:date="2018-06-20T15:45:00Z">
        <w:r w:rsidR="00541F27">
          <w:rPr>
            <w:rFonts w:hint="eastAsia"/>
            <w:lang w:val="en-US"/>
          </w:rPr>
          <w:t>movements</w:t>
        </w:r>
      </w:ins>
      <w:del w:id="7070" w:author="JIE  SUN" w:date="2018-06-20T15:45:00Z">
        <w:r w:rsidDel="00541F27">
          <w:rPr>
            <w:rFonts w:hint="eastAsia"/>
            <w:lang w:val="en-US"/>
          </w:rPr>
          <w:delText>postures</w:delText>
        </w:r>
      </w:del>
      <w:ins w:id="7071" w:author="JIE  SUN" w:date="2018-06-20T15:48:00Z">
        <w:r w:rsidR="00541F27">
          <w:rPr>
            <w:lang w:val="en-US"/>
          </w:rPr>
          <w:t>; at same time, recording the times of shaking.</w:t>
        </w:r>
      </w:ins>
      <w:del w:id="7072" w:author="JIE  SUN" w:date="2018-06-20T15:48:00Z">
        <w:r w:rsidDel="00541F27">
          <w:rPr>
            <w:rFonts w:hint="eastAsia"/>
            <w:lang w:val="en-US"/>
          </w:rPr>
          <w:delText>.</w:delText>
        </w:r>
      </w:del>
      <w:r>
        <w:rPr>
          <w:rFonts w:hint="eastAsia"/>
          <w:lang w:val="en-US"/>
        </w:rPr>
        <w:t xml:space="preserve"> </w:t>
      </w:r>
    </w:p>
    <w:p w14:paraId="318C9E8C" w14:textId="77777777" w:rsidR="0087014B" w:rsidRDefault="00D5184D">
      <w:pPr>
        <w:rPr>
          <w:lang w:val="en-US"/>
        </w:rPr>
      </w:pPr>
      <w:bookmarkStart w:id="7073" w:name="OLE_LINK6"/>
      <w:r>
        <w:rPr>
          <w:rFonts w:hint="eastAsia"/>
          <w:lang w:val="en-US"/>
        </w:rPr>
        <w:t xml:space="preserve">Action </w:t>
      </w:r>
      <w:bookmarkEnd w:id="7073"/>
      <w:r>
        <w:rPr>
          <w:rFonts w:hint="eastAsia"/>
          <w:lang w:val="en-US"/>
        </w:rPr>
        <w:t>1</w:t>
      </w:r>
      <w:ins w:id="7074" w:author="jie sun" w:date="2018-04-08T19:43:00Z">
        <w:r w:rsidR="008F547B">
          <w:rPr>
            <w:lang w:val="en-US"/>
          </w:rPr>
          <w:t>:</w:t>
        </w:r>
      </w:ins>
      <w:del w:id="7075" w:author="jie sun" w:date="2018-04-08T19:43:00Z">
        <w:r w:rsidDel="008F547B">
          <w:rPr>
            <w:rFonts w:hint="eastAsia"/>
            <w:lang w:val="en-US"/>
          </w:rPr>
          <w:delText>:</w:delText>
        </w:r>
      </w:del>
      <w:ins w:id="7076" w:author="jie sun" w:date="2018-04-08T19:43:00Z">
        <w:r w:rsidR="008F547B">
          <w:rPr>
            <w:lang w:val="en-US"/>
          </w:rPr>
          <w:t xml:space="preserve">  </w:t>
        </w:r>
      </w:ins>
      <w:del w:id="7077" w:author="jie sun" w:date="2018-04-08T19:43:00Z">
        <w:r w:rsidDel="008F547B">
          <w:rPr>
            <w:rFonts w:hint="eastAsia"/>
            <w:lang w:val="en-US"/>
          </w:rPr>
          <w:delText xml:space="preserve"> </w:delText>
        </w:r>
      </w:del>
      <w:bookmarkStart w:id="7078" w:name="OLE_LINK19"/>
      <w:ins w:id="7079" w:author="jie sun" w:date="2018-04-08T19:44:00Z">
        <w:r w:rsidR="003B16B7">
          <w:rPr>
            <w:lang w:val="en-US"/>
          </w:rPr>
          <w:t>shaking</w:t>
        </w:r>
      </w:ins>
      <w:del w:id="7080" w:author="jie sun" w:date="2018-04-08T19:43:00Z">
        <w:r w:rsidDel="005800C1">
          <w:delText>s</w:delText>
        </w:r>
      </w:del>
      <w:del w:id="7081" w:author="jie sun" w:date="2018-04-08T19:44:00Z">
        <w:r w:rsidDel="003B16B7">
          <w:delText>hak</w:delText>
        </w:r>
      </w:del>
      <w:del w:id="7082" w:author="jie sun" w:date="2018-04-08T19:43:00Z">
        <w:r w:rsidDel="005800C1">
          <w:rPr>
            <w:rFonts w:hint="eastAsia"/>
            <w:lang w:val="en-US"/>
          </w:rPr>
          <w:delText>ing</w:delText>
        </w:r>
        <w:r w:rsidDel="005800C1">
          <w:delText xml:space="preserve"> the </w:delText>
        </w:r>
      </w:del>
      <w:ins w:id="7083" w:author="jie sun" w:date="2018-04-08T19:43:00Z">
        <w:r w:rsidR="005800C1">
          <w:rPr>
            <w:lang w:val="en-US"/>
          </w:rPr>
          <w:t xml:space="preserve"> </w:t>
        </w:r>
      </w:ins>
      <w:r>
        <w:t>sticks in perpendicular to the body</w:t>
      </w:r>
      <w:r>
        <w:rPr>
          <w:rFonts w:hint="eastAsia"/>
          <w:lang w:val="en-US"/>
        </w:rPr>
        <w:t xml:space="preserve">, </w:t>
      </w:r>
      <w:del w:id="7084" w:author="jie sun" w:date="2018-04-08T19:44:00Z">
        <w:r w:rsidDel="003F5D5C">
          <w:rPr>
            <w:rFonts w:hint="eastAsia"/>
            <w:lang w:val="en-US"/>
          </w:rPr>
          <w:delText xml:space="preserve"> </w:delText>
        </w:r>
      </w:del>
      <w:r>
        <w:rPr>
          <w:rFonts w:hint="eastAsia"/>
          <w:lang w:val="en-US"/>
        </w:rPr>
        <w:t>the stick should display blue color.</w:t>
      </w:r>
      <w:bookmarkEnd w:id="7078"/>
      <w:ins w:id="7085" w:author="JIE  SUN" w:date="2018-06-22T11:51:00Z">
        <w:r w:rsidR="004B52BC">
          <w:rPr>
            <w:lang w:val="en-US"/>
          </w:rPr>
          <w:t xml:space="preserve"> In detail, </w:t>
        </w:r>
      </w:ins>
    </w:p>
    <w:p w14:paraId="7AAB3F31" w14:textId="77777777" w:rsidR="0087014B" w:rsidRDefault="00D5184D">
      <w:pPr>
        <w:rPr>
          <w:lang w:val="en-US"/>
        </w:rPr>
      </w:pPr>
      <w:bookmarkStart w:id="7086"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16A42EF1" w14:textId="77777777" w:rsidR="0087014B" w:rsidRDefault="00D5184D">
      <w:del w:id="7087" w:author="JIE  SUN" w:date="2018-06-20T15:47:00Z">
        <w:r w:rsidDel="00541F27">
          <w:rPr>
            <w:rFonts w:hint="eastAsia"/>
            <w:lang w:val="en-US"/>
          </w:rPr>
          <w:delText>Action 3: rotating</w:delText>
        </w:r>
        <w:r w:rsidDel="00541F27">
          <w:delText xml:space="preserve"> above you</w:delText>
        </w:r>
      </w:del>
      <w:ins w:id="7088" w:author="jie sun" w:date="2018-04-08T19:44:00Z">
        <w:del w:id="7089" w:author="JIE  SUN" w:date="2018-06-20T15:47:00Z">
          <w:r w:rsidR="000727F8" w:rsidDel="00541F27">
            <w:delText>r</w:delText>
          </w:r>
        </w:del>
      </w:ins>
      <w:del w:id="7090" w:author="JIE  SUN" w:date="2018-06-20T15:47:00Z">
        <w:r w:rsidDel="00541F27">
          <w:delText xml:space="preserve"> body, the glow stick </w:delText>
        </w:r>
        <w:r w:rsidDel="00541F27">
          <w:rPr>
            <w:rFonts w:hint="eastAsia"/>
            <w:lang w:val="en-US"/>
          </w:rPr>
          <w:delText xml:space="preserve">should </w:delText>
        </w:r>
        <w:r w:rsidDel="00541F27">
          <w:delText xml:space="preserve">show the red colour. </w:delText>
        </w:r>
      </w:del>
    </w:p>
    <w:bookmarkEnd w:id="7086"/>
    <w:p w14:paraId="33A99C02" w14:textId="77777777" w:rsidR="0087014B" w:rsidRPr="000727F8" w:rsidRDefault="0087014B">
      <w:pPr>
        <w:rPr>
          <w:rPrChange w:id="7091" w:author="jie sun" w:date="2018-04-08T19:44:00Z">
            <w:rPr>
              <w:lang w:val="en-US"/>
            </w:rPr>
          </w:rPrChange>
        </w:rPr>
      </w:pPr>
    </w:p>
    <w:p w14:paraId="0CD2C502" w14:textId="77777777" w:rsidR="0087014B" w:rsidRDefault="00D5184D">
      <w:pPr>
        <w:pStyle w:val="Heading4"/>
        <w:rPr>
          <w:lang w:val="en-US"/>
        </w:rPr>
      </w:pPr>
      <w:r>
        <w:rPr>
          <w:rFonts w:hint="eastAsia"/>
          <w:lang w:val="en-US"/>
        </w:rPr>
        <w:t xml:space="preserve">Accelerometer and Gyroscope in the iPhone 6 </w:t>
      </w:r>
    </w:p>
    <w:p w14:paraId="0CDC8DC2" w14:textId="77777777" w:rsidR="0087014B" w:rsidRPr="00B9631D" w:rsidRDefault="00D5184D">
      <w:pPr>
        <w:pStyle w:val="Caption"/>
        <w:rPr>
          <w:lang w:val="en-US"/>
        </w:rPr>
        <w:pPrChange w:id="7092" w:author="像个男人一样" w:date="2018-03-21T02:02:00Z">
          <w:pPr/>
        </w:pPrChange>
      </w:pPr>
      <w:r w:rsidRPr="00B9631D">
        <w:rPr>
          <w:iCs w:val="0"/>
          <w:color w:val="auto"/>
          <w:sz w:val="24"/>
          <w:szCs w:val="22"/>
          <w:lang w:val="en-US"/>
        </w:rPr>
        <w:t>How the accelerometer and Gyroscope work in iPhone 6, which have mentioned in last two chapters.</w:t>
      </w:r>
      <w:ins w:id="7093"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7094" w:author="jie sun" w:date="2018-04-08T15:13:00Z">
            <w:rPr>
              <w:lang w:val="en-GB"/>
            </w:rPr>
          </w:rPrChange>
        </w:rPr>
        <w:t>G</w:t>
      </w:r>
      <w:r w:rsidRPr="00B9631D">
        <w:rPr>
          <w:iCs w:val="0"/>
          <w:color w:val="auto"/>
          <w:sz w:val="24"/>
          <w:szCs w:val="22"/>
          <w:lang w:val="en-US"/>
          <w:rPrChange w:id="7095" w:author="jie sun" w:date="2018-04-08T15:13:00Z">
            <w:rPr/>
          </w:rPrChange>
        </w:rPr>
        <w:t>yroscope sense</w:t>
      </w:r>
      <w:r w:rsidRPr="00B9631D">
        <w:rPr>
          <w:iCs w:val="0"/>
          <w:color w:val="auto"/>
          <w:sz w:val="24"/>
          <w:szCs w:val="22"/>
          <w:lang w:val="en-US"/>
          <w:rPrChange w:id="7096" w:author="jie sun" w:date="2018-04-08T15:13:00Z">
            <w:rPr>
              <w:lang w:val="en-GB"/>
            </w:rPr>
          </w:rPrChange>
        </w:rPr>
        <w:t>s</w:t>
      </w:r>
      <w:r w:rsidRPr="00B9631D">
        <w:rPr>
          <w:iCs w:val="0"/>
          <w:color w:val="auto"/>
          <w:sz w:val="24"/>
          <w:szCs w:val="22"/>
          <w:lang w:val="en-US"/>
          <w:rPrChange w:id="7097" w:author="jie sun" w:date="2018-04-08T15:13:00Z">
            <w:rPr/>
          </w:rPrChange>
        </w:rPr>
        <w:t xml:space="preserve"> the rotatio</w:t>
      </w:r>
      <w:ins w:id="7098" w:author="jie sun" w:date="2018-04-10T18:03:00Z">
        <w:r w:rsidR="00057D1E">
          <w:rPr>
            <w:iCs w:val="0"/>
            <w:color w:val="auto"/>
            <w:sz w:val="24"/>
            <w:szCs w:val="22"/>
            <w:lang w:val="en-US"/>
          </w:rPr>
          <w:t>n</w:t>
        </w:r>
      </w:ins>
      <w:del w:id="7099" w:author="jie sun" w:date="2018-04-10T18:03:00Z">
        <w:r w:rsidRPr="00B9631D" w:rsidDel="00057D1E">
          <w:rPr>
            <w:iCs w:val="0"/>
            <w:color w:val="auto"/>
            <w:sz w:val="24"/>
            <w:szCs w:val="22"/>
            <w:lang w:val="en-US"/>
            <w:rPrChange w:id="7100" w:author="jie sun" w:date="2018-04-08T15:13:00Z">
              <w:rPr/>
            </w:rPrChange>
          </w:rPr>
          <w:delText>n</w:delText>
        </w:r>
      </w:del>
      <w:r w:rsidRPr="00B9631D">
        <w:rPr>
          <w:iCs w:val="0"/>
          <w:color w:val="auto"/>
          <w:sz w:val="24"/>
          <w:szCs w:val="22"/>
          <w:lang w:val="en-US"/>
          <w:rPrChange w:id="7101" w:author="jie sun" w:date="2018-04-08T15:13:00Z">
            <w:rPr/>
          </w:rPrChange>
        </w:rPr>
        <w:t xml:space="preserve">, whereas </w:t>
      </w:r>
      <w:del w:id="7102" w:author="JIE  SUN" w:date="2018-06-20T15:51:00Z">
        <w:r w:rsidRPr="00B9631D" w:rsidDel="00964728">
          <w:rPr>
            <w:iCs w:val="0"/>
            <w:color w:val="auto"/>
            <w:sz w:val="24"/>
            <w:szCs w:val="22"/>
            <w:lang w:val="en-US"/>
            <w:rPrChange w:id="7103" w:author="jie sun" w:date="2018-04-08T15:13:00Z">
              <w:rPr/>
            </w:rPrChange>
          </w:rPr>
          <w:delText xml:space="preserve">the </w:delText>
        </w:r>
      </w:del>
      <w:r w:rsidRPr="00B9631D">
        <w:rPr>
          <w:iCs w:val="0"/>
          <w:color w:val="auto"/>
          <w:sz w:val="24"/>
          <w:szCs w:val="22"/>
          <w:lang w:val="en-US"/>
          <w:rPrChange w:id="7104" w:author="jie sun" w:date="2018-04-08T15:13:00Z">
            <w:rPr>
              <w:lang w:val="en-GB"/>
            </w:rPr>
          </w:rPrChange>
        </w:rPr>
        <w:t>ano</w:t>
      </w:r>
      <w:r w:rsidRPr="00B9631D">
        <w:rPr>
          <w:iCs w:val="0"/>
          <w:color w:val="auto"/>
          <w:sz w:val="24"/>
          <w:szCs w:val="22"/>
          <w:lang w:val="en-US"/>
          <w:rPrChange w:id="7105" w:author="jie sun" w:date="2018-04-08T15:13:00Z">
            <w:rPr/>
          </w:rPrChange>
        </w:rPr>
        <w:t>ther is used to</w:t>
      </w:r>
      <w:del w:id="7106" w:author="jie sun" w:date="2018-04-10T18:03:00Z">
        <w:r w:rsidRPr="00B9631D" w:rsidDel="00057D1E">
          <w:rPr>
            <w:iCs w:val="0"/>
            <w:color w:val="auto"/>
            <w:sz w:val="24"/>
            <w:szCs w:val="22"/>
            <w:lang w:val="en-US"/>
            <w:rPrChange w:id="7107" w:author="jie sun" w:date="2018-04-08T15:13:00Z">
              <w:rPr/>
            </w:rPrChange>
          </w:rPr>
          <w:delText xml:space="preserve"> test the</w:delText>
        </w:r>
      </w:del>
      <w:del w:id="7108" w:author="jie sun" w:date="2018-04-10T17:59:00Z">
        <w:r w:rsidRPr="00B9631D" w:rsidDel="00316375">
          <w:rPr>
            <w:iCs w:val="0"/>
            <w:color w:val="auto"/>
            <w:sz w:val="24"/>
            <w:szCs w:val="22"/>
            <w:lang w:val="en-US"/>
            <w:rPrChange w:id="7109" w:author="jie sun" w:date="2018-04-08T15:13:00Z">
              <w:rPr/>
            </w:rPrChange>
          </w:rPr>
          <w:delText xml:space="preserve"> </w:delText>
        </w:r>
      </w:del>
      <w:ins w:id="7110" w:author="jie sun" w:date="2018-04-10T18:03:00Z">
        <w:r w:rsidR="00057D1E">
          <w:rPr>
            <w:iCs w:val="0"/>
            <w:color w:val="auto"/>
            <w:sz w:val="24"/>
            <w:szCs w:val="22"/>
            <w:lang w:val="en-US"/>
          </w:rPr>
          <w:t xml:space="preserve"> </w:t>
        </w:r>
      </w:ins>
      <w:ins w:id="7111" w:author="JIE  SUN" w:date="2018-06-20T15:51:00Z">
        <w:r w:rsidR="00964728">
          <w:rPr>
            <w:iCs w:val="0"/>
            <w:color w:val="auto"/>
            <w:sz w:val="24"/>
            <w:szCs w:val="22"/>
            <w:lang w:val="en-US"/>
          </w:rPr>
          <w:t xml:space="preserve">gain </w:t>
        </w:r>
      </w:ins>
      <w:ins w:id="7112" w:author="jie sun" w:date="2018-04-10T18:03:00Z">
        <w:r w:rsidR="00057D1E">
          <w:rPr>
            <w:iCs w:val="0"/>
            <w:color w:val="auto"/>
            <w:sz w:val="24"/>
            <w:szCs w:val="22"/>
            <w:lang w:val="en-US"/>
          </w:rPr>
          <w:t>acceler</w:t>
        </w:r>
      </w:ins>
      <w:ins w:id="7113" w:author="jie sun" w:date="2018-04-10T18:06:00Z">
        <w:r w:rsidR="00920DAF">
          <w:rPr>
            <w:iCs w:val="0"/>
            <w:color w:val="auto"/>
            <w:sz w:val="24"/>
            <w:szCs w:val="22"/>
            <w:lang w:val="en-US"/>
          </w:rPr>
          <w:t>ation</w:t>
        </w:r>
      </w:ins>
      <w:del w:id="7114" w:author="jie sun" w:date="2018-04-10T17:59:00Z">
        <w:r w:rsidRPr="00B9631D" w:rsidDel="00316375">
          <w:rPr>
            <w:iCs w:val="0"/>
            <w:color w:val="auto"/>
            <w:sz w:val="24"/>
            <w:szCs w:val="22"/>
            <w:lang w:val="en-US"/>
            <w:rPrChange w:id="7115" w:author="jie sun" w:date="2018-04-08T15:13:00Z">
              <w:rPr/>
            </w:rPrChange>
          </w:rPr>
          <w:delText>accelerometer</w:delText>
        </w:r>
      </w:del>
      <w:r w:rsidRPr="00B9631D">
        <w:rPr>
          <w:iCs w:val="0"/>
          <w:color w:val="auto"/>
          <w:sz w:val="24"/>
          <w:szCs w:val="22"/>
          <w:lang w:val="en-US"/>
        </w:rPr>
        <w:t>.</w:t>
      </w:r>
      <w:ins w:id="7116"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7117" w:author="jie sun" w:date="2018-04-10T18:02:00Z">
        <w:r w:rsidR="00317F10">
          <w:rPr>
            <w:iCs w:val="0"/>
            <w:color w:val="auto"/>
            <w:sz w:val="24"/>
            <w:szCs w:val="22"/>
            <w:lang w:val="en-US"/>
          </w:rPr>
          <w:t xml:space="preserve">is a </w:t>
        </w:r>
      </w:ins>
      <w:del w:id="7118" w:author="jie sun" w:date="2018-04-10T18:02:00Z">
        <w:r w:rsidRPr="00B9631D" w:rsidDel="00317F10">
          <w:rPr>
            <w:iCs w:val="0"/>
            <w:color w:val="auto"/>
            <w:sz w:val="24"/>
            <w:szCs w:val="22"/>
            <w:lang w:val="en-US"/>
          </w:rPr>
          <w:delText xml:space="preserve">are </w:delText>
        </w:r>
      </w:del>
      <w:del w:id="7119" w:author="像个男人一样" w:date="2018-03-21T23:12:00Z">
        <w:r w:rsidRPr="00B9631D">
          <w:rPr>
            <w:iCs w:val="0"/>
            <w:color w:val="auto"/>
            <w:sz w:val="24"/>
            <w:szCs w:val="22"/>
            <w:lang w:val="en-US"/>
          </w:rPr>
          <w:delText xml:space="preserve">two </w:delText>
        </w:r>
      </w:del>
      <w:ins w:id="7120" w:author="像个男人一样" w:date="2018-03-21T23:12:00Z">
        <w:del w:id="7121"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7122"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7123"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7124" w:author="jie sun" w:date="2018-04-10T18:02:00Z">
        <w:r w:rsidR="00057A58">
          <w:rPr>
            <w:iCs w:val="0"/>
            <w:color w:val="auto"/>
            <w:sz w:val="24"/>
            <w:szCs w:val="22"/>
            <w:lang w:val="en-US"/>
          </w:rPr>
          <w:t xml:space="preserve">those two sensors </w:t>
        </w:r>
      </w:ins>
      <w:del w:id="7125"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7126"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7127"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7128" w:author="jie sun" w:date="2018-04-08T15:13:00Z">
            <w:rPr>
              <w:lang w:val="en-GB"/>
            </w:rPr>
          </w:rPrChange>
        </w:rPr>
        <w:t>.</w:t>
      </w:r>
      <w:r w:rsidRPr="00B9631D">
        <w:rPr>
          <w:iCs w:val="0"/>
          <w:color w:val="auto"/>
          <w:sz w:val="24"/>
          <w:szCs w:val="22"/>
          <w:lang w:val="en-US"/>
        </w:rPr>
        <w:t xml:space="preserve"> Here, we use the iPhone to simulate a multifunctional glow</w:t>
      </w:r>
      <w:ins w:id="7129" w:author="jie sun" w:date="2018-04-10T18:03:00Z">
        <w:r w:rsidR="00545E10">
          <w:rPr>
            <w:iCs w:val="0"/>
            <w:color w:val="auto"/>
            <w:sz w:val="24"/>
            <w:szCs w:val="22"/>
            <w:lang w:val="en-US"/>
          </w:rPr>
          <w:t>-</w:t>
        </w:r>
      </w:ins>
      <w:del w:id="7130"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7131"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7132"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7133" w:author="jie sun" w:date="2018-04-10T18:05:00Z">
        <w:r w:rsidR="00EE4AC3">
          <w:rPr>
            <w:iCs w:val="0"/>
            <w:color w:val="auto"/>
            <w:sz w:val="24"/>
            <w:szCs w:val="22"/>
            <w:lang w:val="en-US"/>
          </w:rPr>
          <w:t>e figure</w:t>
        </w:r>
      </w:ins>
      <w:del w:id="7134"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7135" w:author="jie sun" w:date="2018-04-10T18:05:00Z">
        <w:r w:rsidR="00EE4AC3">
          <w:rPr>
            <w:iCs w:val="0"/>
            <w:color w:val="auto"/>
            <w:sz w:val="24"/>
            <w:szCs w:val="22"/>
            <w:lang w:val="en-US"/>
          </w:rPr>
          <w:t>s</w:t>
        </w:r>
      </w:ins>
      <w:del w:id="7136"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7137"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14:paraId="04370F84" w14:textId="77777777" w:rsidR="0087014B" w:rsidRDefault="00D5184D">
      <w:pPr>
        <w:rPr>
          <w:del w:id="7138" w:author="像个男人一样" w:date="2018-03-21T02:03:00Z"/>
        </w:rPr>
      </w:pPr>
      <w:bookmarkStart w:id="7139" w:name="OLE_LINK15"/>
      <w:del w:id="7140" w:author="像个男人一样" w:date="2018-03-21T02:03:00Z">
        <w:r>
          <w:rPr>
            <w:rFonts w:hint="eastAsia"/>
          </w:rPr>
          <w:delText>https://www.nomtek.com/scanning-rooms-with-an-iphone/</w:delText>
        </w:r>
      </w:del>
    </w:p>
    <w:bookmarkEnd w:id="7139"/>
    <w:p w14:paraId="4F5AEBBB" w14:textId="77777777" w:rsidR="0087014B" w:rsidRDefault="00D5184D">
      <w:pPr>
        <w:jc w:val="center"/>
        <w:rPr>
          <w:ins w:id="7141" w:author="像个男人一样" w:date="2018-03-21T01:55:00Z"/>
        </w:rPr>
        <w:pPrChange w:id="7142" w:author="jie sun" w:date="2018-04-16T21:41:00Z">
          <w:pPr/>
        </w:pPrChange>
      </w:pPr>
      <w:r>
        <w:rPr>
          <w:rFonts w:hint="eastAsia"/>
          <w:noProof/>
        </w:rPr>
        <w:drawing>
          <wp:inline distT="0" distB="0" distL="114300" distR="114300" wp14:anchorId="76B30F1A" wp14:editId="4E574A9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48"/>
                    <a:stretch>
                      <a:fillRect/>
                    </a:stretch>
                  </pic:blipFill>
                  <pic:spPr>
                    <a:xfrm>
                      <a:off x="0" y="0"/>
                      <a:ext cx="2477135" cy="2943225"/>
                    </a:xfrm>
                    <a:prstGeom prst="rect">
                      <a:avLst/>
                    </a:prstGeom>
                  </pic:spPr>
                </pic:pic>
              </a:graphicData>
            </a:graphic>
          </wp:inline>
        </w:drawing>
      </w:r>
      <w:r>
        <w:rPr>
          <w:rFonts w:hint="eastAsia"/>
          <w:noProof/>
        </w:rPr>
        <w:drawing>
          <wp:inline distT="0" distB="0" distL="114300" distR="114300" wp14:anchorId="05D4425E" wp14:editId="3B02D1A3">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49"/>
                    <a:stretch>
                      <a:fillRect/>
                    </a:stretch>
                  </pic:blipFill>
                  <pic:spPr>
                    <a:xfrm>
                      <a:off x="0" y="0"/>
                      <a:ext cx="2447925" cy="3028950"/>
                    </a:xfrm>
                    <a:prstGeom prst="rect">
                      <a:avLst/>
                    </a:prstGeom>
                  </pic:spPr>
                </pic:pic>
              </a:graphicData>
            </a:graphic>
          </wp:inline>
        </w:drawing>
      </w:r>
    </w:p>
    <w:p w14:paraId="6E124849" w14:textId="3D5314DB" w:rsidR="00862C44" w:rsidRPr="00FC18E4" w:rsidRDefault="00862C44">
      <w:pPr>
        <w:pStyle w:val="Caption"/>
        <w:jc w:val="center"/>
        <w:rPr>
          <w:ins w:id="7143" w:author="jie sun" w:date="2018-04-08T19:50:00Z"/>
          <w:lang w:val="en-US"/>
        </w:rPr>
        <w:pPrChange w:id="7144" w:author="jie sun" w:date="2018-04-16T21:41:00Z">
          <w:pPr>
            <w:pStyle w:val="Caption"/>
          </w:pPr>
        </w:pPrChange>
      </w:pPr>
      <w:bookmarkStart w:id="7145" w:name="_Toc517801896"/>
      <w:ins w:id="7146" w:author="jie sun" w:date="2018-04-08T19:50:00Z">
        <w:r>
          <w:t xml:space="preserve">Figure </w:t>
        </w:r>
      </w:ins>
      <w:ins w:id="7147" w:author="JIE  SUN" w:date="2018-06-21T13:36:00Z">
        <w:r w:rsidR="00A64E7B">
          <w:fldChar w:fldCharType="begin"/>
        </w:r>
        <w:r w:rsidR="00A64E7B">
          <w:instrText xml:space="preserve"> STYLEREF 1 \s </w:instrText>
        </w:r>
      </w:ins>
      <w:r w:rsidR="00A64E7B">
        <w:fldChar w:fldCharType="separate"/>
      </w:r>
      <w:r w:rsidR="005D06D1">
        <w:rPr>
          <w:noProof/>
        </w:rPr>
        <w:t>5</w:t>
      </w:r>
      <w:ins w:id="714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4</w:t>
      </w:r>
      <w:ins w:id="7149" w:author="JIE  SUN" w:date="2018-06-21T13:36:00Z">
        <w:r w:rsidR="00A64E7B">
          <w:fldChar w:fldCharType="end"/>
        </w:r>
      </w:ins>
      <w:ins w:id="7150" w:author="jie sun" w:date="2018-04-19T13:00:00Z">
        <w:del w:id="7151" w:author="JIE  SUN" w:date="2018-06-21T13:34:00Z">
          <w:r w:rsidR="00083FE7" w:rsidDel="00A64E7B">
            <w:fldChar w:fldCharType="begin"/>
          </w:r>
          <w:r w:rsidR="00083FE7" w:rsidDel="00A64E7B">
            <w:delInstrText xml:space="preserve"> STYLEREF 1 \s </w:delInstrText>
          </w:r>
        </w:del>
      </w:ins>
      <w:del w:id="7152" w:author="JIE  SUN" w:date="2018-06-21T13:34:00Z">
        <w:r w:rsidR="00083FE7" w:rsidDel="00A64E7B">
          <w:fldChar w:fldCharType="separate"/>
        </w:r>
        <w:r w:rsidR="00083FE7" w:rsidDel="00A64E7B">
          <w:rPr>
            <w:noProof/>
          </w:rPr>
          <w:delText>4</w:delText>
        </w:r>
      </w:del>
      <w:ins w:id="7153" w:author="jie sun" w:date="2018-04-19T13:00:00Z">
        <w:del w:id="715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155" w:author="JIE  SUN" w:date="2018-06-21T13:34:00Z">
        <w:r w:rsidR="00083FE7" w:rsidDel="00A64E7B">
          <w:fldChar w:fldCharType="separate"/>
        </w:r>
      </w:del>
      <w:ins w:id="7156" w:author="jie sun" w:date="2018-04-19T13:00:00Z">
        <w:del w:id="7157" w:author="JIE  SUN" w:date="2018-06-21T13:34:00Z">
          <w:r w:rsidR="00083FE7" w:rsidDel="00A64E7B">
            <w:rPr>
              <w:noProof/>
            </w:rPr>
            <w:delText>4</w:delText>
          </w:r>
          <w:r w:rsidR="00083FE7" w:rsidDel="00A64E7B">
            <w:fldChar w:fldCharType="end"/>
          </w:r>
        </w:del>
      </w:ins>
      <w:ins w:id="7158" w:author="jie sun" w:date="2018-04-08T19:50:00Z">
        <w:r>
          <w:rPr>
            <w:rFonts w:hint="eastAsia"/>
          </w:rPr>
          <w:t>:</w:t>
        </w:r>
      </w:ins>
      <w:ins w:id="7159" w:author="JIE  SUN" w:date="2018-06-22T11:55:00Z">
        <w:r w:rsidR="00491D44">
          <w:t xml:space="preserve"> </w:t>
        </w:r>
      </w:ins>
      <w:ins w:id="7160" w:author="jie sun" w:date="2018-04-08T19:50:00Z">
        <w:r>
          <w:rPr>
            <w:rFonts w:hint="eastAsia"/>
          </w:rPr>
          <w:t xml:space="preserve">Scanning </w:t>
        </w:r>
      </w:ins>
      <w:ins w:id="7161" w:author="jie sun" w:date="2018-04-16T22:31:00Z">
        <w:r w:rsidR="008A7B16">
          <w:t>R</w:t>
        </w:r>
      </w:ins>
      <w:ins w:id="7162" w:author="jie sun" w:date="2018-04-08T19:50:00Z">
        <w:r>
          <w:rPr>
            <w:rFonts w:hint="eastAsia"/>
          </w:rPr>
          <w:t xml:space="preserve">ooms </w:t>
        </w:r>
      </w:ins>
      <w:ins w:id="7163" w:author="jie sun" w:date="2018-04-16T22:31:00Z">
        <w:r w:rsidR="008A7B16">
          <w:t>W</w:t>
        </w:r>
      </w:ins>
      <w:ins w:id="7164" w:author="jie sun" w:date="2018-04-08T19:50:00Z">
        <w:r>
          <w:rPr>
            <w:rFonts w:hint="eastAsia"/>
          </w:rPr>
          <w:t xml:space="preserve">ith </w:t>
        </w:r>
      </w:ins>
      <w:ins w:id="7165" w:author="jie sun" w:date="2018-04-16T22:31:00Z">
        <w:r w:rsidR="008A7B16">
          <w:t>A</w:t>
        </w:r>
      </w:ins>
      <w:ins w:id="7166" w:author="jie sun" w:date="2018-04-08T19:50:00Z">
        <w:r>
          <w:rPr>
            <w:rFonts w:hint="eastAsia"/>
          </w:rPr>
          <w:t>n iPhone</w:t>
        </w:r>
        <w:r>
          <w:t xml:space="preserve">. </w:t>
        </w:r>
      </w:ins>
      <w:customXmlInsRangeStart w:id="7167" w:author="jie sun" w:date="2018-04-08T19:50:00Z"/>
      <w:sdt>
        <w:sdtPr>
          <w:id w:val="-1232308077"/>
          <w:citation/>
        </w:sdtPr>
        <w:sdtContent>
          <w:customXmlInsRangeEnd w:id="7167"/>
          <w:ins w:id="7168" w:author="jie sun" w:date="2018-04-08T19:50:00Z">
            <w:r>
              <w:fldChar w:fldCharType="begin"/>
            </w:r>
            <w:r>
              <w:instrText xml:space="preserve"> </w:instrText>
            </w:r>
            <w:r>
              <w:rPr>
                <w:rFonts w:hint="eastAsia"/>
              </w:rPr>
              <w:instrText>CITATION Prz14 \l 2052</w:instrText>
            </w:r>
            <w:r>
              <w:instrText xml:space="preserve"> </w:instrText>
            </w:r>
            <w:r>
              <w:fldChar w:fldCharType="separate"/>
            </w:r>
          </w:ins>
          <w:r w:rsidR="000F0E95" w:rsidRPr="000F0E95">
            <w:rPr>
              <w:noProof/>
            </w:rPr>
            <w:t>(Przemek, 2014)</w:t>
          </w:r>
          <w:ins w:id="7169" w:author="jie sun" w:date="2018-04-08T19:50:00Z">
            <w:r>
              <w:fldChar w:fldCharType="end"/>
            </w:r>
          </w:ins>
          <w:customXmlInsRangeStart w:id="7170" w:author="jie sun" w:date="2018-04-08T19:50:00Z"/>
        </w:sdtContent>
      </w:sdt>
      <w:customXmlInsRangeEnd w:id="7170"/>
      <w:bookmarkEnd w:id="7145"/>
    </w:p>
    <w:p w14:paraId="4E6C132D" w14:textId="77777777" w:rsidR="0087014B" w:rsidDel="00876951" w:rsidRDefault="0087014B">
      <w:pPr>
        <w:rPr>
          <w:del w:id="7171" w:author="jie sun" w:date="2018-04-08T19:57:00Z"/>
        </w:rPr>
      </w:pPr>
    </w:p>
    <w:p w14:paraId="23288C87" w14:textId="77777777" w:rsidR="0087014B" w:rsidRDefault="00D5184D">
      <w:pPr>
        <w:rPr>
          <w:ins w:id="7172" w:author="像个男人一样" w:date="2018-03-21T02:02:00Z"/>
        </w:rPr>
      </w:pPr>
      <w:del w:id="7173" w:author="jie sun" w:date="2018-04-08T19:57:00Z">
        <w:r w:rsidDel="00876951">
          <w:rPr>
            <w:rFonts w:hint="eastAsia"/>
            <w:lang w:val="en-US"/>
          </w:rPr>
          <w:delText xml:space="preserve">    </w:delText>
        </w:r>
      </w:del>
      <w:del w:id="7174" w:author="jie sun" w:date="2018-04-08T19:56:00Z">
        <w:r w:rsidDel="009279E3">
          <w:rPr>
            <w:noProof/>
          </w:rPr>
          <w:drawing>
            <wp:inline distT="0" distB="0" distL="114300" distR="114300" wp14:anchorId="76312A9C" wp14:editId="573C9F0D">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50"/>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14:anchorId="4BAEA3A4" wp14:editId="05C8B654">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14:paraId="65A3CF16" w14:textId="77777777" w:rsidR="0087014B" w:rsidRPr="00FF1238" w:rsidDel="00FF1238" w:rsidRDefault="00D5184D">
      <w:pPr>
        <w:pStyle w:val="Caption"/>
        <w:rPr>
          <w:del w:id="7175" w:author="jie sun" w:date="2018-04-08T19:50:00Z"/>
          <w:lang w:val="en-US"/>
          <w:rPrChange w:id="7176" w:author="jie sun" w:date="2018-04-08T19:50:00Z">
            <w:rPr>
              <w:del w:id="7177" w:author="jie sun" w:date="2018-04-08T19:50:00Z"/>
            </w:rPr>
          </w:rPrChange>
        </w:rPr>
        <w:pPrChange w:id="7178" w:author="像个男人一样" w:date="2018-03-21T02:03:00Z">
          <w:pPr/>
        </w:pPrChange>
      </w:pPr>
      <w:ins w:id="7179" w:author="像个男人一样" w:date="2018-03-21T02:02:00Z">
        <w:del w:id="7180" w:author="jie sun" w:date="2018-04-08T19:50:00Z">
          <w:r w:rsidDel="00FF1238">
            <w:delText xml:space="preserve">Figure </w:delText>
          </w:r>
          <w:r w:rsidDel="00FF1238">
            <w:fldChar w:fldCharType="begin"/>
          </w:r>
          <w:r w:rsidDel="00FF1238">
            <w:delInstrText xml:space="preserve"> STYLEREF 1 \s </w:delInstrText>
          </w:r>
          <w:r w:rsidDel="00FF1238">
            <w:fldChar w:fldCharType="separate"/>
          </w:r>
          <w:r w:rsidDel="00FF1238">
            <w:delText>4</w:delText>
          </w:r>
          <w:r w:rsidDel="00FF1238">
            <w:fldChar w:fldCharType="end"/>
          </w:r>
          <w:r w:rsidDel="00FF1238">
            <w:rPr>
              <w:rFonts w:hint="eastAsia"/>
            </w:rPr>
            <w:delText>.</w:delText>
          </w:r>
          <w:r w:rsidDel="00FF1238">
            <w:fldChar w:fldCharType="begin"/>
          </w:r>
          <w:r w:rsidDel="00FF1238">
            <w:delInstrText xml:space="preserve"> SEQ Figure \* ARABIC \s 1 </w:delInstrText>
          </w:r>
          <w:r w:rsidDel="00FF1238">
            <w:fldChar w:fldCharType="separate"/>
          </w:r>
        </w:del>
      </w:ins>
      <w:ins w:id="7181" w:author="像个男人一样" w:date="2018-03-22T11:51:00Z">
        <w:del w:id="7182" w:author="jie sun" w:date="2018-04-08T19:50:00Z">
          <w:r w:rsidDel="00FF1238">
            <w:delText>4</w:delText>
          </w:r>
        </w:del>
      </w:ins>
      <w:ins w:id="7183" w:author="像个男人一样" w:date="2018-03-21T02:02:00Z">
        <w:del w:id="7184" w:author="jie sun" w:date="2018-04-08T19:50:00Z">
          <w:r w:rsidDel="00FF1238">
            <w:fldChar w:fldCharType="end"/>
          </w:r>
          <w:bookmarkStart w:id="7185" w:name="_Toc32390"/>
          <w:bookmarkStart w:id="7186" w:name="_Toc26098"/>
          <w:bookmarkStart w:id="7187" w:name="_Toc16850"/>
          <w:bookmarkStart w:id="7188" w:name="_Toc14413"/>
          <w:bookmarkStart w:id="7189" w:name="_Toc10008"/>
          <w:bookmarkStart w:id="7190" w:name="_Toc22375"/>
          <w:bookmarkStart w:id="7191" w:name="_Toc7231"/>
          <w:bookmarkStart w:id="7192" w:name="_Toc9013"/>
          <w:bookmarkStart w:id="7193" w:name="_Toc32087"/>
          <w:bookmarkStart w:id="7194" w:name="_Toc22852"/>
          <w:bookmarkStart w:id="7195" w:name="_Toc28006"/>
          <w:bookmarkStart w:id="7196" w:name="_Toc7169"/>
          <w:bookmarkStart w:id="7197" w:name="_Toc26945"/>
          <w:bookmarkStart w:id="7198" w:name="_Toc14730"/>
          <w:bookmarkStart w:id="7199" w:name="_Toc2392"/>
          <w:bookmarkStart w:id="7200" w:name="_Toc10169"/>
          <w:bookmarkStart w:id="7201" w:name="_Toc6934"/>
          <w:bookmarkStart w:id="7202" w:name="_Toc2205"/>
          <w:bookmarkStart w:id="7203" w:name="_Toc13554"/>
          <w:bookmarkStart w:id="7204" w:name="_Toc17828"/>
          <w:bookmarkStart w:id="7205" w:name="_Toc28925"/>
          <w:bookmarkStart w:id="7206" w:name="_Toc24277"/>
          <w:bookmarkStart w:id="7207" w:name="_Toc6550"/>
          <w:bookmarkStart w:id="7208" w:name="_Toc2489"/>
          <w:bookmarkStart w:id="7209" w:name="_Toc11356"/>
          <w:r w:rsidDel="00FF1238">
            <w:rPr>
              <w:rFonts w:hint="eastAsia"/>
            </w:rPr>
            <w:delText>:Scanning rooms with an iPhone</w:delText>
          </w:r>
        </w:del>
      </w:ins>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p>
    <w:p w14:paraId="584C7A19" w14:textId="70FF26BD" w:rsidR="0087014B" w:rsidRDefault="00D5184D">
      <w:pPr>
        <w:pStyle w:val="Heading4"/>
        <w:rPr>
          <w:lang w:val="en-US"/>
        </w:rPr>
      </w:pPr>
      <w:r>
        <w:rPr>
          <w:rFonts w:hint="eastAsia"/>
          <w:lang w:val="en-US"/>
        </w:rPr>
        <w:t>Using Accelerometer</w:t>
      </w:r>
      <w:r w:rsidR="000A1909">
        <w:rPr>
          <w:lang w:val="en-US"/>
        </w:rPr>
        <w:t>s</w:t>
      </w:r>
      <w:ins w:id="7210" w:author="JIE  SUN" w:date="2018-06-20T15:50:00Z">
        <w:r w:rsidR="00964728">
          <w:rPr>
            <w:lang w:val="en-US"/>
          </w:rPr>
          <w:t xml:space="preserve"> </w:t>
        </w:r>
      </w:ins>
      <w:del w:id="7211" w:author="JIE  SUN" w:date="2018-06-20T15:50:00Z">
        <w:r w:rsidDel="00964728">
          <w:rPr>
            <w:rFonts w:hint="eastAsia"/>
            <w:lang w:val="en-US"/>
          </w:rPr>
          <w:delText xml:space="preserve"> </w:delText>
        </w:r>
      </w:del>
      <w:r w:rsidR="00D10758">
        <w:rPr>
          <w:lang w:val="en-US"/>
        </w:rPr>
        <w:t>&amp;</w:t>
      </w:r>
      <w:r>
        <w:rPr>
          <w:rFonts w:hint="eastAsia"/>
          <w:lang w:val="en-US"/>
        </w:rPr>
        <w:t xml:space="preserve"> Gyroscope</w:t>
      </w:r>
      <w:r w:rsidR="000A1909">
        <w:rPr>
          <w:lang w:val="en-US"/>
        </w:rPr>
        <w:t>s</w:t>
      </w:r>
      <w:r>
        <w:rPr>
          <w:rFonts w:hint="eastAsia"/>
          <w:lang w:val="en-US"/>
        </w:rPr>
        <w:t xml:space="preserve"> </w:t>
      </w:r>
      <w:r w:rsidR="000A1909">
        <w:rPr>
          <w:lang w:val="en-US"/>
        </w:rPr>
        <w:t>f</w:t>
      </w:r>
      <w:del w:id="7212" w:author="jie sun" w:date="2018-04-16T21:23:00Z">
        <w:r w:rsidDel="001E6575">
          <w:rPr>
            <w:rFonts w:hint="eastAsia"/>
            <w:lang w:val="en-US"/>
          </w:rPr>
          <w:delText>f</w:delText>
        </w:r>
      </w:del>
      <w:r>
        <w:rPr>
          <w:rFonts w:hint="eastAsia"/>
          <w:lang w:val="en-US"/>
        </w:rPr>
        <w:t xml:space="preserve">or </w:t>
      </w:r>
      <w:r w:rsidR="00E664ED">
        <w:rPr>
          <w:lang w:val="en-US"/>
        </w:rPr>
        <w:t>t</w:t>
      </w:r>
      <w:r w:rsidR="00D10758">
        <w:rPr>
          <w:lang w:val="en-US"/>
        </w:rPr>
        <w:t>w</w:t>
      </w:r>
      <w:del w:id="7213" w:author="jie sun" w:date="2018-04-16T21:23:00Z">
        <w:r w:rsidDel="001E6575">
          <w:rPr>
            <w:rFonts w:hint="eastAsia"/>
            <w:lang w:val="en-US"/>
          </w:rPr>
          <w:delText>t</w:delText>
        </w:r>
      </w:del>
      <w:r>
        <w:rPr>
          <w:rFonts w:hint="eastAsia"/>
          <w:lang w:val="en-US"/>
        </w:rPr>
        <w:t xml:space="preserve">he </w:t>
      </w:r>
      <w:ins w:id="7214" w:author="jie sun" w:date="2018-04-16T21:24:00Z">
        <w:r w:rsidR="001E6575">
          <w:rPr>
            <w:lang w:val="en-US"/>
          </w:rPr>
          <w:t>A</w:t>
        </w:r>
      </w:ins>
      <w:del w:id="7215" w:author="jie sun" w:date="2018-04-16T21:24:00Z">
        <w:r w:rsidDel="001E6575">
          <w:rPr>
            <w:rFonts w:hint="eastAsia"/>
            <w:lang w:val="en-US"/>
          </w:rPr>
          <w:delText>a</w:delText>
        </w:r>
      </w:del>
      <w:r>
        <w:rPr>
          <w:rFonts w:hint="eastAsia"/>
          <w:lang w:val="en-US"/>
        </w:rPr>
        <w:t xml:space="preserve">ngle </w:t>
      </w:r>
      <w:ins w:id="7216" w:author="jie sun" w:date="2018-04-16T21:24:00Z">
        <w:r w:rsidR="001E6575">
          <w:rPr>
            <w:lang w:val="en-US"/>
          </w:rPr>
          <w:t>R</w:t>
        </w:r>
      </w:ins>
      <w:del w:id="7217" w:author="jie sun" w:date="2018-04-16T21:24:00Z">
        <w:r w:rsidDel="001E6575">
          <w:rPr>
            <w:rFonts w:hint="eastAsia"/>
            <w:lang w:val="en-US"/>
          </w:rPr>
          <w:delText>r</w:delText>
        </w:r>
      </w:del>
      <w:r>
        <w:rPr>
          <w:rFonts w:hint="eastAsia"/>
          <w:lang w:val="en-US"/>
        </w:rPr>
        <w:t xml:space="preserve">estrictions. </w:t>
      </w:r>
    </w:p>
    <w:p w14:paraId="08F4FBA2" w14:textId="77777777" w:rsidR="00527F16" w:rsidRDefault="00D5184D">
      <w:pPr>
        <w:rPr>
          <w:ins w:id="7218" w:author="jie sun" w:date="2018-04-08T19:58:00Z"/>
          <w:lang w:val="en-US"/>
        </w:rPr>
      </w:pPr>
      <w:r>
        <w:rPr>
          <w:rFonts w:hint="eastAsia"/>
          <w:lang w:val="en-US"/>
        </w:rPr>
        <w:t>For those three action</w:t>
      </w:r>
      <w:ins w:id="7219" w:author="jie sun" w:date="2018-04-08T18:32:00Z">
        <w:r w:rsidR="000A0C92">
          <w:rPr>
            <w:lang w:val="en-US"/>
          </w:rPr>
          <w:t>s</w:t>
        </w:r>
      </w:ins>
      <w:r>
        <w:rPr>
          <w:rFonts w:hint="eastAsia"/>
          <w:lang w:val="en-US"/>
        </w:rPr>
        <w:t xml:space="preserve"> recognition, exactly </w:t>
      </w:r>
      <w:del w:id="7220" w:author="jie sun" w:date="2018-04-10T17:57:00Z">
        <w:r w:rsidDel="000920EF">
          <w:rPr>
            <w:rFonts w:hint="eastAsia"/>
            <w:lang w:val="en-US"/>
          </w:rPr>
          <w:delText xml:space="preserve">maybe </w:delText>
        </w:r>
      </w:del>
      <w:r>
        <w:rPr>
          <w:rFonts w:hint="eastAsia"/>
          <w:lang w:val="en-US"/>
        </w:rPr>
        <w:t>just only using</w:t>
      </w:r>
      <w:del w:id="7221"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7222" w:author="jie sun" w:date="2018-04-08T18:32:00Z">
        <w:r w:rsidDel="007E0889">
          <w:rPr>
            <w:rFonts w:hint="eastAsia"/>
            <w:lang w:val="en-US"/>
          </w:rPr>
          <w:delText>s</w:delText>
        </w:r>
      </w:del>
      <w:r>
        <w:rPr>
          <w:rFonts w:hint="eastAsia"/>
          <w:lang w:val="en-US"/>
        </w:rPr>
        <w:t xml:space="preserve"> in three direction</w:t>
      </w:r>
      <w:ins w:id="7223"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7224" w:author="jie sun" w:date="2018-04-10T18:06:00Z">
        <w:r w:rsidR="003A3C90">
          <w:rPr>
            <w:lang w:val="en-US"/>
          </w:rPr>
          <w:t>can</w:t>
        </w:r>
      </w:ins>
      <w:del w:id="7225" w:author="jie sun" w:date="2018-04-10T18:06:00Z">
        <w:r w:rsidDel="003A3C90">
          <w:rPr>
            <w:rFonts w:hint="eastAsia"/>
            <w:lang w:val="en-US"/>
          </w:rPr>
          <w:delText xml:space="preserve">is </w:delText>
        </w:r>
      </w:del>
      <w:r>
        <w:rPr>
          <w:rFonts w:hint="eastAsia"/>
          <w:lang w:val="en-US"/>
        </w:rPr>
        <w:t xml:space="preserve">not </w:t>
      </w:r>
      <w:ins w:id="7226"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7227" w:author="jie sun" w:date="2018-04-08T19:57:00Z">
        <w:r w:rsidR="00E61B69">
          <w:rPr>
            <w:lang w:val="en-US"/>
          </w:rPr>
          <w:t>n</w:t>
        </w:r>
      </w:ins>
      <w:r>
        <w:rPr>
          <w:rFonts w:hint="eastAsia"/>
          <w:lang w:val="en-US"/>
        </w:rPr>
        <w:t xml:space="preserve"> exact</w:t>
      </w:r>
      <w:ins w:id="7228" w:author="jie sun" w:date="2018-04-08T19:57:00Z">
        <w:r w:rsidR="00BA18FC">
          <w:rPr>
            <w:lang w:val="en-US"/>
          </w:rPr>
          <w:t xml:space="preserve"> </w:t>
        </w:r>
      </w:ins>
      <w:del w:id="7229" w:author="jie sun" w:date="2018-04-08T19:57:00Z">
        <w:r w:rsidDel="00BA18FC">
          <w:rPr>
            <w:rFonts w:hint="eastAsia"/>
            <w:lang w:val="en-US"/>
          </w:rPr>
          <w:delText xml:space="preserve"> and precise </w:delText>
        </w:r>
      </w:del>
      <w:r>
        <w:rPr>
          <w:rFonts w:hint="eastAsia"/>
          <w:lang w:val="en-US"/>
        </w:rPr>
        <w:t>range of the angle changes in different directions</w:t>
      </w:r>
      <w:del w:id="7230" w:author="jie sun" w:date="2018-04-08T19:58:00Z">
        <w:r w:rsidDel="00527F16">
          <w:rPr>
            <w:rFonts w:hint="eastAsia"/>
            <w:lang w:val="en-US"/>
          </w:rPr>
          <w:delText>. So</w:delText>
        </w:r>
      </w:del>
      <w:ins w:id="7231" w:author="jie sun" w:date="2018-04-08T19:58:00Z">
        <w:r w:rsidR="00527F16">
          <w:rPr>
            <w:lang w:val="en-US"/>
          </w:rPr>
          <w:t>, so</w:t>
        </w:r>
      </w:ins>
      <w:r>
        <w:rPr>
          <w:rFonts w:hint="eastAsia"/>
          <w:lang w:val="en-US"/>
        </w:rPr>
        <w:t xml:space="preserve"> </w:t>
      </w:r>
      <w:ins w:id="7232" w:author="jie sun" w:date="2018-04-08T18:32:00Z">
        <w:r w:rsidR="005A24BD">
          <w:rPr>
            <w:lang w:val="en-US"/>
          </w:rPr>
          <w:t xml:space="preserve">at first </w:t>
        </w:r>
      </w:ins>
      <w:del w:id="7233" w:author="jie sun" w:date="2018-04-08T18:32:00Z">
        <w:r w:rsidDel="005A24BD">
          <w:rPr>
            <w:rFonts w:hint="eastAsia"/>
            <w:lang w:val="en-US"/>
          </w:rPr>
          <w:delText xml:space="preserve">first of all, </w:delText>
        </w:r>
      </w:del>
      <w:r>
        <w:rPr>
          <w:rFonts w:hint="eastAsia"/>
          <w:lang w:val="en-US"/>
        </w:rPr>
        <w:t xml:space="preserve">we need to </w:t>
      </w:r>
      <w:del w:id="7234" w:author="jie sun" w:date="2018-04-10T18:07:00Z">
        <w:r w:rsidDel="002444D0">
          <w:rPr>
            <w:rFonts w:hint="eastAsia"/>
            <w:lang w:val="en-US"/>
          </w:rPr>
          <w:delText xml:space="preserve">know </w:delText>
        </w:r>
      </w:del>
      <w:ins w:id="7235"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7236" w:author="jie sun" w:date="2018-04-10T18:07:00Z">
        <w:r w:rsidR="002444D0">
          <w:rPr>
            <w:lang w:val="en-US"/>
          </w:rPr>
          <w:t xml:space="preserve">to use </w:t>
        </w:r>
      </w:ins>
      <w:r>
        <w:rPr>
          <w:rFonts w:hint="eastAsia"/>
          <w:lang w:val="en-US"/>
        </w:rPr>
        <w:t>those two devices calculate the useful angles.</w:t>
      </w:r>
    </w:p>
    <w:p w14:paraId="39663491" w14:textId="77777777" w:rsidR="00527F16" w:rsidRDefault="00527F16">
      <w:pPr>
        <w:rPr>
          <w:ins w:id="7237" w:author="jie sun" w:date="2018-04-08T19:58:00Z"/>
          <w:lang w:val="en-US"/>
        </w:rPr>
      </w:pPr>
    </w:p>
    <w:p w14:paraId="20FB79CA" w14:textId="77777777" w:rsidR="0087014B" w:rsidDel="00527F16" w:rsidRDefault="00527F16">
      <w:pPr>
        <w:rPr>
          <w:del w:id="7238" w:author="jie sun" w:date="2018-04-08T19:58:00Z"/>
          <w:lang w:val="en-US"/>
        </w:rPr>
      </w:pPr>
      <w:ins w:id="7239" w:author="jie sun" w:date="2018-04-08T19:58:00Z">
        <w:r>
          <w:rPr>
            <w:lang w:val="en-US"/>
          </w:rPr>
          <w:t xml:space="preserve"> </w:t>
        </w:r>
      </w:ins>
    </w:p>
    <w:p w14:paraId="6A7C0F6D" w14:textId="77777777" w:rsidR="0087014B" w:rsidRDefault="00D5184D">
      <w:pPr>
        <w:rPr>
          <w:lang w:val="en-US"/>
        </w:rPr>
      </w:pPr>
      <w:r>
        <w:rPr>
          <w:rFonts w:hint="eastAsia"/>
          <w:lang w:val="en-US"/>
        </w:rPr>
        <w:t xml:space="preserve">The last chapter mentions only using gyroscope </w:t>
      </w:r>
      <w:del w:id="7240"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7241" w:author="jie sun" w:date="2018-04-08T18:31:00Z">
        <w:r w:rsidR="005A24BD">
          <w:rPr>
            <w:lang w:val="en-US"/>
          </w:rPr>
          <w:t xml:space="preserve"> </w:t>
        </w:r>
      </w:ins>
      <w:r>
        <w:rPr>
          <w:rFonts w:hint="eastAsia"/>
          <w:lang w:val="en-US"/>
        </w:rPr>
        <w:t>the angle calculated in this way</w:t>
      </w:r>
      <w:del w:id="7242" w:author="jie sun" w:date="2018-04-08T19:58:00Z">
        <w:r w:rsidDel="00527F16">
          <w:rPr>
            <w:rFonts w:hint="eastAsia"/>
            <w:lang w:val="en-US"/>
          </w:rPr>
          <w:delText xml:space="preserve"> </w:delText>
        </w:r>
      </w:del>
      <w:r>
        <w:rPr>
          <w:rFonts w:hint="eastAsia"/>
          <w:lang w:val="en-US"/>
        </w:rPr>
        <w:t xml:space="preserve"> is inaccurate</w:t>
      </w:r>
      <w:del w:id="7243" w:author="jie sun" w:date="2018-04-08T20:00:00Z">
        <w:r w:rsidDel="000A6221">
          <w:rPr>
            <w:rFonts w:hint="eastAsia"/>
            <w:lang w:val="en-US"/>
          </w:rPr>
          <w:delText xml:space="preserve"> (the reasons have been mentioned in previous chapter),</w:delText>
        </w:r>
      </w:del>
      <w:ins w:id="7244" w:author="jie sun" w:date="2018-04-08T20:00:00Z">
        <w:r w:rsidR="000A6221">
          <w:rPr>
            <w:lang w:val="en-US"/>
          </w:rPr>
          <w:t>,</w:t>
        </w:r>
      </w:ins>
      <w:r>
        <w:rPr>
          <w:rFonts w:hint="eastAsia"/>
          <w:lang w:val="en-US"/>
        </w:rPr>
        <w:t xml:space="preserve"> there is </w:t>
      </w:r>
      <w:ins w:id="7245" w:author="jie sun" w:date="2018-04-10T18:09:00Z">
        <w:r w:rsidR="00CF7802">
          <w:rPr>
            <w:lang w:val="en-US"/>
          </w:rPr>
          <w:t xml:space="preserve">an algorithm </w:t>
        </w:r>
      </w:ins>
      <w:del w:id="7246" w:author="jie sun" w:date="2018-04-10T18:09:00Z">
        <w:r w:rsidDel="00CF7802">
          <w:rPr>
            <w:rFonts w:hint="eastAsia"/>
            <w:lang w:val="en-US"/>
          </w:rPr>
          <w:delText>another way</w:delText>
        </w:r>
      </w:del>
      <w:ins w:id="7247" w:author="jie sun" w:date="2018-04-10T18:09:00Z">
        <w:r w:rsidR="00CF7802">
          <w:rPr>
            <w:lang w:val="en-US"/>
          </w:rPr>
          <w:t>which can be used</w:t>
        </w:r>
      </w:ins>
      <w:r>
        <w:rPr>
          <w:rFonts w:hint="eastAsia"/>
          <w:lang w:val="en-US"/>
        </w:rPr>
        <w:t xml:space="preserve"> to </w:t>
      </w:r>
      <w:del w:id="7248" w:author="jie sun" w:date="2018-04-10T18:09:00Z">
        <w:r w:rsidDel="00CF7802">
          <w:rPr>
            <w:rFonts w:hint="eastAsia"/>
            <w:lang w:val="en-US"/>
          </w:rPr>
          <w:delText xml:space="preserve">get </w:delText>
        </w:r>
      </w:del>
      <w:ins w:id="7249" w:author="jie sun" w:date="2018-04-10T18:09:00Z">
        <w:r w:rsidR="00CF7802">
          <w:rPr>
            <w:lang w:val="en-US"/>
          </w:rPr>
          <w:t>increase</w:t>
        </w:r>
        <w:r w:rsidR="00CF7802">
          <w:rPr>
            <w:rFonts w:hint="eastAsia"/>
            <w:lang w:val="en-US"/>
          </w:rPr>
          <w:t xml:space="preserve"> </w:t>
        </w:r>
      </w:ins>
      <w:del w:id="7250" w:author="jie sun" w:date="2018-04-10T18:09:00Z">
        <w:r w:rsidDel="00711D8E">
          <w:rPr>
            <w:rFonts w:hint="eastAsia"/>
            <w:lang w:val="en-US"/>
          </w:rPr>
          <w:delText xml:space="preserve">an </w:delText>
        </w:r>
      </w:del>
      <w:ins w:id="7251" w:author="jie sun" w:date="2018-04-10T18:09:00Z">
        <w:r w:rsidR="00711D8E">
          <w:rPr>
            <w:lang w:val="en-US"/>
          </w:rPr>
          <w:t>the</w:t>
        </w:r>
        <w:r w:rsidR="00711D8E">
          <w:rPr>
            <w:rFonts w:hint="eastAsia"/>
            <w:lang w:val="en-US"/>
          </w:rPr>
          <w:t xml:space="preserve"> </w:t>
        </w:r>
      </w:ins>
      <w:r>
        <w:rPr>
          <w:rFonts w:hint="eastAsia"/>
          <w:lang w:val="en-US"/>
        </w:rPr>
        <w:t>accura</w:t>
      </w:r>
      <w:ins w:id="7252" w:author="jie sun" w:date="2018-04-10T18:09:00Z">
        <w:r w:rsidR="002F3B5C">
          <w:rPr>
            <w:lang w:val="en-US"/>
          </w:rPr>
          <w:t>cy</w:t>
        </w:r>
      </w:ins>
      <w:del w:id="7253" w:author="jie sun" w:date="2018-04-10T18:09:00Z">
        <w:r w:rsidDel="002F3B5C">
          <w:rPr>
            <w:rFonts w:hint="eastAsia"/>
            <w:lang w:val="en-US"/>
          </w:rPr>
          <w:delText>te angle</w:delText>
        </w:r>
      </w:del>
      <w:del w:id="7254" w:author="jie sun" w:date="2018-04-08T19:59:00Z">
        <w:r w:rsidDel="00193282">
          <w:rPr>
            <w:rFonts w:hint="eastAsia"/>
            <w:lang w:val="en-US"/>
          </w:rPr>
          <w:delText xml:space="preserve"> </w:delText>
        </w:r>
      </w:del>
      <w:del w:id="7255" w:author="jie sun" w:date="2018-04-10T18:08:00Z">
        <w:r w:rsidDel="00CF7802">
          <w:rPr>
            <w:rFonts w:hint="eastAsia"/>
            <w:lang w:val="en-US"/>
          </w:rPr>
          <w:delText>, which needs to use Accelerometer and Gyroscope both</w:delText>
        </w:r>
      </w:del>
      <w:r>
        <w:rPr>
          <w:rFonts w:hint="eastAsia"/>
          <w:lang w:val="en-US"/>
        </w:rPr>
        <w:t>.</w:t>
      </w:r>
    </w:p>
    <w:p w14:paraId="3468A8A8" w14:textId="77777777" w:rsidR="0087014B" w:rsidRDefault="00D47B03">
      <w:pPr>
        <w:pStyle w:val="Heading4"/>
        <w:rPr>
          <w:szCs w:val="24"/>
          <w:lang w:val="en-US"/>
        </w:rPr>
      </w:pPr>
      <w:ins w:id="7256" w:author="JIE  SUN" w:date="2018-06-20T22:02:00Z">
        <w:r>
          <w:rPr>
            <w:szCs w:val="24"/>
            <w:lang w:val="en-US"/>
          </w:rPr>
          <w:t xml:space="preserve">Using </w:t>
        </w:r>
      </w:ins>
      <w:del w:id="7257" w:author="jie sun" w:date="2018-04-10T20:19:00Z">
        <w:r w:rsidR="00D5184D" w:rsidDel="005F160F">
          <w:rPr>
            <w:rFonts w:hint="eastAsia"/>
            <w:szCs w:val="24"/>
            <w:lang w:val="en-US"/>
          </w:rPr>
          <w:delText>Low-pass filtering</w:delText>
        </w:r>
      </w:del>
      <w:ins w:id="7258" w:author="jie sun" w:date="2018-04-10T20:19:00Z">
        <w:del w:id="7259" w:author="JIE  SUN" w:date="2018-06-20T21:45:00Z">
          <w:r w:rsidR="005F160F" w:rsidDel="00C22316">
            <w:rPr>
              <w:szCs w:val="24"/>
              <w:lang w:val="en-US"/>
            </w:rPr>
            <w:delText>Merging Algorithm</w:delText>
          </w:r>
        </w:del>
      </w:ins>
      <w:del w:id="7260" w:author="JIE  SUN" w:date="2018-06-20T21:45:00Z">
        <w:r w:rsidR="00D5184D" w:rsidDel="00C22316">
          <w:rPr>
            <w:rFonts w:hint="eastAsia"/>
            <w:szCs w:val="24"/>
            <w:lang w:val="en-US"/>
          </w:rPr>
          <w:delText xml:space="preserve"> </w:delText>
        </w:r>
      </w:del>
      <w:ins w:id="7261" w:author="jie sun" w:date="2018-04-16T21:24:00Z">
        <w:del w:id="7262" w:author="JIE  SUN" w:date="2018-06-20T21:45:00Z">
          <w:r w:rsidR="00231287" w:rsidDel="00C22316">
            <w:rPr>
              <w:szCs w:val="24"/>
              <w:lang w:val="en-US"/>
            </w:rPr>
            <w:delText>F</w:delText>
          </w:r>
        </w:del>
      </w:ins>
      <w:del w:id="7263" w:author="JIE  SUN" w:date="2018-06-20T21:45:00Z">
        <w:r w:rsidR="00D5184D" w:rsidDel="00C22316">
          <w:rPr>
            <w:rFonts w:hint="eastAsia"/>
            <w:szCs w:val="24"/>
            <w:lang w:val="en-US"/>
          </w:rPr>
          <w:delText xml:space="preserve">for Gyro </w:delText>
        </w:r>
      </w:del>
      <w:ins w:id="7264" w:author="jie sun" w:date="2018-04-16T21:24:00Z">
        <w:del w:id="7265" w:author="JIE  SUN" w:date="2018-06-20T21:45:00Z">
          <w:r w:rsidR="00231287" w:rsidDel="00C22316">
            <w:rPr>
              <w:szCs w:val="24"/>
              <w:lang w:val="en-US"/>
            </w:rPr>
            <w:delText>C</w:delText>
          </w:r>
        </w:del>
      </w:ins>
      <w:del w:id="7266" w:author="JIE  SUN" w:date="2018-06-20T21:45:00Z">
        <w:r w:rsidR="00D5184D" w:rsidDel="00C22316">
          <w:rPr>
            <w:rFonts w:hint="eastAsia"/>
            <w:szCs w:val="24"/>
            <w:lang w:val="en-US"/>
          </w:rPr>
          <w:delText xml:space="preserve">calculating </w:delText>
        </w:r>
      </w:del>
      <w:ins w:id="7267" w:author="jie sun" w:date="2018-04-16T21:24:00Z">
        <w:del w:id="7268" w:author="JIE  SUN" w:date="2018-06-20T21:45:00Z">
          <w:r w:rsidR="00231287" w:rsidDel="00C22316">
            <w:rPr>
              <w:szCs w:val="24"/>
              <w:lang w:val="en-US"/>
            </w:rPr>
            <w:delText>L</w:delText>
          </w:r>
        </w:del>
      </w:ins>
      <w:del w:id="7269" w:author="JIE  SUN" w:date="2018-06-20T21:45:00Z">
        <w:r w:rsidR="00D5184D" w:rsidDel="00C22316">
          <w:rPr>
            <w:rFonts w:hint="eastAsia"/>
            <w:szCs w:val="24"/>
            <w:lang w:val="en-US"/>
          </w:rPr>
          <w:delText xml:space="preserve">a long </w:delText>
        </w:r>
      </w:del>
      <w:ins w:id="7270" w:author="jie sun" w:date="2018-04-16T21:24:00Z">
        <w:del w:id="7271" w:author="JIE  SUN" w:date="2018-06-20T21:45:00Z">
          <w:r w:rsidR="00231287" w:rsidDel="00C22316">
            <w:rPr>
              <w:szCs w:val="24"/>
              <w:lang w:val="en-US"/>
            </w:rPr>
            <w:delText>T</w:delText>
          </w:r>
        </w:del>
      </w:ins>
      <w:del w:id="7272" w:author="JIE  SUN" w:date="2018-06-20T21:45:00Z">
        <w:r w:rsidR="00D5184D" w:rsidDel="00C22316">
          <w:rPr>
            <w:rFonts w:hint="eastAsia"/>
            <w:szCs w:val="24"/>
            <w:lang w:val="en-US"/>
          </w:rPr>
          <w:delText xml:space="preserve">term </w:delText>
        </w:r>
      </w:del>
      <w:ins w:id="7273" w:author="jie sun" w:date="2018-04-16T21:24:00Z">
        <w:del w:id="7274" w:author="JIE  SUN" w:date="2018-06-20T21:45:00Z">
          <w:r w:rsidR="00231287" w:rsidDel="00C22316">
            <w:rPr>
              <w:szCs w:val="24"/>
              <w:lang w:val="en-US"/>
            </w:rPr>
            <w:delText>S</w:delText>
          </w:r>
        </w:del>
      </w:ins>
      <w:del w:id="7275" w:author="JIE  SUN" w:date="2018-06-20T21:45:00Z">
        <w:r w:rsidR="00D5184D" w:rsidDel="00C22316">
          <w:rPr>
            <w:rFonts w:hint="eastAsia"/>
            <w:szCs w:val="24"/>
            <w:lang w:val="en-US"/>
          </w:rPr>
          <w:delText xml:space="preserve">spinning </w:delText>
        </w:r>
      </w:del>
      <w:ins w:id="7276" w:author="jie sun" w:date="2018-04-16T21:24:00Z">
        <w:del w:id="7277" w:author="JIE  SUN" w:date="2018-06-20T21:45:00Z">
          <w:r w:rsidR="00231287" w:rsidDel="00C22316">
            <w:rPr>
              <w:szCs w:val="24"/>
              <w:lang w:val="en-US"/>
            </w:rPr>
            <w:delText>A</w:delText>
          </w:r>
        </w:del>
      </w:ins>
      <w:del w:id="7278" w:author="JIE  SUN" w:date="2018-06-20T21:45:00Z">
        <w:r w:rsidR="00D5184D" w:rsidDel="00C22316">
          <w:rPr>
            <w:rFonts w:hint="eastAsia"/>
            <w:szCs w:val="24"/>
            <w:lang w:val="en-US"/>
          </w:rPr>
          <w:delText>angle</w:delText>
        </w:r>
      </w:del>
      <w:bookmarkStart w:id="7279" w:name="OLE_LINK54"/>
      <w:bookmarkStart w:id="7280" w:name="OLE_LINK55"/>
      <w:ins w:id="7281" w:author="JIE  SUN" w:date="2018-06-20T21:45:00Z">
        <w:r w:rsidR="00C22316">
          <w:rPr>
            <w:szCs w:val="24"/>
            <w:lang w:val="en-US"/>
          </w:rPr>
          <w:t xml:space="preserve">Complementary Filter </w:t>
        </w:r>
        <w:bookmarkEnd w:id="7279"/>
        <w:bookmarkEnd w:id="7280"/>
        <w:r w:rsidR="00C22316">
          <w:rPr>
            <w:szCs w:val="24"/>
            <w:lang w:val="en-US"/>
          </w:rPr>
          <w:t xml:space="preserve">Algorithm </w:t>
        </w:r>
      </w:ins>
      <w:ins w:id="7282" w:author="JIE  SUN" w:date="2018-06-20T22:02:00Z">
        <w:r>
          <w:rPr>
            <w:szCs w:val="24"/>
            <w:lang w:val="en-US"/>
          </w:rPr>
          <w:t xml:space="preserve">to </w:t>
        </w:r>
      </w:ins>
      <w:ins w:id="7283" w:author="JIE  SUN" w:date="2018-06-21T13:24:00Z">
        <w:r w:rsidR="008512DD">
          <w:rPr>
            <w:szCs w:val="24"/>
            <w:lang w:val="en-US"/>
          </w:rPr>
          <w:t>Eliminate</w:t>
        </w:r>
      </w:ins>
      <w:ins w:id="7284" w:author="JIE  SUN" w:date="2018-06-20T22:02:00Z">
        <w:r>
          <w:rPr>
            <w:szCs w:val="24"/>
            <w:lang w:val="en-US"/>
          </w:rPr>
          <w:t xml:space="preserve"> </w:t>
        </w:r>
      </w:ins>
      <w:ins w:id="7285" w:author="JIE  SUN" w:date="2018-06-20T22:03:00Z">
        <w:r>
          <w:rPr>
            <w:szCs w:val="24"/>
            <w:lang w:val="en-US"/>
          </w:rPr>
          <w:t>Drift of Gyro</w:t>
        </w:r>
      </w:ins>
      <w:r w:rsidR="00D5184D">
        <w:rPr>
          <w:rFonts w:hint="eastAsia"/>
          <w:szCs w:val="24"/>
          <w:lang w:val="en-US"/>
        </w:rPr>
        <w:t>.</w:t>
      </w:r>
    </w:p>
    <w:p w14:paraId="2E1B09A0" w14:textId="77777777" w:rsidR="0087014B" w:rsidRDefault="00D5184D">
      <w:pPr>
        <w:rPr>
          <w:lang w:val="en-US"/>
        </w:rPr>
      </w:pPr>
      <w:r>
        <w:rPr>
          <w:rFonts w:hint="eastAsia"/>
          <w:lang w:val="en-US"/>
        </w:rPr>
        <w:t xml:space="preserve">What is </w:t>
      </w:r>
      <w:ins w:id="7286" w:author="JIE  SUN" w:date="2018-06-20T22:03:00Z">
        <w:r w:rsidR="009C0CE5">
          <w:rPr>
            <w:szCs w:val="24"/>
            <w:lang w:val="en-US"/>
          </w:rPr>
          <w:t xml:space="preserve">Complementary Filter </w:t>
        </w:r>
      </w:ins>
      <w:del w:id="7287" w:author="JIE  SUN" w:date="2018-06-20T22:03:00Z">
        <w:r w:rsidDel="009C0CE5">
          <w:rPr>
            <w:rFonts w:hint="eastAsia"/>
            <w:lang w:val="en-US"/>
          </w:rPr>
          <w:delText xml:space="preserve">low-pass filtering </w:delText>
        </w:r>
      </w:del>
      <w:r>
        <w:rPr>
          <w:rFonts w:hint="eastAsia"/>
          <w:lang w:val="en-US"/>
        </w:rPr>
        <w:t>algorithm it can be searched in lots of websites and it is easy to understand. Since the two device</w:t>
      </w:r>
      <w:ins w:id="7288"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w:t>
      </w:r>
      <w:ins w:id="7289" w:author="JIE  SUN" w:date="2018-06-21T13:07:00Z">
        <w:r w:rsidR="00864B17">
          <w:rPr>
            <w:szCs w:val="24"/>
            <w:lang w:val="en-US"/>
          </w:rPr>
          <w:t xml:space="preserve">Complementary Filter </w:t>
        </w:r>
      </w:ins>
      <w:del w:id="7290" w:author="JIE  SUN" w:date="2018-06-21T13:07:00Z">
        <w:r w:rsidDel="00864B17">
          <w:rPr>
            <w:rFonts w:hint="eastAsia"/>
            <w:lang w:val="en-US"/>
          </w:rPr>
          <w:delText xml:space="preserve">low-pass filtering </w:delText>
        </w:r>
      </w:del>
      <w:r>
        <w:rPr>
          <w:rFonts w:hint="eastAsia"/>
          <w:lang w:val="en-US"/>
        </w:rPr>
        <w:t>algorithm to m</w:t>
      </w:r>
      <w:ins w:id="7291" w:author="jie sun" w:date="2018-04-08T18:31:00Z">
        <w:r w:rsidR="009D7EE4">
          <w:rPr>
            <w:lang w:val="en-US"/>
          </w:rPr>
          <w:t>e</w:t>
        </w:r>
      </w:ins>
      <w:del w:id="7292"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14:paraId="5E4D1BBC" w14:textId="77777777" w:rsidR="0087014B" w:rsidRDefault="00D5184D">
      <w:pPr>
        <w:rPr>
          <w:lang w:val="en-US"/>
        </w:rPr>
      </w:pPr>
      <w:bookmarkStart w:id="7293" w:name="OLE_LINK30"/>
      <w:r>
        <w:rPr>
          <w:rFonts w:hint="eastAsia"/>
          <w:lang w:val="en-US"/>
        </w:rPr>
        <w:t>Mgyro = K1 * Cgyro</w:t>
      </w:r>
      <w:ins w:id="7294" w:author="JIE  SUN" w:date="2018-06-21T13:20:00Z">
        <w:r w:rsidR="008512DD">
          <w:rPr>
            <w:lang w:val="en-US"/>
          </w:rPr>
          <w:t xml:space="preserve"> * Dt</w:t>
        </w:r>
      </w:ins>
      <w:r>
        <w:rPr>
          <w:rFonts w:hint="eastAsia"/>
          <w:lang w:val="en-US"/>
        </w:rPr>
        <w:t xml:space="preserve"> + K2 * Caccel;</w:t>
      </w:r>
    </w:p>
    <w:bookmarkEnd w:id="7293"/>
    <w:p w14:paraId="4F2DE89E" w14:textId="77777777" w:rsidR="0087014B" w:rsidRDefault="00D5184D">
      <w:pPr>
        <w:rPr>
          <w:lang w:val="en-US"/>
        </w:rPr>
      </w:pPr>
      <w:r>
        <w:rPr>
          <w:rFonts w:hint="eastAsia"/>
          <w:lang w:val="en-US"/>
        </w:rPr>
        <w:t>Rgyro: the angular velocity after merging algorithm.</w:t>
      </w:r>
    </w:p>
    <w:p w14:paraId="2F41CFC3" w14:textId="77777777" w:rsidR="0087014B" w:rsidRDefault="00D5184D">
      <w:pPr>
        <w:rPr>
          <w:ins w:id="7295" w:author="JIE  SUN" w:date="2018-06-21T13:20:00Z"/>
          <w:lang w:val="en-US"/>
        </w:rPr>
      </w:pPr>
      <w:r>
        <w:rPr>
          <w:rFonts w:hint="eastAsia"/>
          <w:lang w:val="en-US"/>
        </w:rPr>
        <w:t>Cgyro:</w:t>
      </w:r>
      <w:ins w:id="7296" w:author="jie sun" w:date="2018-04-08T18:30:00Z">
        <w:r w:rsidR="009D7EE4">
          <w:rPr>
            <w:lang w:val="en-US"/>
          </w:rPr>
          <w:t xml:space="preserve"> </w:t>
        </w:r>
      </w:ins>
      <w:r>
        <w:rPr>
          <w:rFonts w:hint="eastAsia"/>
          <w:lang w:val="en-US"/>
        </w:rPr>
        <w:t>the real-time angular velocity.</w:t>
      </w:r>
    </w:p>
    <w:p w14:paraId="0ACC47EE" w14:textId="77777777" w:rsidR="008512DD" w:rsidRDefault="008512DD">
      <w:pPr>
        <w:rPr>
          <w:lang w:val="en-US"/>
        </w:rPr>
      </w:pPr>
      <w:ins w:id="7297" w:author="JIE  SUN" w:date="2018-06-21T13:20:00Z">
        <w:r>
          <w:rPr>
            <w:lang w:val="en-US"/>
          </w:rPr>
          <w:t>Dt</w:t>
        </w:r>
      </w:ins>
      <w:ins w:id="7298" w:author="JIE  SUN" w:date="2018-06-21T13:21:00Z">
        <w:r>
          <w:rPr>
            <w:lang w:val="en-US"/>
          </w:rPr>
          <w:t xml:space="preserve">: </w:t>
        </w:r>
      </w:ins>
      <w:ins w:id="7299" w:author="JIE  SUN" w:date="2018-06-21T13:25:00Z">
        <w:r>
          <w:rPr>
            <w:lang w:val="en-US"/>
          </w:rPr>
          <w:t>Using to integrate the angle in a period.</w:t>
        </w:r>
      </w:ins>
    </w:p>
    <w:p w14:paraId="59F03200" w14:textId="77777777" w:rsidR="0087014B" w:rsidRDefault="00D5184D">
      <w:pPr>
        <w:rPr>
          <w:lang w:val="en-US"/>
        </w:rPr>
      </w:pPr>
      <w:r>
        <w:rPr>
          <w:rFonts w:hint="eastAsia"/>
          <w:lang w:val="en-US"/>
        </w:rPr>
        <w:t>Caccel: the real-time acceleration.</w:t>
      </w:r>
    </w:p>
    <w:p w14:paraId="6EBB2135" w14:textId="77777777" w:rsidR="0087014B" w:rsidRDefault="00D5184D">
      <w:pPr>
        <w:rPr>
          <w:lang w:val="en-US"/>
        </w:rPr>
      </w:pPr>
      <w:r>
        <w:rPr>
          <w:rFonts w:hint="eastAsia"/>
          <w:lang w:val="en-US"/>
        </w:rPr>
        <w:t>K1: here is 0.9</w:t>
      </w:r>
      <w:ins w:id="7300" w:author="JIE  SUN" w:date="2018-06-21T13:25:00Z">
        <w:r w:rsidR="008512DD">
          <w:rPr>
            <w:lang w:val="en-US"/>
          </w:rPr>
          <w:t>8</w:t>
        </w:r>
      </w:ins>
      <w:del w:id="7301" w:author="JIE  SUN" w:date="2018-06-21T13:25:00Z">
        <w:r w:rsidDel="008512DD">
          <w:rPr>
            <w:rFonts w:hint="eastAsia"/>
            <w:lang w:val="en-US"/>
          </w:rPr>
          <w:delText>5</w:delText>
        </w:r>
      </w:del>
      <w:r>
        <w:rPr>
          <w:rFonts w:hint="eastAsia"/>
          <w:lang w:val="en-US"/>
        </w:rPr>
        <w:t>.</w:t>
      </w:r>
    </w:p>
    <w:p w14:paraId="1BF5EE16" w14:textId="77777777" w:rsidR="0087014B" w:rsidRDefault="00D5184D">
      <w:pPr>
        <w:rPr>
          <w:lang w:val="en-US"/>
        </w:rPr>
      </w:pPr>
      <w:r>
        <w:rPr>
          <w:rFonts w:hint="eastAsia"/>
          <w:lang w:val="en-US"/>
        </w:rPr>
        <w:t>K2: here is 0.0</w:t>
      </w:r>
      <w:ins w:id="7302" w:author="JIE  SUN" w:date="2018-06-21T13:26:00Z">
        <w:r w:rsidR="008512DD">
          <w:rPr>
            <w:lang w:val="en-US"/>
          </w:rPr>
          <w:t>2</w:t>
        </w:r>
      </w:ins>
      <w:del w:id="7303" w:author="JIE  SUN" w:date="2018-06-21T13:26:00Z">
        <w:r w:rsidDel="008512DD">
          <w:rPr>
            <w:rFonts w:hint="eastAsia"/>
            <w:lang w:val="en-US"/>
          </w:rPr>
          <w:delText>5</w:delText>
        </w:r>
      </w:del>
      <w:r>
        <w:rPr>
          <w:rFonts w:hint="eastAsia"/>
          <w:lang w:val="en-US"/>
        </w:rPr>
        <w:t>.</w:t>
      </w:r>
    </w:p>
    <w:p w14:paraId="44BB70F9" w14:textId="77777777" w:rsidR="0087014B" w:rsidRDefault="00D5184D" w:rsidP="00747724">
      <w:pPr>
        <w:rPr>
          <w:ins w:id="7304" w:author="像个男人一样" w:date="2018-03-21T23:07:00Z"/>
          <w:lang w:val="en-US"/>
        </w:rPr>
      </w:pPr>
      <w:r>
        <w:rPr>
          <w:rFonts w:hint="eastAsia"/>
          <w:lang w:val="en-US"/>
        </w:rPr>
        <w:t xml:space="preserve">The </w:t>
      </w:r>
      <w:del w:id="7305" w:author="JIE  SUN" w:date="2018-06-21T13:26:00Z">
        <w:r w:rsidDel="008512DD">
          <w:rPr>
            <w:rFonts w:hint="eastAsia"/>
            <w:lang w:val="en-US"/>
          </w:rPr>
          <w:delText>parameter K1,K2 is parameters for reducing the fluctuations in the short term.</w:delText>
        </w:r>
      </w:del>
      <w:ins w:id="7306" w:author="JIE  SUN" w:date="2018-06-21T13:26:00Z">
        <w:r w:rsidR="008512DD">
          <w:rPr>
            <w:lang w:val="en-US"/>
          </w:rPr>
          <w:t>function aims to remove the noise from accelerometer and eliminate the drift of Gyro</w:t>
        </w:r>
      </w:ins>
      <w:ins w:id="7307" w:author="JIE  SUN" w:date="2018-06-22T21:21:00Z">
        <w:r w:rsidR="00747724">
          <w:rPr>
            <w:lang w:val="en-US"/>
          </w:rPr>
          <w:t xml:space="preserve">, and there are two figures </w:t>
        </w:r>
      </w:ins>
      <w:ins w:id="7308" w:author="JIE  SUN" w:date="2018-06-22T21:23:00Z">
        <w:r w:rsidR="00747724">
          <w:rPr>
            <w:lang w:val="en-US"/>
          </w:rPr>
          <w:t xml:space="preserve">below </w:t>
        </w:r>
      </w:ins>
      <w:ins w:id="7309" w:author="JIE  SUN" w:date="2018-06-22T21:21:00Z">
        <w:r w:rsidR="00747724">
          <w:rPr>
            <w:lang w:val="en-US"/>
          </w:rPr>
          <w:t xml:space="preserve">showing the difference between the </w:t>
        </w:r>
      </w:ins>
      <w:ins w:id="7310" w:author="JIE  SUN" w:date="2018-06-22T21:22:00Z">
        <w:r w:rsidR="00747724">
          <w:rPr>
            <w:lang w:val="en-US"/>
          </w:rPr>
          <w:t xml:space="preserve">change of </w:t>
        </w:r>
      </w:ins>
      <w:ins w:id="7311" w:author="JIE  SUN" w:date="2018-06-22T21:24:00Z">
        <w:r w:rsidR="00747724">
          <w:rPr>
            <w:lang w:val="en-US"/>
          </w:rPr>
          <w:t xml:space="preserve">the </w:t>
        </w:r>
      </w:ins>
      <w:ins w:id="7312" w:author="JIE  SUN" w:date="2018-06-22T21:22:00Z">
        <w:r w:rsidR="00747724">
          <w:rPr>
            <w:lang w:val="en-US"/>
          </w:rPr>
          <w:t xml:space="preserve">spinning angle without using </w:t>
        </w:r>
      </w:ins>
      <w:ins w:id="7313" w:author="JIE  SUN" w:date="2018-06-22T21:23:00Z">
        <w:r w:rsidR="00747724">
          <w:rPr>
            <w:szCs w:val="24"/>
            <w:lang w:val="en-US"/>
          </w:rPr>
          <w:t xml:space="preserve">Complementary Filter </w:t>
        </w:r>
        <w:r w:rsidR="00747724">
          <w:rPr>
            <w:rFonts w:hint="eastAsia"/>
            <w:lang w:val="en-US"/>
          </w:rPr>
          <w:t>algorithm</w:t>
        </w:r>
      </w:ins>
      <w:ins w:id="7314" w:author="JIE  SUN" w:date="2018-06-22T21:24:00Z">
        <w:r w:rsidR="00747724">
          <w:rPr>
            <w:lang w:val="en-US"/>
          </w:rPr>
          <w:t xml:space="preserve"> in first figure and the change of the spinning angle after using Complementary Filter in </w:t>
        </w:r>
      </w:ins>
      <w:ins w:id="7315" w:author="JIE  SUN" w:date="2018-06-22T21:25:00Z">
        <w:r w:rsidR="00747724">
          <w:rPr>
            <w:lang w:val="en-US"/>
          </w:rPr>
          <w:t xml:space="preserve">the </w:t>
        </w:r>
      </w:ins>
      <w:ins w:id="7316" w:author="JIE  SUN" w:date="2018-06-22T21:24:00Z">
        <w:r w:rsidR="00747724">
          <w:rPr>
            <w:lang w:val="en-US"/>
          </w:rPr>
          <w:t>second figure</w:t>
        </w:r>
      </w:ins>
      <w:ins w:id="7317" w:author="JIE  SUN" w:date="2018-06-22T21:25:00Z">
        <w:r w:rsidR="00747724">
          <w:rPr>
            <w:lang w:val="en-US"/>
          </w:rPr>
          <w:t>.</w:t>
        </w:r>
        <w:r w:rsidR="004A577E">
          <w:rPr>
            <w:lang w:val="en-US"/>
          </w:rPr>
          <w:t xml:space="preserve"> It is absolutely that </w:t>
        </w:r>
      </w:ins>
      <w:ins w:id="7318" w:author="JIE  SUN" w:date="2018-06-22T21:26:00Z">
        <w:r w:rsidR="004A577E">
          <w:rPr>
            <w:lang w:val="en-US"/>
          </w:rPr>
          <w:t>using Complementary Filter Algorithm can almost eliminate the drift of Gyroscope data.</w:t>
        </w:r>
      </w:ins>
    </w:p>
    <w:p w14:paraId="65E9D606" w14:textId="77777777" w:rsidR="0087014B" w:rsidRDefault="00D5184D">
      <w:pPr>
        <w:jc w:val="center"/>
        <w:rPr>
          <w:ins w:id="7319" w:author="像个男人一样" w:date="2018-03-21T23:07:00Z"/>
        </w:rPr>
        <w:pPrChange w:id="7320" w:author="jie sun" w:date="2018-04-16T21:41:00Z">
          <w:pPr/>
        </w:pPrChange>
      </w:pPr>
      <w:ins w:id="7321" w:author="像个男人一样" w:date="2018-03-21T23:07:00Z">
        <w:del w:id="7322" w:author="JIE  SUN" w:date="2018-06-21T13:29:00Z">
          <w:r w:rsidDel="008512DD">
            <w:rPr>
              <w:noProof/>
            </w:rPr>
            <w:drawing>
              <wp:inline distT="0" distB="0" distL="114300" distR="114300" wp14:anchorId="00076FA3" wp14:editId="38527FC1">
                <wp:extent cx="5231219" cy="2966484"/>
                <wp:effectExtent l="0" t="0" r="7620"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ins>
      <w:ins w:id="7323" w:author="JIE  SUN" w:date="2018-06-21T13:29:00Z">
        <w:r w:rsidR="008512DD" w:rsidRPr="008512DD">
          <w:rPr>
            <w:noProof/>
          </w:rPr>
          <w:t xml:space="preserve"> </w:t>
        </w:r>
        <w:r w:rsidR="008512DD">
          <w:rPr>
            <w:noProof/>
          </w:rPr>
          <w:drawing>
            <wp:inline distT="0" distB="0" distL="0" distR="0" wp14:anchorId="4FFBEA27" wp14:editId="0E52B5E2">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ins>
    </w:p>
    <w:p w14:paraId="56C48EA7" w14:textId="5F793732" w:rsidR="0087014B" w:rsidDel="00C0161E" w:rsidRDefault="00D5184D">
      <w:pPr>
        <w:jc w:val="center"/>
        <w:rPr>
          <w:del w:id="7324" w:author="像个男人一样" w:date="2018-03-21T02:03:00Z"/>
          <w:iCs/>
          <w:color w:val="44546A" w:themeColor="text2"/>
          <w:sz w:val="21"/>
          <w:szCs w:val="18"/>
        </w:rPr>
        <w:pPrChange w:id="7325" w:author="jie sun" w:date="2018-04-16T21:41:00Z">
          <w:pPr/>
        </w:pPrChange>
      </w:pPr>
      <w:bookmarkStart w:id="7326" w:name="_Toc517801897"/>
      <w:ins w:id="7327" w:author="像个男人一样" w:date="2018-03-21T23:10:00Z">
        <w:r w:rsidRPr="0044101A">
          <w:rPr>
            <w:iCs/>
            <w:color w:val="44546A" w:themeColor="text2"/>
            <w:sz w:val="21"/>
            <w:szCs w:val="18"/>
          </w:rPr>
          <w:t xml:space="preserve">Figure </w:t>
        </w:r>
      </w:ins>
      <w:ins w:id="7328" w:author="JIE  SUN" w:date="2018-06-21T13:36:00Z">
        <w:r w:rsidR="00A64E7B">
          <w:fldChar w:fldCharType="begin"/>
        </w:r>
        <w:r w:rsidR="00A64E7B">
          <w:instrText xml:space="preserve"> STYLEREF 1 \s </w:instrText>
        </w:r>
      </w:ins>
      <w:r w:rsidR="00A64E7B">
        <w:fldChar w:fldCharType="separate"/>
      </w:r>
      <w:r w:rsidR="005D06D1">
        <w:rPr>
          <w:noProof/>
        </w:rPr>
        <w:t>5</w:t>
      </w:r>
      <w:ins w:id="732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5</w:t>
      </w:r>
      <w:ins w:id="7330" w:author="JIE  SUN" w:date="2018-06-21T13:36:00Z">
        <w:r w:rsidR="00A64E7B">
          <w:fldChar w:fldCharType="end"/>
        </w:r>
      </w:ins>
      <w:ins w:id="7331" w:author="jie sun" w:date="2018-04-19T13:00:00Z">
        <w:del w:id="7332" w:author="JIE  SUN" w:date="2018-06-21T13:34:00Z">
          <w:r w:rsidR="00083FE7" w:rsidDel="00A64E7B">
            <w:fldChar w:fldCharType="begin"/>
          </w:r>
          <w:r w:rsidR="00083FE7" w:rsidDel="00A64E7B">
            <w:delInstrText xml:space="preserve"> STYLEREF 1 \s </w:delInstrText>
          </w:r>
        </w:del>
      </w:ins>
      <w:del w:id="7333" w:author="JIE  SUN" w:date="2018-06-21T13:34:00Z">
        <w:r w:rsidR="00083FE7" w:rsidDel="00A64E7B">
          <w:fldChar w:fldCharType="separate"/>
        </w:r>
        <w:r w:rsidR="00083FE7" w:rsidDel="00A64E7B">
          <w:rPr>
            <w:noProof/>
          </w:rPr>
          <w:delText>4</w:delText>
        </w:r>
      </w:del>
      <w:ins w:id="7334" w:author="jie sun" w:date="2018-04-19T13:00:00Z">
        <w:del w:id="733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336" w:author="JIE  SUN" w:date="2018-06-21T13:34:00Z">
        <w:r w:rsidR="00083FE7" w:rsidDel="00A64E7B">
          <w:fldChar w:fldCharType="separate"/>
        </w:r>
      </w:del>
      <w:ins w:id="7337" w:author="jie sun" w:date="2018-04-19T13:00:00Z">
        <w:del w:id="7338" w:author="JIE  SUN" w:date="2018-06-21T13:34:00Z">
          <w:r w:rsidR="00083FE7" w:rsidDel="00A64E7B">
            <w:rPr>
              <w:noProof/>
            </w:rPr>
            <w:delText>5</w:delText>
          </w:r>
          <w:r w:rsidR="00083FE7" w:rsidDel="00A64E7B">
            <w:fldChar w:fldCharType="end"/>
          </w:r>
        </w:del>
      </w:ins>
      <w:ins w:id="7339" w:author="像个男人一样" w:date="2018-03-21T23:10:00Z">
        <w:del w:id="7340" w:author="jie sun" w:date="2018-04-10T21:45:00Z">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STYLEREF 1 \s </w:delInstrText>
          </w:r>
          <w:r w:rsidRPr="0044101A" w:rsidDel="00454521">
            <w:rPr>
              <w:iCs/>
              <w:color w:val="44546A" w:themeColor="text2"/>
              <w:sz w:val="21"/>
              <w:szCs w:val="18"/>
            </w:rPr>
            <w:fldChar w:fldCharType="separate"/>
          </w:r>
          <w:r w:rsidRPr="0044101A" w:rsidDel="00454521">
            <w:rPr>
              <w:iCs/>
              <w:color w:val="44546A" w:themeColor="text2"/>
              <w:sz w:val="21"/>
              <w:szCs w:val="18"/>
            </w:rPr>
            <w:delText>4</w:delText>
          </w:r>
          <w:r w:rsidRPr="0044101A" w:rsidDel="00454521">
            <w:rPr>
              <w:iCs/>
              <w:color w:val="44546A" w:themeColor="text2"/>
              <w:sz w:val="21"/>
              <w:szCs w:val="18"/>
            </w:rPr>
            <w:fldChar w:fldCharType="end"/>
          </w:r>
          <w:r w:rsidRPr="0044101A" w:rsidDel="00454521">
            <w:rPr>
              <w:iCs/>
              <w:color w:val="44546A" w:themeColor="text2"/>
              <w:sz w:val="21"/>
              <w:szCs w:val="18"/>
            </w:rPr>
            <w:delText>.</w:delText>
          </w:r>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SEQ Figure \* ARABIC \s 1 </w:delInstrText>
          </w:r>
          <w:r w:rsidRPr="0044101A" w:rsidDel="00454521">
            <w:rPr>
              <w:iCs/>
              <w:color w:val="44546A" w:themeColor="text2"/>
              <w:sz w:val="21"/>
              <w:szCs w:val="18"/>
            </w:rPr>
            <w:fldChar w:fldCharType="separate"/>
          </w:r>
        </w:del>
      </w:ins>
      <w:ins w:id="7341" w:author="像个男人一样" w:date="2018-03-22T11:51:00Z">
        <w:del w:id="7342" w:author="jie sun" w:date="2018-04-10T21:45:00Z">
          <w:r w:rsidRPr="0044101A" w:rsidDel="00454521">
            <w:rPr>
              <w:iCs/>
              <w:color w:val="44546A" w:themeColor="text2"/>
              <w:sz w:val="21"/>
              <w:szCs w:val="18"/>
            </w:rPr>
            <w:delText>5</w:delText>
          </w:r>
        </w:del>
      </w:ins>
      <w:ins w:id="7343" w:author="像个男人一样" w:date="2018-03-21T23:10:00Z">
        <w:del w:id="7344" w:author="jie sun" w:date="2018-04-10T21:45:00Z">
          <w:r w:rsidRPr="0044101A" w:rsidDel="00454521">
            <w:rPr>
              <w:iCs/>
              <w:color w:val="44546A" w:themeColor="text2"/>
              <w:sz w:val="21"/>
              <w:szCs w:val="18"/>
            </w:rPr>
            <w:fldChar w:fldCharType="end"/>
          </w:r>
        </w:del>
        <w:bookmarkStart w:id="7345" w:name="_Toc26719"/>
        <w:bookmarkStart w:id="7346" w:name="_Toc10515"/>
        <w:bookmarkStart w:id="7347" w:name="_Toc32037"/>
        <w:bookmarkStart w:id="7348" w:name="_Toc32748"/>
        <w:bookmarkStart w:id="7349" w:name="_Toc32491"/>
        <w:bookmarkStart w:id="7350" w:name="_Toc8124"/>
        <w:bookmarkStart w:id="7351" w:name="_Toc2282"/>
        <w:bookmarkStart w:id="7352" w:name="_Toc31925"/>
        <w:bookmarkStart w:id="7353" w:name="_Toc21773"/>
        <w:bookmarkStart w:id="7354" w:name="_Toc15520"/>
        <w:bookmarkStart w:id="7355" w:name="_Toc31887"/>
        <w:bookmarkStart w:id="7356" w:name="_Toc21276"/>
        <w:bookmarkStart w:id="7357" w:name="_Toc18432"/>
        <w:bookmarkStart w:id="7358" w:name="_Toc25943"/>
        <w:bookmarkStart w:id="7359" w:name="_Toc9487"/>
        <w:bookmarkStart w:id="7360" w:name="_Toc16401"/>
        <w:r w:rsidRPr="0044101A">
          <w:rPr>
            <w:iCs/>
            <w:color w:val="44546A" w:themeColor="text2"/>
            <w:sz w:val="21"/>
            <w:szCs w:val="18"/>
          </w:rPr>
          <w:t>:</w:t>
        </w:r>
        <w:del w:id="7361" w:author="JIE  SUN" w:date="2018-06-21T13:29:00Z">
          <w:r w:rsidRPr="0044101A" w:rsidDel="008512DD">
            <w:rPr>
              <w:iCs/>
              <w:color w:val="44546A" w:themeColor="text2"/>
              <w:sz w:val="21"/>
              <w:szCs w:val="18"/>
            </w:rPr>
            <w:delText xml:space="preserve">Spinning Angle </w:delText>
          </w:r>
        </w:del>
      </w:ins>
      <w:ins w:id="7362" w:author="jie sun" w:date="2018-04-16T22:31:00Z">
        <w:del w:id="7363" w:author="JIE  SUN" w:date="2018-06-21T13:29:00Z">
          <w:r w:rsidR="00365076" w:rsidDel="008512DD">
            <w:delText>A</w:delText>
          </w:r>
        </w:del>
      </w:ins>
      <w:ins w:id="7364" w:author="像个男人一样" w:date="2018-03-21T23:10:00Z">
        <w:del w:id="7365" w:author="JIE  SUN" w:date="2018-06-21T13:29:00Z">
          <w:r w:rsidRPr="0044101A" w:rsidDel="008512DD">
            <w:rPr>
              <w:iCs/>
              <w:color w:val="44546A" w:themeColor="text2"/>
              <w:sz w:val="21"/>
              <w:szCs w:val="18"/>
            </w:rPr>
            <w:delText xml:space="preserve">after High-pass </w:delText>
          </w:r>
        </w:del>
      </w:ins>
      <w:ins w:id="7366" w:author="jie sun" w:date="2018-04-16T22:31:00Z">
        <w:del w:id="7367" w:author="JIE  SUN" w:date="2018-06-21T13:29:00Z">
          <w:r w:rsidR="00365076" w:rsidDel="008512DD">
            <w:delText>A</w:delText>
          </w:r>
        </w:del>
      </w:ins>
      <w:ins w:id="7368" w:author="像个男人一样" w:date="2018-03-21T23:10:00Z">
        <w:del w:id="7369" w:author="JIE  SUN" w:date="2018-06-21T13:29:00Z">
          <w:r w:rsidRPr="0044101A" w:rsidDel="008512DD">
            <w:rPr>
              <w:iCs/>
              <w:color w:val="44546A" w:themeColor="text2"/>
              <w:sz w:val="21"/>
              <w:szCs w:val="18"/>
            </w:rPr>
            <w:delText>algorithm</w:delText>
          </w:r>
        </w:del>
      </w:ins>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ins w:id="7370" w:author="JIE  SUN" w:date="2018-06-21T13:29:00Z">
        <w:r w:rsidR="008512DD">
          <w:t>The angle change putting the phone on the flat table</w:t>
        </w:r>
      </w:ins>
      <w:bookmarkEnd w:id="7326"/>
      <w:ins w:id="7371" w:author="JIE  SUN" w:date="2018-06-21T13:30:00Z">
        <w:r w:rsidR="008512DD">
          <w:t xml:space="preserve"> </w:t>
        </w:r>
      </w:ins>
    </w:p>
    <w:p w14:paraId="4DA17AC7" w14:textId="77777777" w:rsidR="00C0161E" w:rsidRPr="00454521" w:rsidRDefault="00C0161E">
      <w:pPr>
        <w:pStyle w:val="Caption"/>
        <w:jc w:val="center"/>
        <w:rPr>
          <w:ins w:id="7372" w:author="jie sun" w:date="2018-04-10T21:53:00Z"/>
          <w:rPrChange w:id="7373" w:author="jie sun" w:date="2018-04-10T21:45:00Z">
            <w:rPr>
              <w:ins w:id="7374" w:author="jie sun" w:date="2018-04-10T21:53:00Z"/>
              <w:lang w:val="en-US"/>
            </w:rPr>
          </w:rPrChange>
        </w:rPr>
        <w:pPrChange w:id="7375" w:author="jie sun" w:date="2018-04-16T21:41:00Z">
          <w:pPr/>
        </w:pPrChange>
      </w:pPr>
    </w:p>
    <w:p w14:paraId="46F00387" w14:textId="77777777" w:rsidR="0087014B" w:rsidRDefault="008512DD">
      <w:pPr>
        <w:jc w:val="center"/>
        <w:rPr>
          <w:ins w:id="7376" w:author="JIE  SUN" w:date="2018-06-21T13:31:00Z"/>
          <w:lang w:val="en-US"/>
        </w:rPr>
        <w:pPrChange w:id="7377" w:author="JIE  SUN" w:date="2018-06-21T13:31:00Z">
          <w:pPr/>
        </w:pPrChange>
      </w:pPr>
      <w:ins w:id="7378" w:author="JIE  SUN" w:date="2018-06-21T13:31:00Z">
        <w:r>
          <w:rPr>
            <w:noProof/>
          </w:rPr>
          <w:drawing>
            <wp:inline distT="0" distB="0" distL="0" distR="0" wp14:anchorId="16185F2B" wp14:editId="4007B3B6">
              <wp:extent cx="4572000" cy="27432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ins>
    </w:p>
    <w:p w14:paraId="00C426B7" w14:textId="5A1FB263" w:rsidR="008512DD" w:rsidRDefault="00A64E7B">
      <w:pPr>
        <w:pStyle w:val="Caption"/>
        <w:jc w:val="center"/>
        <w:rPr>
          <w:ins w:id="7379" w:author="JIE  SUN" w:date="2018-06-21T13:31:00Z"/>
          <w:lang w:val="en-US"/>
        </w:rPr>
        <w:pPrChange w:id="7380" w:author="JIE  SUN" w:date="2018-06-21T13:36:00Z">
          <w:pPr/>
        </w:pPrChange>
      </w:pPr>
      <w:bookmarkStart w:id="7381" w:name="_Toc517801898"/>
      <w:ins w:id="7382" w:author="JIE  SUN" w:date="2018-06-21T13:36:00Z">
        <w:r>
          <w:t xml:space="preserve">Figure </w:t>
        </w:r>
        <w:r>
          <w:fldChar w:fldCharType="begin"/>
        </w:r>
        <w:r>
          <w:instrText xml:space="preserve"> STYLEREF 1 \s </w:instrText>
        </w:r>
      </w:ins>
      <w:r>
        <w:fldChar w:fldCharType="separate"/>
      </w:r>
      <w:r w:rsidR="005D06D1">
        <w:rPr>
          <w:noProof/>
        </w:rPr>
        <w:t>5</w:t>
      </w:r>
      <w:ins w:id="7383" w:author="JIE  SUN" w:date="2018-06-21T13:36:00Z">
        <w:r>
          <w:fldChar w:fldCharType="end"/>
        </w:r>
        <w:r>
          <w:noBreakHyphen/>
        </w:r>
        <w:r>
          <w:fldChar w:fldCharType="begin"/>
        </w:r>
        <w:r>
          <w:instrText xml:space="preserve"> SEQ Figure \* ARABIC \s 1 </w:instrText>
        </w:r>
      </w:ins>
      <w:r>
        <w:fldChar w:fldCharType="separate"/>
      </w:r>
      <w:r w:rsidR="005D06D1">
        <w:rPr>
          <w:noProof/>
        </w:rPr>
        <w:t>6</w:t>
      </w:r>
      <w:ins w:id="7384" w:author="JIE  SUN" w:date="2018-06-21T13:36:00Z">
        <w:r>
          <w:fldChar w:fldCharType="end"/>
        </w:r>
        <w:r>
          <w:t>: Removing drift after Complementary Filter</w:t>
        </w:r>
      </w:ins>
      <w:bookmarkEnd w:id="7381"/>
    </w:p>
    <w:p w14:paraId="000DF7B3" w14:textId="77777777" w:rsidR="008512DD" w:rsidRDefault="008512DD">
      <w:pPr>
        <w:rPr>
          <w:lang w:val="en-US"/>
        </w:rPr>
      </w:pPr>
    </w:p>
    <w:p w14:paraId="32E450DE" w14:textId="7A707368" w:rsidR="0087014B" w:rsidRDefault="00D5184D">
      <w:pPr>
        <w:pStyle w:val="Heading4"/>
        <w:rPr>
          <w:lang w:val="en-GB"/>
        </w:rPr>
      </w:pPr>
      <w:bookmarkStart w:id="7385" w:name="OLE_LINK17"/>
      <w:r>
        <w:rPr>
          <w:lang w:val="en-GB"/>
        </w:rPr>
        <w:t xml:space="preserve">Calculating </w:t>
      </w:r>
      <w:del w:id="7386" w:author="jie sun" w:date="2018-04-16T21:24:00Z">
        <w:r w:rsidDel="007870B0">
          <w:rPr>
            <w:rFonts w:hint="eastAsia"/>
            <w:lang w:val="en-US"/>
          </w:rPr>
          <w:delText xml:space="preserve">a </w:delText>
        </w:r>
      </w:del>
      <w:r w:rsidR="002215D7">
        <w:rPr>
          <w:lang w:val="en-US"/>
        </w:rPr>
        <w:t>a</w:t>
      </w:r>
      <w:ins w:id="7387" w:author="jie sun" w:date="2018-04-16T21:24:00Z">
        <w:r w:rsidR="007870B0">
          <w:rPr>
            <w:rFonts w:hint="eastAsia"/>
            <w:lang w:val="en-US"/>
          </w:rPr>
          <w:t xml:space="preserve"> </w:t>
        </w:r>
        <w:r w:rsidR="007870B0">
          <w:rPr>
            <w:lang w:val="en-US"/>
          </w:rPr>
          <w:t>S</w:t>
        </w:r>
      </w:ins>
      <w:del w:id="7388" w:author="jie sun" w:date="2018-04-16T21:24:00Z">
        <w:r w:rsidDel="007870B0">
          <w:rPr>
            <w:rFonts w:hint="eastAsia"/>
            <w:lang w:val="en-US"/>
          </w:rPr>
          <w:delText>s</w:delText>
        </w:r>
      </w:del>
      <w:r>
        <w:rPr>
          <w:rFonts w:hint="eastAsia"/>
          <w:lang w:val="en-US"/>
        </w:rPr>
        <w:t xml:space="preserve">lant </w:t>
      </w:r>
      <w:ins w:id="7389" w:author="jie sun" w:date="2018-04-16T21:24:00Z">
        <w:r w:rsidR="007870B0">
          <w:rPr>
            <w:lang w:val="en-US"/>
          </w:rPr>
          <w:t>A</w:t>
        </w:r>
      </w:ins>
      <w:del w:id="7390" w:author="jie sun" w:date="2018-04-16T21:24:00Z">
        <w:r w:rsidDel="007870B0">
          <w:rPr>
            <w:rFonts w:hint="eastAsia"/>
            <w:lang w:val="en-US"/>
          </w:rPr>
          <w:delText>a</w:delText>
        </w:r>
      </w:del>
      <w:r>
        <w:rPr>
          <w:rFonts w:hint="eastAsia"/>
          <w:lang w:val="en-US"/>
        </w:rPr>
        <w:t xml:space="preserve">ngle </w:t>
      </w:r>
      <w:r w:rsidR="002215D7">
        <w:rPr>
          <w:lang w:val="en-GB"/>
        </w:rPr>
        <w:t>b</w:t>
      </w:r>
      <w:del w:id="7391" w:author="jie sun" w:date="2018-04-16T21:24:00Z">
        <w:r w:rsidDel="007870B0">
          <w:rPr>
            <w:lang w:val="en-GB"/>
          </w:rPr>
          <w:delText>b</w:delText>
        </w:r>
      </w:del>
      <w:r>
        <w:rPr>
          <w:lang w:val="en-GB"/>
        </w:rPr>
        <w:t xml:space="preserve">y </w:t>
      </w:r>
      <w:r>
        <w:rPr>
          <w:rFonts w:hint="eastAsia"/>
          <w:lang w:val="en-US"/>
        </w:rPr>
        <w:t>Accelerometer</w:t>
      </w:r>
      <w:r w:rsidR="00314AEB">
        <w:rPr>
          <w:lang w:val="en-US"/>
        </w:rPr>
        <w:t>s</w:t>
      </w:r>
      <w:r>
        <w:rPr>
          <w:rFonts w:hint="eastAsia"/>
          <w:lang w:val="en-US"/>
        </w:rPr>
        <w:t xml:space="preserve"> </w:t>
      </w:r>
    </w:p>
    <w:bookmarkEnd w:id="7385"/>
    <w:p w14:paraId="7BFF1485" w14:textId="77777777" w:rsidR="0087014B" w:rsidRDefault="00D5184D">
      <w:pPr>
        <w:rPr>
          <w:del w:id="7392" w:author="像个男人一样" w:date="2018-03-21T02:03:00Z"/>
          <w:lang w:val="en-GB"/>
        </w:rPr>
      </w:pPr>
      <w:r>
        <w:rPr>
          <w:lang w:val="en-GB"/>
        </w:rPr>
        <w:t>At first,</w:t>
      </w:r>
      <w:r>
        <w:rPr>
          <w:rFonts w:hint="eastAsia"/>
          <w:lang w:val="en-US"/>
        </w:rPr>
        <w:t xml:space="preserve"> </w:t>
      </w:r>
      <w:del w:id="7393" w:author="JIE  SUN" w:date="2018-06-21T13:37:00Z">
        <w:r w:rsidDel="001540FD">
          <w:rPr>
            <w:rFonts w:hint="eastAsia"/>
            <w:lang w:val="en-US"/>
          </w:rPr>
          <w:delText xml:space="preserve">let us </w:delText>
        </w:r>
        <w:r w:rsidDel="001540FD">
          <w:rPr>
            <w:lang w:val="en-GB"/>
          </w:rPr>
          <w:delText xml:space="preserve">try to </w:delText>
        </w:r>
      </w:del>
      <w:ins w:id="7394" w:author="JIE  SUN" w:date="2018-06-21T13:37:00Z">
        <w:r w:rsidR="003566E5">
          <w:rPr>
            <w:lang w:val="en-GB"/>
          </w:rPr>
          <w:t xml:space="preserve">it </w:t>
        </w:r>
      </w:ins>
      <w:del w:id="7395" w:author="JIE  SUN" w:date="2018-06-21T13:37:00Z">
        <w:r w:rsidDel="001540FD">
          <w:rPr>
            <w:lang w:val="en-GB"/>
          </w:rPr>
          <w:delText xml:space="preserve">only </w:delText>
        </w:r>
      </w:del>
      <w:r>
        <w:rPr>
          <w:lang w:val="en-GB"/>
        </w:rPr>
        <w:t>use</w:t>
      </w:r>
      <w:ins w:id="7396" w:author="JIE  SUN" w:date="2018-06-21T13:37:00Z">
        <w:r w:rsidR="003566E5">
          <w:rPr>
            <w:lang w:val="en-GB"/>
          </w:rPr>
          <w:t>s</w:t>
        </w:r>
      </w:ins>
      <w:r>
        <w:rPr>
          <w:lang w:val="en-GB"/>
        </w:rPr>
        <w:t xml:space="preserv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7397" w:author="jie sun" w:date="2018-04-08T18:29:00Z">
        <w:r w:rsidDel="00AA37F6">
          <w:rPr>
            <w:rFonts w:hint="eastAsia"/>
            <w:lang w:val="en-US"/>
          </w:rPr>
          <w:delText xml:space="preserve"> </w:delText>
        </w:r>
      </w:del>
      <w:r>
        <w:rPr>
          <w:rFonts w:hint="eastAsia"/>
          <w:lang w:val="en-US"/>
        </w:rPr>
        <w:t>Z axis acceleration will change during the shaking period.</w:t>
      </w:r>
    </w:p>
    <w:p w14:paraId="03C32B11" w14:textId="77777777" w:rsidR="0087014B" w:rsidRDefault="0087014B">
      <w:pPr>
        <w:rPr>
          <w:lang w:val="en-GB"/>
        </w:rPr>
      </w:pPr>
    </w:p>
    <w:p w14:paraId="7157E6E4" w14:textId="77777777" w:rsidR="0087014B" w:rsidRDefault="00D5184D">
      <w:pPr>
        <w:rPr>
          <w:lang w:val="en-US"/>
        </w:rPr>
      </w:pPr>
      <w:r>
        <w:rPr>
          <w:rFonts w:hint="eastAsia"/>
          <w:lang w:val="en-US"/>
        </w:rPr>
        <w:t>How can we calculate the angle value by only accelerometer?</w:t>
      </w:r>
    </w:p>
    <w:p w14:paraId="5441B01D" w14:textId="77777777" w:rsidR="0087014B" w:rsidRDefault="00D5184D">
      <w:pPr>
        <w:rPr>
          <w:lang w:val="en-US"/>
        </w:rPr>
      </w:pPr>
      <w:r>
        <w:rPr>
          <w:lang w:val="en-US"/>
        </w:rPr>
        <w:t xml:space="preserve">We should use the gravity during this process. </w:t>
      </w:r>
      <w:del w:id="7398" w:author="jie sun" w:date="2018-04-08T18:30:00Z">
        <w:r w:rsidDel="001E419C">
          <w:rPr>
            <w:lang w:val="en-US"/>
          </w:rPr>
          <w:delText>First of all</w:delText>
        </w:r>
      </w:del>
      <w:ins w:id="7399" w:author="jie sun" w:date="2018-04-08T18:30:00Z">
        <w:r w:rsidR="001E419C">
          <w:rPr>
            <w:lang w:val="en-US"/>
          </w:rPr>
          <w:t xml:space="preserve">Firstly </w:t>
        </w:r>
      </w:ins>
      <w:del w:id="7400" w:author="jie sun" w:date="2018-04-08T18:30:00Z">
        <w:r w:rsidDel="001E419C">
          <w:rPr>
            <w:lang w:val="en-US"/>
          </w:rPr>
          <w:delText xml:space="preserve">, </w:delText>
        </w:r>
      </w:del>
      <w:r>
        <w:rPr>
          <w:lang w:val="en-US"/>
        </w:rPr>
        <w:t xml:space="preserve">let us see a </w:t>
      </w:r>
      <w:del w:id="7401" w:author="jie sun" w:date="2018-04-10T21:36:00Z">
        <w:r w:rsidDel="009564EA">
          <w:rPr>
            <w:rFonts w:hint="eastAsia"/>
            <w:lang w:val="en-US"/>
          </w:rPr>
          <w:delText xml:space="preserve">picture </w:delText>
        </w:r>
      </w:del>
      <w:ins w:id="7402"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7403" w:author="jie sun" w:date="2018-04-08T18:29:00Z">
        <w:r w:rsidDel="00AA37F6">
          <w:rPr>
            <w:lang w:val="en-US"/>
          </w:rPr>
          <w:delText xml:space="preserve"> </w:delText>
        </w:r>
      </w:del>
      <w:r>
        <w:rPr>
          <w:lang w:val="en-US"/>
        </w:rPr>
        <w:t>horizontal desk and the g means gravitational acceleration which is g=9.80665 m/s^2</w:t>
      </w:r>
      <w:del w:id="7404" w:author="jie sun" w:date="2018-04-10T20:55:00Z">
        <w:r w:rsidDel="004E123B">
          <w:rPr>
            <w:lang w:val="en-US"/>
          </w:rPr>
          <w:delText>, which should not be taken much time to explain more</w:delText>
        </w:r>
      </w:del>
      <w:r>
        <w:rPr>
          <w:lang w:val="en-US"/>
        </w:rPr>
        <w:t>.</w:t>
      </w:r>
      <w:del w:id="7405" w:author="像个男人一样" w:date="2018-03-21T21:24:00Z">
        <w:r>
          <w:rPr>
            <w:rFonts w:hint="eastAsia"/>
            <w:lang w:val="en-US"/>
          </w:rPr>
          <w:delText xml:space="preserve"> </w:delText>
        </w:r>
      </w:del>
    </w:p>
    <w:p w14:paraId="770E28F7" w14:textId="77777777" w:rsidR="0087014B" w:rsidRDefault="00D5184D">
      <w:pPr>
        <w:rPr>
          <w:del w:id="7406" w:author="像个男人一样" w:date="2018-03-21T02:09:00Z"/>
          <w:lang w:val="en-US"/>
        </w:rPr>
      </w:pPr>
      <w:del w:id="7407" w:author="像个男人一样" w:date="2018-03-21T02:09:00Z">
        <w:r>
          <w:rPr>
            <w:rFonts w:hint="eastAsia"/>
            <w:lang w:val="en-US"/>
          </w:rPr>
          <w:delText>(</w:delText>
        </w:r>
        <w:bookmarkStart w:id="7408" w:name="OLE_LINK22"/>
        <w:r>
          <w:rPr>
            <w:rFonts w:hint="eastAsia"/>
            <w:lang w:val="en-US"/>
          </w:rPr>
          <w:delText>http://blog.csdn.net/u010389437/article/details/38541561</w:delText>
        </w:r>
        <w:bookmarkEnd w:id="7408"/>
        <w:r>
          <w:rPr>
            <w:rFonts w:hint="eastAsia"/>
            <w:lang w:val="en-US"/>
          </w:rPr>
          <w:delText>)</w:delText>
        </w:r>
      </w:del>
    </w:p>
    <w:p w14:paraId="7546832A" w14:textId="77777777" w:rsidR="0087014B" w:rsidRDefault="00D5184D">
      <w:pPr>
        <w:pStyle w:val="Caption"/>
        <w:jc w:val="center"/>
        <w:rPr>
          <w:ins w:id="7409" w:author="像个男人一样" w:date="2018-03-22T11:50:00Z"/>
        </w:rPr>
        <w:pPrChange w:id="7410" w:author="jie sun" w:date="2018-04-16T21:41:00Z">
          <w:pPr/>
        </w:pPrChange>
      </w:pPr>
      <w:r>
        <w:rPr>
          <w:rFonts w:ascii="SimSun" w:eastAsia="SimSun" w:hAnsi="SimSun" w:cs="SimSun"/>
          <w:noProof/>
          <w:szCs w:val="24"/>
        </w:rPr>
        <w:drawing>
          <wp:inline distT="0" distB="0" distL="114300" distR="114300" wp14:anchorId="028624B6" wp14:editId="6F3B1A8E">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54"/>
                    <a:stretch>
                      <a:fillRect/>
                    </a:stretch>
                  </pic:blipFill>
                  <pic:spPr>
                    <a:xfrm>
                      <a:off x="0" y="0"/>
                      <a:ext cx="2857500" cy="1714500"/>
                    </a:xfrm>
                    <a:prstGeom prst="rect">
                      <a:avLst/>
                    </a:prstGeom>
                    <a:noFill/>
                    <a:ln w="9525">
                      <a:noFill/>
                    </a:ln>
                  </pic:spPr>
                </pic:pic>
              </a:graphicData>
            </a:graphic>
          </wp:inline>
        </w:drawing>
      </w:r>
    </w:p>
    <w:p w14:paraId="2D22D0C7" w14:textId="5A0ED9EC" w:rsidR="0087014B" w:rsidRDefault="00D5184D">
      <w:pPr>
        <w:pStyle w:val="Caption"/>
        <w:jc w:val="center"/>
        <w:pPrChange w:id="7411" w:author="jie sun" w:date="2018-04-16T21:41:00Z">
          <w:pPr/>
        </w:pPrChange>
      </w:pPr>
      <w:bookmarkStart w:id="7412" w:name="_Toc517801899"/>
      <w:ins w:id="7413" w:author="像个男人一样" w:date="2018-03-22T11:51:00Z">
        <w:r>
          <w:t xml:space="preserve">Figure </w:t>
        </w:r>
      </w:ins>
      <w:ins w:id="7414" w:author="JIE  SUN" w:date="2018-06-21T13:36:00Z">
        <w:r w:rsidR="00A64E7B">
          <w:fldChar w:fldCharType="begin"/>
        </w:r>
        <w:r w:rsidR="00A64E7B">
          <w:instrText xml:space="preserve"> STYLEREF 1 \s </w:instrText>
        </w:r>
      </w:ins>
      <w:r w:rsidR="00A64E7B">
        <w:fldChar w:fldCharType="separate"/>
      </w:r>
      <w:r w:rsidR="005D06D1">
        <w:rPr>
          <w:noProof/>
        </w:rPr>
        <w:t>5</w:t>
      </w:r>
      <w:ins w:id="741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7</w:t>
      </w:r>
      <w:ins w:id="7416" w:author="JIE  SUN" w:date="2018-06-21T13:36:00Z">
        <w:r w:rsidR="00A64E7B">
          <w:fldChar w:fldCharType="end"/>
        </w:r>
      </w:ins>
      <w:ins w:id="7417" w:author="jie sun" w:date="2018-04-19T13:00:00Z">
        <w:del w:id="7418" w:author="JIE  SUN" w:date="2018-06-21T13:34:00Z">
          <w:r w:rsidR="00083FE7" w:rsidDel="00A64E7B">
            <w:fldChar w:fldCharType="begin"/>
          </w:r>
          <w:r w:rsidR="00083FE7" w:rsidDel="00A64E7B">
            <w:delInstrText xml:space="preserve"> STYLEREF 1 \s </w:delInstrText>
          </w:r>
        </w:del>
      </w:ins>
      <w:del w:id="7419" w:author="JIE  SUN" w:date="2018-06-21T13:34:00Z">
        <w:r w:rsidR="00083FE7" w:rsidDel="00A64E7B">
          <w:fldChar w:fldCharType="separate"/>
        </w:r>
        <w:r w:rsidR="00083FE7" w:rsidDel="00A64E7B">
          <w:rPr>
            <w:noProof/>
          </w:rPr>
          <w:delText>4</w:delText>
        </w:r>
      </w:del>
      <w:ins w:id="7420" w:author="jie sun" w:date="2018-04-19T13:00:00Z">
        <w:del w:id="742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422" w:author="JIE  SUN" w:date="2018-06-21T13:34:00Z">
        <w:r w:rsidR="00083FE7" w:rsidDel="00A64E7B">
          <w:fldChar w:fldCharType="separate"/>
        </w:r>
      </w:del>
      <w:ins w:id="7423" w:author="jie sun" w:date="2018-04-19T13:00:00Z">
        <w:del w:id="7424" w:author="JIE  SUN" w:date="2018-06-21T13:34:00Z">
          <w:r w:rsidR="00083FE7" w:rsidDel="00A64E7B">
            <w:rPr>
              <w:noProof/>
            </w:rPr>
            <w:delText>6</w:delText>
          </w:r>
          <w:r w:rsidR="00083FE7" w:rsidDel="00A64E7B">
            <w:fldChar w:fldCharType="end"/>
          </w:r>
        </w:del>
      </w:ins>
      <w:ins w:id="7425" w:author="像个男人一样" w:date="2018-03-22T11:51:00Z">
        <w:del w:id="742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7427" w:name="_Toc8037"/>
        <w:bookmarkStart w:id="7428" w:name="_Toc12839"/>
        <w:bookmarkStart w:id="7429" w:name="_Toc19197"/>
        <w:bookmarkStart w:id="7430" w:name="_Toc2749"/>
        <w:bookmarkStart w:id="7431" w:name="_Toc19543"/>
        <w:bookmarkStart w:id="7432" w:name="_Toc24611"/>
        <w:r>
          <w:rPr>
            <w:rFonts w:hint="eastAsia"/>
          </w:rPr>
          <w:t xml:space="preserve">: The </w:t>
        </w:r>
      </w:ins>
      <w:ins w:id="7433" w:author="jie sun" w:date="2018-04-16T22:31:00Z">
        <w:r w:rsidR="00BE610E">
          <w:t>D</w:t>
        </w:r>
      </w:ins>
      <w:ins w:id="7434" w:author="像个男人一样" w:date="2018-03-22T11:51:00Z">
        <w:del w:id="7435" w:author="jie sun" w:date="2018-04-16T22:31:00Z">
          <w:r w:rsidDel="00BE610E">
            <w:rPr>
              <w:rFonts w:hint="eastAsia"/>
            </w:rPr>
            <w:delText>d</w:delText>
          </w:r>
        </w:del>
        <w:r>
          <w:rPr>
            <w:rFonts w:hint="eastAsia"/>
          </w:rPr>
          <w:t xml:space="preserve">irection </w:t>
        </w:r>
      </w:ins>
      <w:ins w:id="7436" w:author="jie sun" w:date="2018-04-16T22:31:00Z">
        <w:r w:rsidR="00BE610E">
          <w:t>O</w:t>
        </w:r>
      </w:ins>
      <w:ins w:id="7437" w:author="像个男人一样" w:date="2018-03-22T11:51:00Z">
        <w:del w:id="7438" w:author="jie sun" w:date="2018-04-16T22:31:00Z">
          <w:r w:rsidDel="00BE610E">
            <w:rPr>
              <w:rFonts w:hint="eastAsia"/>
            </w:rPr>
            <w:delText>o</w:delText>
          </w:r>
        </w:del>
        <w:r>
          <w:rPr>
            <w:rFonts w:hint="eastAsia"/>
          </w:rPr>
          <w:t xml:space="preserve">f </w:t>
        </w:r>
      </w:ins>
      <w:ins w:id="7439" w:author="jie sun" w:date="2018-04-16T22:32:00Z">
        <w:r w:rsidR="00BE610E">
          <w:t>T</w:t>
        </w:r>
      </w:ins>
      <w:ins w:id="7440" w:author="像个男人一样" w:date="2018-03-22T11:51:00Z">
        <w:del w:id="7441" w:author="jie sun" w:date="2018-04-16T22:32:00Z">
          <w:r w:rsidDel="00BE610E">
            <w:rPr>
              <w:rFonts w:hint="eastAsia"/>
            </w:rPr>
            <w:delText>t</w:delText>
          </w:r>
        </w:del>
        <w:r>
          <w:rPr>
            <w:rFonts w:hint="eastAsia"/>
          </w:rPr>
          <w:t xml:space="preserve">he </w:t>
        </w:r>
      </w:ins>
      <w:ins w:id="7442" w:author="jie sun" w:date="2018-04-16T22:32:00Z">
        <w:r w:rsidR="00BE610E">
          <w:t>G</w:t>
        </w:r>
      </w:ins>
      <w:ins w:id="7443" w:author="像个男人一样" w:date="2018-03-22T11:51:00Z">
        <w:del w:id="7444" w:author="jie sun" w:date="2018-04-16T22:32:00Z">
          <w:r w:rsidDel="00BE610E">
            <w:rPr>
              <w:rFonts w:hint="eastAsia"/>
            </w:rPr>
            <w:delText>g</w:delText>
          </w:r>
        </w:del>
        <w:r>
          <w:rPr>
            <w:rFonts w:hint="eastAsia"/>
          </w:rPr>
          <w:t xml:space="preserve">ravitational </w:t>
        </w:r>
      </w:ins>
      <w:ins w:id="7445" w:author="jie sun" w:date="2018-04-16T22:32:00Z">
        <w:r w:rsidR="00BE610E">
          <w:t>A</w:t>
        </w:r>
      </w:ins>
      <w:ins w:id="7446" w:author="像个男人一样" w:date="2018-03-22T11:51:00Z">
        <w:del w:id="7447" w:author="jie sun" w:date="2018-04-16T22:32:00Z">
          <w:r w:rsidDel="00BE610E">
            <w:rPr>
              <w:rFonts w:hint="eastAsia"/>
            </w:rPr>
            <w:delText>a</w:delText>
          </w:r>
        </w:del>
        <w:r>
          <w:rPr>
            <w:rFonts w:hint="eastAsia"/>
          </w:rPr>
          <w:t xml:space="preserve">cceleration </w:t>
        </w:r>
      </w:ins>
      <w:ins w:id="7448" w:author="jie sun" w:date="2018-04-16T22:32:00Z">
        <w:r w:rsidR="00BE610E">
          <w:t>O</w:t>
        </w:r>
      </w:ins>
      <w:ins w:id="7449" w:author="像个男人一样" w:date="2018-03-22T11:51:00Z">
        <w:del w:id="7450" w:author="jie sun" w:date="2018-04-16T22:32:00Z">
          <w:r w:rsidDel="00BE610E">
            <w:rPr>
              <w:rFonts w:hint="eastAsia"/>
            </w:rPr>
            <w:delText>o</w:delText>
          </w:r>
        </w:del>
        <w:r>
          <w:rPr>
            <w:rFonts w:hint="eastAsia"/>
          </w:rPr>
          <w:t xml:space="preserve">f </w:t>
        </w:r>
      </w:ins>
      <w:ins w:id="7451" w:author="jie sun" w:date="2018-04-16T22:32:00Z">
        <w:r w:rsidR="00BE610E">
          <w:t>A</w:t>
        </w:r>
      </w:ins>
      <w:ins w:id="7452" w:author="像个男人一样" w:date="2018-03-22T11:51:00Z">
        <w:del w:id="7453" w:author="jie sun" w:date="2018-04-16T22:32:00Z">
          <w:r w:rsidDel="00BE610E">
            <w:rPr>
              <w:rFonts w:hint="eastAsia"/>
            </w:rPr>
            <w:delText>a</w:delText>
          </w:r>
        </w:del>
        <w:r>
          <w:rPr>
            <w:rFonts w:hint="eastAsia"/>
          </w:rPr>
          <w:t xml:space="preserve">n </w:t>
        </w:r>
      </w:ins>
      <w:ins w:id="7454" w:author="jie sun" w:date="2018-04-16T22:32:00Z">
        <w:r w:rsidR="00BE610E">
          <w:t>O</w:t>
        </w:r>
      </w:ins>
      <w:ins w:id="7455" w:author="像个男人一样" w:date="2018-03-22T11:51:00Z">
        <w:del w:id="7456" w:author="jie sun" w:date="2018-04-16T22:32:00Z">
          <w:r w:rsidDel="00BE610E">
            <w:rPr>
              <w:rFonts w:hint="eastAsia"/>
            </w:rPr>
            <w:delText>o</w:delText>
          </w:r>
        </w:del>
        <w:r>
          <w:rPr>
            <w:rFonts w:hint="eastAsia"/>
          </w:rPr>
          <w:t>bject</w:t>
        </w:r>
      </w:ins>
      <w:bookmarkEnd w:id="7427"/>
      <w:bookmarkEnd w:id="7428"/>
      <w:bookmarkEnd w:id="7429"/>
      <w:bookmarkEnd w:id="7430"/>
      <w:bookmarkEnd w:id="7431"/>
      <w:bookmarkEnd w:id="7432"/>
      <w:customXmlInsRangeStart w:id="7457" w:author="jie sun" w:date="2018-04-10T21:44:00Z"/>
      <w:sdt>
        <w:sdtPr>
          <w:rPr>
            <w:rFonts w:hint="eastAsia"/>
          </w:rPr>
          <w:id w:val="2082944928"/>
          <w:citation/>
        </w:sdtPr>
        <w:sdtContent>
          <w:customXmlInsRangeEnd w:id="7457"/>
          <w:ins w:id="7458"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r w:rsidR="000F0E95">
            <w:rPr>
              <w:rFonts w:hint="eastAsia"/>
              <w:noProof/>
            </w:rPr>
            <w:t xml:space="preserve"> (CSDN Blogs, 2014)</w:t>
          </w:r>
          <w:ins w:id="7459" w:author="jie sun" w:date="2018-04-10T21:44:00Z">
            <w:r w:rsidR="00C65215">
              <w:fldChar w:fldCharType="end"/>
            </w:r>
          </w:ins>
          <w:customXmlInsRangeStart w:id="7460" w:author="jie sun" w:date="2018-04-10T21:44:00Z"/>
        </w:sdtContent>
      </w:sdt>
      <w:customXmlInsRangeEnd w:id="7460"/>
      <w:bookmarkEnd w:id="7412"/>
    </w:p>
    <w:p w14:paraId="2BB03923" w14:textId="77777777" w:rsidR="0087014B" w:rsidRDefault="00D5184D">
      <w:pPr>
        <w:rPr>
          <w:lang w:val="en-US"/>
        </w:rPr>
      </w:pPr>
      <w:r>
        <w:rPr>
          <w:rFonts w:hint="eastAsia"/>
          <w:lang w:val="en-US"/>
        </w:rPr>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7461" w:name="OLE_LINK9"/>
      <w:r>
        <w:rPr>
          <w:rFonts w:hint="eastAsia"/>
          <w:lang w:val="en-US"/>
        </w:rPr>
        <w:t xml:space="preserve"> 90</w:t>
      </w:r>
      <w:r>
        <w:rPr>
          <w:rFonts w:hint="eastAsia"/>
          <w:lang w:val="en-US"/>
        </w:rPr>
        <w:t>°</w:t>
      </w:r>
      <w:bookmarkEnd w:id="7461"/>
      <w:r>
        <w:rPr>
          <w:rFonts w:hint="eastAsia"/>
          <w:lang w:val="en-US"/>
        </w:rPr>
        <w:t xml:space="preserve">- </w:t>
      </w:r>
      <w:bookmarkStart w:id="7462" w:name="OLE_LINK16"/>
      <w:r>
        <w:rPr>
          <w:rFonts w:hint="eastAsia"/>
          <w:lang w:val="en-US"/>
        </w:rPr>
        <w:t>γ</w:t>
      </w:r>
      <w:ins w:id="7463" w:author="jie sun" w:date="2018-04-11T17:31:00Z">
        <w:r w:rsidR="00264CC3">
          <w:rPr>
            <w:rFonts w:hint="eastAsia"/>
            <w:lang w:val="en-US"/>
          </w:rPr>
          <w:t>1.</w:t>
        </w:r>
        <w:r w:rsidR="00264CC3">
          <w:rPr>
            <w:lang w:val="en-US"/>
          </w:rPr>
          <w:t xml:space="preserve"> </w:t>
        </w:r>
      </w:ins>
      <w:del w:id="7464" w:author="jie sun" w:date="2018-04-11T17:31:00Z">
        <w:r w:rsidDel="00264CC3">
          <w:rPr>
            <w:rFonts w:hint="eastAsia"/>
            <w:lang w:val="en-US"/>
          </w:rPr>
          <w:delText>1</w:delText>
        </w:r>
        <w:bookmarkEnd w:id="7462"/>
        <w:r w:rsidDel="00264CC3">
          <w:rPr>
            <w:rFonts w:hint="eastAsia"/>
            <w:lang w:val="en-US"/>
          </w:rPr>
          <w:delText>。</w:delText>
        </w:r>
      </w:del>
      <w:r>
        <w:rPr>
          <w:rFonts w:hint="eastAsia"/>
          <w:lang w:val="en-US"/>
        </w:rPr>
        <w:t>We can get: Ax = gcos</w:t>
      </w:r>
      <w:r>
        <w:rPr>
          <w:rFonts w:hint="eastAsia"/>
          <w:lang w:val="en-US"/>
        </w:rPr>
        <w:t>α，</w:t>
      </w:r>
      <w:r>
        <w:rPr>
          <w:rFonts w:hint="eastAsia"/>
          <w:lang w:val="en-US"/>
        </w:rPr>
        <w:t xml:space="preserve"> Ay = gcos</w:t>
      </w:r>
      <w:r>
        <w:rPr>
          <w:rFonts w:hint="eastAsia"/>
          <w:lang w:val="en-US"/>
        </w:rPr>
        <w:t>β</w:t>
      </w:r>
      <w:r>
        <w:rPr>
          <w:rFonts w:hint="eastAsia"/>
          <w:lang w:val="en-US"/>
        </w:rPr>
        <w:t xml:space="preserve"> </w:t>
      </w:r>
      <w:r>
        <w:rPr>
          <w:rFonts w:hint="eastAsia"/>
          <w:lang w:val="en-US"/>
        </w:rPr>
        <w:t>，</w:t>
      </w:r>
      <w:r>
        <w:rPr>
          <w:rFonts w:hint="eastAsia"/>
          <w:lang w:val="en-US"/>
        </w:rPr>
        <w:t xml:space="preserve"> Az = gcos</w:t>
      </w:r>
      <w:r>
        <w:rPr>
          <w:rFonts w:hint="eastAsia"/>
          <w:lang w:val="en-US"/>
        </w:rPr>
        <w:t>γ</w:t>
      </w:r>
      <w:ins w:id="7465" w:author="jie sun" w:date="2018-04-11T17:31:00Z">
        <w:r w:rsidR="0028136C">
          <w:rPr>
            <w:lang w:val="en-US"/>
          </w:rPr>
          <w:t xml:space="preserve"> </w:t>
        </w:r>
      </w:ins>
      <w:del w:id="7466" w:author="jie sun" w:date="2018-04-11T17:31:00Z">
        <w:r w:rsidDel="0028136C">
          <w:rPr>
            <w:rFonts w:hint="eastAsia"/>
            <w:lang w:val="en-US"/>
          </w:rPr>
          <w:delText xml:space="preserve">, </w:delText>
        </w:r>
        <w:r w:rsidDel="00ED183B">
          <w:rPr>
            <w:rFonts w:hint="eastAsia"/>
            <w:lang w:val="en-US"/>
          </w:rPr>
          <w:delText xml:space="preserve"> </w:delText>
        </w:r>
      </w:del>
      <w:r>
        <w:rPr>
          <w:rFonts w:hint="eastAsia"/>
          <w:lang w:val="en-US"/>
        </w:rPr>
        <w:t>and  changing a formula to Ax = gcos</w:t>
      </w:r>
      <w:r>
        <w:rPr>
          <w:rFonts w:hint="eastAsia"/>
          <w:lang w:val="en-US"/>
        </w:rPr>
        <w:t>α</w:t>
      </w:r>
      <w:r>
        <w:rPr>
          <w:rFonts w:hint="eastAsia"/>
          <w:lang w:val="en-US"/>
        </w:rPr>
        <w:t xml:space="preserve"> = gcos( 90</w:t>
      </w:r>
      <w:r>
        <w:rPr>
          <w:rFonts w:hint="eastAsia"/>
          <w:lang w:val="en-US"/>
        </w:rPr>
        <w:t>°</w:t>
      </w:r>
      <w:r>
        <w:rPr>
          <w:rFonts w:hint="eastAsia"/>
          <w:lang w:val="en-US"/>
        </w:rPr>
        <w:t xml:space="preserve">- </w:t>
      </w:r>
      <w:bookmarkStart w:id="7467" w:name="OLE_LINK10"/>
      <w:r>
        <w:rPr>
          <w:rFonts w:hint="eastAsia"/>
          <w:lang w:val="en-US"/>
        </w:rPr>
        <w:t>α</w:t>
      </w:r>
      <w:r>
        <w:rPr>
          <w:rFonts w:hint="eastAsia"/>
          <w:lang w:val="en-US"/>
        </w:rPr>
        <w:t>1</w:t>
      </w:r>
      <w:bookmarkEnd w:id="7467"/>
      <w:r>
        <w:rPr>
          <w:rFonts w:hint="eastAsia"/>
          <w:lang w:val="en-US"/>
        </w:rPr>
        <w:t>) =gsin</w:t>
      </w:r>
      <w:r>
        <w:rPr>
          <w:rFonts w:hint="eastAsia"/>
          <w:lang w:val="en-US"/>
        </w:rPr>
        <w:t>α</w:t>
      </w:r>
      <w:r>
        <w:rPr>
          <w:rFonts w:hint="eastAsia"/>
          <w:lang w:val="en-US"/>
        </w:rPr>
        <w:t>1 and also Ay = gsin</w:t>
      </w:r>
      <w:r>
        <w:rPr>
          <w:rFonts w:hint="eastAsia"/>
          <w:lang w:val="en-US"/>
        </w:rPr>
        <w:t>β</w:t>
      </w:r>
      <w:r>
        <w:rPr>
          <w:rFonts w:hint="eastAsia"/>
          <w:lang w:val="en-US"/>
        </w:rPr>
        <w:t xml:space="preserve">1 </w:t>
      </w:r>
      <w:r>
        <w:rPr>
          <w:rFonts w:hint="eastAsia"/>
          <w:lang w:val="en-US"/>
        </w:rPr>
        <w:t>，</w:t>
      </w:r>
      <w:r>
        <w:rPr>
          <w:rFonts w:hint="eastAsia"/>
          <w:lang w:val="en-US"/>
        </w:rPr>
        <w:t xml:space="preserve"> Az = gsin </w:t>
      </w:r>
      <w:r>
        <w:rPr>
          <w:rFonts w:hint="eastAsia"/>
          <w:lang w:val="en-US"/>
        </w:rPr>
        <w:t>γ</w:t>
      </w:r>
      <w:r>
        <w:rPr>
          <w:rFonts w:hint="eastAsia"/>
          <w:lang w:val="en-US"/>
        </w:rPr>
        <w:t xml:space="preserve">1. </w:t>
      </w:r>
    </w:p>
    <w:p w14:paraId="228CBB33" w14:textId="77777777" w:rsidR="0087014B" w:rsidRDefault="001444AF">
      <w:pPr>
        <w:jc w:val="center"/>
        <w:rPr>
          <w:ins w:id="7468" w:author="jie sun" w:date="2018-04-10T21:44:00Z"/>
          <w:lang w:val="en-US"/>
        </w:rPr>
        <w:pPrChange w:id="7469" w:author="jie sun" w:date="2018-04-16T21:41:00Z">
          <w:pPr/>
        </w:pPrChange>
      </w:pPr>
      <w:ins w:id="7470" w:author="jie sun" w:date="2018-04-10T21:52:00Z">
        <w:r>
          <w:rPr>
            <w:rFonts w:ascii="SimSun" w:eastAsia="SimSun" w:hAnsi="SimSun" w:cs="SimSun"/>
            <w:noProof/>
            <w:szCs w:val="24"/>
          </w:rPr>
          <w:drawing>
            <wp:inline distT="0" distB="0" distL="114300" distR="114300" wp14:anchorId="49769B85" wp14:editId="6639174E">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ins>
      <w:del w:id="7471" w:author="jie sun" w:date="2018-04-10T21:52:00Z">
        <w:r w:rsidR="00D5184D" w:rsidDel="001444AF">
          <w:rPr>
            <w:rFonts w:ascii="SimSun" w:eastAsia="SimSun" w:hAnsi="SimSun" w:cs="SimSun"/>
            <w:noProof/>
            <w:szCs w:val="24"/>
          </w:rPr>
          <w:drawing>
            <wp:inline distT="0" distB="0" distL="114300" distR="114300" wp14:anchorId="373FEAF2" wp14:editId="2A25171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6"/>
                      <a:stretch>
                        <a:fillRect/>
                      </a:stretch>
                    </pic:blipFill>
                    <pic:spPr>
                      <a:xfrm>
                        <a:off x="0" y="0"/>
                        <a:ext cx="3362325" cy="3295650"/>
                      </a:xfrm>
                      <a:prstGeom prst="rect">
                        <a:avLst/>
                      </a:prstGeom>
                      <a:noFill/>
                      <a:ln w="9525">
                        <a:noFill/>
                      </a:ln>
                    </pic:spPr>
                  </pic:pic>
                </a:graphicData>
              </a:graphic>
            </wp:inline>
          </w:drawing>
        </w:r>
      </w:del>
    </w:p>
    <w:p w14:paraId="0BF651F2" w14:textId="03B19A20" w:rsidR="00C65215" w:rsidRDefault="00C77F65">
      <w:pPr>
        <w:pStyle w:val="Caption"/>
        <w:jc w:val="center"/>
        <w:rPr>
          <w:lang w:val="en-US"/>
        </w:rPr>
        <w:pPrChange w:id="7472" w:author="jie sun" w:date="2018-04-16T21:41:00Z">
          <w:pPr/>
        </w:pPrChange>
      </w:pPr>
      <w:bookmarkStart w:id="7473" w:name="_Toc517801900"/>
      <w:ins w:id="7474" w:author="jie sun" w:date="2018-04-10T21:49:00Z">
        <w:r>
          <w:t xml:space="preserve">Figure </w:t>
        </w:r>
      </w:ins>
      <w:ins w:id="7475" w:author="JIE  SUN" w:date="2018-06-21T13:36:00Z">
        <w:r w:rsidR="00A64E7B">
          <w:fldChar w:fldCharType="begin"/>
        </w:r>
        <w:r w:rsidR="00A64E7B">
          <w:instrText xml:space="preserve"> STYLEREF 1 \s </w:instrText>
        </w:r>
      </w:ins>
      <w:r w:rsidR="00A64E7B">
        <w:fldChar w:fldCharType="separate"/>
      </w:r>
      <w:r w:rsidR="005D06D1">
        <w:rPr>
          <w:noProof/>
        </w:rPr>
        <w:t>5</w:t>
      </w:r>
      <w:ins w:id="747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8</w:t>
      </w:r>
      <w:ins w:id="7477" w:author="JIE  SUN" w:date="2018-06-21T13:36:00Z">
        <w:r w:rsidR="00A64E7B">
          <w:fldChar w:fldCharType="end"/>
        </w:r>
      </w:ins>
      <w:ins w:id="7478" w:author="jie sun" w:date="2018-04-19T13:00:00Z">
        <w:del w:id="7479" w:author="JIE  SUN" w:date="2018-06-21T13:34:00Z">
          <w:r w:rsidR="00083FE7" w:rsidDel="00A64E7B">
            <w:fldChar w:fldCharType="begin"/>
          </w:r>
          <w:r w:rsidR="00083FE7" w:rsidDel="00A64E7B">
            <w:delInstrText xml:space="preserve"> STYLEREF 1 \s </w:delInstrText>
          </w:r>
        </w:del>
      </w:ins>
      <w:del w:id="7480" w:author="JIE  SUN" w:date="2018-06-21T13:34:00Z">
        <w:r w:rsidR="00083FE7" w:rsidDel="00A64E7B">
          <w:fldChar w:fldCharType="separate"/>
        </w:r>
        <w:r w:rsidR="00083FE7" w:rsidDel="00A64E7B">
          <w:rPr>
            <w:noProof/>
          </w:rPr>
          <w:delText>4</w:delText>
        </w:r>
      </w:del>
      <w:ins w:id="7481" w:author="jie sun" w:date="2018-04-19T13:00:00Z">
        <w:del w:id="748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483" w:author="JIE  SUN" w:date="2018-06-21T13:34:00Z">
        <w:r w:rsidR="00083FE7" w:rsidDel="00A64E7B">
          <w:fldChar w:fldCharType="separate"/>
        </w:r>
      </w:del>
      <w:ins w:id="7484" w:author="jie sun" w:date="2018-04-19T13:00:00Z">
        <w:del w:id="7485" w:author="JIE  SUN" w:date="2018-06-21T13:34:00Z">
          <w:r w:rsidR="00083FE7" w:rsidDel="00A64E7B">
            <w:rPr>
              <w:noProof/>
            </w:rPr>
            <w:delText>7</w:delText>
          </w:r>
          <w:r w:rsidR="00083FE7" w:rsidDel="00A64E7B">
            <w:fldChar w:fldCharType="end"/>
          </w:r>
        </w:del>
      </w:ins>
      <w:ins w:id="7486" w:author="jie sun" w:date="2018-04-10T21:49:00Z">
        <w:r>
          <w:t xml:space="preserve"> </w:t>
        </w:r>
        <w:r w:rsidRPr="000A7409">
          <w:t xml:space="preserve">The </w:t>
        </w:r>
      </w:ins>
      <w:ins w:id="7487" w:author="jie sun" w:date="2018-04-16T22:32:00Z">
        <w:r w:rsidR="00EE21C7">
          <w:t>I</w:t>
        </w:r>
      </w:ins>
      <w:ins w:id="7488" w:author="jie sun" w:date="2018-04-10T21:49:00Z">
        <w:r w:rsidRPr="000A7409">
          <w:t xml:space="preserve">nclination </w:t>
        </w:r>
      </w:ins>
      <w:ins w:id="7489" w:author="jie sun" w:date="2018-04-16T22:32:00Z">
        <w:r w:rsidR="00EE21C7">
          <w:t>O</w:t>
        </w:r>
      </w:ins>
      <w:ins w:id="7490" w:author="jie sun" w:date="2018-04-10T21:49:00Z">
        <w:r w:rsidRPr="000A7409">
          <w:t xml:space="preserve">f </w:t>
        </w:r>
      </w:ins>
      <w:ins w:id="7491" w:author="jie sun" w:date="2018-04-16T22:32:00Z">
        <w:r w:rsidR="00EE21C7">
          <w:t>E</w:t>
        </w:r>
      </w:ins>
      <w:ins w:id="7492" w:author="jie sun" w:date="2018-04-10T21:49:00Z">
        <w:r w:rsidRPr="000A7409">
          <w:t xml:space="preserve">ach </w:t>
        </w:r>
      </w:ins>
      <w:ins w:id="7493" w:author="jie sun" w:date="2018-04-16T22:32:00Z">
        <w:r w:rsidR="00EE21C7">
          <w:rPr>
            <w:rFonts w:hint="eastAsia"/>
          </w:rPr>
          <w:t>A</w:t>
        </w:r>
      </w:ins>
      <w:ins w:id="7494" w:author="jie sun" w:date="2018-04-10T21:49:00Z">
        <w:r w:rsidRPr="000A7409">
          <w:t xml:space="preserve">xis </w:t>
        </w:r>
      </w:ins>
      <w:ins w:id="7495" w:author="jie sun" w:date="2018-04-16T22:32:00Z">
        <w:r w:rsidR="008E64F9">
          <w:rPr>
            <w:rFonts w:hint="eastAsia"/>
          </w:rPr>
          <w:t>W</w:t>
        </w:r>
      </w:ins>
      <w:ins w:id="7496" w:author="jie sun" w:date="2018-04-10T21:49:00Z">
        <w:r>
          <w:t>ith</w:t>
        </w:r>
        <w:r w:rsidRPr="000A7409">
          <w:t xml:space="preserve"> </w:t>
        </w:r>
      </w:ins>
      <w:ins w:id="7497" w:author="jie sun" w:date="2018-04-16T22:32:00Z">
        <w:r w:rsidR="008E64F9">
          <w:rPr>
            <w:rFonts w:hint="eastAsia"/>
          </w:rPr>
          <w:t>T</w:t>
        </w:r>
      </w:ins>
      <w:ins w:id="7498" w:author="jie sun" w:date="2018-04-10T21:49:00Z">
        <w:r w:rsidRPr="000A7409">
          <w:t xml:space="preserve">he </w:t>
        </w:r>
      </w:ins>
      <w:ins w:id="7499" w:author="jie sun" w:date="2018-04-16T22:32:00Z">
        <w:r w:rsidR="008E64F9">
          <w:rPr>
            <w:rFonts w:hint="eastAsia"/>
          </w:rPr>
          <w:t>D</w:t>
        </w:r>
      </w:ins>
      <w:ins w:id="7500" w:author="jie sun" w:date="2018-04-10T21:49:00Z">
        <w:r w:rsidRPr="000A7409">
          <w:t xml:space="preserve">irection </w:t>
        </w:r>
      </w:ins>
      <w:ins w:id="7501" w:author="jie sun" w:date="2018-04-16T22:33:00Z">
        <w:r w:rsidR="008E64F9">
          <w:rPr>
            <w:rFonts w:hint="eastAsia"/>
          </w:rPr>
          <w:t>O</w:t>
        </w:r>
      </w:ins>
      <w:ins w:id="7502" w:author="jie sun" w:date="2018-04-10T21:49:00Z">
        <w:r w:rsidRPr="000A7409">
          <w:t xml:space="preserve">f </w:t>
        </w:r>
      </w:ins>
      <w:ins w:id="7503" w:author="jie sun" w:date="2018-04-16T22:33:00Z">
        <w:r w:rsidR="008E64F9">
          <w:rPr>
            <w:rFonts w:hint="eastAsia"/>
          </w:rPr>
          <w:t>G</w:t>
        </w:r>
      </w:ins>
      <w:ins w:id="7504" w:author="jie sun" w:date="2018-04-10T21:49:00Z">
        <w:r w:rsidRPr="000A7409">
          <w:t>ravity</w:t>
        </w:r>
        <w:r w:rsidR="00B73AE1">
          <w:t xml:space="preserve"> </w:t>
        </w:r>
      </w:ins>
      <w:customXmlInsRangeStart w:id="7505" w:author="jie sun" w:date="2018-04-10T21:49:00Z"/>
      <w:sdt>
        <w:sdtPr>
          <w:id w:val="28927661"/>
          <w:citation/>
        </w:sdtPr>
        <w:sdtContent>
          <w:customXmlInsRangeEnd w:id="7505"/>
          <w:ins w:id="7506"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r w:rsidR="000F0E95">
            <w:rPr>
              <w:rFonts w:hint="eastAsia"/>
              <w:noProof/>
            </w:rPr>
            <w:t>(CSDN Blogs, 2014)</w:t>
          </w:r>
          <w:ins w:id="7507" w:author="jie sun" w:date="2018-04-10T21:49:00Z">
            <w:r w:rsidR="00B73AE1">
              <w:fldChar w:fldCharType="end"/>
            </w:r>
          </w:ins>
          <w:customXmlInsRangeStart w:id="7508" w:author="jie sun" w:date="2018-04-10T21:49:00Z"/>
        </w:sdtContent>
      </w:sdt>
      <w:customXmlInsRangeEnd w:id="7508"/>
      <w:bookmarkEnd w:id="7473"/>
    </w:p>
    <w:p w14:paraId="03B27028" w14:textId="560FE471" w:rsidR="0087014B" w:rsidRDefault="00D5184D">
      <w:pPr>
        <w:rPr>
          <w:lang w:val="en-US"/>
        </w:rPr>
      </w:pPr>
      <w:r>
        <w:rPr>
          <w:rFonts w:hint="eastAsia"/>
          <w:lang w:val="en-US"/>
        </w:rPr>
        <w:t>Following the picture below and using Pythagorean proposition, we can get g*g = Ax*Ax + gcos</w:t>
      </w:r>
      <w:r>
        <w:rPr>
          <w:rFonts w:hint="eastAsia"/>
          <w:lang w:val="en-US"/>
        </w:rPr>
        <w:t>α</w:t>
      </w:r>
      <w:r>
        <w:rPr>
          <w:rFonts w:hint="eastAsia"/>
          <w:lang w:val="en-US"/>
        </w:rPr>
        <w:t>1*gcos</w:t>
      </w:r>
      <w:r>
        <w:rPr>
          <w:rFonts w:hint="eastAsia"/>
          <w:lang w:val="en-US"/>
        </w:rPr>
        <w:t>α</w:t>
      </w:r>
      <w:r>
        <w:rPr>
          <w:rFonts w:hint="eastAsia"/>
          <w:lang w:val="en-US"/>
        </w:rPr>
        <w:t>1, so other equations can be got using Trigonometric function theorem at same time: gcos</w:t>
      </w:r>
      <w:r>
        <w:rPr>
          <w:rFonts w:hint="eastAsia"/>
          <w:lang w:val="en-US"/>
        </w:rPr>
        <w:t>α</w:t>
      </w:r>
      <w:r>
        <w:rPr>
          <w:rFonts w:hint="eastAsia"/>
          <w:lang w:val="en-US"/>
        </w:rPr>
        <w:t>1 = sqrt(g*g - Ax*Ax) </w:t>
      </w:r>
      <w:r>
        <w:rPr>
          <w:rFonts w:hint="eastAsia"/>
          <w:lang w:val="en-US"/>
        </w:rPr>
        <w:t>，</w:t>
      </w:r>
      <w:r>
        <w:rPr>
          <w:rFonts w:hint="eastAsia"/>
          <w:lang w:val="en-US"/>
        </w:rPr>
        <w:t>gcos</w:t>
      </w:r>
      <w:r>
        <w:rPr>
          <w:rFonts w:hint="eastAsia"/>
          <w:lang w:val="en-US"/>
        </w:rPr>
        <w:t>β</w:t>
      </w:r>
      <w:r>
        <w:rPr>
          <w:rFonts w:hint="eastAsia"/>
          <w:lang w:val="en-US"/>
        </w:rPr>
        <w:t>1 =sqrt(g*g - Ay*Ay )</w:t>
      </w:r>
      <w:r>
        <w:rPr>
          <w:rFonts w:hint="eastAsia"/>
          <w:lang w:val="en-US"/>
        </w:rPr>
        <w:t>，</w:t>
      </w:r>
      <w:r>
        <w:rPr>
          <w:rFonts w:hint="eastAsia"/>
          <w:lang w:val="en-US"/>
        </w:rPr>
        <w:t>gcos</w:t>
      </w:r>
      <w:r>
        <w:rPr>
          <w:rFonts w:hint="eastAsia"/>
          <w:lang w:val="en-US"/>
        </w:rPr>
        <w:t>γ</w:t>
      </w:r>
      <w:r>
        <w:rPr>
          <w:rFonts w:hint="eastAsia"/>
          <w:lang w:val="en-US"/>
        </w:rPr>
        <w:t>1 =sqrt(g*g - Az*Az )). There is another equation got by  </w:t>
      </w:r>
      <w:hyperlink r:id="rId57" w:history="1"/>
      <w:hyperlink r:id="rId58" w:history="1">
        <w:r>
          <w:rPr>
            <w:lang w:val="en-US"/>
          </w:rPr>
          <w:t>principle </w:t>
        </w:r>
      </w:hyperlink>
      <w:hyperlink r:id="rId59" w:history="1"/>
      <w:hyperlink r:id="rId60" w:history="1">
        <w:r>
          <w:rPr>
            <w:lang w:val="en-US"/>
          </w:rPr>
          <w:t>of </w:t>
        </w:r>
      </w:hyperlink>
      <w:hyperlink r:id="rId61" w:history="1"/>
      <w:hyperlink r:id="rId62" w:history="1">
        <w:r>
          <w:rPr>
            <w:lang w:val="en-US"/>
          </w:rPr>
          <w:t>equilibrium</w:t>
        </w:r>
      </w:hyperlink>
      <w:r>
        <w:rPr>
          <w:rFonts w:hint="eastAsia"/>
          <w:lang w:val="en-US"/>
        </w:rPr>
        <w:t xml:space="preserve">: Ax*Ax + Ay*Ay + Az*Az = g*g. </w:t>
      </w:r>
      <w:customXmlInsRangeStart w:id="7509" w:author="jie sun" w:date="2018-04-10T21:49:00Z"/>
      <w:sdt>
        <w:sdtPr>
          <w:rPr>
            <w:rFonts w:hint="eastAsia"/>
            <w:lang w:val="en-US"/>
          </w:rPr>
          <w:id w:val="-1585530573"/>
          <w:citation/>
        </w:sdtPr>
        <w:sdtContent>
          <w:customXmlInsRangeEnd w:id="7509"/>
          <w:ins w:id="7510"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r w:rsidR="000F0E95" w:rsidRPr="000F0E95">
            <w:rPr>
              <w:rFonts w:hint="eastAsia"/>
              <w:noProof/>
              <w:lang w:val="en-US"/>
            </w:rPr>
            <w:t>(CSDN Blogs, 2014)</w:t>
          </w:r>
          <w:ins w:id="7511" w:author="jie sun" w:date="2018-04-10T21:49:00Z">
            <w:r w:rsidR="00B73AE1">
              <w:rPr>
                <w:lang w:val="en-US"/>
              </w:rPr>
              <w:fldChar w:fldCharType="end"/>
            </w:r>
          </w:ins>
          <w:customXmlInsRangeStart w:id="7512" w:author="jie sun" w:date="2018-04-10T21:49:00Z"/>
        </w:sdtContent>
      </w:sdt>
      <w:customXmlInsRangeEnd w:id="7512"/>
    </w:p>
    <w:p w14:paraId="6F856DB1" w14:textId="77777777" w:rsidR="0087014B" w:rsidRDefault="0087014B">
      <w:pPr>
        <w:pStyle w:val="NormalWeb"/>
        <w:shd w:val="clear" w:color="auto" w:fill="FFFFFF"/>
        <w:spacing w:after="240" w:line="390" w:lineRule="atLeast"/>
        <w:jc w:val="both"/>
        <w:rPr>
          <w:lang w:val="en-US"/>
        </w:rPr>
      </w:pPr>
    </w:p>
    <w:p w14:paraId="6CCE2439" w14:textId="77777777"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1 = sqrt(g*g - Ax*Ax) / g. And another changing equation is tan</w:t>
      </w:r>
      <w:r>
        <w:rPr>
          <w:rFonts w:hint="eastAsia"/>
          <w:lang w:val="en-US"/>
        </w:rPr>
        <w:t>α</w:t>
      </w:r>
      <w:r>
        <w:rPr>
          <w:rFonts w:hint="eastAsia"/>
          <w:lang w:val="en-US"/>
        </w:rPr>
        <w:t>1 =  Ax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  Ay / sqrt(Ax*Ax</w:t>
      </w:r>
      <w:ins w:id="7513" w:author="jie sun" w:date="2018-04-08T18:46:00Z">
        <w:r w:rsidR="00E64FB4">
          <w:rPr>
            <w:lang w:val="en-US"/>
          </w:rPr>
          <w:t xml:space="preserve"> </w:t>
        </w:r>
      </w:ins>
      <w:r>
        <w:rPr>
          <w:lang w:val="en-US"/>
        </w:rPr>
        <w:t>+</w:t>
      </w:r>
      <w:ins w:id="7514"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14:paraId="3B50818A" w14:textId="77777777" w:rsidR="0087014B" w:rsidRDefault="00D5184D">
      <w:pPr>
        <w:pStyle w:val="NormalWeb"/>
        <w:shd w:val="clear" w:color="auto" w:fill="FFFFFF"/>
        <w:spacing w:after="240" w:line="390" w:lineRule="atLeast"/>
        <w:jc w:val="both"/>
        <w:rPr>
          <w:lang w:val="en-US"/>
        </w:rPr>
      </w:pPr>
      <w:r>
        <w:rPr>
          <w:rFonts w:hint="eastAsia"/>
          <w:lang w:val="en-US"/>
        </w:rPr>
        <w:t>The Radian respectively:</w:t>
      </w:r>
    </w:p>
    <w:p w14:paraId="1A865517"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14:paraId="2E7B118C"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7515" w:author="jie sun" w:date="2018-04-08T18:46:00Z">
        <w:r w:rsidR="00E64FB4">
          <w:rPr>
            <w:lang w:val="en-US"/>
          </w:rPr>
          <w:t xml:space="preserve"> </w:t>
        </w:r>
      </w:ins>
      <w:r>
        <w:rPr>
          <w:lang w:val="en-US"/>
        </w:rPr>
        <w:t>+</w:t>
      </w:r>
      <w:ins w:id="7516" w:author="jie sun" w:date="2018-04-08T18:46:00Z">
        <w:r w:rsidR="00E64FB4">
          <w:rPr>
            <w:lang w:val="en-US"/>
          </w:rPr>
          <w:t xml:space="preserve"> </w:t>
        </w:r>
      </w:ins>
      <w:r>
        <w:rPr>
          <w:lang w:val="en-US"/>
        </w:rPr>
        <w:t>Az*Az))</w:t>
      </w:r>
    </w:p>
    <w:p w14:paraId="425CF88F" w14:textId="77777777"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14:paraId="03B8517B" w14:textId="331272D0" w:rsidR="0087014B" w:rsidRDefault="00D5184D">
      <w:pPr>
        <w:pStyle w:val="NormalWeb"/>
        <w:shd w:val="clear" w:color="auto" w:fill="FFFFFF"/>
        <w:spacing w:after="240" w:line="390" w:lineRule="atLeast"/>
        <w:jc w:val="both"/>
        <w:rPr>
          <w:lang w:val="en-US"/>
        </w:rPr>
      </w:pPr>
      <w:r>
        <w:rPr>
          <w:rFonts w:hint="eastAsia"/>
          <w:lang w:val="en-US"/>
        </w:rPr>
        <w:t xml:space="preserve">And </w:t>
      </w:r>
      <w:del w:id="7517" w:author="jie sun" w:date="2018-04-10T21:53:00Z">
        <w:r w:rsidDel="001444AF">
          <w:rPr>
            <w:rFonts w:hint="eastAsia"/>
            <w:lang w:val="en-US"/>
          </w:rPr>
          <w:delText xml:space="preserve">also </w:delText>
        </w:r>
      </w:del>
      <w:r>
        <w:rPr>
          <w:rFonts w:hint="eastAsia"/>
          <w:lang w:val="en-US"/>
        </w:rPr>
        <w:t xml:space="preserve">using </w:t>
      </w:r>
      <w:del w:id="7518"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7519" w:author="jie sun" w:date="2018-04-10T21:53:00Z"/>
      <w:sdt>
        <w:sdtPr>
          <w:rPr>
            <w:rFonts w:hint="eastAsia"/>
            <w:lang w:val="en-US"/>
          </w:rPr>
          <w:id w:val="1333955881"/>
          <w:citation/>
        </w:sdtPr>
        <w:sdtContent>
          <w:customXmlInsRangeEnd w:id="7519"/>
          <w:ins w:id="7520"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r w:rsidR="000F0E95">
            <w:rPr>
              <w:rFonts w:hint="eastAsia"/>
              <w:noProof/>
              <w:lang w:val="en-US"/>
            </w:rPr>
            <w:t xml:space="preserve"> </w:t>
          </w:r>
          <w:r w:rsidR="000F0E95" w:rsidRPr="000F0E95">
            <w:rPr>
              <w:rFonts w:hint="eastAsia"/>
              <w:noProof/>
              <w:lang w:val="en-US"/>
            </w:rPr>
            <w:t>(CSDN Blogs, 2014)</w:t>
          </w:r>
          <w:ins w:id="7521" w:author="jie sun" w:date="2018-04-10T21:53:00Z">
            <w:r w:rsidR="004404E0">
              <w:rPr>
                <w:lang w:val="en-US"/>
              </w:rPr>
              <w:fldChar w:fldCharType="end"/>
            </w:r>
          </w:ins>
          <w:customXmlInsRangeStart w:id="7522" w:author="jie sun" w:date="2018-04-10T21:53:00Z"/>
        </w:sdtContent>
      </w:sdt>
      <w:customXmlInsRangeEnd w:id="7522"/>
    </w:p>
    <w:p w14:paraId="511A92C1" w14:textId="77777777" w:rsidR="0087014B" w:rsidRDefault="00D5184D">
      <w:pPr>
        <w:pStyle w:val="NormalWeb"/>
        <w:shd w:val="clear" w:color="auto" w:fill="FFFFFF"/>
        <w:spacing w:after="240" w:line="390" w:lineRule="atLeast"/>
        <w:jc w:val="both"/>
        <w:rPr>
          <w:lang w:val="en-US"/>
        </w:rPr>
      </w:pPr>
      <w:r>
        <w:rPr>
          <w:lang w:val="en-US"/>
        </w:rPr>
        <w:t>θx = α1*180/π = [arctan(Ax / sqrt(Ay*Ay + Az*Az))] *180/π</w:t>
      </w:r>
    </w:p>
    <w:p w14:paraId="037CE35D" w14:textId="77777777" w:rsidR="0087014B" w:rsidRDefault="00D5184D">
      <w:pPr>
        <w:pStyle w:val="NormalWeb"/>
        <w:shd w:val="clear" w:color="auto" w:fill="FFFFFF"/>
        <w:spacing w:after="240" w:line="390" w:lineRule="atLeast"/>
        <w:jc w:val="both"/>
        <w:rPr>
          <w:lang w:val="en-US"/>
        </w:rPr>
      </w:pPr>
      <w:r>
        <w:rPr>
          <w:lang w:val="en-US"/>
        </w:rPr>
        <w:t>θy =β1*180/π = [arctan(Ay / sqrt(Ax*Ax+Az*Az))]*180/π</w:t>
      </w:r>
    </w:p>
    <w:p w14:paraId="692B13D1" w14:textId="77777777" w:rsidR="0087014B" w:rsidDel="009277DC" w:rsidRDefault="00D5184D">
      <w:pPr>
        <w:pStyle w:val="NormalWeb"/>
        <w:shd w:val="clear" w:color="auto" w:fill="FFFFFF"/>
        <w:spacing w:after="240" w:line="390" w:lineRule="atLeast"/>
        <w:jc w:val="both"/>
        <w:rPr>
          <w:del w:id="7523" w:author="jie sun" w:date="2018-04-10T21:53:00Z"/>
          <w:lang w:val="en-US"/>
        </w:rPr>
      </w:pPr>
      <w:r>
        <w:rPr>
          <w:lang w:val="en-US"/>
        </w:rPr>
        <w:t>θz =γ1*180/π = [arctan( Az / sqrt(Ax*Ax +Ay*Ay))]*180/π     </w:t>
      </w:r>
      <w:del w:id="7524" w:author="JIE  SUN" w:date="2018-06-21T18:47:00Z">
        <w:r w:rsidDel="00FF6AFA">
          <w:rPr>
            <w:lang w:val="en-US"/>
          </w:rPr>
          <w:delText> </w:delText>
        </w:r>
      </w:del>
      <w:r>
        <w:rPr>
          <w:lang w:val="en-US"/>
        </w:rPr>
        <w:t>      </w:t>
      </w:r>
    </w:p>
    <w:p w14:paraId="34A41922" w14:textId="77777777" w:rsidR="0087014B" w:rsidDel="001444AF" w:rsidRDefault="00D5184D">
      <w:pPr>
        <w:rPr>
          <w:ins w:id="7525" w:author="像个男人一样" w:date="2018-03-21T02:13:00Z"/>
          <w:del w:id="7526" w:author="jie sun" w:date="2018-04-10T21:52:00Z"/>
          <w:rFonts w:ascii="SimSun" w:eastAsia="SimSun" w:hAnsi="SimSun" w:cs="SimSun"/>
          <w:szCs w:val="24"/>
        </w:rPr>
      </w:pPr>
      <w:del w:id="7527" w:author="jie sun" w:date="2018-04-10T21:52:00Z">
        <w:r w:rsidDel="001444AF">
          <w:rPr>
            <w:rFonts w:ascii="SimSun" w:eastAsia="SimSun" w:hAnsi="SimSun" w:cs="SimSun"/>
            <w:noProof/>
            <w:szCs w:val="24"/>
          </w:rPr>
          <w:drawing>
            <wp:inline distT="0" distB="0" distL="114300" distR="114300" wp14:anchorId="6BF28FC9" wp14:editId="5382FD17">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del>
    </w:p>
    <w:p w14:paraId="16650FE3" w14:textId="77777777" w:rsidR="0087014B" w:rsidRPr="0087014B" w:rsidRDefault="0087014B">
      <w:pPr>
        <w:pStyle w:val="NormalWeb"/>
        <w:shd w:val="clear" w:color="auto" w:fill="FFFFFF"/>
        <w:spacing w:after="240" w:line="390" w:lineRule="atLeast"/>
        <w:jc w:val="both"/>
        <w:rPr>
          <w:rPrChange w:id="7528" w:author="像个男人一样" w:date="2018-03-21T21:23:00Z">
            <w:rPr>
              <w:rFonts w:ascii="SimSun" w:eastAsia="SimSun" w:hAnsi="SimSun" w:cs="SimSun"/>
              <w:szCs w:val="24"/>
            </w:rPr>
          </w:rPrChange>
        </w:rPr>
        <w:pPrChange w:id="7529" w:author="jie sun" w:date="2018-04-10T21:53:00Z">
          <w:pPr/>
        </w:pPrChange>
      </w:pPr>
    </w:p>
    <w:p w14:paraId="3E1F2579" w14:textId="77777777" w:rsidR="0087014B" w:rsidRDefault="00D5184D">
      <w:pPr>
        <w:pStyle w:val="Caption"/>
        <w:rPr>
          <w:ins w:id="7530" w:author="JIE  SUN" w:date="2018-06-21T18:47:00Z"/>
          <w:color w:val="000000" w:themeColor="text1"/>
          <w:lang w:val="en-US"/>
        </w:rPr>
        <w:pPrChange w:id="7531" w:author="像个男人一样" w:date="2018-03-21T02:12:00Z">
          <w:pPr/>
        </w:pPrChange>
      </w:pPr>
      <w:r>
        <w:rPr>
          <w:iCs w:val="0"/>
          <w:color w:val="000000" w:themeColor="text1"/>
          <w:sz w:val="24"/>
          <w:szCs w:val="22"/>
          <w:lang w:val="en-US"/>
          <w:rPrChange w:id="7532" w:author="像个男人一样" w:date="2018-03-21T21:23:00Z">
            <w:rPr>
              <w:lang w:val="en-US"/>
            </w:rPr>
          </w:rPrChange>
        </w:rPr>
        <w:t>Using the angle calculation formula, we can get a diagram below</w:t>
      </w:r>
      <w:ins w:id="7533" w:author="JIE  SUN" w:date="2018-06-21T19:36:00Z">
        <w:r w:rsidR="00C57347">
          <w:rPr>
            <w:iCs w:val="0"/>
            <w:color w:val="000000" w:themeColor="text1"/>
            <w:sz w:val="24"/>
            <w:szCs w:val="22"/>
            <w:lang w:val="en-US"/>
          </w:rPr>
          <w:t xml:space="preserve">, </w:t>
        </w:r>
      </w:ins>
      <w:bookmarkStart w:id="7534" w:name="OLE_LINK62"/>
      <w:ins w:id="7535" w:author="JIE  SUN" w:date="2018-06-21T19:37:00Z">
        <w:r w:rsidR="00C57347">
          <w:rPr>
            <w:rFonts w:hint="eastAsia"/>
            <w:iCs w:val="0"/>
            <w:color w:val="000000" w:themeColor="text1"/>
            <w:sz w:val="24"/>
            <w:szCs w:val="22"/>
            <w:lang w:val="en-US"/>
          </w:rPr>
          <w:t>hor</w:t>
        </w:r>
        <w:r w:rsidR="00C57347">
          <w:rPr>
            <w:iCs w:val="0"/>
            <w:color w:val="000000" w:themeColor="text1"/>
            <w:sz w:val="24"/>
            <w:szCs w:val="22"/>
            <w:lang w:val="en-US"/>
          </w:rPr>
          <w:t>izontal ordinate is time that the unit is 0.</w:t>
        </w:r>
      </w:ins>
      <w:ins w:id="7536" w:author="JIE  SUN" w:date="2018-06-21T19:39:00Z">
        <w:r w:rsidR="00C57347">
          <w:rPr>
            <w:iCs w:val="0"/>
            <w:color w:val="000000" w:themeColor="text1"/>
            <w:sz w:val="24"/>
            <w:szCs w:val="22"/>
            <w:lang w:val="en-US"/>
          </w:rPr>
          <w:t>01 s</w:t>
        </w:r>
      </w:ins>
      <w:ins w:id="7537" w:author="JIE  SUN" w:date="2018-06-21T19:37:00Z">
        <w:r w:rsidR="00C57347">
          <w:rPr>
            <w:iCs w:val="0"/>
            <w:color w:val="000000" w:themeColor="text1"/>
            <w:sz w:val="24"/>
            <w:szCs w:val="22"/>
            <w:lang w:val="en-US"/>
          </w:rPr>
          <w:t xml:space="preserve"> and vertical ordinate is the angle the unit is one degree</w:t>
        </w:r>
        <w:bookmarkEnd w:id="7534"/>
        <w:r w:rsidR="00C57347">
          <w:rPr>
            <w:iCs w:val="0"/>
            <w:color w:val="000000" w:themeColor="text1"/>
            <w:sz w:val="24"/>
            <w:szCs w:val="22"/>
            <w:lang w:val="en-US"/>
          </w:rPr>
          <w:t xml:space="preserve">, </w:t>
        </w:r>
      </w:ins>
      <w:del w:id="7538" w:author="JIE  SUN" w:date="2018-06-21T19:36:00Z">
        <w:r w:rsidDel="00C57347">
          <w:rPr>
            <w:iCs w:val="0"/>
            <w:color w:val="000000" w:themeColor="text1"/>
            <w:sz w:val="24"/>
            <w:szCs w:val="22"/>
            <w:lang w:val="en-US"/>
            <w:rPrChange w:id="7539" w:author="像个男人一样" w:date="2018-03-21T21:23:00Z">
              <w:rPr>
                <w:lang w:val="en-US"/>
              </w:rPr>
            </w:rPrChange>
          </w:rPr>
          <w:delText xml:space="preserve"> </w:delText>
        </w:r>
      </w:del>
      <w:r>
        <w:rPr>
          <w:iCs w:val="0"/>
          <w:color w:val="000000" w:themeColor="text1"/>
          <w:sz w:val="24"/>
          <w:szCs w:val="22"/>
          <w:lang w:val="en-US"/>
          <w:rPrChange w:id="7540" w:author="像个男人一样" w:date="2018-03-21T21:23:00Z">
            <w:rPr>
              <w:lang w:val="en-US"/>
            </w:rPr>
          </w:rPrChange>
        </w:rPr>
        <w:t xml:space="preserve">shows an iPhone is </w:t>
      </w:r>
      <w:ins w:id="7541" w:author="JIE  SUN" w:date="2018-06-21T19:33:00Z">
        <w:r w:rsidR="00984F18">
          <w:rPr>
            <w:iCs w:val="0"/>
            <w:color w:val="000000" w:themeColor="text1"/>
            <w:sz w:val="24"/>
            <w:szCs w:val="22"/>
            <w:lang w:val="en-US"/>
          </w:rPr>
          <w:t xml:space="preserve">vertically </w:t>
        </w:r>
      </w:ins>
      <w:r>
        <w:rPr>
          <w:iCs w:val="0"/>
          <w:color w:val="000000" w:themeColor="text1"/>
          <w:sz w:val="24"/>
          <w:szCs w:val="22"/>
          <w:lang w:val="en-US"/>
          <w:rPrChange w:id="7542" w:author="像个男人一样" w:date="2018-03-21T21:23:00Z">
            <w:rPr>
              <w:lang w:val="en-US"/>
            </w:rPr>
          </w:rPrChange>
        </w:rPr>
        <w:t xml:space="preserve">put up from a desk. The </w:t>
      </w:r>
      <w:del w:id="7543" w:author="JIE  SUN" w:date="2018-06-21T19:33:00Z">
        <w:r w:rsidDel="00984F18">
          <w:rPr>
            <w:iCs w:val="0"/>
            <w:color w:val="000000" w:themeColor="text1"/>
            <w:sz w:val="24"/>
            <w:szCs w:val="22"/>
            <w:lang w:val="en-US"/>
            <w:rPrChange w:id="7544" w:author="像个男人一样" w:date="2018-03-21T21:23:00Z">
              <w:rPr>
                <w:lang w:val="en-US"/>
              </w:rPr>
            </w:rPrChange>
          </w:rPr>
          <w:delText xml:space="preserve">angle </w:delText>
        </w:r>
      </w:del>
      <w:ins w:id="7545" w:author="JIE  SUN" w:date="2018-06-21T19:33:00Z">
        <w:r w:rsidR="00984F18">
          <w:rPr>
            <w:iCs w:val="0"/>
            <w:color w:val="000000" w:themeColor="text1"/>
            <w:sz w:val="24"/>
            <w:szCs w:val="22"/>
            <w:lang w:val="en-US"/>
          </w:rPr>
          <w:t>inclination</w:t>
        </w:r>
        <w:r w:rsidR="00984F18">
          <w:rPr>
            <w:iCs w:val="0"/>
            <w:color w:val="000000" w:themeColor="text1"/>
            <w:sz w:val="24"/>
            <w:szCs w:val="22"/>
            <w:lang w:val="en-US"/>
            <w:rPrChange w:id="7546" w:author="像个男人一样" w:date="2018-03-21T21:23:00Z">
              <w:rPr>
                <w:lang w:val="en-US"/>
              </w:rPr>
            </w:rPrChange>
          </w:rPr>
          <w:t xml:space="preserve"> </w:t>
        </w:r>
      </w:ins>
      <w:r>
        <w:rPr>
          <w:iCs w:val="0"/>
          <w:color w:val="000000" w:themeColor="text1"/>
          <w:sz w:val="24"/>
          <w:szCs w:val="22"/>
          <w:lang w:val="en-US"/>
          <w:rPrChange w:id="7547" w:author="像个男人一样" w:date="2018-03-21T21:23:00Z">
            <w:rPr>
              <w:lang w:val="en-US"/>
            </w:rPr>
          </w:rPrChange>
        </w:rPr>
        <w:t xml:space="preserve">changes below in </w:t>
      </w:r>
      <w:del w:id="7548" w:author="JIE  SUN" w:date="2018-06-21T19:34:00Z">
        <w:r w:rsidDel="00984F18">
          <w:rPr>
            <w:iCs w:val="0"/>
            <w:color w:val="000000" w:themeColor="text1"/>
            <w:sz w:val="24"/>
            <w:szCs w:val="22"/>
            <w:lang w:val="en-US"/>
            <w:rPrChange w:id="7549" w:author="像个男人一样" w:date="2018-03-21T21:23:00Z">
              <w:rPr>
                <w:lang w:val="en-US"/>
              </w:rPr>
            </w:rPrChange>
          </w:rPr>
          <w:delText xml:space="preserve">three directions, </w:delText>
        </w:r>
      </w:del>
      <w:r>
        <w:rPr>
          <w:iCs w:val="0"/>
          <w:color w:val="000000" w:themeColor="text1"/>
          <w:sz w:val="24"/>
          <w:szCs w:val="22"/>
          <w:lang w:val="en-US"/>
          <w:rPrChange w:id="7550" w:author="像个男人一样" w:date="2018-03-21T21:23:00Z">
            <w:rPr>
              <w:lang w:val="en-US"/>
            </w:rPr>
          </w:rPrChange>
        </w:rPr>
        <w:t>X, Y and Z</w:t>
      </w:r>
      <w:ins w:id="7551" w:author="JIE  SUN" w:date="2018-06-21T19:34:00Z">
        <w:r w:rsidR="00984F18">
          <w:rPr>
            <w:iCs w:val="0"/>
            <w:color w:val="000000" w:themeColor="text1"/>
            <w:sz w:val="24"/>
            <w:szCs w:val="22"/>
            <w:lang w:val="en-US"/>
          </w:rPr>
          <w:t xml:space="preserve"> axes</w:t>
        </w:r>
      </w:ins>
      <w:r>
        <w:rPr>
          <w:iCs w:val="0"/>
          <w:color w:val="000000" w:themeColor="text1"/>
          <w:sz w:val="24"/>
          <w:szCs w:val="22"/>
          <w:lang w:val="en-US"/>
          <w:rPrChange w:id="7552" w:author="像个男人一样" w:date="2018-03-21T21:23:00Z">
            <w:rPr>
              <w:lang w:val="en-US"/>
            </w:rPr>
          </w:rPrChange>
        </w:rPr>
        <w:t xml:space="preserve">, Y axis changes from </w:t>
      </w:r>
      <w:ins w:id="7553" w:author="JIE  SUN" w:date="2018-06-21T19:36:00Z">
        <w:r w:rsidR="00C57347">
          <w:rPr>
            <w:iCs w:val="0"/>
            <w:color w:val="000000" w:themeColor="text1"/>
            <w:sz w:val="24"/>
            <w:szCs w:val="22"/>
            <w:lang w:val="en-US"/>
          </w:rPr>
          <w:t>0</w:t>
        </w:r>
      </w:ins>
      <w:del w:id="7554" w:author="JIE  SUN" w:date="2018-06-21T19:36:00Z">
        <w:r w:rsidDel="00C57347">
          <w:rPr>
            <w:iCs w:val="0"/>
            <w:color w:val="000000" w:themeColor="text1"/>
            <w:sz w:val="24"/>
            <w:szCs w:val="22"/>
            <w:lang w:val="en-US"/>
            <w:rPrChange w:id="7555" w:author="像个男人一样" w:date="2018-03-21T21:23:00Z">
              <w:rPr>
                <w:lang w:val="en-US"/>
              </w:rPr>
            </w:rPrChange>
          </w:rPr>
          <w:delText>-90</w:delText>
        </w:r>
      </w:del>
      <w:r>
        <w:rPr>
          <w:iCs w:val="0"/>
          <w:color w:val="000000" w:themeColor="text1"/>
          <w:sz w:val="24"/>
          <w:szCs w:val="22"/>
          <w:lang w:val="en-US"/>
          <w:rPrChange w:id="7556" w:author="像个男人一样" w:date="2018-03-21T21:23:00Z">
            <w:rPr>
              <w:lang w:val="en-US"/>
            </w:rPr>
          </w:rPrChange>
        </w:rPr>
        <w:t xml:space="preserve">° to </w:t>
      </w:r>
      <w:ins w:id="7557" w:author="JIE  SUN" w:date="2018-06-21T19:36:00Z">
        <w:r w:rsidR="00C57347">
          <w:rPr>
            <w:iCs w:val="0"/>
            <w:color w:val="000000" w:themeColor="text1"/>
            <w:sz w:val="24"/>
            <w:szCs w:val="22"/>
            <w:lang w:val="en-US"/>
          </w:rPr>
          <w:t>-9</w:t>
        </w:r>
      </w:ins>
      <w:r>
        <w:rPr>
          <w:iCs w:val="0"/>
          <w:color w:val="000000" w:themeColor="text1"/>
          <w:sz w:val="24"/>
          <w:szCs w:val="22"/>
          <w:lang w:val="en-US"/>
          <w:rPrChange w:id="7558" w:author="像个男人一样" w:date="2018-03-21T21:23:00Z">
            <w:rPr>
              <w:lang w:val="en-US"/>
            </w:rPr>
          </w:rPrChange>
        </w:rPr>
        <w:t xml:space="preserve">0° and Z axis changes oppositely from </w:t>
      </w:r>
      <w:ins w:id="7559" w:author="JIE  SUN" w:date="2018-06-21T19:36:00Z">
        <w:r w:rsidR="00C57347">
          <w:rPr>
            <w:iCs w:val="0"/>
            <w:color w:val="000000" w:themeColor="text1"/>
            <w:sz w:val="24"/>
            <w:szCs w:val="22"/>
            <w:lang w:val="en-US"/>
          </w:rPr>
          <w:t>-9</w:t>
        </w:r>
      </w:ins>
      <w:r>
        <w:rPr>
          <w:iCs w:val="0"/>
          <w:color w:val="000000" w:themeColor="text1"/>
          <w:sz w:val="24"/>
          <w:szCs w:val="22"/>
          <w:lang w:val="en-US"/>
          <w:rPrChange w:id="7560" w:author="像个男人一样" w:date="2018-03-21T21:23:00Z">
            <w:rPr>
              <w:lang w:val="en-US"/>
            </w:rPr>
          </w:rPrChange>
        </w:rPr>
        <w:t xml:space="preserve">0° to </w:t>
      </w:r>
      <w:del w:id="7561" w:author="JIE  SUN" w:date="2018-06-21T19:36:00Z">
        <w:r w:rsidDel="00C57347">
          <w:rPr>
            <w:iCs w:val="0"/>
            <w:color w:val="000000" w:themeColor="text1"/>
            <w:sz w:val="24"/>
            <w:szCs w:val="22"/>
            <w:lang w:val="en-US"/>
            <w:rPrChange w:id="7562" w:author="像个男人一样" w:date="2018-03-21T21:23:00Z">
              <w:rPr>
                <w:lang w:val="en-US"/>
              </w:rPr>
            </w:rPrChange>
          </w:rPr>
          <w:delText>9</w:delText>
        </w:r>
      </w:del>
      <w:r>
        <w:rPr>
          <w:iCs w:val="0"/>
          <w:color w:val="000000" w:themeColor="text1"/>
          <w:sz w:val="24"/>
          <w:szCs w:val="22"/>
          <w:lang w:val="en-US"/>
          <w:rPrChange w:id="7563" w:author="像个男人一样" w:date="2018-03-21T21:23:00Z">
            <w:rPr>
              <w:lang w:val="en-US"/>
            </w:rPr>
          </w:rPrChange>
        </w:rPr>
        <w:t>0°</w:t>
      </w:r>
      <w:r>
        <w:rPr>
          <w:iCs w:val="0"/>
          <w:color w:val="000000" w:themeColor="text1"/>
          <w:sz w:val="24"/>
          <w:szCs w:val="22"/>
          <w:lang w:val="en-US"/>
          <w:rPrChange w:id="7564" w:author="像个男人一样" w:date="2018-03-21T21:23:00Z">
            <w:rPr>
              <w:lang w:val="en-US"/>
            </w:rPr>
          </w:rPrChange>
        </w:rPr>
        <w:t>，</w:t>
      </w:r>
      <w:r>
        <w:rPr>
          <w:iCs w:val="0"/>
          <w:color w:val="000000" w:themeColor="text1"/>
          <w:sz w:val="24"/>
          <w:szCs w:val="22"/>
          <w:lang w:val="en-US"/>
          <w:rPrChange w:id="7565" w:author="像个男人一样" w:date="2018-03-21T21:23:00Z">
            <w:rPr>
              <w:lang w:val="en-US"/>
            </w:rPr>
          </w:rPrChange>
        </w:rPr>
        <w:t>and absolutely the X almost does not change since the X axis is alway</w:t>
      </w:r>
      <w:ins w:id="7566" w:author="jie sun" w:date="2018-04-08T18:29:00Z">
        <w:r w:rsidR="00B15199">
          <w:rPr>
            <w:iCs w:val="0"/>
            <w:color w:val="000000" w:themeColor="text1"/>
            <w:sz w:val="24"/>
            <w:szCs w:val="22"/>
            <w:lang w:val="en-US"/>
          </w:rPr>
          <w:t>s</w:t>
        </w:r>
      </w:ins>
      <w:r>
        <w:rPr>
          <w:iCs w:val="0"/>
          <w:color w:val="000000" w:themeColor="text1"/>
          <w:sz w:val="24"/>
          <w:szCs w:val="22"/>
          <w:lang w:val="en-US"/>
          <w:rPrChange w:id="7567" w:author="像个男人一样" w:date="2018-03-21T21:23:00Z">
            <w:rPr>
              <w:lang w:val="en-US"/>
            </w:rPr>
          </w:rPrChange>
        </w:rPr>
        <w:t xml:space="preserve"> parallel with </w:t>
      </w:r>
      <w:del w:id="7568" w:author="jie sun" w:date="2018-04-10T21:39:00Z">
        <w:r w:rsidDel="00DD6B32">
          <w:rPr>
            <w:iCs w:val="0"/>
            <w:color w:val="000000" w:themeColor="text1"/>
            <w:sz w:val="24"/>
            <w:szCs w:val="22"/>
            <w:lang w:val="en-US"/>
            <w:rPrChange w:id="7569" w:author="像个男人一样" w:date="2018-03-21T21:23:00Z">
              <w:rPr>
                <w:lang w:val="en-US"/>
              </w:rPr>
            </w:rPrChange>
          </w:rPr>
          <w:delText xml:space="preserve"> </w:delText>
        </w:r>
      </w:del>
      <w:r>
        <w:rPr>
          <w:iCs w:val="0"/>
          <w:color w:val="000000" w:themeColor="text1"/>
          <w:sz w:val="24"/>
          <w:szCs w:val="22"/>
          <w:lang w:val="en-US"/>
          <w:rPrChange w:id="7570" w:author="像个男人一样" w:date="2018-03-21T21:23:00Z">
            <w:rPr>
              <w:lang w:val="en-US"/>
            </w:rPr>
          </w:rPrChange>
        </w:rPr>
        <w:t>the desk level.</w:t>
      </w:r>
    </w:p>
    <w:p w14:paraId="4BED5AAA" w14:textId="77777777" w:rsidR="00FF6AFA" w:rsidRPr="00FF6AFA" w:rsidRDefault="00FF6AFA">
      <w:pPr>
        <w:rPr>
          <w:lang w:val="en-US"/>
        </w:rPr>
      </w:pPr>
    </w:p>
    <w:p w14:paraId="6BBBFF13" w14:textId="77777777" w:rsidR="0087014B" w:rsidRDefault="00D5184D">
      <w:pPr>
        <w:jc w:val="center"/>
        <w:rPr>
          <w:ins w:id="7571" w:author="像个男人一样" w:date="2018-03-21T02:12:00Z"/>
          <w:lang w:val="en-US"/>
        </w:rPr>
        <w:pPrChange w:id="7572" w:author="jie sun" w:date="2018-04-16T21:41:00Z">
          <w:pPr/>
        </w:pPrChange>
      </w:pPr>
      <w:r>
        <w:rPr>
          <w:rFonts w:hint="eastAsia"/>
          <w:noProof/>
        </w:rPr>
        <w:drawing>
          <wp:inline distT="0" distB="0" distL="114300" distR="114300" wp14:anchorId="63344AEC" wp14:editId="682B2B54">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63"/>
                    <a:stretch>
                      <a:fillRect/>
                    </a:stretch>
                  </pic:blipFill>
                  <pic:spPr>
                    <a:xfrm rot="5400000">
                      <a:off x="0" y="0"/>
                      <a:ext cx="2547620" cy="2477770"/>
                    </a:xfrm>
                    <a:prstGeom prst="rect">
                      <a:avLst/>
                    </a:prstGeom>
                  </pic:spPr>
                </pic:pic>
              </a:graphicData>
            </a:graphic>
          </wp:inline>
        </w:drawing>
      </w:r>
      <w:del w:id="7573" w:author="像个男人一样" w:date="2018-03-21T02:12:00Z">
        <w:r>
          <w:rPr>
            <w:rFonts w:hint="eastAsia"/>
            <w:noProof/>
          </w:rPr>
          <w:drawing>
            <wp:inline distT="0" distB="0" distL="114300" distR="114300" wp14:anchorId="5B2A2F6C" wp14:editId="7C6A306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del>
      <w:ins w:id="7574" w:author="像个男人一样" w:date="2018-03-21T02:12:00Z">
        <w:r>
          <w:rPr>
            <w:rFonts w:hint="eastAsia"/>
            <w:noProof/>
          </w:rPr>
          <w:drawing>
            <wp:inline distT="0" distB="0" distL="114300" distR="114300" wp14:anchorId="10CED388" wp14:editId="6995B73C">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ins>
    </w:p>
    <w:p w14:paraId="26357B82" w14:textId="41524E5C" w:rsidR="00984F18" w:rsidRPr="00984F18" w:rsidRDefault="00D5184D">
      <w:pPr>
        <w:pStyle w:val="Caption"/>
        <w:jc w:val="center"/>
        <w:rPr>
          <w:rPrChange w:id="7575" w:author="JIE  SUN" w:date="2018-06-21T19:35:00Z">
            <w:rPr>
              <w:lang w:val="en-US"/>
            </w:rPr>
          </w:rPrChange>
        </w:rPr>
        <w:pPrChange w:id="7576" w:author="JIE  SUN" w:date="2018-06-21T19:36:00Z">
          <w:pPr/>
        </w:pPrChange>
      </w:pPr>
      <w:bookmarkStart w:id="7577" w:name="_Toc517801901"/>
      <w:ins w:id="7578" w:author="像个男人一样" w:date="2018-03-21T02:12:00Z">
        <w:r>
          <w:t xml:space="preserve">Figure </w:t>
        </w:r>
      </w:ins>
      <w:ins w:id="7579" w:author="JIE  SUN" w:date="2018-06-21T13:36:00Z">
        <w:r w:rsidR="00A64E7B">
          <w:fldChar w:fldCharType="begin"/>
        </w:r>
        <w:r w:rsidR="00A64E7B">
          <w:instrText xml:space="preserve"> STYLEREF 1 \s </w:instrText>
        </w:r>
      </w:ins>
      <w:r w:rsidR="00A64E7B">
        <w:fldChar w:fldCharType="separate"/>
      </w:r>
      <w:r w:rsidR="005D06D1">
        <w:rPr>
          <w:noProof/>
        </w:rPr>
        <w:t>5</w:t>
      </w:r>
      <w:ins w:id="758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9</w:t>
      </w:r>
      <w:ins w:id="7581" w:author="JIE  SUN" w:date="2018-06-21T13:36:00Z">
        <w:r w:rsidR="00A64E7B">
          <w:fldChar w:fldCharType="end"/>
        </w:r>
      </w:ins>
      <w:ins w:id="7582" w:author="jie sun" w:date="2018-04-19T13:00:00Z">
        <w:del w:id="7583" w:author="JIE  SUN" w:date="2018-06-21T13:34:00Z">
          <w:r w:rsidR="00083FE7" w:rsidDel="00A64E7B">
            <w:fldChar w:fldCharType="begin"/>
          </w:r>
          <w:r w:rsidR="00083FE7" w:rsidDel="00A64E7B">
            <w:delInstrText xml:space="preserve"> STYLEREF 1 \s </w:delInstrText>
          </w:r>
        </w:del>
      </w:ins>
      <w:del w:id="7584" w:author="JIE  SUN" w:date="2018-06-21T13:34:00Z">
        <w:r w:rsidR="00083FE7" w:rsidDel="00A64E7B">
          <w:fldChar w:fldCharType="separate"/>
        </w:r>
        <w:r w:rsidR="00083FE7" w:rsidDel="00A64E7B">
          <w:rPr>
            <w:noProof/>
          </w:rPr>
          <w:delText>4</w:delText>
        </w:r>
      </w:del>
      <w:ins w:id="7585" w:author="jie sun" w:date="2018-04-19T13:00:00Z">
        <w:del w:id="758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587" w:author="JIE  SUN" w:date="2018-06-21T13:34:00Z">
        <w:r w:rsidR="00083FE7" w:rsidDel="00A64E7B">
          <w:fldChar w:fldCharType="separate"/>
        </w:r>
      </w:del>
      <w:ins w:id="7588" w:author="jie sun" w:date="2018-04-19T13:00:00Z">
        <w:del w:id="7589" w:author="JIE  SUN" w:date="2018-06-21T13:34:00Z">
          <w:r w:rsidR="00083FE7" w:rsidDel="00A64E7B">
            <w:rPr>
              <w:noProof/>
            </w:rPr>
            <w:delText>8</w:delText>
          </w:r>
          <w:r w:rsidR="00083FE7" w:rsidDel="00A64E7B">
            <w:fldChar w:fldCharType="end"/>
          </w:r>
        </w:del>
      </w:ins>
      <w:ins w:id="7590" w:author="像个男人一样" w:date="2018-03-21T02:12:00Z">
        <w:del w:id="759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592" w:author="像个男人一样" w:date="2018-03-22T11:51:00Z">
        <w:del w:id="7593" w:author="jie sun" w:date="2018-04-10T21:45:00Z">
          <w:r w:rsidDel="00454521">
            <w:delText>7</w:delText>
          </w:r>
        </w:del>
      </w:ins>
      <w:ins w:id="7594" w:author="像个男人一样" w:date="2018-03-21T02:12:00Z">
        <w:del w:id="7595" w:author="jie sun" w:date="2018-04-10T21:45:00Z">
          <w:r w:rsidDel="00454521">
            <w:fldChar w:fldCharType="end"/>
          </w:r>
        </w:del>
        <w:bookmarkStart w:id="7596" w:name="_Toc22714"/>
        <w:bookmarkStart w:id="7597" w:name="_Toc28984"/>
        <w:bookmarkStart w:id="7598" w:name="_Toc27541"/>
        <w:bookmarkStart w:id="7599" w:name="_Toc32269"/>
        <w:bookmarkStart w:id="7600" w:name="_Toc21966"/>
        <w:bookmarkStart w:id="7601" w:name="_Toc25368"/>
        <w:bookmarkStart w:id="7602" w:name="_Toc8907"/>
        <w:bookmarkStart w:id="7603" w:name="_Toc18244"/>
        <w:bookmarkStart w:id="7604" w:name="_Toc32529"/>
        <w:bookmarkStart w:id="7605" w:name="_Toc13612"/>
        <w:bookmarkStart w:id="7606" w:name="_Toc20295"/>
        <w:bookmarkStart w:id="7607" w:name="_Toc6588"/>
        <w:bookmarkStart w:id="7608" w:name="_Toc27096"/>
        <w:bookmarkStart w:id="7609" w:name="_Toc28655"/>
        <w:bookmarkStart w:id="7610" w:name="_Toc9499"/>
        <w:bookmarkStart w:id="7611" w:name="_Toc16993"/>
        <w:bookmarkStart w:id="7612" w:name="_Toc18839"/>
        <w:bookmarkStart w:id="7613" w:name="_Toc18376"/>
        <w:bookmarkStart w:id="7614" w:name="_Toc28242"/>
        <w:bookmarkStart w:id="7615" w:name="_Toc26471"/>
        <w:bookmarkStart w:id="7616" w:name="_Toc5050"/>
        <w:bookmarkStart w:id="7617" w:name="_Toc22932"/>
        <w:bookmarkStart w:id="7618" w:name="_Toc26101"/>
        <w:bookmarkStart w:id="7619" w:name="_Toc28679"/>
        <w:bookmarkStart w:id="7620" w:name="_Toc29040"/>
        <w:r>
          <w:rPr>
            <w:rFonts w:hint="eastAsia"/>
          </w:rPr>
          <w:t>:</w:t>
        </w:r>
      </w:ins>
      <w:ins w:id="7621" w:author="JIE  SUN" w:date="2018-06-21T14:55:00Z">
        <w:r w:rsidR="00CE7862">
          <w:t xml:space="preserve"> </w:t>
        </w:r>
      </w:ins>
      <w:ins w:id="7622" w:author="像个男人一样" w:date="2018-03-21T02:12:00Z">
        <w:r>
          <w:rPr>
            <w:rFonts w:hint="eastAsia"/>
          </w:rPr>
          <w:t xml:space="preserve">Put </w:t>
        </w:r>
      </w:ins>
      <w:ins w:id="7623" w:author="jie sun" w:date="2018-04-16T22:33:00Z">
        <w:r w:rsidR="002126F1">
          <w:rPr>
            <w:rFonts w:hint="eastAsia"/>
          </w:rPr>
          <w:t>T</w:t>
        </w:r>
      </w:ins>
      <w:ins w:id="7624" w:author="像个男人一样" w:date="2018-03-21T02:12:00Z">
        <w:del w:id="7625" w:author="jie sun" w:date="2018-04-16T22:33:00Z">
          <w:r w:rsidDel="002126F1">
            <w:rPr>
              <w:rFonts w:hint="eastAsia"/>
            </w:rPr>
            <w:delText>t</w:delText>
          </w:r>
        </w:del>
        <w:r>
          <w:rPr>
            <w:rFonts w:hint="eastAsia"/>
          </w:rPr>
          <w:t xml:space="preserve">he </w:t>
        </w:r>
      </w:ins>
      <w:ins w:id="7626" w:author="jie sun" w:date="2018-04-16T22:33:00Z">
        <w:r w:rsidR="002126F1">
          <w:rPr>
            <w:rFonts w:hint="eastAsia"/>
          </w:rPr>
          <w:t>P</w:t>
        </w:r>
      </w:ins>
      <w:ins w:id="7627" w:author="像个男人一样" w:date="2018-03-21T02:12:00Z">
        <w:del w:id="7628" w:author="jie sun" w:date="2018-04-16T22:33:00Z">
          <w:r w:rsidDel="002126F1">
            <w:rPr>
              <w:rFonts w:hint="eastAsia"/>
            </w:rPr>
            <w:delText>p</w:delText>
          </w:r>
        </w:del>
        <w:r>
          <w:rPr>
            <w:rFonts w:hint="eastAsia"/>
          </w:rPr>
          <w:t xml:space="preserve">hone </w:t>
        </w:r>
      </w:ins>
      <w:ins w:id="7629" w:author="jie sun" w:date="2018-04-16T22:33:00Z">
        <w:r w:rsidR="002126F1">
          <w:rPr>
            <w:rFonts w:hint="eastAsia"/>
          </w:rPr>
          <w:t>U</w:t>
        </w:r>
      </w:ins>
      <w:ins w:id="7630" w:author="像个男人一样" w:date="2018-03-21T02:12:00Z">
        <w:del w:id="7631" w:author="jie sun" w:date="2018-04-16T22:33:00Z">
          <w:r w:rsidDel="002126F1">
            <w:rPr>
              <w:rFonts w:hint="eastAsia"/>
            </w:rPr>
            <w:delText>u</w:delText>
          </w:r>
        </w:del>
        <w:r>
          <w:rPr>
            <w:rFonts w:hint="eastAsia"/>
          </w:rPr>
          <w:t>p</w:t>
        </w:r>
      </w:ins>
      <w:bookmarkEnd w:id="7577"/>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p>
    <w:p w14:paraId="6CCFEA96" w14:textId="77777777" w:rsidR="0087014B" w:rsidRDefault="00D5184D">
      <w:pPr>
        <w:jc w:val="center"/>
        <w:rPr>
          <w:lang w:val="en-US"/>
        </w:rPr>
        <w:pPrChange w:id="7632" w:author="jie sun" w:date="2018-04-16T21:42:00Z">
          <w:pPr/>
        </w:pPrChange>
      </w:pPr>
      <w:del w:id="7633" w:author="JIE  SUN" w:date="2018-06-21T19:30:00Z">
        <w:r w:rsidDel="00D16A7B">
          <w:rPr>
            <w:noProof/>
          </w:rPr>
          <w:drawing>
            <wp:inline distT="0" distB="0" distL="114300" distR="114300" wp14:anchorId="2FA366CB" wp14:editId="2AAB461A">
              <wp:extent cx="5429250" cy="2743200"/>
              <wp:effectExtent l="0" t="0" r="0" b="0"/>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ins w:id="7634" w:author="JIE  SUN" w:date="2018-06-21T19:30:00Z">
        <w:r w:rsidR="00D16A7B" w:rsidRPr="00D16A7B">
          <w:rPr>
            <w:noProof/>
          </w:rPr>
          <w:t xml:space="preserve"> </w:t>
        </w:r>
        <w:r w:rsidR="00D16A7B">
          <w:rPr>
            <w:noProof/>
          </w:rPr>
          <w:drawing>
            <wp:inline distT="0" distB="0" distL="0" distR="0" wp14:anchorId="07AD0A72" wp14:editId="14767755">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ins>
    </w:p>
    <w:p w14:paraId="7F677DD1" w14:textId="7A4063CC" w:rsidR="0087014B" w:rsidRDefault="00D5184D">
      <w:pPr>
        <w:pStyle w:val="Caption"/>
        <w:jc w:val="center"/>
        <w:rPr>
          <w:ins w:id="7635" w:author="JIE  SUN" w:date="2018-06-21T18:48:00Z"/>
        </w:rPr>
        <w:pPrChange w:id="7636" w:author="jie sun" w:date="2018-04-16T21:42:00Z">
          <w:pPr/>
        </w:pPrChange>
      </w:pPr>
      <w:bookmarkStart w:id="7637" w:name="_Toc517801902"/>
      <w:ins w:id="7638" w:author="像个男人一样" w:date="2018-03-21T02:13:00Z">
        <w:r>
          <w:t xml:space="preserve">Figure </w:t>
        </w:r>
      </w:ins>
      <w:ins w:id="7639" w:author="JIE  SUN" w:date="2018-06-21T13:36:00Z">
        <w:r w:rsidR="00A64E7B">
          <w:fldChar w:fldCharType="begin"/>
        </w:r>
        <w:r w:rsidR="00A64E7B">
          <w:instrText xml:space="preserve"> STYLEREF 1 \s </w:instrText>
        </w:r>
      </w:ins>
      <w:r w:rsidR="00A64E7B">
        <w:fldChar w:fldCharType="separate"/>
      </w:r>
      <w:r w:rsidR="005D06D1">
        <w:rPr>
          <w:noProof/>
        </w:rPr>
        <w:t>5</w:t>
      </w:r>
      <w:ins w:id="764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10</w:t>
      </w:r>
      <w:ins w:id="7641" w:author="JIE  SUN" w:date="2018-06-21T13:36:00Z">
        <w:r w:rsidR="00A64E7B">
          <w:fldChar w:fldCharType="end"/>
        </w:r>
      </w:ins>
      <w:ins w:id="7642" w:author="jie sun" w:date="2018-04-19T13:00:00Z">
        <w:del w:id="7643" w:author="JIE  SUN" w:date="2018-06-21T13:34:00Z">
          <w:r w:rsidR="00083FE7" w:rsidDel="00A64E7B">
            <w:fldChar w:fldCharType="begin"/>
          </w:r>
          <w:r w:rsidR="00083FE7" w:rsidDel="00A64E7B">
            <w:delInstrText xml:space="preserve"> STYLEREF 1 \s </w:delInstrText>
          </w:r>
        </w:del>
      </w:ins>
      <w:del w:id="7644" w:author="JIE  SUN" w:date="2018-06-21T13:34:00Z">
        <w:r w:rsidR="00083FE7" w:rsidDel="00A64E7B">
          <w:fldChar w:fldCharType="separate"/>
        </w:r>
        <w:r w:rsidR="00083FE7" w:rsidDel="00A64E7B">
          <w:rPr>
            <w:noProof/>
          </w:rPr>
          <w:delText>4</w:delText>
        </w:r>
      </w:del>
      <w:ins w:id="7645" w:author="jie sun" w:date="2018-04-19T13:00:00Z">
        <w:del w:id="764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647" w:author="JIE  SUN" w:date="2018-06-21T13:34:00Z">
        <w:r w:rsidR="00083FE7" w:rsidDel="00A64E7B">
          <w:fldChar w:fldCharType="separate"/>
        </w:r>
      </w:del>
      <w:ins w:id="7648" w:author="jie sun" w:date="2018-04-19T13:00:00Z">
        <w:del w:id="7649" w:author="JIE  SUN" w:date="2018-06-21T13:34:00Z">
          <w:r w:rsidR="00083FE7" w:rsidDel="00A64E7B">
            <w:rPr>
              <w:noProof/>
            </w:rPr>
            <w:delText>9</w:delText>
          </w:r>
          <w:r w:rsidR="00083FE7" w:rsidDel="00A64E7B">
            <w:fldChar w:fldCharType="end"/>
          </w:r>
        </w:del>
      </w:ins>
      <w:ins w:id="7650" w:author="像个男人一样" w:date="2018-03-21T02:13:00Z">
        <w:del w:id="765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652" w:author="像个男人一样" w:date="2018-03-22T11:51:00Z">
        <w:del w:id="7653" w:author="jie sun" w:date="2018-04-10T21:45:00Z">
          <w:r w:rsidDel="00454521">
            <w:delText>8</w:delText>
          </w:r>
        </w:del>
      </w:ins>
      <w:ins w:id="7654" w:author="像个男人一样" w:date="2018-03-21T02:13:00Z">
        <w:del w:id="7655" w:author="jie sun" w:date="2018-04-10T21:45:00Z">
          <w:r w:rsidDel="00454521">
            <w:fldChar w:fldCharType="end"/>
          </w:r>
        </w:del>
        <w:bookmarkStart w:id="7656" w:name="_Toc14279"/>
        <w:bookmarkStart w:id="7657" w:name="_Toc18927"/>
        <w:bookmarkStart w:id="7658" w:name="_Toc8031"/>
        <w:bookmarkStart w:id="7659" w:name="_Toc1339"/>
        <w:bookmarkStart w:id="7660" w:name="_Toc16360"/>
        <w:bookmarkStart w:id="7661" w:name="_Toc25257"/>
        <w:bookmarkStart w:id="7662" w:name="_Toc25174"/>
        <w:bookmarkStart w:id="7663" w:name="_Toc11224"/>
        <w:bookmarkStart w:id="7664" w:name="_Toc25728"/>
        <w:bookmarkStart w:id="7665" w:name="_Toc17899"/>
        <w:bookmarkStart w:id="7666" w:name="_Toc24165"/>
        <w:bookmarkStart w:id="7667" w:name="_Toc23831"/>
        <w:bookmarkStart w:id="7668" w:name="_Toc24696"/>
        <w:bookmarkStart w:id="7669" w:name="_Toc22495"/>
        <w:bookmarkStart w:id="7670" w:name="_Toc1025"/>
        <w:bookmarkStart w:id="7671" w:name="_Toc17834"/>
        <w:bookmarkStart w:id="7672" w:name="_Toc11652"/>
        <w:bookmarkStart w:id="7673" w:name="_Toc28936"/>
        <w:bookmarkStart w:id="7674" w:name="_Toc16187"/>
        <w:bookmarkStart w:id="7675" w:name="_Toc31736"/>
        <w:bookmarkStart w:id="7676" w:name="_Toc12071"/>
        <w:bookmarkStart w:id="7677" w:name="_Toc4838"/>
        <w:bookmarkStart w:id="7678" w:name="_Toc6686"/>
        <w:bookmarkStart w:id="7679" w:name="_Toc18227"/>
        <w:bookmarkStart w:id="7680" w:name="_Toc4648"/>
        <w:r>
          <w:rPr>
            <w:rFonts w:hint="eastAsia"/>
          </w:rPr>
          <w:t>:</w:t>
        </w:r>
      </w:ins>
      <w:ins w:id="7681" w:author="JIE  SUN" w:date="2018-06-21T19:30:00Z">
        <w:r w:rsidR="00D16A7B">
          <w:t xml:space="preserve"> Testing the</w:t>
        </w:r>
      </w:ins>
      <w:ins w:id="7682" w:author="JIE  SUN" w:date="2018-06-21T19:31:00Z">
        <w:r w:rsidR="00D16A7B">
          <w:t xml:space="preserve"> change of the</w:t>
        </w:r>
      </w:ins>
      <w:ins w:id="7683" w:author="JIE  SUN" w:date="2018-06-21T19:30:00Z">
        <w:r w:rsidR="00D16A7B">
          <w:t xml:space="preserve"> </w:t>
        </w:r>
      </w:ins>
      <w:ins w:id="7684" w:author="JIE  SUN" w:date="2018-06-21T19:31:00Z">
        <w:r w:rsidR="00D16A7B">
          <w:t>in</w:t>
        </w:r>
      </w:ins>
      <w:ins w:id="7685" w:author="JIE  SUN" w:date="2018-06-21T19:30:00Z">
        <w:r w:rsidR="00D16A7B">
          <w:t xml:space="preserve">clination </w:t>
        </w:r>
      </w:ins>
      <w:ins w:id="7686" w:author="jie sun" w:date="2018-04-19T15:39:00Z">
        <w:del w:id="7687" w:author="JIE  SUN" w:date="2018-06-21T19:32:00Z">
          <w:r w:rsidR="005034E6" w:rsidDel="00D16A7B">
            <w:delText xml:space="preserve"> </w:delText>
          </w:r>
        </w:del>
      </w:ins>
      <w:ins w:id="7688" w:author="JIE  SUN" w:date="2018-06-21T19:31:00Z">
        <w:r w:rsidR="00D16A7B">
          <w:t xml:space="preserve">when </w:t>
        </w:r>
      </w:ins>
      <w:ins w:id="7689" w:author="jie sun" w:date="2018-04-19T15:39:00Z">
        <w:del w:id="7690" w:author="JIE  SUN" w:date="2018-06-21T19:30:00Z">
          <w:r w:rsidR="005034E6" w:rsidDel="00D16A7B">
            <w:delText>Accelerometer</w:delText>
          </w:r>
        </w:del>
      </w:ins>
      <w:ins w:id="7691" w:author="像个男人一样" w:date="2018-03-21T02:13:00Z">
        <w:del w:id="7692" w:author="JIE  SUN" w:date="2018-06-21T19:30:00Z">
          <w:r w:rsidDel="00D16A7B">
            <w:rPr>
              <w:rFonts w:hint="eastAsia"/>
            </w:rPr>
            <w:delText xml:space="preserve">Gyro </w:delText>
          </w:r>
        </w:del>
      </w:ins>
      <w:ins w:id="7693" w:author="jie sun" w:date="2018-04-16T22:33:00Z">
        <w:del w:id="7694" w:author="JIE  SUN" w:date="2018-06-21T19:30:00Z">
          <w:r w:rsidR="00CB3BAA" w:rsidDel="00D16A7B">
            <w:rPr>
              <w:rFonts w:hint="eastAsia"/>
            </w:rPr>
            <w:delText>D</w:delText>
          </w:r>
        </w:del>
      </w:ins>
      <w:ins w:id="7695" w:author="像个男人一样" w:date="2018-03-21T02:13:00Z">
        <w:del w:id="7696" w:author="JIE  SUN" w:date="2018-06-21T19:30:00Z">
          <w:r w:rsidDel="00D16A7B">
            <w:rPr>
              <w:rFonts w:hint="eastAsia"/>
            </w:rPr>
            <w:delText xml:space="preserve">data </w:delText>
          </w:r>
        </w:del>
      </w:ins>
      <w:ins w:id="7697" w:author="jie sun" w:date="2018-04-16T22:33:00Z">
        <w:del w:id="7698" w:author="JIE  SUN" w:date="2018-06-21T19:30:00Z">
          <w:r w:rsidR="00CB3BAA" w:rsidDel="00D16A7B">
            <w:rPr>
              <w:rFonts w:hint="eastAsia"/>
            </w:rPr>
            <w:delText>C</w:delText>
          </w:r>
        </w:del>
      </w:ins>
      <w:ins w:id="7699" w:author="像个男人一样" w:date="2018-03-21T02:13:00Z">
        <w:del w:id="7700" w:author="JIE  SUN" w:date="2018-06-21T19:30:00Z">
          <w:r w:rsidDel="00D16A7B">
            <w:rPr>
              <w:rFonts w:hint="eastAsia"/>
            </w:rPr>
            <w:delText>chang</w:delText>
          </w:r>
        </w:del>
      </w:ins>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ins w:id="7701" w:author="jie sun" w:date="2018-04-15T21:07:00Z">
        <w:del w:id="7702" w:author="JIE  SUN" w:date="2018-06-21T19:30:00Z">
          <w:r w:rsidR="00585C85" w:rsidDel="00D16A7B">
            <w:delText>e</w:delText>
          </w:r>
          <w:r w:rsidR="00521540" w:rsidDel="00D16A7B">
            <w:delText>s</w:delText>
          </w:r>
        </w:del>
      </w:ins>
      <w:ins w:id="7703" w:author="JIE  SUN" w:date="2018-06-21T19:30:00Z">
        <w:r w:rsidR="00D16A7B">
          <w:t>put</w:t>
        </w:r>
      </w:ins>
      <w:ins w:id="7704" w:author="JIE  SUN" w:date="2018-06-21T19:32:00Z">
        <w:r w:rsidR="00D16A7B">
          <w:t>ting</w:t>
        </w:r>
      </w:ins>
      <w:ins w:id="7705" w:author="JIE  SUN" w:date="2018-06-21T19:33:00Z">
        <w:r w:rsidR="00984F18">
          <w:t>c</w:t>
        </w:r>
      </w:ins>
      <w:ins w:id="7706" w:author="JIE  SUN" w:date="2018-06-21T19:30:00Z">
        <w:r w:rsidR="00D16A7B">
          <w:t xml:space="preserve"> the phone up vertically</w:t>
        </w:r>
      </w:ins>
      <w:bookmarkEnd w:id="7637"/>
    </w:p>
    <w:p w14:paraId="4052A88C" w14:textId="7FE07B9B" w:rsidR="009C7BD8" w:rsidRDefault="009C7BD8">
      <w:pPr>
        <w:rPr>
          <w:ins w:id="7707" w:author="JIE  SUN" w:date="2018-06-21T18:51:00Z"/>
        </w:rPr>
      </w:pPr>
      <w:ins w:id="7708" w:author="JIE  SUN" w:date="2018-06-21T18:48:00Z">
        <w:r>
          <w:rPr>
            <w:rFonts w:hint="eastAsia"/>
          </w:rPr>
          <w:t>This</w:t>
        </w:r>
        <w:r>
          <w:t xml:space="preserve"> </w:t>
        </w:r>
      </w:ins>
      <w:ins w:id="7709" w:author="JIE  SUN" w:date="2018-06-21T18:49:00Z">
        <w:r>
          <w:t xml:space="preserve">angle value calculated by the raw data from accelerometer can be achieved </w:t>
        </w:r>
      </w:ins>
      <w:ins w:id="7710" w:author="JIE  SUN" w:date="2018-06-21T18:50:00Z">
        <w:r>
          <w:t>through</w:t>
        </w:r>
      </w:ins>
      <w:ins w:id="7711" w:author="JIE  SUN" w:date="2018-06-21T18:49:00Z">
        <w:r>
          <w:t xml:space="preserve"> </w:t>
        </w:r>
      </w:ins>
      <w:ins w:id="7712" w:author="JIE  SUN" w:date="2018-06-21T18:50:00Z">
        <w:r>
          <w:t>a piece of code below</w:t>
        </w:r>
      </w:ins>
      <w:ins w:id="7713" w:author="JIE  SUN" w:date="2018-06-21T18:51:00Z">
        <w:r w:rsidR="00860477">
          <w:t xml:space="preserve">, </w:t>
        </w:r>
      </w:ins>
      <w:ins w:id="7714" w:author="JIE  SUN" w:date="2018-06-21T18:48:00Z">
        <w:r w:rsidR="003B0ED6">
          <w:rPr>
            <w:rFonts w:ascii="NSimSun" w:eastAsia="NSimSun" w:hAnsi="Times New Roman" w:cs="NSimSun"/>
            <w:color w:val="808080"/>
            <w:sz w:val="19"/>
            <w:szCs w:val="19"/>
          </w:rPr>
          <w:t>Accel</w:t>
        </w:r>
        <w:r w:rsidR="003B0ED6">
          <w:rPr>
            <w:rFonts w:ascii="NSimSun" w:eastAsia="NSimSun" w:hAnsi="Times New Roman" w:cs="NSimSun"/>
            <w:color w:val="000000"/>
            <w:sz w:val="19"/>
            <w:szCs w:val="19"/>
          </w:rPr>
          <w:t>.Daccel_x</w:t>
        </w:r>
      </w:ins>
      <w:ins w:id="7715" w:author="JIE  SUN" w:date="2018-06-21T18:52:00Z">
        <w:r w:rsidR="00860477" w:rsidRPr="00845B5B">
          <w:rPr>
            <w:rPrChange w:id="7716" w:author="JIE  SUN" w:date="2018-06-21T19:21:00Z">
              <w:rPr>
                <w:rFonts w:ascii="NSimSun" w:eastAsia="NSimSun" w:hAnsi="Times New Roman" w:cs="NSimSun"/>
                <w:color w:val="000000"/>
                <w:sz w:val="19"/>
                <w:szCs w:val="19"/>
              </w:rPr>
            </w:rPrChange>
          </w:rPr>
          <w:t>,</w:t>
        </w:r>
        <w:r w:rsidR="00860477" w:rsidRPr="00845B5B">
          <w:rPr>
            <w:rPrChange w:id="7717" w:author="JIE  SUN" w:date="2018-06-21T19:21:00Z">
              <w:rPr>
                <w:rFonts w:ascii="NSimSun" w:eastAsia="NSimSun" w:hAnsi="Times New Roman" w:cs="NSimSun"/>
                <w:color w:val="000000"/>
                <w:sz w:val="19"/>
                <w:szCs w:val="19"/>
              </w:rPr>
            </w:rPrChange>
          </w:rPr>
          <w:t xml:space="preserve"> </w:t>
        </w:r>
      </w:ins>
      <w:ins w:id="7718" w:author="JIE  SUN" w:date="2018-06-21T18:48:00Z">
        <w:r w:rsidR="003B0ED6">
          <w:rPr>
            <w:rFonts w:ascii="NSimSun" w:eastAsia="NSimSun" w:hAnsi="Times New Roman" w:cs="NSimSun"/>
            <w:color w:val="808080"/>
            <w:sz w:val="19"/>
            <w:szCs w:val="19"/>
          </w:rPr>
          <w:t>Accel</w:t>
        </w:r>
        <w:r w:rsidR="003B0ED6">
          <w:rPr>
            <w:rFonts w:ascii="NSimSun" w:eastAsia="NSimSun" w:hAnsi="Times New Roman" w:cs="NSimSun"/>
            <w:color w:val="000000"/>
            <w:sz w:val="19"/>
            <w:szCs w:val="19"/>
          </w:rPr>
          <w:t xml:space="preserve">.Daccel_y </w:t>
        </w:r>
      </w:ins>
      <w:ins w:id="7719" w:author="JIE  SUN" w:date="2018-06-21T18:52:00Z">
        <w:r w:rsidR="00860477" w:rsidRPr="00845B5B">
          <w:rPr>
            <w:rPrChange w:id="7720" w:author="JIE  SUN" w:date="2018-06-21T19:21:00Z">
              <w:rPr>
                <w:rFonts w:ascii="NSimSun" w:eastAsia="NSimSun" w:hAnsi="Times New Roman" w:cs="NSimSun"/>
                <w:color w:val="000000"/>
                <w:sz w:val="19"/>
                <w:szCs w:val="19"/>
              </w:rPr>
            </w:rPrChange>
          </w:rPr>
          <w:t>and</w:t>
        </w:r>
        <w:r w:rsidR="00860477" w:rsidRPr="00845B5B">
          <w:rPr>
            <w:rPrChange w:id="7721" w:author="JIE  SUN" w:date="2018-06-21T19:21:00Z">
              <w:rPr>
                <w:rFonts w:ascii="NSimSun" w:eastAsia="NSimSun" w:hAnsi="Times New Roman" w:cs="NSimSun"/>
                <w:color w:val="808080"/>
                <w:sz w:val="19"/>
                <w:szCs w:val="19"/>
              </w:rPr>
            </w:rPrChange>
          </w:rPr>
          <w:t xml:space="preserve"> </w:t>
        </w:r>
      </w:ins>
      <w:ins w:id="7722" w:author="JIE  SUN" w:date="2018-06-21T18:48:00Z">
        <w:r w:rsidR="003B0ED6">
          <w:rPr>
            <w:rFonts w:ascii="NSimSun" w:eastAsia="NSimSun" w:hAnsi="Times New Roman" w:cs="NSimSun"/>
            <w:color w:val="808080"/>
            <w:sz w:val="19"/>
            <w:szCs w:val="19"/>
          </w:rPr>
          <w:t>Accel</w:t>
        </w:r>
        <w:r w:rsidR="003B0ED6">
          <w:rPr>
            <w:rFonts w:ascii="NSimSun" w:eastAsia="NSimSun" w:hAnsi="Times New Roman" w:cs="NSimSun"/>
            <w:color w:val="000000"/>
            <w:sz w:val="19"/>
            <w:szCs w:val="19"/>
          </w:rPr>
          <w:t>.Daccel_</w:t>
        </w:r>
      </w:ins>
      <w:r w:rsidR="003B0ED6">
        <w:rPr>
          <w:rFonts w:ascii="NSimSun" w:eastAsia="NSimSun" w:hAnsi="Times New Roman" w:cs="NSimSun"/>
          <w:color w:val="000000"/>
          <w:sz w:val="19"/>
          <w:szCs w:val="19"/>
        </w:rPr>
        <w:t xml:space="preserve">z </w:t>
      </w:r>
      <w:ins w:id="7723" w:author="JIE  SUN" w:date="2018-06-21T18:52:00Z">
        <w:r w:rsidR="00860477" w:rsidRPr="00845B5B">
          <w:rPr>
            <w:rPrChange w:id="7724" w:author="JIE  SUN" w:date="2018-06-21T19:21:00Z">
              <w:rPr>
                <w:rFonts w:ascii="NSimSun" w:eastAsia="NSimSun" w:hAnsi="Times New Roman" w:cs="NSimSun"/>
                <w:color w:val="000000"/>
                <w:sz w:val="19"/>
                <w:szCs w:val="19"/>
              </w:rPr>
            </w:rPrChange>
          </w:rPr>
          <w:t xml:space="preserve">are raw data caught from accelerometer and </w:t>
        </w:r>
      </w:ins>
      <w:ins w:id="7725" w:author="JIE  SUN" w:date="2018-06-21T18:48:00Z">
        <w:r w:rsidR="007C2757">
          <w:rPr>
            <w:rFonts w:ascii="NSimSun" w:eastAsia="NSimSun" w:hAnsi="Times New Roman" w:cs="NSimSun"/>
            <w:color w:val="808080"/>
            <w:sz w:val="19"/>
            <w:szCs w:val="19"/>
          </w:rPr>
          <w:t>Accel</w:t>
        </w:r>
        <w:r w:rsidR="007C2757">
          <w:rPr>
            <w:rFonts w:ascii="NSimSun" w:eastAsia="NSimSun" w:hAnsi="Times New Roman" w:cs="NSimSun"/>
            <w:color w:val="000000"/>
            <w:sz w:val="19"/>
            <w:szCs w:val="19"/>
          </w:rPr>
          <w:t>.A_angle_x</w:t>
        </w:r>
      </w:ins>
      <w:ins w:id="7726" w:author="JIE  SUN" w:date="2018-06-21T18:53:00Z">
        <w:r w:rsidR="00860477" w:rsidRPr="00845B5B">
          <w:rPr>
            <w:rPrChange w:id="7727" w:author="JIE  SUN" w:date="2018-06-21T19:21:00Z">
              <w:rPr>
                <w:rFonts w:ascii="NSimSun" w:eastAsia="NSimSun" w:hAnsi="Times New Roman" w:cs="NSimSun"/>
                <w:color w:val="000000"/>
                <w:sz w:val="19"/>
                <w:szCs w:val="19"/>
              </w:rPr>
            </w:rPrChange>
          </w:rPr>
          <w:t>,</w:t>
        </w:r>
        <w:r w:rsidR="00860477" w:rsidRPr="00845B5B">
          <w:rPr>
            <w:rPrChange w:id="7728" w:author="JIE  SUN" w:date="2018-06-21T19:21:00Z">
              <w:rPr>
                <w:rFonts w:ascii="NSimSun" w:eastAsia="NSimSun" w:hAnsi="Times New Roman" w:cs="NSimSun"/>
                <w:color w:val="000000"/>
                <w:sz w:val="19"/>
                <w:szCs w:val="19"/>
              </w:rPr>
            </w:rPrChange>
          </w:rPr>
          <w:t xml:space="preserve"> </w:t>
        </w:r>
      </w:ins>
      <w:ins w:id="7729" w:author="JIE  SUN" w:date="2018-06-21T18:48:00Z">
        <w:r w:rsidR="007C2757">
          <w:rPr>
            <w:rFonts w:ascii="NSimSun" w:eastAsia="NSimSun" w:hAnsi="Times New Roman" w:cs="NSimSun"/>
            <w:color w:val="808080"/>
            <w:sz w:val="19"/>
            <w:szCs w:val="19"/>
          </w:rPr>
          <w:t>Accel</w:t>
        </w:r>
        <w:r w:rsidR="007C2757">
          <w:rPr>
            <w:rFonts w:ascii="NSimSun" w:eastAsia="NSimSun" w:hAnsi="Times New Roman" w:cs="NSimSun"/>
            <w:color w:val="000000"/>
            <w:sz w:val="19"/>
            <w:szCs w:val="19"/>
          </w:rPr>
          <w:t>.A_angle_</w:t>
        </w:r>
      </w:ins>
      <w:r w:rsidR="007C2757">
        <w:rPr>
          <w:rFonts w:ascii="NSimSun" w:eastAsia="NSimSun" w:hAnsi="Times New Roman" w:cs="NSimSun"/>
          <w:color w:val="000000"/>
          <w:sz w:val="19"/>
          <w:szCs w:val="19"/>
        </w:rPr>
        <w:t>y</w:t>
      </w:r>
      <w:ins w:id="7730" w:author="JIE  SUN" w:date="2018-06-21T18:48:00Z">
        <w:r w:rsidR="007C2757">
          <w:rPr>
            <w:rFonts w:ascii="NSimSun" w:eastAsia="NSimSun" w:hAnsi="Times New Roman" w:cs="NSimSun"/>
            <w:color w:val="000000"/>
            <w:sz w:val="19"/>
            <w:szCs w:val="19"/>
          </w:rPr>
          <w:t xml:space="preserve"> </w:t>
        </w:r>
      </w:ins>
      <w:ins w:id="7731" w:author="JIE  SUN" w:date="2018-06-21T18:53:00Z">
        <w:r w:rsidR="00860477" w:rsidRPr="00845B5B">
          <w:rPr>
            <w:rPrChange w:id="7732" w:author="JIE  SUN" w:date="2018-06-21T19:21:00Z">
              <w:rPr>
                <w:rFonts w:ascii="NSimSun" w:eastAsia="NSimSun" w:hAnsi="Times New Roman" w:cs="NSimSun"/>
                <w:color w:val="000000"/>
                <w:sz w:val="19"/>
                <w:szCs w:val="19"/>
              </w:rPr>
            </w:rPrChange>
          </w:rPr>
          <w:t xml:space="preserve">and </w:t>
        </w:r>
      </w:ins>
      <w:ins w:id="7733" w:author="JIE  SUN" w:date="2018-06-21T18:48:00Z">
        <w:r w:rsidR="007C2757">
          <w:rPr>
            <w:rFonts w:ascii="NSimSun" w:eastAsia="NSimSun" w:hAnsi="Times New Roman" w:cs="NSimSun"/>
            <w:color w:val="808080"/>
            <w:sz w:val="19"/>
            <w:szCs w:val="19"/>
          </w:rPr>
          <w:t>Accel</w:t>
        </w:r>
        <w:r w:rsidR="007C2757">
          <w:rPr>
            <w:rFonts w:ascii="NSimSun" w:eastAsia="NSimSun" w:hAnsi="Times New Roman" w:cs="NSimSun"/>
            <w:color w:val="000000"/>
            <w:sz w:val="19"/>
            <w:szCs w:val="19"/>
          </w:rPr>
          <w:t>.A_angle_</w:t>
        </w:r>
      </w:ins>
      <w:r w:rsidR="007C2757">
        <w:rPr>
          <w:rFonts w:ascii="NSimSun" w:eastAsia="NSimSun" w:hAnsi="Times New Roman" w:cs="NSimSun"/>
          <w:color w:val="000000"/>
          <w:sz w:val="19"/>
          <w:szCs w:val="19"/>
        </w:rPr>
        <w:t xml:space="preserve">z </w:t>
      </w:r>
      <w:ins w:id="7734" w:author="JIE  SUN" w:date="2018-06-21T19:20:00Z">
        <w:r w:rsidR="00845B5B" w:rsidRPr="00845B5B">
          <w:rPr>
            <w:rPrChange w:id="7735" w:author="JIE  SUN" w:date="2018-06-21T19:21:00Z">
              <w:rPr>
                <w:rFonts w:ascii="NSimSun" w:eastAsia="NSimSun" w:hAnsi="Times New Roman" w:cs="NSimSun"/>
                <w:color w:val="000000"/>
                <w:sz w:val="19"/>
                <w:szCs w:val="19"/>
              </w:rPr>
            </w:rPrChange>
          </w:rPr>
          <w:t xml:space="preserve">are the inclination angles with X, Y and Z axes </w:t>
        </w:r>
      </w:ins>
      <w:ins w:id="7736" w:author="JIE  SUN" w:date="2018-06-21T19:21:00Z">
        <w:r w:rsidR="00845B5B" w:rsidRPr="00845B5B">
          <w:rPr>
            <w:rPrChange w:id="7737" w:author="JIE  SUN" w:date="2018-06-21T19:21:00Z">
              <w:rPr>
                <w:rFonts w:ascii="NSimSun" w:eastAsia="NSimSun" w:hAnsi="Times New Roman" w:cs="NSimSun"/>
                <w:color w:val="000000"/>
                <w:sz w:val="19"/>
                <w:szCs w:val="19"/>
              </w:rPr>
            </w:rPrChange>
          </w:rPr>
          <w:t>respectively</w:t>
        </w:r>
      </w:ins>
      <w:ins w:id="7738" w:author="JIE  SUN" w:date="2018-06-21T19:20:00Z">
        <w:r w:rsidR="00845B5B" w:rsidRPr="00845B5B">
          <w:rPr>
            <w:rPrChange w:id="7739" w:author="JIE  SUN" w:date="2018-06-21T19:21:00Z">
              <w:rPr>
                <w:rFonts w:ascii="NSimSun" w:eastAsia="NSimSun" w:hAnsi="Times New Roman" w:cs="NSimSun"/>
                <w:color w:val="000000"/>
                <w:sz w:val="19"/>
                <w:szCs w:val="19"/>
              </w:rPr>
            </w:rPrChange>
          </w:rPr>
          <w:t>.</w:t>
        </w:r>
      </w:ins>
    </w:p>
    <w:p w14:paraId="3E18D2CF" w14:textId="77777777" w:rsidR="00AF12D7" w:rsidRPr="009C7BD8" w:rsidRDefault="00AF12D7">
      <w:pPr>
        <w:ind w:firstLine="720"/>
        <w:rPr>
          <w:ins w:id="7740" w:author="JIE  SUN" w:date="2018-06-21T18:48:00Z"/>
        </w:rPr>
        <w:pPrChange w:id="7741" w:author="JIE  SUN" w:date="2018-06-21T18:51:00Z">
          <w:pPr/>
        </w:pPrChange>
      </w:pPr>
      <w:ins w:id="7742" w:author="JIE  SUN" w:date="2018-06-21T18:51:00Z">
        <w:r>
          <w:rPr>
            <w:rFonts w:ascii="NSimSun" w:eastAsia="NSimSun" w:hAnsi="Times New Roman" w:cs="NSimSun"/>
            <w:color w:val="808080"/>
            <w:sz w:val="19"/>
            <w:szCs w:val="19"/>
          </w:rPr>
          <w:t>#define</w:t>
        </w:r>
        <w:r>
          <w:rPr>
            <w:rFonts w:ascii="NSimSun" w:eastAsia="NSimSun" w:hAnsi="Times New Roman" w:cs="NSimSun"/>
            <w:color w:val="000000"/>
            <w:sz w:val="19"/>
            <w:szCs w:val="19"/>
          </w:rPr>
          <w:t xml:space="preserve"> </w:t>
        </w:r>
        <w:r>
          <w:rPr>
            <w:rFonts w:ascii="NSimSun" w:eastAsia="NSimSun" w:hAnsi="Times New Roman" w:cs="NSimSun"/>
            <w:color w:val="6F008A"/>
            <w:sz w:val="19"/>
            <w:szCs w:val="19"/>
          </w:rPr>
          <w:t>PI</w:t>
        </w:r>
        <w:r>
          <w:rPr>
            <w:rFonts w:ascii="NSimSun" w:eastAsia="NSimSun" w:hAnsi="Times New Roman" w:cs="NSimSun"/>
            <w:color w:val="000000"/>
            <w:sz w:val="19"/>
            <w:szCs w:val="19"/>
          </w:rPr>
          <w:t xml:space="preserve"> 3.14159265358979323846</w:t>
        </w:r>
      </w:ins>
    </w:p>
    <w:p w14:paraId="595C21C5" w14:textId="77777777" w:rsidR="009C7BD8" w:rsidRDefault="009C7BD8" w:rsidP="009C7BD8">
      <w:pPr>
        <w:autoSpaceDE w:val="0"/>
        <w:autoSpaceDN w:val="0"/>
        <w:adjustRightInd w:val="0"/>
        <w:spacing w:after="0"/>
        <w:rPr>
          <w:ins w:id="7743" w:author="JIE  SUN" w:date="2018-06-21T18:48:00Z"/>
          <w:rFonts w:ascii="NSimSun" w:eastAsia="NSimSun" w:hAnsi="Times New Roman" w:cs="NSimSun"/>
          <w:color w:val="000000"/>
          <w:sz w:val="19"/>
          <w:szCs w:val="19"/>
        </w:rPr>
      </w:pPr>
      <w:ins w:id="7744"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Sqrt_x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3E8862DA" w14:textId="77777777" w:rsidR="009C7BD8" w:rsidRDefault="009C7BD8" w:rsidP="009C7BD8">
      <w:pPr>
        <w:autoSpaceDE w:val="0"/>
        <w:autoSpaceDN w:val="0"/>
        <w:adjustRightInd w:val="0"/>
        <w:spacing w:after="0"/>
        <w:rPr>
          <w:ins w:id="7745" w:author="JIE  SUN" w:date="2018-06-21T18:48:00Z"/>
          <w:rFonts w:ascii="NSimSun" w:eastAsia="NSimSun" w:hAnsi="Times New Roman" w:cs="NSimSun"/>
          <w:color w:val="000000"/>
          <w:sz w:val="19"/>
          <w:szCs w:val="19"/>
        </w:rPr>
      </w:pPr>
      <w:ins w:id="7746"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Sqrt_y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11450856" w14:textId="77777777" w:rsidR="009C7BD8" w:rsidRDefault="009C7BD8" w:rsidP="009C7BD8">
      <w:pPr>
        <w:autoSpaceDE w:val="0"/>
        <w:autoSpaceDN w:val="0"/>
        <w:adjustRightInd w:val="0"/>
        <w:spacing w:after="0"/>
        <w:rPr>
          <w:ins w:id="7747" w:author="JIE  SUN" w:date="2018-06-21T18:48:00Z"/>
          <w:rFonts w:ascii="NSimSun" w:eastAsia="NSimSun" w:hAnsi="Times New Roman" w:cs="NSimSun"/>
          <w:color w:val="000000"/>
          <w:sz w:val="19"/>
          <w:szCs w:val="19"/>
        </w:rPr>
      </w:pPr>
      <w:ins w:id="7748"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Sqrt_z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ins>
    </w:p>
    <w:p w14:paraId="205D7521" w14:textId="77777777" w:rsidR="009C7BD8" w:rsidRDefault="009C7BD8" w:rsidP="009C7BD8">
      <w:pPr>
        <w:autoSpaceDE w:val="0"/>
        <w:autoSpaceDN w:val="0"/>
        <w:adjustRightInd w:val="0"/>
        <w:spacing w:after="0"/>
        <w:rPr>
          <w:ins w:id="7749" w:author="JIE  SUN" w:date="2018-06-21T18:48:00Z"/>
          <w:rFonts w:ascii="NSimSun" w:eastAsia="NSimSun" w:hAnsi="Times New Roman" w:cs="NSimSun"/>
          <w:color w:val="000000"/>
          <w:sz w:val="19"/>
          <w:szCs w:val="19"/>
        </w:rPr>
      </w:pPr>
    </w:p>
    <w:p w14:paraId="3C633B12" w14:textId="77777777" w:rsidR="009C7BD8" w:rsidRDefault="009C7BD8" w:rsidP="009C7BD8">
      <w:pPr>
        <w:autoSpaceDE w:val="0"/>
        <w:autoSpaceDN w:val="0"/>
        <w:adjustRightInd w:val="0"/>
        <w:spacing w:after="0"/>
        <w:rPr>
          <w:ins w:id="7750" w:author="JIE  SUN" w:date="2018-06-21T18:48:00Z"/>
          <w:rFonts w:ascii="NSimSun" w:eastAsia="NSimSun" w:hAnsi="Times New Roman" w:cs="NSimSun"/>
          <w:color w:val="000000"/>
          <w:sz w:val="19"/>
          <w:szCs w:val="19"/>
        </w:rPr>
      </w:pPr>
      <w:ins w:id="7751"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Sqrt_x)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5DDF156" w14:textId="77777777" w:rsidR="009C7BD8" w:rsidRDefault="009C7BD8" w:rsidP="009C7BD8">
      <w:pPr>
        <w:autoSpaceDE w:val="0"/>
        <w:autoSpaceDN w:val="0"/>
        <w:adjustRightInd w:val="0"/>
        <w:spacing w:after="0"/>
        <w:rPr>
          <w:ins w:id="7752" w:author="JIE  SUN" w:date="2018-06-21T18:48:00Z"/>
          <w:rFonts w:ascii="NSimSun" w:eastAsia="NSimSun" w:hAnsi="Times New Roman" w:cs="NSimSun"/>
          <w:color w:val="000000"/>
          <w:sz w:val="19"/>
          <w:szCs w:val="19"/>
        </w:rPr>
      </w:pPr>
    </w:p>
    <w:p w14:paraId="6E805B3D" w14:textId="77777777" w:rsidR="009C7BD8" w:rsidRDefault="009C7BD8" w:rsidP="009C7BD8">
      <w:pPr>
        <w:autoSpaceDE w:val="0"/>
        <w:autoSpaceDN w:val="0"/>
        <w:adjustRightInd w:val="0"/>
        <w:spacing w:after="0"/>
        <w:rPr>
          <w:ins w:id="7753" w:author="JIE  SUN" w:date="2018-06-21T18:48:00Z"/>
          <w:rFonts w:ascii="NSimSun" w:eastAsia="NSimSun" w:hAnsi="Times New Roman" w:cs="NSimSun"/>
          <w:color w:val="000000"/>
          <w:sz w:val="19"/>
          <w:szCs w:val="19"/>
        </w:rPr>
      </w:pPr>
      <w:ins w:id="7754"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Sqrt_y)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D391BAF" w14:textId="77777777" w:rsidR="009C7BD8" w:rsidRDefault="009C7BD8" w:rsidP="009C7BD8">
      <w:pPr>
        <w:autoSpaceDE w:val="0"/>
        <w:autoSpaceDN w:val="0"/>
        <w:adjustRightInd w:val="0"/>
        <w:spacing w:after="0"/>
        <w:rPr>
          <w:ins w:id="7755" w:author="JIE  SUN" w:date="2018-06-21T18:48:00Z"/>
          <w:rFonts w:ascii="NSimSun" w:eastAsia="NSimSun" w:hAnsi="Times New Roman" w:cs="NSimSun"/>
          <w:color w:val="000000"/>
          <w:sz w:val="19"/>
          <w:szCs w:val="19"/>
        </w:rPr>
      </w:pPr>
    </w:p>
    <w:p w14:paraId="22E7F167" w14:textId="77777777" w:rsidR="009C7BD8" w:rsidRPr="009C7BD8" w:rsidRDefault="009C7BD8">
      <w:ins w:id="7756" w:author="JIE  SUN" w:date="2018-06-21T18:48:00Z">
        <w:r>
          <w:rPr>
            <w:rFonts w:ascii="NSimSun" w:eastAsia="NSimSun" w:hAnsi="Times New Roman" w:cs="NSimSun"/>
            <w:color w:val="000000"/>
            <w:sz w:val="19"/>
            <w:szCs w:val="19"/>
          </w:rPr>
          <w:tab/>
        </w:r>
        <w:bookmarkStart w:id="7757" w:name="OLE_LINK61"/>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w:t>
        </w:r>
        <w:bookmarkEnd w:id="7757"/>
        <w:r>
          <w:rPr>
            <w:rFonts w:ascii="NSimSun" w:eastAsia="NSimSun" w:hAnsi="Times New Roman" w:cs="NSimSun"/>
            <w:color w:val="000000"/>
            <w:sz w:val="19"/>
            <w:szCs w:val="19"/>
          </w:rPr>
          <w:t>=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Sqrt_z)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3724B451" w14:textId="77777777" w:rsidR="0087014B" w:rsidRDefault="0087014B">
      <w:pPr>
        <w:rPr>
          <w:ins w:id="7758" w:author="jie sun" w:date="2018-04-18T21:05:00Z"/>
          <w:lang w:val="en-GB"/>
        </w:rPr>
      </w:pPr>
    </w:p>
    <w:p w14:paraId="56942039" w14:textId="66F339E2" w:rsidR="004739A5" w:rsidRPr="00200E4D" w:rsidRDefault="004739A5">
      <w:pPr>
        <w:pStyle w:val="Heading2"/>
        <w:pPrChange w:id="7759" w:author="JIE  SUN" w:date="2018-06-21T19:22:00Z">
          <w:pPr/>
        </w:pPrChange>
      </w:pPr>
      <w:bookmarkStart w:id="7760" w:name="_Toc518661948"/>
      <w:ins w:id="7761" w:author="jie sun" w:date="2018-04-18T21:05:00Z">
        <w:r w:rsidRPr="00222476">
          <w:t>Action Recognition Algorithms</w:t>
        </w:r>
      </w:ins>
      <w:bookmarkEnd w:id="7760"/>
    </w:p>
    <w:p w14:paraId="62B52A1A" w14:textId="7F1A40B5" w:rsidR="00222476" w:rsidRPr="00FA4034" w:rsidRDefault="007C7533" w:rsidP="00222476">
      <w:pPr>
        <w:pStyle w:val="Heading3"/>
        <w:rPr>
          <w:lang w:val="en-GB"/>
        </w:rPr>
      </w:pPr>
      <w:bookmarkStart w:id="7762" w:name="_Toc14651"/>
      <w:bookmarkStart w:id="7763" w:name="_Toc23301"/>
      <w:bookmarkStart w:id="7764" w:name="_Toc322"/>
      <w:bookmarkStart w:id="7765" w:name="_Toc7006"/>
      <w:bookmarkStart w:id="7766" w:name="_Toc26236"/>
      <w:bookmarkStart w:id="7767" w:name="_Toc98"/>
      <w:bookmarkStart w:id="7768" w:name="_Toc21278"/>
      <w:bookmarkStart w:id="7769" w:name="_Toc28662"/>
      <w:bookmarkStart w:id="7770" w:name="_Toc27348"/>
      <w:bookmarkStart w:id="7771" w:name="_Toc518661949"/>
      <w:ins w:id="7772" w:author="jie sun" w:date="2018-04-16T21:28:00Z">
        <w:r w:rsidRPr="00971A14">
          <w:rPr>
            <w:lang w:val="en-GB"/>
          </w:rPr>
          <w:t>I</w:t>
        </w:r>
      </w:ins>
      <w:del w:id="7773" w:author="jie sun" w:date="2018-04-16T21:28:00Z">
        <w:r w:rsidR="00D5184D" w:rsidRPr="00971A14" w:rsidDel="007C7533">
          <w:rPr>
            <w:rFonts w:hint="eastAsia"/>
            <w:lang w:val="en-GB"/>
          </w:rPr>
          <w:delText>i</w:delText>
        </w:r>
      </w:del>
      <w:r w:rsidR="00D5184D" w:rsidRPr="00971A14">
        <w:rPr>
          <w:rFonts w:hint="eastAsia"/>
          <w:lang w:val="en-GB"/>
        </w:rPr>
        <w:t>dentify</w:t>
      </w:r>
      <w:r w:rsidR="007B5BB5">
        <w:rPr>
          <w:lang w:val="en-GB"/>
        </w:rPr>
        <w:t>ing</w:t>
      </w:r>
      <w:r w:rsidR="00D5184D" w:rsidRPr="00971A14">
        <w:rPr>
          <w:rFonts w:hint="eastAsia"/>
          <w:lang w:val="en-GB"/>
        </w:rPr>
        <w:t xml:space="preserve"> </w:t>
      </w:r>
      <w:ins w:id="7774" w:author="jie sun" w:date="2018-04-16T21:27:00Z">
        <w:del w:id="7775" w:author="JIE  SUN" w:date="2018-06-21T13:49:00Z">
          <w:r w:rsidRPr="00971A14" w:rsidDel="00D81616">
            <w:rPr>
              <w:lang w:val="en-GB"/>
            </w:rPr>
            <w:delText>T</w:delText>
          </w:r>
        </w:del>
      </w:ins>
      <w:del w:id="7776" w:author="JIE  SUN" w:date="2018-06-21T13:49:00Z">
        <w:r w:rsidR="00D5184D" w:rsidRPr="00971A14" w:rsidDel="00D81616">
          <w:rPr>
            <w:rFonts w:hint="eastAsia"/>
            <w:lang w:val="en-GB"/>
          </w:rPr>
          <w:delText xml:space="preserve">three </w:delText>
        </w:r>
      </w:del>
      <w:ins w:id="7777" w:author="jie sun" w:date="2018-04-16T21:27:00Z">
        <w:del w:id="7778" w:author="JIE  SUN" w:date="2018-06-21T13:49:00Z">
          <w:r w:rsidRPr="00971A14" w:rsidDel="00D81616">
            <w:rPr>
              <w:lang w:val="en-GB"/>
            </w:rPr>
            <w:delText>A</w:delText>
          </w:r>
        </w:del>
      </w:ins>
      <w:del w:id="7779" w:author="JIE  SUN" w:date="2018-06-21T13:49:00Z">
        <w:r w:rsidR="00D5184D" w:rsidRPr="00971A14" w:rsidDel="00D81616">
          <w:rPr>
            <w:rFonts w:hint="eastAsia"/>
            <w:lang w:val="en-GB"/>
          </w:rPr>
          <w:delText>actions</w:delText>
        </w:r>
      </w:del>
      <w:bookmarkEnd w:id="7762"/>
      <w:bookmarkEnd w:id="7763"/>
      <w:bookmarkEnd w:id="7764"/>
      <w:bookmarkEnd w:id="7765"/>
      <w:bookmarkEnd w:id="7766"/>
      <w:bookmarkEnd w:id="7767"/>
      <w:bookmarkEnd w:id="7768"/>
      <w:bookmarkEnd w:id="7769"/>
      <w:bookmarkEnd w:id="7770"/>
      <w:ins w:id="7780" w:author="JIE  SUN" w:date="2018-06-21T13:49:00Z">
        <w:r w:rsidR="00D81616" w:rsidRPr="00971A14">
          <w:rPr>
            <w:lang w:val="en-GB"/>
          </w:rPr>
          <w:t>Two Gestures</w:t>
        </w:r>
      </w:ins>
      <w:r w:rsidR="000B648F">
        <w:rPr>
          <w:lang w:val="en-GB"/>
        </w:rPr>
        <w:t xml:space="preserve"> </w:t>
      </w:r>
      <w:r w:rsidR="000B648F">
        <w:rPr>
          <w:rFonts w:hint="eastAsia"/>
          <w:lang w:val="en-GB"/>
        </w:rPr>
        <w:t>b</w:t>
      </w:r>
      <w:r w:rsidR="002F107F">
        <w:rPr>
          <w:lang w:val="en-GB"/>
        </w:rPr>
        <w:t>y Two K</w:t>
      </w:r>
      <w:r w:rsidR="00901D5E">
        <w:rPr>
          <w:lang w:val="en-GB"/>
        </w:rPr>
        <w:t>ind</w:t>
      </w:r>
      <w:r w:rsidR="00791CBB">
        <w:rPr>
          <w:lang w:val="en-GB"/>
        </w:rPr>
        <w:t>s</w:t>
      </w:r>
      <w:r w:rsidR="007B5BB5">
        <w:rPr>
          <w:lang w:val="en-GB"/>
        </w:rPr>
        <w:t xml:space="preserve"> of </w:t>
      </w:r>
      <w:r w:rsidR="007B5BB5">
        <w:rPr>
          <w:rFonts w:hint="eastAsia"/>
          <w:lang w:val="en-GB"/>
        </w:rPr>
        <w:t>Ang</w:t>
      </w:r>
      <w:r w:rsidR="007B5BB5">
        <w:rPr>
          <w:lang w:val="en-GB"/>
        </w:rPr>
        <w:t>les</w:t>
      </w:r>
      <w:bookmarkEnd w:id="7771"/>
    </w:p>
    <w:p w14:paraId="563EAE6D" w14:textId="04F1B8B4" w:rsidR="00F42978" w:rsidRDefault="002258D4">
      <w:pPr>
        <w:rPr>
          <w:lang w:val="en-US"/>
        </w:rPr>
      </w:pPr>
      <w:ins w:id="7781" w:author="JIE  SUN" w:date="2018-06-21T21:29:00Z">
        <w:r>
          <w:rPr>
            <w:lang w:val="en-US"/>
          </w:rPr>
          <w:t xml:space="preserve">Basing on the </w:t>
        </w:r>
      </w:ins>
      <w:ins w:id="7782" w:author="JIE  SUN" w:date="2018-06-21T21:31:00Z">
        <w:r>
          <w:rPr>
            <w:lang w:val="en-US"/>
          </w:rPr>
          <w:t xml:space="preserve">last two sections, we can get the spinning angle </w:t>
        </w:r>
      </w:ins>
      <w:ins w:id="7783" w:author="JIE  SUN" w:date="2018-06-21T21:41:00Z">
        <w:r w:rsidR="0039577D">
          <w:rPr>
            <w:lang w:val="en-US"/>
          </w:rPr>
          <w:t xml:space="preserve">and the </w:t>
        </w:r>
      </w:ins>
      <w:ins w:id="7784" w:author="JIE  SUN" w:date="2018-06-21T21:31:00Z">
        <w:r>
          <w:rPr>
            <w:lang w:val="en-US"/>
          </w:rPr>
          <w:t>inclination angle in three axes.</w:t>
        </w:r>
      </w:ins>
      <w:ins w:id="7785" w:author="JIE  SUN" w:date="2018-06-21T21:34:00Z">
        <w:r>
          <w:rPr>
            <w:lang w:val="en-US"/>
          </w:rPr>
          <w:t xml:space="preserve"> In this section,</w:t>
        </w:r>
      </w:ins>
      <w:ins w:id="7786" w:author="JIE  SUN" w:date="2018-06-21T21:31:00Z">
        <w:r>
          <w:rPr>
            <w:lang w:val="en-US"/>
          </w:rPr>
          <w:t xml:space="preserve"> </w:t>
        </w:r>
      </w:ins>
      <w:ins w:id="7787" w:author="JIE  SUN" w:date="2018-06-21T21:50:00Z">
        <w:r w:rsidR="00B90B9F">
          <w:rPr>
            <w:lang w:val="en-US"/>
          </w:rPr>
          <w:t>first of all,</w:t>
        </w:r>
      </w:ins>
      <w:ins w:id="7788" w:author="JIE  SUN" w:date="2018-06-21T21:55:00Z">
        <w:r w:rsidR="00B90B9F">
          <w:rPr>
            <w:lang w:val="en-US"/>
          </w:rPr>
          <w:t xml:space="preserve"> </w:t>
        </w:r>
      </w:ins>
      <w:ins w:id="7789" w:author="JIE  SUN" w:date="2018-06-21T21:57:00Z">
        <w:r w:rsidR="00B90B9F">
          <w:rPr>
            <w:lang w:val="en-US"/>
          </w:rPr>
          <w:t xml:space="preserve">it is to </w:t>
        </w:r>
      </w:ins>
      <w:ins w:id="7790" w:author="JIE  SUN" w:date="2018-06-21T21:55:00Z">
        <w:r w:rsidR="00B90B9F">
          <w:rPr>
            <w:lang w:val="en-US"/>
          </w:rPr>
          <w:t>analyze the changes of the angles during a movement to</w:t>
        </w:r>
      </w:ins>
      <w:ins w:id="7791" w:author="JIE  SUN" w:date="2018-06-21T21:50:00Z">
        <w:r w:rsidR="00B90B9F">
          <w:rPr>
            <w:lang w:val="en-US"/>
          </w:rPr>
          <w:t xml:space="preserve"> </w:t>
        </w:r>
      </w:ins>
      <w:ins w:id="7792" w:author="JIE  SUN" w:date="2018-06-21T21:46:00Z">
        <w:r w:rsidR="00B90B9F">
          <w:rPr>
            <w:lang w:val="en-US"/>
          </w:rPr>
          <w:t>find</w:t>
        </w:r>
        <w:r w:rsidR="0039577D">
          <w:rPr>
            <w:lang w:val="en-US"/>
          </w:rPr>
          <w:t xml:space="preserve"> the regulation</w:t>
        </w:r>
      </w:ins>
      <w:ins w:id="7793" w:author="JIE  SUN" w:date="2018-06-21T21:49:00Z">
        <w:r w:rsidR="00B90B9F">
          <w:rPr>
            <w:lang w:val="en-US"/>
          </w:rPr>
          <w:t>s</w:t>
        </w:r>
      </w:ins>
      <w:ins w:id="7794" w:author="JIE  SUN" w:date="2018-06-21T21:56:00Z">
        <w:r w:rsidR="00B90B9F">
          <w:rPr>
            <w:lang w:val="en-US"/>
          </w:rPr>
          <w:t>; and then</w:t>
        </w:r>
      </w:ins>
      <w:ins w:id="7795" w:author="JIE  SUN" w:date="2018-06-21T21:57:00Z">
        <w:r w:rsidR="00B90B9F">
          <w:rPr>
            <w:lang w:val="en-US"/>
          </w:rPr>
          <w:t xml:space="preserve">, </w:t>
        </w:r>
      </w:ins>
      <w:ins w:id="7796" w:author="JIE  SUN" w:date="2018-06-21T21:59:00Z">
        <w:r w:rsidR="00F42978">
          <w:rPr>
            <w:lang w:val="en-US"/>
          </w:rPr>
          <w:t>the next step is to make the restriction conditions</w:t>
        </w:r>
      </w:ins>
      <w:ins w:id="7797" w:author="JIE  SUN" w:date="2018-06-21T22:02:00Z">
        <w:r w:rsidR="00F42978">
          <w:rPr>
            <w:lang w:val="en-US"/>
          </w:rPr>
          <w:t xml:space="preserve"> of the</w:t>
        </w:r>
      </w:ins>
      <w:ins w:id="7798" w:author="JIE  SUN" w:date="2018-06-21T22:03:00Z">
        <w:r w:rsidR="00F42978">
          <w:rPr>
            <w:lang w:val="en-US"/>
          </w:rPr>
          <w:t xml:space="preserve"> change</w:t>
        </w:r>
      </w:ins>
      <w:ins w:id="7799" w:author="JIE  SUN" w:date="2018-06-21T21:59:00Z">
        <w:r w:rsidR="00F42978">
          <w:rPr>
            <w:lang w:val="en-US"/>
          </w:rPr>
          <w:t xml:space="preserve"> scope of </w:t>
        </w:r>
      </w:ins>
      <w:ins w:id="7800" w:author="JIE  SUN" w:date="2018-06-21T22:03:00Z">
        <w:r w:rsidR="00F42978">
          <w:rPr>
            <w:lang w:val="en-US"/>
          </w:rPr>
          <w:t xml:space="preserve">those two kinds of angles. </w:t>
        </w:r>
      </w:ins>
    </w:p>
    <w:p w14:paraId="48477A60" w14:textId="77777777" w:rsidR="00735DB4" w:rsidRDefault="00735DB4">
      <w:pPr>
        <w:rPr>
          <w:ins w:id="7801" w:author="JIE  SUN" w:date="2018-06-21T22:14:00Z"/>
          <w:lang w:val="en-US"/>
        </w:rPr>
      </w:pPr>
    </w:p>
    <w:p w14:paraId="3DB6637D" w14:textId="77777777" w:rsidR="0087014B" w:rsidDel="00F42978" w:rsidRDefault="00D5184D">
      <w:pPr>
        <w:rPr>
          <w:del w:id="7802" w:author="JIE  SUN" w:date="2018-06-21T22:05:00Z"/>
          <w:lang w:val="en-US"/>
        </w:rPr>
      </w:pPr>
      <w:del w:id="7803" w:author="JIE  SUN" w:date="2018-06-21T21:34:00Z">
        <w:r w:rsidDel="002258D4">
          <w:rPr>
            <w:rFonts w:hint="eastAsia"/>
            <w:lang w:val="en-US"/>
          </w:rPr>
          <w:delText>T</w:delText>
        </w:r>
      </w:del>
      <w:del w:id="7804" w:author="JIE  SUN" w:date="2018-06-21T21:46:00Z">
        <w:r w:rsidDel="0039577D">
          <w:rPr>
            <w:rFonts w:hint="eastAsia"/>
            <w:lang w:val="en-US"/>
          </w:rPr>
          <w:delText>he standards for the definition of restrictions</w:delText>
        </w:r>
      </w:del>
      <w:del w:id="7805" w:author="JIE  SUN" w:date="2018-06-21T21:56:00Z">
        <w:r w:rsidDel="00B90B9F">
          <w:rPr>
            <w:rFonts w:hint="eastAsia"/>
            <w:lang w:val="en-US"/>
          </w:rPr>
          <w:delText xml:space="preserve"> </w:delText>
        </w:r>
      </w:del>
      <w:del w:id="7806" w:author="JIE  SUN" w:date="2018-06-21T22:05:00Z">
        <w:r w:rsidDel="00F42978">
          <w:rPr>
            <w:rFonts w:hint="eastAsia"/>
            <w:lang w:val="en-US"/>
          </w:rPr>
          <w:delText xml:space="preserve">for the spinning angle and the deflection angle are to control those two kinds of angles together to </w:delText>
        </w:r>
      </w:del>
      <w:del w:id="7807" w:author="JIE  SUN" w:date="2018-06-21T21:29:00Z">
        <w:r w:rsidDel="002258D4">
          <w:rPr>
            <w:rFonts w:hint="eastAsia"/>
            <w:lang w:val="en-US"/>
          </w:rPr>
          <w:delText xml:space="preserve">control </w:delText>
        </w:r>
      </w:del>
      <w:del w:id="7808" w:author="JIE  SUN" w:date="2018-06-21T22:05:00Z">
        <w:r w:rsidDel="00F42978">
          <w:rPr>
            <w:rFonts w:hint="eastAsia"/>
            <w:lang w:val="en-US"/>
          </w:rPr>
          <w:delText>the glow stick lighting a specified color in a fixing area or a fixing action. So here for making the restriction of angle range of the action we should catch the real data and think a</w:delText>
        </w:r>
      </w:del>
      <w:ins w:id="7809" w:author="jie sun" w:date="2018-04-11T17:32:00Z">
        <w:del w:id="7810" w:author="JIE  SUN" w:date="2018-06-21T22:05:00Z">
          <w:r w:rsidR="00C91EA7" w:rsidDel="00F42978">
            <w:rPr>
              <w:lang w:val="en-US"/>
            </w:rPr>
            <w:delText>n</w:delText>
          </w:r>
        </w:del>
      </w:ins>
      <w:del w:id="7811" w:author="JIE  SUN" w:date="2018-06-21T22:05:00Z">
        <w:r w:rsidDel="00F42978">
          <w:rPr>
            <w:rFonts w:hint="eastAsia"/>
            <w:lang w:val="en-US"/>
          </w:rPr>
          <w:delText xml:space="preserve"> abstract space diagram to make sure a useful standards or restrictions.</w:delText>
        </w:r>
      </w:del>
    </w:p>
    <w:p w14:paraId="19138EB9" w14:textId="1E030B49" w:rsidR="0087014B" w:rsidRDefault="00D5184D">
      <w:pPr>
        <w:pStyle w:val="Caption"/>
        <w:rPr>
          <w:lang w:val="en-US"/>
        </w:rPr>
        <w:pPrChange w:id="7812" w:author="像个男人一样" w:date="2018-03-21T02:14:00Z">
          <w:pPr/>
        </w:pPrChange>
      </w:pPr>
      <w:r w:rsidRPr="00606542">
        <w:rPr>
          <w:iCs w:val="0"/>
          <w:color w:val="auto"/>
          <w:sz w:val="24"/>
          <w:szCs w:val="22"/>
          <w:lang w:val="en-US"/>
        </w:rPr>
        <w:t xml:space="preserve">There are two ranges of self-spinning angle and </w:t>
      </w:r>
      <w:del w:id="7813" w:author="JIE  SUN" w:date="2018-06-21T22:06:00Z">
        <w:r w:rsidRPr="00606542" w:rsidDel="00F42978">
          <w:rPr>
            <w:iCs w:val="0"/>
            <w:color w:val="auto"/>
            <w:sz w:val="24"/>
            <w:szCs w:val="22"/>
            <w:lang w:val="en-US"/>
          </w:rPr>
          <w:delText xml:space="preserve">deflection </w:delText>
        </w:r>
      </w:del>
      <w:ins w:id="7814" w:author="JIE  SUN" w:date="2018-06-21T22:06:00Z">
        <w:r w:rsidR="00F42978">
          <w:rPr>
            <w:iCs w:val="0"/>
            <w:color w:val="auto"/>
            <w:sz w:val="24"/>
            <w:szCs w:val="22"/>
            <w:lang w:val="en-US"/>
          </w:rPr>
          <w:t>inclination</w:t>
        </w:r>
        <w:r w:rsidR="00F42978" w:rsidRPr="00606542">
          <w:rPr>
            <w:iCs w:val="0"/>
            <w:color w:val="auto"/>
            <w:sz w:val="24"/>
            <w:szCs w:val="22"/>
            <w:lang w:val="en-US"/>
          </w:rPr>
          <w:t xml:space="preserve"> </w:t>
        </w:r>
      </w:ins>
      <w:r w:rsidRPr="00606542">
        <w:rPr>
          <w:iCs w:val="0"/>
          <w:color w:val="auto"/>
          <w:sz w:val="24"/>
          <w:szCs w:val="22"/>
          <w:lang w:val="en-US"/>
        </w:rPr>
        <w:t xml:space="preserve">angle from gyro and accelerometer, which be used together to identify </w:t>
      </w:r>
      <w:ins w:id="7815" w:author="JIE  SUN" w:date="2018-06-21T22:07:00Z">
        <w:r w:rsidR="00F42978">
          <w:rPr>
            <w:iCs w:val="0"/>
            <w:color w:val="auto"/>
            <w:sz w:val="24"/>
            <w:szCs w:val="22"/>
            <w:lang w:val="en-US"/>
          </w:rPr>
          <w:t xml:space="preserve">two </w:t>
        </w:r>
      </w:ins>
      <w:del w:id="7816" w:author="JIE  SUN" w:date="2018-06-21T22:07:00Z">
        <w:r w:rsidRPr="00606542" w:rsidDel="00F42978">
          <w:rPr>
            <w:iCs w:val="0"/>
            <w:color w:val="auto"/>
            <w:sz w:val="24"/>
            <w:szCs w:val="22"/>
            <w:lang w:val="en-US"/>
          </w:rPr>
          <w:delText>actions</w:delText>
        </w:r>
      </w:del>
      <w:ins w:id="7817" w:author="JIE  SUN" w:date="2018-06-21T22:07:00Z">
        <w:r w:rsidR="00F42978">
          <w:rPr>
            <w:iCs w:val="0"/>
            <w:color w:val="auto"/>
            <w:sz w:val="24"/>
            <w:szCs w:val="22"/>
            <w:lang w:val="en-US"/>
          </w:rPr>
          <w:t>gestures</w:t>
        </w:r>
      </w:ins>
      <w:r w:rsidRPr="00606542">
        <w:rPr>
          <w:iCs w:val="0"/>
          <w:color w:val="auto"/>
          <w:sz w:val="24"/>
          <w:szCs w:val="22"/>
          <w:lang w:val="en-US"/>
        </w:rPr>
        <w:t xml:space="preserve">. For example, the action1, when you rotate the glow sticks </w:t>
      </w:r>
      <w:ins w:id="7818" w:author="JIE  SUN" w:date="2018-06-21T22:08:00Z">
        <w:r w:rsidR="00F42978">
          <w:rPr>
            <w:iCs w:val="0"/>
            <w:color w:val="auto"/>
            <w:sz w:val="24"/>
            <w:szCs w:val="22"/>
            <w:lang w:val="en-US"/>
          </w:rPr>
          <w:t xml:space="preserve">in three axes </w:t>
        </w:r>
      </w:ins>
      <w:r w:rsidRPr="00606542">
        <w:rPr>
          <w:iCs w:val="0"/>
          <w:color w:val="auto"/>
          <w:sz w:val="24"/>
          <w:szCs w:val="22"/>
          <w:lang w:val="en-US"/>
        </w:rPr>
        <w:t>over the range</w:t>
      </w:r>
      <w:ins w:id="7819" w:author="JIE  SUN" w:date="2018-06-21T22:09:00Z">
        <w:r w:rsidR="0092652C">
          <w:rPr>
            <w:iCs w:val="0"/>
            <w:color w:val="auto"/>
            <w:sz w:val="24"/>
            <w:szCs w:val="22"/>
            <w:lang w:val="en-US"/>
          </w:rPr>
          <w:t xml:space="preserve"> tested by Gyro</w:t>
        </w:r>
      </w:ins>
      <w:r w:rsidRPr="00606542">
        <w:rPr>
          <w:iCs w:val="0"/>
          <w:color w:val="auto"/>
          <w:sz w:val="24"/>
          <w:szCs w:val="22"/>
          <w:lang w:val="en-US"/>
        </w:rPr>
        <w:t>, it will</w:t>
      </w:r>
      <w:ins w:id="7820" w:author="JIE  SUN" w:date="2018-06-21T22:10:00Z">
        <w:r w:rsidR="0092652C">
          <w:rPr>
            <w:iCs w:val="0"/>
            <w:color w:val="auto"/>
            <w:sz w:val="24"/>
            <w:szCs w:val="22"/>
            <w:lang w:val="en-US"/>
          </w:rPr>
          <w:t xml:space="preserve"> be</w:t>
        </w:r>
      </w:ins>
      <w:r w:rsidRPr="00606542">
        <w:rPr>
          <w:iCs w:val="0"/>
          <w:color w:val="auto"/>
          <w:sz w:val="24"/>
          <w:szCs w:val="22"/>
          <w:lang w:val="en-US"/>
        </w:rPr>
        <w:t xml:space="preserve"> judge</w:t>
      </w:r>
      <w:ins w:id="7821" w:author="JIE  SUN" w:date="2018-06-21T22:10:00Z">
        <w:r w:rsidR="0092652C">
          <w:rPr>
            <w:iCs w:val="0"/>
            <w:color w:val="auto"/>
            <w:sz w:val="24"/>
            <w:szCs w:val="22"/>
            <w:lang w:val="en-US"/>
          </w:rPr>
          <w:t>d</w:t>
        </w:r>
      </w:ins>
      <w:r w:rsidRPr="00606542">
        <w:rPr>
          <w:iCs w:val="0"/>
          <w:color w:val="auto"/>
          <w:sz w:val="24"/>
          <w:szCs w:val="22"/>
          <w:lang w:val="en-US"/>
        </w:rPr>
        <w:t xml:space="preserve"> </w:t>
      </w:r>
      <w:del w:id="7822" w:author="jie sun" w:date="2018-04-11T17:33:00Z">
        <w:r w:rsidRPr="00606542" w:rsidDel="001668E1">
          <w:rPr>
            <w:iCs w:val="0"/>
            <w:color w:val="auto"/>
            <w:sz w:val="24"/>
            <w:szCs w:val="22"/>
            <w:lang w:val="en-US"/>
          </w:rPr>
          <w:delText>you in</w:delText>
        </w:r>
      </w:del>
      <w:ins w:id="7823" w:author="JIE  SUN" w:date="2018-06-21T22:10:00Z">
        <w:r w:rsidR="0092652C">
          <w:rPr>
            <w:iCs w:val="0"/>
            <w:color w:val="auto"/>
            <w:sz w:val="24"/>
            <w:szCs w:val="22"/>
            <w:lang w:val="en-US"/>
          </w:rPr>
          <w:t>as</w:t>
        </w:r>
      </w:ins>
      <w:ins w:id="7824" w:author="jie sun" w:date="2018-04-11T17:33:00Z">
        <w:del w:id="7825" w:author="JIE  SUN" w:date="2018-06-21T22:10:00Z">
          <w:r w:rsidR="001668E1" w:rsidDel="0092652C">
            <w:rPr>
              <w:iCs w:val="0"/>
              <w:color w:val="auto"/>
              <w:sz w:val="24"/>
              <w:szCs w:val="22"/>
              <w:lang w:val="en-US"/>
            </w:rPr>
            <w:delText>it</w:delText>
          </w:r>
        </w:del>
        <w:r w:rsidR="001668E1">
          <w:rPr>
            <w:iCs w:val="0"/>
            <w:color w:val="auto"/>
            <w:sz w:val="24"/>
            <w:szCs w:val="22"/>
            <w:lang w:val="en-US"/>
          </w:rPr>
          <w:t xml:space="preserve"> </w:t>
        </w:r>
      </w:ins>
      <w:del w:id="7826" w:author="jie sun" w:date="2018-04-11T17:33:00Z">
        <w:r w:rsidRPr="00606542" w:rsidDel="001668E1">
          <w:rPr>
            <w:iCs w:val="0"/>
            <w:color w:val="auto"/>
            <w:sz w:val="24"/>
            <w:szCs w:val="22"/>
            <w:lang w:val="en-US"/>
          </w:rPr>
          <w:delText xml:space="preserve"> </w:delText>
        </w:r>
      </w:del>
      <w:r w:rsidRPr="00606542">
        <w:rPr>
          <w:iCs w:val="0"/>
          <w:color w:val="auto"/>
          <w:sz w:val="24"/>
          <w:szCs w:val="22"/>
          <w:lang w:val="en-US"/>
        </w:rPr>
        <w:t>a wrong action or not action1</w:t>
      </w:r>
      <w:ins w:id="7827" w:author="JIE  SUN" w:date="2018-06-21T22:08:00Z">
        <w:r w:rsidR="00F42978">
          <w:rPr>
            <w:iCs w:val="0"/>
            <w:color w:val="auto"/>
            <w:sz w:val="24"/>
            <w:szCs w:val="22"/>
            <w:lang w:val="en-US"/>
          </w:rPr>
          <w:t xml:space="preserve"> even the inclination can meet the standards</w:t>
        </w:r>
      </w:ins>
      <w:del w:id="7828" w:author="JIE  SUN" w:date="2018-06-21T22:08:00Z">
        <w:r w:rsidRPr="00606542" w:rsidDel="00F42978">
          <w:rPr>
            <w:iCs w:val="0"/>
            <w:color w:val="auto"/>
            <w:sz w:val="24"/>
            <w:szCs w:val="22"/>
            <w:lang w:val="en-US"/>
          </w:rPr>
          <w:delText>, this can be tested by gyro</w:delText>
        </w:r>
      </w:del>
      <w:r w:rsidRPr="00606542">
        <w:rPr>
          <w:iCs w:val="0"/>
          <w:color w:val="auto"/>
          <w:sz w:val="24"/>
          <w:szCs w:val="22"/>
          <w:lang w:val="en-US"/>
        </w:rPr>
        <w:t xml:space="preserve">. </w:t>
      </w:r>
      <w:del w:id="7829" w:author="JIE  SUN" w:date="2018-06-21T22:10:00Z">
        <w:r w:rsidRPr="00606542" w:rsidDel="0092652C">
          <w:rPr>
            <w:iCs w:val="0"/>
            <w:color w:val="auto"/>
            <w:sz w:val="24"/>
            <w:szCs w:val="22"/>
            <w:lang w:val="en-US"/>
          </w:rPr>
          <w:delText xml:space="preserve">And </w:delText>
        </w:r>
      </w:del>
      <w:ins w:id="7830" w:author="JIE  SUN" w:date="2018-06-21T22:10:00Z">
        <w:r w:rsidR="0092652C">
          <w:rPr>
            <w:iCs w:val="0"/>
            <w:color w:val="auto"/>
            <w:sz w:val="24"/>
            <w:szCs w:val="22"/>
            <w:lang w:val="en-US"/>
          </w:rPr>
          <w:t>On the other hand,</w:t>
        </w:r>
        <w:r w:rsidR="0092652C" w:rsidRPr="00606542">
          <w:rPr>
            <w:iCs w:val="0"/>
            <w:color w:val="auto"/>
            <w:sz w:val="24"/>
            <w:szCs w:val="22"/>
            <w:lang w:val="en-US"/>
          </w:rPr>
          <w:t xml:space="preserve"> </w:t>
        </w:r>
      </w:ins>
      <w:del w:id="7831"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 xml:space="preserve">when you shake the glow stick in a very small angle </w:t>
      </w:r>
      <w:ins w:id="7832" w:author="JIE  SUN" w:date="2018-06-21T22:09:00Z">
        <w:r w:rsidR="00F42978">
          <w:rPr>
            <w:iCs w:val="0"/>
            <w:color w:val="auto"/>
            <w:sz w:val="24"/>
            <w:szCs w:val="22"/>
            <w:lang w:val="en-US"/>
          </w:rPr>
          <w:t xml:space="preserve">change </w:t>
        </w:r>
      </w:ins>
      <w:r w:rsidRPr="00606542">
        <w:rPr>
          <w:iCs w:val="0"/>
          <w:color w:val="auto"/>
          <w:sz w:val="24"/>
          <w:szCs w:val="22"/>
          <w:lang w:val="en-US"/>
        </w:rPr>
        <w:t xml:space="preserve">range </w:t>
      </w:r>
      <w:del w:id="7833" w:author="JIE  SUN" w:date="2018-06-21T22:11:00Z">
        <w:r w:rsidRPr="00606542" w:rsidDel="0092652C">
          <w:rPr>
            <w:iCs w:val="0"/>
            <w:color w:val="auto"/>
            <w:sz w:val="24"/>
            <w:szCs w:val="22"/>
            <w:lang w:val="en-US"/>
          </w:rPr>
          <w:delText>relative with the gravity</w:delText>
        </w:r>
      </w:del>
      <w:ins w:id="7834" w:author="JIE  SUN" w:date="2018-06-21T22:11:00Z">
        <w:r w:rsidR="0092652C">
          <w:rPr>
            <w:iCs w:val="0"/>
            <w:color w:val="auto"/>
            <w:sz w:val="24"/>
            <w:szCs w:val="22"/>
            <w:lang w:val="en-US"/>
          </w:rPr>
          <w:t>tested by accelerometer</w:t>
        </w:r>
      </w:ins>
      <w:r w:rsidRPr="00606542">
        <w:rPr>
          <w:iCs w:val="0"/>
          <w:color w:val="auto"/>
          <w:sz w:val="24"/>
          <w:szCs w:val="22"/>
          <w:lang w:val="en-US"/>
        </w:rPr>
        <w:t>, it can</w:t>
      </w:r>
      <w:ins w:id="7835"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w:t>
      </w:r>
      <w:del w:id="7836" w:author="JIE  SUN" w:date="2018-06-21T13:53:00Z">
        <w:r w:rsidRPr="00606542" w:rsidDel="00252560">
          <w:rPr>
            <w:iCs w:val="0"/>
            <w:color w:val="auto"/>
            <w:sz w:val="24"/>
            <w:szCs w:val="22"/>
            <w:lang w:val="en-US"/>
          </w:rPr>
          <w:delText>are not satisfied with</w:delText>
        </w:r>
      </w:del>
      <w:ins w:id="7837" w:author="JIE  SUN" w:date="2018-06-21T13:53:00Z">
        <w:r w:rsidR="00252560">
          <w:rPr>
            <w:iCs w:val="0"/>
            <w:color w:val="auto"/>
            <w:sz w:val="24"/>
            <w:szCs w:val="22"/>
            <w:lang w:val="en-US"/>
          </w:rPr>
          <w:t>does not meet the</w:t>
        </w:r>
      </w:ins>
      <w:r w:rsidRPr="00606542">
        <w:rPr>
          <w:iCs w:val="0"/>
          <w:color w:val="auto"/>
          <w:sz w:val="24"/>
          <w:szCs w:val="22"/>
          <w:lang w:val="en-US"/>
        </w:rPr>
        <w:t xml:space="preserve"> standards</w:t>
      </w:r>
      <w:del w:id="7838" w:author="JIE  SUN" w:date="2018-06-21T22:11:00Z">
        <w:r w:rsidRPr="00606542" w:rsidDel="0092652C">
          <w:rPr>
            <w:iCs w:val="0"/>
            <w:color w:val="auto"/>
            <w:sz w:val="24"/>
            <w:szCs w:val="22"/>
            <w:lang w:val="en-US"/>
          </w:rPr>
          <w:delText xml:space="preserve"> which can be tested by Accelerometer.</w:delText>
        </w:r>
      </w:del>
      <w:ins w:id="7839" w:author="JIE  SUN" w:date="2018-06-21T22:11:00Z">
        <w:r w:rsidR="0092652C">
          <w:rPr>
            <w:iCs w:val="0"/>
            <w:color w:val="auto"/>
            <w:sz w:val="24"/>
            <w:szCs w:val="22"/>
            <w:lang w:val="en-US"/>
          </w:rPr>
          <w:t>.</w:t>
        </w:r>
      </w:ins>
    </w:p>
    <w:p w14:paraId="75D4B413" w14:textId="77777777" w:rsidR="00FA4034" w:rsidRPr="00FA4034" w:rsidRDefault="00FA4034" w:rsidP="00FA4034">
      <w:pPr>
        <w:rPr>
          <w:lang w:val="en-US"/>
          <w:rPrChange w:id="7840" w:author="jie sun" w:date="2018-04-08T14:40:00Z">
            <w:rPr>
              <w:color w:val="44546A" w:themeColor="text2"/>
              <w:lang w:val="en-US"/>
            </w:rPr>
          </w:rPrChange>
        </w:rPr>
      </w:pPr>
    </w:p>
    <w:p w14:paraId="1E5720A8" w14:textId="77777777" w:rsidR="0087014B" w:rsidRPr="00FA4034" w:rsidDel="00936904" w:rsidRDefault="00D5184D">
      <w:pPr>
        <w:pStyle w:val="Caption"/>
        <w:rPr>
          <w:ins w:id="7841" w:author="jie sun" w:date="2018-04-18T21:06:00Z"/>
          <w:del w:id="7842" w:author="JIE  SUN" w:date="2018-06-21T22:18:00Z"/>
          <w:color w:val="auto"/>
          <w:sz w:val="28"/>
          <w:szCs w:val="24"/>
          <w:lang w:val="en-GB"/>
        </w:rPr>
      </w:pPr>
      <w:del w:id="7843" w:author="JIE  SUN" w:date="2018-06-21T22:18:00Z">
        <w:r w:rsidRPr="00FA4034" w:rsidDel="00936904">
          <w:rPr>
            <w:color w:val="auto"/>
            <w:sz w:val="28"/>
            <w:szCs w:val="24"/>
            <w:lang w:val="en-GB"/>
          </w:rPr>
          <w:delText>There are some angle range restriction</w:delText>
        </w:r>
      </w:del>
      <w:ins w:id="7844" w:author="jie sun" w:date="2018-04-08T18:29:00Z">
        <w:del w:id="7845" w:author="JIE  SUN" w:date="2018-06-21T22:18:00Z">
          <w:r w:rsidR="009E530B" w:rsidRPr="00FA4034" w:rsidDel="00936904">
            <w:rPr>
              <w:color w:val="auto"/>
              <w:sz w:val="28"/>
              <w:szCs w:val="24"/>
              <w:lang w:val="en-GB"/>
            </w:rPr>
            <w:delText>s</w:delText>
          </w:r>
        </w:del>
      </w:ins>
      <w:del w:id="7846" w:author="JIE  SUN" w:date="2018-06-21T22:18:00Z">
        <w:r w:rsidRPr="00FA4034" w:rsidDel="00936904">
          <w:rPr>
            <w:color w:val="auto"/>
            <w:sz w:val="28"/>
            <w:szCs w:val="24"/>
            <w:lang w:val="en-GB"/>
          </w:rPr>
          <w:delText xml:space="preserve"> below for </w:delText>
        </w:r>
      </w:del>
      <w:del w:id="7847" w:author="JIE  SUN" w:date="2018-06-21T13:50:00Z">
        <w:r w:rsidRPr="00FA4034" w:rsidDel="00D81616">
          <w:rPr>
            <w:color w:val="auto"/>
            <w:sz w:val="28"/>
            <w:szCs w:val="24"/>
            <w:lang w:val="en-GB"/>
          </w:rPr>
          <w:delText xml:space="preserve">three different </w:delText>
        </w:r>
      </w:del>
      <w:del w:id="7848" w:author="JIE  SUN" w:date="2018-06-21T22:18:00Z">
        <w:r w:rsidRPr="00FA4034" w:rsidDel="00936904">
          <w:rPr>
            <w:color w:val="auto"/>
            <w:sz w:val="28"/>
            <w:szCs w:val="24"/>
            <w:lang w:val="en-GB"/>
          </w:rPr>
          <w:delText>actions.</w:delText>
        </w:r>
      </w:del>
      <w:bookmarkStart w:id="7849" w:name="_Toc517900498"/>
      <w:bookmarkStart w:id="7850" w:name="_Toc517900767"/>
      <w:bookmarkStart w:id="7851" w:name="_Toc517900903"/>
      <w:bookmarkStart w:id="7852" w:name="_Toc517901035"/>
      <w:bookmarkStart w:id="7853" w:name="_Toc517902550"/>
      <w:bookmarkStart w:id="7854" w:name="_Toc517903000"/>
      <w:bookmarkStart w:id="7855" w:name="_Toc517903567"/>
      <w:bookmarkStart w:id="7856" w:name="_Toc517903703"/>
      <w:bookmarkStart w:id="7857" w:name="_Toc517903975"/>
      <w:bookmarkStart w:id="7858" w:name="_Toc517904110"/>
      <w:bookmarkStart w:id="7859" w:name="_Toc517973769"/>
      <w:bookmarkStart w:id="7860" w:name="_Toc517973898"/>
      <w:bookmarkStart w:id="7861" w:name="_Toc517974025"/>
      <w:bookmarkStart w:id="7862" w:name="_Toc517974278"/>
      <w:bookmarkStart w:id="7863" w:name="_Toc518334442"/>
      <w:bookmarkStart w:id="7864" w:name="_Toc518334712"/>
      <w:bookmarkStart w:id="7865" w:name="_Toc518334842"/>
      <w:bookmarkStart w:id="7866" w:name="_Toc518589475"/>
      <w:bookmarkStart w:id="7867" w:name="_Toc518661813"/>
      <w:bookmarkStart w:id="7868" w:name="_Toc518661950"/>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p>
    <w:p w14:paraId="0F8C9185" w14:textId="2D027BA5" w:rsidR="00BD66EE" w:rsidRPr="00A70793" w:rsidRDefault="00AB4D3D" w:rsidP="00FA4034">
      <w:pPr>
        <w:pStyle w:val="Heading3"/>
        <w:rPr>
          <w:ins w:id="7869" w:author="jie sun" w:date="2018-04-18T21:06:00Z"/>
          <w:lang w:val="en-GB"/>
        </w:rPr>
      </w:pPr>
      <w:bookmarkStart w:id="7870" w:name="_Toc518661951"/>
      <w:ins w:id="7871" w:author="JIE  SUN" w:date="2018-06-21T21:02:00Z">
        <w:r w:rsidRPr="00FA4034">
          <w:rPr>
            <w:lang w:val="en-GB"/>
          </w:rPr>
          <w:t xml:space="preserve">The </w:t>
        </w:r>
      </w:ins>
      <w:ins w:id="7872" w:author="jie sun" w:date="2018-04-18T21:06:00Z">
        <w:r w:rsidR="00BD66EE" w:rsidRPr="00FA4034">
          <w:rPr>
            <w:lang w:val="en-GB"/>
          </w:rPr>
          <w:t xml:space="preserve">Period </w:t>
        </w:r>
      </w:ins>
      <w:ins w:id="7873" w:author="JIE  SUN" w:date="2018-06-21T21:03:00Z">
        <w:r w:rsidRPr="00FA4034">
          <w:rPr>
            <w:lang w:val="en-GB"/>
          </w:rPr>
          <w:t>of Data Collection</w:t>
        </w:r>
      </w:ins>
      <w:ins w:id="7874" w:author="JIE  SUN" w:date="2018-06-21T22:18:00Z">
        <w:r w:rsidR="00936904" w:rsidRPr="00FA4034">
          <w:rPr>
            <w:lang w:val="en-GB"/>
          </w:rPr>
          <w:t xml:space="preserve"> </w:t>
        </w:r>
      </w:ins>
      <w:ins w:id="7875" w:author="JIE  SUN" w:date="2018-06-24T21:34:00Z">
        <w:r w:rsidR="003973E0" w:rsidRPr="00FA4034">
          <w:rPr>
            <w:lang w:val="en-GB"/>
          </w:rPr>
          <w:t>and F</w:t>
        </w:r>
      </w:ins>
      <w:r w:rsidR="004106B9">
        <w:rPr>
          <w:lang w:val="en-GB"/>
        </w:rPr>
        <w:t>i</w:t>
      </w:r>
      <w:ins w:id="7876" w:author="JIE  SUN" w:date="2018-06-24T21:34:00Z">
        <w:r w:rsidR="003973E0" w:rsidRPr="00FA4034">
          <w:rPr>
            <w:lang w:val="en-GB"/>
          </w:rPr>
          <w:t>ltering Noise</w:t>
        </w:r>
        <w:bookmarkEnd w:id="7870"/>
        <w:r w:rsidR="003973E0" w:rsidRPr="00FA4034">
          <w:rPr>
            <w:lang w:val="en-GB"/>
          </w:rPr>
          <w:t xml:space="preserve"> </w:t>
        </w:r>
      </w:ins>
      <w:ins w:id="7877" w:author="jie sun" w:date="2018-04-18T21:09:00Z">
        <w:del w:id="7878" w:author="JIE  SUN" w:date="2018-06-21T21:03:00Z">
          <w:r w:rsidR="00ED76F7" w:rsidRPr="00A70793" w:rsidDel="00AB4D3D">
            <w:rPr>
              <w:lang w:val="en-GB"/>
            </w:rPr>
            <w:delText>w</w:delText>
          </w:r>
        </w:del>
      </w:ins>
      <w:ins w:id="7879" w:author="jie sun" w:date="2018-04-18T21:06:00Z">
        <w:del w:id="7880" w:author="JIE  SUN" w:date="2018-06-21T21:03:00Z">
          <w:r w:rsidR="00BD66EE" w:rsidRPr="00A70793" w:rsidDel="00AB4D3D">
            <w:rPr>
              <w:lang w:val="en-GB"/>
            </w:rPr>
            <w:delText xml:space="preserve">ith </w:delText>
          </w:r>
        </w:del>
        <w:del w:id="7881" w:author="JIE  SUN" w:date="2018-06-21T21:02:00Z">
          <w:r w:rsidR="00BD66EE" w:rsidRPr="00A70793" w:rsidDel="00AB4D3D">
            <w:rPr>
              <w:lang w:val="en-GB"/>
            </w:rPr>
            <w:delText>One Action</w:delText>
          </w:r>
        </w:del>
      </w:ins>
    </w:p>
    <w:p w14:paraId="7973521F" w14:textId="25934995" w:rsidR="003973E0" w:rsidRDefault="00936904">
      <w:pPr>
        <w:jc w:val="both"/>
        <w:rPr>
          <w:lang w:val="en-US"/>
        </w:rPr>
        <w:pPrChange w:id="7882" w:author="JIE  SUN" w:date="2018-06-24T21:38:00Z">
          <w:pPr>
            <w:pStyle w:val="Heading3"/>
          </w:pPr>
        </w:pPrChange>
      </w:pPr>
      <w:ins w:id="7883" w:author="JIE  SUN" w:date="2018-06-21T22:17:00Z">
        <w:r w:rsidRPr="00FA4034">
          <w:rPr>
            <w:lang w:val="en-US"/>
          </w:rPr>
          <w:t>The testing frequency is always 100 Hz during collecting data, which means the collection period is 0.01s</w:t>
        </w:r>
        <w:r w:rsidR="00A41C79" w:rsidRPr="00FA4034">
          <w:rPr>
            <w:lang w:val="en-US"/>
          </w:rPr>
          <w:t xml:space="preserve">, so </w:t>
        </w:r>
      </w:ins>
      <w:ins w:id="7884" w:author="JIE  SUN" w:date="2018-06-21T22:20:00Z">
        <w:r w:rsidR="00A41C79" w:rsidRPr="00FA4034">
          <w:rPr>
            <w:lang w:val="en-US"/>
          </w:rPr>
          <w:t xml:space="preserve">the unit of </w:t>
        </w:r>
      </w:ins>
      <w:ins w:id="7885" w:author="JIE  SUN" w:date="2018-06-21T22:17:00Z">
        <w:r w:rsidR="00A41C79" w:rsidRPr="00FA4034">
          <w:rPr>
            <w:lang w:val="en-US"/>
          </w:rPr>
          <w:t xml:space="preserve">the horizontal ordinate </w:t>
        </w:r>
      </w:ins>
      <w:ins w:id="7886" w:author="JIE  SUN" w:date="2018-06-21T22:20:00Z">
        <w:r w:rsidR="00A41C79" w:rsidRPr="00FA4034">
          <w:rPr>
            <w:lang w:val="en-US"/>
          </w:rPr>
          <w:t>is 0.01s in the figures of the data of the spinning angle or inclination angle in three axes.</w:t>
        </w:r>
      </w:ins>
    </w:p>
    <w:p w14:paraId="1E7AA21D" w14:textId="77777777" w:rsidR="00FA4034" w:rsidRPr="00FA4034" w:rsidRDefault="00FA4034" w:rsidP="00FA4034">
      <w:pPr>
        <w:jc w:val="both"/>
        <w:rPr>
          <w:ins w:id="7887" w:author="JIE  SUN" w:date="2018-06-24T21:38:00Z"/>
          <w:lang w:val="en-US"/>
        </w:rPr>
      </w:pPr>
    </w:p>
    <w:p w14:paraId="3B9C7FAB" w14:textId="415B8788" w:rsidR="003973E0" w:rsidRPr="00FA4034" w:rsidRDefault="003973E0">
      <w:pPr>
        <w:rPr>
          <w:ins w:id="7888" w:author="JIE  SUN" w:date="2018-06-24T21:39:00Z"/>
          <w:lang w:val="en-US"/>
        </w:rPr>
        <w:pPrChange w:id="7889" w:author="JIE  SUN" w:date="2018-06-24T21:39:00Z">
          <w:pPr>
            <w:pStyle w:val="Heading3"/>
          </w:pPr>
        </w:pPrChange>
      </w:pPr>
      <w:ins w:id="7890" w:author="JIE  SUN" w:date="2018-06-24T21:35:00Z">
        <w:r w:rsidRPr="00FA4034">
          <w:rPr>
            <w:lang w:val="en-US"/>
            <w:rPrChange w:id="7891" w:author="JIE  SUN" w:date="2018-06-24T21:38:00Z">
              <w:rPr/>
            </w:rPrChange>
          </w:rPr>
          <w:t>We can use the fastest duration between two movement</w:t>
        </w:r>
      </w:ins>
      <w:ins w:id="7892" w:author="JIE  SUN" w:date="2018-06-24T21:39:00Z">
        <w:r w:rsidRPr="00FA4034">
          <w:rPr>
            <w:b/>
            <w:lang w:val="en-US"/>
          </w:rPr>
          <w:t>s</w:t>
        </w:r>
      </w:ins>
      <w:ins w:id="7893" w:author="JIE  SUN" w:date="2018-06-24T21:35:00Z">
        <w:r w:rsidRPr="00FA4034">
          <w:rPr>
            <w:lang w:val="en-US"/>
            <w:rPrChange w:id="7894" w:author="JIE  SUN" w:date="2018-06-24T21:38:00Z">
              <w:rPr/>
            </w:rPrChange>
          </w:rPr>
          <w:t xml:space="preserve"> to falter the noise</w:t>
        </w:r>
        <w:r w:rsidRPr="00FA4034">
          <w:rPr>
            <w:b/>
            <w:lang w:val="en-US"/>
          </w:rPr>
          <w:t>,</w:t>
        </w:r>
      </w:ins>
      <w:r w:rsidR="00111CFF">
        <w:rPr>
          <w:lang w:val="en-US"/>
        </w:rPr>
        <w:t xml:space="preserve"> </w:t>
      </w:r>
      <w:ins w:id="7895" w:author="JIE  SUN" w:date="2018-06-24T21:36:00Z">
        <w:r w:rsidRPr="00FA4034">
          <w:rPr>
            <w:lang w:val="en-US"/>
            <w:rPrChange w:id="7896" w:author="JIE  SUN" w:date="2018-06-24T21:38:00Z">
              <w:rPr/>
            </w:rPrChange>
          </w:rPr>
          <w:t>which</w:t>
        </w:r>
      </w:ins>
      <w:ins w:id="7897" w:author="JIE  SUN" w:date="2018-06-24T21:35:00Z">
        <w:r w:rsidRPr="00FA4034">
          <w:rPr>
            <w:lang w:val="en-US"/>
            <w:rPrChange w:id="7898" w:author="JIE  SUN" w:date="2018-06-24T21:38:00Z">
              <w:rPr/>
            </w:rPrChange>
          </w:rPr>
          <w:t xml:space="preserve"> </w:t>
        </w:r>
      </w:ins>
      <w:ins w:id="7899" w:author="JIE  SUN" w:date="2018-06-24T21:36:00Z">
        <w:r w:rsidRPr="00FA4034">
          <w:rPr>
            <w:lang w:val="en-US"/>
            <w:rPrChange w:id="7900" w:author="JIE  SUN" w:date="2018-06-24T21:38:00Z">
              <w:rPr/>
            </w:rPrChange>
          </w:rPr>
          <w:t xml:space="preserve">has been maintained in the </w:t>
        </w:r>
      </w:ins>
      <w:ins w:id="7901" w:author="JIE  SUN" w:date="2018-06-24T21:37:00Z">
        <w:r w:rsidRPr="00FA4034">
          <w:rPr>
            <w:lang w:val="en-US"/>
            <w:rPrChange w:id="7902" w:author="JIE  SUN" w:date="2018-06-24T21:38:00Z">
              <w:rPr/>
            </w:rPrChange>
          </w:rPr>
          <w:t xml:space="preserve">Charter 2.3.2 as </w:t>
        </w:r>
      </w:ins>
      <w:ins w:id="7903" w:author="JIE  SUN" w:date="2018-06-24T21:38:00Z">
        <w:r w:rsidRPr="00A70793">
          <w:rPr>
            <w:lang w:val="en-US"/>
          </w:rPr>
          <w:t>Transform Domain Algorithm</w:t>
        </w:r>
      </w:ins>
      <w:ins w:id="7904" w:author="JIE  SUN" w:date="2018-06-24T21:39:00Z">
        <w:r w:rsidRPr="00FA4034">
          <w:rPr>
            <w:b/>
            <w:lang w:val="en-US"/>
          </w:rPr>
          <w:t>.</w:t>
        </w:r>
      </w:ins>
    </w:p>
    <w:p w14:paraId="7DDA98FC" w14:textId="6E3C2DD9" w:rsidR="00100CE8" w:rsidRDefault="00323B61">
      <w:pPr>
        <w:jc w:val="both"/>
        <w:rPr>
          <w:ins w:id="7905" w:author="JIE  SUN" w:date="2018-06-24T22:00:00Z"/>
          <w:lang w:val="en-US"/>
        </w:rPr>
        <w:pPrChange w:id="7906" w:author="JIE  SUN" w:date="2018-06-24T22:02:00Z">
          <w:pPr>
            <w:numPr>
              <w:numId w:val="12"/>
            </w:numPr>
            <w:ind w:left="720" w:hanging="360"/>
          </w:pPr>
        </w:pPrChange>
      </w:pPr>
      <w:ins w:id="7907" w:author="JIE  SUN" w:date="2018-06-24T21:44:00Z">
        <w:r w:rsidRPr="00FA4034">
          <w:rPr>
            <w:lang w:val="en-US"/>
          </w:rPr>
          <w:t>From</w:t>
        </w:r>
        <w:r>
          <w:rPr>
            <w:lang w:val="en-US"/>
          </w:rPr>
          <w:t xml:space="preserve"> this kind movements, </w:t>
        </w:r>
      </w:ins>
      <w:ins w:id="7908" w:author="JIE  SUN" w:date="2018-06-24T21:43:00Z">
        <w:r>
          <w:rPr>
            <w:lang w:val="en-US"/>
          </w:rPr>
          <w:t xml:space="preserve">we can get that </w:t>
        </w:r>
      </w:ins>
      <w:ins w:id="7909" w:author="JIE  SUN" w:date="2018-06-24T21:45:00Z">
        <w:r>
          <w:rPr>
            <w:lang w:val="en-US"/>
          </w:rPr>
          <w:t xml:space="preserve">the </w:t>
        </w:r>
      </w:ins>
      <w:ins w:id="7910" w:author="JIE  SUN" w:date="2018-06-24T21:43:00Z">
        <w:r w:rsidR="00100CE8">
          <w:rPr>
            <w:lang w:val="en-US"/>
          </w:rPr>
          <w:t xml:space="preserve">duration of two effective adjacent peaks </w:t>
        </w:r>
      </w:ins>
      <w:ins w:id="7911" w:author="JIE  SUN" w:date="2018-06-24T21:45:00Z">
        <w:r>
          <w:rPr>
            <w:lang w:val="en-US"/>
          </w:rPr>
          <w:t xml:space="preserve">or movement </w:t>
        </w:r>
      </w:ins>
      <w:ins w:id="7912" w:author="JIE  SUN" w:date="2018-06-24T21:43:00Z">
        <w:r w:rsidR="00290E4B">
          <w:rPr>
            <w:lang w:val="en-US"/>
          </w:rPr>
          <w:t>must be longer than 0.04</w:t>
        </w:r>
        <w:r w:rsidR="005661D1">
          <w:rPr>
            <w:lang w:val="en-US"/>
          </w:rPr>
          <w:t>S and shorter than 2.5</w:t>
        </w:r>
        <w:r>
          <w:rPr>
            <w:lang w:val="en-US"/>
          </w:rPr>
          <w:t>s.</w:t>
        </w:r>
      </w:ins>
    </w:p>
    <w:p w14:paraId="462C01E5" w14:textId="77777777" w:rsidR="0036186A" w:rsidRPr="00437182" w:rsidRDefault="0036186A">
      <w:pPr>
        <w:rPr>
          <w:ins w:id="7913" w:author="JIE  SUN" w:date="2018-06-24T21:43:00Z"/>
          <w:lang w:val="en-US"/>
        </w:rPr>
        <w:pPrChange w:id="7914" w:author="JIE  SUN" w:date="2018-06-24T21:43:00Z">
          <w:pPr>
            <w:numPr>
              <w:numId w:val="12"/>
            </w:numPr>
            <w:ind w:left="720" w:hanging="360"/>
          </w:pPr>
        </w:pPrChange>
      </w:pPr>
      <w:ins w:id="7915" w:author="JIE  SUN" w:date="2018-06-24T22:00:00Z">
        <w:r>
          <w:rPr>
            <w:lang w:val="en-US"/>
          </w:rPr>
          <w:t xml:space="preserve">There is piece of code below, </w:t>
        </w:r>
      </w:ins>
      <w:ins w:id="7916" w:author="JIE  SUN" w:date="2018-06-24T22:01:00Z">
        <w:r>
          <w:rPr>
            <w:lang w:val="en-US"/>
          </w:rPr>
          <w:t xml:space="preserve">the </w:t>
        </w:r>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 xml:space="preserve">Domain_Num </w:t>
        </w:r>
        <w:r w:rsidRPr="0036186A">
          <w:rPr>
            <w:lang w:val="en-US"/>
            <w:rPrChange w:id="7917" w:author="JIE  SUN" w:date="2018-06-24T22:02:00Z">
              <w:rPr>
                <w:rFonts w:ascii="NSimSun" w:eastAsia="NSimSun" w:hAnsi="Times New Roman" w:cs="NSimSun"/>
                <w:color w:val="2B91AF"/>
                <w:sz w:val="19"/>
                <w:szCs w:val="19"/>
              </w:rPr>
            </w:rPrChange>
          </w:rPr>
          <w:t>recording the number of the last time datum and</w:t>
        </w:r>
        <w:r>
          <w:rPr>
            <w:rFonts w:ascii="NSimSun" w:eastAsia="NSimSun" w:hAnsi="Times New Roman" w:cs="NSimSun"/>
            <w:color w:val="2B91AF"/>
            <w:sz w:val="19"/>
            <w:szCs w:val="19"/>
          </w:rPr>
          <w:t xml:space="preserve"> numi </w:t>
        </w:r>
        <w:r w:rsidRPr="0036186A">
          <w:rPr>
            <w:lang w:val="en-US"/>
            <w:rPrChange w:id="7918" w:author="JIE  SUN" w:date="2018-06-24T22:02:00Z">
              <w:rPr>
                <w:rFonts w:ascii="NSimSun" w:eastAsia="NSimSun" w:hAnsi="Times New Roman" w:cs="NSimSun"/>
                <w:color w:val="2B91AF"/>
                <w:sz w:val="19"/>
                <w:szCs w:val="19"/>
              </w:rPr>
            </w:rPrChange>
          </w:rPr>
          <w:t xml:space="preserve">recording the </w:t>
        </w:r>
      </w:ins>
      <w:ins w:id="7919" w:author="JIE  SUN" w:date="2018-06-24T22:02:00Z">
        <w:r w:rsidRPr="0036186A">
          <w:rPr>
            <w:lang w:val="en-US"/>
            <w:rPrChange w:id="7920" w:author="JIE  SUN" w:date="2018-06-24T22:02:00Z">
              <w:rPr>
                <w:rFonts w:ascii="NSimSun" w:eastAsia="NSimSun" w:hAnsi="Times New Roman" w:cs="NSimSun"/>
                <w:color w:val="2B91AF"/>
                <w:sz w:val="19"/>
                <w:szCs w:val="19"/>
              </w:rPr>
            </w:rPrChange>
          </w:rPr>
          <w:t xml:space="preserve">number of </w:t>
        </w:r>
      </w:ins>
      <w:ins w:id="7921" w:author="JIE  SUN" w:date="2018-06-24T22:05:00Z">
        <w:r w:rsidR="00273D37">
          <w:rPr>
            <w:lang w:val="en-US"/>
          </w:rPr>
          <w:t xml:space="preserve">the </w:t>
        </w:r>
      </w:ins>
      <w:ins w:id="7922" w:author="JIE  SUN" w:date="2018-06-24T22:02:00Z">
        <w:r w:rsidRPr="0036186A">
          <w:rPr>
            <w:lang w:val="en-US"/>
            <w:rPrChange w:id="7923" w:author="JIE  SUN" w:date="2018-06-24T22:02:00Z">
              <w:rPr>
                <w:rFonts w:ascii="NSimSun" w:eastAsia="NSimSun" w:hAnsi="Times New Roman" w:cs="NSimSun"/>
                <w:color w:val="2B91AF"/>
                <w:sz w:val="19"/>
                <w:szCs w:val="19"/>
              </w:rPr>
            </w:rPrChange>
          </w:rPr>
          <w:t>current datum</w:t>
        </w:r>
        <w:r>
          <w:rPr>
            <w:lang w:val="en-US"/>
          </w:rPr>
          <w:t xml:space="preserve">, and the following piece of code realizes the </w:t>
        </w:r>
      </w:ins>
      <w:ins w:id="7924" w:author="JIE  SUN" w:date="2018-06-24T22:03:00Z">
        <w:r>
          <w:rPr>
            <w:lang w:val="en-US"/>
          </w:rPr>
          <w:t>transform</w:t>
        </w:r>
      </w:ins>
      <w:ins w:id="7925" w:author="JIE  SUN" w:date="2018-06-24T22:02:00Z">
        <w:r>
          <w:rPr>
            <w:lang w:val="en-US"/>
          </w:rPr>
          <w:t xml:space="preserve"> </w:t>
        </w:r>
      </w:ins>
      <w:ins w:id="7926" w:author="JIE  SUN" w:date="2018-06-24T22:03:00Z">
        <w:r>
          <w:rPr>
            <w:lang w:val="en-US"/>
          </w:rPr>
          <w:t>domain algorithm to filer the noise.</w:t>
        </w:r>
      </w:ins>
    </w:p>
    <w:p w14:paraId="21517BE5" w14:textId="77777777" w:rsidR="00D147D0" w:rsidRDefault="0036186A">
      <w:pPr>
        <w:autoSpaceDE w:val="0"/>
        <w:autoSpaceDN w:val="0"/>
        <w:adjustRightInd w:val="0"/>
        <w:spacing w:after="0"/>
        <w:ind w:left="720"/>
        <w:rPr>
          <w:ins w:id="7927" w:author="JIE  SUN" w:date="2018-06-24T22:00:00Z"/>
          <w:rFonts w:ascii="NSimSun" w:eastAsia="NSimSun" w:hAnsi="Times New Roman" w:cs="NSimSun"/>
          <w:color w:val="000000"/>
          <w:sz w:val="19"/>
          <w:szCs w:val="19"/>
        </w:rPr>
        <w:pPrChange w:id="7928" w:author="JIE  SUN" w:date="2018-06-24T22:00:00Z">
          <w:pPr>
            <w:autoSpaceDE w:val="0"/>
            <w:autoSpaceDN w:val="0"/>
            <w:adjustRightInd w:val="0"/>
            <w:spacing w:after="0"/>
          </w:pPr>
        </w:pPrChange>
      </w:pPr>
      <w:ins w:id="7929" w:author="JIE  SUN" w:date="2018-06-24T22:01:00Z">
        <w:r>
          <w:rPr>
            <w:rFonts w:ascii="NSimSun" w:eastAsia="NSimSun" w:hAnsi="Times New Roman" w:cs="NSimSun"/>
            <w:color w:val="008000"/>
            <w:sz w:val="19"/>
            <w:szCs w:val="19"/>
            <w:lang w:val="en-US"/>
          </w:rPr>
          <w:t xml:space="preserve"> </w:t>
        </w:r>
      </w:ins>
      <w:ins w:id="7930" w:author="JIE  SUN" w:date="2018-06-24T22:00:00Z">
        <w:r w:rsidR="00D147D0">
          <w:rPr>
            <w:rFonts w:ascii="NSimSun" w:eastAsia="NSimSun" w:hAnsi="Times New Roman" w:cs="NSimSun"/>
            <w:color w:val="008000"/>
            <w:sz w:val="19"/>
            <w:szCs w:val="19"/>
          </w:rPr>
          <w:t>//Transform Domain Algorithm</w:t>
        </w:r>
      </w:ins>
    </w:p>
    <w:p w14:paraId="4E0AC187" w14:textId="77777777" w:rsidR="00D147D0" w:rsidRDefault="00D147D0">
      <w:pPr>
        <w:autoSpaceDE w:val="0"/>
        <w:autoSpaceDN w:val="0"/>
        <w:adjustRightInd w:val="0"/>
        <w:spacing w:after="0"/>
        <w:ind w:left="720"/>
        <w:rPr>
          <w:ins w:id="7931" w:author="JIE  SUN" w:date="2018-06-24T22:00:00Z"/>
          <w:rFonts w:ascii="NSimSun" w:eastAsia="NSimSun" w:hAnsi="Times New Roman" w:cs="NSimSun"/>
          <w:color w:val="000000"/>
          <w:sz w:val="19"/>
          <w:szCs w:val="19"/>
        </w:rPr>
        <w:pPrChange w:id="7932" w:author="JIE  SUN" w:date="2018-06-24T22:00:00Z">
          <w:pPr>
            <w:autoSpaceDE w:val="0"/>
            <w:autoSpaceDN w:val="0"/>
            <w:adjustRightInd w:val="0"/>
            <w:spacing w:after="0"/>
          </w:pPr>
        </w:pPrChange>
      </w:pPr>
      <w:ins w:id="7933" w:author="JIE  SUN" w:date="2018-06-24T22:00:00Z">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Domain_Num</w:t>
        </w:r>
        <w:r>
          <w:rPr>
            <w:rFonts w:ascii="NSimSun" w:eastAsia="NSimSun" w:hAnsi="Times New Roman" w:cs="NSimSun"/>
            <w:color w:val="000000"/>
            <w:sz w:val="19"/>
            <w:szCs w:val="19"/>
          </w:rPr>
          <w:t xml:space="preserve"> {</w:t>
        </w:r>
      </w:ins>
    </w:p>
    <w:p w14:paraId="0DAF40DF" w14:textId="77777777" w:rsidR="00D147D0" w:rsidRDefault="00D147D0">
      <w:pPr>
        <w:autoSpaceDE w:val="0"/>
        <w:autoSpaceDN w:val="0"/>
        <w:adjustRightInd w:val="0"/>
        <w:spacing w:after="0"/>
        <w:ind w:left="720" w:firstLine="720"/>
        <w:rPr>
          <w:ins w:id="7934" w:author="JIE  SUN" w:date="2018-06-24T22:00:00Z"/>
          <w:rFonts w:ascii="NSimSun" w:eastAsia="NSimSun" w:hAnsi="Times New Roman" w:cs="NSimSun"/>
          <w:color w:val="000000"/>
          <w:sz w:val="19"/>
          <w:szCs w:val="19"/>
        </w:rPr>
        <w:pPrChange w:id="7935" w:author="JIE  SUN" w:date="2018-06-24T22:00:00Z">
          <w:pPr>
            <w:autoSpaceDE w:val="0"/>
            <w:autoSpaceDN w:val="0"/>
            <w:adjustRightInd w:val="0"/>
            <w:spacing w:after="0"/>
          </w:pPr>
        </w:pPrChange>
      </w:pPr>
      <w:ins w:id="7936"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w:t>
        </w:r>
      </w:ins>
    </w:p>
    <w:p w14:paraId="175862E9" w14:textId="77777777" w:rsidR="00D147D0" w:rsidRDefault="00D147D0">
      <w:pPr>
        <w:autoSpaceDE w:val="0"/>
        <w:autoSpaceDN w:val="0"/>
        <w:adjustRightInd w:val="0"/>
        <w:spacing w:after="0"/>
        <w:ind w:left="720" w:firstLine="720"/>
        <w:rPr>
          <w:ins w:id="7937" w:author="JIE  SUN" w:date="2018-06-24T22:00:00Z"/>
          <w:rFonts w:ascii="NSimSun" w:eastAsia="NSimSun" w:hAnsi="Times New Roman" w:cs="NSimSun"/>
          <w:color w:val="000000"/>
          <w:sz w:val="19"/>
          <w:szCs w:val="19"/>
        </w:rPr>
        <w:pPrChange w:id="7938" w:author="JIE  SUN" w:date="2018-06-24T22:00:00Z">
          <w:pPr>
            <w:autoSpaceDE w:val="0"/>
            <w:autoSpaceDN w:val="0"/>
            <w:adjustRightInd w:val="0"/>
            <w:spacing w:after="0"/>
          </w:pPr>
        </w:pPrChange>
      </w:pPr>
      <w:ins w:id="7939"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numi_last;</w:t>
        </w:r>
      </w:ins>
    </w:p>
    <w:p w14:paraId="34D74B74" w14:textId="77777777" w:rsidR="003973E0" w:rsidRPr="003973E0" w:rsidRDefault="00D147D0">
      <w:pPr>
        <w:ind w:left="720"/>
        <w:rPr>
          <w:ins w:id="7940" w:author="JIE  SUN" w:date="2018-06-21T22:18:00Z"/>
          <w:lang w:val="en-US"/>
          <w:rPrChange w:id="7941" w:author="JIE  SUN" w:date="2018-06-24T21:38:00Z">
            <w:rPr>
              <w:ins w:id="7942" w:author="JIE  SUN" w:date="2018-06-21T22:18:00Z"/>
            </w:rPr>
          </w:rPrChange>
        </w:rPr>
        <w:pPrChange w:id="7943" w:author="JIE  SUN" w:date="2018-06-24T22:00:00Z">
          <w:pPr/>
        </w:pPrChange>
      </w:pPr>
      <w:ins w:id="7944" w:author="JIE  SUN" w:date="2018-06-24T22:00:00Z">
        <w:r>
          <w:rPr>
            <w:rFonts w:ascii="NSimSun" w:eastAsia="NSimSun" w:hAnsi="Times New Roman" w:cs="NSimSun"/>
            <w:color w:val="000000"/>
            <w:sz w:val="19"/>
            <w:szCs w:val="19"/>
          </w:rPr>
          <w:t>};</w:t>
        </w:r>
      </w:ins>
    </w:p>
    <w:p w14:paraId="42766D91" w14:textId="77777777" w:rsidR="0036186A" w:rsidRDefault="0036186A">
      <w:pPr>
        <w:autoSpaceDE w:val="0"/>
        <w:autoSpaceDN w:val="0"/>
        <w:adjustRightInd w:val="0"/>
        <w:spacing w:after="0"/>
        <w:jc w:val="both"/>
        <w:rPr>
          <w:ins w:id="7945" w:author="JIE  SUN" w:date="2018-06-24T22:02:00Z"/>
          <w:rFonts w:ascii="NSimSun" w:eastAsia="NSimSun" w:hAnsi="Times New Roman" w:cs="NSimSun"/>
          <w:color w:val="000000"/>
          <w:sz w:val="19"/>
          <w:szCs w:val="19"/>
        </w:rPr>
        <w:pPrChange w:id="7946" w:author="JIE  SUN" w:date="2018-06-24T22:03:00Z">
          <w:pPr>
            <w:autoSpaceDE w:val="0"/>
            <w:autoSpaceDN w:val="0"/>
            <w:adjustRightInd w:val="0"/>
            <w:spacing w:after="0"/>
          </w:pPr>
        </w:pPrChange>
      </w:pPr>
      <w:ins w:id="7947" w:author="JIE  SUN" w:date="2018-06-24T22:02:00Z">
        <w:r>
          <w:rPr>
            <w:rFonts w:ascii="NSimSun" w:eastAsia="NSimSun" w:hAnsi="Times New Roman" w:cs="NSimSun"/>
            <w:color w:val="000000"/>
            <w:sz w:val="19"/>
            <w:szCs w:val="19"/>
          </w:rPr>
          <w:tab/>
        </w:r>
        <w:r w:rsidR="002E0B5A">
          <w:rPr>
            <w:rFonts w:ascii="NSimSun" w:eastAsia="NSimSun" w:hAnsi="Times New Roman" w:cs="NSimSun"/>
            <w:color w:val="008000"/>
            <w:sz w:val="19"/>
            <w:szCs w:val="19"/>
          </w:rPr>
          <w:t>// bewtween 0.</w:t>
        </w:r>
      </w:ins>
      <w:ins w:id="7948" w:author="JIE  SUN" w:date="2018-06-24T22:07:00Z">
        <w:r w:rsidR="00CA4CC7">
          <w:rPr>
            <w:rFonts w:ascii="NSimSun" w:eastAsia="NSimSun" w:hAnsi="Times New Roman" w:cs="NSimSun"/>
            <w:color w:val="008000"/>
            <w:sz w:val="19"/>
            <w:szCs w:val="19"/>
          </w:rPr>
          <w:t>0</w:t>
        </w:r>
      </w:ins>
      <w:ins w:id="7949" w:author="JIE  SUN" w:date="2018-06-24T22:02:00Z">
        <w:r>
          <w:rPr>
            <w:rFonts w:ascii="NSimSun" w:eastAsia="NSimSun" w:hAnsi="Times New Roman" w:cs="NSimSun"/>
            <w:color w:val="008000"/>
            <w:sz w:val="19"/>
            <w:szCs w:val="19"/>
          </w:rPr>
          <w:t>8s and 2</w:t>
        </w:r>
      </w:ins>
      <w:ins w:id="7950" w:author="JIE  SUN" w:date="2018-06-24T22:04:00Z">
        <w:r w:rsidR="00C85A4B">
          <w:rPr>
            <w:rFonts w:ascii="NSimSun" w:eastAsia="NSimSun" w:hAnsi="Times New Roman" w:cs="NSimSun"/>
            <w:color w:val="008000"/>
            <w:sz w:val="19"/>
            <w:szCs w:val="19"/>
          </w:rPr>
          <w:t>.</w:t>
        </w:r>
      </w:ins>
      <w:ins w:id="7951" w:author="JIE  SUN" w:date="2018-06-24T22:02:00Z">
        <w:r>
          <w:rPr>
            <w:rFonts w:ascii="NSimSun" w:eastAsia="NSimSun" w:hAnsi="Times New Roman" w:cs="NSimSun"/>
            <w:color w:val="008000"/>
            <w:sz w:val="19"/>
            <w:szCs w:val="19"/>
          </w:rPr>
          <w:t>50s</w:t>
        </w:r>
      </w:ins>
    </w:p>
    <w:p w14:paraId="54563801" w14:textId="77777777" w:rsidR="0036186A" w:rsidRDefault="0036186A">
      <w:pPr>
        <w:autoSpaceDE w:val="0"/>
        <w:autoSpaceDN w:val="0"/>
        <w:adjustRightInd w:val="0"/>
        <w:spacing w:after="0"/>
        <w:jc w:val="both"/>
        <w:rPr>
          <w:ins w:id="7952" w:author="JIE  SUN" w:date="2018-06-24T22:02:00Z"/>
          <w:rFonts w:ascii="NSimSun" w:eastAsia="NSimSun" w:hAnsi="Times New Roman" w:cs="NSimSun"/>
          <w:color w:val="000000"/>
          <w:sz w:val="19"/>
          <w:szCs w:val="19"/>
        </w:rPr>
        <w:pPrChange w:id="7953" w:author="JIE  SUN" w:date="2018-06-24T22:03:00Z">
          <w:pPr>
            <w:autoSpaceDE w:val="0"/>
            <w:autoSpaceDN w:val="0"/>
            <w:adjustRightInd w:val="0"/>
            <w:spacing w:after="0"/>
          </w:pPr>
        </w:pPrChange>
      </w:pPr>
      <w:ins w:id="7954"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((Domain.numi - Domain.numi_last) &gt; </w:t>
        </w:r>
      </w:ins>
      <w:ins w:id="7955" w:author="JIE  SUN" w:date="2018-06-24T22:06:00Z">
        <w:r w:rsidR="00290E4B">
          <w:rPr>
            <w:rFonts w:ascii="NSimSun" w:eastAsia="NSimSun" w:hAnsi="Times New Roman" w:cs="NSimSun"/>
            <w:color w:val="000000"/>
            <w:sz w:val="19"/>
            <w:szCs w:val="19"/>
          </w:rPr>
          <w:t>4</w:t>
        </w:r>
        <w:r w:rsidR="00A71744">
          <w:rPr>
            <w:rFonts w:ascii="NSimSun" w:eastAsia="NSimSun" w:hAnsi="Times New Roman" w:cs="NSimSun"/>
            <w:color w:val="000000"/>
            <w:sz w:val="19"/>
            <w:szCs w:val="19"/>
          </w:rPr>
          <w:t>0</w:t>
        </w:r>
      </w:ins>
      <w:ins w:id="7956" w:author="JIE  SUN" w:date="2018-06-24T22:02:00Z">
        <w:r>
          <w:rPr>
            <w:rFonts w:ascii="NSimSun" w:eastAsia="NSimSun" w:hAnsi="Times New Roman" w:cs="NSimSun"/>
            <w:color w:val="000000"/>
            <w:sz w:val="19"/>
            <w:szCs w:val="19"/>
          </w:rPr>
          <w:t xml:space="preserve"> &amp;&amp; (Domain.numi - Domain.numi_last) &lt; 25</w:t>
        </w:r>
      </w:ins>
      <w:ins w:id="7957" w:author="JIE  SUN" w:date="2018-06-24T22:06:00Z">
        <w:r w:rsidR="002462E7">
          <w:rPr>
            <w:rFonts w:ascii="NSimSun" w:eastAsia="NSimSun" w:hAnsi="Times New Roman" w:cs="NSimSun"/>
            <w:color w:val="000000"/>
            <w:sz w:val="19"/>
            <w:szCs w:val="19"/>
          </w:rPr>
          <w:t>0</w:t>
        </w:r>
      </w:ins>
      <w:ins w:id="7958" w:author="JIE  SUN" w:date="2018-06-24T22:02:00Z">
        <w:r>
          <w:rPr>
            <w:rFonts w:ascii="NSimSun" w:eastAsia="NSimSun" w:hAnsi="Times New Roman" w:cs="NSimSun"/>
            <w:color w:val="000000"/>
            <w:sz w:val="19"/>
            <w:szCs w:val="19"/>
          </w:rPr>
          <w:t>0)</w:t>
        </w:r>
      </w:ins>
    </w:p>
    <w:p w14:paraId="0AAF6086" w14:textId="77777777" w:rsidR="0036186A" w:rsidRDefault="0036186A">
      <w:pPr>
        <w:autoSpaceDE w:val="0"/>
        <w:autoSpaceDN w:val="0"/>
        <w:adjustRightInd w:val="0"/>
        <w:spacing w:after="0"/>
        <w:jc w:val="both"/>
        <w:rPr>
          <w:ins w:id="7959" w:author="JIE  SUN" w:date="2018-06-24T22:02:00Z"/>
          <w:rFonts w:ascii="NSimSun" w:eastAsia="NSimSun" w:hAnsi="Times New Roman" w:cs="NSimSun"/>
          <w:color w:val="000000"/>
          <w:sz w:val="19"/>
          <w:szCs w:val="19"/>
        </w:rPr>
        <w:pPrChange w:id="7960" w:author="JIE  SUN" w:date="2018-06-24T22:03:00Z">
          <w:pPr>
            <w:autoSpaceDE w:val="0"/>
            <w:autoSpaceDN w:val="0"/>
            <w:adjustRightInd w:val="0"/>
            <w:spacing w:after="0"/>
          </w:pPr>
        </w:pPrChange>
      </w:pPr>
      <w:ins w:id="7961"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0516A636" w14:textId="77777777" w:rsidR="0036186A" w:rsidRDefault="0036186A">
      <w:pPr>
        <w:autoSpaceDE w:val="0"/>
        <w:autoSpaceDN w:val="0"/>
        <w:adjustRightInd w:val="0"/>
        <w:spacing w:after="0"/>
        <w:jc w:val="both"/>
        <w:rPr>
          <w:ins w:id="7962" w:author="JIE  SUN" w:date="2018-06-24T22:02:00Z"/>
          <w:rFonts w:ascii="NSimSun" w:eastAsia="NSimSun" w:hAnsi="Times New Roman" w:cs="NSimSun"/>
          <w:color w:val="000000"/>
          <w:sz w:val="19"/>
          <w:szCs w:val="19"/>
        </w:rPr>
        <w:pPrChange w:id="7963" w:author="JIE  SUN" w:date="2018-06-24T22:03:00Z">
          <w:pPr>
            <w:autoSpaceDE w:val="0"/>
            <w:autoSpaceDN w:val="0"/>
            <w:adjustRightInd w:val="0"/>
            <w:spacing w:after="0"/>
          </w:pPr>
        </w:pPrChange>
      </w:pPr>
      <w:ins w:id="7964"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else</w:t>
        </w:r>
      </w:ins>
    </w:p>
    <w:p w14:paraId="50F31B91" w14:textId="77777777" w:rsidR="0036186A" w:rsidRDefault="0036186A">
      <w:pPr>
        <w:autoSpaceDE w:val="0"/>
        <w:autoSpaceDN w:val="0"/>
        <w:adjustRightInd w:val="0"/>
        <w:spacing w:after="0"/>
        <w:jc w:val="both"/>
        <w:rPr>
          <w:ins w:id="7965" w:author="JIE  SUN" w:date="2018-06-24T22:02:00Z"/>
          <w:rFonts w:ascii="NSimSun" w:eastAsia="NSimSun" w:hAnsi="Times New Roman" w:cs="NSimSun"/>
          <w:color w:val="000000"/>
          <w:sz w:val="19"/>
          <w:szCs w:val="19"/>
        </w:rPr>
        <w:pPrChange w:id="7966" w:author="JIE  SUN" w:date="2018-06-24T22:03:00Z">
          <w:pPr>
            <w:autoSpaceDE w:val="0"/>
            <w:autoSpaceDN w:val="0"/>
            <w:adjustRightInd w:val="0"/>
            <w:spacing w:after="0"/>
          </w:pPr>
        </w:pPrChange>
      </w:pPr>
      <w:ins w:id="7967"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19755B20" w14:textId="77777777" w:rsidR="0036186A" w:rsidRDefault="0036186A">
      <w:pPr>
        <w:autoSpaceDE w:val="0"/>
        <w:autoSpaceDN w:val="0"/>
        <w:adjustRightInd w:val="0"/>
        <w:spacing w:after="0"/>
        <w:jc w:val="both"/>
        <w:rPr>
          <w:ins w:id="7968" w:author="JIE  SUN" w:date="2018-06-24T22:02:00Z"/>
          <w:rFonts w:ascii="NSimSun" w:eastAsia="NSimSun" w:hAnsi="Times New Roman" w:cs="NSimSun"/>
          <w:color w:val="000000"/>
          <w:sz w:val="19"/>
          <w:szCs w:val="19"/>
        </w:rPr>
        <w:pPrChange w:id="7969" w:author="JIE  SUN" w:date="2018-06-24T22:03:00Z">
          <w:pPr>
            <w:autoSpaceDE w:val="0"/>
            <w:autoSpaceDN w:val="0"/>
            <w:adjustRightInd w:val="0"/>
            <w:spacing w:after="0"/>
          </w:pPr>
        </w:pPrChange>
      </w:pPr>
      <w:ins w:id="7970"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ins>
    </w:p>
    <w:p w14:paraId="46359F1C" w14:textId="77777777" w:rsidR="00936904" w:rsidRDefault="0036186A">
      <w:pPr>
        <w:jc w:val="both"/>
        <w:rPr>
          <w:ins w:id="7971" w:author="JIE  SUN" w:date="2018-06-21T22:18:00Z"/>
        </w:rPr>
        <w:pPrChange w:id="7972" w:author="JIE  SUN" w:date="2018-06-24T22:03:00Z">
          <w:pPr/>
        </w:pPrChange>
      </w:pPr>
      <w:ins w:id="7973" w:author="JIE  SUN" w:date="2018-06-24T22:02:00Z">
        <w:r>
          <w:rPr>
            <w:rFonts w:ascii="NSimSun" w:eastAsia="NSimSun" w:hAnsi="Times New Roman" w:cs="NSimSun"/>
            <w:color w:val="000000"/>
            <w:sz w:val="19"/>
            <w:szCs w:val="19"/>
          </w:rPr>
          <w:tab/>
          <w:t>Domain.numi_last = Domain.numi;</w:t>
        </w:r>
      </w:ins>
    </w:p>
    <w:p w14:paraId="1225CFC3" w14:textId="77777777" w:rsidR="00936904" w:rsidRDefault="00BD66EE" w:rsidP="00BD66EE">
      <w:pPr>
        <w:rPr>
          <w:ins w:id="7974" w:author="JIE  SUN" w:date="2018-06-21T22:18:00Z"/>
        </w:rPr>
      </w:pPr>
      <w:ins w:id="7975" w:author="jie sun" w:date="2018-04-18T21:06:00Z">
        <w:del w:id="7976" w:author="JIE  SUN" w:date="2018-06-21T21:07:00Z">
          <w:r w:rsidDel="002244F1">
            <w:delText>Here, t</w:delText>
          </w:r>
        </w:del>
        <w:del w:id="7977" w:author="JIE  SUN" w:date="2018-06-21T22:14:00Z">
          <w:r w:rsidDel="00936904">
            <w:delText xml:space="preserve">he frequency is </w:delText>
          </w:r>
        </w:del>
        <w:del w:id="7978" w:author="JIE  SUN" w:date="2018-06-21T13:50:00Z">
          <w:r w:rsidDel="00D81616">
            <w:delText>5</w:delText>
          </w:r>
        </w:del>
        <w:del w:id="7979" w:author="JIE  SUN" w:date="2018-06-21T22:14:00Z">
          <w:r w:rsidDel="00936904">
            <w:delText>0 Hz, that means the collection period is 0.0</w:delText>
          </w:r>
        </w:del>
        <w:del w:id="7980" w:author="JIE  SUN" w:date="2018-06-21T13:53:00Z">
          <w:r w:rsidDel="008C02A1">
            <w:delText>2</w:delText>
          </w:r>
        </w:del>
        <w:del w:id="7981" w:author="JIE  SUN" w:date="2018-06-21T22:14:00Z">
          <w:r w:rsidDel="00936904">
            <w:delText xml:space="preserve">s.  </w:delText>
          </w:r>
        </w:del>
        <w:del w:id="7982" w:author="JIE  SUN" w:date="2018-06-21T22:23:00Z">
          <w:r w:rsidDel="00A41C79">
            <w:delText xml:space="preserve">Here the standard of judging the action happened is the angle monitored in the effective range lasting for more than 3 times, in another word, the effective period is 0.06s. </w:delText>
          </w:r>
        </w:del>
      </w:ins>
    </w:p>
    <w:p w14:paraId="4FA03678" w14:textId="77777777" w:rsidR="00936904" w:rsidRPr="00936904" w:rsidRDefault="00936904" w:rsidP="00BD66EE">
      <w:pPr>
        <w:rPr>
          <w:ins w:id="7983" w:author="jie sun" w:date="2018-04-18T21:06:00Z"/>
          <w:lang w:val="en-US"/>
          <w:rPrChange w:id="7984" w:author="JIE  SUN" w:date="2018-06-21T22:18:00Z">
            <w:rPr>
              <w:ins w:id="7985" w:author="jie sun" w:date="2018-04-18T21:06:00Z"/>
            </w:rPr>
          </w:rPrChange>
        </w:rPr>
      </w:pPr>
    </w:p>
    <w:p w14:paraId="50567023" w14:textId="23C526BC" w:rsidR="00215C91" w:rsidRDefault="00215C91" w:rsidP="00934476">
      <w:pPr>
        <w:pStyle w:val="Heading3"/>
        <w:rPr>
          <w:ins w:id="7986" w:author="jie sun" w:date="2018-04-18T21:06:00Z"/>
        </w:rPr>
      </w:pPr>
      <w:bookmarkStart w:id="7987" w:name="OLE_LINK63"/>
      <w:ins w:id="7988" w:author="jie sun" w:date="2018-04-18T21:06:00Z">
        <w:del w:id="7989" w:author="JIE  SUN" w:date="2018-06-22T11:39:00Z">
          <w:r w:rsidRPr="00E01906" w:rsidDel="00DF7562">
            <w:delText xml:space="preserve">Synchronization </w:delText>
          </w:r>
          <w:r w:rsidDel="00DF7562">
            <w:delText>P</w:delText>
          </w:r>
          <w:r w:rsidRPr="00E01906" w:rsidDel="00DF7562">
            <w:delText>rinciple</w:delText>
          </w:r>
          <w:r w:rsidDel="00DF7562">
            <w:delText xml:space="preserve"> Using Accelerometer </w:delText>
          </w:r>
        </w:del>
      </w:ins>
      <w:bookmarkStart w:id="7990" w:name="_Toc518661952"/>
      <w:ins w:id="7991" w:author="JIE  SUN" w:date="2018-06-22T11:39:00Z">
        <w:r w:rsidR="00DF7562">
          <w:t xml:space="preserve">Collecting </w:t>
        </w:r>
      </w:ins>
      <w:r w:rsidR="002A1BE1">
        <w:t xml:space="preserve">and </w:t>
      </w:r>
      <w:r w:rsidR="002A1BE1">
        <w:rPr>
          <w:rFonts w:hint="eastAsia"/>
        </w:rPr>
        <w:t>O</w:t>
      </w:r>
      <w:r w:rsidR="002A1BE1">
        <w:t xml:space="preserve">rganizing </w:t>
      </w:r>
      <w:ins w:id="7992" w:author="JIE  SUN" w:date="2018-06-22T11:39:00Z">
        <w:r w:rsidR="00DF7562">
          <w:rPr>
            <w:rFonts w:hint="eastAsia"/>
          </w:rPr>
          <w:t>Data</w:t>
        </w:r>
        <w:bookmarkEnd w:id="7990"/>
        <w:r w:rsidR="00DF7562">
          <w:t xml:space="preserve"> </w:t>
        </w:r>
      </w:ins>
    </w:p>
    <w:bookmarkEnd w:id="7987"/>
    <w:p w14:paraId="1F18C0B0" w14:textId="77777777" w:rsidR="00215C91" w:rsidDel="004E3F09" w:rsidRDefault="00215C91" w:rsidP="00215C91">
      <w:pPr>
        <w:rPr>
          <w:ins w:id="7993" w:author="jie sun" w:date="2018-04-18T21:06:00Z"/>
          <w:del w:id="7994" w:author="JIE  SUN" w:date="2018-06-22T11:50:00Z"/>
        </w:rPr>
      </w:pPr>
      <w:ins w:id="7995" w:author="jie sun" w:date="2018-04-18T21:06:00Z">
        <w:r>
          <w:rPr>
            <w:rFonts w:hint="eastAsia"/>
          </w:rPr>
          <w:t>There</w:t>
        </w:r>
        <w:r>
          <w:t xml:space="preserve"> </w:t>
        </w:r>
        <w:r>
          <w:rPr>
            <w:rFonts w:hint="eastAsia"/>
          </w:rPr>
          <w:t>is</w:t>
        </w:r>
        <w:r>
          <w:t xml:space="preserve"> an example already mentioned in 4.</w:t>
        </w:r>
      </w:ins>
      <w:ins w:id="7996" w:author="jie sun" w:date="2018-04-18T21:09:00Z">
        <w:r w:rsidR="00C85512">
          <w:t>2 chapter,</w:t>
        </w:r>
      </w:ins>
      <w:ins w:id="7997" w:author="jie sun" w:date="2018-04-18T21:06:00Z">
        <w:r>
          <w:t xml:space="preserve"> when put the phone up from the desk level, the Z-axis angle </w:t>
        </w:r>
      </w:ins>
      <w:ins w:id="7998" w:author="JIE  SUN" w:date="2018-06-21T21:06:00Z">
        <w:r w:rsidR="002244F1">
          <w:t>in</w:t>
        </w:r>
      </w:ins>
      <w:ins w:id="7999" w:author="jie sun" w:date="2018-04-18T21:06:00Z">
        <w:del w:id="8000" w:author="JIE  SUN" w:date="2018-06-21T21:06:00Z">
          <w:r w:rsidDel="002244F1">
            <w:delText>de</w:delText>
          </w:r>
        </w:del>
        <w:r>
          <w:t xml:space="preserve">creases when Y-axis </w:t>
        </w:r>
      </w:ins>
      <w:ins w:id="8001" w:author="JIE  SUN" w:date="2018-06-21T21:06:00Z">
        <w:r w:rsidR="002244F1">
          <w:t>de</w:t>
        </w:r>
      </w:ins>
      <w:ins w:id="8002" w:author="jie sun" w:date="2018-04-18T21:06:00Z">
        <w:del w:id="8003" w:author="JIE  SUN" w:date="2018-06-21T21:06:00Z">
          <w:r w:rsidDel="002244F1">
            <w:delText>in</w:delText>
          </w:r>
        </w:del>
        <w:r>
          <w:t xml:space="preserve">creases. Using this principle </w:t>
        </w:r>
        <w:del w:id="8004" w:author="JIE  SUN" w:date="2018-06-22T11:47:00Z">
          <w:r w:rsidDel="004E3F09">
            <w:delText>can identify those three actions generally</w:delText>
          </w:r>
        </w:del>
      </w:ins>
      <w:ins w:id="8005" w:author="JIE  SUN" w:date="2018-06-22T11:47:00Z">
        <w:r w:rsidR="004E3F09">
          <w:t>can make a set of algorithms to identify gestures and also count the times of the gesture happened</w:t>
        </w:r>
      </w:ins>
      <w:ins w:id="8006" w:author="jie sun" w:date="2018-04-18T21:06:00Z">
        <w:r>
          <w:t>,</w:t>
        </w:r>
        <w:del w:id="8007" w:author="JIE  SUN" w:date="2018-06-22T11:49:00Z">
          <w:r w:rsidDel="004E3F09">
            <w:delText xml:space="preserve"> </w:delText>
          </w:r>
        </w:del>
      </w:ins>
      <w:ins w:id="8008" w:author="JIE  SUN" w:date="2018-06-22T11:49:00Z">
        <w:r w:rsidR="004E3F09">
          <w:t xml:space="preserve"> since there are some differences</w:t>
        </w:r>
      </w:ins>
      <w:ins w:id="8009" w:author="JIE  SUN" w:date="2018-06-22T11:50:00Z">
        <w:r w:rsidR="004E3F09">
          <w:t xml:space="preserve"> of the tendency of the angle change</w:t>
        </w:r>
      </w:ins>
      <w:ins w:id="8010" w:author="JIE  SUN" w:date="2018-06-22T11:49:00Z">
        <w:r w:rsidR="004E3F09">
          <w:t xml:space="preserve"> between </w:t>
        </w:r>
      </w:ins>
      <w:ins w:id="8011" w:author="JIE  SUN" w:date="2018-06-22T11:50:00Z">
        <w:r w:rsidR="004E3F09">
          <w:t>those two gestures</w:t>
        </w:r>
      </w:ins>
      <w:ins w:id="8012" w:author="jie sun" w:date="2018-04-18T21:06:00Z">
        <w:del w:id="8013" w:author="JIE  SUN" w:date="2018-06-22T11:49:00Z">
          <w:r w:rsidDel="004E3F09">
            <w:delText>since during those actions X, Y and Z axes, the change regulations of the angle with three axes tested by G-sensor are different</w:delText>
          </w:r>
        </w:del>
        <w:r>
          <w:t>. Let illustrate one by one:</w:t>
        </w:r>
      </w:ins>
    </w:p>
    <w:p w14:paraId="13A4EED7" w14:textId="77777777" w:rsidR="00BD66EE" w:rsidRPr="00BD66EE" w:rsidRDefault="00BD66EE">
      <w:pPr>
        <w:rPr>
          <w:rPrChange w:id="8014" w:author="jie sun" w:date="2018-04-18T21:06:00Z">
            <w:rPr>
              <w:color w:val="44546A" w:themeColor="text2"/>
              <w:lang w:val="en-US"/>
            </w:rPr>
          </w:rPrChange>
        </w:rPr>
      </w:pPr>
    </w:p>
    <w:p w14:paraId="396B6BD9" w14:textId="77777777" w:rsidR="00125910" w:rsidRDefault="00D5184D">
      <w:pPr>
        <w:rPr>
          <w:ins w:id="8015" w:author="JIE  SUN" w:date="2018-06-22T15:11:00Z"/>
          <w:lang w:val="en-US"/>
        </w:rPr>
      </w:pPr>
      <w:del w:id="8016" w:author="JIE  SUN" w:date="2018-06-22T12:22:00Z">
        <w:r w:rsidDel="00861881">
          <w:rPr>
            <w:rFonts w:hint="eastAsia"/>
            <w:lang w:val="en-US"/>
          </w:rPr>
          <w:delText>Action1</w:delText>
        </w:r>
      </w:del>
      <w:ins w:id="8017" w:author="JIE  SUN" w:date="2018-06-22T12:22:00Z">
        <w:r w:rsidR="00861881">
          <w:rPr>
            <w:lang w:val="en-US"/>
          </w:rPr>
          <w:t>Gesture 1</w:t>
        </w:r>
      </w:ins>
      <w:r>
        <w:rPr>
          <w:rFonts w:hint="eastAsia"/>
          <w:lang w:val="en-US"/>
        </w:rPr>
        <w:t xml:space="preserve">:  </w:t>
      </w:r>
      <w:ins w:id="8018" w:author="jie sun" w:date="2018-04-08T14:41:00Z">
        <w:r w:rsidR="00677487">
          <w:t>S</w:t>
        </w:r>
      </w:ins>
      <w:del w:id="8019" w:author="jie sun" w:date="2018-04-08T14:41:00Z">
        <w:r w:rsidDel="00677487">
          <w:delText>s</w:delText>
        </w:r>
      </w:del>
      <w:r>
        <w:t>hak</w:t>
      </w:r>
      <w:ins w:id="8020" w:author="jie sun" w:date="2018-04-08T14:41:00Z">
        <w:r w:rsidR="00677487">
          <w:rPr>
            <w:lang w:val="en-US"/>
          </w:rPr>
          <w:t>e</w:t>
        </w:r>
      </w:ins>
      <w:del w:id="8021" w:author="jie sun" w:date="2018-04-08T14:41:00Z">
        <w:r w:rsidDel="00677487">
          <w:rPr>
            <w:rFonts w:hint="eastAsia"/>
            <w:lang w:val="en-US"/>
          </w:rPr>
          <w:delText>ing</w:delText>
        </w:r>
      </w:del>
      <w:r>
        <w:t xml:space="preserve"> the sticks in perpendicular to the body</w:t>
      </w:r>
      <w:r>
        <w:rPr>
          <w:rFonts w:hint="eastAsia"/>
          <w:lang w:val="en-US"/>
        </w:rPr>
        <w:t xml:space="preserve">, </w:t>
      </w:r>
      <w:del w:id="8022" w:author="jie sun" w:date="2018-04-10T21:54:00Z">
        <w:r w:rsidDel="00DE417E">
          <w:rPr>
            <w:rFonts w:hint="eastAsia"/>
            <w:lang w:val="en-US"/>
          </w:rPr>
          <w:delText xml:space="preserve"> </w:delText>
        </w:r>
      </w:del>
      <w:r>
        <w:rPr>
          <w:rFonts w:hint="eastAsia"/>
          <w:lang w:val="en-US"/>
        </w:rPr>
        <w:t>the stick should display blue color.</w:t>
      </w:r>
      <w:ins w:id="8023" w:author="jie sun" w:date="2018-04-14T21:32:00Z">
        <w:r w:rsidR="00CD51E2">
          <w:rPr>
            <w:lang w:val="en-US"/>
          </w:rPr>
          <w:t xml:space="preserve"> </w:t>
        </w:r>
      </w:ins>
      <w:ins w:id="8024" w:author="JIE  SUN" w:date="2018-06-22T12:18:00Z">
        <w:r w:rsidR="00FC2A81">
          <w:rPr>
            <w:lang w:val="en-US"/>
          </w:rPr>
          <w:t xml:space="preserve"> Holding the phone </w:t>
        </w:r>
      </w:ins>
      <w:ins w:id="8025" w:author="JIE  SUN" w:date="2018-06-22T12:21:00Z">
        <w:r w:rsidR="00FC2A81">
          <w:rPr>
            <w:lang w:val="en-US"/>
          </w:rPr>
          <w:t>makes the screen facing the same direction with you and shake</w:t>
        </w:r>
      </w:ins>
      <w:ins w:id="8026" w:author="JIE  SUN" w:date="2018-06-22T12:22:00Z">
        <w:r w:rsidR="00FC2A81">
          <w:rPr>
            <w:lang w:val="en-US"/>
          </w:rPr>
          <w:t>s</w:t>
        </w:r>
      </w:ins>
      <w:ins w:id="8027" w:author="JIE  SUN" w:date="2018-06-22T12:21:00Z">
        <w:r w:rsidR="00FC2A81">
          <w:rPr>
            <w:lang w:val="en-US"/>
          </w:rPr>
          <w:t xml:space="preserve"> forward and behind</w:t>
        </w:r>
      </w:ins>
      <w:ins w:id="8028" w:author="JIE  SUN" w:date="2018-06-22T12:22:00Z">
        <w:r w:rsidR="00FC2A81">
          <w:rPr>
            <w:lang w:val="en-US"/>
          </w:rPr>
          <w:t>.</w:t>
        </w:r>
      </w:ins>
    </w:p>
    <w:p w14:paraId="69153115" w14:textId="77777777" w:rsidR="0087014B" w:rsidDel="00125910" w:rsidRDefault="00CD51E2">
      <w:pPr>
        <w:rPr>
          <w:del w:id="8029" w:author="JIE  SUN" w:date="2018-06-22T15:12:00Z"/>
          <w:lang w:val="en-US"/>
        </w:rPr>
      </w:pPr>
      <w:ins w:id="8030" w:author="jie sun" w:date="2018-04-14T21:32:00Z">
        <w:del w:id="8031" w:author="JIE  SUN" w:date="2018-06-21T21:15:00Z">
          <w:r w:rsidDel="006F6BA4">
            <w:rPr>
              <w:lang w:val="en-US"/>
            </w:rPr>
            <w:delText>(</w:delText>
          </w:r>
          <w:r w:rsidR="001C566E" w:rsidDel="006F6BA4">
            <w:rPr>
              <w:lang w:val="en-US"/>
            </w:rPr>
            <w:delText>All Frequenc</w:delText>
          </w:r>
        </w:del>
      </w:ins>
      <w:ins w:id="8032" w:author="jie sun" w:date="2018-04-14T21:33:00Z">
        <w:del w:id="8033" w:author="JIE  SUN" w:date="2018-06-21T21:15:00Z">
          <w:r w:rsidR="001C566E" w:rsidDel="006F6BA4">
            <w:rPr>
              <w:lang w:val="en-US"/>
            </w:rPr>
            <w:delText xml:space="preserve">ies below: </w:delText>
          </w:r>
        </w:del>
      </w:ins>
      <w:ins w:id="8034" w:author="jie sun" w:date="2018-04-14T21:32:00Z">
        <w:del w:id="8035" w:author="JIE  SUN" w:date="2018-06-21T13:54:00Z">
          <w:r w:rsidDel="008C02A1">
            <w:rPr>
              <w:lang w:val="en-US"/>
            </w:rPr>
            <w:delText>5</w:delText>
          </w:r>
        </w:del>
        <w:del w:id="8036" w:author="JIE  SUN" w:date="2018-06-21T21:15:00Z">
          <w:r w:rsidDel="006F6BA4">
            <w:rPr>
              <w:lang w:val="en-US"/>
            </w:rPr>
            <w:delText>0 Hz)</w:delText>
          </w:r>
        </w:del>
      </w:ins>
    </w:p>
    <w:p w14:paraId="6D08D6E1" w14:textId="77777777" w:rsidR="0087014B" w:rsidRDefault="00D5184D">
      <w:pPr>
        <w:jc w:val="center"/>
        <w:rPr>
          <w:ins w:id="8037" w:author="像个男人一样" w:date="2018-03-21T02:14:00Z"/>
          <w:lang w:val="en-US"/>
        </w:rPr>
        <w:pPrChange w:id="8038" w:author="jie sun" w:date="2018-04-16T21:42:00Z">
          <w:pPr/>
        </w:pPrChange>
      </w:pPr>
      <w:r>
        <w:rPr>
          <w:rFonts w:hint="eastAsia"/>
          <w:noProof/>
        </w:rPr>
        <w:drawing>
          <wp:inline distT="0" distB="0" distL="114300" distR="114300" wp14:anchorId="1FCCA909" wp14:editId="097D77BE">
            <wp:extent cx="4882551" cy="1923415"/>
            <wp:effectExtent l="0" t="0" r="0" b="63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67"/>
                    <a:srcRect r="9113" b="22730"/>
                    <a:stretch>
                      <a:fillRect/>
                    </a:stretch>
                  </pic:blipFill>
                  <pic:spPr>
                    <a:xfrm>
                      <a:off x="0" y="0"/>
                      <a:ext cx="4887838" cy="1925498"/>
                    </a:xfrm>
                    <a:prstGeom prst="rect">
                      <a:avLst/>
                    </a:prstGeom>
                  </pic:spPr>
                </pic:pic>
              </a:graphicData>
            </a:graphic>
          </wp:inline>
        </w:drawing>
      </w:r>
    </w:p>
    <w:p w14:paraId="0728774B" w14:textId="31B2E761" w:rsidR="00125910" w:rsidRDefault="00D5184D">
      <w:pPr>
        <w:pStyle w:val="Caption"/>
        <w:jc w:val="center"/>
        <w:rPr>
          <w:ins w:id="8039" w:author="JIE  SUN" w:date="2018-06-22T15:13:00Z"/>
        </w:rPr>
        <w:pPrChange w:id="8040" w:author="jie sun" w:date="2018-04-16T21:42:00Z">
          <w:pPr/>
        </w:pPrChange>
      </w:pPr>
      <w:bookmarkStart w:id="8041" w:name="_Toc517801903"/>
      <w:ins w:id="8042" w:author="像个男人一样" w:date="2018-03-21T02:14:00Z">
        <w:r>
          <w:t xml:space="preserve">Figure </w:t>
        </w:r>
      </w:ins>
      <w:ins w:id="8043" w:author="JIE  SUN" w:date="2018-06-21T13:36:00Z">
        <w:r w:rsidR="00A64E7B">
          <w:fldChar w:fldCharType="begin"/>
        </w:r>
        <w:r w:rsidR="00A64E7B">
          <w:instrText xml:space="preserve"> STYLEREF 1 \s </w:instrText>
        </w:r>
      </w:ins>
      <w:r w:rsidR="00A64E7B">
        <w:fldChar w:fldCharType="separate"/>
      </w:r>
      <w:r w:rsidR="005D06D1">
        <w:rPr>
          <w:noProof/>
        </w:rPr>
        <w:t>5</w:t>
      </w:r>
      <w:ins w:id="804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11</w:t>
      </w:r>
      <w:ins w:id="8045" w:author="JIE  SUN" w:date="2018-06-21T13:36:00Z">
        <w:r w:rsidR="00A64E7B">
          <w:fldChar w:fldCharType="end"/>
        </w:r>
      </w:ins>
      <w:ins w:id="8046" w:author="jie sun" w:date="2018-04-19T13:00:00Z">
        <w:del w:id="8047" w:author="JIE  SUN" w:date="2018-06-21T13:34:00Z">
          <w:r w:rsidR="00083FE7" w:rsidDel="00A64E7B">
            <w:fldChar w:fldCharType="begin"/>
          </w:r>
          <w:r w:rsidR="00083FE7" w:rsidDel="00A64E7B">
            <w:delInstrText xml:space="preserve"> STYLEREF 1 \s </w:delInstrText>
          </w:r>
        </w:del>
      </w:ins>
      <w:del w:id="8048" w:author="JIE  SUN" w:date="2018-06-21T13:34:00Z">
        <w:r w:rsidR="00083FE7" w:rsidDel="00A64E7B">
          <w:fldChar w:fldCharType="separate"/>
        </w:r>
        <w:r w:rsidR="00083FE7" w:rsidDel="00A64E7B">
          <w:rPr>
            <w:noProof/>
          </w:rPr>
          <w:delText>4</w:delText>
        </w:r>
      </w:del>
      <w:ins w:id="8049" w:author="jie sun" w:date="2018-04-19T13:00:00Z">
        <w:del w:id="805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051" w:author="JIE  SUN" w:date="2018-06-21T13:34:00Z">
        <w:r w:rsidR="00083FE7" w:rsidDel="00A64E7B">
          <w:fldChar w:fldCharType="separate"/>
        </w:r>
      </w:del>
      <w:ins w:id="8052" w:author="jie sun" w:date="2018-04-19T13:00:00Z">
        <w:del w:id="8053" w:author="JIE  SUN" w:date="2018-06-21T13:34:00Z">
          <w:r w:rsidR="00083FE7" w:rsidDel="00A64E7B">
            <w:rPr>
              <w:noProof/>
            </w:rPr>
            <w:delText>10</w:delText>
          </w:r>
          <w:r w:rsidR="00083FE7" w:rsidDel="00A64E7B">
            <w:fldChar w:fldCharType="end"/>
          </w:r>
        </w:del>
      </w:ins>
      <w:ins w:id="8054" w:author="像个男人一样" w:date="2018-03-21T02:14:00Z">
        <w:del w:id="805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056" w:author="像个男人一样" w:date="2018-03-22T11:51:00Z">
        <w:del w:id="8057" w:author="jie sun" w:date="2018-04-10T21:45:00Z">
          <w:r w:rsidDel="00454521">
            <w:delText>9</w:delText>
          </w:r>
        </w:del>
      </w:ins>
      <w:ins w:id="8058" w:author="像个男人一样" w:date="2018-03-21T02:14:00Z">
        <w:del w:id="8059" w:author="jie sun" w:date="2018-04-10T21:45:00Z">
          <w:r w:rsidDel="00454521">
            <w:fldChar w:fldCharType="end"/>
          </w:r>
        </w:del>
        <w:bookmarkStart w:id="8060" w:name="_Toc13665"/>
        <w:bookmarkStart w:id="8061" w:name="_Toc3253"/>
        <w:bookmarkStart w:id="8062" w:name="_Toc30291"/>
        <w:bookmarkStart w:id="8063" w:name="_Toc5203"/>
        <w:bookmarkStart w:id="8064" w:name="_Toc7885"/>
        <w:bookmarkStart w:id="8065" w:name="_Toc9703"/>
        <w:bookmarkStart w:id="8066" w:name="_Toc20146"/>
        <w:bookmarkStart w:id="8067" w:name="_Toc18384"/>
        <w:bookmarkStart w:id="8068" w:name="_Toc22028"/>
        <w:bookmarkStart w:id="8069" w:name="_Toc27708"/>
        <w:bookmarkStart w:id="8070" w:name="_Toc9096"/>
        <w:bookmarkStart w:id="8071" w:name="_Toc24577"/>
        <w:bookmarkStart w:id="8072" w:name="_Toc10608"/>
        <w:bookmarkStart w:id="8073" w:name="_Toc6050"/>
        <w:bookmarkStart w:id="8074" w:name="_Toc31888"/>
        <w:bookmarkStart w:id="8075" w:name="_Toc12510"/>
        <w:bookmarkStart w:id="8076" w:name="_Toc23863"/>
        <w:bookmarkStart w:id="8077" w:name="_Toc12797"/>
        <w:bookmarkStart w:id="8078" w:name="_Toc5373"/>
        <w:bookmarkStart w:id="8079" w:name="_Toc17157"/>
        <w:bookmarkStart w:id="8080" w:name="_Toc25493"/>
        <w:bookmarkStart w:id="8081" w:name="_Toc540"/>
        <w:bookmarkStart w:id="8082" w:name="_Toc21264"/>
        <w:bookmarkStart w:id="8083" w:name="_Toc24219"/>
        <w:bookmarkStart w:id="8084" w:name="_Toc21826"/>
        <w:r>
          <w:rPr>
            <w:rFonts w:hint="eastAsia"/>
          </w:rPr>
          <w:t xml:space="preserve">: Shank </w:t>
        </w:r>
      </w:ins>
      <w:ins w:id="8085" w:author="jie sun" w:date="2018-04-16T22:33:00Z">
        <w:r w:rsidR="00AA4800">
          <w:rPr>
            <w:rFonts w:hint="eastAsia"/>
          </w:rPr>
          <w:t>T</w:t>
        </w:r>
      </w:ins>
      <w:ins w:id="8086" w:author="像个男人一样" w:date="2018-03-21T02:14:00Z">
        <w:del w:id="8087" w:author="jie sun" w:date="2018-04-16T22:33:00Z">
          <w:r w:rsidDel="00AA4800">
            <w:rPr>
              <w:rFonts w:hint="eastAsia"/>
            </w:rPr>
            <w:delText>t</w:delText>
          </w:r>
        </w:del>
        <w:r>
          <w:rPr>
            <w:rFonts w:hint="eastAsia"/>
          </w:rPr>
          <w:t xml:space="preserve">he Phone </w:t>
        </w:r>
      </w:ins>
      <w:ins w:id="8088" w:author="jie sun" w:date="2018-04-16T22:33:00Z">
        <w:r w:rsidR="00AA4800">
          <w:rPr>
            <w:rFonts w:hint="eastAsia"/>
          </w:rPr>
          <w:t>I</w:t>
        </w:r>
      </w:ins>
      <w:ins w:id="8089" w:author="像个男人一样" w:date="2018-03-21T02:14:00Z">
        <w:del w:id="8090" w:author="jie sun" w:date="2018-04-16T22:33:00Z">
          <w:r w:rsidDel="00AA4800">
            <w:rPr>
              <w:rFonts w:hint="eastAsia"/>
            </w:rPr>
            <w:delText>i</w:delText>
          </w:r>
        </w:del>
        <w:r>
          <w:rPr>
            <w:rFonts w:hint="eastAsia"/>
          </w:rPr>
          <w:t xml:space="preserve">n </w:t>
        </w:r>
      </w:ins>
      <w:ins w:id="8091" w:author="JIE  SUN" w:date="2018-06-22T12:22:00Z">
        <w:r w:rsidR="00861881">
          <w:t>Gesture1</w:t>
        </w:r>
      </w:ins>
      <w:bookmarkEnd w:id="8041"/>
    </w:p>
    <w:p w14:paraId="36752DF8" w14:textId="77777777" w:rsidR="00125910" w:rsidRDefault="00125910" w:rsidP="00125910">
      <w:pPr>
        <w:rPr>
          <w:ins w:id="8092" w:author="JIE  SUN" w:date="2018-06-22T15:20:00Z"/>
          <w:lang w:val="en-US"/>
        </w:rPr>
      </w:pPr>
      <w:ins w:id="8093" w:author="JIE  SUN" w:date="2018-06-22T15:13:00Z">
        <w:r>
          <w:rPr>
            <w:lang w:val="en-US"/>
          </w:rPr>
          <w:t>There are two basic conditions to judge a valid gesture 1.</w:t>
        </w:r>
      </w:ins>
      <w:ins w:id="8094" w:author="JIE  SUN" w:date="2018-06-22T15:14:00Z">
        <w:r>
          <w:rPr>
            <w:lang w:val="en-US"/>
          </w:rPr>
          <w:t xml:space="preserve"> </w:t>
        </w:r>
      </w:ins>
    </w:p>
    <w:p w14:paraId="48716600" w14:textId="77777777" w:rsidR="00125910" w:rsidRDefault="00125910" w:rsidP="00125910">
      <w:pPr>
        <w:rPr>
          <w:ins w:id="8095" w:author="JIE  SUN" w:date="2018-06-22T15:13:00Z"/>
          <w:lang w:val="en-US"/>
        </w:rPr>
      </w:pPr>
      <w:ins w:id="8096" w:author="JIE  SUN" w:date="2018-06-22T15:20:00Z">
        <w:r>
          <w:rPr>
            <w:lang w:val="en-US"/>
          </w:rPr>
          <w:t xml:space="preserve">Condition 1: </w:t>
        </w:r>
      </w:ins>
      <w:ins w:id="8097" w:author="JIE  SUN" w:date="2018-06-22T15:14:00Z">
        <w:r>
          <w:rPr>
            <w:lang w:val="en-US"/>
          </w:rPr>
          <w:t xml:space="preserve">First is to analyze the self-rotation angle change to make </w:t>
        </w:r>
      </w:ins>
      <w:ins w:id="8098" w:author="JIE  SUN" w:date="2018-06-22T15:15:00Z">
        <w:r>
          <w:rPr>
            <w:lang w:val="en-US"/>
          </w:rPr>
          <w:t xml:space="preserve">threshold values of </w:t>
        </w:r>
      </w:ins>
      <w:ins w:id="8099" w:author="JIE  SUN" w:date="2018-06-22T15:14:00Z">
        <w:r>
          <w:rPr>
            <w:lang w:val="en-US"/>
          </w:rPr>
          <w:t>restrictions in three axes</w:t>
        </w:r>
      </w:ins>
      <w:ins w:id="8100" w:author="JIE  SUN" w:date="2018-06-22T15:19:00Z">
        <w:r>
          <w:rPr>
            <w:lang w:val="en-US"/>
          </w:rPr>
          <w:t xml:space="preserve"> </w:t>
        </w:r>
        <w:r>
          <w:rPr>
            <w:rFonts w:hint="eastAsia"/>
            <w:lang w:val="en-US"/>
          </w:rPr>
          <w:t>which</w:t>
        </w:r>
        <w:r>
          <w:rPr>
            <w:lang w:val="en-US"/>
          </w:rPr>
          <w:t xml:space="preserve"> are defined in Table 1 below</w:t>
        </w:r>
      </w:ins>
      <w:ins w:id="8101" w:author="JIE  SUN" w:date="2018-06-22T15:14:00Z">
        <w:r>
          <w:rPr>
            <w:lang w:val="en-US"/>
          </w:rPr>
          <w:t xml:space="preserve">. </w:t>
        </w:r>
      </w:ins>
      <w:ins w:id="8102" w:author="JIE  SUN" w:date="2018-06-22T15:20:00Z">
        <w:r>
          <w:rPr>
            <w:lang w:val="en-US"/>
          </w:rPr>
          <w:t>W</w:t>
        </w:r>
      </w:ins>
      <w:ins w:id="8103" w:author="JIE  SUN" w:date="2018-06-22T15:14:00Z">
        <w:r>
          <w:rPr>
            <w:lang w:val="en-US"/>
          </w:rPr>
          <w:t>hen the</w:t>
        </w:r>
      </w:ins>
      <w:ins w:id="8104" w:author="JIE  SUN" w:date="2018-06-22T15:17:00Z">
        <w:r>
          <w:rPr>
            <w:lang w:val="en-US"/>
          </w:rPr>
          <w:t xml:space="preserve"> values of self-rotation angle in</w:t>
        </w:r>
      </w:ins>
      <w:ins w:id="8105" w:author="JIE  SUN" w:date="2018-06-22T15:14:00Z">
        <w:r>
          <w:rPr>
            <w:lang w:val="en-US"/>
          </w:rPr>
          <w:t xml:space="preserve"> </w:t>
        </w:r>
      </w:ins>
      <w:ins w:id="8106" w:author="JIE  SUN" w:date="2018-06-22T15:16:00Z">
        <w:r>
          <w:rPr>
            <w:lang w:val="en-US"/>
          </w:rPr>
          <w:t>three</w:t>
        </w:r>
      </w:ins>
      <w:ins w:id="8107" w:author="JIE  SUN" w:date="2018-06-22T15:14:00Z">
        <w:r>
          <w:rPr>
            <w:lang w:val="en-US"/>
          </w:rPr>
          <w:t xml:space="preserve"> </w:t>
        </w:r>
      </w:ins>
      <w:ins w:id="8108" w:author="JIE  SUN" w:date="2018-06-22T15:16:00Z">
        <w:r>
          <w:rPr>
            <w:lang w:val="en-US"/>
          </w:rPr>
          <w:t>directions can meet</w:t>
        </w:r>
      </w:ins>
      <w:ins w:id="8109" w:author="JIE  SUN" w:date="2018-06-22T15:17:00Z">
        <w:r>
          <w:rPr>
            <w:lang w:val="en-US"/>
          </w:rPr>
          <w:t xml:space="preserve"> the threshold values, it means the data satisfy this cond</w:t>
        </w:r>
      </w:ins>
      <w:ins w:id="8110" w:author="JIE  SUN" w:date="2018-06-22T15:18:00Z">
        <w:r>
          <w:rPr>
            <w:lang w:val="en-US"/>
          </w:rPr>
          <w:t>i</w:t>
        </w:r>
      </w:ins>
      <w:ins w:id="8111" w:author="JIE  SUN" w:date="2018-06-22T15:17:00Z">
        <w:r>
          <w:rPr>
            <w:lang w:val="en-US"/>
          </w:rPr>
          <w:t>tion</w:t>
        </w:r>
      </w:ins>
      <w:ins w:id="8112" w:author="JIE  SUN" w:date="2018-06-22T15:19:00Z">
        <w:r>
          <w:rPr>
            <w:lang w:val="en-US"/>
          </w:rPr>
          <w:t>.</w:t>
        </w:r>
      </w:ins>
      <w:ins w:id="8113" w:author="JIE  SUN" w:date="2018-06-22T15:16:00Z">
        <w:r>
          <w:rPr>
            <w:lang w:val="en-US"/>
          </w:rPr>
          <w:t xml:space="preserve"> </w:t>
        </w:r>
      </w:ins>
    </w:p>
    <w:p w14:paraId="4162DED9" w14:textId="77777777" w:rsidR="00125910" w:rsidRPr="00125910" w:rsidRDefault="00125910">
      <w:pPr>
        <w:rPr>
          <w:ins w:id="8114" w:author="JIE  SUN" w:date="2018-06-22T15:12:00Z"/>
        </w:rPr>
      </w:pPr>
    </w:p>
    <w:p w14:paraId="090C044D" w14:textId="77777777" w:rsidR="0087014B" w:rsidDel="00AF72A5" w:rsidRDefault="00F94CD9">
      <w:pPr>
        <w:pStyle w:val="Caption"/>
        <w:jc w:val="center"/>
        <w:rPr>
          <w:ins w:id="8115" w:author="像个男人一样" w:date="2018-03-21T02:13:00Z"/>
          <w:del w:id="8116" w:author="JIE  SUN" w:date="2018-06-22T17:24:00Z"/>
          <w:lang w:val="en-US"/>
        </w:rPr>
        <w:pPrChange w:id="8117" w:author="jie sun" w:date="2018-04-16T21:42:00Z">
          <w:pPr/>
        </w:pPrChange>
      </w:pPr>
      <w:ins w:id="8118" w:author="JIE  SUN" w:date="2018-06-22T16:39:00Z">
        <w:r>
          <w:rPr>
            <w:iCs w:val="0"/>
            <w:noProof/>
          </w:rPr>
          <w:drawing>
            <wp:inline distT="0" distB="0" distL="0" distR="0" wp14:anchorId="2D6773B7" wp14:editId="74CEF617">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ins>
      <w:ins w:id="8119" w:author="jie sun" w:date="2018-04-16T22:33:00Z">
        <w:del w:id="8120" w:author="JIE  SUN" w:date="2018-06-22T12:22:00Z">
          <w:r w:rsidR="00AA4800" w:rsidDel="00861881">
            <w:rPr>
              <w:rFonts w:hint="eastAsia"/>
            </w:rPr>
            <w:delText>A</w:delText>
          </w:r>
        </w:del>
      </w:ins>
      <w:ins w:id="8121" w:author="像个男人一样" w:date="2018-03-21T02:14:00Z">
        <w:del w:id="8122" w:author="jie sun" w:date="2018-04-16T22:33:00Z">
          <w:r w:rsidR="00D5184D" w:rsidDel="00AA4800">
            <w:rPr>
              <w:rFonts w:hint="eastAsia"/>
            </w:rPr>
            <w:delText>a</w:delText>
          </w:r>
        </w:del>
        <w:del w:id="8123" w:author="JIE  SUN" w:date="2018-06-22T12:22:00Z">
          <w:r w:rsidR="00D5184D" w:rsidDel="00861881">
            <w:rPr>
              <w:rFonts w:hint="eastAsia"/>
            </w:rPr>
            <w:delText>ction1</w:delText>
          </w:r>
        </w:del>
      </w:ins>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p>
    <w:p w14:paraId="2D0DACCE" w14:textId="77777777" w:rsidR="0087014B" w:rsidRDefault="00D5184D">
      <w:pPr>
        <w:pStyle w:val="Caption"/>
        <w:jc w:val="center"/>
        <w:rPr>
          <w:ins w:id="8124" w:author="像个男人一样" w:date="2018-03-21T02:14:00Z"/>
        </w:rPr>
        <w:pPrChange w:id="8125" w:author="JIE  SUN" w:date="2018-06-22T17:24:00Z">
          <w:pPr/>
        </w:pPrChange>
      </w:pPr>
      <w:del w:id="8126" w:author="JIE  SUN" w:date="2018-06-21T15:24:00Z">
        <w:r w:rsidDel="00B71F5C">
          <w:rPr>
            <w:noProof/>
          </w:rPr>
          <w:drawing>
            <wp:inline distT="0" distB="0" distL="114300" distR="114300" wp14:anchorId="42C3BC8D" wp14:editId="6A255226">
              <wp:extent cx="4572000" cy="2743200"/>
              <wp:effectExtent l="0" t="0" r="0" b="0"/>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del>
    </w:p>
    <w:p w14:paraId="00AB2279" w14:textId="3C616DB5" w:rsidR="00AF72A5" w:rsidRDefault="00D5184D">
      <w:pPr>
        <w:pStyle w:val="Caption"/>
        <w:jc w:val="center"/>
        <w:rPr>
          <w:ins w:id="8127" w:author="JIE  SUN" w:date="2018-06-22T17:24:00Z"/>
          <w:lang w:val="en-US"/>
        </w:rPr>
        <w:pPrChange w:id="8128" w:author="jie sun" w:date="2018-04-16T21:42:00Z">
          <w:pPr/>
        </w:pPrChange>
      </w:pPr>
      <w:bookmarkStart w:id="8129" w:name="_Toc517801904"/>
      <w:ins w:id="8130" w:author="像个男人一样" w:date="2018-03-21T02:15:00Z">
        <w:r>
          <w:t xml:space="preserve">Figure </w:t>
        </w:r>
      </w:ins>
      <w:ins w:id="8131" w:author="JIE  SUN" w:date="2018-06-21T13:36:00Z">
        <w:r w:rsidR="00A64E7B">
          <w:fldChar w:fldCharType="begin"/>
        </w:r>
        <w:r w:rsidR="00A64E7B">
          <w:instrText xml:space="preserve"> STYLEREF 1 \s </w:instrText>
        </w:r>
      </w:ins>
      <w:r w:rsidR="00A64E7B">
        <w:fldChar w:fldCharType="separate"/>
      </w:r>
      <w:r w:rsidR="005D06D1">
        <w:rPr>
          <w:noProof/>
        </w:rPr>
        <w:t>5</w:t>
      </w:r>
      <w:ins w:id="813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12</w:t>
      </w:r>
      <w:ins w:id="8133" w:author="JIE  SUN" w:date="2018-06-21T13:36:00Z">
        <w:r w:rsidR="00A64E7B">
          <w:fldChar w:fldCharType="end"/>
        </w:r>
      </w:ins>
      <w:ins w:id="8134" w:author="jie sun" w:date="2018-04-19T13:00:00Z">
        <w:del w:id="8135" w:author="JIE  SUN" w:date="2018-06-21T13:34:00Z">
          <w:r w:rsidR="00083FE7" w:rsidDel="00A64E7B">
            <w:fldChar w:fldCharType="begin"/>
          </w:r>
          <w:r w:rsidR="00083FE7" w:rsidDel="00A64E7B">
            <w:delInstrText xml:space="preserve"> STYLEREF 1 \s </w:delInstrText>
          </w:r>
        </w:del>
      </w:ins>
      <w:del w:id="8136" w:author="JIE  SUN" w:date="2018-06-21T13:34:00Z">
        <w:r w:rsidR="00083FE7" w:rsidDel="00A64E7B">
          <w:fldChar w:fldCharType="separate"/>
        </w:r>
        <w:r w:rsidR="00083FE7" w:rsidDel="00A64E7B">
          <w:rPr>
            <w:noProof/>
          </w:rPr>
          <w:delText>4</w:delText>
        </w:r>
      </w:del>
      <w:ins w:id="8137" w:author="jie sun" w:date="2018-04-19T13:00:00Z">
        <w:del w:id="813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139" w:author="JIE  SUN" w:date="2018-06-21T13:34:00Z">
        <w:r w:rsidR="00083FE7" w:rsidDel="00A64E7B">
          <w:fldChar w:fldCharType="separate"/>
        </w:r>
      </w:del>
      <w:ins w:id="8140" w:author="jie sun" w:date="2018-04-19T13:00:00Z">
        <w:del w:id="8141" w:author="JIE  SUN" w:date="2018-06-21T13:34:00Z">
          <w:r w:rsidR="00083FE7" w:rsidDel="00A64E7B">
            <w:rPr>
              <w:noProof/>
            </w:rPr>
            <w:delText>11</w:delText>
          </w:r>
          <w:r w:rsidR="00083FE7" w:rsidDel="00A64E7B">
            <w:fldChar w:fldCharType="end"/>
          </w:r>
        </w:del>
      </w:ins>
      <w:ins w:id="8142" w:author="像个男人一样" w:date="2018-03-21T02:15:00Z">
        <w:del w:id="814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144" w:author="像个男人一样" w:date="2018-03-22T11:51:00Z">
        <w:del w:id="8145" w:author="jie sun" w:date="2018-04-10T21:45:00Z">
          <w:r w:rsidDel="00454521">
            <w:delText>10</w:delText>
          </w:r>
        </w:del>
      </w:ins>
      <w:ins w:id="8146" w:author="像个男人一样" w:date="2018-03-21T02:15:00Z">
        <w:del w:id="8147" w:author="jie sun" w:date="2018-04-10T21:45:00Z">
          <w:r w:rsidDel="00454521">
            <w:fldChar w:fldCharType="end"/>
          </w:r>
        </w:del>
        <w:bookmarkStart w:id="8148" w:name="_Toc13477"/>
        <w:bookmarkStart w:id="8149" w:name="_Toc3312"/>
        <w:bookmarkStart w:id="8150" w:name="_Toc30415"/>
        <w:bookmarkStart w:id="8151" w:name="_Toc15406"/>
        <w:bookmarkStart w:id="8152" w:name="_Toc22349"/>
        <w:bookmarkStart w:id="8153" w:name="_Toc14586"/>
        <w:bookmarkStart w:id="8154" w:name="_Toc11282"/>
        <w:bookmarkStart w:id="8155" w:name="_Toc19089"/>
        <w:bookmarkStart w:id="8156" w:name="_Toc21668"/>
        <w:bookmarkStart w:id="8157" w:name="_Toc20962"/>
        <w:bookmarkStart w:id="8158" w:name="_Toc22628"/>
        <w:bookmarkStart w:id="8159" w:name="_Toc6265"/>
        <w:bookmarkStart w:id="8160" w:name="_Toc27747"/>
        <w:bookmarkStart w:id="8161" w:name="_Toc24094"/>
        <w:bookmarkStart w:id="8162" w:name="_Toc257"/>
        <w:bookmarkStart w:id="8163" w:name="_Toc14481"/>
        <w:bookmarkStart w:id="8164" w:name="_Toc24361"/>
        <w:bookmarkStart w:id="8165" w:name="_Toc461"/>
        <w:bookmarkStart w:id="8166" w:name="_Toc7552"/>
        <w:bookmarkStart w:id="8167" w:name="_Toc4361"/>
        <w:bookmarkStart w:id="8168" w:name="_Toc23374"/>
        <w:bookmarkStart w:id="8169" w:name="_Toc27015"/>
        <w:bookmarkStart w:id="8170" w:name="_Toc18197"/>
        <w:bookmarkStart w:id="8171" w:name="_Toc18563"/>
        <w:bookmarkStart w:id="8172" w:name="_Toc18731"/>
        <w:r>
          <w:rPr>
            <w:rFonts w:hint="eastAsia"/>
          </w:rPr>
          <w:t>:</w:t>
        </w:r>
      </w:ins>
      <w:ins w:id="8173" w:author="JIE  SUN" w:date="2018-06-22T15:10:00Z">
        <w:r w:rsidR="0012193D">
          <w:t xml:space="preserve"> </w:t>
        </w:r>
      </w:ins>
      <w:ins w:id="8174" w:author="像个男人一样" w:date="2018-03-21T02:15:00Z">
        <w:r>
          <w:rPr>
            <w:rFonts w:hint="eastAsia"/>
          </w:rPr>
          <w:t xml:space="preserve">Spinning </w:t>
        </w:r>
      </w:ins>
      <w:ins w:id="8175" w:author="jie sun" w:date="2018-04-16T22:33:00Z">
        <w:r w:rsidR="00AA4800">
          <w:rPr>
            <w:rFonts w:hint="eastAsia"/>
          </w:rPr>
          <w:t>A</w:t>
        </w:r>
      </w:ins>
      <w:ins w:id="8176" w:author="像个男人一样" w:date="2018-03-21T02:15:00Z">
        <w:del w:id="8177" w:author="jie sun" w:date="2018-04-16T22:33:00Z">
          <w:r w:rsidDel="00AA4800">
            <w:rPr>
              <w:rFonts w:hint="eastAsia"/>
            </w:rPr>
            <w:delText>a</w:delText>
          </w:r>
        </w:del>
        <w:r>
          <w:rPr>
            <w:rFonts w:hint="eastAsia"/>
          </w:rPr>
          <w:t xml:space="preserve">ngle </w:t>
        </w:r>
      </w:ins>
      <w:ins w:id="8178" w:author="jie sun" w:date="2018-04-16T22:33:00Z">
        <w:r w:rsidR="00AA4800">
          <w:t>C</w:t>
        </w:r>
      </w:ins>
      <w:ins w:id="8179" w:author="像个男人一样" w:date="2018-03-21T02:15:00Z">
        <w:del w:id="8180" w:author="jie sun" w:date="2018-04-16T22:33:00Z">
          <w:r w:rsidDel="00AA4800">
            <w:rPr>
              <w:rFonts w:hint="eastAsia"/>
            </w:rPr>
            <w:delText>c</w:delText>
          </w:r>
        </w:del>
        <w:r>
          <w:rPr>
            <w:rFonts w:hint="eastAsia"/>
          </w:rPr>
          <w:t>hanges</w:t>
        </w:r>
      </w:ins>
      <w:ins w:id="8181" w:author="像个男人一样" w:date="2018-03-21T02:18:00Z">
        <w:r>
          <w:rPr>
            <w:rFonts w:hint="eastAsia"/>
            <w:lang w:val="en-US"/>
          </w:rPr>
          <w:t xml:space="preserve"> </w:t>
        </w:r>
      </w:ins>
      <w:ins w:id="8182" w:author="JIE  SUN" w:date="2018-06-22T15:10:00Z">
        <w:r w:rsidR="0012193D">
          <w:rPr>
            <w:rFonts w:hint="eastAsia"/>
            <w:lang w:val="en-US"/>
          </w:rPr>
          <w:t>in Gesture 1</w:t>
        </w:r>
      </w:ins>
      <w:bookmarkEnd w:id="8129"/>
    </w:p>
    <w:p w14:paraId="405621F2" w14:textId="77777777" w:rsidR="0087014B" w:rsidDel="0045059A" w:rsidRDefault="00AA4800">
      <w:pPr>
        <w:pStyle w:val="Caption"/>
        <w:jc w:val="center"/>
        <w:rPr>
          <w:ins w:id="8183" w:author="像个男人一样" w:date="2018-03-22T11:49:00Z"/>
          <w:del w:id="8184" w:author="jie sun" w:date="2018-04-11T17:34:00Z"/>
          <w:lang w:val="en-US"/>
        </w:rPr>
        <w:pPrChange w:id="8185" w:author="jie sun" w:date="2018-04-16T21:42:00Z">
          <w:pPr/>
        </w:pPrChange>
      </w:pPr>
      <w:ins w:id="8186" w:author="jie sun" w:date="2018-04-16T22:33:00Z">
        <w:del w:id="8187" w:author="JIE  SUN" w:date="2018-06-22T15:10:00Z">
          <w:r w:rsidDel="0012193D">
            <w:rPr>
              <w:lang w:val="en-US"/>
            </w:rPr>
            <w:delText>I</w:delText>
          </w:r>
        </w:del>
      </w:ins>
      <w:ins w:id="8188" w:author="像个男人一样" w:date="2018-03-21T02:18:00Z">
        <w:del w:id="8189" w:author="jie sun" w:date="2018-04-16T22:33:00Z">
          <w:r w:rsidR="00D5184D" w:rsidDel="00AA4800">
            <w:rPr>
              <w:rFonts w:hint="eastAsia"/>
              <w:lang w:val="en-US"/>
            </w:rPr>
            <w:delText>i</w:delText>
          </w:r>
        </w:del>
        <w:del w:id="8190" w:author="JIE  SUN" w:date="2018-06-22T15:10:00Z">
          <w:r w:rsidR="00D5184D" w:rsidDel="0012193D">
            <w:rPr>
              <w:rFonts w:hint="eastAsia"/>
              <w:lang w:val="en-US"/>
            </w:rPr>
            <w:delText xml:space="preserve">n </w:delText>
          </w:r>
        </w:del>
      </w:ins>
      <w:ins w:id="8191" w:author="jie sun" w:date="2018-04-16T22:33:00Z">
        <w:del w:id="8192" w:author="JIE  SUN" w:date="2018-06-22T15:10:00Z">
          <w:r w:rsidDel="0012193D">
            <w:rPr>
              <w:lang w:val="en-US"/>
            </w:rPr>
            <w:delText>A</w:delText>
          </w:r>
        </w:del>
      </w:ins>
      <w:ins w:id="8193" w:author="像个男人一样" w:date="2018-03-21T02:18:00Z">
        <w:del w:id="8194" w:author="jie sun" w:date="2018-04-16T22:33:00Z">
          <w:r w:rsidR="00D5184D" w:rsidDel="00AA4800">
            <w:rPr>
              <w:rFonts w:hint="eastAsia"/>
              <w:lang w:val="en-US"/>
            </w:rPr>
            <w:delText>a</w:delText>
          </w:r>
        </w:del>
        <w:del w:id="8195" w:author="JIE  SUN" w:date="2018-06-22T15:10:00Z">
          <w:r w:rsidR="00D5184D" w:rsidDel="0012193D">
            <w:rPr>
              <w:rFonts w:hint="eastAsia"/>
              <w:lang w:val="en-US"/>
            </w:rPr>
            <w:delText>ction 1</w:delText>
          </w:r>
        </w:del>
      </w:ins>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p>
    <w:p w14:paraId="43611E47" w14:textId="77777777" w:rsidR="0087014B" w:rsidRDefault="0087014B">
      <w:pPr>
        <w:pStyle w:val="Caption"/>
        <w:jc w:val="center"/>
        <w:rPr>
          <w:ins w:id="8196" w:author="像个男人一样" w:date="2018-03-22T11:49:00Z"/>
          <w:lang w:val="en-US"/>
        </w:rPr>
        <w:pPrChange w:id="8197" w:author="jie sun" w:date="2018-04-16T21:42:00Z">
          <w:pPr/>
        </w:pPrChange>
      </w:pPr>
    </w:p>
    <w:p w14:paraId="7FD3552B" w14:textId="66817DF4" w:rsidR="0087014B" w:rsidRDefault="00D5184D">
      <w:pPr>
        <w:pStyle w:val="Caption"/>
        <w:jc w:val="center"/>
        <w:pPrChange w:id="8198" w:author="jie sun" w:date="2018-04-16T21:42:00Z">
          <w:pPr/>
        </w:pPrChange>
      </w:pPr>
      <w:bookmarkStart w:id="8199" w:name="_Toc511906362"/>
      <w:ins w:id="8200" w:author="像个男人一样" w:date="2018-03-22T11:49:00Z">
        <w:r>
          <w:t xml:space="preserve">Table </w:t>
        </w:r>
        <w:r>
          <w:fldChar w:fldCharType="begin"/>
        </w:r>
        <w:r>
          <w:instrText xml:space="preserve"> STYLEREF 1 \s </w:instrText>
        </w:r>
        <w:r>
          <w:fldChar w:fldCharType="separate"/>
        </w:r>
      </w:ins>
      <w:r w:rsidR="005D06D1">
        <w:rPr>
          <w:noProof/>
        </w:rPr>
        <w:t>5</w:t>
      </w:r>
      <w:ins w:id="8201" w:author="像个男人一样" w:date="2018-03-22T11:49:00Z">
        <w:r>
          <w:fldChar w:fldCharType="end"/>
        </w:r>
        <w:r>
          <w:rPr>
            <w:rFonts w:hint="eastAsia"/>
          </w:rPr>
          <w:t>.</w:t>
        </w:r>
        <w:r>
          <w:fldChar w:fldCharType="begin"/>
        </w:r>
        <w:r>
          <w:instrText xml:space="preserve"> SEQ Table \* ARABIC \s 1 </w:instrText>
        </w:r>
        <w:r>
          <w:fldChar w:fldCharType="separate"/>
        </w:r>
      </w:ins>
      <w:r w:rsidR="005D06D1">
        <w:rPr>
          <w:noProof/>
        </w:rPr>
        <w:t>1</w:t>
      </w:r>
      <w:ins w:id="8202" w:author="像个男人一样" w:date="2018-03-22T11:49:00Z">
        <w:r>
          <w:fldChar w:fldCharType="end"/>
        </w:r>
        <w:bookmarkStart w:id="8203" w:name="_Toc1586"/>
        <w:bookmarkStart w:id="8204" w:name="_Toc13604"/>
        <w:bookmarkStart w:id="8205" w:name="_Toc11826"/>
        <w:bookmarkStart w:id="8206" w:name="_Toc6370"/>
        <w:bookmarkStart w:id="8207" w:name="_Toc23558"/>
        <w:bookmarkStart w:id="8208" w:name="_Toc1415"/>
        <w:bookmarkStart w:id="8209" w:name="_Toc5468"/>
        <w:bookmarkStart w:id="8210" w:name="_Toc6966"/>
        <w:bookmarkStart w:id="8211" w:name="_Toc26981"/>
        <w:bookmarkStart w:id="8212" w:name="_Toc8212"/>
        <w:bookmarkStart w:id="8213" w:name="_Toc8327"/>
        <w:bookmarkStart w:id="8214" w:name="_Toc9037"/>
        <w:bookmarkStart w:id="8215" w:name="_Toc9978"/>
        <w:bookmarkStart w:id="8216" w:name="_Toc15683"/>
        <w:bookmarkStart w:id="8217" w:name="_Toc5215"/>
        <w:bookmarkStart w:id="8218" w:name="_Toc1333"/>
        <w:bookmarkStart w:id="8219" w:name="_Toc1699"/>
        <w:bookmarkStart w:id="8220" w:name="_Toc13622"/>
        <w:bookmarkStart w:id="8221" w:name="_Toc3651"/>
        <w:bookmarkStart w:id="8222" w:name="_Toc31873"/>
        <w:bookmarkStart w:id="8223" w:name="_Toc21583"/>
        <w:r>
          <w:rPr>
            <w:rFonts w:hint="eastAsia"/>
          </w:rPr>
          <w:t>:</w:t>
        </w:r>
      </w:ins>
      <w:ins w:id="8224" w:author="JIE  SUN" w:date="2018-06-22T15:10:00Z">
        <w:r w:rsidR="008E4085">
          <w:t xml:space="preserve"> </w:t>
        </w:r>
      </w:ins>
      <w:ins w:id="8225" w:author="像个男人一样" w:date="2018-03-22T11:49:00Z">
        <w:r>
          <w:rPr>
            <w:rFonts w:hint="eastAsia"/>
          </w:rPr>
          <w:t xml:space="preserve">Spinning </w:t>
        </w:r>
      </w:ins>
      <w:ins w:id="8226" w:author="jie sun" w:date="2018-04-16T22:33:00Z">
        <w:r w:rsidR="00B33DC8">
          <w:t>A</w:t>
        </w:r>
      </w:ins>
      <w:ins w:id="8227" w:author="像个男人一样" w:date="2018-03-22T11:49:00Z">
        <w:del w:id="8228" w:author="jie sun" w:date="2018-04-16T22:33:00Z">
          <w:r w:rsidDel="00B33DC8">
            <w:rPr>
              <w:rFonts w:hint="eastAsia"/>
            </w:rPr>
            <w:delText>a</w:delText>
          </w:r>
        </w:del>
        <w:r>
          <w:rPr>
            <w:rFonts w:hint="eastAsia"/>
          </w:rPr>
          <w:t xml:space="preserve">ngle </w:t>
        </w:r>
        <w:del w:id="8229"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8230" w:author="jie sun" w:date="2018-04-08T14:42:00Z">
        <w:del w:id="8231" w:author="JIE  SUN" w:date="2018-06-22T15:10:00Z">
          <w:r w:rsidR="00677487" w:rsidRPr="00677487" w:rsidDel="00CB6E76">
            <w:rPr>
              <w:rFonts w:hint="eastAsia"/>
            </w:rPr>
            <w:delText xml:space="preserve"> </w:delText>
          </w:r>
        </w:del>
      </w:ins>
      <w:ins w:id="8232" w:author="jie sun" w:date="2018-04-16T22:33:00Z">
        <w:r w:rsidR="00B33DC8">
          <w:t>R</w:t>
        </w:r>
      </w:ins>
      <w:ins w:id="8233" w:author="jie sun" w:date="2018-04-08T14:42:00Z">
        <w:r w:rsidR="00677487">
          <w:rPr>
            <w:rFonts w:hint="eastAsia"/>
          </w:rPr>
          <w:t xml:space="preserve">estrictions </w:t>
        </w:r>
      </w:ins>
      <w:ins w:id="8234" w:author="像个男人一样" w:date="2018-03-22T11:49:00Z">
        <w:del w:id="8235" w:author="jie sun" w:date="2018-04-08T14:42:00Z">
          <w:r w:rsidDel="00677487">
            <w:rPr>
              <w:rFonts w:hint="eastAsia"/>
            </w:rPr>
            <w:delText>s</w:delText>
          </w:r>
          <w:r w:rsidDel="00677487">
            <w:rPr>
              <w:rFonts w:hint="eastAsia"/>
              <w:lang w:val="en-US"/>
            </w:rPr>
            <w:delText xml:space="preserve"> </w:delText>
          </w:r>
        </w:del>
      </w:ins>
      <w:ins w:id="8236" w:author="JIE  SUN" w:date="2018-06-22T15:10:00Z">
        <w:r w:rsidR="008E4085">
          <w:rPr>
            <w:lang w:val="en-US"/>
          </w:rPr>
          <w:t>in Gesture 1</w:t>
        </w:r>
      </w:ins>
      <w:ins w:id="8237" w:author="jie sun" w:date="2018-04-16T22:33:00Z">
        <w:del w:id="8238" w:author="JIE  SUN" w:date="2018-06-22T15:10:00Z">
          <w:r w:rsidR="00FF356E" w:rsidDel="008E4085">
            <w:rPr>
              <w:lang w:val="en-US"/>
            </w:rPr>
            <w:delText>I</w:delText>
          </w:r>
        </w:del>
      </w:ins>
      <w:ins w:id="8239" w:author="像个男人一样" w:date="2018-03-22T11:49:00Z">
        <w:del w:id="8240" w:author="jie sun" w:date="2018-04-16T22:33:00Z">
          <w:r w:rsidDel="00FF356E">
            <w:rPr>
              <w:rFonts w:hint="eastAsia"/>
              <w:lang w:val="en-US"/>
            </w:rPr>
            <w:delText>i</w:delText>
          </w:r>
        </w:del>
        <w:del w:id="8241" w:author="JIE  SUN" w:date="2018-06-22T15:10:00Z">
          <w:r w:rsidDel="008E4085">
            <w:rPr>
              <w:rFonts w:hint="eastAsia"/>
              <w:lang w:val="en-US"/>
            </w:rPr>
            <w:delText xml:space="preserve">n </w:delText>
          </w:r>
        </w:del>
      </w:ins>
      <w:ins w:id="8242" w:author="jie sun" w:date="2018-04-16T22:33:00Z">
        <w:del w:id="8243" w:author="JIE  SUN" w:date="2018-06-22T15:10:00Z">
          <w:r w:rsidR="00FF356E" w:rsidDel="008E4085">
            <w:rPr>
              <w:lang w:val="en-US"/>
            </w:rPr>
            <w:delText>A</w:delText>
          </w:r>
        </w:del>
      </w:ins>
      <w:ins w:id="8244" w:author="像个男人一样" w:date="2018-03-22T11:49:00Z">
        <w:del w:id="8245" w:author="jie sun" w:date="2018-04-16T22:33:00Z">
          <w:r w:rsidDel="00FF356E">
            <w:rPr>
              <w:rFonts w:hint="eastAsia"/>
              <w:lang w:val="en-US"/>
            </w:rPr>
            <w:delText>a</w:delText>
          </w:r>
        </w:del>
        <w:del w:id="8246" w:author="JIE  SUN" w:date="2018-06-22T15:10:00Z">
          <w:r w:rsidDel="008E4085">
            <w:rPr>
              <w:rFonts w:hint="eastAsia"/>
              <w:lang w:val="en-US"/>
            </w:rPr>
            <w:delText>ction 1</w:delText>
          </w:r>
        </w:del>
      </w:ins>
      <w:bookmarkEnd w:id="8199"/>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247" w:author="JIE  SUN" w:date="2018-06-22T18:33: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2379"/>
        <w:gridCol w:w="1873"/>
        <w:gridCol w:w="1985"/>
        <w:tblGridChange w:id="8248">
          <w:tblGrid>
            <w:gridCol w:w="2067"/>
            <w:gridCol w:w="703"/>
            <w:gridCol w:w="1650"/>
          </w:tblGrid>
        </w:tblGridChange>
      </w:tblGrid>
      <w:tr w:rsidR="0087014B" w14:paraId="6D42DFA1" w14:textId="77777777" w:rsidTr="002A37FC">
        <w:trPr>
          <w:trHeight w:val="396"/>
          <w:trPrChange w:id="8249" w:author="JIE  SUN" w:date="2018-06-22T18:33:00Z">
            <w:trPr>
              <w:trHeight w:val="396"/>
            </w:trPr>
          </w:trPrChange>
        </w:trPr>
        <w:tc>
          <w:tcPr>
            <w:tcW w:w="2379" w:type="dxa"/>
            <w:shd w:val="clear" w:color="auto" w:fill="auto"/>
            <w:vAlign w:val="center"/>
            <w:tcPrChange w:id="8250" w:author="JIE  SUN" w:date="2018-06-22T18:33:00Z">
              <w:tcPr>
                <w:tcW w:w="2067" w:type="dxa"/>
                <w:shd w:val="clear" w:color="auto" w:fill="auto"/>
                <w:vAlign w:val="center"/>
              </w:tcPr>
            </w:tcPrChange>
          </w:tcPr>
          <w:p w14:paraId="6977487B"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 xml:space="preserve">Gyro </w:t>
            </w:r>
            <w:del w:id="8251" w:author="JIE  SUN" w:date="2018-06-22T18:34:00Z">
              <w:r w:rsidDel="002A37FC">
                <w:rPr>
                  <w:rFonts w:ascii="SimSun" w:eastAsia="SimSun" w:hAnsi="SimSun" w:cs="SimSun" w:hint="eastAsia"/>
                  <w:color w:val="000000"/>
                  <w:sz w:val="22"/>
                  <w:lang w:val="en-US" w:bidi="ar"/>
                </w:rPr>
                <w:delText>valid rang</w:delText>
              </w:r>
            </w:del>
            <w:ins w:id="8252" w:author="JIE  SUN" w:date="2018-06-22T18:34:00Z">
              <w:r w:rsidR="002A37FC">
                <w:rPr>
                  <w:rFonts w:ascii="SimSun" w:eastAsia="SimSun" w:hAnsi="SimSun" w:cs="SimSun"/>
                  <w:color w:val="000000"/>
                  <w:sz w:val="22"/>
                  <w:lang w:val="en-US" w:bidi="ar"/>
                </w:rPr>
                <w:t>testing angle</w:t>
              </w:r>
            </w:ins>
          </w:p>
        </w:tc>
        <w:tc>
          <w:tcPr>
            <w:tcW w:w="1873" w:type="dxa"/>
            <w:shd w:val="clear" w:color="auto" w:fill="auto"/>
            <w:vAlign w:val="center"/>
            <w:tcPrChange w:id="8253" w:author="JIE  SUN" w:date="2018-06-22T18:33:00Z">
              <w:tcPr>
                <w:tcW w:w="703" w:type="dxa"/>
                <w:shd w:val="clear" w:color="auto" w:fill="auto"/>
                <w:vAlign w:val="center"/>
              </w:tcPr>
            </w:tcPrChange>
          </w:tcPr>
          <w:p w14:paraId="20248C40" w14:textId="77777777" w:rsidR="0087014B" w:rsidRDefault="00D5184D">
            <w:pPr>
              <w:jc w:val="center"/>
              <w:textAlignment w:val="center"/>
              <w:rPr>
                <w:rFonts w:ascii="SimSun" w:eastAsia="SimSun" w:hAnsi="SimSun" w:cs="SimSun"/>
                <w:color w:val="000000"/>
                <w:sz w:val="22"/>
              </w:rPr>
            </w:pPr>
            <w:del w:id="8254" w:author="JIE  SUN" w:date="2018-06-22T18:32:00Z">
              <w:r w:rsidDel="002A37FC">
                <w:rPr>
                  <w:rFonts w:ascii="SimSun" w:eastAsia="SimSun" w:hAnsi="SimSun" w:cs="SimSun" w:hint="eastAsia"/>
                  <w:color w:val="000000"/>
                  <w:sz w:val="22"/>
                  <w:lang w:val="en-US" w:bidi="ar"/>
                </w:rPr>
                <w:delText>One sid</w:delText>
              </w:r>
            </w:del>
            <w:ins w:id="8255" w:author="JIE  SUN" w:date="2018-06-22T18:33:00Z">
              <w:r w:rsidR="002A37FC">
                <w:rPr>
                  <w:rFonts w:ascii="SimSun" w:eastAsia="SimSun" w:hAnsi="SimSun" w:cs="SimSun" w:hint="eastAsia"/>
                  <w:color w:val="000000"/>
                  <w:sz w:val="22"/>
                  <w:lang w:val="en-US" w:bidi="ar"/>
                </w:rPr>
                <w:t>Minimum</w:t>
              </w:r>
            </w:ins>
            <w:del w:id="8256" w:author="JIE  SUN" w:date="2018-06-22T18:32:00Z">
              <w:r w:rsidDel="002A37FC">
                <w:rPr>
                  <w:rFonts w:ascii="SimSun" w:eastAsia="SimSun" w:hAnsi="SimSun" w:cs="SimSun" w:hint="eastAsia"/>
                  <w:color w:val="000000"/>
                  <w:sz w:val="22"/>
                  <w:lang w:val="en-US" w:bidi="ar"/>
                </w:rPr>
                <w:delText>e</w:delText>
              </w:r>
            </w:del>
          </w:p>
        </w:tc>
        <w:tc>
          <w:tcPr>
            <w:tcW w:w="1985" w:type="dxa"/>
            <w:shd w:val="clear" w:color="auto" w:fill="auto"/>
            <w:vAlign w:val="center"/>
            <w:tcPrChange w:id="8257" w:author="JIE  SUN" w:date="2018-06-22T18:33:00Z">
              <w:tcPr>
                <w:tcW w:w="1650" w:type="dxa"/>
                <w:shd w:val="clear" w:color="auto" w:fill="auto"/>
                <w:vAlign w:val="center"/>
              </w:tcPr>
            </w:tcPrChange>
          </w:tcPr>
          <w:p w14:paraId="35252680"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87014B" w14:paraId="68F77269" w14:textId="77777777" w:rsidTr="002A37FC">
        <w:trPr>
          <w:trHeight w:val="286"/>
          <w:trPrChange w:id="8258" w:author="JIE  SUN" w:date="2018-06-22T18:33:00Z">
            <w:trPr>
              <w:trHeight w:val="286"/>
            </w:trPr>
          </w:trPrChange>
        </w:trPr>
        <w:tc>
          <w:tcPr>
            <w:tcW w:w="2379" w:type="dxa"/>
            <w:shd w:val="clear" w:color="auto" w:fill="auto"/>
            <w:vAlign w:val="center"/>
            <w:tcPrChange w:id="8259" w:author="JIE  SUN" w:date="2018-06-22T18:33:00Z">
              <w:tcPr>
                <w:tcW w:w="2067" w:type="dxa"/>
                <w:shd w:val="clear" w:color="auto" w:fill="auto"/>
                <w:vAlign w:val="center"/>
              </w:tcPr>
            </w:tcPrChange>
          </w:tcPr>
          <w:p w14:paraId="398A093E"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X-axis</w:t>
            </w:r>
            <w:ins w:id="8260" w:author="JIE  SUN" w:date="2018-06-22T18:33:00Z">
              <w:r w:rsidR="002A37FC">
                <w:rPr>
                  <w:rFonts w:ascii="SimSun" w:eastAsia="SimSun" w:hAnsi="SimSun" w:cs="SimSun"/>
                  <w:color w:val="000000"/>
                  <w:sz w:val="22"/>
                  <w:lang w:val="en-US" w:bidi="ar"/>
                </w:rPr>
                <w:t xml:space="preserve"> </w:t>
              </w:r>
              <w:r w:rsidR="002A37FC">
                <w:rPr>
                  <w:rFonts w:ascii="SimSun" w:eastAsia="SimSun" w:hAnsi="SimSun" w:cs="SimSun" w:hint="eastAsia"/>
                  <w:color w:val="000000"/>
                  <w:sz w:val="22"/>
                  <w:lang w:val="en-US" w:bidi="ar"/>
                </w:rPr>
                <w:t>Sp</w:t>
              </w:r>
              <w:r w:rsidR="002A37FC">
                <w:rPr>
                  <w:rFonts w:ascii="SimSun" w:eastAsia="SimSun" w:hAnsi="SimSun" w:cs="SimSun"/>
                  <w:color w:val="000000"/>
                  <w:sz w:val="22"/>
                  <w:lang w:val="en-US" w:bidi="ar"/>
                </w:rPr>
                <w:t>inning Angle</w:t>
              </w:r>
            </w:ins>
          </w:p>
        </w:tc>
        <w:tc>
          <w:tcPr>
            <w:tcW w:w="1873" w:type="dxa"/>
            <w:shd w:val="clear" w:color="auto" w:fill="auto"/>
            <w:vAlign w:val="center"/>
            <w:tcPrChange w:id="8261" w:author="JIE  SUN" w:date="2018-06-22T18:33:00Z">
              <w:tcPr>
                <w:tcW w:w="703" w:type="dxa"/>
                <w:shd w:val="clear" w:color="auto" w:fill="auto"/>
                <w:vAlign w:val="center"/>
              </w:tcPr>
            </w:tcPrChange>
          </w:tcPr>
          <w:p w14:paraId="7F915CC5"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262" w:author="JIE  SUN" w:date="2018-06-21T15:24:00Z">
              <w:r w:rsidR="004A05BF">
                <w:rPr>
                  <w:rFonts w:ascii="SimSun" w:eastAsia="SimSun" w:hAnsi="SimSun" w:cs="SimSun"/>
                  <w:color w:val="000000"/>
                  <w:sz w:val="22"/>
                  <w:lang w:val="en-US"/>
                </w:rPr>
                <w:t>150</w:t>
              </w:r>
            </w:ins>
            <w:del w:id="8263" w:author="JIE  SUN" w:date="2018-06-21T15:24:00Z">
              <w:r w:rsidDel="004A05BF">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985" w:type="dxa"/>
            <w:shd w:val="clear" w:color="auto" w:fill="auto"/>
            <w:vAlign w:val="center"/>
            <w:tcPrChange w:id="8264" w:author="JIE  SUN" w:date="2018-06-22T18:33:00Z">
              <w:tcPr>
                <w:tcW w:w="1650" w:type="dxa"/>
                <w:shd w:val="clear" w:color="auto" w:fill="auto"/>
                <w:vAlign w:val="center"/>
              </w:tcPr>
            </w:tcPrChange>
          </w:tcPr>
          <w:p w14:paraId="06A0FC30" w14:textId="77777777" w:rsidR="0087014B" w:rsidRDefault="004A05BF">
            <w:pPr>
              <w:jc w:val="center"/>
              <w:rPr>
                <w:rFonts w:ascii="SimSun" w:eastAsia="SimSun" w:hAnsi="SimSun" w:cs="SimSun"/>
                <w:color w:val="000000"/>
                <w:sz w:val="22"/>
                <w:lang w:val="en-US"/>
              </w:rPr>
            </w:pPr>
            <w:ins w:id="8265" w:author="JIE  SUN" w:date="2018-06-21T15:24:00Z">
              <w:r>
                <w:rPr>
                  <w:rFonts w:ascii="SimSun" w:eastAsia="SimSun" w:hAnsi="SimSun" w:cs="SimSun"/>
                  <w:color w:val="000000"/>
                  <w:sz w:val="22"/>
                  <w:lang w:val="en-US"/>
                </w:rPr>
                <w:t>150</w:t>
              </w:r>
            </w:ins>
            <w:del w:id="8266" w:author="JIE  SUN" w:date="2018-06-21T15:24:00Z">
              <w:r w:rsidR="00D5184D" w:rsidDel="004A05BF">
                <w:rPr>
                  <w:rFonts w:ascii="SimSun" w:eastAsia="SimSun" w:hAnsi="SimSun" w:cs="SimSun" w:hint="eastAsia"/>
                  <w:color w:val="000000"/>
                  <w:sz w:val="22"/>
                  <w:lang w:val="en-US"/>
                </w:rPr>
                <w:delText>30</w:delText>
              </w:r>
            </w:del>
            <w:r w:rsidR="00D5184D">
              <w:rPr>
                <w:rFonts w:ascii="SimSun" w:eastAsia="SimSun" w:hAnsi="SimSun" w:cs="SimSun" w:hint="eastAsia"/>
                <w:color w:val="000000"/>
                <w:sz w:val="22"/>
                <w:lang w:val="en-US"/>
              </w:rPr>
              <w:t>°</w:t>
            </w:r>
          </w:p>
        </w:tc>
      </w:tr>
      <w:tr w:rsidR="0087014B" w14:paraId="679956FC" w14:textId="77777777" w:rsidTr="002A37FC">
        <w:trPr>
          <w:trHeight w:val="286"/>
          <w:trPrChange w:id="8267" w:author="JIE  SUN" w:date="2018-06-22T18:33:00Z">
            <w:trPr>
              <w:trHeight w:val="286"/>
            </w:trPr>
          </w:trPrChange>
        </w:trPr>
        <w:tc>
          <w:tcPr>
            <w:tcW w:w="2379" w:type="dxa"/>
            <w:shd w:val="clear" w:color="auto" w:fill="auto"/>
            <w:vAlign w:val="center"/>
            <w:tcPrChange w:id="8268" w:author="JIE  SUN" w:date="2018-06-22T18:33:00Z">
              <w:tcPr>
                <w:tcW w:w="2067" w:type="dxa"/>
                <w:shd w:val="clear" w:color="auto" w:fill="auto"/>
                <w:vAlign w:val="center"/>
              </w:tcPr>
            </w:tcPrChange>
          </w:tcPr>
          <w:p w14:paraId="77ED1017"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Y-aixs</w:t>
            </w:r>
            <w:ins w:id="8269" w:author="JIE  SUN" w:date="2018-06-22T18:33:00Z">
              <w:r w:rsidR="002A37FC">
                <w:rPr>
                  <w:rFonts w:ascii="SimSun" w:eastAsia="SimSun" w:hAnsi="SimSun" w:cs="SimSun"/>
                  <w:color w:val="000000"/>
                  <w:sz w:val="22"/>
                  <w:lang w:val="en-US" w:bidi="ar"/>
                </w:rPr>
                <w:t xml:space="preserve"> Spinning Angle</w:t>
              </w:r>
            </w:ins>
          </w:p>
        </w:tc>
        <w:tc>
          <w:tcPr>
            <w:tcW w:w="1873" w:type="dxa"/>
            <w:shd w:val="clear" w:color="auto" w:fill="auto"/>
            <w:vAlign w:val="center"/>
            <w:tcPrChange w:id="8270" w:author="JIE  SUN" w:date="2018-06-22T18:33:00Z">
              <w:tcPr>
                <w:tcW w:w="703" w:type="dxa"/>
                <w:shd w:val="clear" w:color="auto" w:fill="auto"/>
                <w:vAlign w:val="center"/>
              </w:tcPr>
            </w:tcPrChange>
          </w:tcPr>
          <w:p w14:paraId="5C8F3C6A"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271" w:author="JIE  SUN" w:date="2018-06-21T15:24:00Z">
              <w:r w:rsidR="00BD3A93">
                <w:rPr>
                  <w:rFonts w:ascii="SimSun" w:eastAsia="SimSun" w:hAnsi="SimSun" w:cs="SimSun"/>
                  <w:color w:val="000000"/>
                  <w:sz w:val="22"/>
                  <w:lang w:val="en-US"/>
                </w:rPr>
                <w:t>6</w:t>
              </w:r>
            </w:ins>
            <w:del w:id="8272"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8273" w:author="JIE  SUN" w:date="2018-06-22T18:33:00Z">
              <w:tcPr>
                <w:tcW w:w="1650" w:type="dxa"/>
                <w:shd w:val="clear" w:color="auto" w:fill="auto"/>
                <w:vAlign w:val="center"/>
              </w:tcPr>
            </w:tcPrChange>
          </w:tcPr>
          <w:p w14:paraId="7E0D844C" w14:textId="77777777" w:rsidR="0087014B" w:rsidRDefault="00BD3A93">
            <w:pPr>
              <w:jc w:val="center"/>
              <w:rPr>
                <w:rFonts w:ascii="SimSun" w:eastAsia="SimSun" w:hAnsi="SimSun" w:cs="SimSun"/>
                <w:color w:val="000000"/>
                <w:sz w:val="22"/>
                <w:lang w:val="en-US"/>
              </w:rPr>
            </w:pPr>
            <w:ins w:id="8274" w:author="JIE  SUN" w:date="2018-06-21T15:24:00Z">
              <w:r>
                <w:rPr>
                  <w:rFonts w:ascii="SimSun" w:eastAsia="SimSun" w:hAnsi="SimSun" w:cs="SimSun"/>
                  <w:color w:val="000000"/>
                  <w:sz w:val="22"/>
                  <w:lang w:val="en-US"/>
                </w:rPr>
                <w:t>6</w:t>
              </w:r>
            </w:ins>
            <w:del w:id="8275"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r w:rsidR="0087014B" w14:paraId="7FF079E9" w14:textId="77777777" w:rsidTr="002A37FC">
        <w:trPr>
          <w:trHeight w:val="286"/>
          <w:trPrChange w:id="8276" w:author="JIE  SUN" w:date="2018-06-22T18:33:00Z">
            <w:trPr>
              <w:trHeight w:val="286"/>
            </w:trPr>
          </w:trPrChange>
        </w:trPr>
        <w:tc>
          <w:tcPr>
            <w:tcW w:w="2379" w:type="dxa"/>
            <w:shd w:val="clear" w:color="auto" w:fill="auto"/>
            <w:vAlign w:val="center"/>
            <w:tcPrChange w:id="8277" w:author="JIE  SUN" w:date="2018-06-22T18:33:00Z">
              <w:tcPr>
                <w:tcW w:w="2067" w:type="dxa"/>
                <w:shd w:val="clear" w:color="auto" w:fill="auto"/>
                <w:vAlign w:val="center"/>
              </w:tcPr>
            </w:tcPrChange>
          </w:tcPr>
          <w:p w14:paraId="00AAF9A9"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Z-aixs</w:t>
            </w:r>
            <w:ins w:id="8278" w:author="JIE  SUN" w:date="2018-06-22T18:34:00Z">
              <w:r w:rsidR="002A37FC">
                <w:rPr>
                  <w:rFonts w:ascii="SimSun" w:eastAsia="SimSun" w:hAnsi="SimSun" w:cs="SimSun"/>
                  <w:color w:val="000000"/>
                  <w:sz w:val="22"/>
                  <w:lang w:val="en-US" w:bidi="ar"/>
                </w:rPr>
                <w:t xml:space="preserve"> Spining Angle</w:t>
              </w:r>
            </w:ins>
          </w:p>
        </w:tc>
        <w:tc>
          <w:tcPr>
            <w:tcW w:w="1873" w:type="dxa"/>
            <w:shd w:val="clear" w:color="auto" w:fill="auto"/>
            <w:vAlign w:val="center"/>
            <w:tcPrChange w:id="8279" w:author="JIE  SUN" w:date="2018-06-22T18:33:00Z">
              <w:tcPr>
                <w:tcW w:w="703" w:type="dxa"/>
                <w:shd w:val="clear" w:color="auto" w:fill="auto"/>
                <w:vAlign w:val="center"/>
              </w:tcPr>
            </w:tcPrChange>
          </w:tcPr>
          <w:p w14:paraId="3A388264"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280" w:author="JIE  SUN" w:date="2018-06-21T15:24:00Z">
              <w:r w:rsidR="00BD3A93">
                <w:rPr>
                  <w:rFonts w:ascii="SimSun" w:eastAsia="SimSun" w:hAnsi="SimSun" w:cs="SimSun"/>
                  <w:color w:val="000000"/>
                  <w:sz w:val="22"/>
                  <w:lang w:val="en-US"/>
                </w:rPr>
                <w:t>6</w:t>
              </w:r>
            </w:ins>
            <w:del w:id="8281"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8282" w:author="JIE  SUN" w:date="2018-06-22T18:33:00Z">
              <w:tcPr>
                <w:tcW w:w="1650" w:type="dxa"/>
                <w:shd w:val="clear" w:color="auto" w:fill="auto"/>
                <w:vAlign w:val="center"/>
              </w:tcPr>
            </w:tcPrChange>
          </w:tcPr>
          <w:p w14:paraId="24EF006F" w14:textId="77777777" w:rsidR="0087014B" w:rsidRDefault="00BD3A93">
            <w:pPr>
              <w:jc w:val="center"/>
              <w:rPr>
                <w:rFonts w:ascii="SimSun" w:eastAsia="SimSun" w:hAnsi="SimSun" w:cs="SimSun"/>
                <w:color w:val="000000"/>
                <w:sz w:val="22"/>
                <w:lang w:val="en-US"/>
              </w:rPr>
            </w:pPr>
            <w:ins w:id="8283" w:author="JIE  SUN" w:date="2018-06-21T15:24:00Z">
              <w:r>
                <w:rPr>
                  <w:rFonts w:ascii="SimSun" w:eastAsia="SimSun" w:hAnsi="SimSun" w:cs="SimSun"/>
                  <w:color w:val="000000"/>
                  <w:sz w:val="22"/>
                  <w:lang w:val="en-US"/>
                </w:rPr>
                <w:t>6</w:t>
              </w:r>
            </w:ins>
            <w:del w:id="8284"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bl>
    <w:p w14:paraId="4781ECCF" w14:textId="77777777" w:rsidR="00D6695F" w:rsidRDefault="00D6695F">
      <w:pPr>
        <w:rPr>
          <w:ins w:id="8285" w:author="JIE  SUN" w:date="2018-06-22T20:42:00Z"/>
        </w:rPr>
      </w:pPr>
      <w:ins w:id="8286" w:author="JIE  SUN" w:date="2018-06-22T18:47:00Z">
        <w:r>
          <w:t>The piece of code below realize this a judgement.</w:t>
        </w:r>
      </w:ins>
    </w:p>
    <w:p w14:paraId="5E66A321" w14:textId="77777777" w:rsidR="00CF4761" w:rsidRDefault="00CF4761">
      <w:pPr>
        <w:rPr>
          <w:ins w:id="8287" w:author="JIE  SUN" w:date="2018-06-22T20:43:00Z"/>
        </w:rPr>
      </w:pPr>
      <w:ins w:id="8288" w:author="JIE  SUN" w:date="2018-06-22T20:42: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CF4761">
          <w:rPr>
            <w:rPrChange w:id="8289" w:author="JIE  SUN" w:date="2018-06-22T20:43:00Z">
              <w:rPr>
                <w:rFonts w:ascii="NSimSun" w:eastAsia="NSimSun" w:hAnsi="Times New Roman" w:cs="NSimSun"/>
                <w:color w:val="000000" w:themeColor="text1"/>
                <w:sz w:val="19"/>
                <w:szCs w:val="19"/>
              </w:rPr>
            </w:rPrChange>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action_123[0].gyro_x[1]</w:t>
        </w:r>
        <w:r>
          <w:rPr>
            <w:rFonts w:ascii="NSimSun" w:eastAsia="NSimSun" w:hAnsi="Times New Roman" w:cs="NSimSun"/>
            <w:color w:val="000000" w:themeColor="text1"/>
            <w:sz w:val="19"/>
            <w:szCs w:val="19"/>
          </w:rPr>
          <w:t xml:space="preserve"> </w:t>
        </w:r>
        <w:r w:rsidRPr="00CF4761">
          <w:rPr>
            <w:rPrChange w:id="8290" w:author="JIE  SUN" w:date="2018-06-22T20:43:00Z">
              <w:rPr>
                <w:rFonts w:ascii="NSimSun" w:eastAsia="NSimSun" w:hAnsi="Times New Roman" w:cs="NSimSun"/>
                <w:color w:val="000000" w:themeColor="text1"/>
                <w:sz w:val="19"/>
                <w:szCs w:val="19"/>
              </w:rPr>
            </w:rPrChange>
          </w:rPr>
          <w:t>represent the threshold data</w:t>
        </w:r>
      </w:ins>
      <w:ins w:id="8291" w:author="JIE  SUN" w:date="2018-06-22T20:44:00Z">
        <w:r>
          <w:t xml:space="preserve"> of spinning angle with X-axis</w:t>
        </w:r>
      </w:ins>
      <w:ins w:id="8292" w:author="JIE  SUN" w:date="2018-06-22T20:43:00Z">
        <w:r>
          <w:t>.</w:t>
        </w:r>
      </w:ins>
    </w:p>
    <w:p w14:paraId="228D1257" w14:textId="77777777" w:rsidR="00CF4761" w:rsidRDefault="00CF4761" w:rsidP="00CF4761">
      <w:pPr>
        <w:rPr>
          <w:ins w:id="8293" w:author="JIE  SUN" w:date="2018-06-22T20:45:00Z"/>
        </w:rPr>
      </w:pPr>
      <w:ins w:id="8294"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190555EB" w14:textId="77777777" w:rsidR="00CF4761" w:rsidRDefault="00CF4761" w:rsidP="00CF4761">
      <w:pPr>
        <w:rPr>
          <w:ins w:id="8295" w:author="JIE  SUN" w:date="2018-06-22T20:45:00Z"/>
        </w:rPr>
      </w:pPr>
      <w:ins w:id="8296"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7CBDE8B1" w14:textId="77777777" w:rsidR="00D6695F" w:rsidRPr="00D6695F" w:rsidRDefault="00D6695F" w:rsidP="00D6695F">
      <w:pPr>
        <w:autoSpaceDE w:val="0"/>
        <w:autoSpaceDN w:val="0"/>
        <w:adjustRightInd w:val="0"/>
        <w:spacing w:after="0"/>
        <w:rPr>
          <w:ins w:id="8297" w:author="JIE  SUN" w:date="2018-06-22T18:47:00Z"/>
          <w:rFonts w:ascii="NSimSun" w:eastAsia="NSimSun" w:hAnsi="Times New Roman" w:cs="NSimSun"/>
          <w:color w:val="000000" w:themeColor="text1"/>
          <w:sz w:val="19"/>
          <w:szCs w:val="19"/>
          <w:rPrChange w:id="8298" w:author="JIE  SUN" w:date="2018-06-22T18:47:00Z">
            <w:rPr>
              <w:ins w:id="8299" w:author="JIE  SUN" w:date="2018-06-22T18:47:00Z"/>
              <w:rFonts w:ascii="NSimSun" w:eastAsia="NSimSun" w:hAnsi="Times New Roman" w:cs="NSimSun"/>
              <w:color w:val="000000"/>
              <w:sz w:val="19"/>
              <w:szCs w:val="19"/>
            </w:rPr>
          </w:rPrChange>
        </w:rPr>
      </w:pPr>
      <w:ins w:id="8300" w:author="JIE  SUN" w:date="2018-06-22T18:47:00Z">
        <w:r w:rsidRPr="00D6695F">
          <w:rPr>
            <w:rFonts w:ascii="NSimSun" w:eastAsia="NSimSun" w:hAnsi="Times New Roman" w:cs="NSimSun"/>
            <w:color w:val="000000" w:themeColor="text1"/>
            <w:sz w:val="19"/>
            <w:szCs w:val="19"/>
            <w:rPrChange w:id="8301"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(Gyro.G_angle_x &gt; action_123[0</w:t>
        </w:r>
        <w:r w:rsidRPr="00D6695F">
          <w:rPr>
            <w:rFonts w:ascii="NSimSun" w:eastAsia="NSimSun" w:hAnsi="Times New Roman" w:cs="NSimSun"/>
            <w:color w:val="000000" w:themeColor="text1"/>
            <w:sz w:val="19"/>
            <w:szCs w:val="19"/>
            <w:rPrChange w:id="8302" w:author="JIE  SUN" w:date="2018-06-22T18:47:00Z">
              <w:rPr>
                <w:rFonts w:ascii="NSimSun" w:eastAsia="NSimSun" w:hAnsi="Times New Roman" w:cs="NSimSun"/>
                <w:color w:val="008000"/>
                <w:sz w:val="19"/>
                <w:szCs w:val="19"/>
              </w:rPr>
            </w:rPrChange>
          </w:rPr>
          <w:t>].gyro_x[1] || Gyro.G_angle_x &lt;  action_123[</w:t>
        </w:r>
      </w:ins>
      <w:ins w:id="8303" w:author="JIE  SUN" w:date="2018-06-22T20:42:00Z">
        <w:r w:rsidR="00CF4761">
          <w:rPr>
            <w:rFonts w:ascii="NSimSun" w:eastAsia="NSimSun" w:hAnsi="Times New Roman" w:cs="NSimSun"/>
            <w:color w:val="000000" w:themeColor="text1"/>
            <w:sz w:val="19"/>
            <w:szCs w:val="19"/>
          </w:rPr>
          <w:t>0</w:t>
        </w:r>
      </w:ins>
      <w:ins w:id="8304" w:author="JIE  SUN" w:date="2018-06-22T18:47:00Z">
        <w:r w:rsidRPr="00D6695F">
          <w:rPr>
            <w:rFonts w:ascii="NSimSun" w:eastAsia="NSimSun" w:hAnsi="Times New Roman" w:cs="NSimSun"/>
            <w:color w:val="000000" w:themeColor="text1"/>
            <w:sz w:val="19"/>
            <w:szCs w:val="19"/>
            <w:rPrChange w:id="8305" w:author="JIE  SUN" w:date="2018-06-22T18:47:00Z">
              <w:rPr>
                <w:rFonts w:ascii="NSimSun" w:eastAsia="NSimSun" w:hAnsi="Times New Roman" w:cs="NSimSun"/>
                <w:color w:val="008000"/>
                <w:sz w:val="19"/>
                <w:szCs w:val="19"/>
              </w:rPr>
            </w:rPrChange>
          </w:rPr>
          <w:t>].gyro_x[0])</w:t>
        </w:r>
      </w:ins>
    </w:p>
    <w:p w14:paraId="1C94C3B7" w14:textId="77777777" w:rsidR="00D6695F" w:rsidRPr="00D6695F" w:rsidRDefault="00D6695F" w:rsidP="00D6695F">
      <w:pPr>
        <w:autoSpaceDE w:val="0"/>
        <w:autoSpaceDN w:val="0"/>
        <w:adjustRightInd w:val="0"/>
        <w:spacing w:after="0"/>
        <w:rPr>
          <w:ins w:id="8306" w:author="JIE  SUN" w:date="2018-06-22T18:47:00Z"/>
          <w:rFonts w:ascii="NSimSun" w:eastAsia="NSimSun" w:hAnsi="Times New Roman" w:cs="NSimSun"/>
          <w:color w:val="000000" w:themeColor="text1"/>
          <w:sz w:val="19"/>
          <w:szCs w:val="19"/>
          <w:rPrChange w:id="8307" w:author="JIE  SUN" w:date="2018-06-22T18:47:00Z">
            <w:rPr>
              <w:ins w:id="8308" w:author="JIE  SUN" w:date="2018-06-22T18:47:00Z"/>
              <w:rFonts w:ascii="NSimSun" w:eastAsia="NSimSun" w:hAnsi="Times New Roman" w:cs="NSimSun"/>
              <w:color w:val="000000"/>
              <w:sz w:val="19"/>
              <w:szCs w:val="19"/>
            </w:rPr>
          </w:rPrChange>
        </w:rPr>
      </w:pPr>
      <w:ins w:id="8309" w:author="JIE  SUN" w:date="2018-06-22T18:47:00Z">
        <w:r w:rsidRPr="00D6695F">
          <w:rPr>
            <w:rFonts w:ascii="NSimSun" w:eastAsia="NSimSun" w:hAnsi="Times New Roman" w:cs="NSimSun"/>
            <w:color w:val="000000" w:themeColor="text1"/>
            <w:sz w:val="19"/>
            <w:szCs w:val="19"/>
            <w:rPrChange w:id="8310"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311"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312" w:author="JIE  SUN" w:date="2018-06-22T18:47:00Z">
              <w:rPr>
                <w:rFonts w:ascii="NSimSun" w:eastAsia="NSimSun" w:hAnsi="Times New Roman" w:cs="NSimSun"/>
                <w:color w:val="008000"/>
                <w:sz w:val="19"/>
                <w:szCs w:val="19"/>
              </w:rPr>
            </w:rPrChange>
          </w:rPr>
          <w:tab/>
          <w:t>continue;</w:t>
        </w:r>
      </w:ins>
    </w:p>
    <w:p w14:paraId="12250F3C" w14:textId="77777777" w:rsidR="00D6695F" w:rsidRPr="00D6695F" w:rsidRDefault="00D6695F" w:rsidP="00D6695F">
      <w:pPr>
        <w:autoSpaceDE w:val="0"/>
        <w:autoSpaceDN w:val="0"/>
        <w:adjustRightInd w:val="0"/>
        <w:spacing w:after="0"/>
        <w:rPr>
          <w:ins w:id="8313" w:author="JIE  SUN" w:date="2018-06-22T18:47:00Z"/>
          <w:rFonts w:ascii="NSimSun" w:eastAsia="NSimSun" w:hAnsi="Times New Roman" w:cs="NSimSun"/>
          <w:color w:val="000000" w:themeColor="text1"/>
          <w:sz w:val="19"/>
          <w:szCs w:val="19"/>
          <w:rPrChange w:id="8314" w:author="JIE  SUN" w:date="2018-06-22T18:47:00Z">
            <w:rPr>
              <w:ins w:id="8315" w:author="JIE  SUN" w:date="2018-06-22T18:47:00Z"/>
              <w:rFonts w:ascii="NSimSun" w:eastAsia="NSimSun" w:hAnsi="Times New Roman" w:cs="NSimSun"/>
              <w:color w:val="000000"/>
              <w:sz w:val="19"/>
              <w:szCs w:val="19"/>
            </w:rPr>
          </w:rPrChange>
        </w:rPr>
      </w:pPr>
      <w:ins w:id="8316" w:author="JIE  SUN" w:date="2018-06-22T18:47:00Z">
        <w:r w:rsidRPr="00D6695F">
          <w:rPr>
            <w:rFonts w:ascii="NSimSun" w:eastAsia="NSimSun" w:hAnsi="Times New Roman" w:cs="NSimSun"/>
            <w:color w:val="000000" w:themeColor="text1"/>
            <w:sz w:val="19"/>
            <w:szCs w:val="19"/>
            <w:rPrChange w:id="8317"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(Gyro.G_angle_y &gt; action_123[</w:t>
        </w:r>
      </w:ins>
      <w:ins w:id="8318" w:author="JIE  SUN" w:date="2018-06-22T20:41:00Z">
        <w:r w:rsidR="00CF4761">
          <w:rPr>
            <w:rFonts w:ascii="NSimSun" w:eastAsia="NSimSun" w:hAnsi="Times New Roman" w:cs="NSimSun"/>
            <w:color w:val="000000" w:themeColor="text1"/>
            <w:sz w:val="19"/>
            <w:szCs w:val="19"/>
          </w:rPr>
          <w:t>0</w:t>
        </w:r>
      </w:ins>
      <w:ins w:id="8319" w:author="JIE  SUN" w:date="2018-06-22T18:47:00Z">
        <w:r w:rsidRPr="00D6695F">
          <w:rPr>
            <w:rFonts w:ascii="NSimSun" w:eastAsia="NSimSun" w:hAnsi="Times New Roman" w:cs="NSimSun"/>
            <w:color w:val="000000" w:themeColor="text1"/>
            <w:sz w:val="19"/>
            <w:szCs w:val="19"/>
            <w:rPrChange w:id="8320" w:author="JIE  SUN" w:date="2018-06-22T18:47:00Z">
              <w:rPr>
                <w:rFonts w:ascii="NSimSun" w:eastAsia="NSimSun" w:hAnsi="Times New Roman" w:cs="NSimSun"/>
                <w:color w:val="008000"/>
                <w:sz w:val="19"/>
                <w:szCs w:val="19"/>
              </w:rPr>
            </w:rPrChange>
          </w:rPr>
          <w:t>].gyro_y[1] || Gyro.G_angle_y &lt; action_123[</w:t>
        </w:r>
      </w:ins>
      <w:ins w:id="8321" w:author="JIE  SUN" w:date="2018-06-22T20:42:00Z">
        <w:r w:rsidR="00CF4761">
          <w:rPr>
            <w:rFonts w:ascii="NSimSun" w:eastAsia="NSimSun" w:hAnsi="Times New Roman" w:cs="NSimSun"/>
            <w:color w:val="000000" w:themeColor="text1"/>
            <w:sz w:val="19"/>
            <w:szCs w:val="19"/>
          </w:rPr>
          <w:t>0</w:t>
        </w:r>
      </w:ins>
      <w:ins w:id="8322" w:author="JIE  SUN" w:date="2018-06-22T18:47:00Z">
        <w:r w:rsidRPr="00D6695F">
          <w:rPr>
            <w:rFonts w:ascii="NSimSun" w:eastAsia="NSimSun" w:hAnsi="Times New Roman" w:cs="NSimSun"/>
            <w:color w:val="000000" w:themeColor="text1"/>
            <w:sz w:val="19"/>
            <w:szCs w:val="19"/>
            <w:rPrChange w:id="8323" w:author="JIE  SUN" w:date="2018-06-22T18:47:00Z">
              <w:rPr>
                <w:rFonts w:ascii="NSimSun" w:eastAsia="NSimSun" w:hAnsi="Times New Roman" w:cs="NSimSun"/>
                <w:color w:val="008000"/>
                <w:sz w:val="19"/>
                <w:szCs w:val="19"/>
              </w:rPr>
            </w:rPrChange>
          </w:rPr>
          <w:t>].gyro_y[0])</w:t>
        </w:r>
      </w:ins>
    </w:p>
    <w:p w14:paraId="32C63CC6" w14:textId="77777777" w:rsidR="00D6695F" w:rsidRPr="00D6695F" w:rsidRDefault="00D6695F" w:rsidP="00D6695F">
      <w:pPr>
        <w:autoSpaceDE w:val="0"/>
        <w:autoSpaceDN w:val="0"/>
        <w:adjustRightInd w:val="0"/>
        <w:spacing w:after="0"/>
        <w:rPr>
          <w:ins w:id="8324" w:author="JIE  SUN" w:date="2018-06-22T18:47:00Z"/>
          <w:rFonts w:ascii="NSimSun" w:eastAsia="NSimSun" w:hAnsi="Times New Roman" w:cs="NSimSun"/>
          <w:color w:val="000000" w:themeColor="text1"/>
          <w:sz w:val="19"/>
          <w:szCs w:val="19"/>
          <w:rPrChange w:id="8325" w:author="JIE  SUN" w:date="2018-06-22T18:47:00Z">
            <w:rPr>
              <w:ins w:id="8326" w:author="JIE  SUN" w:date="2018-06-22T18:47:00Z"/>
              <w:rFonts w:ascii="NSimSun" w:eastAsia="NSimSun" w:hAnsi="Times New Roman" w:cs="NSimSun"/>
              <w:color w:val="000000"/>
              <w:sz w:val="19"/>
              <w:szCs w:val="19"/>
            </w:rPr>
          </w:rPrChange>
        </w:rPr>
      </w:pPr>
      <w:ins w:id="8327" w:author="JIE  SUN" w:date="2018-06-22T18:47:00Z">
        <w:r w:rsidRPr="00D6695F">
          <w:rPr>
            <w:rFonts w:ascii="NSimSun" w:eastAsia="NSimSun" w:hAnsi="Times New Roman" w:cs="NSimSun"/>
            <w:color w:val="000000" w:themeColor="text1"/>
            <w:sz w:val="19"/>
            <w:szCs w:val="19"/>
            <w:rPrChange w:id="8328"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329"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330" w:author="JIE  SUN" w:date="2018-06-22T18:47:00Z">
              <w:rPr>
                <w:rFonts w:ascii="NSimSun" w:eastAsia="NSimSun" w:hAnsi="Times New Roman" w:cs="NSimSun"/>
                <w:color w:val="008000"/>
                <w:sz w:val="19"/>
                <w:szCs w:val="19"/>
              </w:rPr>
            </w:rPrChange>
          </w:rPr>
          <w:tab/>
          <w:t>continue;</w:t>
        </w:r>
      </w:ins>
    </w:p>
    <w:p w14:paraId="7A1658CF" w14:textId="77777777" w:rsidR="00D6695F" w:rsidRPr="00D6695F" w:rsidRDefault="00D6695F" w:rsidP="00D6695F">
      <w:pPr>
        <w:autoSpaceDE w:val="0"/>
        <w:autoSpaceDN w:val="0"/>
        <w:adjustRightInd w:val="0"/>
        <w:spacing w:after="0"/>
        <w:rPr>
          <w:ins w:id="8331" w:author="JIE  SUN" w:date="2018-06-22T18:47:00Z"/>
          <w:rFonts w:ascii="NSimSun" w:eastAsia="NSimSun" w:hAnsi="Times New Roman" w:cs="NSimSun"/>
          <w:color w:val="000000" w:themeColor="text1"/>
          <w:sz w:val="19"/>
          <w:szCs w:val="19"/>
          <w:rPrChange w:id="8332" w:author="JIE  SUN" w:date="2018-06-22T18:47:00Z">
            <w:rPr>
              <w:ins w:id="8333" w:author="JIE  SUN" w:date="2018-06-22T18:47:00Z"/>
              <w:rFonts w:ascii="NSimSun" w:eastAsia="NSimSun" w:hAnsi="Times New Roman" w:cs="NSimSun"/>
              <w:color w:val="000000"/>
              <w:sz w:val="19"/>
              <w:szCs w:val="19"/>
            </w:rPr>
          </w:rPrChange>
        </w:rPr>
      </w:pPr>
      <w:ins w:id="8334" w:author="JIE  SUN" w:date="2018-06-22T18:47:00Z">
        <w:r w:rsidRPr="00D6695F">
          <w:rPr>
            <w:rFonts w:ascii="NSimSun" w:eastAsia="NSimSun" w:hAnsi="Times New Roman" w:cs="NSimSun"/>
            <w:color w:val="000000" w:themeColor="text1"/>
            <w:sz w:val="19"/>
            <w:szCs w:val="19"/>
            <w:rPrChange w:id="8335" w:author="JIE  SUN" w:date="2018-06-22T18:47:00Z">
              <w:rPr>
                <w:rFonts w:ascii="NSimSun" w:eastAsia="NSimSun" w:hAnsi="Times New Roman" w:cs="NSimSun"/>
                <w:color w:val="008000"/>
                <w:sz w:val="19"/>
                <w:szCs w:val="19"/>
              </w:rPr>
            </w:rPrChange>
          </w:rPr>
          <w:t>if (Gyro.G_angle_z &gt; action_123[</w:t>
        </w:r>
      </w:ins>
      <w:ins w:id="8336" w:author="JIE  SUN" w:date="2018-06-22T20:42:00Z">
        <w:r w:rsidR="00CF4761">
          <w:rPr>
            <w:rFonts w:ascii="NSimSun" w:eastAsia="NSimSun" w:hAnsi="Times New Roman" w:cs="NSimSun"/>
            <w:color w:val="000000" w:themeColor="text1"/>
            <w:sz w:val="19"/>
            <w:szCs w:val="19"/>
          </w:rPr>
          <w:t>0</w:t>
        </w:r>
      </w:ins>
      <w:ins w:id="8337" w:author="JIE  SUN" w:date="2018-06-22T18:47:00Z">
        <w:r w:rsidRPr="00D6695F">
          <w:rPr>
            <w:rFonts w:ascii="NSimSun" w:eastAsia="NSimSun" w:hAnsi="Times New Roman" w:cs="NSimSun"/>
            <w:color w:val="000000" w:themeColor="text1"/>
            <w:sz w:val="19"/>
            <w:szCs w:val="19"/>
            <w:rPrChange w:id="8338" w:author="JIE  SUN" w:date="2018-06-22T18:47:00Z">
              <w:rPr>
                <w:rFonts w:ascii="NSimSun" w:eastAsia="NSimSun" w:hAnsi="Times New Roman" w:cs="NSimSun"/>
                <w:color w:val="008000"/>
                <w:sz w:val="19"/>
                <w:szCs w:val="19"/>
              </w:rPr>
            </w:rPrChange>
          </w:rPr>
          <w:t>].gyro_z[1] || Gyro.G_angle_z &lt; action_123[</w:t>
        </w:r>
      </w:ins>
      <w:ins w:id="8339" w:author="JIE  SUN" w:date="2018-06-22T20:42:00Z">
        <w:r w:rsidR="00CF4761">
          <w:rPr>
            <w:rFonts w:ascii="NSimSun" w:eastAsia="NSimSun" w:hAnsi="Times New Roman" w:cs="NSimSun"/>
            <w:color w:val="000000" w:themeColor="text1"/>
            <w:sz w:val="19"/>
            <w:szCs w:val="19"/>
          </w:rPr>
          <w:t>0</w:t>
        </w:r>
      </w:ins>
      <w:ins w:id="8340" w:author="JIE  SUN" w:date="2018-06-22T18:47:00Z">
        <w:r w:rsidRPr="00D6695F">
          <w:rPr>
            <w:rFonts w:ascii="NSimSun" w:eastAsia="NSimSun" w:hAnsi="Times New Roman" w:cs="NSimSun"/>
            <w:color w:val="000000" w:themeColor="text1"/>
            <w:sz w:val="19"/>
            <w:szCs w:val="19"/>
            <w:rPrChange w:id="8341" w:author="JIE  SUN" w:date="2018-06-22T18:47:00Z">
              <w:rPr>
                <w:rFonts w:ascii="NSimSun" w:eastAsia="NSimSun" w:hAnsi="Times New Roman" w:cs="NSimSun"/>
                <w:color w:val="008000"/>
                <w:sz w:val="19"/>
                <w:szCs w:val="19"/>
              </w:rPr>
            </w:rPrChange>
          </w:rPr>
          <w:t>].gyro_z[0])</w:t>
        </w:r>
      </w:ins>
    </w:p>
    <w:p w14:paraId="4659F815" w14:textId="77777777" w:rsidR="00125910" w:rsidRPr="00D6695F" w:rsidRDefault="00D6695F">
      <w:pPr>
        <w:rPr>
          <w:ins w:id="8342" w:author="JIE  SUN" w:date="2018-06-22T18:47:00Z"/>
          <w:color w:val="000000" w:themeColor="text1"/>
          <w:rPrChange w:id="8343" w:author="JIE  SUN" w:date="2018-06-22T18:47:00Z">
            <w:rPr>
              <w:ins w:id="8344" w:author="JIE  SUN" w:date="2018-06-22T18:47:00Z"/>
            </w:rPr>
          </w:rPrChange>
        </w:rPr>
      </w:pPr>
      <w:ins w:id="8345" w:author="JIE  SUN" w:date="2018-06-22T18:47:00Z">
        <w:r w:rsidRPr="00D6695F">
          <w:rPr>
            <w:rFonts w:ascii="NSimSun" w:eastAsia="NSimSun" w:hAnsi="Times New Roman" w:cs="NSimSun"/>
            <w:color w:val="000000" w:themeColor="text1"/>
            <w:sz w:val="19"/>
            <w:szCs w:val="19"/>
            <w:rPrChange w:id="8346"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347"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348" w:author="JIE  SUN" w:date="2018-06-22T18:47:00Z">
              <w:rPr>
                <w:rFonts w:ascii="NSimSun" w:eastAsia="NSimSun" w:hAnsi="Times New Roman" w:cs="NSimSun"/>
                <w:color w:val="008000"/>
                <w:sz w:val="19"/>
                <w:szCs w:val="19"/>
              </w:rPr>
            </w:rPrChange>
          </w:rPr>
          <w:tab/>
          <w:t>continue;</w:t>
        </w:r>
        <w:r w:rsidRPr="00D6695F">
          <w:rPr>
            <w:color w:val="000000" w:themeColor="text1"/>
            <w:rPrChange w:id="8349" w:author="JIE  SUN" w:date="2018-06-22T18:47:00Z">
              <w:rPr/>
            </w:rPrChange>
          </w:rPr>
          <w:t xml:space="preserve"> </w:t>
        </w:r>
      </w:ins>
    </w:p>
    <w:p w14:paraId="048F1347" w14:textId="77777777" w:rsidR="00D6695F" w:rsidRDefault="00D6695F">
      <w:pPr>
        <w:rPr>
          <w:ins w:id="8350" w:author="JIE  SUN" w:date="2018-06-22T18:47:00Z"/>
        </w:rPr>
      </w:pPr>
    </w:p>
    <w:p w14:paraId="7FE32F81" w14:textId="77777777" w:rsidR="00D6695F" w:rsidRDefault="00D6695F">
      <w:pPr>
        <w:rPr>
          <w:ins w:id="8351" w:author="JIE  SUN" w:date="2018-06-22T15:21:00Z"/>
        </w:rPr>
      </w:pPr>
    </w:p>
    <w:p w14:paraId="49A26837" w14:textId="77777777" w:rsidR="00125910" w:rsidRDefault="00125910">
      <w:pPr>
        <w:rPr>
          <w:ins w:id="8352" w:author="JIE  SUN" w:date="2018-06-22T17:23:00Z"/>
        </w:rPr>
      </w:pPr>
      <w:ins w:id="8353" w:author="JIE  SUN" w:date="2018-06-22T15:21:00Z">
        <w:r>
          <w:t>Condition 2:</w:t>
        </w:r>
      </w:ins>
      <w:ins w:id="8354" w:author="JIE  SUN" w:date="2018-06-22T15:31:00Z">
        <w:r w:rsidR="00EA6424">
          <w:t xml:space="preserve"> Restricting a range of the change of inclination </w:t>
        </w:r>
      </w:ins>
      <w:ins w:id="8355" w:author="JIE  SUN" w:date="2018-06-22T15:32:00Z">
        <w:r w:rsidR="00EA6424">
          <w:t>angles with three direction axes,</w:t>
        </w:r>
      </w:ins>
      <w:ins w:id="8356" w:author="JIE  SUN" w:date="2018-06-22T15:33:00Z">
        <w:r w:rsidR="00EA6424">
          <w:t xml:space="preserve"> which can be seen in Table 4.2 below, when the three direction data can all meet the standards, which means those data are </w:t>
        </w:r>
      </w:ins>
      <w:ins w:id="8357" w:author="JIE  SUN" w:date="2018-06-22T15:35:00Z">
        <w:r w:rsidR="00EA6424">
          <w:t>available</w:t>
        </w:r>
      </w:ins>
      <w:ins w:id="8358" w:author="JIE  SUN" w:date="2018-06-22T15:33:00Z">
        <w:r w:rsidR="00EA6424">
          <w:t xml:space="preserve"> </w:t>
        </w:r>
      </w:ins>
      <w:ins w:id="8359" w:author="JIE  SUN" w:date="2018-06-22T15:35:00Z">
        <w:r w:rsidR="00EA6424">
          <w:t>data.</w:t>
        </w:r>
      </w:ins>
      <w:ins w:id="8360" w:author="JIE  SUN" w:date="2018-06-22T15:33:00Z">
        <w:r w:rsidR="00EA6424">
          <w:t xml:space="preserve"> </w:t>
        </w:r>
      </w:ins>
      <w:ins w:id="8361" w:author="JIE  SUN" w:date="2018-06-22T15:32:00Z">
        <w:r w:rsidR="00EA6424">
          <w:t xml:space="preserve"> </w:t>
        </w:r>
      </w:ins>
    </w:p>
    <w:p w14:paraId="7684E5A9" w14:textId="77777777" w:rsidR="0087014B" w:rsidRDefault="006254B9">
      <w:pPr>
        <w:jc w:val="center"/>
        <w:rPr>
          <w:del w:id="8362" w:author="像个男人一样" w:date="2018-03-21T02:17:00Z"/>
        </w:rPr>
        <w:pPrChange w:id="8363" w:author="JIE  SUN" w:date="2018-06-22T17:24:00Z">
          <w:pPr/>
        </w:pPrChange>
      </w:pPr>
      <w:ins w:id="8364" w:author="JIE  SUN" w:date="2018-06-22T17:23:00Z">
        <w:r>
          <w:rPr>
            <w:noProof/>
          </w:rPr>
          <w:drawing>
            <wp:inline distT="0" distB="0" distL="0" distR="0" wp14:anchorId="34CD6F58" wp14:editId="48356041">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ins>
    </w:p>
    <w:p w14:paraId="636B82DF" w14:textId="77777777" w:rsidR="0087014B" w:rsidRDefault="00D5184D">
      <w:pPr>
        <w:jc w:val="center"/>
        <w:rPr>
          <w:ins w:id="8365" w:author="像个男人一样" w:date="2018-03-21T02:18:00Z"/>
        </w:rPr>
        <w:pPrChange w:id="8366" w:author="JIE  SUN" w:date="2018-06-22T17:24:00Z">
          <w:pPr/>
        </w:pPrChange>
      </w:pPr>
      <w:del w:id="8367" w:author="JIE  SUN" w:date="2018-06-21T15:33:00Z">
        <w:r w:rsidDel="00CC26B7">
          <w:rPr>
            <w:noProof/>
          </w:rPr>
          <w:drawing>
            <wp:inline distT="0" distB="0" distL="114300" distR="114300" wp14:anchorId="42BA7CEC" wp14:editId="0757456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14:paraId="2E88963B" w14:textId="0AF97801" w:rsidR="0087014B" w:rsidRDefault="00D5184D">
      <w:pPr>
        <w:pStyle w:val="Caption"/>
        <w:jc w:val="center"/>
        <w:pPrChange w:id="8368" w:author="jie sun" w:date="2018-04-16T21:42:00Z">
          <w:pPr/>
        </w:pPrChange>
      </w:pPr>
      <w:bookmarkStart w:id="8369" w:name="_Toc517801905"/>
      <w:ins w:id="8370" w:author="像个男人一样" w:date="2018-03-21T02:24:00Z">
        <w:r>
          <w:t xml:space="preserve">Figure </w:t>
        </w:r>
      </w:ins>
      <w:ins w:id="8371" w:author="JIE  SUN" w:date="2018-06-21T13:36:00Z">
        <w:r w:rsidR="00A64E7B">
          <w:fldChar w:fldCharType="begin"/>
        </w:r>
        <w:r w:rsidR="00A64E7B">
          <w:instrText xml:space="preserve"> STYLEREF 1 \s </w:instrText>
        </w:r>
      </w:ins>
      <w:r w:rsidR="00A64E7B">
        <w:fldChar w:fldCharType="separate"/>
      </w:r>
      <w:r w:rsidR="005D06D1">
        <w:rPr>
          <w:noProof/>
        </w:rPr>
        <w:t>5</w:t>
      </w:r>
      <w:ins w:id="837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13</w:t>
      </w:r>
      <w:ins w:id="8373" w:author="JIE  SUN" w:date="2018-06-21T13:36:00Z">
        <w:r w:rsidR="00A64E7B">
          <w:fldChar w:fldCharType="end"/>
        </w:r>
      </w:ins>
      <w:ins w:id="8374" w:author="jie sun" w:date="2018-04-19T13:00:00Z">
        <w:del w:id="8375" w:author="JIE  SUN" w:date="2018-06-21T13:34:00Z">
          <w:r w:rsidR="00083FE7" w:rsidDel="00A64E7B">
            <w:fldChar w:fldCharType="begin"/>
          </w:r>
          <w:r w:rsidR="00083FE7" w:rsidDel="00A64E7B">
            <w:delInstrText xml:space="preserve"> STYLEREF 1 \s </w:delInstrText>
          </w:r>
        </w:del>
      </w:ins>
      <w:del w:id="8376" w:author="JIE  SUN" w:date="2018-06-21T13:34:00Z">
        <w:r w:rsidR="00083FE7" w:rsidDel="00A64E7B">
          <w:fldChar w:fldCharType="separate"/>
        </w:r>
        <w:r w:rsidR="00083FE7" w:rsidDel="00A64E7B">
          <w:rPr>
            <w:noProof/>
          </w:rPr>
          <w:delText>4</w:delText>
        </w:r>
      </w:del>
      <w:ins w:id="8377" w:author="jie sun" w:date="2018-04-19T13:00:00Z">
        <w:del w:id="837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379" w:author="JIE  SUN" w:date="2018-06-21T13:34:00Z">
        <w:r w:rsidR="00083FE7" w:rsidDel="00A64E7B">
          <w:fldChar w:fldCharType="separate"/>
        </w:r>
      </w:del>
      <w:ins w:id="8380" w:author="jie sun" w:date="2018-04-19T13:00:00Z">
        <w:del w:id="8381" w:author="JIE  SUN" w:date="2018-06-21T13:34:00Z">
          <w:r w:rsidR="00083FE7" w:rsidDel="00A64E7B">
            <w:rPr>
              <w:noProof/>
            </w:rPr>
            <w:delText>12</w:delText>
          </w:r>
          <w:r w:rsidR="00083FE7" w:rsidDel="00A64E7B">
            <w:fldChar w:fldCharType="end"/>
          </w:r>
        </w:del>
      </w:ins>
      <w:ins w:id="8382" w:author="像个男人一样" w:date="2018-03-21T02:24:00Z">
        <w:del w:id="838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384" w:author="像个男人一样" w:date="2018-03-22T11:51:00Z">
        <w:del w:id="8385" w:author="jie sun" w:date="2018-04-10T21:45:00Z">
          <w:r w:rsidDel="00454521">
            <w:delText>11</w:delText>
          </w:r>
        </w:del>
      </w:ins>
      <w:ins w:id="8386" w:author="像个男人一样" w:date="2018-03-21T02:24:00Z">
        <w:del w:id="8387" w:author="jie sun" w:date="2018-04-10T21:45:00Z">
          <w:r w:rsidDel="00454521">
            <w:fldChar w:fldCharType="end"/>
          </w:r>
        </w:del>
        <w:bookmarkStart w:id="8388" w:name="_Toc13849"/>
        <w:bookmarkStart w:id="8389" w:name="_Toc32717"/>
        <w:bookmarkStart w:id="8390" w:name="_Toc11609"/>
        <w:bookmarkStart w:id="8391" w:name="_Toc8246"/>
        <w:bookmarkStart w:id="8392" w:name="_Toc7010"/>
        <w:bookmarkStart w:id="8393" w:name="_Toc14342"/>
        <w:bookmarkStart w:id="8394" w:name="_Toc24981"/>
        <w:bookmarkStart w:id="8395" w:name="_Toc15375"/>
        <w:bookmarkStart w:id="8396" w:name="_Toc2368"/>
        <w:bookmarkStart w:id="8397" w:name="_Toc3398"/>
        <w:bookmarkStart w:id="8398" w:name="_Toc1006"/>
        <w:bookmarkStart w:id="8399" w:name="_Toc6135"/>
        <w:bookmarkStart w:id="8400" w:name="_Toc4731"/>
        <w:bookmarkStart w:id="8401" w:name="_Toc16626"/>
        <w:bookmarkStart w:id="8402" w:name="_Toc19911"/>
        <w:bookmarkStart w:id="8403" w:name="_Toc6386"/>
        <w:bookmarkStart w:id="8404" w:name="_Toc13498"/>
        <w:bookmarkStart w:id="8405" w:name="_Toc13235"/>
        <w:bookmarkStart w:id="8406" w:name="_Toc17204"/>
        <w:bookmarkStart w:id="8407" w:name="_Toc13777"/>
        <w:bookmarkStart w:id="8408" w:name="_Toc18709"/>
        <w:bookmarkStart w:id="8409" w:name="_Toc12095"/>
        <w:bookmarkStart w:id="8410" w:name="_Toc704"/>
        <w:bookmarkStart w:id="8411" w:name="_Toc19833"/>
        <w:bookmarkStart w:id="8412" w:name="_Toc17613"/>
        <w:r>
          <w:rPr>
            <w:rFonts w:hint="eastAsia"/>
          </w:rPr>
          <w:t xml:space="preserve">: </w:t>
        </w:r>
        <w:del w:id="8413" w:author="JIE  SUN" w:date="2018-06-22T15:11:00Z">
          <w:r w:rsidDel="00CB6E76">
            <w:rPr>
              <w:rFonts w:hint="eastAsia"/>
            </w:rPr>
            <w:delText xml:space="preserve">Angles </w:delText>
          </w:r>
        </w:del>
      </w:ins>
      <w:ins w:id="8414" w:author="jie sun" w:date="2018-04-16T22:34:00Z">
        <w:del w:id="8415" w:author="JIE  SUN" w:date="2018-06-22T15:11:00Z">
          <w:r w:rsidR="00D5763B" w:rsidDel="00CB6E76">
            <w:delText>W</w:delText>
          </w:r>
        </w:del>
      </w:ins>
      <w:ins w:id="8416" w:author="像个男人一样" w:date="2018-03-21T02:24:00Z">
        <w:del w:id="8417" w:author="JIE  SUN" w:date="2018-06-22T15:11:00Z">
          <w:r w:rsidDel="00CB6E76">
            <w:rPr>
              <w:rFonts w:hint="eastAsia"/>
            </w:rPr>
            <w:delText xml:space="preserve">with </w:delText>
          </w:r>
        </w:del>
      </w:ins>
      <w:ins w:id="8418" w:author="jie sun" w:date="2018-04-16T22:34:00Z">
        <w:del w:id="8419" w:author="JIE  SUN" w:date="2018-06-22T15:11:00Z">
          <w:r w:rsidR="00D5763B" w:rsidDel="00CB6E76">
            <w:delText>T</w:delText>
          </w:r>
        </w:del>
      </w:ins>
      <w:ins w:id="8420" w:author="像个男人一样" w:date="2018-03-21T02:24:00Z">
        <w:del w:id="8421" w:author="JIE  SUN" w:date="2018-06-22T15:11:00Z">
          <w:r w:rsidDel="00CB6E76">
            <w:rPr>
              <w:rFonts w:hint="eastAsia"/>
            </w:rPr>
            <w:delText xml:space="preserve">the </w:delText>
          </w:r>
        </w:del>
      </w:ins>
      <w:ins w:id="8422" w:author="jie sun" w:date="2018-04-16T22:34:00Z">
        <w:del w:id="8423" w:author="JIE  SUN" w:date="2018-06-22T15:11:00Z">
          <w:r w:rsidR="00D5763B" w:rsidDel="00CB6E76">
            <w:delText>G</w:delText>
          </w:r>
        </w:del>
      </w:ins>
      <w:ins w:id="8424" w:author="像个男人一样" w:date="2018-03-21T02:24:00Z">
        <w:del w:id="8425" w:author="JIE  SUN" w:date="2018-06-22T15:11:00Z">
          <w:r w:rsidDel="00CB6E76">
            <w:rPr>
              <w:rFonts w:hint="eastAsia"/>
            </w:rPr>
            <w:delText xml:space="preserve">gravity </w:delText>
          </w:r>
        </w:del>
      </w:ins>
      <w:ins w:id="8426" w:author="jie sun" w:date="2018-04-16T22:34:00Z">
        <w:del w:id="8427" w:author="JIE  SUN" w:date="2018-06-22T15:11:00Z">
          <w:r w:rsidR="00D5763B" w:rsidDel="00CB6E76">
            <w:delText>C</w:delText>
          </w:r>
        </w:del>
      </w:ins>
      <w:ins w:id="8428" w:author="像个男人一样" w:date="2018-03-21T02:24:00Z">
        <w:del w:id="8429" w:author="JIE  SUN" w:date="2018-06-22T15:11:00Z">
          <w:r w:rsidDel="00CB6E76">
            <w:rPr>
              <w:rFonts w:hint="eastAsia"/>
            </w:rPr>
            <w:delText>changes</w:delText>
          </w:r>
          <w:r w:rsidDel="00CB6E76">
            <w:rPr>
              <w:rFonts w:hint="eastAsia"/>
              <w:lang w:val="en-US"/>
            </w:rPr>
            <w:delText xml:space="preserve"> </w:delText>
          </w:r>
        </w:del>
      </w:ins>
      <w:ins w:id="8430" w:author="jie sun" w:date="2018-04-16T22:34:00Z">
        <w:del w:id="8431" w:author="JIE  SUN" w:date="2018-06-22T15:11:00Z">
          <w:r w:rsidR="00D5763B" w:rsidDel="00CB6E76">
            <w:rPr>
              <w:lang w:val="en-US"/>
            </w:rPr>
            <w:delText>I</w:delText>
          </w:r>
        </w:del>
      </w:ins>
      <w:ins w:id="8432" w:author="像个男人一样" w:date="2018-03-21T02:24:00Z">
        <w:del w:id="8433" w:author="JIE  SUN" w:date="2018-06-22T15:11:00Z">
          <w:r w:rsidDel="00CB6E76">
            <w:rPr>
              <w:rFonts w:hint="eastAsia"/>
              <w:lang w:val="en-US"/>
            </w:rPr>
            <w:delText xml:space="preserve">in </w:delText>
          </w:r>
        </w:del>
      </w:ins>
      <w:ins w:id="8434" w:author="jie sun" w:date="2018-04-16T22:34:00Z">
        <w:del w:id="8435" w:author="JIE  SUN" w:date="2018-06-22T15:11:00Z">
          <w:r w:rsidR="00D5763B" w:rsidDel="00CB6E76">
            <w:rPr>
              <w:lang w:val="en-US"/>
            </w:rPr>
            <w:delText>A</w:delText>
          </w:r>
        </w:del>
      </w:ins>
      <w:ins w:id="8436" w:author="像个男人一样" w:date="2018-03-21T02:24:00Z">
        <w:del w:id="8437" w:author="JIE  SUN" w:date="2018-06-22T15:11:00Z">
          <w:r w:rsidDel="00CB6E76">
            <w:rPr>
              <w:rFonts w:hint="eastAsia"/>
              <w:lang w:val="en-US"/>
            </w:rPr>
            <w:delText>action1</w:delText>
          </w:r>
        </w:del>
      </w:ins>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ins w:id="8438" w:author="JIE  SUN" w:date="2018-06-22T15:11:00Z">
        <w:r w:rsidR="00CB6E76">
          <w:t xml:space="preserve"> The Inclination angle change in Gesture 1</w:t>
        </w:r>
      </w:ins>
      <w:bookmarkEnd w:id="8369"/>
    </w:p>
    <w:p w14:paraId="48F81A84" w14:textId="77777777" w:rsidR="0087014B" w:rsidRPr="00677487" w:rsidDel="00125910" w:rsidRDefault="00D5184D">
      <w:pPr>
        <w:pStyle w:val="Caption"/>
        <w:rPr>
          <w:ins w:id="8439" w:author="像个男人一样" w:date="2018-03-22T11:49:00Z"/>
          <w:del w:id="8440" w:author="JIE  SUN" w:date="2018-06-22T15:11:00Z"/>
          <w:color w:val="auto"/>
          <w:rPrChange w:id="8441" w:author="jie sun" w:date="2018-04-08T14:43:00Z">
            <w:rPr>
              <w:ins w:id="8442" w:author="像个男人一样" w:date="2018-03-22T11:49:00Z"/>
              <w:del w:id="8443" w:author="JIE  SUN" w:date="2018-06-22T15:11:00Z"/>
              <w:color w:val="44546A" w:themeColor="text2"/>
              <w:lang w:val="en-US"/>
            </w:rPr>
          </w:rPrChange>
        </w:rPr>
        <w:pPrChange w:id="8444" w:author="像个男人一样" w:date="2018-03-21T02:25:00Z">
          <w:pPr/>
        </w:pPrChange>
      </w:pPr>
      <w:del w:id="8445" w:author="JIE  SUN" w:date="2018-06-22T15:11:00Z">
        <w:r w:rsidRPr="00677487" w:rsidDel="00125910">
          <w:rPr>
            <w:iCs w:val="0"/>
            <w:rPrChange w:id="8446" w:author="jie sun" w:date="2018-04-08T14:43:00Z">
              <w:rPr>
                <w:iCs/>
                <w:lang w:val="en-US"/>
              </w:rPr>
            </w:rPrChange>
          </w:rPr>
          <w:delText xml:space="preserve">Predicting the angle </w:delText>
        </w:r>
      </w:del>
      <w:del w:id="8447" w:author="JIE  SUN" w:date="2018-06-21T15:34:00Z">
        <w:r w:rsidRPr="00677487" w:rsidDel="00036E98">
          <w:rPr>
            <w:iCs w:val="0"/>
            <w:rPrChange w:id="8448" w:author="jie sun" w:date="2018-04-08T14:43:00Z">
              <w:rPr>
                <w:iCs/>
                <w:lang w:val="en-US"/>
              </w:rPr>
            </w:rPrChange>
          </w:rPr>
          <w:delText xml:space="preserve">range </w:delText>
        </w:r>
      </w:del>
      <w:del w:id="8449" w:author="JIE  SUN" w:date="2018-06-22T15:11:00Z">
        <w:r w:rsidRPr="00677487" w:rsidDel="00125910">
          <w:rPr>
            <w:iCs w:val="0"/>
            <w:rPrChange w:id="8450" w:author="jie sun" w:date="2018-04-08T14:43:00Z">
              <w:rPr>
                <w:iCs/>
                <w:lang w:val="en-US"/>
              </w:rPr>
            </w:rPrChange>
          </w:rPr>
          <w:delText xml:space="preserve">by Accelerometer data, keeping in this range for a long time, when getting the large angle to show </w:delText>
        </w:r>
        <w:bookmarkStart w:id="8451" w:name="OLE_LINK18"/>
        <w:r w:rsidRPr="00677487" w:rsidDel="00125910">
          <w:rPr>
            <w:iCs w:val="0"/>
            <w:rPrChange w:id="8452" w:author="jie sun" w:date="2018-04-08T14:43:00Z">
              <w:rPr>
                <w:iCs/>
                <w:lang w:val="en-US"/>
              </w:rPr>
            </w:rPrChange>
          </w:rPr>
          <w:delText>a stronger light</w:delText>
        </w:r>
        <w:bookmarkEnd w:id="8451"/>
        <w:r w:rsidRPr="00677487" w:rsidDel="00125910">
          <w:rPr>
            <w:iCs w:val="0"/>
            <w:rPrChange w:id="8453" w:author="jie sun" w:date="2018-04-08T14:43:00Z">
              <w:rPr>
                <w:iCs/>
                <w:lang w:val="en-US"/>
              </w:rPr>
            </w:rPrChange>
          </w:rPr>
          <w:delText>.</w:delText>
        </w:r>
      </w:del>
    </w:p>
    <w:p w14:paraId="711E25EC" w14:textId="77777777" w:rsidR="0087014B" w:rsidRDefault="0087014B">
      <w:pPr>
        <w:rPr>
          <w:ins w:id="8454" w:author="像个男人一样" w:date="2018-03-22T11:49:00Z"/>
          <w:lang w:val="en-US"/>
        </w:rPr>
      </w:pPr>
    </w:p>
    <w:p w14:paraId="2CA1C51F" w14:textId="018A619F" w:rsidR="0087014B" w:rsidRDefault="00D5184D">
      <w:pPr>
        <w:pStyle w:val="Caption"/>
        <w:jc w:val="center"/>
        <w:rPr>
          <w:ins w:id="8455" w:author="jie sun" w:date="2018-04-18T21:07:00Z"/>
        </w:rPr>
      </w:pPr>
      <w:bookmarkStart w:id="8456" w:name="_Toc511906363"/>
      <w:ins w:id="8457" w:author="像个男人一样" w:date="2018-03-22T11:49:00Z">
        <w:r>
          <w:t xml:space="preserve">Table </w:t>
        </w:r>
        <w:r>
          <w:fldChar w:fldCharType="begin"/>
        </w:r>
        <w:r>
          <w:instrText xml:space="preserve"> STYLEREF 1 \s </w:instrText>
        </w:r>
        <w:r>
          <w:fldChar w:fldCharType="separate"/>
        </w:r>
      </w:ins>
      <w:r w:rsidR="005D06D1">
        <w:rPr>
          <w:noProof/>
        </w:rPr>
        <w:t>5</w:t>
      </w:r>
      <w:ins w:id="8458" w:author="像个男人一样" w:date="2018-03-22T11:49:00Z">
        <w:r>
          <w:fldChar w:fldCharType="end"/>
        </w:r>
        <w:r>
          <w:rPr>
            <w:rFonts w:hint="eastAsia"/>
          </w:rPr>
          <w:t>.</w:t>
        </w:r>
        <w:r>
          <w:fldChar w:fldCharType="begin"/>
        </w:r>
        <w:r>
          <w:instrText xml:space="preserve"> SEQ Table \* ARABIC \s 1 </w:instrText>
        </w:r>
        <w:r>
          <w:fldChar w:fldCharType="separate"/>
        </w:r>
      </w:ins>
      <w:r w:rsidR="005D06D1">
        <w:rPr>
          <w:noProof/>
        </w:rPr>
        <w:t>2</w:t>
      </w:r>
      <w:ins w:id="8459" w:author="像个男人一样" w:date="2018-03-22T11:49:00Z">
        <w:r>
          <w:fldChar w:fldCharType="end"/>
        </w:r>
        <w:bookmarkStart w:id="8460" w:name="_Toc7759"/>
        <w:bookmarkStart w:id="8461" w:name="_Toc18308"/>
        <w:bookmarkStart w:id="8462" w:name="_Toc8218"/>
        <w:bookmarkStart w:id="8463" w:name="_Toc15389"/>
        <w:bookmarkStart w:id="8464" w:name="_Toc5363"/>
        <w:bookmarkStart w:id="8465" w:name="_Toc26874"/>
        <w:bookmarkStart w:id="8466" w:name="_Toc5248"/>
        <w:bookmarkStart w:id="8467" w:name="_Toc26946"/>
        <w:bookmarkStart w:id="8468" w:name="_Toc2727"/>
        <w:bookmarkStart w:id="8469" w:name="_Toc13230"/>
        <w:bookmarkStart w:id="8470" w:name="_Toc24763"/>
        <w:bookmarkStart w:id="8471" w:name="_Toc21724"/>
        <w:bookmarkStart w:id="8472" w:name="_Toc32446"/>
        <w:bookmarkStart w:id="8473" w:name="_Toc14924"/>
        <w:bookmarkStart w:id="8474" w:name="_Toc26218"/>
        <w:bookmarkStart w:id="8475" w:name="_Toc22717"/>
        <w:bookmarkStart w:id="8476" w:name="_Toc15613"/>
        <w:bookmarkStart w:id="8477" w:name="_Toc10914"/>
        <w:bookmarkStart w:id="8478" w:name="_Toc31757"/>
        <w:bookmarkStart w:id="8479" w:name="_Toc12027"/>
        <w:bookmarkStart w:id="8480" w:name="_Toc3057"/>
        <w:r>
          <w:rPr>
            <w:rFonts w:hint="eastAsia"/>
          </w:rPr>
          <w:t xml:space="preserve">: Angles </w:t>
        </w:r>
      </w:ins>
      <w:ins w:id="8481" w:author="jie sun" w:date="2018-04-16T22:34:00Z">
        <w:r w:rsidR="00F310AF">
          <w:t>W</w:t>
        </w:r>
      </w:ins>
      <w:ins w:id="8482" w:author="像个男人一样" w:date="2018-03-22T11:49:00Z">
        <w:del w:id="8483" w:author="jie sun" w:date="2018-04-16T22:34:00Z">
          <w:r w:rsidDel="00F310AF">
            <w:rPr>
              <w:rFonts w:hint="eastAsia"/>
            </w:rPr>
            <w:delText>w</w:delText>
          </w:r>
        </w:del>
        <w:r>
          <w:rPr>
            <w:rFonts w:hint="eastAsia"/>
          </w:rPr>
          <w:t xml:space="preserve">ith </w:t>
        </w:r>
      </w:ins>
      <w:ins w:id="8484" w:author="jie sun" w:date="2018-04-16T22:34:00Z">
        <w:r w:rsidR="00F310AF">
          <w:t>T</w:t>
        </w:r>
      </w:ins>
      <w:ins w:id="8485" w:author="像个男人一样" w:date="2018-03-22T11:49:00Z">
        <w:del w:id="8486" w:author="jie sun" w:date="2018-04-16T22:34:00Z">
          <w:r w:rsidDel="00F310AF">
            <w:rPr>
              <w:rFonts w:hint="eastAsia"/>
            </w:rPr>
            <w:delText>t</w:delText>
          </w:r>
        </w:del>
        <w:r>
          <w:rPr>
            <w:rFonts w:hint="eastAsia"/>
          </w:rPr>
          <w:t xml:space="preserve">he </w:t>
        </w:r>
      </w:ins>
      <w:ins w:id="8487" w:author="jie sun" w:date="2018-04-16T22:34:00Z">
        <w:r w:rsidR="00F310AF">
          <w:t>G</w:t>
        </w:r>
      </w:ins>
      <w:ins w:id="8488" w:author="像个男人一样" w:date="2018-03-22T11:49:00Z">
        <w:del w:id="8489" w:author="jie sun" w:date="2018-04-16T22:34:00Z">
          <w:r w:rsidDel="00F310AF">
            <w:rPr>
              <w:rFonts w:hint="eastAsia"/>
            </w:rPr>
            <w:delText>g</w:delText>
          </w:r>
        </w:del>
        <w:r>
          <w:rPr>
            <w:rFonts w:hint="eastAsia"/>
          </w:rPr>
          <w:t xml:space="preserve">ravity </w:t>
        </w:r>
      </w:ins>
      <w:ins w:id="8490" w:author="jie sun" w:date="2018-04-16T22:34:00Z">
        <w:r w:rsidR="00F310AF">
          <w:t>R</w:t>
        </w:r>
      </w:ins>
      <w:ins w:id="8491" w:author="像个男人一样" w:date="2018-03-22T11:49:00Z">
        <w:del w:id="8492" w:author="jie sun" w:date="2018-04-16T22:34:00Z">
          <w:r w:rsidDel="00F310AF">
            <w:rPr>
              <w:rFonts w:hint="eastAsia"/>
            </w:rPr>
            <w:delText>r</w:delText>
          </w:r>
        </w:del>
        <w:r>
          <w:rPr>
            <w:rFonts w:hint="eastAsia"/>
          </w:rPr>
          <w:t xml:space="preserve">estrictions </w:t>
        </w:r>
      </w:ins>
      <w:ins w:id="8493" w:author="jie sun" w:date="2018-04-16T22:34:00Z">
        <w:r w:rsidR="00F310AF">
          <w:t>I</w:t>
        </w:r>
      </w:ins>
      <w:ins w:id="8494" w:author="像个男人一样" w:date="2018-03-22T11:49:00Z">
        <w:del w:id="8495" w:author="jie sun" w:date="2018-04-16T22:34:00Z">
          <w:r w:rsidDel="00F310AF">
            <w:rPr>
              <w:rFonts w:hint="eastAsia"/>
            </w:rPr>
            <w:delText>i</w:delText>
          </w:r>
        </w:del>
        <w:r>
          <w:rPr>
            <w:rFonts w:hint="eastAsia"/>
          </w:rPr>
          <w:t xml:space="preserve">n </w:t>
        </w:r>
      </w:ins>
      <w:ins w:id="8496" w:author="jie sun" w:date="2018-04-16T22:34:00Z">
        <w:r w:rsidR="00F310AF">
          <w:t>A</w:t>
        </w:r>
      </w:ins>
      <w:ins w:id="8497" w:author="像个男人一样" w:date="2018-03-22T11:49:00Z">
        <w:del w:id="8498" w:author="jie sun" w:date="2018-04-16T22:34:00Z">
          <w:r w:rsidDel="00F310AF">
            <w:rPr>
              <w:rFonts w:hint="eastAsia"/>
            </w:rPr>
            <w:delText>a</w:delText>
          </w:r>
        </w:del>
        <w:r>
          <w:rPr>
            <w:rFonts w:hint="eastAsia"/>
          </w:rPr>
          <w:t>ction 1</w:t>
        </w:r>
      </w:ins>
      <w:bookmarkEnd w:id="8456"/>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p>
    <w:tbl>
      <w:tblPr>
        <w:tblStyle w:val="TableGrid"/>
        <w:tblW w:w="8359" w:type="dxa"/>
        <w:jc w:val="center"/>
        <w:tblLook w:val="04A0" w:firstRow="1" w:lastRow="0" w:firstColumn="1" w:lastColumn="0" w:noHBand="0" w:noVBand="1"/>
        <w:tblPrChange w:id="8499" w:author="JIE  SUN" w:date="2018-06-22T18:40:00Z">
          <w:tblPr>
            <w:tblStyle w:val="TableGrid"/>
            <w:tblW w:w="6091" w:type="dxa"/>
            <w:jc w:val="center"/>
            <w:tblLook w:val="04A0" w:firstRow="1" w:lastRow="0" w:firstColumn="1" w:lastColumn="0" w:noHBand="0" w:noVBand="1"/>
          </w:tblPr>
        </w:tblPrChange>
      </w:tblPr>
      <w:tblGrid>
        <w:gridCol w:w="2372"/>
        <w:gridCol w:w="1789"/>
        <w:gridCol w:w="4198"/>
        <w:tblGridChange w:id="8500">
          <w:tblGrid>
            <w:gridCol w:w="2372"/>
            <w:gridCol w:w="1789"/>
            <w:gridCol w:w="1930"/>
          </w:tblGrid>
        </w:tblGridChange>
      </w:tblGrid>
      <w:tr w:rsidR="009B1D3F" w14:paraId="1C629B60" w14:textId="77777777" w:rsidTr="009B1D3F">
        <w:trPr>
          <w:jc w:val="center"/>
          <w:ins w:id="8501" w:author="jie sun" w:date="2018-04-18T21:07:00Z"/>
          <w:trPrChange w:id="8502" w:author="JIE  SUN" w:date="2018-06-22T18:40:00Z">
            <w:trPr>
              <w:jc w:val="center"/>
            </w:trPr>
          </w:trPrChange>
        </w:trPr>
        <w:tc>
          <w:tcPr>
            <w:tcW w:w="2372" w:type="dxa"/>
            <w:tcPrChange w:id="8503" w:author="JIE  SUN" w:date="2018-06-22T18:40:00Z">
              <w:tcPr>
                <w:tcW w:w="2405" w:type="dxa"/>
              </w:tcPr>
            </w:tcPrChange>
          </w:tcPr>
          <w:p w14:paraId="55140FCD" w14:textId="77777777" w:rsidR="009B1D3F" w:rsidRDefault="009B1D3F" w:rsidP="009B1D3F">
            <w:pPr>
              <w:rPr>
                <w:ins w:id="8504" w:author="JIE  SUN" w:date="2018-06-22T18:39:00Z"/>
              </w:rPr>
            </w:pPr>
            <w:ins w:id="8505" w:author="JIE  SUN" w:date="2018-06-22T18:39:00Z">
              <w:r>
                <w:t xml:space="preserve">Accelerometer </w:t>
              </w:r>
              <w:r>
                <w:rPr>
                  <w:rFonts w:hint="eastAsia"/>
                </w:rPr>
                <w:t>Testing</w:t>
              </w:r>
            </w:ins>
          </w:p>
        </w:tc>
        <w:tc>
          <w:tcPr>
            <w:tcW w:w="1789" w:type="dxa"/>
            <w:tcPrChange w:id="8506" w:author="JIE  SUN" w:date="2018-06-22T18:40:00Z">
              <w:tcPr>
                <w:tcW w:w="1843" w:type="dxa"/>
              </w:tcPr>
            </w:tcPrChange>
          </w:tcPr>
          <w:p w14:paraId="7DAF07A2" w14:textId="77777777" w:rsidR="009B1D3F" w:rsidRDefault="009B1D3F" w:rsidP="009B1D3F">
            <w:pPr>
              <w:rPr>
                <w:ins w:id="8507" w:author="jie sun" w:date="2018-04-18T21:07:00Z"/>
              </w:rPr>
            </w:pPr>
            <w:ins w:id="8508" w:author="JIE  SUN" w:date="2018-06-22T18:29:00Z">
              <w:r>
                <w:t xml:space="preserve">Valid </w:t>
              </w:r>
            </w:ins>
            <w:ins w:id="8509" w:author="jie sun" w:date="2018-04-18T21:07:00Z">
              <w:r>
                <w:t>Range</w:t>
              </w:r>
            </w:ins>
          </w:p>
        </w:tc>
        <w:tc>
          <w:tcPr>
            <w:tcW w:w="4198" w:type="dxa"/>
            <w:tcPrChange w:id="8510" w:author="JIE  SUN" w:date="2018-06-22T18:40:00Z">
              <w:tcPr>
                <w:tcW w:w="1843" w:type="dxa"/>
              </w:tcPr>
            </w:tcPrChange>
          </w:tcPr>
          <w:p w14:paraId="3EC4BBBA" w14:textId="77777777" w:rsidR="009B1D3F" w:rsidRDefault="009B1D3F" w:rsidP="009B1D3F">
            <w:pPr>
              <w:rPr>
                <w:ins w:id="8511" w:author="JIE  SUN" w:date="2018-06-22T18:40:00Z"/>
              </w:rPr>
            </w:pPr>
            <w:ins w:id="8512" w:author="JIE  SUN" w:date="2018-06-22T18:40:00Z">
              <w:r>
                <w:t>Regulation</w:t>
              </w:r>
            </w:ins>
          </w:p>
        </w:tc>
      </w:tr>
      <w:tr w:rsidR="009B1D3F" w14:paraId="1CC00F7F" w14:textId="77777777" w:rsidTr="009B1D3F">
        <w:trPr>
          <w:jc w:val="center"/>
          <w:ins w:id="8513" w:author="jie sun" w:date="2018-04-18T21:07:00Z"/>
          <w:trPrChange w:id="8514" w:author="JIE  SUN" w:date="2018-06-22T18:40:00Z">
            <w:trPr>
              <w:jc w:val="center"/>
            </w:trPr>
          </w:trPrChange>
        </w:trPr>
        <w:tc>
          <w:tcPr>
            <w:tcW w:w="2372" w:type="dxa"/>
            <w:tcPrChange w:id="8515" w:author="JIE  SUN" w:date="2018-06-22T18:40:00Z">
              <w:tcPr>
                <w:tcW w:w="2405" w:type="dxa"/>
              </w:tcPr>
            </w:tcPrChange>
          </w:tcPr>
          <w:p w14:paraId="0DEF6C53" w14:textId="77777777" w:rsidR="009B1D3F" w:rsidRDefault="009B1D3F" w:rsidP="009B1D3F">
            <w:pPr>
              <w:rPr>
                <w:ins w:id="8516" w:author="JIE  SUN" w:date="2018-06-22T18:40:00Z"/>
              </w:rPr>
            </w:pPr>
            <w:ins w:id="8517" w:author="JIE  SUN" w:date="2018-06-22T18:40:00Z">
              <w:r>
                <w:rPr>
                  <w:rFonts w:hint="eastAsia"/>
                </w:rPr>
                <w:t>Inclination</w:t>
              </w:r>
              <w:r>
                <w:t xml:space="preserve"> – Z-axis</w:t>
              </w:r>
            </w:ins>
          </w:p>
          <w:p w14:paraId="351B5357" w14:textId="77777777" w:rsidR="009B1D3F" w:rsidRDefault="009B1D3F">
            <w:pPr>
              <w:rPr>
                <w:ins w:id="8518" w:author="JIE  SUN" w:date="2018-06-22T18:39:00Z"/>
              </w:rPr>
            </w:pPr>
            <w:ins w:id="8519" w:author="JIE  SUN" w:date="2018-06-22T18:40:00Z">
              <w:r>
                <w:t>(Centre axis)</w:t>
              </w:r>
            </w:ins>
          </w:p>
        </w:tc>
        <w:tc>
          <w:tcPr>
            <w:tcW w:w="1789" w:type="dxa"/>
            <w:tcPrChange w:id="8520" w:author="JIE  SUN" w:date="2018-06-22T18:40:00Z">
              <w:tcPr>
                <w:tcW w:w="1843" w:type="dxa"/>
              </w:tcPr>
            </w:tcPrChange>
          </w:tcPr>
          <w:p w14:paraId="74590A5E" w14:textId="77777777" w:rsidR="009B1D3F" w:rsidRDefault="009B1D3F" w:rsidP="009B1D3F">
            <w:pPr>
              <w:rPr>
                <w:ins w:id="8521" w:author="JIE  SUN" w:date="2018-06-22T18:40:00Z"/>
              </w:rPr>
            </w:pPr>
            <w:ins w:id="8522" w:author="JIE  SUN" w:date="2018-06-22T18:40:00Z">
              <w:r>
                <w:t>&lt; -60</w:t>
              </w:r>
              <w:r>
                <w:rPr>
                  <w:rFonts w:hint="eastAsia"/>
                </w:rPr>
                <w:t>°</w:t>
              </w:r>
              <w:r>
                <w:rPr>
                  <w:rFonts w:hint="eastAsia"/>
                </w:rPr>
                <w:t>or</w:t>
              </w:r>
            </w:ins>
          </w:p>
          <w:p w14:paraId="16EFA938" w14:textId="77777777" w:rsidR="009B1D3F" w:rsidRDefault="009B1D3F" w:rsidP="009B1D3F">
            <w:pPr>
              <w:rPr>
                <w:ins w:id="8523" w:author="jie sun" w:date="2018-04-18T21:07:00Z"/>
              </w:rPr>
            </w:pPr>
            <w:ins w:id="8524" w:author="JIE  SUN" w:date="2018-06-22T18:40:00Z">
              <w:r>
                <w:rPr>
                  <w:rFonts w:hint="eastAsia"/>
                </w:rPr>
                <w:t>&gt;62</w:t>
              </w:r>
              <w:r>
                <w:rPr>
                  <w:rFonts w:hint="eastAsia"/>
                </w:rPr>
                <w:t>°</w:t>
              </w:r>
            </w:ins>
            <w:ins w:id="8525" w:author="jie sun" w:date="2018-04-18T21:07:00Z">
              <w:del w:id="8526" w:author="JIE  SUN" w:date="2018-06-22T18:40:00Z">
                <w:r w:rsidDel="009B1D3F">
                  <w:delText>-</w:delText>
                </w:r>
              </w:del>
              <w:del w:id="8527" w:author="JIE  SUN" w:date="2018-06-21T15:47:00Z">
                <w:r w:rsidDel="00410E0A">
                  <w:delText>2</w:delText>
                </w:r>
              </w:del>
              <w:del w:id="8528" w:author="JIE  SUN" w:date="2018-06-22T18:40:00Z">
                <w:r w:rsidDel="009B1D3F">
                  <w:delText>5</w:delText>
                </w:r>
                <w:r w:rsidDel="009B1D3F">
                  <w:rPr>
                    <w:rFonts w:hint="eastAsia"/>
                  </w:rPr>
                  <w:delText>°</w:delText>
                </w:r>
                <w:r w:rsidDel="009B1D3F">
                  <w:rPr>
                    <w:rFonts w:hint="eastAsia"/>
                  </w:rPr>
                  <w:delText>to</w:delText>
                </w:r>
              </w:del>
              <w:del w:id="8529" w:author="JIE  SUN" w:date="2018-06-21T15:47:00Z">
                <w:r w:rsidDel="00410E0A">
                  <w:delText>2</w:delText>
                </w:r>
              </w:del>
              <w:del w:id="8530" w:author="JIE  SUN" w:date="2018-06-22T18:40:00Z">
                <w:r w:rsidDel="009B1D3F">
                  <w:delText>5</w:delText>
                </w:r>
                <w:r w:rsidDel="009B1D3F">
                  <w:rPr>
                    <w:rFonts w:hint="eastAsia"/>
                  </w:rPr>
                  <w:delText>°</w:delText>
                </w:r>
              </w:del>
            </w:ins>
          </w:p>
        </w:tc>
        <w:tc>
          <w:tcPr>
            <w:tcW w:w="4198" w:type="dxa"/>
            <w:tcPrChange w:id="8531" w:author="JIE  SUN" w:date="2018-06-22T18:40:00Z">
              <w:tcPr>
                <w:tcW w:w="1843" w:type="dxa"/>
              </w:tcPr>
            </w:tcPrChange>
          </w:tcPr>
          <w:p w14:paraId="033B8092" w14:textId="77777777" w:rsidR="009B1D3F" w:rsidRDefault="009B1D3F" w:rsidP="009B1D3F">
            <w:pPr>
              <w:rPr>
                <w:ins w:id="8532" w:author="JIE  SUN" w:date="2018-06-22T18:40:00Z"/>
              </w:rPr>
            </w:pPr>
            <w:ins w:id="8533" w:author="JIE  SUN" w:date="2018-06-22T18:41:00Z">
              <w:r>
                <w:rPr>
                  <w:rFonts w:hint="eastAsia"/>
                </w:rPr>
                <w:t>F</w:t>
              </w:r>
              <w:r>
                <w:t>o</w:t>
              </w:r>
              <w:r>
                <w:rPr>
                  <w:rFonts w:hint="eastAsia"/>
                </w:rPr>
                <w:t>r</w:t>
              </w:r>
              <w:r>
                <w:t xml:space="preserve"> </w:t>
              </w:r>
              <w:r>
                <w:rPr>
                  <w:rFonts w:hint="eastAsia"/>
                </w:rPr>
                <w:t>Gesture</w:t>
              </w:r>
              <w:r>
                <w:t xml:space="preserve"> 1</w:t>
              </w:r>
              <w:r>
                <w:rPr>
                  <w:rFonts w:hint="eastAsia"/>
                </w:rPr>
                <w:t xml:space="preserve">, first </w:t>
              </w:r>
              <w:r>
                <w:t>and foremost ,</w:t>
              </w:r>
              <w:r>
                <w:rPr>
                  <w:rFonts w:hint="eastAsia"/>
                </w:rPr>
                <w:t xml:space="preserve">the </w:t>
              </w:r>
              <w:r>
                <w:t>inclination</w:t>
              </w:r>
              <w:r>
                <w:rPr>
                  <w:rFonts w:hint="eastAsia"/>
                </w:rPr>
                <w:t xml:space="preserve"> </w:t>
              </w:r>
              <w:r>
                <w:t>with Z axis should be in the valid range</w:t>
              </w:r>
            </w:ins>
          </w:p>
        </w:tc>
      </w:tr>
      <w:tr w:rsidR="009B1D3F" w14:paraId="01B88EBB" w14:textId="77777777" w:rsidTr="009B1D3F">
        <w:trPr>
          <w:jc w:val="center"/>
          <w:ins w:id="8534" w:author="jie sun" w:date="2018-04-18T21:07:00Z"/>
          <w:trPrChange w:id="8535" w:author="JIE  SUN" w:date="2018-06-22T18:40:00Z">
            <w:trPr>
              <w:jc w:val="center"/>
            </w:trPr>
          </w:trPrChange>
        </w:trPr>
        <w:tc>
          <w:tcPr>
            <w:tcW w:w="2372" w:type="dxa"/>
            <w:tcPrChange w:id="8536" w:author="JIE  SUN" w:date="2018-06-22T18:40:00Z">
              <w:tcPr>
                <w:tcW w:w="2405" w:type="dxa"/>
              </w:tcPr>
            </w:tcPrChange>
          </w:tcPr>
          <w:p w14:paraId="0F1F464C" w14:textId="77777777" w:rsidR="009B1D3F" w:rsidRDefault="009B1D3F" w:rsidP="009B1D3F">
            <w:pPr>
              <w:rPr>
                <w:ins w:id="8537" w:author="JIE  SUN" w:date="2018-06-22T18:39:00Z"/>
              </w:rPr>
            </w:pPr>
            <w:ins w:id="8538" w:author="JIE  SUN" w:date="2018-06-22T18:40:00Z">
              <w:r>
                <w:rPr>
                  <w:rFonts w:hint="eastAsia"/>
                </w:rPr>
                <w:t>Inclination</w:t>
              </w:r>
              <w:r>
                <w:t xml:space="preserve"> – X-axis </w:t>
              </w:r>
            </w:ins>
          </w:p>
        </w:tc>
        <w:tc>
          <w:tcPr>
            <w:tcW w:w="1789" w:type="dxa"/>
            <w:tcPrChange w:id="8539" w:author="JIE  SUN" w:date="2018-06-22T18:40:00Z">
              <w:tcPr>
                <w:tcW w:w="1843" w:type="dxa"/>
              </w:tcPr>
            </w:tcPrChange>
          </w:tcPr>
          <w:p w14:paraId="3DD87CD8" w14:textId="77777777" w:rsidR="009B1D3F" w:rsidRDefault="009B1D3F" w:rsidP="009B1D3F">
            <w:pPr>
              <w:rPr>
                <w:ins w:id="8540" w:author="JIE  SUN" w:date="2018-06-22T18:40:00Z"/>
              </w:rPr>
            </w:pPr>
            <w:ins w:id="8541" w:author="JIE  SUN" w:date="2018-06-22T18:40:00Z">
              <w:r>
                <w:t>-15</w:t>
              </w:r>
              <w:r>
                <w:rPr>
                  <w:rFonts w:hint="eastAsia"/>
                </w:rPr>
                <w:t>°</w:t>
              </w:r>
              <w:r>
                <w:rPr>
                  <w:rFonts w:hint="eastAsia"/>
                </w:rPr>
                <w:t>to</w:t>
              </w:r>
            </w:ins>
          </w:p>
          <w:p w14:paraId="353A3CE4" w14:textId="77777777" w:rsidR="009B1D3F" w:rsidRDefault="009B1D3F" w:rsidP="009B1D3F">
            <w:pPr>
              <w:rPr>
                <w:ins w:id="8542" w:author="jie sun" w:date="2018-04-18T21:07:00Z"/>
              </w:rPr>
            </w:pPr>
            <w:ins w:id="8543" w:author="JIE  SUN" w:date="2018-06-22T18:40:00Z">
              <w:r>
                <w:t>5</w:t>
              </w:r>
              <w:r>
                <w:rPr>
                  <w:rFonts w:hint="eastAsia"/>
                </w:rPr>
                <w:t>°</w:t>
              </w:r>
            </w:ins>
            <w:ins w:id="8544" w:author="jie sun" w:date="2018-04-18T21:07:00Z">
              <w:del w:id="8545" w:author="JIE  SUN" w:date="2018-06-22T18:40:00Z">
                <w:r w:rsidDel="009B1D3F">
                  <w:delText>-</w:delText>
                </w:r>
              </w:del>
            </w:ins>
            <w:ins w:id="8546" w:author="jie sun" w:date="2018-04-18T21:08:00Z">
              <w:del w:id="8547" w:author="JIE  SUN" w:date="2018-06-21T15:46:00Z">
                <w:r w:rsidDel="00410E0A">
                  <w:delText>40</w:delText>
                </w:r>
              </w:del>
            </w:ins>
            <w:ins w:id="8548" w:author="jie sun" w:date="2018-04-18T21:07:00Z">
              <w:del w:id="8549" w:author="JIE  SUN" w:date="2018-06-22T18:40:00Z">
                <w:r w:rsidDel="009B1D3F">
                  <w:rPr>
                    <w:rFonts w:hint="eastAsia"/>
                  </w:rPr>
                  <w:delText>°</w:delText>
                </w:r>
                <w:r w:rsidDel="009B1D3F">
                  <w:rPr>
                    <w:rFonts w:hint="eastAsia"/>
                  </w:rPr>
                  <w:delText>to</w:delText>
                </w:r>
              </w:del>
            </w:ins>
            <w:ins w:id="8550" w:author="jie sun" w:date="2018-04-18T21:09:00Z">
              <w:del w:id="8551" w:author="JIE  SUN" w:date="2018-06-21T15:46:00Z">
                <w:r w:rsidDel="00410E0A">
                  <w:delText>4</w:delText>
                </w:r>
              </w:del>
            </w:ins>
            <w:ins w:id="8552" w:author="jie sun" w:date="2018-04-18T21:08:00Z">
              <w:del w:id="8553" w:author="JIE  SUN" w:date="2018-06-21T15:46:00Z">
                <w:r w:rsidDel="00410E0A">
                  <w:delText>0</w:delText>
                </w:r>
              </w:del>
            </w:ins>
            <w:ins w:id="8554" w:author="jie sun" w:date="2018-04-18T21:07:00Z">
              <w:del w:id="8555" w:author="JIE  SUN" w:date="2018-06-22T18:40:00Z">
                <w:r w:rsidDel="009B1D3F">
                  <w:rPr>
                    <w:rFonts w:hint="eastAsia"/>
                  </w:rPr>
                  <w:delText>°</w:delText>
                </w:r>
              </w:del>
            </w:ins>
          </w:p>
        </w:tc>
        <w:tc>
          <w:tcPr>
            <w:tcW w:w="4198" w:type="dxa"/>
            <w:tcPrChange w:id="8556" w:author="JIE  SUN" w:date="2018-06-22T18:40:00Z">
              <w:tcPr>
                <w:tcW w:w="1843" w:type="dxa"/>
              </w:tcPr>
            </w:tcPrChange>
          </w:tcPr>
          <w:p w14:paraId="163EC92D" w14:textId="77777777" w:rsidR="009B1D3F" w:rsidRDefault="009B1D3F">
            <w:pPr>
              <w:rPr>
                <w:ins w:id="8557" w:author="JIE  SUN" w:date="2018-06-22T18:40:00Z"/>
              </w:rPr>
            </w:pPr>
            <w:ins w:id="8558" w:author="JIE  SUN" w:date="2018-06-22T18:43:00Z">
              <w:r>
                <w:t xml:space="preserve">And then, </w:t>
              </w:r>
            </w:ins>
            <w:ins w:id="8559" w:author="JIE  SUN" w:date="2018-06-22T18:46:00Z">
              <w:r>
                <w:t>control</w:t>
              </w:r>
              <w:r w:rsidR="00F37585">
                <w:t xml:space="preserve"> </w:t>
              </w:r>
            </w:ins>
            <w:ins w:id="8560" w:author="JIE  SUN" w:date="2018-06-22T18:43:00Z">
              <w:r w:rsidR="00F37585">
                <w:t>the</w:t>
              </w:r>
            </w:ins>
            <w:ins w:id="8561" w:author="JIE  SUN" w:date="2018-06-22T18:46:00Z">
              <w:r w:rsidR="00F37585">
                <w:t xml:space="preserve"> </w:t>
              </w:r>
            </w:ins>
            <w:ins w:id="8562" w:author="JIE  SUN" w:date="2018-06-22T18:43:00Z">
              <w:r w:rsidR="00F37585">
                <w:t xml:space="preserve">inclination </w:t>
              </w:r>
            </w:ins>
            <w:ins w:id="8563" w:author="JIE  SUN" w:date="2018-06-22T18:46:00Z">
              <w:r w:rsidR="00D6695F">
                <w:t>s</w:t>
              </w:r>
            </w:ins>
            <w:ins w:id="8564" w:author="JIE  SUN" w:date="2018-06-22T18:43:00Z">
              <w:r>
                <w:t xml:space="preserve">with X axis. </w:t>
              </w:r>
            </w:ins>
          </w:p>
        </w:tc>
      </w:tr>
      <w:tr w:rsidR="009B1D3F" w14:paraId="6A63923E" w14:textId="77777777" w:rsidTr="009B1D3F">
        <w:tblPrEx>
          <w:jc w:val="left"/>
          <w:tblPrExChange w:id="8565" w:author="JIE  SUN" w:date="2018-06-22T18:40:00Z">
            <w:tblPrEx>
              <w:jc w:val="left"/>
            </w:tblPrEx>
          </w:tblPrExChange>
        </w:tblPrEx>
        <w:trPr>
          <w:ins w:id="8566" w:author="jie sun" w:date="2018-04-18T21:08:00Z"/>
        </w:trPr>
        <w:tc>
          <w:tcPr>
            <w:tcW w:w="2372" w:type="dxa"/>
            <w:tcPrChange w:id="8567" w:author="JIE  SUN" w:date="2018-06-22T18:40:00Z">
              <w:tcPr>
                <w:tcW w:w="2405" w:type="dxa"/>
              </w:tcPr>
            </w:tcPrChange>
          </w:tcPr>
          <w:p w14:paraId="20484512" w14:textId="77777777" w:rsidR="009B1D3F" w:rsidRDefault="009B1D3F" w:rsidP="009B1D3F">
            <w:pPr>
              <w:rPr>
                <w:ins w:id="8568" w:author="JIE  SUN" w:date="2018-06-22T18:39:00Z"/>
              </w:rPr>
            </w:pPr>
            <w:ins w:id="8569" w:author="JIE  SUN" w:date="2018-06-22T18:40:00Z">
              <w:r>
                <w:rPr>
                  <w:rFonts w:hint="eastAsia"/>
                </w:rPr>
                <w:t>Inclination</w:t>
              </w:r>
              <w:r>
                <w:t xml:space="preserve"> – Y-axis</w:t>
              </w:r>
            </w:ins>
          </w:p>
        </w:tc>
        <w:tc>
          <w:tcPr>
            <w:tcW w:w="1789" w:type="dxa"/>
            <w:tcPrChange w:id="8570" w:author="JIE  SUN" w:date="2018-06-22T18:40:00Z">
              <w:tcPr>
                <w:tcW w:w="1843" w:type="dxa"/>
              </w:tcPr>
            </w:tcPrChange>
          </w:tcPr>
          <w:p w14:paraId="0F8E92AB" w14:textId="77777777" w:rsidR="009B1D3F" w:rsidRDefault="009B1D3F" w:rsidP="009B1D3F">
            <w:pPr>
              <w:rPr>
                <w:ins w:id="8571" w:author="JIE  SUN" w:date="2018-06-22T18:40:00Z"/>
              </w:rPr>
            </w:pPr>
            <w:ins w:id="8572" w:author="JIE  SUN" w:date="2018-06-22T18:40:00Z">
              <w:r>
                <w:t>-10</w:t>
              </w:r>
              <w:r>
                <w:rPr>
                  <w:rFonts w:hint="eastAsia"/>
                </w:rPr>
                <w:t>°</w:t>
              </w:r>
              <w:r>
                <w:rPr>
                  <w:rFonts w:hint="eastAsia"/>
                </w:rPr>
                <w:t>to</w:t>
              </w:r>
            </w:ins>
          </w:p>
          <w:p w14:paraId="6B9D6D68" w14:textId="77777777" w:rsidR="009B1D3F" w:rsidDel="009B1D3F" w:rsidRDefault="009B1D3F" w:rsidP="009B1D3F">
            <w:pPr>
              <w:rPr>
                <w:ins w:id="8573" w:author="jie sun" w:date="2018-04-18T21:18:00Z"/>
                <w:del w:id="8574" w:author="JIE  SUN" w:date="2018-06-22T18:40:00Z"/>
              </w:rPr>
            </w:pPr>
            <w:ins w:id="8575" w:author="JIE  SUN" w:date="2018-06-22T18:40:00Z">
              <w:r>
                <w:t>13</w:t>
              </w:r>
              <w:r>
                <w:rPr>
                  <w:rFonts w:hint="eastAsia"/>
                </w:rPr>
                <w:t>°</w:t>
              </w:r>
            </w:ins>
            <w:ins w:id="8576" w:author="jie sun" w:date="2018-04-18T21:18:00Z">
              <w:del w:id="8577" w:author="JIE  SUN" w:date="2018-06-21T15:46:00Z">
                <w:r w:rsidDel="00410E0A">
                  <w:delText>-80</w:delText>
                </w:r>
                <w:r w:rsidDel="00410E0A">
                  <w:rPr>
                    <w:rFonts w:hint="eastAsia"/>
                  </w:rPr>
                  <w:delText>°</w:delText>
                </w:r>
                <w:r w:rsidDel="00410E0A">
                  <w:rPr>
                    <w:rFonts w:hint="eastAsia"/>
                  </w:rPr>
                  <w:delText>-</w:delText>
                </w:r>
                <w:r w:rsidDel="00410E0A">
                  <w:delText>-4</w:delText>
                </w:r>
              </w:del>
              <w:del w:id="8578" w:author="JIE  SUN" w:date="2018-06-22T18:40:00Z">
                <w:r w:rsidDel="009B1D3F">
                  <w:delText>0</w:delText>
                </w:r>
                <w:bookmarkStart w:id="8579" w:name="OLE_LINK56"/>
                <w:r w:rsidDel="009B1D3F">
                  <w:rPr>
                    <w:rFonts w:hint="eastAsia"/>
                  </w:rPr>
                  <w:delText>°</w:delText>
                </w:r>
                <w:bookmarkEnd w:id="8579"/>
              </w:del>
            </w:ins>
          </w:p>
          <w:p w14:paraId="117B0CF8" w14:textId="77777777" w:rsidR="009B1D3F" w:rsidRDefault="009B1D3F" w:rsidP="009B1D3F">
            <w:pPr>
              <w:rPr>
                <w:ins w:id="8580" w:author="jie sun" w:date="2018-04-18T21:08:00Z"/>
              </w:rPr>
            </w:pPr>
            <w:ins w:id="8581" w:author="jie sun" w:date="2018-04-18T21:18:00Z">
              <w:del w:id="8582" w:author="JIE  SUN" w:date="2018-06-21T15:46:00Z">
                <w:r w:rsidDel="00410E0A">
                  <w:delText>40</w:delText>
                </w:r>
                <w:r w:rsidDel="00410E0A">
                  <w:rPr>
                    <w:rFonts w:hint="eastAsia"/>
                  </w:rPr>
                  <w:delText>°</w:delText>
                </w:r>
                <w:r w:rsidDel="00410E0A">
                  <w:rPr>
                    <w:rFonts w:hint="eastAsia"/>
                  </w:rPr>
                  <w:delText>-</w:delText>
                </w:r>
                <w:r w:rsidDel="00410E0A">
                  <w:delText>80</w:delText>
                </w:r>
                <w:r w:rsidDel="00410E0A">
                  <w:rPr>
                    <w:rFonts w:hint="eastAsia"/>
                  </w:rPr>
                  <w:delText>°</w:delText>
                </w:r>
              </w:del>
            </w:ins>
          </w:p>
        </w:tc>
        <w:tc>
          <w:tcPr>
            <w:tcW w:w="4198" w:type="dxa"/>
            <w:tcPrChange w:id="8583" w:author="JIE  SUN" w:date="2018-06-22T18:40:00Z">
              <w:tcPr>
                <w:tcW w:w="1843" w:type="dxa"/>
              </w:tcPr>
            </w:tcPrChange>
          </w:tcPr>
          <w:p w14:paraId="38AD4602" w14:textId="77777777" w:rsidR="009B1D3F" w:rsidRDefault="009B1D3F">
            <w:pPr>
              <w:rPr>
                <w:ins w:id="8584" w:author="JIE  SUN" w:date="2018-06-22T18:40:00Z"/>
              </w:rPr>
            </w:pPr>
            <w:ins w:id="8585" w:author="JIE  SUN" w:date="2018-06-22T18:46:00Z">
              <w:r>
                <w:t>Finally, control</w:t>
              </w:r>
              <w:r w:rsidR="00F37585">
                <w:t xml:space="preserve"> the inclination </w:t>
              </w:r>
              <w:r>
                <w:t xml:space="preserve">with Z axis. </w:t>
              </w:r>
            </w:ins>
          </w:p>
        </w:tc>
      </w:tr>
    </w:tbl>
    <w:p w14:paraId="08EE345C" w14:textId="77777777" w:rsidR="00DA3737" w:rsidRDefault="00DA3737">
      <w:pPr>
        <w:autoSpaceDE w:val="0"/>
        <w:autoSpaceDN w:val="0"/>
        <w:adjustRightInd w:val="0"/>
        <w:spacing w:after="0"/>
        <w:rPr>
          <w:ins w:id="8586" w:author="JIE  SUN" w:date="2018-06-22T20:47:00Z"/>
          <w:rFonts w:ascii="NSimSun" w:eastAsia="NSimSun" w:hAnsi="Times New Roman" w:cs="NSimSun"/>
          <w:color w:val="0000FF"/>
          <w:sz w:val="19"/>
          <w:szCs w:val="19"/>
        </w:rPr>
      </w:pPr>
      <w:bookmarkStart w:id="8587" w:name="OLE_LINK72"/>
    </w:p>
    <w:p w14:paraId="355B6D1D" w14:textId="77777777" w:rsidR="00DA3737" w:rsidRDefault="00DA3737">
      <w:pPr>
        <w:autoSpaceDE w:val="0"/>
        <w:autoSpaceDN w:val="0"/>
        <w:adjustRightInd w:val="0"/>
        <w:spacing w:after="0"/>
        <w:rPr>
          <w:ins w:id="8588" w:author="JIE  SUN" w:date="2018-06-22T20:47:00Z"/>
          <w:rFonts w:ascii="NSimSun" w:eastAsia="NSimSun" w:hAnsi="Times New Roman" w:cs="NSimSun"/>
          <w:color w:val="0000FF"/>
          <w:sz w:val="19"/>
          <w:szCs w:val="19"/>
        </w:rPr>
      </w:pPr>
    </w:p>
    <w:p w14:paraId="0F75B426" w14:textId="77777777" w:rsidR="00DA3737" w:rsidRDefault="00DA3737">
      <w:pPr>
        <w:autoSpaceDE w:val="0"/>
        <w:autoSpaceDN w:val="0"/>
        <w:adjustRightInd w:val="0"/>
        <w:spacing w:after="0"/>
        <w:rPr>
          <w:ins w:id="8589" w:author="JIE  SUN" w:date="2018-06-22T20:47:00Z"/>
          <w:rFonts w:ascii="NSimSun" w:eastAsia="NSimSun" w:hAnsi="Times New Roman" w:cs="NSimSun"/>
          <w:color w:val="0000FF"/>
          <w:sz w:val="19"/>
          <w:szCs w:val="19"/>
        </w:rPr>
      </w:pPr>
    </w:p>
    <w:p w14:paraId="318CDBA4" w14:textId="77777777" w:rsidR="00B10569" w:rsidRPr="00B10569" w:rsidRDefault="00DA3737">
      <w:pPr>
        <w:pStyle w:val="Caption"/>
        <w:rPr>
          <w:ins w:id="8590" w:author="JIE  SUN" w:date="2018-06-22T20:47:00Z"/>
          <w:color w:val="auto"/>
          <w:sz w:val="24"/>
          <w:szCs w:val="22"/>
          <w:lang w:val="en-US"/>
          <w:rPrChange w:id="8591" w:author="JIE  SUN" w:date="2018-06-22T20:49:00Z">
            <w:rPr>
              <w:ins w:id="8592" w:author="JIE  SUN" w:date="2018-06-22T20:47:00Z"/>
              <w:rFonts w:ascii="NSimSun" w:eastAsia="NSimSun" w:hAnsi="Times New Roman" w:cs="NSimSun"/>
              <w:color w:val="0000FF"/>
              <w:sz w:val="19"/>
              <w:szCs w:val="19"/>
            </w:rPr>
          </w:rPrChange>
        </w:rPr>
        <w:pPrChange w:id="8593" w:author="JIE  SUN" w:date="2018-06-22T20:49:00Z">
          <w:pPr>
            <w:autoSpaceDE w:val="0"/>
            <w:autoSpaceDN w:val="0"/>
            <w:adjustRightInd w:val="0"/>
            <w:spacing w:after="0"/>
          </w:pPr>
        </w:pPrChange>
      </w:pPr>
      <w:ins w:id="8594" w:author="JIE  SUN" w:date="2018-06-22T20:48:00Z">
        <w:r>
          <w:rPr>
            <w:iCs w:val="0"/>
            <w:color w:val="auto"/>
            <w:sz w:val="24"/>
            <w:szCs w:val="22"/>
            <w:lang w:val="en-US"/>
          </w:rPr>
          <w:t xml:space="preserve">There is a piece of code below realizes </w:t>
        </w:r>
        <w:r w:rsidR="00353E0A">
          <w:rPr>
            <w:iCs w:val="0"/>
            <w:color w:val="auto"/>
            <w:sz w:val="24"/>
            <w:szCs w:val="22"/>
            <w:lang w:val="en-US"/>
          </w:rPr>
          <w:t xml:space="preserve">the judgement of </w:t>
        </w:r>
        <w:r>
          <w:rPr>
            <w:iCs w:val="0"/>
            <w:color w:val="auto"/>
            <w:sz w:val="24"/>
            <w:szCs w:val="22"/>
            <w:lang w:val="en-US"/>
          </w:rPr>
          <w:t xml:space="preserve">the </w:t>
        </w:r>
        <w:r w:rsidR="00353E0A">
          <w:rPr>
            <w:iCs w:val="0"/>
            <w:color w:val="auto"/>
            <w:sz w:val="24"/>
            <w:szCs w:val="22"/>
            <w:lang w:val="en-US"/>
          </w:rPr>
          <w:t>threshold data of the inclination in three axes</w:t>
        </w:r>
        <w:r>
          <w:rPr>
            <w:iCs w:val="0"/>
            <w:color w:val="auto"/>
            <w:sz w:val="24"/>
            <w:szCs w:val="22"/>
            <w:lang w:val="en-US"/>
          </w:rPr>
          <w:t>.</w:t>
        </w:r>
      </w:ins>
      <w:ins w:id="8595" w:author="JIE  SUN" w:date="2018-06-22T20:49:00Z">
        <w:r w:rsidR="00B10569">
          <w:rPr>
            <w:iCs w:val="0"/>
            <w:color w:val="auto"/>
            <w:sz w:val="24"/>
            <w:szCs w:val="22"/>
            <w:lang w:val="en-US"/>
          </w:rPr>
          <w:t xml:space="preserve"> When </w:t>
        </w:r>
        <w:r w:rsidR="00B10569">
          <w:rPr>
            <w:rFonts w:ascii="NSimSun" w:eastAsia="NSimSun" w:hAnsi="Times New Roman" w:cs="NSimSun"/>
            <w:color w:val="000000"/>
            <w:sz w:val="19"/>
            <w:szCs w:val="19"/>
          </w:rPr>
          <w:t>i == 0</w:t>
        </w:r>
        <w:r w:rsidR="00B10569" w:rsidRPr="00B10569">
          <w:rPr>
            <w:iCs w:val="0"/>
            <w:color w:val="auto"/>
            <w:sz w:val="24"/>
            <w:szCs w:val="22"/>
            <w:lang w:val="en-US"/>
            <w:rPrChange w:id="8596" w:author="JIE  SUN" w:date="2018-06-22T20:52:00Z">
              <w:rPr>
                <w:rFonts w:ascii="NSimSun" w:eastAsia="NSimSun" w:hAnsi="Times New Roman" w:cs="NSimSun"/>
                <w:iCs/>
                <w:color w:val="000000"/>
                <w:sz w:val="19"/>
                <w:szCs w:val="19"/>
              </w:rPr>
            </w:rPrChange>
          </w:rPr>
          <w:t xml:space="preserve">, which means here using the </w:t>
        </w:r>
      </w:ins>
      <w:ins w:id="8597" w:author="JIE  SUN" w:date="2018-06-22T20:50:00Z">
        <w:r w:rsidR="00B10569" w:rsidRPr="00B10569">
          <w:rPr>
            <w:iCs w:val="0"/>
            <w:color w:val="auto"/>
            <w:sz w:val="24"/>
            <w:szCs w:val="22"/>
            <w:lang w:val="en-US"/>
            <w:rPrChange w:id="8598" w:author="JIE  SUN" w:date="2018-06-22T20:52:00Z">
              <w:rPr>
                <w:rFonts w:ascii="NSimSun" w:eastAsia="NSimSun" w:hAnsi="Times New Roman" w:cs="NSimSun"/>
                <w:iCs/>
                <w:color w:val="000000"/>
                <w:sz w:val="19"/>
                <w:szCs w:val="19"/>
              </w:rPr>
            </w:rPrChange>
          </w:rPr>
          <w:t xml:space="preserve">threshold data of gesture 1, </w:t>
        </w:r>
      </w:ins>
      <w:ins w:id="8599" w:author="JIE  SUN" w:date="2018-06-22T20:51:00Z">
        <w:r w:rsidR="00B10569" w:rsidRPr="00B10569">
          <w:rPr>
            <w:iCs w:val="0"/>
            <w:color w:val="auto"/>
            <w:sz w:val="24"/>
            <w:szCs w:val="22"/>
            <w:lang w:val="en-US"/>
            <w:rPrChange w:id="8600" w:author="JIE  SUN" w:date="2018-06-22T20:52:00Z">
              <w:rPr>
                <w:rFonts w:ascii="NSimSun" w:eastAsia="NSimSun" w:hAnsi="Times New Roman" w:cs="NSimSun"/>
                <w:iCs/>
                <w:color w:val="000000"/>
                <w:sz w:val="19"/>
                <w:szCs w:val="19"/>
              </w:rPr>
            </w:rPrChange>
          </w:rPr>
          <w:t>and this code</w:t>
        </w:r>
        <w:r w:rsidR="00B10569" w:rsidRPr="00B10569">
          <w:rPr>
            <w:iCs w:val="0"/>
            <w:color w:val="auto"/>
            <w:sz w:val="24"/>
            <w:szCs w:val="22"/>
            <w:lang w:val="en-US"/>
            <w:rPrChange w:id="8601" w:author="JIE  SUN" w:date="2018-06-22T20:52:00Z">
              <w:rPr>
                <w:rFonts w:ascii="NSimSun" w:eastAsia="NSimSun" w:hAnsi="Times New Roman" w:cs="NSimSun"/>
                <w:iCs/>
                <w:color w:val="0000FF"/>
                <w:sz w:val="19"/>
                <w:szCs w:val="19"/>
              </w:rPr>
            </w:rPrChange>
          </w:rPr>
          <w:t xml:space="preserve"> if</w:t>
        </w:r>
        <w:r w:rsidR="00B10569">
          <w:rPr>
            <w:rFonts w:ascii="NSimSun" w:eastAsia="NSimSun" w:hAnsi="Times New Roman" w:cs="NSimSun"/>
            <w:color w:val="000000"/>
            <w:sz w:val="19"/>
            <w:szCs w:val="19"/>
          </w:rPr>
          <w:t xml:space="preserve">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&lt;  action_123[i].accel_z[0] ||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&gt;action_123[i].accel_z[1]) </w:t>
        </w:r>
        <w:r w:rsidR="00B10569" w:rsidRPr="00B10569">
          <w:rPr>
            <w:iCs w:val="0"/>
            <w:color w:val="auto"/>
            <w:sz w:val="24"/>
            <w:szCs w:val="22"/>
            <w:lang w:val="en-US"/>
            <w:rPrChange w:id="8602" w:author="JIE  SUN" w:date="2018-06-22T20:52:00Z">
              <w:rPr>
                <w:rFonts w:ascii="NSimSun" w:eastAsia="NSimSun" w:hAnsi="Times New Roman" w:cs="NSimSun"/>
                <w:iCs/>
                <w:color w:val="000000"/>
                <w:sz w:val="19"/>
                <w:szCs w:val="19"/>
              </w:rPr>
            </w:rPrChange>
          </w:rPr>
          <w:t>is used to restrict the inclination angle in Z-axis.</w:t>
        </w:r>
      </w:ins>
    </w:p>
    <w:p w14:paraId="03D2E126" w14:textId="77777777" w:rsidR="004368A6" w:rsidRDefault="004368A6">
      <w:pPr>
        <w:autoSpaceDE w:val="0"/>
        <w:autoSpaceDN w:val="0"/>
        <w:adjustRightInd w:val="0"/>
        <w:spacing w:after="0"/>
        <w:rPr>
          <w:ins w:id="8603" w:author="JIE  SUN" w:date="2018-06-22T18:48:00Z"/>
          <w:rFonts w:ascii="NSimSun" w:eastAsia="NSimSun" w:hAnsi="Times New Roman" w:cs="NSimSun"/>
          <w:color w:val="000000"/>
          <w:sz w:val="19"/>
          <w:szCs w:val="19"/>
        </w:rPr>
      </w:pPr>
      <w:ins w:id="8604"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0)</w:t>
        </w:r>
      </w:ins>
    </w:p>
    <w:bookmarkEnd w:id="8587"/>
    <w:p w14:paraId="4C14159E" w14:textId="77777777" w:rsidR="004368A6" w:rsidRDefault="004368A6">
      <w:pPr>
        <w:autoSpaceDE w:val="0"/>
        <w:autoSpaceDN w:val="0"/>
        <w:adjustRightInd w:val="0"/>
        <w:spacing w:after="0"/>
        <w:rPr>
          <w:ins w:id="8605" w:author="JIE  SUN" w:date="2018-06-22T18:48:00Z"/>
          <w:rFonts w:ascii="NSimSun" w:eastAsia="NSimSun" w:hAnsi="Times New Roman" w:cs="NSimSun"/>
          <w:color w:val="000000"/>
          <w:sz w:val="19"/>
          <w:szCs w:val="19"/>
        </w:rPr>
      </w:pPr>
      <w:ins w:id="8606" w:author="JIE  SUN" w:date="2018-06-22T18:48:00Z">
        <w:r>
          <w:rPr>
            <w:rFonts w:ascii="NSimSun" w:eastAsia="NSimSun" w:hAnsi="Times New Roman" w:cs="NSimSun"/>
            <w:color w:val="000000"/>
            <w:sz w:val="19"/>
            <w:szCs w:val="19"/>
          </w:rPr>
          <w:t>{</w:t>
        </w:r>
      </w:ins>
    </w:p>
    <w:p w14:paraId="398E2BAF" w14:textId="77777777" w:rsidR="004368A6" w:rsidRDefault="004368A6">
      <w:pPr>
        <w:autoSpaceDE w:val="0"/>
        <w:autoSpaceDN w:val="0"/>
        <w:adjustRightInd w:val="0"/>
        <w:spacing w:after="0"/>
        <w:rPr>
          <w:ins w:id="8607" w:author="JIE  SUN" w:date="2018-06-22T18:48:00Z"/>
          <w:rFonts w:ascii="NSimSun" w:eastAsia="NSimSun" w:hAnsi="Times New Roman" w:cs="NSimSun"/>
          <w:color w:val="000000"/>
          <w:sz w:val="19"/>
          <w:szCs w:val="19"/>
        </w:rPr>
      </w:pPr>
      <w:ins w:id="8608" w:author="JIE  SUN" w:date="2018-06-22T18:50:00Z">
        <w:r>
          <w:rPr>
            <w:rFonts w:ascii="NSimSun" w:eastAsia="NSimSun" w:hAnsi="Times New Roman" w:cs="NSimSun"/>
            <w:color w:val="0000FF"/>
            <w:sz w:val="19"/>
            <w:szCs w:val="19"/>
          </w:rPr>
          <w:t xml:space="preserve">  </w:t>
        </w:r>
      </w:ins>
      <w:ins w:id="8609"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&lt;  action_123[i].accel_z[0]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&gt;action_123[i].accel_z[1])</w:t>
        </w:r>
      </w:ins>
    </w:p>
    <w:p w14:paraId="1E2EB7E3" w14:textId="77777777" w:rsidR="004368A6" w:rsidRDefault="004368A6">
      <w:pPr>
        <w:autoSpaceDE w:val="0"/>
        <w:autoSpaceDN w:val="0"/>
        <w:adjustRightInd w:val="0"/>
        <w:spacing w:after="0"/>
        <w:rPr>
          <w:ins w:id="8610" w:author="JIE  SUN" w:date="2018-06-22T18:48:00Z"/>
          <w:rFonts w:ascii="NSimSun" w:eastAsia="NSimSun" w:hAnsi="Times New Roman" w:cs="NSimSun"/>
          <w:color w:val="000000"/>
          <w:sz w:val="19"/>
          <w:szCs w:val="19"/>
        </w:rPr>
      </w:pPr>
      <w:ins w:id="8611" w:author="JIE  SUN" w:date="2018-06-22T18:50:00Z">
        <w:r>
          <w:rPr>
            <w:rFonts w:ascii="NSimSun" w:eastAsia="NSimSun" w:hAnsi="Times New Roman" w:cs="NSimSun"/>
            <w:color w:val="0000FF"/>
            <w:sz w:val="19"/>
            <w:szCs w:val="19"/>
          </w:rPr>
          <w:t xml:space="preserve">  </w:t>
        </w:r>
      </w:ins>
      <w:ins w:id="8612"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.A_angle_y&lt; action_123[i].accel_y[1]))</w:t>
        </w:r>
      </w:ins>
    </w:p>
    <w:p w14:paraId="015134BE" w14:textId="77777777" w:rsidR="004368A6" w:rsidRDefault="004368A6">
      <w:pPr>
        <w:autoSpaceDE w:val="0"/>
        <w:autoSpaceDN w:val="0"/>
        <w:adjustRightInd w:val="0"/>
        <w:spacing w:after="0"/>
        <w:rPr>
          <w:ins w:id="8613" w:author="JIE  SUN" w:date="2018-06-22T18:48:00Z"/>
          <w:rFonts w:ascii="NSimSun" w:eastAsia="NSimSun" w:hAnsi="Times New Roman" w:cs="NSimSun"/>
          <w:color w:val="000000"/>
          <w:sz w:val="19"/>
          <w:szCs w:val="19"/>
        </w:rPr>
      </w:pPr>
      <w:ins w:id="8614" w:author="JIE  SUN" w:date="2018-06-22T18:50:00Z">
        <w:r>
          <w:rPr>
            <w:rFonts w:ascii="NSimSun" w:eastAsia="NSimSun" w:hAnsi="Times New Roman" w:cs="NSimSun"/>
            <w:color w:val="0000FF"/>
            <w:sz w:val="19"/>
            <w:szCs w:val="19"/>
          </w:rPr>
          <w:t xml:space="preserve">  </w:t>
        </w:r>
      </w:ins>
      <w:ins w:id="8615"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&gt; action_123[i].accel_x[0]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&lt; action_123[i].accel_x[1])</w:t>
        </w:r>
      </w:ins>
    </w:p>
    <w:p w14:paraId="2361161F" w14:textId="77777777" w:rsidR="004368A6" w:rsidRDefault="004368A6">
      <w:pPr>
        <w:autoSpaceDE w:val="0"/>
        <w:autoSpaceDN w:val="0"/>
        <w:adjustRightInd w:val="0"/>
        <w:spacing w:after="0"/>
        <w:rPr>
          <w:ins w:id="8616" w:author="JIE  SUN" w:date="2018-06-22T18:48:00Z"/>
          <w:rFonts w:ascii="NSimSun" w:eastAsia="NSimSun" w:hAnsi="Times New Roman" w:cs="NSimSun"/>
          <w:color w:val="000000"/>
          <w:sz w:val="19"/>
          <w:szCs w:val="19"/>
        </w:rPr>
      </w:pPr>
      <w:ins w:id="8617" w:author="JIE  SUN" w:date="2018-06-22T18:50:00Z">
        <w:r>
          <w:rPr>
            <w:rFonts w:ascii="NSimSun" w:eastAsia="NSimSun" w:hAnsi="Times New Roman" w:cs="NSimSun"/>
            <w:color w:val="000000"/>
            <w:sz w:val="19"/>
            <w:szCs w:val="19"/>
          </w:rPr>
          <w:t xml:space="preserve">  </w:t>
        </w:r>
        <w:r>
          <w:rPr>
            <w:rFonts w:ascii="NSimSun" w:eastAsia="NSimSun" w:hAnsi="Times New Roman" w:cs="NSimSun"/>
            <w:color w:val="000000"/>
            <w:sz w:val="19"/>
            <w:szCs w:val="19"/>
          </w:rPr>
          <w:tab/>
        </w:r>
      </w:ins>
      <w:ins w:id="8618" w:author="JIE  SUN" w:date="2018-06-22T18:48: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E9A6679" w14:textId="77777777" w:rsidR="00DF48E0" w:rsidRDefault="004368A6">
      <w:pPr>
        <w:rPr>
          <w:ins w:id="8619" w:author="JIE  SUN" w:date="2018-06-22T18:39:00Z"/>
        </w:rPr>
      </w:pPr>
      <w:ins w:id="8620" w:author="JIE  SUN" w:date="2018-06-22T18:48:00Z">
        <w:r>
          <w:rPr>
            <w:rFonts w:ascii="NSimSun" w:eastAsia="NSimSun" w:hAnsi="Times New Roman" w:cs="NSimSun"/>
            <w:color w:val="000000"/>
            <w:sz w:val="19"/>
            <w:szCs w:val="19"/>
          </w:rPr>
          <w:t>}</w:t>
        </w:r>
      </w:ins>
    </w:p>
    <w:p w14:paraId="645A12AC" w14:textId="77777777" w:rsidR="009B1D3F" w:rsidRPr="00DF48E0" w:rsidRDefault="009B1D3F">
      <w:pPr>
        <w:jc w:val="center"/>
        <w:rPr>
          <w:rPrChange w:id="8621" w:author="jie sun" w:date="2018-04-18T21:07:00Z">
            <w:rPr>
              <w:lang w:val="en-US"/>
            </w:rPr>
          </w:rPrChange>
        </w:rPr>
        <w:pPrChange w:id="8622" w:author="jie sun" w:date="2018-04-18T21:07:00Z">
          <w:pPr/>
        </w:pPrChange>
      </w:pPr>
    </w:p>
    <w:p w14:paraId="6E8B496B" w14:textId="77777777" w:rsidR="0087014B" w:rsidRDefault="0087014B">
      <w:pPr>
        <w:rPr>
          <w:del w:id="8623" w:author="像个男人一样" w:date="2018-03-21T02:28:00Z"/>
        </w:rPr>
      </w:pPr>
    </w:p>
    <w:p w14:paraId="708C6E27" w14:textId="77777777" w:rsidR="0087014B" w:rsidDel="00887A51" w:rsidRDefault="00D5184D">
      <w:pPr>
        <w:rPr>
          <w:del w:id="8624" w:author="JIE  SUN" w:date="2018-06-22T14:03:00Z"/>
          <w:lang w:val="en-US"/>
        </w:rPr>
      </w:pPr>
      <w:del w:id="8625" w:author="JIE  SUN" w:date="2018-06-22T12:23:00Z">
        <w:r w:rsidDel="0040790A">
          <w:rPr>
            <w:rFonts w:hint="eastAsia"/>
            <w:lang w:val="en-US"/>
          </w:rPr>
          <w:delText>Action</w:delText>
        </w:r>
      </w:del>
      <w:ins w:id="8626" w:author="JIE  SUN" w:date="2018-06-22T12:23:00Z">
        <w:r w:rsidR="0040790A">
          <w:rPr>
            <w:lang w:val="en-US"/>
          </w:rPr>
          <w:t>Gesture</w:t>
        </w:r>
      </w:ins>
      <w:r>
        <w:rPr>
          <w:rFonts w:hint="eastAsia"/>
          <w:lang w:val="en-US"/>
        </w:rPr>
        <w:t xml:space="preserve">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566AB7BE" w14:textId="77777777" w:rsidR="0087014B" w:rsidRDefault="00D5184D">
      <w:pPr>
        <w:rPr>
          <w:ins w:id="8627" w:author="JIE  SUN" w:date="2018-06-22T14:02:00Z"/>
          <w:noProof/>
        </w:rPr>
      </w:pPr>
      <w:del w:id="8628" w:author="JIE  SUN" w:date="2018-06-22T13:20:00Z">
        <w:r w:rsidDel="00D53513">
          <w:rPr>
            <w:noProof/>
          </w:rPr>
          <w:drawing>
            <wp:inline distT="0" distB="0" distL="114300" distR="114300" wp14:anchorId="3A0D2CF9" wp14:editId="26830FAB">
              <wp:extent cx="4572000" cy="2743200"/>
              <wp:effectExtent l="0" t="0" r="0" b="0"/>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del>
    </w:p>
    <w:p w14:paraId="5717CB50" w14:textId="77777777" w:rsidR="00887A51" w:rsidRDefault="00887A51">
      <w:pPr>
        <w:jc w:val="center"/>
        <w:rPr>
          <w:ins w:id="8629" w:author="像个男人一样" w:date="2018-03-21T02:25:00Z"/>
        </w:rPr>
        <w:pPrChange w:id="8630" w:author="jie sun" w:date="2018-04-16T21:42:00Z">
          <w:pPr/>
        </w:pPrChange>
      </w:pPr>
      <w:ins w:id="8631" w:author="JIE  SUN" w:date="2018-06-22T14:02:00Z">
        <w:r>
          <w:rPr>
            <w:noProof/>
          </w:rPr>
          <w:drawing>
            <wp:inline distT="0" distB="0" distL="0" distR="0" wp14:anchorId="0CFCEA57" wp14:editId="5DB6CF90">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ins>
    </w:p>
    <w:p w14:paraId="46DFAD5B" w14:textId="70B6CEC7" w:rsidR="0087014B" w:rsidRDefault="00D5184D">
      <w:pPr>
        <w:pStyle w:val="Caption"/>
        <w:jc w:val="center"/>
        <w:rPr>
          <w:ins w:id="8632" w:author="JIE  SUN" w:date="2018-06-22T17:24:00Z"/>
          <w:lang w:val="en-US"/>
        </w:rPr>
        <w:pPrChange w:id="8633" w:author="jie sun" w:date="2018-04-16T21:42:00Z">
          <w:pPr/>
        </w:pPrChange>
      </w:pPr>
      <w:bookmarkStart w:id="8634" w:name="_Toc517801906"/>
      <w:ins w:id="8635" w:author="像个男人一样" w:date="2018-03-21T02:26:00Z">
        <w:r>
          <w:t xml:space="preserve">Figure </w:t>
        </w:r>
      </w:ins>
      <w:ins w:id="8636" w:author="JIE  SUN" w:date="2018-06-21T13:36:00Z">
        <w:r w:rsidR="00A64E7B">
          <w:fldChar w:fldCharType="begin"/>
        </w:r>
        <w:r w:rsidR="00A64E7B">
          <w:instrText xml:space="preserve"> STYLEREF 1 \s </w:instrText>
        </w:r>
      </w:ins>
      <w:r w:rsidR="00A64E7B">
        <w:fldChar w:fldCharType="separate"/>
      </w:r>
      <w:r w:rsidR="005D06D1">
        <w:rPr>
          <w:noProof/>
        </w:rPr>
        <w:t>5</w:t>
      </w:r>
      <w:ins w:id="863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14</w:t>
      </w:r>
      <w:ins w:id="8638" w:author="JIE  SUN" w:date="2018-06-21T13:36:00Z">
        <w:r w:rsidR="00A64E7B">
          <w:fldChar w:fldCharType="end"/>
        </w:r>
      </w:ins>
      <w:ins w:id="8639" w:author="jie sun" w:date="2018-04-19T13:00:00Z">
        <w:del w:id="8640" w:author="JIE  SUN" w:date="2018-06-21T13:34:00Z">
          <w:r w:rsidR="00083FE7" w:rsidDel="00A64E7B">
            <w:fldChar w:fldCharType="begin"/>
          </w:r>
          <w:r w:rsidR="00083FE7" w:rsidDel="00A64E7B">
            <w:delInstrText xml:space="preserve"> STYLEREF 1 \s </w:delInstrText>
          </w:r>
        </w:del>
      </w:ins>
      <w:del w:id="8641" w:author="JIE  SUN" w:date="2018-06-21T13:34:00Z">
        <w:r w:rsidR="00083FE7" w:rsidDel="00A64E7B">
          <w:fldChar w:fldCharType="separate"/>
        </w:r>
        <w:r w:rsidR="00083FE7" w:rsidDel="00A64E7B">
          <w:rPr>
            <w:noProof/>
          </w:rPr>
          <w:delText>4</w:delText>
        </w:r>
      </w:del>
      <w:ins w:id="8642" w:author="jie sun" w:date="2018-04-19T13:00:00Z">
        <w:del w:id="864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644" w:author="JIE  SUN" w:date="2018-06-21T13:34:00Z">
        <w:r w:rsidR="00083FE7" w:rsidDel="00A64E7B">
          <w:fldChar w:fldCharType="separate"/>
        </w:r>
      </w:del>
      <w:ins w:id="8645" w:author="jie sun" w:date="2018-04-19T13:00:00Z">
        <w:del w:id="8646" w:author="JIE  SUN" w:date="2018-06-21T13:34:00Z">
          <w:r w:rsidR="00083FE7" w:rsidDel="00A64E7B">
            <w:rPr>
              <w:noProof/>
            </w:rPr>
            <w:delText>13</w:delText>
          </w:r>
          <w:r w:rsidR="00083FE7" w:rsidDel="00A64E7B">
            <w:fldChar w:fldCharType="end"/>
          </w:r>
        </w:del>
      </w:ins>
      <w:ins w:id="8647" w:author="像个男人一样" w:date="2018-03-21T02:26:00Z">
        <w:del w:id="864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649" w:author="像个男人一样" w:date="2018-03-22T11:51:00Z">
        <w:del w:id="8650" w:author="jie sun" w:date="2018-04-10T21:45:00Z">
          <w:r w:rsidDel="00454521">
            <w:delText>12</w:delText>
          </w:r>
        </w:del>
      </w:ins>
      <w:ins w:id="8651" w:author="像个男人一样" w:date="2018-03-21T02:26:00Z">
        <w:del w:id="8652" w:author="jie sun" w:date="2018-04-10T21:45:00Z">
          <w:r w:rsidDel="00454521">
            <w:fldChar w:fldCharType="end"/>
          </w:r>
        </w:del>
        <w:bookmarkStart w:id="8653" w:name="_Toc13264"/>
        <w:bookmarkStart w:id="8654" w:name="_Toc13993"/>
        <w:bookmarkStart w:id="8655" w:name="_Toc1796"/>
        <w:bookmarkStart w:id="8656" w:name="_Toc7085"/>
        <w:bookmarkStart w:id="8657" w:name="_Toc16182"/>
        <w:bookmarkStart w:id="8658" w:name="_Toc117"/>
        <w:bookmarkStart w:id="8659" w:name="_Toc12706"/>
        <w:bookmarkStart w:id="8660" w:name="_Toc717"/>
        <w:bookmarkStart w:id="8661" w:name="_Toc10343"/>
        <w:bookmarkStart w:id="8662" w:name="_Toc30444"/>
        <w:bookmarkStart w:id="8663" w:name="_Toc2876"/>
        <w:bookmarkStart w:id="8664" w:name="_Toc17910"/>
        <w:bookmarkStart w:id="8665" w:name="_Toc22615"/>
        <w:bookmarkStart w:id="8666" w:name="_Toc25709"/>
        <w:bookmarkStart w:id="8667" w:name="_Toc24988"/>
        <w:bookmarkStart w:id="8668" w:name="_Toc3193"/>
        <w:bookmarkStart w:id="8669" w:name="_Toc13372"/>
        <w:bookmarkStart w:id="8670" w:name="_Toc4279"/>
        <w:bookmarkStart w:id="8671" w:name="_Toc5856"/>
        <w:bookmarkStart w:id="8672" w:name="_Toc25915"/>
        <w:bookmarkStart w:id="8673" w:name="_Toc12864"/>
        <w:bookmarkStart w:id="8674" w:name="_Toc27590"/>
        <w:bookmarkStart w:id="8675" w:name="_Toc10601"/>
        <w:bookmarkStart w:id="8676" w:name="_Toc6810"/>
        <w:bookmarkStart w:id="8677" w:name="_Toc32658"/>
        <w:r>
          <w:rPr>
            <w:rFonts w:hint="eastAsia"/>
          </w:rPr>
          <w:t>:</w:t>
        </w:r>
      </w:ins>
      <w:ins w:id="8678" w:author="JIE  SUN" w:date="2018-06-22T17:24:00Z">
        <w:r w:rsidR="003D2952">
          <w:t xml:space="preserve"> </w:t>
        </w:r>
      </w:ins>
      <w:ins w:id="8679" w:author="像个男人一样" w:date="2018-03-21T02:26:00Z">
        <w:r>
          <w:rPr>
            <w:rFonts w:hint="eastAsia"/>
          </w:rPr>
          <w:t xml:space="preserve">Spinning </w:t>
        </w:r>
      </w:ins>
      <w:ins w:id="8680" w:author="jie sun" w:date="2018-04-16T22:34:00Z">
        <w:r w:rsidR="00417FAA">
          <w:t>A</w:t>
        </w:r>
      </w:ins>
      <w:ins w:id="8681" w:author="像个男人一样" w:date="2018-03-21T02:26:00Z">
        <w:del w:id="8682" w:author="jie sun" w:date="2018-04-16T22:34:00Z">
          <w:r w:rsidDel="00417FAA">
            <w:rPr>
              <w:rFonts w:hint="eastAsia"/>
            </w:rPr>
            <w:delText>a</w:delText>
          </w:r>
        </w:del>
        <w:r>
          <w:rPr>
            <w:rFonts w:hint="eastAsia"/>
          </w:rPr>
          <w:t xml:space="preserve">ngle </w:t>
        </w:r>
      </w:ins>
      <w:ins w:id="8683" w:author="jie sun" w:date="2018-04-16T22:34:00Z">
        <w:r w:rsidR="00417FAA">
          <w:t>C</w:t>
        </w:r>
      </w:ins>
      <w:ins w:id="8684" w:author="像个男人一样" w:date="2018-03-21T02:26:00Z">
        <w:del w:id="8685" w:author="jie sun" w:date="2018-04-16T22:34:00Z">
          <w:r w:rsidDel="00417FAA">
            <w:rPr>
              <w:rFonts w:hint="eastAsia"/>
            </w:rPr>
            <w:delText>c</w:delText>
          </w:r>
        </w:del>
        <w:r>
          <w:rPr>
            <w:rFonts w:hint="eastAsia"/>
          </w:rPr>
          <w:t xml:space="preserve">hanges </w:t>
        </w:r>
      </w:ins>
      <w:ins w:id="8686" w:author="jie sun" w:date="2018-04-16T22:34:00Z">
        <w:r w:rsidR="00417FAA">
          <w:t>I</w:t>
        </w:r>
      </w:ins>
      <w:ins w:id="8687" w:author="像个男人一样" w:date="2018-03-21T02:26:00Z">
        <w:del w:id="8688" w:author="jie sun" w:date="2018-04-16T22:34:00Z">
          <w:r w:rsidDel="00417FAA">
            <w:rPr>
              <w:rFonts w:hint="eastAsia"/>
            </w:rPr>
            <w:delText>i</w:delText>
          </w:r>
        </w:del>
        <w:r>
          <w:rPr>
            <w:rFonts w:hint="eastAsia"/>
          </w:rPr>
          <w:t xml:space="preserve">n </w:t>
        </w:r>
      </w:ins>
      <w:ins w:id="8689" w:author="jie sun" w:date="2018-04-16T22:34:00Z">
        <w:r w:rsidR="00417FAA">
          <w:t>A</w:t>
        </w:r>
      </w:ins>
      <w:ins w:id="8690" w:author="像个男人一样" w:date="2018-03-21T02:26:00Z">
        <w:del w:id="8691" w:author="jie sun" w:date="2018-04-16T22:34:00Z">
          <w:r w:rsidDel="00417FAA">
            <w:rPr>
              <w:rFonts w:hint="eastAsia"/>
            </w:rPr>
            <w:delText>a</w:delText>
          </w:r>
        </w:del>
        <w:r>
          <w:rPr>
            <w:rFonts w:hint="eastAsia"/>
          </w:rPr>
          <w:t xml:space="preserve">ction </w:t>
        </w:r>
        <w:r>
          <w:rPr>
            <w:rFonts w:hint="eastAsia"/>
            <w:lang w:val="en-US"/>
          </w:rPr>
          <w:t>2</w:t>
        </w:r>
      </w:ins>
      <w:bookmarkEnd w:id="8634"/>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p>
    <w:p w14:paraId="0E0A481D" w14:textId="77777777" w:rsidR="00744319" w:rsidRPr="00744319" w:rsidRDefault="00744319">
      <w:pPr>
        <w:rPr>
          <w:ins w:id="8692" w:author="像个男人一样" w:date="2018-03-22T11:48:00Z"/>
          <w:lang w:val="en-US"/>
        </w:rPr>
      </w:pPr>
    </w:p>
    <w:p w14:paraId="3B7D4206" w14:textId="43165918" w:rsidR="0087014B" w:rsidRDefault="00D5184D">
      <w:pPr>
        <w:pStyle w:val="Caption"/>
        <w:jc w:val="center"/>
        <w:rPr>
          <w:lang w:val="en-US"/>
        </w:rPr>
        <w:pPrChange w:id="8693" w:author="jie sun" w:date="2018-04-16T21:42:00Z">
          <w:pPr/>
        </w:pPrChange>
      </w:pPr>
      <w:bookmarkStart w:id="8694" w:name="_Toc511906364"/>
      <w:ins w:id="8695" w:author="像个男人一样" w:date="2018-03-22T11:48:00Z">
        <w:r>
          <w:t xml:space="preserve">Table </w:t>
        </w:r>
        <w:r>
          <w:fldChar w:fldCharType="begin"/>
        </w:r>
        <w:r>
          <w:instrText xml:space="preserve"> STYLEREF 1 \s </w:instrText>
        </w:r>
        <w:r>
          <w:fldChar w:fldCharType="separate"/>
        </w:r>
      </w:ins>
      <w:r w:rsidR="005D06D1">
        <w:rPr>
          <w:noProof/>
        </w:rPr>
        <w:t>5</w:t>
      </w:r>
      <w:ins w:id="8696" w:author="像个男人一样" w:date="2018-03-22T11:48:00Z">
        <w:r>
          <w:fldChar w:fldCharType="end"/>
        </w:r>
        <w:r>
          <w:rPr>
            <w:rFonts w:hint="eastAsia"/>
          </w:rPr>
          <w:t>.</w:t>
        </w:r>
        <w:r>
          <w:fldChar w:fldCharType="begin"/>
        </w:r>
        <w:r>
          <w:instrText xml:space="preserve"> SEQ Table \* ARABIC \s 1 </w:instrText>
        </w:r>
        <w:r>
          <w:fldChar w:fldCharType="separate"/>
        </w:r>
      </w:ins>
      <w:r w:rsidR="005D06D1">
        <w:rPr>
          <w:noProof/>
        </w:rPr>
        <w:t>3</w:t>
      </w:r>
      <w:ins w:id="8697" w:author="像个男人一样" w:date="2018-03-22T11:48:00Z">
        <w:r>
          <w:fldChar w:fldCharType="end"/>
        </w:r>
        <w:bookmarkStart w:id="8698" w:name="_Toc5128"/>
        <w:bookmarkStart w:id="8699" w:name="_Toc1256"/>
        <w:bookmarkStart w:id="8700" w:name="_Toc1821"/>
        <w:bookmarkStart w:id="8701" w:name="_Toc11777"/>
        <w:bookmarkStart w:id="8702" w:name="_Toc31941"/>
        <w:bookmarkStart w:id="8703" w:name="_Toc20153"/>
        <w:bookmarkStart w:id="8704" w:name="_Toc5617"/>
        <w:bookmarkStart w:id="8705" w:name="_Toc2108"/>
        <w:bookmarkStart w:id="8706" w:name="_Toc25260"/>
        <w:bookmarkStart w:id="8707" w:name="_Toc23972"/>
        <w:bookmarkStart w:id="8708" w:name="_Toc14751"/>
        <w:bookmarkStart w:id="8709" w:name="_Toc28375"/>
        <w:bookmarkStart w:id="8710" w:name="_Toc18595"/>
        <w:bookmarkStart w:id="8711" w:name="_Toc13108"/>
        <w:bookmarkStart w:id="8712" w:name="_Toc31345"/>
        <w:bookmarkStart w:id="8713" w:name="_Toc935"/>
        <w:bookmarkStart w:id="8714" w:name="_Toc6263"/>
        <w:bookmarkStart w:id="8715" w:name="_Toc6731"/>
        <w:bookmarkStart w:id="8716" w:name="_Toc2939"/>
        <w:bookmarkStart w:id="8717" w:name="_Toc6203"/>
        <w:bookmarkStart w:id="8718" w:name="_Toc17457"/>
        <w:r>
          <w:rPr>
            <w:rFonts w:hint="eastAsia"/>
          </w:rPr>
          <w:t>:</w:t>
        </w:r>
      </w:ins>
      <w:ins w:id="8719" w:author="JIE  SUN" w:date="2018-06-22T17:24:00Z">
        <w:r w:rsidR="003D2952">
          <w:t xml:space="preserve"> </w:t>
        </w:r>
      </w:ins>
      <w:ins w:id="8720" w:author="像个男人一样" w:date="2018-03-22T11:48:00Z">
        <w:r>
          <w:rPr>
            <w:rFonts w:hint="eastAsia"/>
          </w:rPr>
          <w:t xml:space="preserve">Spinning </w:t>
        </w:r>
      </w:ins>
      <w:ins w:id="8721" w:author="jie sun" w:date="2018-04-16T22:34:00Z">
        <w:r w:rsidR="005D6150">
          <w:t>A</w:t>
        </w:r>
      </w:ins>
      <w:ins w:id="8722" w:author="像个男人一样" w:date="2018-03-22T11:48:00Z">
        <w:del w:id="8723" w:author="jie sun" w:date="2018-04-16T22:34:00Z">
          <w:r w:rsidDel="005D6150">
            <w:rPr>
              <w:rFonts w:hint="eastAsia"/>
            </w:rPr>
            <w:delText>a</w:delText>
          </w:r>
        </w:del>
        <w:r>
          <w:rPr>
            <w:rFonts w:hint="eastAsia"/>
          </w:rPr>
          <w:t xml:space="preserve">ngle </w:t>
        </w:r>
      </w:ins>
      <w:ins w:id="8724" w:author="jie sun" w:date="2018-04-16T22:34:00Z">
        <w:r w:rsidR="005D6150">
          <w:t>R</w:t>
        </w:r>
      </w:ins>
      <w:ins w:id="8725" w:author="像个男人一样" w:date="2018-03-22T11:48:00Z">
        <w:del w:id="8726" w:author="jie sun" w:date="2018-04-16T22:34:00Z">
          <w:r w:rsidDel="005D6150">
            <w:rPr>
              <w:rFonts w:hint="eastAsia"/>
            </w:rPr>
            <w:delText>r</w:delText>
          </w:r>
        </w:del>
        <w:r>
          <w:rPr>
            <w:rFonts w:hint="eastAsia"/>
          </w:rPr>
          <w:t xml:space="preserve">estrictions </w:t>
        </w:r>
      </w:ins>
      <w:ins w:id="8727" w:author="jie sun" w:date="2018-04-16T22:34:00Z">
        <w:r w:rsidR="005D6150">
          <w:t>I</w:t>
        </w:r>
      </w:ins>
      <w:ins w:id="8728" w:author="像个男人一样" w:date="2018-03-22T11:48:00Z">
        <w:del w:id="8729" w:author="jie sun" w:date="2018-04-16T22:34:00Z">
          <w:r w:rsidDel="005D6150">
            <w:rPr>
              <w:rFonts w:hint="eastAsia"/>
            </w:rPr>
            <w:delText>i</w:delText>
          </w:r>
        </w:del>
        <w:r>
          <w:rPr>
            <w:rFonts w:hint="eastAsia"/>
          </w:rPr>
          <w:t xml:space="preserve">n </w:t>
        </w:r>
      </w:ins>
      <w:ins w:id="8730" w:author="jie sun" w:date="2018-04-16T22:34:00Z">
        <w:r w:rsidR="005D6150">
          <w:t>A</w:t>
        </w:r>
      </w:ins>
      <w:ins w:id="8731" w:author="像个男人一样" w:date="2018-03-22T11:48:00Z">
        <w:del w:id="8732" w:author="jie sun" w:date="2018-04-16T22:34:00Z">
          <w:r w:rsidDel="005D6150">
            <w:rPr>
              <w:rFonts w:hint="eastAsia"/>
            </w:rPr>
            <w:delText>a</w:delText>
          </w:r>
        </w:del>
        <w:r>
          <w:rPr>
            <w:rFonts w:hint="eastAsia"/>
          </w:rPr>
          <w:t xml:space="preserve">ction </w:t>
        </w:r>
        <w:r>
          <w:rPr>
            <w:rFonts w:hint="eastAsia"/>
            <w:lang w:val="en-US"/>
          </w:rPr>
          <w:t>2</w:t>
        </w:r>
      </w:ins>
      <w:bookmarkEnd w:id="8694"/>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p>
    <w:tbl>
      <w:tblPr>
        <w:tblW w:w="6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733" w:author="JIE  SUN" w:date="2018-06-22T18:36:00Z">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PrChange>
      </w:tblPr>
      <w:tblGrid>
        <w:gridCol w:w="2582"/>
        <w:gridCol w:w="1961"/>
        <w:gridCol w:w="1701"/>
        <w:tblGridChange w:id="8734">
          <w:tblGrid>
            <w:gridCol w:w="1862"/>
            <w:gridCol w:w="908"/>
            <w:gridCol w:w="1650"/>
          </w:tblGrid>
        </w:tblGridChange>
      </w:tblGrid>
      <w:tr w:rsidR="002A37FC" w14:paraId="32D64C26" w14:textId="77777777" w:rsidTr="002A37FC">
        <w:trPr>
          <w:trHeight w:val="396"/>
          <w:jc w:val="center"/>
          <w:trPrChange w:id="8735" w:author="JIE  SUN" w:date="2018-06-22T18:36:00Z">
            <w:trPr>
              <w:trHeight w:val="396"/>
              <w:jc w:val="center"/>
            </w:trPr>
          </w:trPrChange>
        </w:trPr>
        <w:tc>
          <w:tcPr>
            <w:tcW w:w="2582" w:type="dxa"/>
            <w:vAlign w:val="center"/>
            <w:tcPrChange w:id="8736" w:author="JIE  SUN" w:date="2018-06-22T18:36:00Z">
              <w:tcPr>
                <w:tcW w:w="1862" w:type="dxa"/>
                <w:vAlign w:val="center"/>
              </w:tcPr>
            </w:tcPrChange>
          </w:tcPr>
          <w:p w14:paraId="4F5AB094" w14:textId="77777777" w:rsidR="002A37FC" w:rsidRDefault="002A37FC" w:rsidP="002A37FC">
            <w:pPr>
              <w:jc w:val="center"/>
              <w:textAlignment w:val="center"/>
              <w:rPr>
                <w:rFonts w:ascii="SimSun" w:eastAsia="SimSun" w:hAnsi="SimSun" w:cs="SimSun"/>
                <w:color w:val="000000"/>
                <w:sz w:val="22"/>
                <w:lang w:val="en-US" w:bidi="ar"/>
              </w:rPr>
            </w:pPr>
            <w:ins w:id="8737" w:author="JIE  SUN" w:date="2018-06-22T18:35:00Z">
              <w:r>
                <w:rPr>
                  <w:rFonts w:ascii="SimSun" w:eastAsia="SimSun" w:hAnsi="SimSun" w:cs="SimSun" w:hint="eastAsia"/>
                  <w:color w:val="000000"/>
                  <w:sz w:val="22"/>
                  <w:lang w:val="en-US" w:bidi="ar"/>
                </w:rPr>
                <w:t xml:space="preserve">Gyro </w:t>
              </w:r>
              <w:r>
                <w:rPr>
                  <w:rFonts w:ascii="SimSun" w:eastAsia="SimSun" w:hAnsi="SimSun" w:cs="SimSun"/>
                  <w:color w:val="000000"/>
                  <w:sz w:val="22"/>
                  <w:lang w:val="en-US" w:bidi="ar"/>
                </w:rPr>
                <w:t>testing angle</w:t>
              </w:r>
            </w:ins>
          </w:p>
        </w:tc>
        <w:tc>
          <w:tcPr>
            <w:tcW w:w="1961" w:type="dxa"/>
            <w:shd w:val="clear" w:color="auto" w:fill="auto"/>
            <w:vAlign w:val="center"/>
            <w:tcPrChange w:id="8738" w:author="JIE  SUN" w:date="2018-06-22T18:36:00Z">
              <w:tcPr>
                <w:tcW w:w="908" w:type="dxa"/>
                <w:shd w:val="clear" w:color="auto" w:fill="auto"/>
                <w:vAlign w:val="center"/>
              </w:tcPr>
            </w:tcPrChange>
          </w:tcPr>
          <w:p w14:paraId="6534F3C8"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Minimum</w:t>
            </w:r>
          </w:p>
        </w:tc>
        <w:tc>
          <w:tcPr>
            <w:tcW w:w="1701" w:type="dxa"/>
            <w:shd w:val="clear" w:color="auto" w:fill="auto"/>
            <w:vAlign w:val="center"/>
            <w:tcPrChange w:id="8739" w:author="JIE  SUN" w:date="2018-06-22T18:36:00Z">
              <w:tcPr>
                <w:tcW w:w="1650" w:type="dxa"/>
                <w:shd w:val="clear" w:color="auto" w:fill="auto"/>
                <w:vAlign w:val="center"/>
              </w:tcPr>
            </w:tcPrChange>
          </w:tcPr>
          <w:p w14:paraId="3B792D94"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2A37FC" w14:paraId="3991DE81" w14:textId="77777777" w:rsidTr="002A37FC">
        <w:trPr>
          <w:trHeight w:val="286"/>
          <w:jc w:val="center"/>
          <w:trPrChange w:id="8740" w:author="JIE  SUN" w:date="2018-06-22T18:36:00Z">
            <w:trPr>
              <w:trHeight w:val="286"/>
              <w:jc w:val="center"/>
            </w:trPr>
          </w:trPrChange>
        </w:trPr>
        <w:tc>
          <w:tcPr>
            <w:tcW w:w="2582" w:type="dxa"/>
            <w:vAlign w:val="center"/>
            <w:tcPrChange w:id="8741" w:author="JIE  SUN" w:date="2018-06-22T18:36:00Z">
              <w:tcPr>
                <w:tcW w:w="1862" w:type="dxa"/>
                <w:vAlign w:val="center"/>
              </w:tcPr>
            </w:tcPrChange>
          </w:tcPr>
          <w:p w14:paraId="62342F49" w14:textId="77777777" w:rsidR="002A37FC" w:rsidRDefault="002A37FC" w:rsidP="002A37FC">
            <w:pPr>
              <w:jc w:val="center"/>
              <w:textAlignment w:val="center"/>
              <w:rPr>
                <w:rFonts w:ascii="SimSun" w:eastAsia="SimSun" w:hAnsi="SimSun" w:cs="SimSun"/>
                <w:color w:val="000000"/>
                <w:sz w:val="22"/>
                <w:lang w:val="en-US" w:bidi="ar"/>
              </w:rPr>
            </w:pPr>
            <w:ins w:id="8742" w:author="JIE  SUN" w:date="2018-06-22T18:35:00Z">
              <w:r>
                <w:rPr>
                  <w:rFonts w:ascii="SimSun" w:eastAsia="SimSun" w:hAnsi="SimSun" w:cs="SimSun" w:hint="eastAsia"/>
                  <w:color w:val="000000"/>
                  <w:sz w:val="22"/>
                  <w:lang w:val="en-US" w:bidi="ar"/>
                </w:rPr>
                <w:t>X-axis</w:t>
              </w:r>
              <w:r>
                <w:rPr>
                  <w:rFonts w:ascii="SimSun" w:eastAsia="SimSun" w:hAnsi="SimSun" w:cs="SimSun"/>
                  <w:color w:val="000000"/>
                  <w:sz w:val="22"/>
                  <w:lang w:val="en-US" w:bidi="ar"/>
                </w:rPr>
                <w:t xml:space="preserve"> </w:t>
              </w:r>
              <w:r>
                <w:rPr>
                  <w:rFonts w:ascii="SimSun" w:eastAsia="SimSun" w:hAnsi="SimSun" w:cs="SimSun" w:hint="eastAsia"/>
                  <w:color w:val="000000"/>
                  <w:sz w:val="22"/>
                  <w:lang w:val="en-US" w:bidi="ar"/>
                </w:rPr>
                <w:t>Sp</w:t>
              </w:r>
              <w:r>
                <w:rPr>
                  <w:rFonts w:ascii="SimSun" w:eastAsia="SimSun" w:hAnsi="SimSun" w:cs="SimSun"/>
                  <w:color w:val="000000"/>
                  <w:sz w:val="22"/>
                  <w:lang w:val="en-US" w:bidi="ar"/>
                </w:rPr>
                <w:t>inning Angle</w:t>
              </w:r>
            </w:ins>
          </w:p>
        </w:tc>
        <w:tc>
          <w:tcPr>
            <w:tcW w:w="1961" w:type="dxa"/>
            <w:shd w:val="clear" w:color="auto" w:fill="auto"/>
            <w:vAlign w:val="center"/>
            <w:tcPrChange w:id="8743" w:author="JIE  SUN" w:date="2018-06-22T18:36:00Z">
              <w:tcPr>
                <w:tcW w:w="908" w:type="dxa"/>
                <w:shd w:val="clear" w:color="auto" w:fill="auto"/>
                <w:vAlign w:val="center"/>
              </w:tcPr>
            </w:tcPrChange>
          </w:tcPr>
          <w:p w14:paraId="0706E96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744" w:author="JIE  SUN" w:date="2018-06-22T13:21:00Z">
              <w:r>
                <w:rPr>
                  <w:rFonts w:ascii="SimSun" w:eastAsia="SimSun" w:hAnsi="SimSun" w:cs="SimSun"/>
                  <w:color w:val="000000"/>
                  <w:sz w:val="22"/>
                  <w:lang w:val="en-US"/>
                </w:rPr>
                <w:t>50</w:t>
              </w:r>
            </w:ins>
            <w:del w:id="8745"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746" w:author="JIE  SUN" w:date="2018-06-22T18:36:00Z">
              <w:tcPr>
                <w:tcW w:w="1650" w:type="dxa"/>
                <w:shd w:val="clear" w:color="auto" w:fill="auto"/>
                <w:vAlign w:val="center"/>
              </w:tcPr>
            </w:tcPrChange>
          </w:tcPr>
          <w:p w14:paraId="2F35AF46" w14:textId="77777777" w:rsidR="002A37FC" w:rsidRDefault="002A37FC" w:rsidP="002A37FC">
            <w:pPr>
              <w:jc w:val="center"/>
              <w:rPr>
                <w:rFonts w:ascii="SimSun" w:eastAsia="SimSun" w:hAnsi="SimSun" w:cs="SimSun"/>
                <w:color w:val="000000"/>
                <w:sz w:val="22"/>
                <w:lang w:val="en-US"/>
              </w:rPr>
            </w:pPr>
            <w:ins w:id="8747" w:author="JIE  SUN" w:date="2018-06-22T13:21:00Z">
              <w:r>
                <w:rPr>
                  <w:rFonts w:ascii="SimSun" w:eastAsia="SimSun" w:hAnsi="SimSun" w:cs="SimSun"/>
                  <w:color w:val="000000"/>
                  <w:sz w:val="22"/>
                  <w:lang w:val="en-US"/>
                </w:rPr>
                <w:t>50</w:t>
              </w:r>
            </w:ins>
            <w:del w:id="8748"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28323F19" w14:textId="77777777" w:rsidTr="002A37FC">
        <w:trPr>
          <w:trHeight w:val="286"/>
          <w:jc w:val="center"/>
          <w:trPrChange w:id="8749" w:author="JIE  SUN" w:date="2018-06-22T18:36:00Z">
            <w:trPr>
              <w:trHeight w:val="286"/>
              <w:jc w:val="center"/>
            </w:trPr>
          </w:trPrChange>
        </w:trPr>
        <w:tc>
          <w:tcPr>
            <w:tcW w:w="2582" w:type="dxa"/>
            <w:vAlign w:val="center"/>
            <w:tcPrChange w:id="8750" w:author="JIE  SUN" w:date="2018-06-22T18:36:00Z">
              <w:tcPr>
                <w:tcW w:w="1862" w:type="dxa"/>
                <w:vAlign w:val="center"/>
              </w:tcPr>
            </w:tcPrChange>
          </w:tcPr>
          <w:p w14:paraId="2C11DF0B" w14:textId="77777777" w:rsidR="002A37FC" w:rsidRDefault="002A37FC">
            <w:pPr>
              <w:textAlignment w:val="center"/>
              <w:rPr>
                <w:rFonts w:ascii="SimSun" w:eastAsia="SimSun" w:hAnsi="SimSun" w:cs="SimSun"/>
                <w:color w:val="000000"/>
                <w:sz w:val="22"/>
                <w:lang w:val="en-US" w:bidi="ar"/>
              </w:rPr>
              <w:pPrChange w:id="8751" w:author="JIE  SUN" w:date="2018-06-22T18:36:00Z">
                <w:pPr>
                  <w:jc w:val="center"/>
                  <w:textAlignment w:val="center"/>
                </w:pPr>
              </w:pPrChange>
            </w:pPr>
            <w:ins w:id="8752" w:author="JIE  SUN" w:date="2018-06-22T18:35:00Z">
              <w:r>
                <w:rPr>
                  <w:rFonts w:ascii="SimSun" w:eastAsia="SimSun" w:hAnsi="SimSun" w:cs="SimSun" w:hint="eastAsia"/>
                  <w:color w:val="000000"/>
                  <w:sz w:val="22"/>
                  <w:lang w:val="en-US" w:bidi="ar"/>
                </w:rPr>
                <w:t>Y-aixs</w:t>
              </w:r>
              <w:r>
                <w:rPr>
                  <w:rFonts w:ascii="SimSun" w:eastAsia="SimSun" w:hAnsi="SimSun" w:cs="SimSun"/>
                  <w:color w:val="000000"/>
                  <w:sz w:val="22"/>
                  <w:lang w:val="en-US" w:bidi="ar"/>
                </w:rPr>
                <w:t xml:space="preserve"> Spinning Angle</w:t>
              </w:r>
            </w:ins>
          </w:p>
        </w:tc>
        <w:tc>
          <w:tcPr>
            <w:tcW w:w="1961" w:type="dxa"/>
            <w:shd w:val="clear" w:color="auto" w:fill="auto"/>
            <w:vAlign w:val="center"/>
            <w:tcPrChange w:id="8753" w:author="JIE  SUN" w:date="2018-06-22T18:36:00Z">
              <w:tcPr>
                <w:tcW w:w="908" w:type="dxa"/>
                <w:shd w:val="clear" w:color="auto" w:fill="auto"/>
                <w:vAlign w:val="center"/>
              </w:tcPr>
            </w:tcPrChange>
          </w:tcPr>
          <w:p w14:paraId="44A67D37"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754" w:author="JIE  SUN" w:date="2018-06-22T13:21:00Z">
              <w:r>
                <w:rPr>
                  <w:rFonts w:ascii="SimSun" w:eastAsia="SimSun" w:hAnsi="SimSun" w:cs="SimSun"/>
                  <w:color w:val="000000"/>
                  <w:sz w:val="22"/>
                  <w:lang w:val="en-US"/>
                </w:rPr>
                <w:t>50</w:t>
              </w:r>
            </w:ins>
            <w:del w:id="8755"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756" w:author="JIE  SUN" w:date="2018-06-22T18:36:00Z">
              <w:tcPr>
                <w:tcW w:w="1650" w:type="dxa"/>
                <w:shd w:val="clear" w:color="auto" w:fill="auto"/>
                <w:vAlign w:val="center"/>
              </w:tcPr>
            </w:tcPrChange>
          </w:tcPr>
          <w:p w14:paraId="421E871D" w14:textId="77777777" w:rsidR="002A37FC" w:rsidRDefault="002A37FC" w:rsidP="002A37FC">
            <w:pPr>
              <w:jc w:val="center"/>
              <w:rPr>
                <w:rFonts w:ascii="SimSun" w:eastAsia="SimSun" w:hAnsi="SimSun" w:cs="SimSun"/>
                <w:color w:val="000000"/>
                <w:sz w:val="22"/>
                <w:lang w:val="en-US"/>
              </w:rPr>
            </w:pPr>
            <w:ins w:id="8757" w:author="JIE  SUN" w:date="2018-06-22T13:21:00Z">
              <w:r>
                <w:rPr>
                  <w:rFonts w:ascii="SimSun" w:eastAsia="SimSun" w:hAnsi="SimSun" w:cs="SimSun"/>
                  <w:color w:val="000000"/>
                  <w:sz w:val="22"/>
                  <w:lang w:val="en-US"/>
                </w:rPr>
                <w:t>50</w:t>
              </w:r>
            </w:ins>
            <w:del w:id="8758"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1C7D6390" w14:textId="77777777" w:rsidTr="002A37FC">
        <w:trPr>
          <w:trHeight w:val="286"/>
          <w:jc w:val="center"/>
          <w:trPrChange w:id="8759" w:author="JIE  SUN" w:date="2018-06-22T18:36:00Z">
            <w:trPr>
              <w:trHeight w:val="286"/>
              <w:jc w:val="center"/>
            </w:trPr>
          </w:trPrChange>
        </w:trPr>
        <w:tc>
          <w:tcPr>
            <w:tcW w:w="2582" w:type="dxa"/>
            <w:vAlign w:val="center"/>
            <w:tcPrChange w:id="8760" w:author="JIE  SUN" w:date="2018-06-22T18:36:00Z">
              <w:tcPr>
                <w:tcW w:w="1862" w:type="dxa"/>
                <w:vAlign w:val="center"/>
              </w:tcPr>
            </w:tcPrChange>
          </w:tcPr>
          <w:p w14:paraId="2AAB7A93" w14:textId="77777777" w:rsidR="002A37FC" w:rsidRDefault="002A37FC" w:rsidP="002A37FC">
            <w:pPr>
              <w:jc w:val="center"/>
              <w:textAlignment w:val="center"/>
              <w:rPr>
                <w:rFonts w:ascii="SimSun" w:eastAsia="SimSun" w:hAnsi="SimSun" w:cs="SimSun"/>
                <w:color w:val="000000"/>
                <w:sz w:val="22"/>
                <w:lang w:val="en-US" w:bidi="ar"/>
              </w:rPr>
            </w:pPr>
            <w:ins w:id="8761" w:author="JIE  SUN" w:date="2018-06-22T18:35:00Z">
              <w:r>
                <w:rPr>
                  <w:rFonts w:ascii="SimSun" w:eastAsia="SimSun" w:hAnsi="SimSun" w:cs="SimSun" w:hint="eastAsia"/>
                  <w:color w:val="000000"/>
                  <w:sz w:val="22"/>
                  <w:lang w:val="en-US" w:bidi="ar"/>
                </w:rPr>
                <w:t>Z-aixs</w:t>
              </w:r>
              <w:r>
                <w:rPr>
                  <w:rFonts w:ascii="SimSun" w:eastAsia="SimSun" w:hAnsi="SimSun" w:cs="SimSun"/>
                  <w:color w:val="000000"/>
                  <w:sz w:val="22"/>
                  <w:lang w:val="en-US" w:bidi="ar"/>
                </w:rPr>
                <w:t xml:space="preserve"> Spining Angle</w:t>
              </w:r>
            </w:ins>
          </w:p>
        </w:tc>
        <w:tc>
          <w:tcPr>
            <w:tcW w:w="1961" w:type="dxa"/>
            <w:shd w:val="clear" w:color="auto" w:fill="auto"/>
            <w:vAlign w:val="center"/>
            <w:tcPrChange w:id="8762" w:author="JIE  SUN" w:date="2018-06-22T18:36:00Z">
              <w:tcPr>
                <w:tcW w:w="908" w:type="dxa"/>
                <w:shd w:val="clear" w:color="auto" w:fill="auto"/>
                <w:vAlign w:val="center"/>
              </w:tcPr>
            </w:tcPrChange>
          </w:tcPr>
          <w:p w14:paraId="0F8A20B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763" w:author="JIE  SUN" w:date="2018-06-22T13:21:00Z">
              <w:r>
                <w:rPr>
                  <w:rFonts w:ascii="SimSun" w:eastAsia="SimSun" w:hAnsi="SimSun" w:cs="SimSun"/>
                  <w:color w:val="000000"/>
                  <w:sz w:val="22"/>
                  <w:lang w:val="en-US"/>
                </w:rPr>
                <w:t>150</w:t>
              </w:r>
            </w:ins>
            <w:del w:id="8764"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701" w:type="dxa"/>
            <w:shd w:val="clear" w:color="auto" w:fill="auto"/>
            <w:vAlign w:val="center"/>
            <w:tcPrChange w:id="8765" w:author="JIE  SUN" w:date="2018-06-22T18:36:00Z">
              <w:tcPr>
                <w:tcW w:w="1650" w:type="dxa"/>
                <w:shd w:val="clear" w:color="auto" w:fill="auto"/>
                <w:vAlign w:val="center"/>
              </w:tcPr>
            </w:tcPrChange>
          </w:tcPr>
          <w:p w14:paraId="4116A324" w14:textId="77777777" w:rsidR="002A37FC" w:rsidRDefault="002A37FC" w:rsidP="002A37FC">
            <w:pPr>
              <w:jc w:val="center"/>
              <w:rPr>
                <w:rFonts w:ascii="SimSun" w:eastAsia="SimSun" w:hAnsi="SimSun" w:cs="SimSun"/>
                <w:color w:val="000000"/>
                <w:sz w:val="22"/>
                <w:lang w:val="en-US"/>
              </w:rPr>
            </w:pPr>
            <w:ins w:id="8766" w:author="JIE  SUN" w:date="2018-06-22T13:21:00Z">
              <w:r>
                <w:rPr>
                  <w:rFonts w:ascii="SimSun" w:eastAsia="SimSun" w:hAnsi="SimSun" w:cs="SimSun"/>
                  <w:color w:val="000000"/>
                  <w:sz w:val="22"/>
                  <w:lang w:val="en-US"/>
                </w:rPr>
                <w:t>150</w:t>
              </w:r>
            </w:ins>
            <w:del w:id="8767"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r>
    </w:tbl>
    <w:p w14:paraId="116149BB" w14:textId="77777777" w:rsidR="00CC71BA" w:rsidRDefault="00CC71BA" w:rsidP="00CC71BA">
      <w:pPr>
        <w:rPr>
          <w:ins w:id="8768" w:author="JIE  SUN" w:date="2018-06-22T20:46:00Z"/>
        </w:rPr>
      </w:pPr>
      <w:ins w:id="8769"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r w:rsidRPr="00B056CD">
          <w:rPr>
            <w:rFonts w:ascii="NSimSun" w:eastAsia="NSimSun" w:hAnsi="Times New Roman" w:cs="NSimSun"/>
            <w:color w:val="000000" w:themeColor="text1"/>
            <w:sz w:val="19"/>
            <w:szCs w:val="19"/>
          </w:rPr>
          <w:t>].gyro_x[1]</w:t>
        </w:r>
        <w:r>
          <w:rPr>
            <w:rFonts w:ascii="NSimSun" w:eastAsia="NSimSun" w:hAnsi="Times New Roman" w:cs="NSimSun"/>
            <w:color w:val="000000" w:themeColor="text1"/>
            <w:sz w:val="19"/>
            <w:szCs w:val="19"/>
          </w:rPr>
          <w:t xml:space="preserve"> </w:t>
        </w:r>
        <w:r w:rsidRPr="00B056CD">
          <w:t>represent the threshold data</w:t>
        </w:r>
        <w:r>
          <w:t xml:space="preserve"> of spinning angle with X-axis.</w:t>
        </w:r>
      </w:ins>
    </w:p>
    <w:p w14:paraId="5C564A2C" w14:textId="77777777" w:rsidR="00CC71BA" w:rsidRDefault="00CC71BA" w:rsidP="00CC71BA">
      <w:pPr>
        <w:rPr>
          <w:ins w:id="8770" w:author="JIE  SUN" w:date="2018-06-22T20:46:00Z"/>
        </w:rPr>
      </w:pPr>
      <w:ins w:id="8771"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75685F82" w14:textId="77777777" w:rsidR="00CC71BA" w:rsidRDefault="00CC71BA" w:rsidP="00CC71BA">
      <w:pPr>
        <w:rPr>
          <w:ins w:id="8772" w:author="JIE  SUN" w:date="2018-06-22T20:46:00Z"/>
        </w:rPr>
      </w:pPr>
      <w:ins w:id="8773"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40250326" w14:textId="77777777" w:rsidR="00CC71BA" w:rsidRPr="00B056CD" w:rsidRDefault="00CC71BA" w:rsidP="00CC71BA">
      <w:pPr>
        <w:autoSpaceDE w:val="0"/>
        <w:autoSpaceDN w:val="0"/>
        <w:adjustRightInd w:val="0"/>
        <w:spacing w:after="0"/>
        <w:rPr>
          <w:ins w:id="8774" w:author="JIE  SUN" w:date="2018-06-22T20:46:00Z"/>
          <w:rFonts w:ascii="NSimSun" w:eastAsia="NSimSun" w:hAnsi="Times New Roman" w:cs="NSimSun"/>
          <w:color w:val="000000" w:themeColor="text1"/>
          <w:sz w:val="19"/>
          <w:szCs w:val="19"/>
        </w:rPr>
      </w:pPr>
      <w:ins w:id="8775" w:author="JIE  SUN" w:date="2018-06-22T20:46:00Z">
        <w:r w:rsidRPr="00B056CD">
          <w:rPr>
            <w:rFonts w:ascii="NSimSun" w:eastAsia="NSimSun" w:hAnsi="Times New Roman" w:cs="NSimSun"/>
            <w:color w:val="000000" w:themeColor="text1"/>
            <w:sz w:val="19"/>
            <w:szCs w:val="19"/>
          </w:rPr>
          <w:t>if (Gyro.G_angle_x &gt; action_123[0].gyro_x[1] || Gyro.G_angle_x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ins>
    </w:p>
    <w:p w14:paraId="66F6ABA2" w14:textId="77777777" w:rsidR="00CC71BA" w:rsidRPr="00B056CD" w:rsidRDefault="00CC71BA" w:rsidP="00CC71BA">
      <w:pPr>
        <w:autoSpaceDE w:val="0"/>
        <w:autoSpaceDN w:val="0"/>
        <w:adjustRightInd w:val="0"/>
        <w:spacing w:after="0"/>
        <w:rPr>
          <w:ins w:id="8776" w:author="JIE  SUN" w:date="2018-06-22T20:46:00Z"/>
          <w:rFonts w:ascii="NSimSun" w:eastAsia="NSimSun" w:hAnsi="Times New Roman" w:cs="NSimSun"/>
          <w:color w:val="000000" w:themeColor="text1"/>
          <w:sz w:val="19"/>
          <w:szCs w:val="19"/>
        </w:rPr>
      </w:pPr>
      <w:ins w:id="8777"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20235619" w14:textId="77777777" w:rsidR="00CC71BA" w:rsidRPr="00B056CD" w:rsidRDefault="00CC71BA" w:rsidP="00CC71BA">
      <w:pPr>
        <w:autoSpaceDE w:val="0"/>
        <w:autoSpaceDN w:val="0"/>
        <w:adjustRightInd w:val="0"/>
        <w:spacing w:after="0"/>
        <w:rPr>
          <w:ins w:id="8778" w:author="JIE  SUN" w:date="2018-06-22T20:46:00Z"/>
          <w:rFonts w:ascii="NSimSun" w:eastAsia="NSimSun" w:hAnsi="Times New Roman" w:cs="NSimSun"/>
          <w:color w:val="000000" w:themeColor="text1"/>
          <w:sz w:val="19"/>
          <w:szCs w:val="19"/>
        </w:rPr>
      </w:pPr>
      <w:ins w:id="8779" w:author="JIE  SUN" w:date="2018-06-22T20:46:00Z">
        <w:r w:rsidRPr="00B056CD">
          <w:rPr>
            <w:rFonts w:ascii="NSimSun" w:eastAsia="NSimSun" w:hAnsi="Times New Roman" w:cs="NSimSun"/>
            <w:color w:val="000000" w:themeColor="text1"/>
            <w:sz w:val="19"/>
            <w:szCs w:val="19"/>
          </w:rPr>
          <w:t>if (Gyro.G_angle_y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].gyro_y[1] || Gyro.G_angle_y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].gyro_y[0])</w:t>
        </w:r>
      </w:ins>
    </w:p>
    <w:p w14:paraId="06AAB44F" w14:textId="77777777" w:rsidR="00CC71BA" w:rsidRPr="00B056CD" w:rsidRDefault="00CC71BA" w:rsidP="00CC71BA">
      <w:pPr>
        <w:autoSpaceDE w:val="0"/>
        <w:autoSpaceDN w:val="0"/>
        <w:adjustRightInd w:val="0"/>
        <w:spacing w:after="0"/>
        <w:rPr>
          <w:ins w:id="8780" w:author="JIE  SUN" w:date="2018-06-22T20:46:00Z"/>
          <w:rFonts w:ascii="NSimSun" w:eastAsia="NSimSun" w:hAnsi="Times New Roman" w:cs="NSimSun"/>
          <w:color w:val="000000" w:themeColor="text1"/>
          <w:sz w:val="19"/>
          <w:szCs w:val="19"/>
        </w:rPr>
      </w:pPr>
      <w:ins w:id="8781"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5DD3E927" w14:textId="77777777" w:rsidR="00CC71BA" w:rsidRPr="00B056CD" w:rsidRDefault="00CC71BA" w:rsidP="00CC71BA">
      <w:pPr>
        <w:autoSpaceDE w:val="0"/>
        <w:autoSpaceDN w:val="0"/>
        <w:adjustRightInd w:val="0"/>
        <w:spacing w:after="0"/>
        <w:rPr>
          <w:ins w:id="8782" w:author="JIE  SUN" w:date="2018-06-22T20:46:00Z"/>
          <w:rFonts w:ascii="NSimSun" w:eastAsia="NSimSun" w:hAnsi="Times New Roman" w:cs="NSimSun"/>
          <w:color w:val="000000" w:themeColor="text1"/>
          <w:sz w:val="19"/>
          <w:szCs w:val="19"/>
        </w:rPr>
      </w:pPr>
      <w:ins w:id="8783" w:author="JIE  SUN" w:date="2018-06-22T20:46:00Z">
        <w:r w:rsidRPr="00B056CD">
          <w:rPr>
            <w:rFonts w:ascii="NSimSun" w:eastAsia="NSimSun" w:hAnsi="Times New Roman" w:cs="NSimSun"/>
            <w:color w:val="000000" w:themeColor="text1"/>
            <w:sz w:val="19"/>
            <w:szCs w:val="19"/>
          </w:rPr>
          <w:t>if (Gyro.G_angle_z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].gyro_z[1] || Gyro.G_angle_z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].gyro_z[0])</w:t>
        </w:r>
      </w:ins>
    </w:p>
    <w:p w14:paraId="25A46EB0" w14:textId="77777777" w:rsidR="00CC71BA" w:rsidRPr="00B056CD" w:rsidRDefault="00CC71BA" w:rsidP="00CC71BA">
      <w:pPr>
        <w:rPr>
          <w:ins w:id="8784" w:author="JIE  SUN" w:date="2018-06-22T20:46:00Z"/>
          <w:color w:val="000000" w:themeColor="text1"/>
        </w:rPr>
      </w:pPr>
      <w:ins w:id="8785"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r w:rsidRPr="00B056CD">
          <w:rPr>
            <w:color w:val="000000" w:themeColor="text1"/>
          </w:rPr>
          <w:t xml:space="preserve"> </w:t>
        </w:r>
      </w:ins>
    </w:p>
    <w:p w14:paraId="30371088" w14:textId="77777777" w:rsidR="0087014B" w:rsidRDefault="0087014B">
      <w:pPr>
        <w:pStyle w:val="Caption"/>
        <w:rPr>
          <w:del w:id="8786" w:author="像个男人一样" w:date="2018-03-22T11:48:00Z"/>
          <w:lang w:val="en-US"/>
        </w:rPr>
        <w:pPrChange w:id="8787" w:author="像个男人一样" w:date="2018-03-21T02:23:00Z">
          <w:pPr/>
        </w:pPrChange>
      </w:pPr>
    </w:p>
    <w:p w14:paraId="4B820CE5" w14:textId="77777777" w:rsidR="0087014B" w:rsidRDefault="0087014B">
      <w:pPr>
        <w:rPr>
          <w:ins w:id="8788" w:author="像个男人一样" w:date="2018-03-22T11:48:00Z"/>
        </w:rPr>
      </w:pPr>
    </w:p>
    <w:p w14:paraId="57357EB6" w14:textId="77777777" w:rsidR="0087014B" w:rsidRDefault="00983345">
      <w:pPr>
        <w:jc w:val="center"/>
        <w:rPr>
          <w:ins w:id="8789" w:author="像个男人一样" w:date="2018-03-21T02:28:00Z"/>
        </w:rPr>
        <w:pPrChange w:id="8790" w:author="jie sun" w:date="2018-04-16T21:42:00Z">
          <w:pPr/>
        </w:pPrChange>
      </w:pPr>
      <w:ins w:id="8791" w:author="JIE  SUN" w:date="2018-06-22T13:59:00Z">
        <w:r>
          <w:rPr>
            <w:noProof/>
          </w:rPr>
          <w:drawing>
            <wp:inline distT="0" distB="0" distL="0" distR="0" wp14:anchorId="4945BDD9" wp14:editId="13911550">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ins>
      <w:del w:id="8792" w:author="JIE  SUN" w:date="2018-06-22T13:59:00Z">
        <w:r w:rsidR="00D5184D" w:rsidDel="00983345">
          <w:rPr>
            <w:noProof/>
          </w:rPr>
          <w:drawing>
            <wp:inline distT="0" distB="0" distL="114300" distR="114300" wp14:anchorId="3FEB4B9F" wp14:editId="40C0D706">
              <wp:extent cx="4572000" cy="2743200"/>
              <wp:effectExtent l="0" t="0" r="0" b="0"/>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del>
    </w:p>
    <w:p w14:paraId="3A4AFDEF" w14:textId="50024BFB" w:rsidR="0087014B" w:rsidRDefault="00D5184D">
      <w:pPr>
        <w:pStyle w:val="Caption"/>
        <w:jc w:val="center"/>
        <w:rPr>
          <w:ins w:id="8793" w:author="像个男人一样" w:date="2018-03-22T11:48:00Z"/>
        </w:rPr>
        <w:pPrChange w:id="8794" w:author="jie sun" w:date="2018-04-16T21:42:00Z">
          <w:pPr/>
        </w:pPrChange>
      </w:pPr>
      <w:bookmarkStart w:id="8795" w:name="_Toc517801907"/>
      <w:ins w:id="8796" w:author="像个男人一样" w:date="2018-03-21T02:30:00Z">
        <w:r>
          <w:t xml:space="preserve">Figure </w:t>
        </w:r>
      </w:ins>
      <w:ins w:id="8797" w:author="JIE  SUN" w:date="2018-06-21T13:36:00Z">
        <w:r w:rsidR="00A64E7B">
          <w:fldChar w:fldCharType="begin"/>
        </w:r>
        <w:r w:rsidR="00A64E7B">
          <w:instrText xml:space="preserve"> STYLEREF 1 \s </w:instrText>
        </w:r>
      </w:ins>
      <w:r w:rsidR="00A64E7B">
        <w:fldChar w:fldCharType="separate"/>
      </w:r>
      <w:r w:rsidR="005D06D1">
        <w:rPr>
          <w:noProof/>
        </w:rPr>
        <w:t>5</w:t>
      </w:r>
      <w:ins w:id="879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15</w:t>
      </w:r>
      <w:ins w:id="8799" w:author="JIE  SUN" w:date="2018-06-21T13:36:00Z">
        <w:r w:rsidR="00A64E7B">
          <w:fldChar w:fldCharType="end"/>
        </w:r>
      </w:ins>
      <w:ins w:id="8800" w:author="jie sun" w:date="2018-04-19T13:00:00Z">
        <w:del w:id="8801" w:author="JIE  SUN" w:date="2018-06-21T13:34:00Z">
          <w:r w:rsidR="00083FE7" w:rsidDel="00A64E7B">
            <w:fldChar w:fldCharType="begin"/>
          </w:r>
          <w:r w:rsidR="00083FE7" w:rsidDel="00A64E7B">
            <w:delInstrText xml:space="preserve"> STYLEREF 1 \s </w:delInstrText>
          </w:r>
        </w:del>
      </w:ins>
      <w:del w:id="8802" w:author="JIE  SUN" w:date="2018-06-21T13:34:00Z">
        <w:r w:rsidR="00083FE7" w:rsidDel="00A64E7B">
          <w:fldChar w:fldCharType="separate"/>
        </w:r>
        <w:r w:rsidR="00083FE7" w:rsidDel="00A64E7B">
          <w:rPr>
            <w:noProof/>
          </w:rPr>
          <w:delText>4</w:delText>
        </w:r>
      </w:del>
      <w:ins w:id="8803" w:author="jie sun" w:date="2018-04-19T13:00:00Z">
        <w:del w:id="880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805" w:author="JIE  SUN" w:date="2018-06-21T13:34:00Z">
        <w:r w:rsidR="00083FE7" w:rsidDel="00A64E7B">
          <w:fldChar w:fldCharType="separate"/>
        </w:r>
      </w:del>
      <w:ins w:id="8806" w:author="jie sun" w:date="2018-04-19T13:00:00Z">
        <w:del w:id="8807" w:author="JIE  SUN" w:date="2018-06-21T13:34:00Z">
          <w:r w:rsidR="00083FE7" w:rsidDel="00A64E7B">
            <w:rPr>
              <w:noProof/>
            </w:rPr>
            <w:delText>14</w:delText>
          </w:r>
          <w:r w:rsidR="00083FE7" w:rsidDel="00A64E7B">
            <w:fldChar w:fldCharType="end"/>
          </w:r>
        </w:del>
      </w:ins>
      <w:ins w:id="8808" w:author="像个男人一样" w:date="2018-03-21T02:30:00Z">
        <w:del w:id="880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810" w:author="像个男人一样" w:date="2018-03-22T11:51:00Z">
        <w:del w:id="8811" w:author="jie sun" w:date="2018-04-10T21:45:00Z">
          <w:r w:rsidDel="00454521">
            <w:delText>13</w:delText>
          </w:r>
        </w:del>
      </w:ins>
      <w:ins w:id="8812" w:author="像个男人一样" w:date="2018-03-21T02:30:00Z">
        <w:del w:id="8813" w:author="jie sun" w:date="2018-04-10T21:45:00Z">
          <w:r w:rsidDel="00454521">
            <w:fldChar w:fldCharType="end"/>
          </w:r>
        </w:del>
        <w:bookmarkStart w:id="8814" w:name="_Toc11542"/>
        <w:bookmarkStart w:id="8815" w:name="_Toc6434"/>
        <w:bookmarkStart w:id="8816" w:name="_Toc25122"/>
        <w:bookmarkStart w:id="8817" w:name="_Toc24221"/>
        <w:bookmarkStart w:id="8818" w:name="_Toc1741"/>
        <w:bookmarkStart w:id="8819" w:name="_Toc19022"/>
        <w:bookmarkStart w:id="8820" w:name="_Toc30918"/>
        <w:bookmarkStart w:id="8821" w:name="_Toc2556"/>
        <w:bookmarkStart w:id="8822" w:name="_Toc10130"/>
        <w:bookmarkStart w:id="8823" w:name="_Toc24890"/>
        <w:bookmarkStart w:id="8824" w:name="_Toc23208"/>
        <w:bookmarkStart w:id="8825" w:name="_Toc27905"/>
        <w:bookmarkStart w:id="8826" w:name="_Toc28570"/>
        <w:bookmarkStart w:id="8827" w:name="_Toc2598"/>
        <w:bookmarkStart w:id="8828" w:name="_Toc6189"/>
        <w:bookmarkStart w:id="8829" w:name="_Toc28452"/>
        <w:bookmarkStart w:id="8830" w:name="_Toc1305"/>
        <w:bookmarkStart w:id="8831" w:name="_Toc31051"/>
        <w:bookmarkStart w:id="8832" w:name="_Toc25729"/>
        <w:bookmarkStart w:id="8833" w:name="_Toc31728"/>
        <w:bookmarkStart w:id="8834" w:name="_Toc12381"/>
        <w:bookmarkStart w:id="8835" w:name="_Toc1781"/>
        <w:bookmarkStart w:id="8836" w:name="_Toc7718"/>
        <w:bookmarkStart w:id="8837" w:name="_Toc4101"/>
        <w:bookmarkStart w:id="8838" w:name="_Toc20570"/>
        <w:r>
          <w:rPr>
            <w:rFonts w:hint="eastAsia"/>
          </w:rPr>
          <w:t xml:space="preserve">: </w:t>
        </w:r>
        <w:del w:id="8839" w:author="JIE  SUN" w:date="2018-06-22T17:45:00Z">
          <w:r w:rsidDel="00DD09CC">
            <w:rPr>
              <w:rFonts w:hint="eastAsia"/>
            </w:rPr>
            <w:delText xml:space="preserve">Angles </w:delText>
          </w:r>
        </w:del>
      </w:ins>
      <w:ins w:id="8840" w:author="jie sun" w:date="2018-04-16T22:35:00Z">
        <w:del w:id="8841" w:author="JIE  SUN" w:date="2018-06-22T17:45:00Z">
          <w:r w:rsidR="005D6150" w:rsidDel="00DD09CC">
            <w:delText>W</w:delText>
          </w:r>
        </w:del>
      </w:ins>
      <w:ins w:id="8842" w:author="像个男人一样" w:date="2018-03-21T02:30:00Z">
        <w:del w:id="8843" w:author="JIE  SUN" w:date="2018-06-22T17:45:00Z">
          <w:r w:rsidDel="00DD09CC">
            <w:rPr>
              <w:rFonts w:hint="eastAsia"/>
            </w:rPr>
            <w:delText xml:space="preserve">with </w:delText>
          </w:r>
        </w:del>
      </w:ins>
      <w:ins w:id="8844" w:author="jie sun" w:date="2018-04-16T22:35:00Z">
        <w:del w:id="8845" w:author="JIE  SUN" w:date="2018-06-22T17:45:00Z">
          <w:r w:rsidR="005D6150" w:rsidDel="00DD09CC">
            <w:delText>T</w:delText>
          </w:r>
        </w:del>
      </w:ins>
      <w:ins w:id="8846" w:author="像个男人一样" w:date="2018-03-21T02:30:00Z">
        <w:del w:id="8847" w:author="JIE  SUN" w:date="2018-06-22T17:45:00Z">
          <w:r w:rsidDel="00DD09CC">
            <w:rPr>
              <w:rFonts w:hint="eastAsia"/>
            </w:rPr>
            <w:delText xml:space="preserve">the </w:delText>
          </w:r>
        </w:del>
      </w:ins>
      <w:ins w:id="8848" w:author="jie sun" w:date="2018-04-16T22:35:00Z">
        <w:del w:id="8849" w:author="JIE  SUN" w:date="2018-06-22T17:45:00Z">
          <w:r w:rsidR="005D6150" w:rsidDel="00DD09CC">
            <w:delText>G</w:delText>
          </w:r>
        </w:del>
      </w:ins>
      <w:ins w:id="8850" w:author="像个男人一样" w:date="2018-03-21T02:30:00Z">
        <w:del w:id="8851" w:author="JIE  SUN" w:date="2018-06-22T17:45:00Z">
          <w:r w:rsidDel="00DD09CC">
            <w:rPr>
              <w:rFonts w:hint="eastAsia"/>
            </w:rPr>
            <w:delText xml:space="preserve">gravity </w:delText>
          </w:r>
        </w:del>
      </w:ins>
      <w:ins w:id="8852" w:author="jie sun" w:date="2018-04-16T22:35:00Z">
        <w:del w:id="8853" w:author="JIE  SUN" w:date="2018-06-22T17:45:00Z">
          <w:r w:rsidR="005D6150" w:rsidDel="00DD09CC">
            <w:delText>C</w:delText>
          </w:r>
        </w:del>
      </w:ins>
      <w:ins w:id="8854" w:author="像个男人一样" w:date="2018-03-21T02:30:00Z">
        <w:del w:id="8855" w:author="JIE  SUN" w:date="2018-06-22T17:45:00Z">
          <w:r w:rsidDel="00DD09CC">
            <w:rPr>
              <w:rFonts w:hint="eastAsia"/>
            </w:rPr>
            <w:delText xml:space="preserve">changes </w:delText>
          </w:r>
        </w:del>
      </w:ins>
      <w:ins w:id="8856" w:author="JIE  SUN" w:date="2018-06-22T17:45:00Z">
        <w:r w:rsidR="00DD09CC">
          <w:t xml:space="preserve">The Change of </w:t>
        </w:r>
      </w:ins>
      <w:ins w:id="8857" w:author="JIE  SUN" w:date="2018-06-22T17:46:00Z">
        <w:r w:rsidR="00DD09CC">
          <w:rPr>
            <w:rFonts w:hint="eastAsia"/>
          </w:rPr>
          <w:t>I</w:t>
        </w:r>
      </w:ins>
      <w:ins w:id="8858" w:author="JIE  SUN" w:date="2018-06-22T17:45:00Z">
        <w:r w:rsidR="00DD09CC">
          <w:t xml:space="preserve">nclination </w:t>
        </w:r>
      </w:ins>
      <w:ins w:id="8859" w:author="JIE  SUN" w:date="2018-06-22T17:46:00Z">
        <w:r w:rsidR="00DD09CC">
          <w:rPr>
            <w:rFonts w:hint="eastAsia"/>
          </w:rPr>
          <w:t>A</w:t>
        </w:r>
      </w:ins>
      <w:ins w:id="8860" w:author="JIE  SUN" w:date="2018-06-22T17:45:00Z">
        <w:r w:rsidR="00DD09CC">
          <w:t xml:space="preserve">ngles </w:t>
        </w:r>
      </w:ins>
      <w:ins w:id="8861" w:author="jie sun" w:date="2018-04-16T22:35:00Z">
        <w:del w:id="8862" w:author="JIE  SUN" w:date="2018-06-22T17:46:00Z">
          <w:r w:rsidR="005D6150" w:rsidDel="00DD09CC">
            <w:delText>I</w:delText>
          </w:r>
        </w:del>
      </w:ins>
      <w:ins w:id="8863" w:author="像个男人一样" w:date="2018-03-21T02:30:00Z">
        <w:del w:id="8864" w:author="JIE  SUN" w:date="2018-06-22T17:46:00Z">
          <w:r w:rsidDel="00DD09CC">
            <w:rPr>
              <w:rFonts w:hint="eastAsia"/>
            </w:rPr>
            <w:delText xml:space="preserve">in </w:delText>
          </w:r>
        </w:del>
      </w:ins>
      <w:ins w:id="8865" w:author="jie sun" w:date="2018-04-16T22:35:00Z">
        <w:del w:id="8866" w:author="JIE  SUN" w:date="2018-06-22T17:46:00Z">
          <w:r w:rsidR="005D6150" w:rsidDel="00DD09CC">
            <w:delText>A</w:delText>
          </w:r>
        </w:del>
      </w:ins>
      <w:ins w:id="8867" w:author="像个男人一样" w:date="2018-03-21T02:30:00Z">
        <w:del w:id="8868" w:author="JIE  SUN" w:date="2018-06-22T17:46:00Z">
          <w:r w:rsidDel="00DD09CC">
            <w:rPr>
              <w:rFonts w:hint="eastAsia"/>
            </w:rPr>
            <w:delText>action 2</w:delText>
          </w:r>
        </w:del>
      </w:ins>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ins w:id="8869" w:author="JIE  SUN" w:date="2018-06-22T17:46:00Z">
        <w:r w:rsidR="00DD09CC">
          <w:t>in Gesture 2</w:t>
        </w:r>
      </w:ins>
      <w:bookmarkEnd w:id="8795"/>
    </w:p>
    <w:p w14:paraId="69FC904A" w14:textId="2646B23A" w:rsidR="0087014B" w:rsidRDefault="00D5184D">
      <w:pPr>
        <w:pStyle w:val="Caption"/>
        <w:jc w:val="center"/>
        <w:pPrChange w:id="8870" w:author="jie sun" w:date="2018-04-16T21:42:00Z">
          <w:pPr/>
        </w:pPrChange>
      </w:pPr>
      <w:bookmarkStart w:id="8871" w:name="_Toc511906365"/>
      <w:ins w:id="8872" w:author="像个男人一样" w:date="2018-03-22T11:48:00Z">
        <w:r>
          <w:t xml:space="preserve">Table </w:t>
        </w:r>
        <w:r>
          <w:fldChar w:fldCharType="begin"/>
        </w:r>
        <w:r>
          <w:instrText xml:space="preserve"> STYLEREF 1 \s </w:instrText>
        </w:r>
        <w:r>
          <w:fldChar w:fldCharType="separate"/>
        </w:r>
      </w:ins>
      <w:r w:rsidR="005D06D1">
        <w:rPr>
          <w:noProof/>
        </w:rPr>
        <w:t>5</w:t>
      </w:r>
      <w:ins w:id="8873" w:author="像个男人一样" w:date="2018-03-22T11:48:00Z">
        <w:r>
          <w:fldChar w:fldCharType="end"/>
        </w:r>
        <w:r>
          <w:rPr>
            <w:rFonts w:hint="eastAsia"/>
          </w:rPr>
          <w:t>.</w:t>
        </w:r>
        <w:r>
          <w:fldChar w:fldCharType="begin"/>
        </w:r>
        <w:r>
          <w:instrText xml:space="preserve"> SEQ Table \* ARABIC \s 1 </w:instrText>
        </w:r>
        <w:r>
          <w:fldChar w:fldCharType="separate"/>
        </w:r>
      </w:ins>
      <w:r w:rsidR="005D06D1">
        <w:rPr>
          <w:noProof/>
        </w:rPr>
        <w:t>4</w:t>
      </w:r>
      <w:ins w:id="8874" w:author="像个男人一样" w:date="2018-03-22T11:48:00Z">
        <w:r>
          <w:fldChar w:fldCharType="end"/>
        </w:r>
        <w:bookmarkStart w:id="8875" w:name="_Toc11886"/>
        <w:bookmarkStart w:id="8876" w:name="_Toc31001"/>
        <w:bookmarkStart w:id="8877" w:name="_Toc21101"/>
        <w:bookmarkStart w:id="8878" w:name="_Toc17458"/>
        <w:bookmarkStart w:id="8879" w:name="_Toc26962"/>
        <w:bookmarkStart w:id="8880" w:name="_Toc10246"/>
        <w:bookmarkStart w:id="8881" w:name="_Toc8205"/>
        <w:bookmarkStart w:id="8882" w:name="_Toc3325"/>
        <w:bookmarkStart w:id="8883" w:name="_Toc29775"/>
        <w:bookmarkStart w:id="8884" w:name="_Toc6746"/>
        <w:bookmarkStart w:id="8885" w:name="_Toc23664"/>
        <w:bookmarkStart w:id="8886" w:name="_Toc19198"/>
        <w:bookmarkStart w:id="8887" w:name="_Toc836"/>
        <w:bookmarkStart w:id="8888" w:name="_Toc21652"/>
        <w:bookmarkStart w:id="8889" w:name="_Toc27311"/>
        <w:bookmarkStart w:id="8890" w:name="_Toc19761"/>
        <w:bookmarkStart w:id="8891" w:name="_Toc1799"/>
        <w:bookmarkStart w:id="8892" w:name="_Toc25791"/>
        <w:bookmarkStart w:id="8893" w:name="_Toc5174"/>
        <w:bookmarkStart w:id="8894" w:name="_Toc29856"/>
        <w:bookmarkStart w:id="8895" w:name="_Toc7679"/>
        <w:r>
          <w:rPr>
            <w:rFonts w:hint="eastAsia"/>
          </w:rPr>
          <w:t>:</w:t>
        </w:r>
      </w:ins>
      <w:ins w:id="8896" w:author="JIE  SUN" w:date="2018-06-22T17:44:00Z">
        <w:r w:rsidR="00DD09CC">
          <w:t xml:space="preserve"> </w:t>
        </w:r>
      </w:ins>
      <w:ins w:id="8897" w:author="像个男人一样" w:date="2018-03-22T11:48:00Z">
        <w:del w:id="8898" w:author="JIE  SUN" w:date="2018-06-22T17:44:00Z">
          <w:r w:rsidDel="00DD09CC">
            <w:rPr>
              <w:rFonts w:hint="eastAsia"/>
            </w:rPr>
            <w:delText xml:space="preserve">Angles </w:delText>
          </w:r>
        </w:del>
      </w:ins>
      <w:ins w:id="8899" w:author="jie sun" w:date="2018-04-16T22:35:00Z">
        <w:del w:id="8900" w:author="JIE  SUN" w:date="2018-06-22T17:44:00Z">
          <w:r w:rsidR="005D6150" w:rsidDel="00DD09CC">
            <w:delText>W</w:delText>
          </w:r>
        </w:del>
      </w:ins>
      <w:ins w:id="8901" w:author="像个男人一样" w:date="2018-03-22T11:48:00Z">
        <w:del w:id="8902" w:author="JIE  SUN" w:date="2018-06-22T17:44:00Z">
          <w:r w:rsidDel="00DD09CC">
            <w:rPr>
              <w:rFonts w:hint="eastAsia"/>
            </w:rPr>
            <w:delText xml:space="preserve">with </w:delText>
          </w:r>
        </w:del>
      </w:ins>
      <w:ins w:id="8903" w:author="jie sun" w:date="2018-04-16T22:35:00Z">
        <w:del w:id="8904" w:author="JIE  SUN" w:date="2018-06-22T17:44:00Z">
          <w:r w:rsidR="005D6150" w:rsidDel="00DD09CC">
            <w:delText>T</w:delText>
          </w:r>
        </w:del>
      </w:ins>
      <w:ins w:id="8905" w:author="像个男人一样" w:date="2018-03-22T11:48:00Z">
        <w:del w:id="8906" w:author="JIE  SUN" w:date="2018-06-22T17:44:00Z">
          <w:r w:rsidDel="00DD09CC">
            <w:rPr>
              <w:rFonts w:hint="eastAsia"/>
            </w:rPr>
            <w:delText xml:space="preserve">the </w:delText>
          </w:r>
        </w:del>
      </w:ins>
      <w:ins w:id="8907" w:author="jie sun" w:date="2018-04-16T22:35:00Z">
        <w:del w:id="8908" w:author="JIE  SUN" w:date="2018-06-22T17:44:00Z">
          <w:r w:rsidR="005D6150" w:rsidDel="00DD09CC">
            <w:delText>G</w:delText>
          </w:r>
        </w:del>
      </w:ins>
      <w:ins w:id="8909" w:author="像个男人一样" w:date="2018-03-22T11:48:00Z">
        <w:del w:id="8910" w:author="JIE  SUN" w:date="2018-06-22T17:44:00Z">
          <w:r w:rsidDel="00DD09CC">
            <w:rPr>
              <w:rFonts w:hint="eastAsia"/>
            </w:rPr>
            <w:delText xml:space="preserve">gravity </w:delText>
          </w:r>
        </w:del>
      </w:ins>
      <w:ins w:id="8911" w:author="jie sun" w:date="2018-04-16T22:35:00Z">
        <w:del w:id="8912" w:author="JIE  SUN" w:date="2018-06-22T17:44:00Z">
          <w:r w:rsidR="005D6150" w:rsidDel="00DD09CC">
            <w:delText>R</w:delText>
          </w:r>
        </w:del>
      </w:ins>
      <w:ins w:id="8913" w:author="像个男人一样" w:date="2018-03-22T11:48:00Z">
        <w:del w:id="8914" w:author="JIE  SUN" w:date="2018-06-22T17:44:00Z">
          <w:r w:rsidDel="00DD09CC">
            <w:rPr>
              <w:rFonts w:hint="eastAsia"/>
            </w:rPr>
            <w:delText>restrictions</w:delText>
          </w:r>
        </w:del>
      </w:ins>
      <w:ins w:id="8915" w:author="JIE  SUN" w:date="2018-06-22T17:44:00Z">
        <w:r w:rsidR="00DD09CC">
          <w:t xml:space="preserve">The Range of </w:t>
        </w:r>
        <w:r w:rsidR="00DD09CC">
          <w:rPr>
            <w:rFonts w:hint="eastAsia"/>
          </w:rPr>
          <w:t>the</w:t>
        </w:r>
        <w:r w:rsidR="00DD09CC">
          <w:t xml:space="preserve"> Inclination Angle in Gesture </w:t>
        </w:r>
      </w:ins>
      <w:ins w:id="8916" w:author="像个男人一样" w:date="2018-03-22T11:48:00Z">
        <w:del w:id="8917" w:author="JIE  SUN" w:date="2018-06-22T17:46:00Z">
          <w:r w:rsidDel="00DD09CC">
            <w:rPr>
              <w:rFonts w:hint="eastAsia"/>
            </w:rPr>
            <w:delText xml:space="preserve"> </w:delText>
          </w:r>
        </w:del>
      </w:ins>
      <w:ins w:id="8918" w:author="jie sun" w:date="2018-04-16T22:35:00Z">
        <w:del w:id="8919" w:author="JIE  SUN" w:date="2018-06-22T17:46:00Z">
          <w:r w:rsidR="005D6150" w:rsidDel="00DD09CC">
            <w:delText>I</w:delText>
          </w:r>
        </w:del>
      </w:ins>
      <w:ins w:id="8920" w:author="像个男人一样" w:date="2018-03-22T11:48:00Z">
        <w:del w:id="8921" w:author="jie sun" w:date="2018-04-16T22:35:00Z">
          <w:r w:rsidDel="005D6150">
            <w:rPr>
              <w:rFonts w:hint="eastAsia"/>
            </w:rPr>
            <w:delText>i</w:delText>
          </w:r>
        </w:del>
        <w:del w:id="8922" w:author="JIE  SUN" w:date="2018-06-22T17:46:00Z">
          <w:r w:rsidDel="00DD09CC">
            <w:rPr>
              <w:rFonts w:hint="eastAsia"/>
            </w:rPr>
            <w:delText xml:space="preserve">n </w:delText>
          </w:r>
        </w:del>
      </w:ins>
      <w:ins w:id="8923" w:author="jie sun" w:date="2018-04-16T22:35:00Z">
        <w:del w:id="8924" w:author="JIE  SUN" w:date="2018-06-22T17:46:00Z">
          <w:r w:rsidR="005D6150" w:rsidDel="00DD09CC">
            <w:delText>A</w:delText>
          </w:r>
        </w:del>
      </w:ins>
      <w:ins w:id="8925" w:author="像个男人一样" w:date="2018-03-22T11:48:00Z">
        <w:del w:id="8926" w:author="JIE  SUN" w:date="2018-06-22T17:46:00Z">
          <w:r w:rsidDel="00DD09CC">
            <w:rPr>
              <w:rFonts w:hint="eastAsia"/>
            </w:rPr>
            <w:delText>action</w:delText>
          </w:r>
          <w:r w:rsidDel="00DD09CC">
            <w:rPr>
              <w:rFonts w:hint="eastAsia"/>
              <w:lang w:val="en-US"/>
            </w:rPr>
            <w:delText xml:space="preserve"> </w:delText>
          </w:r>
        </w:del>
        <w:r>
          <w:rPr>
            <w:rFonts w:hint="eastAsia"/>
            <w:lang w:val="en-US"/>
          </w:rPr>
          <w:t>2</w:t>
        </w:r>
      </w:ins>
      <w:bookmarkEnd w:id="8871"/>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p>
    <w:tbl>
      <w:tblPr>
        <w:tblStyle w:val="TableGrid"/>
        <w:tblW w:w="0" w:type="auto"/>
        <w:jc w:val="center"/>
        <w:tblLook w:val="04A0" w:firstRow="1" w:lastRow="0" w:firstColumn="1" w:lastColumn="0" w:noHBand="0" w:noVBand="1"/>
        <w:tblPrChange w:id="8927" w:author="JIE  SUN" w:date="2018-06-22T18:31:00Z">
          <w:tblPr>
            <w:tblStyle w:val="TableGrid"/>
            <w:tblW w:w="0" w:type="auto"/>
            <w:jc w:val="center"/>
            <w:tblLook w:val="04A0" w:firstRow="1" w:lastRow="0" w:firstColumn="1" w:lastColumn="0" w:noHBand="0" w:noVBand="1"/>
          </w:tblPr>
        </w:tblPrChange>
      </w:tblPr>
      <w:tblGrid>
        <w:gridCol w:w="3119"/>
        <w:gridCol w:w="3397"/>
        <w:tblGridChange w:id="8928">
          <w:tblGrid>
            <w:gridCol w:w="2405"/>
            <w:gridCol w:w="1855"/>
          </w:tblGrid>
        </w:tblGridChange>
      </w:tblGrid>
      <w:tr w:rsidR="00EE0436" w14:paraId="542CD4CC" w14:textId="77777777" w:rsidTr="00EE0436">
        <w:trPr>
          <w:jc w:val="center"/>
          <w:ins w:id="8929" w:author="jie sun" w:date="2018-04-18T21:14:00Z"/>
          <w:trPrChange w:id="8930" w:author="JIE  SUN" w:date="2018-06-22T18:31:00Z">
            <w:trPr>
              <w:jc w:val="center"/>
            </w:trPr>
          </w:trPrChange>
        </w:trPr>
        <w:tc>
          <w:tcPr>
            <w:tcW w:w="3119" w:type="dxa"/>
            <w:tcPrChange w:id="8931" w:author="JIE  SUN" w:date="2018-06-22T18:31:00Z">
              <w:tcPr>
                <w:tcW w:w="2405" w:type="dxa"/>
              </w:tcPr>
            </w:tcPrChange>
          </w:tcPr>
          <w:p w14:paraId="19385841" w14:textId="77777777" w:rsidR="00EE0436" w:rsidRDefault="00EE0436" w:rsidP="009306FF">
            <w:pPr>
              <w:rPr>
                <w:ins w:id="8932" w:author="jie sun" w:date="2018-04-18T21:14:00Z"/>
              </w:rPr>
            </w:pPr>
            <w:ins w:id="8933" w:author="jie sun" w:date="2018-04-18T21:14:00Z">
              <w:del w:id="8934" w:author="JIE  SUN" w:date="2018-06-22T18:37:00Z">
                <w:r w:rsidDel="00FF2136">
                  <w:rPr>
                    <w:rFonts w:hint="eastAsia"/>
                  </w:rPr>
                  <w:delText>Angle</w:delText>
                </w:r>
                <w:r w:rsidDel="00FF2136">
                  <w:delText xml:space="preserve"> with X/Y/</w:delText>
                </w:r>
                <w:r w:rsidDel="00FF2136">
                  <w:rPr>
                    <w:rFonts w:hint="eastAsia"/>
                  </w:rPr>
                  <w:delText>Z</w:delText>
                </w:r>
              </w:del>
            </w:ins>
            <w:ins w:id="8935" w:author="JIE  SUN" w:date="2018-06-22T18:37:00Z">
              <w:r w:rsidR="00FF2136">
                <w:t xml:space="preserve">Accelerometer </w:t>
              </w:r>
              <w:r w:rsidR="00FF2136">
                <w:rPr>
                  <w:rFonts w:hint="eastAsia"/>
                </w:rPr>
                <w:t>Testing</w:t>
              </w:r>
            </w:ins>
          </w:p>
        </w:tc>
        <w:tc>
          <w:tcPr>
            <w:tcW w:w="3397" w:type="dxa"/>
            <w:tcPrChange w:id="8936" w:author="JIE  SUN" w:date="2018-06-22T18:31:00Z">
              <w:tcPr>
                <w:tcW w:w="1855" w:type="dxa"/>
              </w:tcPr>
            </w:tcPrChange>
          </w:tcPr>
          <w:p w14:paraId="219E6246" w14:textId="77777777" w:rsidR="00EE0436" w:rsidRDefault="00EE0436" w:rsidP="009306FF">
            <w:pPr>
              <w:rPr>
                <w:ins w:id="8937" w:author="jie sun" w:date="2018-04-18T21:14:00Z"/>
              </w:rPr>
            </w:pPr>
            <w:ins w:id="8938" w:author="JIE  SUN" w:date="2018-06-22T18:29:00Z">
              <w:r>
                <w:t xml:space="preserve">Valid </w:t>
              </w:r>
            </w:ins>
            <w:ins w:id="8939" w:author="jie sun" w:date="2018-04-18T21:14:00Z">
              <w:r>
                <w:t>Range</w:t>
              </w:r>
            </w:ins>
          </w:p>
        </w:tc>
      </w:tr>
      <w:tr w:rsidR="00EE0436" w14:paraId="5A785ACF" w14:textId="77777777" w:rsidTr="00EE0436">
        <w:trPr>
          <w:jc w:val="center"/>
          <w:ins w:id="8940" w:author="jie sun" w:date="2018-04-18T21:14:00Z"/>
          <w:trPrChange w:id="8941" w:author="JIE  SUN" w:date="2018-06-22T18:31:00Z">
            <w:trPr>
              <w:jc w:val="center"/>
            </w:trPr>
          </w:trPrChange>
        </w:trPr>
        <w:tc>
          <w:tcPr>
            <w:tcW w:w="3119" w:type="dxa"/>
            <w:tcPrChange w:id="8942" w:author="JIE  SUN" w:date="2018-06-22T18:31:00Z">
              <w:tcPr>
                <w:tcW w:w="2405" w:type="dxa"/>
              </w:tcPr>
            </w:tcPrChange>
          </w:tcPr>
          <w:p w14:paraId="56EC66E2" w14:textId="77777777" w:rsidR="00EE0436" w:rsidRDefault="00EE0436" w:rsidP="009306FF">
            <w:pPr>
              <w:rPr>
                <w:ins w:id="8943" w:author="jie sun" w:date="2018-04-18T21:14:00Z"/>
              </w:rPr>
            </w:pPr>
            <w:ins w:id="8944" w:author="JIE  SUN" w:date="2018-06-22T18:30:00Z">
              <w:r>
                <w:rPr>
                  <w:rFonts w:hint="eastAsia"/>
                </w:rPr>
                <w:t>Inclination</w:t>
              </w:r>
              <w:r>
                <w:t xml:space="preserve"> </w:t>
              </w:r>
            </w:ins>
            <w:ins w:id="8945" w:author="jie sun" w:date="2018-04-18T21:14:00Z">
              <w:del w:id="8946" w:author="JIE  SUN" w:date="2018-06-22T18:30:00Z">
                <w:r w:rsidDel="00EE0436">
                  <w:delText xml:space="preserve">Angle </w:delText>
                </w:r>
              </w:del>
              <w:r>
                <w:t>– X-axis</w:t>
              </w:r>
            </w:ins>
            <w:ins w:id="8947" w:author="jie sun" w:date="2018-04-18T21:18:00Z">
              <w:r>
                <w:t xml:space="preserve"> (Centre axis)</w:t>
              </w:r>
            </w:ins>
          </w:p>
        </w:tc>
        <w:tc>
          <w:tcPr>
            <w:tcW w:w="3397" w:type="dxa"/>
            <w:tcPrChange w:id="8948" w:author="JIE  SUN" w:date="2018-06-22T18:31:00Z">
              <w:tcPr>
                <w:tcW w:w="1855" w:type="dxa"/>
              </w:tcPr>
            </w:tcPrChange>
          </w:tcPr>
          <w:p w14:paraId="4633BE99" w14:textId="77777777" w:rsidR="00EE0436" w:rsidDel="00EE0436" w:rsidRDefault="00EE0436" w:rsidP="009306FF">
            <w:pPr>
              <w:rPr>
                <w:ins w:id="8949" w:author="jie sun" w:date="2018-04-18T21:17:00Z"/>
                <w:del w:id="8950" w:author="JIE  SUN" w:date="2018-06-22T18:31:00Z"/>
              </w:rPr>
            </w:pPr>
            <w:ins w:id="8951" w:author="JIE  SUN" w:date="2018-06-22T18:20:00Z">
              <w:r>
                <w:t>&lt;-63</w:t>
              </w:r>
              <w:r>
                <w:rPr>
                  <w:rFonts w:hint="eastAsia"/>
                </w:rPr>
                <w:t>°</w:t>
              </w:r>
              <w:r>
                <w:rPr>
                  <w:rFonts w:hint="eastAsia"/>
                </w:rPr>
                <w:t>or</w:t>
              </w:r>
            </w:ins>
            <w:ins w:id="8952" w:author="jie sun" w:date="2018-04-18T21:14:00Z">
              <w:del w:id="8953" w:author="JIE  SUN" w:date="2018-06-22T18:20:00Z">
                <w:r w:rsidDel="009926D7">
                  <w:delText>-</w:delText>
                </w:r>
              </w:del>
            </w:ins>
            <w:ins w:id="8954" w:author="jie sun" w:date="2018-04-18T21:16:00Z">
              <w:del w:id="8955" w:author="JIE  SUN" w:date="2018-06-22T18:20:00Z">
                <w:r w:rsidDel="009926D7">
                  <w:delText>80</w:delText>
                </w:r>
              </w:del>
            </w:ins>
            <w:ins w:id="8956" w:author="jie sun" w:date="2018-04-18T21:14:00Z">
              <w:del w:id="8957" w:author="JIE  SUN" w:date="2018-06-22T18:20:00Z">
                <w:r w:rsidDel="009926D7">
                  <w:rPr>
                    <w:rFonts w:hint="eastAsia"/>
                  </w:rPr>
                  <w:delText>°</w:delText>
                </w:r>
              </w:del>
            </w:ins>
            <w:ins w:id="8958" w:author="jie sun" w:date="2018-04-18T21:17:00Z">
              <w:del w:id="8959" w:author="JIE  SUN" w:date="2018-06-22T18:20:00Z">
                <w:r w:rsidDel="009926D7">
                  <w:rPr>
                    <w:rFonts w:hint="eastAsia"/>
                  </w:rPr>
                  <w:delText>-</w:delText>
                </w:r>
                <w:r w:rsidDel="009926D7">
                  <w:delText>-40</w:delText>
                </w:r>
                <w:r w:rsidDel="009926D7">
                  <w:rPr>
                    <w:rFonts w:hint="eastAsia"/>
                  </w:rPr>
                  <w:delText>°</w:delText>
                </w:r>
              </w:del>
            </w:ins>
            <w:ins w:id="8960" w:author="JIE  SUN" w:date="2018-06-22T18:31:00Z">
              <w:r>
                <w:t xml:space="preserve">   </w:t>
              </w:r>
            </w:ins>
          </w:p>
          <w:p w14:paraId="4A23CCE5" w14:textId="77777777" w:rsidR="00EE0436" w:rsidRDefault="00EE0436" w:rsidP="009306FF">
            <w:pPr>
              <w:rPr>
                <w:ins w:id="8961" w:author="jie sun" w:date="2018-04-18T21:14:00Z"/>
              </w:rPr>
            </w:pPr>
            <w:ins w:id="8962" w:author="jie sun" w:date="2018-04-18T21:17:00Z">
              <w:del w:id="8963" w:author="JIE  SUN" w:date="2018-06-22T18:21:00Z">
                <w:r w:rsidDel="009926D7">
                  <w:delText>40</w:delText>
                </w:r>
                <w:r w:rsidDel="009926D7">
                  <w:rPr>
                    <w:rFonts w:hint="eastAsia"/>
                  </w:rPr>
                  <w:delText>°</w:delText>
                </w:r>
                <w:r w:rsidDel="009926D7">
                  <w:rPr>
                    <w:rFonts w:hint="eastAsia"/>
                  </w:rPr>
                  <w:delText>-</w:delText>
                </w:r>
              </w:del>
            </w:ins>
            <w:ins w:id="8964" w:author="jie sun" w:date="2018-04-18T21:16:00Z">
              <w:del w:id="8965" w:author="JIE  SUN" w:date="2018-06-22T18:21:00Z">
                <w:r w:rsidDel="009926D7">
                  <w:delText>80</w:delText>
                </w:r>
              </w:del>
            </w:ins>
            <w:ins w:id="8966" w:author="jie sun" w:date="2018-04-18T21:14:00Z">
              <w:del w:id="8967" w:author="JIE  SUN" w:date="2018-06-22T18:21:00Z">
                <w:r w:rsidDel="009926D7">
                  <w:rPr>
                    <w:rFonts w:hint="eastAsia"/>
                  </w:rPr>
                  <w:delText>°</w:delText>
                </w:r>
              </w:del>
            </w:ins>
            <w:ins w:id="8968" w:author="JIE  SUN" w:date="2018-06-22T18:21:00Z">
              <w:r>
                <w:t>&gt;63</w:t>
              </w:r>
              <w:r>
                <w:rPr>
                  <w:rFonts w:hint="eastAsia"/>
                </w:rPr>
                <w:t>°</w:t>
              </w:r>
            </w:ins>
          </w:p>
        </w:tc>
      </w:tr>
      <w:tr w:rsidR="00EE0436" w14:paraId="644F9449" w14:textId="77777777" w:rsidTr="00EE0436">
        <w:trPr>
          <w:jc w:val="center"/>
          <w:ins w:id="8969" w:author="jie sun" w:date="2018-04-18T21:14:00Z"/>
          <w:trPrChange w:id="8970" w:author="JIE  SUN" w:date="2018-06-22T18:31:00Z">
            <w:trPr>
              <w:jc w:val="center"/>
            </w:trPr>
          </w:trPrChange>
        </w:trPr>
        <w:tc>
          <w:tcPr>
            <w:tcW w:w="3119" w:type="dxa"/>
            <w:tcPrChange w:id="8971" w:author="JIE  SUN" w:date="2018-06-22T18:31:00Z">
              <w:tcPr>
                <w:tcW w:w="2405" w:type="dxa"/>
              </w:tcPr>
            </w:tcPrChange>
          </w:tcPr>
          <w:p w14:paraId="5640AD6F" w14:textId="77777777" w:rsidR="00EE0436" w:rsidRDefault="00EE0436" w:rsidP="009306FF">
            <w:pPr>
              <w:rPr>
                <w:ins w:id="8972" w:author="jie sun" w:date="2018-04-18T21:14:00Z"/>
              </w:rPr>
            </w:pPr>
            <w:ins w:id="8973" w:author="JIE  SUN" w:date="2018-06-22T18:30:00Z">
              <w:r>
                <w:rPr>
                  <w:rFonts w:hint="eastAsia"/>
                </w:rPr>
                <w:t>Inclination</w:t>
              </w:r>
              <w:r>
                <w:t xml:space="preserve"> </w:t>
              </w:r>
            </w:ins>
            <w:ins w:id="8974" w:author="jie sun" w:date="2018-04-18T21:14:00Z">
              <w:del w:id="8975" w:author="JIE  SUN" w:date="2018-06-22T18:30:00Z">
                <w:r w:rsidDel="00EE0436">
                  <w:delText xml:space="preserve">Angle </w:delText>
                </w:r>
              </w:del>
              <w:r>
                <w:t>– Y-axis</w:t>
              </w:r>
            </w:ins>
          </w:p>
        </w:tc>
        <w:tc>
          <w:tcPr>
            <w:tcW w:w="3397" w:type="dxa"/>
            <w:tcPrChange w:id="8976" w:author="JIE  SUN" w:date="2018-06-22T18:31:00Z">
              <w:tcPr>
                <w:tcW w:w="1855" w:type="dxa"/>
              </w:tcPr>
            </w:tcPrChange>
          </w:tcPr>
          <w:p w14:paraId="0A4A6D4B" w14:textId="77777777" w:rsidR="00EE0436" w:rsidRDefault="00EE0436" w:rsidP="009306FF">
            <w:pPr>
              <w:rPr>
                <w:ins w:id="8977" w:author="jie sun" w:date="2018-04-18T21:14:00Z"/>
              </w:rPr>
            </w:pPr>
            <w:ins w:id="8978" w:author="jie sun" w:date="2018-04-18T21:14:00Z">
              <w:r>
                <w:t>-</w:t>
              </w:r>
            </w:ins>
            <w:ins w:id="8979" w:author="JIE  SUN" w:date="2018-06-22T18:21:00Z">
              <w:r>
                <w:t>10</w:t>
              </w:r>
            </w:ins>
            <w:ins w:id="8980" w:author="jie sun" w:date="2018-04-18T21:14:00Z">
              <w:del w:id="8981" w:author="JIE  SUN" w:date="2018-06-22T18:21:00Z">
                <w:r w:rsidDel="009926D7">
                  <w:delText>40</w:delText>
                </w:r>
              </w:del>
              <w:r>
                <w:rPr>
                  <w:rFonts w:hint="eastAsia"/>
                </w:rPr>
                <w:t>°</w:t>
              </w:r>
              <w:r>
                <w:rPr>
                  <w:rFonts w:hint="eastAsia"/>
                </w:rPr>
                <w:t>t</w:t>
              </w:r>
            </w:ins>
            <w:ins w:id="8982" w:author="JIE  SUN" w:date="2018-06-22T18:21:00Z">
              <w:r>
                <w:t>o  30</w:t>
              </w:r>
            </w:ins>
            <w:ins w:id="8983" w:author="jie sun" w:date="2018-04-18T21:14:00Z">
              <w:del w:id="8984" w:author="JIE  SUN" w:date="2018-06-22T18:21:00Z">
                <w:r w:rsidDel="009926D7">
                  <w:rPr>
                    <w:rFonts w:hint="eastAsia"/>
                  </w:rPr>
                  <w:delText>o</w:delText>
                </w:r>
                <w:r w:rsidDel="009926D7">
                  <w:delText>40</w:delText>
                </w:r>
              </w:del>
              <w:r>
                <w:rPr>
                  <w:rFonts w:hint="eastAsia"/>
                </w:rPr>
                <w:t>°</w:t>
              </w:r>
            </w:ins>
          </w:p>
        </w:tc>
      </w:tr>
      <w:tr w:rsidR="00EE0436" w14:paraId="6FD6A0CD" w14:textId="77777777" w:rsidTr="00EE0436">
        <w:tblPrEx>
          <w:jc w:val="left"/>
          <w:tblPrExChange w:id="8985" w:author="JIE  SUN" w:date="2018-06-22T18:31:00Z">
            <w:tblPrEx>
              <w:jc w:val="left"/>
            </w:tblPrEx>
          </w:tblPrExChange>
        </w:tblPrEx>
        <w:trPr>
          <w:ins w:id="8986" w:author="jie sun" w:date="2018-04-18T21:14:00Z"/>
        </w:trPr>
        <w:tc>
          <w:tcPr>
            <w:tcW w:w="3119" w:type="dxa"/>
            <w:tcPrChange w:id="8987" w:author="JIE  SUN" w:date="2018-06-22T18:31:00Z">
              <w:tcPr>
                <w:tcW w:w="2405" w:type="dxa"/>
              </w:tcPr>
            </w:tcPrChange>
          </w:tcPr>
          <w:p w14:paraId="5BF89DA4" w14:textId="77777777" w:rsidR="00EE0436" w:rsidRDefault="00EE0436" w:rsidP="009306FF">
            <w:pPr>
              <w:rPr>
                <w:ins w:id="8988" w:author="jie sun" w:date="2018-04-18T21:14:00Z"/>
              </w:rPr>
            </w:pPr>
            <w:ins w:id="8989" w:author="jie sun" w:date="2018-04-18T21:14:00Z">
              <w:del w:id="8990" w:author="JIE  SUN" w:date="2018-06-22T18:30:00Z">
                <w:r w:rsidDel="00EE0436">
                  <w:rPr>
                    <w:rFonts w:hint="eastAsia"/>
                  </w:rPr>
                  <w:delText xml:space="preserve">Angle </w:delText>
                </w:r>
              </w:del>
            </w:ins>
            <w:ins w:id="8991" w:author="JIE  SUN" w:date="2018-06-22T18:30:00Z">
              <w:r>
                <w:rPr>
                  <w:rFonts w:hint="eastAsia"/>
                </w:rPr>
                <w:t>Inclination</w:t>
              </w:r>
              <w:r>
                <w:t xml:space="preserve"> </w:t>
              </w:r>
            </w:ins>
            <w:ins w:id="8992" w:author="jie sun" w:date="2018-04-18T21:14:00Z">
              <w:r>
                <w:t>– Z-axis</w:t>
              </w:r>
            </w:ins>
          </w:p>
        </w:tc>
        <w:tc>
          <w:tcPr>
            <w:tcW w:w="3397" w:type="dxa"/>
            <w:tcPrChange w:id="8993" w:author="JIE  SUN" w:date="2018-06-22T18:31:00Z">
              <w:tcPr>
                <w:tcW w:w="1855" w:type="dxa"/>
              </w:tcPr>
            </w:tcPrChange>
          </w:tcPr>
          <w:p w14:paraId="6BC496B5" w14:textId="77777777" w:rsidR="00EE0436" w:rsidRDefault="00EE0436" w:rsidP="009306FF">
            <w:pPr>
              <w:rPr>
                <w:ins w:id="8994" w:author="jie sun" w:date="2018-04-18T21:14:00Z"/>
              </w:rPr>
            </w:pPr>
            <w:ins w:id="8995" w:author="jie sun" w:date="2018-04-18T21:14:00Z">
              <w:r>
                <w:t>-</w:t>
              </w:r>
            </w:ins>
            <w:ins w:id="8996" w:author="JIE  SUN" w:date="2018-06-22T18:21:00Z">
              <w:r>
                <w:t>10</w:t>
              </w:r>
            </w:ins>
            <w:ins w:id="8997" w:author="jie sun" w:date="2018-04-18T21:15:00Z">
              <w:del w:id="8998" w:author="JIE  SUN" w:date="2018-06-22T18:21:00Z">
                <w:r w:rsidDel="009926D7">
                  <w:delText>25</w:delText>
                </w:r>
              </w:del>
            </w:ins>
            <w:ins w:id="8999" w:author="jie sun" w:date="2018-04-18T21:14:00Z">
              <w:r>
                <w:rPr>
                  <w:rFonts w:hint="eastAsia"/>
                </w:rPr>
                <w:t>°</w:t>
              </w:r>
            </w:ins>
            <w:ins w:id="9000" w:author="JIE  SUN" w:date="2018-06-22T18:22:00Z">
              <w:r>
                <w:rPr>
                  <w:rFonts w:hint="eastAsia"/>
                </w:rPr>
                <w:t xml:space="preserve">to  </w:t>
              </w:r>
            </w:ins>
            <w:ins w:id="9001" w:author="jie sun" w:date="2018-04-18T21:14:00Z">
              <w:del w:id="9002" w:author="JIE  SUN" w:date="2018-06-22T18:22:00Z">
                <w:r w:rsidDel="009926D7">
                  <w:rPr>
                    <w:rFonts w:hint="eastAsia"/>
                  </w:rPr>
                  <w:delText>to</w:delText>
                </w:r>
              </w:del>
            </w:ins>
            <w:ins w:id="9003" w:author="jie sun" w:date="2018-04-18T21:15:00Z">
              <w:del w:id="9004" w:author="JIE  SUN" w:date="2018-06-22T18:22:00Z">
                <w:r w:rsidDel="009926D7">
                  <w:delText>2</w:delText>
                </w:r>
              </w:del>
            </w:ins>
            <w:ins w:id="9005" w:author="JIE  SUN" w:date="2018-06-22T18:22:00Z">
              <w:r>
                <w:t>30</w:t>
              </w:r>
            </w:ins>
            <w:ins w:id="9006" w:author="jie sun" w:date="2018-04-18T21:15:00Z">
              <w:del w:id="9007" w:author="JIE  SUN" w:date="2018-06-22T18:22:00Z">
                <w:r w:rsidDel="009926D7">
                  <w:delText>5</w:delText>
                </w:r>
              </w:del>
            </w:ins>
            <w:ins w:id="9008" w:author="jie sun" w:date="2018-04-18T21:14:00Z">
              <w:r>
                <w:rPr>
                  <w:rFonts w:hint="eastAsia"/>
                </w:rPr>
                <w:t>°</w:t>
              </w:r>
            </w:ins>
          </w:p>
        </w:tc>
      </w:tr>
    </w:tbl>
    <w:p w14:paraId="17E3CCD7" w14:textId="77777777" w:rsidR="0087014B" w:rsidDel="00DA3737" w:rsidRDefault="0087014B">
      <w:pPr>
        <w:rPr>
          <w:del w:id="9009" w:author="像个男人一样" w:date="2018-03-22T11:48:00Z"/>
          <w:lang w:val="en-US"/>
        </w:rPr>
      </w:pPr>
    </w:p>
    <w:p w14:paraId="19360B08" w14:textId="77777777" w:rsidR="00DA3737" w:rsidRPr="0044101A" w:rsidRDefault="00DA3737">
      <w:pPr>
        <w:autoSpaceDE w:val="0"/>
        <w:autoSpaceDN w:val="0"/>
        <w:adjustRightInd w:val="0"/>
        <w:spacing w:after="0"/>
        <w:rPr>
          <w:ins w:id="9010" w:author="JIE  SUN" w:date="2018-06-22T20:46:00Z"/>
          <w:iCs/>
          <w:lang w:val="en-US"/>
        </w:rPr>
        <w:pPrChange w:id="9011" w:author="JIE  SUN" w:date="2018-06-22T20:59:00Z">
          <w:pPr/>
        </w:pPrChange>
      </w:pPr>
      <w:ins w:id="9012" w:author="JIE  SUN" w:date="2018-06-22T20:46:00Z">
        <w:r>
          <w:rPr>
            <w:iCs/>
            <w:lang w:val="en-US"/>
          </w:rPr>
          <w:t xml:space="preserve">There is a </w:t>
        </w:r>
      </w:ins>
      <w:ins w:id="9013" w:author="JIE  SUN" w:date="2018-06-22T20:47:00Z">
        <w:r>
          <w:rPr>
            <w:iCs/>
            <w:lang w:val="en-US"/>
          </w:rPr>
          <w:t>piece</w:t>
        </w:r>
      </w:ins>
      <w:ins w:id="9014" w:author="JIE  SUN" w:date="2018-06-22T20:46:00Z">
        <w:r>
          <w:rPr>
            <w:iCs/>
            <w:lang w:val="en-US"/>
          </w:rPr>
          <w:t xml:space="preserve"> </w:t>
        </w:r>
      </w:ins>
      <w:ins w:id="9015" w:author="JIE  SUN" w:date="2018-06-22T20:47:00Z">
        <w:r>
          <w:rPr>
            <w:iCs/>
            <w:lang w:val="en-US"/>
          </w:rPr>
          <w:t xml:space="preserve">of code below realizes this </w:t>
        </w:r>
      </w:ins>
      <w:ins w:id="9016" w:author="JIE  SUN" w:date="2018-06-22T20:53:00Z">
        <w:r w:rsidR="006601C3">
          <w:rPr>
            <w:iCs/>
            <w:lang w:val="en-US"/>
          </w:rPr>
          <w:t>judgement of the inclination angle with three-axes</w:t>
        </w:r>
      </w:ins>
      <w:ins w:id="9017" w:author="JIE  SUN" w:date="2018-06-22T20:47:00Z">
        <w:r>
          <w:rPr>
            <w:iCs/>
            <w:lang w:val="en-US"/>
          </w:rPr>
          <w:t>.</w:t>
        </w:r>
      </w:ins>
      <w:ins w:id="9018" w:author="JIE  SUN" w:date="2018-06-22T20:55:00Z">
        <w:r w:rsidR="006601C3">
          <w:rPr>
            <w:iCs/>
            <w:lang w:val="en-US"/>
          </w:rPr>
          <w:t xml:space="preserve"> H</w:t>
        </w:r>
      </w:ins>
      <w:ins w:id="9019" w:author="JIE  SUN" w:date="2018-06-22T20:56:00Z">
        <w:r w:rsidR="006601C3">
          <w:rPr>
            <w:iCs/>
            <w:lang w:val="en-US"/>
          </w:rPr>
          <w:t xml:space="preserve">ere, firstly this line of code : </w:t>
        </w:r>
        <w:r w:rsidR="006601C3">
          <w:rPr>
            <w:rFonts w:ascii="NSimSun" w:eastAsia="NSimSun" w:hAnsi="Times New Roman" w:cs="NSimSun"/>
            <w:color w:val="0000FF"/>
            <w:sz w:val="19"/>
            <w:szCs w:val="19"/>
          </w:rPr>
          <w:t>if</w:t>
        </w:r>
        <w:r w:rsidR="006601C3">
          <w:rPr>
            <w:rFonts w:ascii="NSimSun" w:eastAsia="NSimSun" w:hAnsi="Times New Roman" w:cs="NSimSun"/>
            <w:color w:val="000000"/>
            <w:sz w:val="19"/>
            <w:szCs w:val="19"/>
          </w:rPr>
          <w:t xml:space="preserve">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&lt;  action_123[i].accel_x[0] ||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&gt;action_123[i].accel_x[1]), </w:t>
        </w:r>
        <w:r w:rsidR="006601C3" w:rsidRPr="006601C3">
          <w:rPr>
            <w:iCs/>
            <w:lang w:val="en-US"/>
            <w:rPrChange w:id="9020" w:author="JIE  SUN" w:date="2018-06-22T20:58:00Z">
              <w:rPr>
                <w:rFonts w:ascii="NSimSun" w:eastAsia="NSimSun" w:hAnsi="Times New Roman" w:cs="NSimSun"/>
                <w:color w:val="000000"/>
                <w:sz w:val="19"/>
                <w:szCs w:val="19"/>
              </w:rPr>
            </w:rPrChange>
          </w:rPr>
          <w:t xml:space="preserve">it judges the </w:t>
        </w:r>
      </w:ins>
      <w:ins w:id="9021" w:author="JIE  SUN" w:date="2018-06-22T20:57:00Z">
        <w:r w:rsidR="006601C3" w:rsidRPr="006601C3">
          <w:rPr>
            <w:iCs/>
            <w:lang w:val="en-US"/>
            <w:rPrChange w:id="9022" w:author="JIE  SUN" w:date="2018-06-22T20:58:00Z">
              <w:rPr>
                <w:rFonts w:ascii="NSimSun" w:eastAsia="NSimSun" w:hAnsi="Times New Roman" w:cs="NSimSun"/>
                <w:color w:val="000000"/>
                <w:sz w:val="19"/>
                <w:szCs w:val="19"/>
              </w:rPr>
            </w:rPrChange>
          </w:rPr>
          <w:t>inclination</w:t>
        </w:r>
      </w:ins>
      <w:ins w:id="9023" w:author="JIE  SUN" w:date="2018-06-22T20:56:00Z">
        <w:r w:rsidR="006601C3" w:rsidRPr="006601C3">
          <w:rPr>
            <w:iCs/>
            <w:lang w:val="en-US"/>
            <w:rPrChange w:id="9024" w:author="JIE  SUN" w:date="2018-06-22T20:58:00Z">
              <w:rPr>
                <w:rFonts w:ascii="NSimSun" w:eastAsia="NSimSun" w:hAnsi="Times New Roman" w:cs="NSimSun"/>
                <w:color w:val="000000"/>
                <w:sz w:val="19"/>
                <w:szCs w:val="19"/>
              </w:rPr>
            </w:rPrChange>
          </w:rPr>
          <w:t xml:space="preserve"> </w:t>
        </w:r>
      </w:ins>
      <w:ins w:id="9025" w:author="JIE  SUN" w:date="2018-06-22T20:57:00Z">
        <w:r w:rsidR="006601C3" w:rsidRPr="006601C3">
          <w:rPr>
            <w:iCs/>
            <w:lang w:val="en-US"/>
            <w:rPrChange w:id="9026" w:author="JIE  SUN" w:date="2018-06-22T20:58:00Z">
              <w:rPr>
                <w:rFonts w:ascii="NSimSun" w:eastAsia="NSimSun" w:hAnsi="Times New Roman" w:cs="NSimSun"/>
                <w:color w:val="000000"/>
                <w:sz w:val="19"/>
                <w:szCs w:val="19"/>
              </w:rPr>
            </w:rPrChange>
          </w:rPr>
          <w:t>angle of X-axis as an initial condition</w:t>
        </w:r>
      </w:ins>
      <w:ins w:id="9027" w:author="JIE  SUN" w:date="2018-06-22T20:58:00Z">
        <w:r w:rsidR="006601C3" w:rsidRPr="006601C3">
          <w:rPr>
            <w:iCs/>
            <w:lang w:val="en-US"/>
            <w:rPrChange w:id="9028" w:author="JIE  SUN" w:date="2018-06-22T20:58:00Z">
              <w:rPr>
                <w:rFonts w:ascii="NSimSun" w:eastAsia="NSimSun" w:hAnsi="Times New Roman" w:cs="NSimSun"/>
                <w:color w:val="000000"/>
                <w:sz w:val="19"/>
                <w:szCs w:val="19"/>
              </w:rPr>
            </w:rPrChange>
          </w:rPr>
          <w:t>, and then just the inclinations of Y-aixs and Z-axis, the same with judging gesture 1</w:t>
        </w:r>
        <w:r w:rsidR="006601C3">
          <w:rPr>
            <w:iCs/>
            <w:lang w:val="en-US"/>
          </w:rPr>
          <w:t>.</w:t>
        </w:r>
      </w:ins>
    </w:p>
    <w:p w14:paraId="4951EADA" w14:textId="77777777" w:rsidR="008E7778" w:rsidRDefault="008E7778">
      <w:pPr>
        <w:autoSpaceDE w:val="0"/>
        <w:autoSpaceDN w:val="0"/>
        <w:adjustRightInd w:val="0"/>
        <w:spacing w:after="0"/>
        <w:rPr>
          <w:ins w:id="9029" w:author="JIE  SUN" w:date="2018-06-22T20:52:00Z"/>
          <w:rFonts w:ascii="NSimSun" w:eastAsia="NSimSun" w:hAnsi="Times New Roman" w:cs="NSimSun"/>
          <w:color w:val="000000"/>
          <w:sz w:val="19"/>
          <w:szCs w:val="19"/>
        </w:rPr>
      </w:pPr>
      <w:ins w:id="9030"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1) {</w:t>
        </w:r>
      </w:ins>
    </w:p>
    <w:p w14:paraId="66AB88D5" w14:textId="77777777" w:rsidR="008E7778" w:rsidRDefault="008E7778">
      <w:pPr>
        <w:autoSpaceDE w:val="0"/>
        <w:autoSpaceDN w:val="0"/>
        <w:adjustRightInd w:val="0"/>
        <w:spacing w:after="0"/>
        <w:rPr>
          <w:ins w:id="9031" w:author="JIE  SUN" w:date="2018-06-22T20:52:00Z"/>
          <w:rFonts w:ascii="NSimSun" w:eastAsia="NSimSun" w:hAnsi="Times New Roman" w:cs="NSimSun"/>
          <w:color w:val="000000"/>
          <w:sz w:val="19"/>
          <w:szCs w:val="19"/>
        </w:rPr>
      </w:pPr>
      <w:ins w:id="9032" w:author="JIE  SUN" w:date="2018-06-22T20:53:00Z">
        <w:r>
          <w:rPr>
            <w:rFonts w:ascii="NSimSun" w:eastAsia="NSimSun" w:hAnsi="Times New Roman" w:cs="NSimSun"/>
            <w:color w:val="0000FF"/>
            <w:sz w:val="19"/>
            <w:szCs w:val="19"/>
          </w:rPr>
          <w:t xml:space="preserve">  </w:t>
        </w:r>
      </w:ins>
      <w:ins w:id="9033"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&lt;  action_123[i].accel_x[0]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&gt;action_123[i].accel_x[1])</w:t>
        </w:r>
      </w:ins>
    </w:p>
    <w:p w14:paraId="5DAD32D6" w14:textId="77777777" w:rsidR="008E7778" w:rsidRDefault="008E7778">
      <w:pPr>
        <w:autoSpaceDE w:val="0"/>
        <w:autoSpaceDN w:val="0"/>
        <w:adjustRightInd w:val="0"/>
        <w:spacing w:after="0"/>
        <w:rPr>
          <w:ins w:id="9034" w:author="JIE  SUN" w:date="2018-06-22T20:52:00Z"/>
          <w:rFonts w:ascii="NSimSun" w:eastAsia="NSimSun" w:hAnsi="Times New Roman" w:cs="NSimSun"/>
          <w:color w:val="000000"/>
          <w:sz w:val="19"/>
          <w:szCs w:val="19"/>
        </w:rPr>
      </w:pPr>
      <w:ins w:id="9035" w:author="JIE  SUN" w:date="2018-06-22T20:53:00Z">
        <w:r>
          <w:rPr>
            <w:rFonts w:ascii="NSimSun" w:eastAsia="NSimSun" w:hAnsi="Times New Roman" w:cs="NSimSun"/>
            <w:color w:val="0000FF"/>
            <w:sz w:val="19"/>
            <w:szCs w:val="19"/>
          </w:rPr>
          <w:t xml:space="preserve">  </w:t>
        </w:r>
      </w:ins>
      <w:ins w:id="9036"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 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&lt; action_123[i].accel_y[1])</w:t>
        </w:r>
      </w:ins>
    </w:p>
    <w:p w14:paraId="58842551" w14:textId="77777777" w:rsidR="008E7778" w:rsidRDefault="008E7778">
      <w:pPr>
        <w:autoSpaceDE w:val="0"/>
        <w:autoSpaceDN w:val="0"/>
        <w:adjustRightInd w:val="0"/>
        <w:spacing w:after="0"/>
        <w:rPr>
          <w:ins w:id="9037" w:author="JIE  SUN" w:date="2018-06-22T20:52:00Z"/>
          <w:rFonts w:ascii="NSimSun" w:eastAsia="NSimSun" w:hAnsi="Times New Roman" w:cs="NSimSun"/>
          <w:color w:val="000000"/>
          <w:sz w:val="19"/>
          <w:szCs w:val="19"/>
        </w:rPr>
      </w:pPr>
      <w:ins w:id="9038" w:author="JIE  SUN" w:date="2018-06-22T20:53:00Z">
        <w:r>
          <w:rPr>
            <w:rFonts w:ascii="NSimSun" w:eastAsia="NSimSun" w:hAnsi="Times New Roman" w:cs="NSimSun"/>
            <w:color w:val="0000FF"/>
            <w:sz w:val="19"/>
            <w:szCs w:val="19"/>
          </w:rPr>
          <w:t xml:space="preserve">  </w:t>
        </w:r>
      </w:ins>
      <w:ins w:id="9039"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&gt; action_123[i].accel_z[0]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&lt; action_123[i].accel_z[1])</w:t>
        </w:r>
      </w:ins>
    </w:p>
    <w:p w14:paraId="60986BA4" w14:textId="77777777" w:rsidR="008E7778" w:rsidRDefault="008E7778">
      <w:pPr>
        <w:autoSpaceDE w:val="0"/>
        <w:autoSpaceDN w:val="0"/>
        <w:adjustRightInd w:val="0"/>
        <w:spacing w:after="0"/>
        <w:rPr>
          <w:ins w:id="9040" w:author="JIE  SUN" w:date="2018-06-22T20:52:00Z"/>
          <w:rFonts w:ascii="NSimSun" w:eastAsia="NSimSun" w:hAnsi="Times New Roman" w:cs="NSimSun"/>
          <w:color w:val="000000"/>
          <w:sz w:val="19"/>
          <w:szCs w:val="19"/>
        </w:rPr>
      </w:pPr>
      <w:ins w:id="9041" w:author="JIE  SUN" w:date="2018-06-22T20:53:00Z">
        <w:r>
          <w:rPr>
            <w:rFonts w:ascii="NSimSun" w:eastAsia="NSimSun" w:hAnsi="Times New Roman" w:cs="NSimSun"/>
            <w:color w:val="000000"/>
            <w:sz w:val="19"/>
            <w:szCs w:val="19"/>
          </w:rPr>
          <w:t xml:space="preserve">  </w:t>
        </w:r>
        <w:r w:rsidR="006601C3">
          <w:rPr>
            <w:rFonts w:ascii="NSimSun" w:eastAsia="NSimSun" w:hAnsi="Times New Roman" w:cs="NSimSun"/>
            <w:color w:val="000000"/>
            <w:sz w:val="19"/>
            <w:szCs w:val="19"/>
          </w:rPr>
          <w:tab/>
        </w:r>
      </w:ins>
      <w:ins w:id="9042" w:author="JIE  SUN" w:date="2018-06-22T20:52: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2665CE7" w14:textId="77777777" w:rsidR="00DA3737" w:rsidRDefault="008E7778">
      <w:pPr>
        <w:rPr>
          <w:ins w:id="9043" w:author="JIE  SUN" w:date="2018-06-22T20:46:00Z"/>
          <w:lang w:val="en-US"/>
        </w:rPr>
      </w:pPr>
      <w:ins w:id="9044" w:author="JIE  SUN" w:date="2018-06-22T20:52:00Z">
        <w:r>
          <w:rPr>
            <w:rFonts w:ascii="NSimSun" w:eastAsia="NSimSun" w:hAnsi="Times New Roman" w:cs="NSimSun"/>
            <w:color w:val="000000"/>
            <w:sz w:val="19"/>
            <w:szCs w:val="19"/>
          </w:rPr>
          <w:t>}</w:t>
        </w:r>
      </w:ins>
    </w:p>
    <w:p w14:paraId="3C06DA18" w14:textId="77777777" w:rsidR="0087014B" w:rsidRDefault="0087014B">
      <w:pPr>
        <w:pStyle w:val="Caption"/>
        <w:rPr>
          <w:ins w:id="9045" w:author="像个男人一样" w:date="2018-03-22T11:48:00Z"/>
          <w:lang w:val="en-US"/>
        </w:rPr>
        <w:pPrChange w:id="9046" w:author="像个男人一样" w:date="2018-03-21T02:31:00Z">
          <w:pPr/>
        </w:pPrChange>
      </w:pPr>
    </w:p>
    <w:p w14:paraId="6DE98BD4" w14:textId="77777777" w:rsidR="0087014B" w:rsidDel="00520787" w:rsidRDefault="00D5184D">
      <w:pPr>
        <w:pStyle w:val="Caption"/>
        <w:rPr>
          <w:del w:id="9047" w:author="JIE  SUN" w:date="2018-06-22T16:32:00Z"/>
        </w:rPr>
        <w:pPrChange w:id="9048" w:author="像个男人一样" w:date="2018-03-21T02:31:00Z">
          <w:pPr/>
        </w:pPrChange>
      </w:pPr>
      <w:del w:id="9049" w:author="JIE  SUN" w:date="2018-06-22T16:32:00Z">
        <w:r w:rsidDel="00520787">
          <w:rPr>
            <w:rFonts w:hint="eastAsia"/>
            <w:lang w:val="en-US"/>
          </w:rPr>
          <w:delText xml:space="preserve">Action 3: </w:delText>
        </w:r>
      </w:del>
      <w:ins w:id="9050" w:author="jie sun" w:date="2018-04-16T22:35:00Z">
        <w:del w:id="9051" w:author="JIE  SUN" w:date="2018-06-22T16:32:00Z">
          <w:r w:rsidR="007F0ED5" w:rsidDel="00520787">
            <w:rPr>
              <w:lang w:val="en-US"/>
            </w:rPr>
            <w:delText>R</w:delText>
          </w:r>
        </w:del>
      </w:ins>
      <w:del w:id="9052" w:author="JIE  SUN" w:date="2018-06-22T16:32:00Z">
        <w:r w:rsidDel="00520787">
          <w:rPr>
            <w:rFonts w:hint="eastAsia"/>
            <w:lang w:val="en-US"/>
          </w:rPr>
          <w:delText>rotating</w:delText>
        </w:r>
        <w:r w:rsidDel="00520787">
          <w:delText xml:space="preserve"> </w:delText>
        </w:r>
      </w:del>
      <w:ins w:id="9053" w:author="jie sun" w:date="2018-04-16T22:35:00Z">
        <w:del w:id="9054" w:author="JIE  SUN" w:date="2018-06-22T16:32:00Z">
          <w:r w:rsidR="007F0ED5" w:rsidDel="00520787">
            <w:delText>A</w:delText>
          </w:r>
        </w:del>
      </w:ins>
      <w:del w:id="9055" w:author="JIE  SUN" w:date="2018-06-22T16:32:00Z">
        <w:r w:rsidDel="00520787">
          <w:delText xml:space="preserve">above </w:delText>
        </w:r>
      </w:del>
      <w:ins w:id="9056" w:author="jie sun" w:date="2018-04-16T22:35:00Z">
        <w:del w:id="9057" w:author="JIE  SUN" w:date="2018-06-22T16:32:00Z">
          <w:r w:rsidR="007F0ED5" w:rsidDel="00520787">
            <w:delText>Y</w:delText>
          </w:r>
        </w:del>
      </w:ins>
      <w:del w:id="9058" w:author="JIE  SUN" w:date="2018-06-22T16:32:00Z">
        <w:r w:rsidDel="00520787">
          <w:delText>you</w:delText>
        </w:r>
      </w:del>
      <w:ins w:id="9059" w:author="jie sun" w:date="2018-04-11T20:47:00Z">
        <w:del w:id="9060" w:author="JIE  SUN" w:date="2018-06-22T16:32:00Z">
          <w:r w:rsidR="00804078" w:rsidDel="00520787">
            <w:delText>r</w:delText>
          </w:r>
        </w:del>
      </w:ins>
      <w:del w:id="9061" w:author="JIE  SUN" w:date="2018-06-22T16:32:00Z">
        <w:r w:rsidDel="00520787">
          <w:delText xml:space="preserve"> </w:delText>
        </w:r>
      </w:del>
      <w:ins w:id="9062" w:author="jie sun" w:date="2018-04-16T22:35:00Z">
        <w:del w:id="9063" w:author="JIE  SUN" w:date="2018-06-22T16:32:00Z">
          <w:r w:rsidR="007F0ED5" w:rsidDel="00520787">
            <w:delText>B</w:delText>
          </w:r>
        </w:del>
      </w:ins>
      <w:del w:id="9064" w:author="JIE  SUN" w:date="2018-06-22T16:32:00Z">
        <w:r w:rsidDel="00520787">
          <w:delText xml:space="preserve">body, </w:delText>
        </w:r>
      </w:del>
      <w:ins w:id="9065" w:author="jie sun" w:date="2018-04-16T22:35:00Z">
        <w:del w:id="9066" w:author="JIE  SUN" w:date="2018-06-22T16:32:00Z">
          <w:r w:rsidR="007F0ED5" w:rsidDel="00520787">
            <w:delText>T</w:delText>
          </w:r>
        </w:del>
      </w:ins>
      <w:del w:id="9067" w:author="JIE  SUN" w:date="2018-06-22T16:32:00Z">
        <w:r w:rsidDel="00520787">
          <w:delText xml:space="preserve">the </w:delText>
        </w:r>
      </w:del>
      <w:ins w:id="9068" w:author="jie sun" w:date="2018-04-16T22:36:00Z">
        <w:del w:id="9069" w:author="JIE  SUN" w:date="2018-06-22T16:32:00Z">
          <w:r w:rsidR="007F0ED5" w:rsidDel="00520787">
            <w:delText>G</w:delText>
          </w:r>
        </w:del>
      </w:ins>
      <w:del w:id="9070" w:author="JIE  SUN" w:date="2018-06-22T16:32:00Z">
        <w:r w:rsidDel="00520787">
          <w:delText xml:space="preserve">glow </w:delText>
        </w:r>
      </w:del>
      <w:ins w:id="9071" w:author="jie sun" w:date="2018-04-16T22:36:00Z">
        <w:del w:id="9072" w:author="JIE  SUN" w:date="2018-06-22T16:32:00Z">
          <w:r w:rsidR="007F0ED5" w:rsidDel="00520787">
            <w:rPr>
              <w:rFonts w:hint="eastAsia"/>
            </w:rPr>
            <w:delText>S</w:delText>
          </w:r>
        </w:del>
      </w:ins>
      <w:del w:id="9073" w:author="JIE  SUN" w:date="2018-06-22T16:32:00Z">
        <w:r w:rsidDel="00520787">
          <w:delText xml:space="preserve">stick </w:delText>
        </w:r>
      </w:del>
      <w:ins w:id="9074" w:author="jie sun" w:date="2018-04-16T22:36:00Z">
        <w:del w:id="9075" w:author="JIE  SUN" w:date="2018-06-22T16:32:00Z">
          <w:r w:rsidR="007F0ED5" w:rsidDel="00520787">
            <w:rPr>
              <w:lang w:val="en-US"/>
            </w:rPr>
            <w:delText>S</w:delText>
          </w:r>
        </w:del>
      </w:ins>
      <w:del w:id="9076" w:author="JIE  SUN" w:date="2018-06-22T16:32:00Z">
        <w:r w:rsidDel="00520787">
          <w:rPr>
            <w:rFonts w:hint="eastAsia"/>
            <w:lang w:val="en-US"/>
          </w:rPr>
          <w:delText xml:space="preserve">should </w:delText>
        </w:r>
      </w:del>
      <w:ins w:id="9077" w:author="jie sun" w:date="2018-04-16T22:36:00Z">
        <w:del w:id="9078" w:author="JIE  SUN" w:date="2018-06-22T16:32:00Z">
          <w:r w:rsidR="007F0ED5" w:rsidDel="00520787">
            <w:delText>S</w:delText>
          </w:r>
        </w:del>
      </w:ins>
      <w:del w:id="9079" w:author="JIE  SUN" w:date="2018-06-22T16:32:00Z">
        <w:r w:rsidDel="00520787">
          <w:delText xml:space="preserve">show </w:delText>
        </w:r>
      </w:del>
      <w:ins w:id="9080" w:author="jie sun" w:date="2018-04-16T22:36:00Z">
        <w:del w:id="9081" w:author="JIE  SUN" w:date="2018-06-22T16:32:00Z">
          <w:r w:rsidR="007F0ED5" w:rsidDel="00520787">
            <w:delText>T</w:delText>
          </w:r>
        </w:del>
      </w:ins>
      <w:del w:id="9082" w:author="JIE  SUN" w:date="2018-06-22T16:32:00Z">
        <w:r w:rsidDel="00520787">
          <w:delText xml:space="preserve">the </w:delText>
        </w:r>
      </w:del>
      <w:ins w:id="9083" w:author="jie sun" w:date="2018-04-16T22:36:00Z">
        <w:del w:id="9084" w:author="JIE  SUN" w:date="2018-06-22T16:32:00Z">
          <w:r w:rsidR="007F0ED5" w:rsidDel="00520787">
            <w:delText>R</w:delText>
          </w:r>
        </w:del>
      </w:ins>
      <w:del w:id="9085" w:author="JIE  SUN" w:date="2018-06-22T16:32:00Z">
        <w:r w:rsidDel="00520787">
          <w:delText xml:space="preserve">red </w:delText>
        </w:r>
      </w:del>
      <w:ins w:id="9086" w:author="jie sun" w:date="2018-04-16T22:36:00Z">
        <w:del w:id="9087" w:author="JIE  SUN" w:date="2018-06-22T16:32:00Z">
          <w:r w:rsidR="007F0ED5" w:rsidDel="00520787">
            <w:delText>C</w:delText>
          </w:r>
        </w:del>
      </w:ins>
      <w:del w:id="9088" w:author="JIE  SUN" w:date="2018-06-22T16:32:00Z">
        <w:r w:rsidDel="00520787">
          <w:delText xml:space="preserve">colour. </w:delText>
        </w:r>
      </w:del>
    </w:p>
    <w:p w14:paraId="33A63E4D" w14:textId="77777777" w:rsidR="0087014B" w:rsidDel="00520787" w:rsidRDefault="00D5184D">
      <w:pPr>
        <w:jc w:val="center"/>
        <w:rPr>
          <w:ins w:id="9089" w:author="像个男人一样" w:date="2018-03-21T02:32:00Z"/>
          <w:del w:id="9090" w:author="JIE  SUN" w:date="2018-06-22T16:32:00Z"/>
        </w:rPr>
        <w:pPrChange w:id="9091" w:author="jie sun" w:date="2018-04-16T21:42:00Z">
          <w:pPr/>
        </w:pPrChange>
      </w:pPr>
      <w:del w:id="9092" w:author="JIE  SUN" w:date="2018-06-22T16:32:00Z">
        <w:r w:rsidDel="00520787">
          <w:rPr>
            <w:noProof/>
          </w:rPr>
          <w:drawing>
            <wp:inline distT="0" distB="0" distL="114300" distR="114300" wp14:anchorId="4105C6DD" wp14:editId="15AAE348">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del>
    </w:p>
    <w:p w14:paraId="0BB0D43C" w14:textId="77777777" w:rsidR="0087014B" w:rsidDel="00520787" w:rsidRDefault="00D5184D">
      <w:pPr>
        <w:pStyle w:val="Caption"/>
        <w:jc w:val="center"/>
        <w:rPr>
          <w:ins w:id="9093" w:author="像个男人一样" w:date="2018-03-22T11:48:00Z"/>
          <w:del w:id="9094" w:author="JIE  SUN" w:date="2018-06-22T16:32:00Z"/>
        </w:rPr>
        <w:pPrChange w:id="9095" w:author="jie sun" w:date="2018-04-16T21:42:00Z">
          <w:pPr/>
        </w:pPrChange>
      </w:pPr>
      <w:ins w:id="9096" w:author="像个男人一样" w:date="2018-03-21T02:32:00Z">
        <w:del w:id="9097" w:author="JIE  SUN" w:date="2018-06-22T16:32:00Z">
          <w:r w:rsidDel="00520787">
            <w:delText xml:space="preserve">Figure </w:delText>
          </w:r>
        </w:del>
      </w:ins>
      <w:ins w:id="9098" w:author="jie sun" w:date="2018-04-19T13:00:00Z">
        <w:del w:id="9099" w:author="JIE  SUN" w:date="2018-06-21T13:34:00Z">
          <w:r w:rsidR="00083FE7" w:rsidDel="00A64E7B">
            <w:rPr>
              <w:iCs w:val="0"/>
            </w:rPr>
            <w:fldChar w:fldCharType="begin"/>
          </w:r>
          <w:r w:rsidR="00083FE7" w:rsidDel="00A64E7B">
            <w:delInstrText xml:space="preserve"> STYLEREF 1 \s </w:delInstrText>
          </w:r>
        </w:del>
      </w:ins>
      <w:del w:id="9100" w:author="JIE  SUN" w:date="2018-06-21T13:34:00Z">
        <w:r w:rsidR="00083FE7" w:rsidDel="00A64E7B">
          <w:rPr>
            <w:iCs w:val="0"/>
          </w:rPr>
          <w:fldChar w:fldCharType="separate"/>
        </w:r>
        <w:r w:rsidR="00083FE7" w:rsidDel="00A64E7B">
          <w:rPr>
            <w:noProof/>
          </w:rPr>
          <w:delText>4</w:delText>
        </w:r>
      </w:del>
      <w:ins w:id="9101" w:author="jie sun" w:date="2018-04-19T13:00:00Z">
        <w:del w:id="9102"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9103" w:author="JIE  SUN" w:date="2018-06-21T13:34:00Z">
        <w:r w:rsidR="00083FE7" w:rsidDel="00A64E7B">
          <w:rPr>
            <w:iCs w:val="0"/>
          </w:rPr>
          <w:fldChar w:fldCharType="separate"/>
        </w:r>
      </w:del>
      <w:ins w:id="9104" w:author="jie sun" w:date="2018-04-19T13:00:00Z">
        <w:del w:id="9105" w:author="JIE  SUN" w:date="2018-06-21T13:34:00Z">
          <w:r w:rsidR="00083FE7" w:rsidDel="00A64E7B">
            <w:rPr>
              <w:noProof/>
            </w:rPr>
            <w:delText>15</w:delText>
          </w:r>
          <w:r w:rsidR="00083FE7" w:rsidDel="00A64E7B">
            <w:rPr>
              <w:iCs w:val="0"/>
            </w:rPr>
            <w:fldChar w:fldCharType="end"/>
          </w:r>
        </w:del>
      </w:ins>
      <w:ins w:id="9106" w:author="像个男人一样" w:date="2018-03-21T02:32:00Z">
        <w:del w:id="9107" w:author="JIE  SUN" w:date="2018-06-22T16:32:00Z">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Figure \* ARABIC \s 1 </w:delInstrText>
          </w:r>
          <w:r w:rsidDel="00520787">
            <w:rPr>
              <w:iCs w:val="0"/>
            </w:rPr>
            <w:fldChar w:fldCharType="separate"/>
          </w:r>
        </w:del>
      </w:ins>
      <w:ins w:id="9108" w:author="像个男人一样" w:date="2018-03-22T11:51:00Z">
        <w:del w:id="9109" w:author="JIE  SUN" w:date="2018-06-22T16:32:00Z">
          <w:r w:rsidDel="00520787">
            <w:delText>14</w:delText>
          </w:r>
        </w:del>
      </w:ins>
      <w:ins w:id="9110" w:author="像个男人一样" w:date="2018-03-21T02:32:00Z">
        <w:del w:id="9111" w:author="JIE  SUN" w:date="2018-06-22T16:32:00Z">
          <w:r w:rsidDel="00520787">
            <w:rPr>
              <w:iCs w:val="0"/>
            </w:rPr>
            <w:fldChar w:fldCharType="end"/>
          </w:r>
          <w:bookmarkStart w:id="9112" w:name="_Toc20768"/>
          <w:bookmarkStart w:id="9113" w:name="_Toc22677"/>
          <w:bookmarkStart w:id="9114" w:name="_Toc23284"/>
          <w:bookmarkStart w:id="9115" w:name="_Toc16066"/>
          <w:bookmarkStart w:id="9116" w:name="_Toc16270"/>
          <w:bookmarkStart w:id="9117" w:name="_Toc12430"/>
          <w:bookmarkStart w:id="9118" w:name="_Toc19962"/>
          <w:bookmarkStart w:id="9119" w:name="_Toc2983"/>
          <w:bookmarkStart w:id="9120" w:name="_Toc10510"/>
          <w:bookmarkStart w:id="9121" w:name="_Toc12975"/>
          <w:bookmarkStart w:id="9122" w:name="_Toc25978"/>
          <w:bookmarkStart w:id="9123" w:name="_Toc23055"/>
          <w:bookmarkStart w:id="9124" w:name="_Toc4662"/>
          <w:bookmarkStart w:id="9125" w:name="_Toc14714"/>
          <w:bookmarkStart w:id="9126" w:name="_Toc13371"/>
          <w:bookmarkStart w:id="9127" w:name="_Toc31414"/>
          <w:bookmarkStart w:id="9128" w:name="_Toc15869"/>
          <w:bookmarkStart w:id="9129" w:name="_Toc30755"/>
          <w:bookmarkStart w:id="9130" w:name="_Toc7325"/>
          <w:bookmarkStart w:id="9131" w:name="_Toc10451"/>
          <w:bookmarkStart w:id="9132" w:name="_Toc23652"/>
          <w:bookmarkStart w:id="9133" w:name="_Toc27309"/>
          <w:bookmarkStart w:id="9134" w:name="_Toc23081"/>
          <w:bookmarkStart w:id="9135" w:name="_Toc5480"/>
          <w:bookmarkStart w:id="9136" w:name="_Toc23047"/>
          <w:r w:rsidDel="00520787">
            <w:rPr>
              <w:rFonts w:hint="eastAsia"/>
            </w:rPr>
            <w:delText>:</w:delText>
          </w:r>
        </w:del>
      </w:ins>
      <w:ins w:id="9137" w:author="像个男人一样" w:date="2018-03-22T11:48:00Z">
        <w:del w:id="9138" w:author="JIE  SUN" w:date="2018-06-22T16:32:00Z">
          <w:r w:rsidDel="00520787">
            <w:rPr>
              <w:rFonts w:hint="eastAsia"/>
              <w:lang w:val="en-US"/>
            </w:rPr>
            <w:delText xml:space="preserve"> </w:delText>
          </w:r>
        </w:del>
      </w:ins>
      <w:ins w:id="9139" w:author="像个男人一样" w:date="2018-03-21T02:32:00Z">
        <w:del w:id="9140" w:author="JIE  SUN" w:date="2018-06-22T16:32:00Z">
          <w:r w:rsidDel="00520787">
            <w:rPr>
              <w:rFonts w:hint="eastAsia"/>
            </w:rPr>
            <w:delText xml:space="preserve">Spinning </w:delText>
          </w:r>
        </w:del>
      </w:ins>
      <w:ins w:id="9141" w:author="jie sun" w:date="2018-04-16T22:36:00Z">
        <w:del w:id="9142" w:author="JIE  SUN" w:date="2018-06-22T16:32:00Z">
          <w:r w:rsidR="00841C6E" w:rsidDel="00520787">
            <w:delText>A</w:delText>
          </w:r>
        </w:del>
      </w:ins>
      <w:ins w:id="9143" w:author="像个男人一样" w:date="2018-03-21T02:32:00Z">
        <w:del w:id="9144" w:author="JIE  SUN" w:date="2018-06-22T16:32:00Z">
          <w:r w:rsidDel="00520787">
            <w:rPr>
              <w:rFonts w:hint="eastAsia"/>
            </w:rPr>
            <w:delText xml:space="preserve">angle </w:delText>
          </w:r>
        </w:del>
      </w:ins>
      <w:ins w:id="9145" w:author="jie sun" w:date="2018-04-16T22:36:00Z">
        <w:del w:id="9146" w:author="JIE  SUN" w:date="2018-06-22T16:32:00Z">
          <w:r w:rsidR="00841C6E" w:rsidDel="00520787">
            <w:delText>C</w:delText>
          </w:r>
        </w:del>
      </w:ins>
      <w:ins w:id="9147" w:author="像个男人一样" w:date="2018-03-21T02:32:00Z">
        <w:del w:id="9148" w:author="JIE  SUN" w:date="2018-06-22T16:32:00Z">
          <w:r w:rsidDel="00520787">
            <w:rPr>
              <w:rFonts w:hint="eastAsia"/>
            </w:rPr>
            <w:delText xml:space="preserve">changes </w:delText>
          </w:r>
        </w:del>
      </w:ins>
      <w:ins w:id="9149" w:author="jie sun" w:date="2018-04-16T22:36:00Z">
        <w:del w:id="9150" w:author="JIE  SUN" w:date="2018-06-22T16:32:00Z">
          <w:r w:rsidR="00841C6E" w:rsidDel="00520787">
            <w:delText>I</w:delText>
          </w:r>
        </w:del>
      </w:ins>
      <w:ins w:id="9151" w:author="像个男人一样" w:date="2018-03-21T02:32:00Z">
        <w:del w:id="9152" w:author="JIE  SUN" w:date="2018-06-22T16:32:00Z">
          <w:r w:rsidDel="00520787">
            <w:rPr>
              <w:rFonts w:hint="eastAsia"/>
            </w:rPr>
            <w:delText xml:space="preserve">in </w:delText>
          </w:r>
        </w:del>
      </w:ins>
      <w:ins w:id="9153" w:author="jie sun" w:date="2018-04-16T22:36:00Z">
        <w:del w:id="9154" w:author="JIE  SUN" w:date="2018-06-22T16:32:00Z">
          <w:r w:rsidR="00841C6E" w:rsidDel="00520787">
            <w:delText>A</w:delText>
          </w:r>
        </w:del>
      </w:ins>
      <w:ins w:id="9155" w:author="像个男人一样" w:date="2018-03-21T02:32:00Z">
        <w:del w:id="9156" w:author="JIE  SUN" w:date="2018-06-22T16:32:00Z">
          <w:r w:rsidDel="00520787">
            <w:rPr>
              <w:rFonts w:hint="eastAsia"/>
            </w:rPr>
            <w:delText>action 3</w:delText>
          </w:r>
        </w:del>
      </w:ins>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p>
    <w:p w14:paraId="19CAC77C" w14:textId="77777777" w:rsidR="0087014B" w:rsidDel="00520787" w:rsidRDefault="00D5184D">
      <w:pPr>
        <w:pStyle w:val="Caption"/>
        <w:jc w:val="center"/>
        <w:rPr>
          <w:del w:id="9157" w:author="JIE  SUN" w:date="2018-06-22T16:32:00Z"/>
        </w:rPr>
        <w:pPrChange w:id="9158" w:author="jie sun" w:date="2018-04-16T21:42:00Z">
          <w:pPr/>
        </w:pPrChange>
      </w:pPr>
      <w:bookmarkStart w:id="9159" w:name="_Toc511906366"/>
      <w:ins w:id="9160" w:author="像个男人一样" w:date="2018-03-22T11:48:00Z">
        <w:del w:id="9161" w:author="JIE  SUN" w:date="2018-06-22T16:32:00Z">
          <w:r w:rsidDel="00520787">
            <w:delText xml:space="preserve">Table </w:delText>
          </w:r>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Table \* ARABIC \s 1 </w:delInstrText>
          </w:r>
          <w:r w:rsidDel="00520787">
            <w:rPr>
              <w:iCs w:val="0"/>
            </w:rPr>
            <w:fldChar w:fldCharType="separate"/>
          </w:r>
        </w:del>
      </w:ins>
      <w:ins w:id="9162" w:author="像个男人一样" w:date="2018-03-22T11:51:00Z">
        <w:del w:id="9163" w:author="JIE  SUN" w:date="2018-06-22T16:32:00Z">
          <w:r w:rsidDel="00520787">
            <w:delText>5</w:delText>
          </w:r>
        </w:del>
      </w:ins>
      <w:ins w:id="9164" w:author="像个男人一样" w:date="2018-03-22T11:48:00Z">
        <w:del w:id="9165" w:author="JIE  SUN" w:date="2018-06-22T16:32:00Z">
          <w:r w:rsidDel="00520787">
            <w:rPr>
              <w:iCs w:val="0"/>
            </w:rPr>
            <w:fldChar w:fldCharType="end"/>
          </w:r>
          <w:bookmarkStart w:id="9166" w:name="_Toc23980"/>
          <w:bookmarkStart w:id="9167" w:name="_Toc30349"/>
          <w:bookmarkStart w:id="9168" w:name="_Toc16670"/>
          <w:bookmarkStart w:id="9169" w:name="_Toc16159"/>
          <w:bookmarkStart w:id="9170" w:name="_Toc24551"/>
          <w:bookmarkStart w:id="9171" w:name="_Toc16597"/>
          <w:bookmarkStart w:id="9172" w:name="_Toc5804"/>
          <w:bookmarkStart w:id="9173" w:name="_Toc15335"/>
          <w:bookmarkStart w:id="9174" w:name="_Toc7240"/>
          <w:bookmarkStart w:id="9175" w:name="_Toc12709"/>
          <w:bookmarkStart w:id="9176" w:name="_Toc25064"/>
          <w:bookmarkStart w:id="9177" w:name="_Toc13186"/>
          <w:bookmarkStart w:id="9178" w:name="_Toc31138"/>
          <w:bookmarkStart w:id="9179" w:name="_Toc32704"/>
          <w:bookmarkStart w:id="9180" w:name="_Toc16383"/>
          <w:bookmarkStart w:id="9181" w:name="_Toc25345"/>
          <w:bookmarkStart w:id="9182" w:name="_Toc6447"/>
          <w:bookmarkStart w:id="9183" w:name="_Toc19520"/>
          <w:bookmarkStart w:id="9184" w:name="_Toc28357"/>
          <w:bookmarkStart w:id="9185" w:name="_Toc32713"/>
          <w:bookmarkStart w:id="9186" w:name="_Toc24951"/>
          <w:r w:rsidDel="00520787">
            <w:rPr>
              <w:rFonts w:hint="eastAsia"/>
            </w:rPr>
            <w:delText>:</w:delText>
          </w:r>
          <w:r w:rsidDel="00520787">
            <w:rPr>
              <w:rFonts w:hint="eastAsia"/>
              <w:lang w:val="en-US"/>
            </w:rPr>
            <w:delText xml:space="preserve"> </w:delText>
          </w:r>
          <w:r w:rsidDel="00520787">
            <w:rPr>
              <w:rFonts w:hint="eastAsia"/>
            </w:rPr>
            <w:delText xml:space="preserve">Spinning </w:delText>
          </w:r>
        </w:del>
      </w:ins>
      <w:ins w:id="9187" w:author="jie sun" w:date="2018-04-16T22:36:00Z">
        <w:del w:id="9188" w:author="JIE  SUN" w:date="2018-06-22T16:32:00Z">
          <w:r w:rsidR="00841C6E" w:rsidDel="00520787">
            <w:delText>A</w:delText>
          </w:r>
        </w:del>
      </w:ins>
      <w:ins w:id="9189" w:author="像个男人一样" w:date="2018-03-22T11:48:00Z">
        <w:del w:id="9190" w:author="JIE  SUN" w:date="2018-06-22T16:32:00Z">
          <w:r w:rsidDel="00520787">
            <w:rPr>
              <w:rFonts w:hint="eastAsia"/>
            </w:rPr>
            <w:delText xml:space="preserve">angle </w:delText>
          </w:r>
        </w:del>
      </w:ins>
      <w:ins w:id="9191" w:author="jie sun" w:date="2018-04-16T22:36:00Z">
        <w:del w:id="9192" w:author="JIE  SUN" w:date="2018-06-22T16:32:00Z">
          <w:r w:rsidR="00841C6E" w:rsidDel="00520787">
            <w:delText>R</w:delText>
          </w:r>
        </w:del>
      </w:ins>
      <w:ins w:id="9193" w:author="像个男人一样" w:date="2018-03-22T11:48:00Z">
        <w:del w:id="9194" w:author="JIE  SUN" w:date="2018-06-22T16:32:00Z">
          <w:r w:rsidDel="00520787">
            <w:rPr>
              <w:rFonts w:hint="eastAsia"/>
            </w:rPr>
            <w:delText xml:space="preserve">restrictions </w:delText>
          </w:r>
        </w:del>
      </w:ins>
      <w:ins w:id="9195" w:author="jie sun" w:date="2018-04-16T22:36:00Z">
        <w:del w:id="9196" w:author="JIE  SUN" w:date="2018-06-22T16:32:00Z">
          <w:r w:rsidR="00841C6E" w:rsidDel="00520787">
            <w:delText>I</w:delText>
          </w:r>
        </w:del>
      </w:ins>
      <w:ins w:id="9197" w:author="像个男人一样" w:date="2018-03-22T11:48:00Z">
        <w:del w:id="9198" w:author="JIE  SUN" w:date="2018-06-22T16:32:00Z">
          <w:r w:rsidDel="00520787">
            <w:rPr>
              <w:rFonts w:hint="eastAsia"/>
            </w:rPr>
            <w:delText xml:space="preserve">in </w:delText>
          </w:r>
        </w:del>
      </w:ins>
      <w:ins w:id="9199" w:author="jie sun" w:date="2018-04-16T22:36:00Z">
        <w:del w:id="9200" w:author="JIE  SUN" w:date="2018-06-22T16:32:00Z">
          <w:r w:rsidR="00841C6E" w:rsidDel="00520787">
            <w:delText>A</w:delText>
          </w:r>
        </w:del>
      </w:ins>
      <w:ins w:id="9201" w:author="像个男人一样" w:date="2018-03-22T11:48:00Z">
        <w:del w:id="9202" w:author="JIE  SUN" w:date="2018-06-22T16:32:00Z">
          <w:r w:rsidDel="00520787">
            <w:rPr>
              <w:rFonts w:hint="eastAsia"/>
            </w:rPr>
            <w:delText>action 3</w:delText>
          </w:r>
        </w:del>
      </w:ins>
      <w:bookmarkEnd w:id="9159"/>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p>
    <w:tbl>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9203" w:author="jie sun" w:date="2018-04-16T21:42: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1862"/>
        <w:gridCol w:w="908"/>
        <w:gridCol w:w="1650"/>
        <w:tblGridChange w:id="9204">
          <w:tblGrid>
            <w:gridCol w:w="1862"/>
            <w:gridCol w:w="908"/>
            <w:gridCol w:w="1650"/>
          </w:tblGrid>
        </w:tblGridChange>
      </w:tblGrid>
      <w:tr w:rsidR="0087014B" w:rsidDel="00520787" w14:paraId="642DE583" w14:textId="77777777" w:rsidTr="00701728">
        <w:trPr>
          <w:trHeight w:val="396"/>
          <w:jc w:val="center"/>
          <w:del w:id="9205" w:author="JIE  SUN" w:date="2018-06-22T16:32:00Z"/>
          <w:trPrChange w:id="9206" w:author="jie sun" w:date="2018-04-16T21:42:00Z">
            <w:trPr>
              <w:trHeight w:val="396"/>
            </w:trPr>
          </w:trPrChange>
        </w:trPr>
        <w:tc>
          <w:tcPr>
            <w:tcW w:w="1862" w:type="dxa"/>
            <w:shd w:val="clear" w:color="auto" w:fill="auto"/>
            <w:vAlign w:val="center"/>
            <w:tcPrChange w:id="9207" w:author="jie sun" w:date="2018-04-16T21:42:00Z">
              <w:tcPr>
                <w:tcW w:w="1862" w:type="dxa"/>
                <w:shd w:val="clear" w:color="auto" w:fill="auto"/>
                <w:vAlign w:val="center"/>
              </w:tcPr>
            </w:tcPrChange>
          </w:tcPr>
          <w:p w14:paraId="135390AE" w14:textId="77777777" w:rsidR="0087014B" w:rsidDel="00520787" w:rsidRDefault="00D5184D">
            <w:pPr>
              <w:jc w:val="center"/>
              <w:textAlignment w:val="center"/>
              <w:rPr>
                <w:del w:id="9208" w:author="JIE  SUN" w:date="2018-06-22T16:32:00Z"/>
                <w:rFonts w:ascii="SimSun" w:eastAsia="SimSun" w:hAnsi="SimSun" w:cs="SimSun"/>
                <w:color w:val="000000"/>
                <w:sz w:val="22"/>
              </w:rPr>
            </w:pPr>
            <w:del w:id="9209" w:author="JIE  SUN" w:date="2018-06-22T16:32:00Z">
              <w:r w:rsidDel="00520787">
                <w:rPr>
                  <w:rFonts w:ascii="SimSun" w:eastAsia="SimSun" w:hAnsi="SimSun" w:cs="SimSun" w:hint="eastAsia"/>
                  <w:color w:val="000000"/>
                  <w:sz w:val="22"/>
                  <w:lang w:val="en-US" w:bidi="ar"/>
                </w:rPr>
                <w:delText>Gyro valid rang</w:delText>
              </w:r>
            </w:del>
          </w:p>
        </w:tc>
        <w:tc>
          <w:tcPr>
            <w:tcW w:w="908" w:type="dxa"/>
            <w:shd w:val="clear" w:color="auto" w:fill="auto"/>
            <w:vAlign w:val="center"/>
            <w:tcPrChange w:id="9210" w:author="jie sun" w:date="2018-04-16T21:42:00Z">
              <w:tcPr>
                <w:tcW w:w="908" w:type="dxa"/>
                <w:shd w:val="clear" w:color="auto" w:fill="auto"/>
                <w:vAlign w:val="center"/>
              </w:tcPr>
            </w:tcPrChange>
          </w:tcPr>
          <w:p w14:paraId="07E21245" w14:textId="77777777" w:rsidR="0087014B" w:rsidDel="00520787" w:rsidRDefault="00D5184D">
            <w:pPr>
              <w:jc w:val="center"/>
              <w:textAlignment w:val="center"/>
              <w:rPr>
                <w:del w:id="9211" w:author="JIE  SUN" w:date="2018-06-22T16:32:00Z"/>
                <w:rFonts w:ascii="SimSun" w:eastAsia="SimSun" w:hAnsi="SimSun" w:cs="SimSun"/>
                <w:color w:val="000000"/>
                <w:sz w:val="22"/>
              </w:rPr>
            </w:pPr>
            <w:del w:id="9212" w:author="JIE  SUN" w:date="2018-06-22T16:32:00Z">
              <w:r w:rsidDel="00520787">
                <w:rPr>
                  <w:rFonts w:ascii="SimSun" w:eastAsia="SimSun" w:hAnsi="SimSun" w:cs="SimSun" w:hint="eastAsia"/>
                  <w:color w:val="000000"/>
                  <w:sz w:val="22"/>
                  <w:lang w:val="en-US" w:bidi="ar"/>
                </w:rPr>
                <w:delText xml:space="preserve">Minimum </w:delText>
              </w:r>
            </w:del>
          </w:p>
        </w:tc>
        <w:tc>
          <w:tcPr>
            <w:tcW w:w="1650" w:type="dxa"/>
            <w:shd w:val="clear" w:color="auto" w:fill="auto"/>
            <w:vAlign w:val="center"/>
            <w:tcPrChange w:id="9213" w:author="jie sun" w:date="2018-04-16T21:42:00Z">
              <w:tcPr>
                <w:tcW w:w="1650" w:type="dxa"/>
                <w:shd w:val="clear" w:color="auto" w:fill="auto"/>
                <w:vAlign w:val="center"/>
              </w:tcPr>
            </w:tcPrChange>
          </w:tcPr>
          <w:p w14:paraId="06E3973E" w14:textId="77777777" w:rsidR="0087014B" w:rsidDel="00520787" w:rsidRDefault="00D5184D">
            <w:pPr>
              <w:jc w:val="center"/>
              <w:textAlignment w:val="center"/>
              <w:rPr>
                <w:del w:id="9214" w:author="JIE  SUN" w:date="2018-06-22T16:32:00Z"/>
                <w:rFonts w:ascii="SimSun" w:eastAsia="SimSun" w:hAnsi="SimSun" w:cs="SimSun"/>
                <w:color w:val="000000"/>
                <w:sz w:val="22"/>
              </w:rPr>
            </w:pPr>
            <w:del w:id="9215" w:author="JIE  SUN" w:date="2018-06-22T16:32:00Z">
              <w:r w:rsidDel="00520787">
                <w:rPr>
                  <w:rFonts w:ascii="SimSun" w:eastAsia="SimSun" w:hAnsi="SimSun" w:cs="SimSun" w:hint="eastAsia"/>
                  <w:color w:val="000000"/>
                  <w:sz w:val="22"/>
                  <w:lang w:val="en-US" w:bidi="ar"/>
                </w:rPr>
                <w:delText>Maximum</w:delText>
              </w:r>
            </w:del>
          </w:p>
        </w:tc>
      </w:tr>
      <w:tr w:rsidR="0087014B" w:rsidDel="00520787" w14:paraId="4EFDF652" w14:textId="77777777" w:rsidTr="00701728">
        <w:trPr>
          <w:trHeight w:val="286"/>
          <w:jc w:val="center"/>
          <w:del w:id="9216" w:author="JIE  SUN" w:date="2018-06-22T16:32:00Z"/>
          <w:trPrChange w:id="9217" w:author="jie sun" w:date="2018-04-16T21:42:00Z">
            <w:trPr>
              <w:trHeight w:val="286"/>
            </w:trPr>
          </w:trPrChange>
        </w:trPr>
        <w:tc>
          <w:tcPr>
            <w:tcW w:w="1862" w:type="dxa"/>
            <w:shd w:val="clear" w:color="auto" w:fill="auto"/>
            <w:vAlign w:val="center"/>
            <w:tcPrChange w:id="9218" w:author="jie sun" w:date="2018-04-16T21:42:00Z">
              <w:tcPr>
                <w:tcW w:w="1862" w:type="dxa"/>
                <w:shd w:val="clear" w:color="auto" w:fill="auto"/>
                <w:vAlign w:val="center"/>
              </w:tcPr>
            </w:tcPrChange>
          </w:tcPr>
          <w:p w14:paraId="4FCAB113" w14:textId="77777777" w:rsidR="0087014B" w:rsidDel="00520787" w:rsidRDefault="00D5184D">
            <w:pPr>
              <w:jc w:val="center"/>
              <w:textAlignment w:val="center"/>
              <w:rPr>
                <w:del w:id="9219" w:author="JIE  SUN" w:date="2018-06-22T16:32:00Z"/>
                <w:rFonts w:ascii="SimSun" w:eastAsia="SimSun" w:hAnsi="SimSun" w:cs="SimSun"/>
                <w:color w:val="000000"/>
                <w:sz w:val="22"/>
              </w:rPr>
            </w:pPr>
            <w:del w:id="9220" w:author="JIE  SUN" w:date="2018-06-22T16:32:00Z">
              <w:r w:rsidDel="00520787">
                <w:rPr>
                  <w:rFonts w:ascii="SimSun" w:eastAsia="SimSun" w:hAnsi="SimSun" w:cs="SimSun" w:hint="eastAsia"/>
                  <w:color w:val="000000"/>
                  <w:sz w:val="22"/>
                  <w:lang w:val="en-US" w:bidi="ar"/>
                </w:rPr>
                <w:delText>X-axis</w:delText>
              </w:r>
            </w:del>
          </w:p>
        </w:tc>
        <w:tc>
          <w:tcPr>
            <w:tcW w:w="908" w:type="dxa"/>
            <w:shd w:val="clear" w:color="auto" w:fill="auto"/>
            <w:vAlign w:val="center"/>
            <w:tcPrChange w:id="9221" w:author="jie sun" w:date="2018-04-16T21:42:00Z">
              <w:tcPr>
                <w:tcW w:w="908" w:type="dxa"/>
                <w:shd w:val="clear" w:color="auto" w:fill="auto"/>
                <w:vAlign w:val="center"/>
              </w:tcPr>
            </w:tcPrChange>
          </w:tcPr>
          <w:p w14:paraId="2DF8019E" w14:textId="77777777" w:rsidR="0087014B" w:rsidDel="00520787" w:rsidRDefault="00D5184D">
            <w:pPr>
              <w:jc w:val="center"/>
              <w:rPr>
                <w:del w:id="9222" w:author="JIE  SUN" w:date="2018-06-22T16:32:00Z"/>
                <w:rFonts w:ascii="SimSun" w:eastAsia="SimSun" w:hAnsi="SimSun" w:cs="SimSun"/>
                <w:color w:val="000000"/>
                <w:sz w:val="22"/>
                <w:lang w:val="en-US"/>
              </w:rPr>
            </w:pPr>
            <w:del w:id="9223" w:author="JIE  SUN" w:date="2018-06-22T16:32:00Z">
              <w:r w:rsidDel="00520787">
                <w:rPr>
                  <w:rFonts w:ascii="SimSun" w:eastAsia="SimSun" w:hAnsi="SimSun" w:cs="SimSun" w:hint="eastAsia"/>
                  <w:color w:val="000000"/>
                  <w:sz w:val="22"/>
                  <w:lang w:val="en-US"/>
                </w:rPr>
                <w:delText xml:space="preserve"> -15°</w:delText>
              </w:r>
            </w:del>
          </w:p>
        </w:tc>
        <w:tc>
          <w:tcPr>
            <w:tcW w:w="1650" w:type="dxa"/>
            <w:shd w:val="clear" w:color="auto" w:fill="auto"/>
            <w:vAlign w:val="center"/>
            <w:tcPrChange w:id="9224" w:author="jie sun" w:date="2018-04-16T21:42:00Z">
              <w:tcPr>
                <w:tcW w:w="1650" w:type="dxa"/>
                <w:shd w:val="clear" w:color="auto" w:fill="auto"/>
                <w:vAlign w:val="center"/>
              </w:tcPr>
            </w:tcPrChange>
          </w:tcPr>
          <w:p w14:paraId="1E62CA77" w14:textId="77777777" w:rsidR="0087014B" w:rsidDel="00520787" w:rsidRDefault="00D5184D">
            <w:pPr>
              <w:jc w:val="center"/>
              <w:rPr>
                <w:del w:id="9225" w:author="JIE  SUN" w:date="2018-06-22T16:32:00Z"/>
                <w:rFonts w:ascii="SimSun" w:eastAsia="SimSun" w:hAnsi="SimSun" w:cs="SimSun"/>
                <w:color w:val="000000"/>
                <w:sz w:val="22"/>
                <w:lang w:val="en-US"/>
              </w:rPr>
            </w:pPr>
            <w:del w:id="9226" w:author="JIE  SUN" w:date="2018-06-22T16:32:00Z">
              <w:r w:rsidDel="00520787">
                <w:rPr>
                  <w:rFonts w:ascii="SimSun" w:eastAsia="SimSun" w:hAnsi="SimSun" w:cs="SimSun" w:hint="eastAsia"/>
                  <w:color w:val="000000"/>
                  <w:sz w:val="22"/>
                  <w:lang w:val="en-US"/>
                </w:rPr>
                <w:delText>15°</w:delText>
              </w:r>
            </w:del>
          </w:p>
        </w:tc>
      </w:tr>
      <w:tr w:rsidR="0087014B" w:rsidDel="00520787" w14:paraId="739225A9" w14:textId="77777777" w:rsidTr="00701728">
        <w:trPr>
          <w:trHeight w:val="286"/>
          <w:jc w:val="center"/>
          <w:del w:id="9227" w:author="JIE  SUN" w:date="2018-06-22T16:32:00Z"/>
          <w:trPrChange w:id="9228" w:author="jie sun" w:date="2018-04-16T21:42:00Z">
            <w:trPr>
              <w:trHeight w:val="286"/>
            </w:trPr>
          </w:trPrChange>
        </w:trPr>
        <w:tc>
          <w:tcPr>
            <w:tcW w:w="1862" w:type="dxa"/>
            <w:shd w:val="clear" w:color="auto" w:fill="auto"/>
            <w:vAlign w:val="center"/>
            <w:tcPrChange w:id="9229" w:author="jie sun" w:date="2018-04-16T21:42:00Z">
              <w:tcPr>
                <w:tcW w:w="1862" w:type="dxa"/>
                <w:shd w:val="clear" w:color="auto" w:fill="auto"/>
                <w:vAlign w:val="center"/>
              </w:tcPr>
            </w:tcPrChange>
          </w:tcPr>
          <w:p w14:paraId="7FDF7F60" w14:textId="77777777" w:rsidR="0087014B" w:rsidDel="00520787" w:rsidRDefault="00D5184D">
            <w:pPr>
              <w:jc w:val="center"/>
              <w:textAlignment w:val="center"/>
              <w:rPr>
                <w:del w:id="9230" w:author="JIE  SUN" w:date="2018-06-22T16:32:00Z"/>
                <w:rFonts w:ascii="SimSun" w:eastAsia="SimSun" w:hAnsi="SimSun" w:cs="SimSun"/>
                <w:color w:val="000000"/>
                <w:sz w:val="22"/>
              </w:rPr>
            </w:pPr>
            <w:del w:id="9231" w:author="JIE  SUN" w:date="2018-06-22T16:32:00Z">
              <w:r w:rsidDel="00520787">
                <w:rPr>
                  <w:rFonts w:ascii="SimSun" w:eastAsia="SimSun" w:hAnsi="SimSun" w:cs="SimSun" w:hint="eastAsia"/>
                  <w:color w:val="000000"/>
                  <w:sz w:val="22"/>
                  <w:lang w:val="en-US" w:bidi="ar"/>
                </w:rPr>
                <w:delText>Y-aixs</w:delText>
              </w:r>
            </w:del>
          </w:p>
        </w:tc>
        <w:tc>
          <w:tcPr>
            <w:tcW w:w="908" w:type="dxa"/>
            <w:shd w:val="clear" w:color="auto" w:fill="auto"/>
            <w:vAlign w:val="center"/>
            <w:tcPrChange w:id="9232" w:author="jie sun" w:date="2018-04-16T21:42:00Z">
              <w:tcPr>
                <w:tcW w:w="908" w:type="dxa"/>
                <w:shd w:val="clear" w:color="auto" w:fill="auto"/>
                <w:vAlign w:val="center"/>
              </w:tcPr>
            </w:tcPrChange>
          </w:tcPr>
          <w:p w14:paraId="3C26930A" w14:textId="77777777" w:rsidR="0087014B" w:rsidDel="00520787" w:rsidRDefault="00D5184D">
            <w:pPr>
              <w:jc w:val="center"/>
              <w:rPr>
                <w:del w:id="9233" w:author="JIE  SUN" w:date="2018-06-22T16:32:00Z"/>
                <w:rFonts w:ascii="SimSun" w:eastAsia="SimSun" w:hAnsi="SimSun" w:cs="SimSun"/>
                <w:color w:val="000000"/>
                <w:sz w:val="22"/>
                <w:lang w:val="en-US"/>
              </w:rPr>
            </w:pPr>
            <w:del w:id="9234" w:author="JIE  SUN" w:date="2018-06-22T16:32:00Z">
              <w:r w:rsidDel="00520787">
                <w:rPr>
                  <w:rFonts w:ascii="SimSun" w:eastAsia="SimSun" w:hAnsi="SimSun" w:cs="SimSun" w:hint="eastAsia"/>
                  <w:color w:val="000000"/>
                  <w:sz w:val="22"/>
                  <w:lang w:val="en-US"/>
                </w:rPr>
                <w:delText>-15°</w:delText>
              </w:r>
            </w:del>
          </w:p>
        </w:tc>
        <w:tc>
          <w:tcPr>
            <w:tcW w:w="1650" w:type="dxa"/>
            <w:shd w:val="clear" w:color="auto" w:fill="auto"/>
            <w:vAlign w:val="center"/>
            <w:tcPrChange w:id="9235" w:author="jie sun" w:date="2018-04-16T21:42:00Z">
              <w:tcPr>
                <w:tcW w:w="1650" w:type="dxa"/>
                <w:shd w:val="clear" w:color="auto" w:fill="auto"/>
                <w:vAlign w:val="center"/>
              </w:tcPr>
            </w:tcPrChange>
          </w:tcPr>
          <w:p w14:paraId="2EE3C891" w14:textId="77777777" w:rsidR="0087014B" w:rsidDel="00520787" w:rsidRDefault="00D5184D">
            <w:pPr>
              <w:jc w:val="center"/>
              <w:rPr>
                <w:del w:id="9236" w:author="JIE  SUN" w:date="2018-06-22T16:32:00Z"/>
                <w:rFonts w:ascii="SimSun" w:eastAsia="SimSun" w:hAnsi="SimSun" w:cs="SimSun"/>
                <w:color w:val="000000"/>
                <w:sz w:val="22"/>
                <w:lang w:val="en-US"/>
              </w:rPr>
            </w:pPr>
            <w:del w:id="9237" w:author="JIE  SUN" w:date="2018-06-22T16:32:00Z">
              <w:r w:rsidDel="00520787">
                <w:rPr>
                  <w:rFonts w:ascii="SimSun" w:eastAsia="SimSun" w:hAnsi="SimSun" w:cs="SimSun" w:hint="eastAsia"/>
                  <w:color w:val="000000"/>
                  <w:sz w:val="22"/>
                  <w:lang w:val="en-US"/>
                </w:rPr>
                <w:delText>15°</w:delText>
              </w:r>
            </w:del>
          </w:p>
        </w:tc>
      </w:tr>
      <w:tr w:rsidR="0087014B" w:rsidDel="00520787" w14:paraId="0C36A4D0" w14:textId="77777777" w:rsidTr="00701728">
        <w:trPr>
          <w:trHeight w:val="286"/>
          <w:jc w:val="center"/>
          <w:del w:id="9238" w:author="JIE  SUN" w:date="2018-06-22T16:32:00Z"/>
          <w:trPrChange w:id="9239" w:author="jie sun" w:date="2018-04-16T21:42:00Z">
            <w:trPr>
              <w:trHeight w:val="286"/>
            </w:trPr>
          </w:trPrChange>
        </w:trPr>
        <w:tc>
          <w:tcPr>
            <w:tcW w:w="1862" w:type="dxa"/>
            <w:shd w:val="clear" w:color="auto" w:fill="auto"/>
            <w:vAlign w:val="center"/>
            <w:tcPrChange w:id="9240" w:author="jie sun" w:date="2018-04-16T21:42:00Z">
              <w:tcPr>
                <w:tcW w:w="1862" w:type="dxa"/>
                <w:shd w:val="clear" w:color="auto" w:fill="auto"/>
                <w:vAlign w:val="center"/>
              </w:tcPr>
            </w:tcPrChange>
          </w:tcPr>
          <w:p w14:paraId="48BBAD12" w14:textId="77777777" w:rsidR="0087014B" w:rsidDel="00520787" w:rsidRDefault="00D5184D">
            <w:pPr>
              <w:jc w:val="center"/>
              <w:textAlignment w:val="center"/>
              <w:rPr>
                <w:del w:id="9241" w:author="JIE  SUN" w:date="2018-06-22T16:32:00Z"/>
                <w:rFonts w:ascii="SimSun" w:eastAsia="SimSun" w:hAnsi="SimSun" w:cs="SimSun"/>
                <w:color w:val="000000"/>
                <w:sz w:val="22"/>
              </w:rPr>
            </w:pPr>
            <w:del w:id="9242" w:author="JIE  SUN" w:date="2018-06-22T16:32:00Z">
              <w:r w:rsidDel="00520787">
                <w:rPr>
                  <w:rFonts w:ascii="SimSun" w:eastAsia="SimSun" w:hAnsi="SimSun" w:cs="SimSun" w:hint="eastAsia"/>
                  <w:color w:val="000000"/>
                  <w:sz w:val="22"/>
                  <w:lang w:val="en-US" w:bidi="ar"/>
                </w:rPr>
                <w:delText>Z-aixs</w:delText>
              </w:r>
            </w:del>
          </w:p>
        </w:tc>
        <w:tc>
          <w:tcPr>
            <w:tcW w:w="908" w:type="dxa"/>
            <w:shd w:val="clear" w:color="auto" w:fill="auto"/>
            <w:vAlign w:val="center"/>
            <w:tcPrChange w:id="9243" w:author="jie sun" w:date="2018-04-16T21:42:00Z">
              <w:tcPr>
                <w:tcW w:w="908" w:type="dxa"/>
                <w:shd w:val="clear" w:color="auto" w:fill="auto"/>
                <w:vAlign w:val="center"/>
              </w:tcPr>
            </w:tcPrChange>
          </w:tcPr>
          <w:p w14:paraId="62EB5BEF" w14:textId="77777777" w:rsidR="0087014B" w:rsidDel="00520787" w:rsidRDefault="00D5184D">
            <w:pPr>
              <w:jc w:val="center"/>
              <w:rPr>
                <w:del w:id="9244" w:author="JIE  SUN" w:date="2018-06-22T16:32:00Z"/>
                <w:rFonts w:ascii="SimSun" w:eastAsia="SimSun" w:hAnsi="SimSun" w:cs="SimSun"/>
                <w:color w:val="000000"/>
                <w:sz w:val="22"/>
                <w:lang w:val="en-US"/>
              </w:rPr>
            </w:pPr>
            <w:del w:id="9245" w:author="JIE  SUN" w:date="2018-06-22T16:32:00Z">
              <w:r w:rsidDel="00520787">
                <w:rPr>
                  <w:rFonts w:ascii="SimSun" w:eastAsia="SimSun" w:hAnsi="SimSun" w:cs="SimSun" w:hint="eastAsia"/>
                  <w:color w:val="000000"/>
                  <w:sz w:val="22"/>
                  <w:lang w:val="en-US"/>
                </w:rPr>
                <w:delText>-20°</w:delText>
              </w:r>
            </w:del>
          </w:p>
        </w:tc>
        <w:tc>
          <w:tcPr>
            <w:tcW w:w="1650" w:type="dxa"/>
            <w:shd w:val="clear" w:color="auto" w:fill="auto"/>
            <w:vAlign w:val="center"/>
            <w:tcPrChange w:id="9246" w:author="jie sun" w:date="2018-04-16T21:42:00Z">
              <w:tcPr>
                <w:tcW w:w="1650" w:type="dxa"/>
                <w:shd w:val="clear" w:color="auto" w:fill="auto"/>
                <w:vAlign w:val="center"/>
              </w:tcPr>
            </w:tcPrChange>
          </w:tcPr>
          <w:p w14:paraId="7A32DC34" w14:textId="77777777" w:rsidR="0087014B" w:rsidDel="00520787" w:rsidRDefault="00D5184D">
            <w:pPr>
              <w:jc w:val="center"/>
              <w:rPr>
                <w:del w:id="9247" w:author="JIE  SUN" w:date="2018-06-22T16:32:00Z"/>
                <w:rFonts w:ascii="SimSun" w:eastAsia="SimSun" w:hAnsi="SimSun" w:cs="SimSun"/>
                <w:color w:val="000000"/>
                <w:sz w:val="22"/>
                <w:lang w:val="en-US"/>
              </w:rPr>
            </w:pPr>
            <w:del w:id="9248" w:author="JIE  SUN" w:date="2018-06-22T16:32:00Z">
              <w:r w:rsidDel="00520787">
                <w:rPr>
                  <w:rFonts w:ascii="SimSun" w:eastAsia="SimSun" w:hAnsi="SimSun" w:cs="SimSun" w:hint="eastAsia"/>
                  <w:color w:val="000000"/>
                  <w:sz w:val="22"/>
                  <w:lang w:val="en-US"/>
                </w:rPr>
                <w:delText xml:space="preserve">20° </w:delText>
              </w:r>
            </w:del>
          </w:p>
        </w:tc>
      </w:tr>
    </w:tbl>
    <w:p w14:paraId="275D8506" w14:textId="77777777" w:rsidR="00BD4F7A" w:rsidRDefault="00BD4F7A" w:rsidP="00BD4F7A">
      <w:pPr>
        <w:autoSpaceDE w:val="0"/>
        <w:autoSpaceDN w:val="0"/>
        <w:adjustRightInd w:val="0"/>
        <w:spacing w:after="0"/>
        <w:rPr>
          <w:ins w:id="9249" w:author="JIE  SUN" w:date="2018-06-22T18:17:00Z"/>
          <w:lang w:val="en-US"/>
        </w:rPr>
      </w:pPr>
      <w:ins w:id="9250" w:author="JIE  SUN" w:date="2018-06-22T18:17:00Z">
        <w:r>
          <w:rPr>
            <w:rFonts w:hint="eastAsia"/>
            <w:lang w:val="en-US"/>
          </w:rPr>
          <w:t>In</w:t>
        </w:r>
        <w:r>
          <w:rPr>
            <w:lang w:val="en-US"/>
          </w:rPr>
          <w:t xml:space="preserve"> code, defining those threshold values in </w:t>
        </w:r>
      </w:ins>
      <w:ins w:id="9251" w:author="JIE  SUN" w:date="2018-06-22T18:19:00Z">
        <w:r>
          <w:rPr>
            <w:lang w:val="en-US"/>
          </w:rPr>
          <w:t xml:space="preserve">a structure </w:t>
        </w:r>
        <w:r w:rsidR="009926D7">
          <w:rPr>
            <w:lang w:val="en-US"/>
          </w:rPr>
          <w:t>below:</w:t>
        </w:r>
      </w:ins>
    </w:p>
    <w:p w14:paraId="49C4F944" w14:textId="77777777" w:rsidR="00BD4F7A" w:rsidRPr="00790EB9" w:rsidRDefault="00BD4F7A" w:rsidP="00BD4F7A">
      <w:pPr>
        <w:autoSpaceDE w:val="0"/>
        <w:autoSpaceDN w:val="0"/>
        <w:adjustRightInd w:val="0"/>
        <w:spacing w:after="0"/>
        <w:rPr>
          <w:ins w:id="9252" w:author="JIE  SUN" w:date="2018-06-22T18:17:00Z"/>
          <w:rFonts w:ascii="NSimSun" w:eastAsia="NSimSun" w:hAnsi="Times New Roman" w:cs="NSimSun"/>
          <w:color w:val="000000" w:themeColor="text1"/>
          <w:sz w:val="19"/>
          <w:szCs w:val="19"/>
          <w:rPrChange w:id="9253" w:author="JIE  SUN" w:date="2018-06-22T18:39:00Z">
            <w:rPr>
              <w:ins w:id="9254" w:author="JIE  SUN" w:date="2018-06-22T18:17:00Z"/>
              <w:rFonts w:ascii="NSimSun" w:eastAsia="NSimSun" w:hAnsi="Times New Roman" w:cs="NSimSun"/>
              <w:color w:val="000000"/>
              <w:sz w:val="19"/>
              <w:szCs w:val="19"/>
            </w:rPr>
          </w:rPrChange>
        </w:rPr>
      </w:pPr>
      <w:ins w:id="9255" w:author="JIE  SUN" w:date="2018-06-22T18:17:00Z">
        <w:r w:rsidRPr="00790EB9">
          <w:rPr>
            <w:color w:val="000000" w:themeColor="text1"/>
            <w:lang w:val="en-US"/>
            <w:rPrChange w:id="9256" w:author="JIE  SUN" w:date="2018-06-22T18:39:00Z">
              <w:rPr>
                <w:lang w:val="en-US"/>
              </w:rPr>
            </w:rPrChange>
          </w:rPr>
          <w:t xml:space="preserve"> </w:t>
        </w:r>
        <w:r w:rsidRPr="00790EB9">
          <w:rPr>
            <w:rFonts w:ascii="NSimSun" w:eastAsia="NSimSun" w:hAnsi="Times New Roman" w:cs="NSimSun"/>
            <w:color w:val="000000" w:themeColor="text1"/>
            <w:sz w:val="19"/>
            <w:szCs w:val="19"/>
            <w:rPrChange w:id="9257" w:author="JIE  SUN" w:date="2018-06-22T18:39:00Z">
              <w:rPr>
                <w:rFonts w:ascii="NSimSun" w:eastAsia="NSimSun" w:hAnsi="Times New Roman" w:cs="NSimSun"/>
                <w:color w:val="008000"/>
                <w:sz w:val="19"/>
                <w:szCs w:val="19"/>
              </w:rPr>
            </w:rPrChange>
          </w:rPr>
          <w:t>struct Action_angle_strict action_123[2] = {</w:t>
        </w:r>
      </w:ins>
    </w:p>
    <w:p w14:paraId="249B877D" w14:textId="77777777" w:rsidR="00BD4F7A" w:rsidRPr="00790EB9" w:rsidRDefault="00BD4F7A" w:rsidP="00BD4F7A">
      <w:pPr>
        <w:autoSpaceDE w:val="0"/>
        <w:autoSpaceDN w:val="0"/>
        <w:adjustRightInd w:val="0"/>
        <w:spacing w:after="0"/>
        <w:rPr>
          <w:ins w:id="9258" w:author="JIE  SUN" w:date="2018-06-22T18:17:00Z"/>
          <w:rFonts w:ascii="NSimSun" w:eastAsia="NSimSun" w:hAnsi="Times New Roman" w:cs="NSimSun"/>
          <w:color w:val="000000" w:themeColor="text1"/>
          <w:sz w:val="19"/>
          <w:szCs w:val="19"/>
          <w:rPrChange w:id="9259" w:author="JIE  SUN" w:date="2018-06-22T18:39:00Z">
            <w:rPr>
              <w:ins w:id="9260" w:author="JIE  SUN" w:date="2018-06-22T18:17:00Z"/>
              <w:rFonts w:ascii="NSimSun" w:eastAsia="NSimSun" w:hAnsi="Times New Roman" w:cs="NSimSun"/>
              <w:color w:val="000000"/>
              <w:sz w:val="19"/>
              <w:szCs w:val="19"/>
            </w:rPr>
          </w:rPrChange>
        </w:rPr>
      </w:pPr>
      <w:ins w:id="9261" w:author="JIE  SUN" w:date="2018-06-22T18:17:00Z">
        <w:r w:rsidRPr="00790EB9">
          <w:rPr>
            <w:rFonts w:ascii="NSimSun" w:eastAsia="NSimSun" w:hAnsi="Times New Roman" w:cs="NSimSun"/>
            <w:color w:val="000000" w:themeColor="text1"/>
            <w:sz w:val="19"/>
            <w:szCs w:val="19"/>
            <w:rPrChange w:id="9262" w:author="JIE  SUN" w:date="2018-06-22T18:39:00Z">
              <w:rPr>
                <w:rFonts w:ascii="NSimSun" w:eastAsia="NSimSun" w:hAnsi="Times New Roman" w:cs="NSimSun"/>
                <w:color w:val="008000"/>
                <w:sz w:val="19"/>
                <w:szCs w:val="19"/>
              </w:rPr>
            </w:rPrChange>
          </w:rPr>
          <w:tab/>
          <w:t>{ -30,30,-10,10,-10,10,-15,15,-10,13,-63,63 },  // action1  control Z-axis</w:t>
        </w:r>
      </w:ins>
    </w:p>
    <w:p w14:paraId="7DA97B75" w14:textId="77777777" w:rsidR="00BD4F7A" w:rsidRPr="00790EB9" w:rsidRDefault="00BD4F7A" w:rsidP="00BD4F7A">
      <w:pPr>
        <w:autoSpaceDE w:val="0"/>
        <w:autoSpaceDN w:val="0"/>
        <w:adjustRightInd w:val="0"/>
        <w:spacing w:after="0"/>
        <w:rPr>
          <w:ins w:id="9263" w:author="JIE  SUN" w:date="2018-06-22T18:17:00Z"/>
          <w:rFonts w:ascii="NSimSun" w:eastAsia="NSimSun" w:hAnsi="Times New Roman" w:cs="NSimSun"/>
          <w:color w:val="000000" w:themeColor="text1"/>
          <w:sz w:val="19"/>
          <w:szCs w:val="19"/>
          <w:rPrChange w:id="9264" w:author="JIE  SUN" w:date="2018-06-22T18:39:00Z">
            <w:rPr>
              <w:ins w:id="9265" w:author="JIE  SUN" w:date="2018-06-22T18:17:00Z"/>
              <w:rFonts w:ascii="NSimSun" w:eastAsia="NSimSun" w:hAnsi="Times New Roman" w:cs="NSimSun"/>
              <w:color w:val="000000"/>
              <w:sz w:val="19"/>
              <w:szCs w:val="19"/>
            </w:rPr>
          </w:rPrChange>
        </w:rPr>
      </w:pPr>
      <w:ins w:id="9266" w:author="JIE  SUN" w:date="2018-06-22T18:17:00Z">
        <w:r w:rsidRPr="00790EB9">
          <w:rPr>
            <w:rFonts w:ascii="NSimSun" w:eastAsia="NSimSun" w:hAnsi="Times New Roman" w:cs="NSimSun"/>
            <w:color w:val="000000" w:themeColor="text1"/>
            <w:sz w:val="19"/>
            <w:szCs w:val="19"/>
            <w:rPrChange w:id="9267" w:author="JIE  SUN" w:date="2018-06-22T18:39:00Z">
              <w:rPr>
                <w:rFonts w:ascii="NSimSun" w:eastAsia="NSimSun" w:hAnsi="Times New Roman" w:cs="NSimSun"/>
                <w:color w:val="008000"/>
                <w:sz w:val="19"/>
                <w:szCs w:val="19"/>
              </w:rPr>
            </w:rPrChange>
          </w:rPr>
          <w:tab/>
          <w:t>{ -10, 10, -10, 10, -30, 30,  -63, 63,  -10,30,  -10, 30 }, // action2 X-aixs</w:t>
        </w:r>
      </w:ins>
    </w:p>
    <w:p w14:paraId="69F2286B" w14:textId="77777777" w:rsidR="0087014B" w:rsidRPr="00790EB9" w:rsidRDefault="00BD4F7A">
      <w:pPr>
        <w:pStyle w:val="Caption"/>
        <w:rPr>
          <w:del w:id="9268" w:author="像个男人一样" w:date="2018-03-22T11:48:00Z"/>
          <w:color w:val="000000" w:themeColor="text1"/>
          <w:lang w:val="en-US"/>
          <w:rPrChange w:id="9269" w:author="JIE  SUN" w:date="2018-06-22T18:39:00Z">
            <w:rPr>
              <w:del w:id="9270" w:author="像个男人一样" w:date="2018-03-22T11:48:00Z"/>
              <w:lang w:val="en-US"/>
            </w:rPr>
          </w:rPrChange>
        </w:rPr>
        <w:pPrChange w:id="9271" w:author="JIE  SUN" w:date="2018-06-22T18:17:00Z">
          <w:pPr/>
        </w:pPrChange>
      </w:pPr>
      <w:ins w:id="9272" w:author="JIE  SUN" w:date="2018-06-22T18:17:00Z">
        <w:r w:rsidRPr="00790EB9">
          <w:rPr>
            <w:rFonts w:ascii="NSimSun" w:eastAsia="NSimSun" w:hAnsi="Times New Roman" w:cs="NSimSun"/>
            <w:color w:val="000000" w:themeColor="text1"/>
            <w:sz w:val="19"/>
            <w:szCs w:val="19"/>
            <w:rPrChange w:id="9273" w:author="JIE  SUN" w:date="2018-06-22T18:39:00Z">
              <w:rPr>
                <w:rFonts w:ascii="NSimSun" w:eastAsia="NSimSun" w:hAnsi="Times New Roman" w:cs="NSimSun"/>
                <w:color w:val="008000"/>
                <w:sz w:val="19"/>
                <w:szCs w:val="19"/>
              </w:rPr>
            </w:rPrChange>
          </w:rPr>
          <w:t>};</w:t>
        </w:r>
      </w:ins>
    </w:p>
    <w:p w14:paraId="0A0586E3" w14:textId="77777777" w:rsidR="0087014B" w:rsidRPr="00790EB9" w:rsidDel="001010E9" w:rsidRDefault="00D5184D">
      <w:pPr>
        <w:rPr>
          <w:ins w:id="9274" w:author="像个男人一样" w:date="2018-03-21T02:31:00Z"/>
          <w:del w:id="9275" w:author="JIE  SUN" w:date="2018-06-22T17:25:00Z"/>
          <w:color w:val="000000" w:themeColor="text1"/>
          <w:rPrChange w:id="9276" w:author="JIE  SUN" w:date="2018-06-22T18:39:00Z">
            <w:rPr>
              <w:ins w:id="9277" w:author="像个男人一样" w:date="2018-03-21T02:31:00Z"/>
              <w:del w:id="9278" w:author="JIE  SUN" w:date="2018-06-22T17:25:00Z"/>
            </w:rPr>
          </w:rPrChange>
        </w:rPr>
      </w:pPr>
      <w:del w:id="9279" w:author="jie sun" w:date="2018-06-08T20:18:00Z">
        <w:r w:rsidRPr="00790EB9" w:rsidDel="00B36BF4">
          <w:rPr>
            <w:noProof/>
            <w:color w:val="000000" w:themeColor="text1"/>
            <w:rPrChange w:id="9280" w:author="JIE  SUN" w:date="2018-06-22T18:39:00Z">
              <w:rPr>
                <w:noProof/>
              </w:rPr>
            </w:rPrChange>
          </w:rPr>
          <w:drawing>
            <wp:inline distT="0" distB="0" distL="114300" distR="114300" wp14:anchorId="57DDF036" wp14:editId="78552427">
              <wp:extent cx="4572000" cy="2743200"/>
              <wp:effectExtent l="0" t="0" r="0" b="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del>
      <w:ins w:id="9281" w:author="jie sun" w:date="2018-06-08T20:18:00Z">
        <w:del w:id="9282" w:author="JIE  SUN" w:date="2018-06-22T16:32:00Z">
          <w:r w:rsidR="00B36BF4" w:rsidRPr="00790EB9" w:rsidDel="00520787">
            <w:rPr>
              <w:noProof/>
              <w:color w:val="000000" w:themeColor="text1"/>
              <w:rPrChange w:id="9283" w:author="JIE  SUN" w:date="2018-06-22T18:39:00Z">
                <w:rPr>
                  <w:noProof/>
                </w:rPr>
              </w:rPrChange>
            </w:rPr>
            <w:drawing>
              <wp:inline distT="0" distB="0" distL="0" distR="0" wp14:anchorId="7558D284" wp14:editId="6B9116F3">
                <wp:extent cx="4572000" cy="2743200"/>
                <wp:effectExtent l="0" t="0" r="0" b="0"/>
                <wp:docPr id="63" name="Chart 63">
                  <a:extLst xmlns:a="http://schemas.openxmlformats.org/drawingml/2006/main">
                    <a:ext uri="{FF2B5EF4-FFF2-40B4-BE49-F238E27FC236}">
                      <a16:creationId xmlns:a16="http://schemas.microsoft.com/office/drawing/2014/main" id="{8193FF6A-ED9B-431F-BC66-2E0A6D5D4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del>
      </w:ins>
    </w:p>
    <w:p w14:paraId="1114692A" w14:textId="77777777" w:rsidR="0087014B" w:rsidRPr="00790EB9" w:rsidDel="00520787" w:rsidRDefault="00D5184D">
      <w:pPr>
        <w:pStyle w:val="Caption"/>
        <w:rPr>
          <w:ins w:id="9284" w:author="像个男人一样" w:date="2018-03-22T11:48:00Z"/>
          <w:del w:id="9285" w:author="JIE  SUN" w:date="2018-06-22T16:32:00Z"/>
          <w:color w:val="000000" w:themeColor="text1"/>
          <w:rPrChange w:id="9286" w:author="JIE  SUN" w:date="2018-06-22T18:39:00Z">
            <w:rPr>
              <w:ins w:id="9287" w:author="像个男人一样" w:date="2018-03-22T11:48:00Z"/>
              <w:del w:id="9288" w:author="JIE  SUN" w:date="2018-06-22T16:32:00Z"/>
            </w:rPr>
          </w:rPrChange>
        </w:rPr>
        <w:pPrChange w:id="9289" w:author="JIE  SUN" w:date="2018-06-22T18:17:00Z">
          <w:pPr/>
        </w:pPrChange>
      </w:pPr>
      <w:ins w:id="9290" w:author="像个男人一样" w:date="2018-03-21T02:31:00Z">
        <w:del w:id="9291" w:author="JIE  SUN" w:date="2018-06-22T16:32:00Z">
          <w:r w:rsidRPr="00790EB9" w:rsidDel="00520787">
            <w:rPr>
              <w:color w:val="000000" w:themeColor="text1"/>
              <w:rPrChange w:id="9292" w:author="JIE  SUN" w:date="2018-06-22T18:39:00Z">
                <w:rPr/>
              </w:rPrChange>
            </w:rPr>
            <w:delText xml:space="preserve">Figure </w:delText>
          </w:r>
        </w:del>
      </w:ins>
      <w:ins w:id="9293" w:author="jie sun" w:date="2018-04-19T13:00:00Z">
        <w:del w:id="9294" w:author="JIE  SUN" w:date="2018-06-21T13:34:00Z">
          <w:r w:rsidR="00083FE7" w:rsidRPr="00790EB9" w:rsidDel="00A64E7B">
            <w:rPr>
              <w:color w:val="000000" w:themeColor="text1"/>
              <w:rPrChange w:id="9295" w:author="JIE  SUN" w:date="2018-06-22T18:39:00Z">
                <w:rPr/>
              </w:rPrChange>
            </w:rPr>
            <w:fldChar w:fldCharType="begin"/>
          </w:r>
          <w:r w:rsidR="00083FE7" w:rsidRPr="00790EB9" w:rsidDel="00A64E7B">
            <w:rPr>
              <w:color w:val="000000" w:themeColor="text1"/>
              <w:rPrChange w:id="9296" w:author="JIE  SUN" w:date="2018-06-22T18:39:00Z">
                <w:rPr/>
              </w:rPrChange>
            </w:rPr>
            <w:delInstrText xml:space="preserve"> STYLEREF 1 \s </w:delInstrText>
          </w:r>
        </w:del>
      </w:ins>
      <w:del w:id="9297" w:author="JIE  SUN" w:date="2018-06-21T13:34:00Z">
        <w:r w:rsidR="00083FE7" w:rsidRPr="00790EB9" w:rsidDel="00A64E7B">
          <w:rPr>
            <w:color w:val="000000" w:themeColor="text1"/>
            <w:rPrChange w:id="9298" w:author="JIE  SUN" w:date="2018-06-22T18:39:00Z">
              <w:rPr/>
            </w:rPrChange>
          </w:rPr>
          <w:fldChar w:fldCharType="separate"/>
        </w:r>
        <w:r w:rsidR="00083FE7" w:rsidRPr="00790EB9" w:rsidDel="00A64E7B">
          <w:rPr>
            <w:noProof/>
            <w:color w:val="000000" w:themeColor="text1"/>
            <w:rPrChange w:id="9299" w:author="JIE  SUN" w:date="2018-06-22T18:39:00Z">
              <w:rPr>
                <w:noProof/>
              </w:rPr>
            </w:rPrChange>
          </w:rPr>
          <w:delText>4</w:delText>
        </w:r>
      </w:del>
      <w:ins w:id="9300" w:author="jie sun" w:date="2018-04-19T13:00:00Z">
        <w:del w:id="9301" w:author="JIE  SUN" w:date="2018-06-21T13:34:00Z">
          <w:r w:rsidR="00083FE7" w:rsidRPr="00790EB9" w:rsidDel="00A64E7B">
            <w:rPr>
              <w:color w:val="000000" w:themeColor="text1"/>
              <w:rPrChange w:id="9302" w:author="JIE  SUN" w:date="2018-06-22T18:39:00Z">
                <w:rPr/>
              </w:rPrChange>
            </w:rPr>
            <w:fldChar w:fldCharType="end"/>
          </w:r>
          <w:r w:rsidR="00083FE7" w:rsidRPr="00790EB9" w:rsidDel="00A64E7B">
            <w:rPr>
              <w:color w:val="000000" w:themeColor="text1"/>
              <w:rPrChange w:id="9303" w:author="JIE  SUN" w:date="2018-06-22T18:39:00Z">
                <w:rPr/>
              </w:rPrChange>
            </w:rPr>
            <w:delText>.</w:delText>
          </w:r>
          <w:r w:rsidR="00083FE7" w:rsidRPr="00790EB9" w:rsidDel="00A64E7B">
            <w:rPr>
              <w:color w:val="000000" w:themeColor="text1"/>
              <w:rPrChange w:id="9304" w:author="JIE  SUN" w:date="2018-06-22T18:39:00Z">
                <w:rPr/>
              </w:rPrChange>
            </w:rPr>
            <w:fldChar w:fldCharType="begin"/>
          </w:r>
          <w:r w:rsidR="00083FE7" w:rsidRPr="00790EB9" w:rsidDel="00A64E7B">
            <w:rPr>
              <w:color w:val="000000" w:themeColor="text1"/>
              <w:rPrChange w:id="9305" w:author="JIE  SUN" w:date="2018-06-22T18:39:00Z">
                <w:rPr/>
              </w:rPrChange>
            </w:rPr>
            <w:delInstrText xml:space="preserve"> SEQ Figure \* ARABIC \s 1 </w:delInstrText>
          </w:r>
        </w:del>
      </w:ins>
      <w:del w:id="9306" w:author="JIE  SUN" w:date="2018-06-21T13:34:00Z">
        <w:r w:rsidR="00083FE7" w:rsidRPr="00790EB9" w:rsidDel="00A64E7B">
          <w:rPr>
            <w:color w:val="000000" w:themeColor="text1"/>
            <w:rPrChange w:id="9307" w:author="JIE  SUN" w:date="2018-06-22T18:39:00Z">
              <w:rPr/>
            </w:rPrChange>
          </w:rPr>
          <w:fldChar w:fldCharType="separate"/>
        </w:r>
      </w:del>
      <w:ins w:id="9308" w:author="jie sun" w:date="2018-04-19T13:00:00Z">
        <w:del w:id="9309" w:author="JIE  SUN" w:date="2018-06-21T13:34:00Z">
          <w:r w:rsidR="00083FE7" w:rsidRPr="00790EB9" w:rsidDel="00A64E7B">
            <w:rPr>
              <w:noProof/>
              <w:color w:val="000000" w:themeColor="text1"/>
              <w:rPrChange w:id="9310" w:author="JIE  SUN" w:date="2018-06-22T18:39:00Z">
                <w:rPr>
                  <w:noProof/>
                </w:rPr>
              </w:rPrChange>
            </w:rPr>
            <w:delText>16</w:delText>
          </w:r>
          <w:r w:rsidR="00083FE7" w:rsidRPr="00790EB9" w:rsidDel="00A64E7B">
            <w:rPr>
              <w:color w:val="000000" w:themeColor="text1"/>
              <w:rPrChange w:id="9311" w:author="JIE  SUN" w:date="2018-06-22T18:39:00Z">
                <w:rPr/>
              </w:rPrChange>
            </w:rPr>
            <w:fldChar w:fldCharType="end"/>
          </w:r>
        </w:del>
      </w:ins>
      <w:ins w:id="9312" w:author="像个男人一样" w:date="2018-03-21T02:31:00Z">
        <w:del w:id="9313" w:author="JIE  SUN" w:date="2018-06-22T16:32:00Z">
          <w:r w:rsidRPr="00790EB9" w:rsidDel="00520787">
            <w:rPr>
              <w:color w:val="000000" w:themeColor="text1"/>
              <w:rPrChange w:id="9314" w:author="JIE  SUN" w:date="2018-06-22T18:39:00Z">
                <w:rPr/>
              </w:rPrChange>
            </w:rPr>
            <w:fldChar w:fldCharType="begin"/>
          </w:r>
          <w:r w:rsidRPr="00790EB9" w:rsidDel="00520787">
            <w:rPr>
              <w:color w:val="000000" w:themeColor="text1"/>
              <w:rPrChange w:id="9315" w:author="JIE  SUN" w:date="2018-06-22T18:39:00Z">
                <w:rPr/>
              </w:rPrChange>
            </w:rPr>
            <w:delInstrText xml:space="preserve"> STYLEREF 1 \s </w:delInstrText>
          </w:r>
          <w:r w:rsidRPr="00790EB9" w:rsidDel="00520787">
            <w:rPr>
              <w:color w:val="000000" w:themeColor="text1"/>
              <w:rPrChange w:id="9316" w:author="JIE  SUN" w:date="2018-06-22T18:39:00Z">
                <w:rPr/>
              </w:rPrChange>
            </w:rPr>
            <w:fldChar w:fldCharType="separate"/>
          </w:r>
          <w:r w:rsidRPr="00790EB9" w:rsidDel="00520787">
            <w:rPr>
              <w:color w:val="000000" w:themeColor="text1"/>
              <w:rPrChange w:id="9317" w:author="JIE  SUN" w:date="2018-06-22T18:39:00Z">
                <w:rPr/>
              </w:rPrChange>
            </w:rPr>
            <w:delText>4</w:delText>
          </w:r>
          <w:r w:rsidRPr="00790EB9" w:rsidDel="00520787">
            <w:rPr>
              <w:color w:val="000000" w:themeColor="text1"/>
              <w:rPrChange w:id="9318" w:author="JIE  SUN" w:date="2018-06-22T18:39:00Z">
                <w:rPr/>
              </w:rPrChange>
            </w:rPr>
            <w:fldChar w:fldCharType="end"/>
          </w:r>
          <w:r w:rsidRPr="00790EB9" w:rsidDel="00520787">
            <w:rPr>
              <w:color w:val="000000" w:themeColor="text1"/>
              <w:rPrChange w:id="9319" w:author="JIE  SUN" w:date="2018-06-22T18:39:00Z">
                <w:rPr/>
              </w:rPrChange>
            </w:rPr>
            <w:delText>.</w:delText>
          </w:r>
          <w:r w:rsidRPr="00790EB9" w:rsidDel="00520787">
            <w:rPr>
              <w:color w:val="000000" w:themeColor="text1"/>
              <w:rPrChange w:id="9320" w:author="JIE  SUN" w:date="2018-06-22T18:39:00Z">
                <w:rPr/>
              </w:rPrChange>
            </w:rPr>
            <w:fldChar w:fldCharType="begin"/>
          </w:r>
          <w:r w:rsidRPr="00790EB9" w:rsidDel="00520787">
            <w:rPr>
              <w:color w:val="000000" w:themeColor="text1"/>
              <w:rPrChange w:id="9321" w:author="JIE  SUN" w:date="2018-06-22T18:39:00Z">
                <w:rPr/>
              </w:rPrChange>
            </w:rPr>
            <w:delInstrText xml:space="preserve"> SEQ Figure \* ARABIC \s 1 </w:delInstrText>
          </w:r>
          <w:r w:rsidRPr="00790EB9" w:rsidDel="00520787">
            <w:rPr>
              <w:color w:val="000000" w:themeColor="text1"/>
              <w:rPrChange w:id="9322" w:author="JIE  SUN" w:date="2018-06-22T18:39:00Z">
                <w:rPr/>
              </w:rPrChange>
            </w:rPr>
            <w:fldChar w:fldCharType="separate"/>
          </w:r>
        </w:del>
      </w:ins>
      <w:ins w:id="9323" w:author="像个男人一样" w:date="2018-03-22T11:51:00Z">
        <w:del w:id="9324" w:author="JIE  SUN" w:date="2018-06-22T16:32:00Z">
          <w:r w:rsidRPr="00790EB9" w:rsidDel="00520787">
            <w:rPr>
              <w:color w:val="000000" w:themeColor="text1"/>
              <w:rPrChange w:id="9325" w:author="JIE  SUN" w:date="2018-06-22T18:39:00Z">
                <w:rPr/>
              </w:rPrChange>
            </w:rPr>
            <w:delText>15</w:delText>
          </w:r>
        </w:del>
      </w:ins>
      <w:ins w:id="9326" w:author="像个男人一样" w:date="2018-03-21T02:31:00Z">
        <w:del w:id="9327" w:author="JIE  SUN" w:date="2018-06-22T16:32:00Z">
          <w:r w:rsidRPr="00790EB9" w:rsidDel="00520787">
            <w:rPr>
              <w:color w:val="000000" w:themeColor="text1"/>
              <w:rPrChange w:id="9328" w:author="JIE  SUN" w:date="2018-06-22T18:39:00Z">
                <w:rPr/>
              </w:rPrChange>
            </w:rPr>
            <w:fldChar w:fldCharType="end"/>
          </w:r>
          <w:bookmarkStart w:id="9329" w:name="_Toc21173"/>
          <w:bookmarkStart w:id="9330" w:name="_Toc16934"/>
          <w:bookmarkStart w:id="9331" w:name="_Toc27077"/>
          <w:bookmarkStart w:id="9332" w:name="_Toc22366"/>
          <w:bookmarkStart w:id="9333" w:name="_Toc21769"/>
          <w:bookmarkStart w:id="9334" w:name="_Toc1829"/>
          <w:bookmarkStart w:id="9335" w:name="_Toc13941"/>
          <w:bookmarkStart w:id="9336" w:name="_Toc19989"/>
          <w:bookmarkStart w:id="9337" w:name="_Toc12810"/>
          <w:bookmarkStart w:id="9338" w:name="_Toc7569"/>
          <w:bookmarkStart w:id="9339" w:name="_Toc23277"/>
          <w:bookmarkStart w:id="9340" w:name="_Toc21825"/>
          <w:bookmarkStart w:id="9341" w:name="_Toc20840"/>
          <w:bookmarkStart w:id="9342" w:name="_Toc32747"/>
          <w:bookmarkStart w:id="9343" w:name="_Toc22785"/>
          <w:bookmarkStart w:id="9344" w:name="_Toc12824"/>
          <w:bookmarkStart w:id="9345" w:name="_Toc13007"/>
          <w:bookmarkStart w:id="9346" w:name="_Toc982"/>
          <w:bookmarkStart w:id="9347" w:name="_Toc32659"/>
          <w:bookmarkStart w:id="9348" w:name="_Toc31872"/>
          <w:bookmarkStart w:id="9349" w:name="_Toc13709"/>
          <w:bookmarkStart w:id="9350" w:name="_Toc19385"/>
          <w:bookmarkStart w:id="9351" w:name="_Toc11180"/>
          <w:bookmarkStart w:id="9352" w:name="_Toc9302"/>
          <w:bookmarkStart w:id="9353" w:name="_Toc30678"/>
          <w:r w:rsidRPr="00790EB9" w:rsidDel="00520787">
            <w:rPr>
              <w:color w:val="000000" w:themeColor="text1"/>
              <w:rPrChange w:id="9354" w:author="JIE  SUN" w:date="2018-06-22T18:39:00Z">
                <w:rPr/>
              </w:rPrChange>
            </w:rPr>
            <w:delText xml:space="preserve">:  Angles </w:delText>
          </w:r>
        </w:del>
      </w:ins>
      <w:ins w:id="9355" w:author="jie sun" w:date="2018-04-16T22:36:00Z">
        <w:del w:id="9356" w:author="JIE  SUN" w:date="2018-06-22T16:32:00Z">
          <w:r w:rsidR="009C02F2" w:rsidRPr="00790EB9" w:rsidDel="00520787">
            <w:rPr>
              <w:color w:val="000000" w:themeColor="text1"/>
              <w:rPrChange w:id="9357" w:author="JIE  SUN" w:date="2018-06-22T18:39:00Z">
                <w:rPr/>
              </w:rPrChange>
            </w:rPr>
            <w:delText>W</w:delText>
          </w:r>
        </w:del>
      </w:ins>
      <w:ins w:id="9358" w:author="像个男人一样" w:date="2018-03-21T02:31:00Z">
        <w:del w:id="9359" w:author="JIE  SUN" w:date="2018-06-22T16:32:00Z">
          <w:r w:rsidRPr="00790EB9" w:rsidDel="00520787">
            <w:rPr>
              <w:color w:val="000000" w:themeColor="text1"/>
              <w:rPrChange w:id="9360" w:author="JIE  SUN" w:date="2018-06-22T18:39:00Z">
                <w:rPr/>
              </w:rPrChange>
            </w:rPr>
            <w:delText xml:space="preserve">with </w:delText>
          </w:r>
        </w:del>
      </w:ins>
      <w:ins w:id="9361" w:author="jie sun" w:date="2018-04-16T22:36:00Z">
        <w:del w:id="9362" w:author="JIE  SUN" w:date="2018-06-22T16:32:00Z">
          <w:r w:rsidR="009C02F2" w:rsidRPr="00790EB9" w:rsidDel="00520787">
            <w:rPr>
              <w:color w:val="000000" w:themeColor="text1"/>
              <w:rPrChange w:id="9363" w:author="JIE  SUN" w:date="2018-06-22T18:39:00Z">
                <w:rPr/>
              </w:rPrChange>
            </w:rPr>
            <w:delText>T</w:delText>
          </w:r>
        </w:del>
      </w:ins>
      <w:ins w:id="9364" w:author="像个男人一样" w:date="2018-03-21T02:31:00Z">
        <w:del w:id="9365" w:author="JIE  SUN" w:date="2018-06-22T16:32:00Z">
          <w:r w:rsidRPr="00790EB9" w:rsidDel="00520787">
            <w:rPr>
              <w:color w:val="000000" w:themeColor="text1"/>
              <w:rPrChange w:id="9366" w:author="JIE  SUN" w:date="2018-06-22T18:39:00Z">
                <w:rPr/>
              </w:rPrChange>
            </w:rPr>
            <w:delText xml:space="preserve">the </w:delText>
          </w:r>
        </w:del>
      </w:ins>
      <w:ins w:id="9367" w:author="jie sun" w:date="2018-04-16T22:36:00Z">
        <w:del w:id="9368" w:author="JIE  SUN" w:date="2018-06-22T16:32:00Z">
          <w:r w:rsidR="009C02F2" w:rsidRPr="00790EB9" w:rsidDel="00520787">
            <w:rPr>
              <w:color w:val="000000" w:themeColor="text1"/>
              <w:rPrChange w:id="9369" w:author="JIE  SUN" w:date="2018-06-22T18:39:00Z">
                <w:rPr/>
              </w:rPrChange>
            </w:rPr>
            <w:delText>G</w:delText>
          </w:r>
        </w:del>
      </w:ins>
      <w:ins w:id="9370" w:author="像个男人一样" w:date="2018-03-21T02:31:00Z">
        <w:del w:id="9371" w:author="JIE  SUN" w:date="2018-06-22T16:32:00Z">
          <w:r w:rsidRPr="00790EB9" w:rsidDel="00520787">
            <w:rPr>
              <w:color w:val="000000" w:themeColor="text1"/>
              <w:rPrChange w:id="9372" w:author="JIE  SUN" w:date="2018-06-22T18:39:00Z">
                <w:rPr/>
              </w:rPrChange>
            </w:rPr>
            <w:delText xml:space="preserve">gravity </w:delText>
          </w:r>
        </w:del>
      </w:ins>
      <w:ins w:id="9373" w:author="jie sun" w:date="2018-04-16T22:36:00Z">
        <w:del w:id="9374" w:author="JIE  SUN" w:date="2018-06-22T16:32:00Z">
          <w:r w:rsidR="009C02F2" w:rsidRPr="00790EB9" w:rsidDel="00520787">
            <w:rPr>
              <w:color w:val="000000" w:themeColor="text1"/>
              <w:rPrChange w:id="9375" w:author="JIE  SUN" w:date="2018-06-22T18:39:00Z">
                <w:rPr/>
              </w:rPrChange>
            </w:rPr>
            <w:delText>C</w:delText>
          </w:r>
        </w:del>
      </w:ins>
      <w:ins w:id="9376" w:author="像个男人一样" w:date="2018-03-21T02:31:00Z">
        <w:del w:id="9377" w:author="JIE  SUN" w:date="2018-06-22T16:32:00Z">
          <w:r w:rsidRPr="00790EB9" w:rsidDel="00520787">
            <w:rPr>
              <w:color w:val="000000" w:themeColor="text1"/>
              <w:rPrChange w:id="9378" w:author="JIE  SUN" w:date="2018-06-22T18:39:00Z">
                <w:rPr/>
              </w:rPrChange>
            </w:rPr>
            <w:delText xml:space="preserve">changes </w:delText>
          </w:r>
        </w:del>
      </w:ins>
      <w:ins w:id="9379" w:author="jie sun" w:date="2018-04-16T22:36:00Z">
        <w:del w:id="9380" w:author="JIE  SUN" w:date="2018-06-22T16:32:00Z">
          <w:r w:rsidR="009C02F2" w:rsidRPr="00790EB9" w:rsidDel="00520787">
            <w:rPr>
              <w:color w:val="000000" w:themeColor="text1"/>
              <w:rPrChange w:id="9381" w:author="JIE  SUN" w:date="2018-06-22T18:39:00Z">
                <w:rPr/>
              </w:rPrChange>
            </w:rPr>
            <w:delText>I</w:delText>
          </w:r>
        </w:del>
      </w:ins>
      <w:ins w:id="9382" w:author="像个男人一样" w:date="2018-03-21T02:31:00Z">
        <w:del w:id="9383" w:author="JIE  SUN" w:date="2018-06-22T16:32:00Z">
          <w:r w:rsidRPr="00790EB9" w:rsidDel="00520787">
            <w:rPr>
              <w:color w:val="000000" w:themeColor="text1"/>
              <w:rPrChange w:id="9384" w:author="JIE  SUN" w:date="2018-06-22T18:39:00Z">
                <w:rPr/>
              </w:rPrChange>
            </w:rPr>
            <w:delText xml:space="preserve">in </w:delText>
          </w:r>
        </w:del>
      </w:ins>
      <w:ins w:id="9385" w:author="jie sun" w:date="2018-04-16T22:36:00Z">
        <w:del w:id="9386" w:author="JIE  SUN" w:date="2018-06-22T16:32:00Z">
          <w:r w:rsidR="009C02F2" w:rsidRPr="00790EB9" w:rsidDel="00520787">
            <w:rPr>
              <w:color w:val="000000" w:themeColor="text1"/>
              <w:rPrChange w:id="9387" w:author="JIE  SUN" w:date="2018-06-22T18:39:00Z">
                <w:rPr/>
              </w:rPrChange>
            </w:rPr>
            <w:delText>A</w:delText>
          </w:r>
        </w:del>
      </w:ins>
      <w:ins w:id="9388" w:author="像个男人一样" w:date="2018-03-21T02:31:00Z">
        <w:del w:id="9389" w:author="JIE  SUN" w:date="2018-06-22T16:32:00Z">
          <w:r w:rsidRPr="00790EB9" w:rsidDel="00520787">
            <w:rPr>
              <w:color w:val="000000" w:themeColor="text1"/>
              <w:rPrChange w:id="9390" w:author="JIE  SUN" w:date="2018-06-22T18:39:00Z">
                <w:rPr/>
              </w:rPrChange>
            </w:rPr>
            <w:delText>action 3</w:delText>
          </w:r>
        </w:del>
      </w:ins>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p>
    <w:p w14:paraId="57133AA9" w14:textId="77777777" w:rsidR="0087014B" w:rsidRPr="00790EB9" w:rsidDel="00520787" w:rsidRDefault="0087014B">
      <w:pPr>
        <w:rPr>
          <w:ins w:id="9391" w:author="jie sun" w:date="2018-04-19T13:08:00Z"/>
          <w:del w:id="9392" w:author="JIE  SUN" w:date="2018-06-22T16:32:00Z"/>
          <w:color w:val="000000" w:themeColor="text1"/>
          <w:rPrChange w:id="9393" w:author="JIE  SUN" w:date="2018-06-22T18:39:00Z">
            <w:rPr>
              <w:ins w:id="9394" w:author="jie sun" w:date="2018-04-19T13:08:00Z"/>
              <w:del w:id="9395" w:author="JIE  SUN" w:date="2018-06-22T16:32:00Z"/>
            </w:rPr>
          </w:rPrChange>
        </w:rPr>
        <w:pPrChange w:id="9396" w:author="JIE  SUN" w:date="2018-06-22T18:17:00Z">
          <w:pPr>
            <w:jc w:val="center"/>
          </w:pPr>
        </w:pPrChange>
      </w:pPr>
    </w:p>
    <w:p w14:paraId="17BE4D66" w14:textId="77777777" w:rsidR="00862C00" w:rsidRPr="00790EB9" w:rsidRDefault="00862C00">
      <w:pPr>
        <w:rPr>
          <w:ins w:id="9397" w:author="像个男人一样" w:date="2018-03-22T11:48:00Z"/>
          <w:color w:val="000000" w:themeColor="text1"/>
          <w:rPrChange w:id="9398" w:author="JIE  SUN" w:date="2018-06-22T18:39:00Z">
            <w:rPr>
              <w:ins w:id="9399" w:author="像个男人一样" w:date="2018-03-22T11:48:00Z"/>
            </w:rPr>
          </w:rPrChange>
        </w:rPr>
      </w:pPr>
    </w:p>
    <w:p w14:paraId="7AABFA06" w14:textId="77777777" w:rsidR="0087014B" w:rsidRPr="00790EB9" w:rsidDel="00520787" w:rsidRDefault="00D5184D">
      <w:pPr>
        <w:pStyle w:val="Caption"/>
        <w:jc w:val="center"/>
        <w:rPr>
          <w:del w:id="9400" w:author="JIE  SUN" w:date="2018-06-22T16:32:00Z"/>
          <w:color w:val="000000" w:themeColor="text1"/>
          <w:rPrChange w:id="9401" w:author="JIE  SUN" w:date="2018-06-22T18:39:00Z">
            <w:rPr>
              <w:del w:id="9402" w:author="JIE  SUN" w:date="2018-06-22T16:32:00Z"/>
            </w:rPr>
          </w:rPrChange>
        </w:rPr>
        <w:pPrChange w:id="9403" w:author="jie sun" w:date="2018-04-16T21:42:00Z">
          <w:pPr/>
        </w:pPrChange>
      </w:pPr>
      <w:bookmarkStart w:id="9404" w:name="_Toc511906367"/>
      <w:ins w:id="9405" w:author="像个男人一样" w:date="2018-03-22T11:48:00Z">
        <w:del w:id="9406" w:author="JIE  SUN" w:date="2018-06-22T16:32:00Z">
          <w:r w:rsidRPr="00790EB9" w:rsidDel="00520787">
            <w:rPr>
              <w:color w:val="000000" w:themeColor="text1"/>
              <w:rPrChange w:id="9407" w:author="JIE  SUN" w:date="2018-06-22T18:39:00Z">
                <w:rPr/>
              </w:rPrChange>
            </w:rPr>
            <w:delText xml:space="preserve">Table </w:delText>
          </w:r>
          <w:r w:rsidRPr="00790EB9" w:rsidDel="00520787">
            <w:rPr>
              <w:color w:val="000000" w:themeColor="text1"/>
              <w:rPrChange w:id="9408" w:author="JIE  SUN" w:date="2018-06-22T18:39:00Z">
                <w:rPr/>
              </w:rPrChange>
            </w:rPr>
            <w:fldChar w:fldCharType="begin"/>
          </w:r>
          <w:r w:rsidRPr="00790EB9" w:rsidDel="00520787">
            <w:rPr>
              <w:color w:val="000000" w:themeColor="text1"/>
              <w:rPrChange w:id="9409" w:author="JIE  SUN" w:date="2018-06-22T18:39:00Z">
                <w:rPr/>
              </w:rPrChange>
            </w:rPr>
            <w:delInstrText xml:space="preserve"> STYLEREF 1 \s </w:delInstrText>
          </w:r>
          <w:r w:rsidRPr="00790EB9" w:rsidDel="00520787">
            <w:rPr>
              <w:color w:val="000000" w:themeColor="text1"/>
              <w:rPrChange w:id="9410" w:author="JIE  SUN" w:date="2018-06-22T18:39:00Z">
                <w:rPr/>
              </w:rPrChange>
            </w:rPr>
            <w:fldChar w:fldCharType="separate"/>
          </w:r>
          <w:r w:rsidRPr="00790EB9" w:rsidDel="00520787">
            <w:rPr>
              <w:color w:val="000000" w:themeColor="text1"/>
              <w:rPrChange w:id="9411" w:author="JIE  SUN" w:date="2018-06-22T18:39:00Z">
                <w:rPr/>
              </w:rPrChange>
            </w:rPr>
            <w:delText>4</w:delText>
          </w:r>
          <w:r w:rsidRPr="00790EB9" w:rsidDel="00520787">
            <w:rPr>
              <w:color w:val="000000" w:themeColor="text1"/>
              <w:rPrChange w:id="9412" w:author="JIE  SUN" w:date="2018-06-22T18:39:00Z">
                <w:rPr/>
              </w:rPrChange>
            </w:rPr>
            <w:fldChar w:fldCharType="end"/>
          </w:r>
          <w:r w:rsidRPr="00790EB9" w:rsidDel="00520787">
            <w:rPr>
              <w:color w:val="000000" w:themeColor="text1"/>
              <w:rPrChange w:id="9413" w:author="JIE  SUN" w:date="2018-06-22T18:39:00Z">
                <w:rPr/>
              </w:rPrChange>
            </w:rPr>
            <w:delText>.</w:delText>
          </w:r>
          <w:r w:rsidRPr="00790EB9" w:rsidDel="00520787">
            <w:rPr>
              <w:color w:val="000000" w:themeColor="text1"/>
              <w:rPrChange w:id="9414" w:author="JIE  SUN" w:date="2018-06-22T18:39:00Z">
                <w:rPr/>
              </w:rPrChange>
            </w:rPr>
            <w:fldChar w:fldCharType="begin"/>
          </w:r>
          <w:r w:rsidRPr="00790EB9" w:rsidDel="00520787">
            <w:rPr>
              <w:color w:val="000000" w:themeColor="text1"/>
              <w:rPrChange w:id="9415" w:author="JIE  SUN" w:date="2018-06-22T18:39:00Z">
                <w:rPr/>
              </w:rPrChange>
            </w:rPr>
            <w:delInstrText xml:space="preserve"> SEQ Table \* ARABIC \s 1 </w:delInstrText>
          </w:r>
          <w:r w:rsidRPr="00790EB9" w:rsidDel="00520787">
            <w:rPr>
              <w:color w:val="000000" w:themeColor="text1"/>
              <w:rPrChange w:id="9416" w:author="JIE  SUN" w:date="2018-06-22T18:39:00Z">
                <w:rPr/>
              </w:rPrChange>
            </w:rPr>
            <w:fldChar w:fldCharType="separate"/>
          </w:r>
        </w:del>
      </w:ins>
      <w:ins w:id="9417" w:author="像个男人一样" w:date="2018-03-22T11:51:00Z">
        <w:del w:id="9418" w:author="JIE  SUN" w:date="2018-06-22T16:32:00Z">
          <w:r w:rsidRPr="00790EB9" w:rsidDel="00520787">
            <w:rPr>
              <w:color w:val="000000" w:themeColor="text1"/>
              <w:rPrChange w:id="9419" w:author="JIE  SUN" w:date="2018-06-22T18:39:00Z">
                <w:rPr/>
              </w:rPrChange>
            </w:rPr>
            <w:delText>6</w:delText>
          </w:r>
        </w:del>
      </w:ins>
      <w:ins w:id="9420" w:author="像个男人一样" w:date="2018-03-22T11:48:00Z">
        <w:del w:id="9421" w:author="JIE  SUN" w:date="2018-06-22T16:32:00Z">
          <w:r w:rsidRPr="00790EB9" w:rsidDel="00520787">
            <w:rPr>
              <w:color w:val="000000" w:themeColor="text1"/>
              <w:rPrChange w:id="9422" w:author="JIE  SUN" w:date="2018-06-22T18:39:00Z">
                <w:rPr/>
              </w:rPrChange>
            </w:rPr>
            <w:fldChar w:fldCharType="end"/>
          </w:r>
          <w:bookmarkStart w:id="9423" w:name="_Toc20638"/>
          <w:bookmarkStart w:id="9424" w:name="_Toc26921"/>
          <w:bookmarkStart w:id="9425" w:name="_Toc18527"/>
          <w:bookmarkStart w:id="9426" w:name="_Toc13047"/>
          <w:bookmarkStart w:id="9427" w:name="_Toc29456"/>
          <w:bookmarkStart w:id="9428" w:name="_Toc25182"/>
          <w:bookmarkStart w:id="9429" w:name="_Toc6319"/>
          <w:bookmarkStart w:id="9430" w:name="_Toc6162"/>
          <w:bookmarkStart w:id="9431" w:name="_Toc3213"/>
          <w:bookmarkStart w:id="9432" w:name="_Toc8592"/>
          <w:bookmarkStart w:id="9433" w:name="_Toc28122"/>
          <w:bookmarkStart w:id="9434" w:name="_Toc23826"/>
          <w:bookmarkStart w:id="9435" w:name="_Toc9636"/>
          <w:bookmarkStart w:id="9436" w:name="_Toc16747"/>
          <w:bookmarkStart w:id="9437" w:name="_Toc27497"/>
          <w:bookmarkStart w:id="9438" w:name="_Toc2619"/>
          <w:bookmarkStart w:id="9439" w:name="_Toc18202"/>
          <w:bookmarkStart w:id="9440" w:name="_Toc21087"/>
          <w:bookmarkStart w:id="9441" w:name="_Toc25373"/>
          <w:bookmarkStart w:id="9442" w:name="_Toc15965"/>
          <w:bookmarkStart w:id="9443" w:name="_Toc26974"/>
          <w:r w:rsidRPr="00790EB9" w:rsidDel="00520787">
            <w:rPr>
              <w:color w:val="000000" w:themeColor="text1"/>
              <w:rPrChange w:id="9444" w:author="JIE  SUN" w:date="2018-06-22T18:39:00Z">
                <w:rPr/>
              </w:rPrChange>
            </w:rPr>
            <w:delText>:Angles w</w:delText>
          </w:r>
        </w:del>
      </w:ins>
      <w:ins w:id="9445" w:author="jie sun" w:date="2018-04-16T22:37:00Z">
        <w:del w:id="9446" w:author="JIE  SUN" w:date="2018-06-22T16:32:00Z">
          <w:r w:rsidR="009C02F2" w:rsidRPr="00790EB9" w:rsidDel="00520787">
            <w:rPr>
              <w:color w:val="000000" w:themeColor="text1"/>
              <w:rPrChange w:id="9447" w:author="JIE  SUN" w:date="2018-06-22T18:39:00Z">
                <w:rPr/>
              </w:rPrChange>
            </w:rPr>
            <w:delText>W</w:delText>
          </w:r>
        </w:del>
      </w:ins>
      <w:ins w:id="9448" w:author="像个男人一样" w:date="2018-03-22T11:48:00Z">
        <w:del w:id="9449" w:author="JIE  SUN" w:date="2018-06-22T16:32:00Z">
          <w:r w:rsidRPr="00790EB9" w:rsidDel="00520787">
            <w:rPr>
              <w:color w:val="000000" w:themeColor="text1"/>
              <w:rPrChange w:id="9450" w:author="JIE  SUN" w:date="2018-06-22T18:39:00Z">
                <w:rPr/>
              </w:rPrChange>
            </w:rPr>
            <w:delText xml:space="preserve">ith </w:delText>
          </w:r>
        </w:del>
      </w:ins>
      <w:ins w:id="9451" w:author="jie sun" w:date="2018-04-16T22:37:00Z">
        <w:del w:id="9452" w:author="JIE  SUN" w:date="2018-06-22T16:32:00Z">
          <w:r w:rsidR="009C02F2" w:rsidRPr="00790EB9" w:rsidDel="00520787">
            <w:rPr>
              <w:color w:val="000000" w:themeColor="text1"/>
              <w:rPrChange w:id="9453" w:author="JIE  SUN" w:date="2018-06-22T18:39:00Z">
                <w:rPr/>
              </w:rPrChange>
            </w:rPr>
            <w:delText>T</w:delText>
          </w:r>
        </w:del>
      </w:ins>
      <w:ins w:id="9454" w:author="像个男人一样" w:date="2018-03-22T11:48:00Z">
        <w:del w:id="9455" w:author="JIE  SUN" w:date="2018-06-22T16:32:00Z">
          <w:r w:rsidRPr="00790EB9" w:rsidDel="00520787">
            <w:rPr>
              <w:color w:val="000000" w:themeColor="text1"/>
              <w:rPrChange w:id="9456" w:author="JIE  SUN" w:date="2018-06-22T18:39:00Z">
                <w:rPr/>
              </w:rPrChange>
            </w:rPr>
            <w:delText xml:space="preserve">the </w:delText>
          </w:r>
        </w:del>
      </w:ins>
      <w:ins w:id="9457" w:author="jie sun" w:date="2018-04-16T22:37:00Z">
        <w:del w:id="9458" w:author="JIE  SUN" w:date="2018-06-22T16:32:00Z">
          <w:r w:rsidR="009C02F2" w:rsidRPr="00790EB9" w:rsidDel="00520787">
            <w:rPr>
              <w:color w:val="000000" w:themeColor="text1"/>
              <w:rPrChange w:id="9459" w:author="JIE  SUN" w:date="2018-06-22T18:39:00Z">
                <w:rPr/>
              </w:rPrChange>
            </w:rPr>
            <w:delText>G</w:delText>
          </w:r>
        </w:del>
      </w:ins>
      <w:ins w:id="9460" w:author="像个男人一样" w:date="2018-03-22T11:48:00Z">
        <w:del w:id="9461" w:author="JIE  SUN" w:date="2018-06-22T16:32:00Z">
          <w:r w:rsidRPr="00790EB9" w:rsidDel="00520787">
            <w:rPr>
              <w:color w:val="000000" w:themeColor="text1"/>
              <w:rPrChange w:id="9462" w:author="JIE  SUN" w:date="2018-06-22T18:39:00Z">
                <w:rPr/>
              </w:rPrChange>
            </w:rPr>
            <w:delText xml:space="preserve">gravity </w:delText>
          </w:r>
        </w:del>
      </w:ins>
      <w:ins w:id="9463" w:author="jie sun" w:date="2018-04-16T22:37:00Z">
        <w:del w:id="9464" w:author="JIE  SUN" w:date="2018-06-22T16:32:00Z">
          <w:r w:rsidR="009C02F2" w:rsidRPr="00790EB9" w:rsidDel="00520787">
            <w:rPr>
              <w:color w:val="000000" w:themeColor="text1"/>
              <w:rPrChange w:id="9465" w:author="JIE  SUN" w:date="2018-06-22T18:39:00Z">
                <w:rPr/>
              </w:rPrChange>
            </w:rPr>
            <w:delText>R</w:delText>
          </w:r>
        </w:del>
      </w:ins>
      <w:ins w:id="9466" w:author="像个男人一样" w:date="2018-03-22T11:48:00Z">
        <w:del w:id="9467" w:author="JIE  SUN" w:date="2018-06-22T16:32:00Z">
          <w:r w:rsidRPr="00790EB9" w:rsidDel="00520787">
            <w:rPr>
              <w:color w:val="000000" w:themeColor="text1"/>
              <w:rPrChange w:id="9468" w:author="JIE  SUN" w:date="2018-06-22T18:39:00Z">
                <w:rPr/>
              </w:rPrChange>
            </w:rPr>
            <w:delText xml:space="preserve">restrictions </w:delText>
          </w:r>
        </w:del>
      </w:ins>
      <w:ins w:id="9469" w:author="jie sun" w:date="2018-04-16T22:37:00Z">
        <w:del w:id="9470" w:author="JIE  SUN" w:date="2018-06-22T16:32:00Z">
          <w:r w:rsidR="009C02F2" w:rsidRPr="00790EB9" w:rsidDel="00520787">
            <w:rPr>
              <w:color w:val="000000" w:themeColor="text1"/>
              <w:rPrChange w:id="9471" w:author="JIE  SUN" w:date="2018-06-22T18:39:00Z">
                <w:rPr/>
              </w:rPrChange>
            </w:rPr>
            <w:delText>I</w:delText>
          </w:r>
        </w:del>
      </w:ins>
      <w:ins w:id="9472" w:author="像个男人一样" w:date="2018-03-22T11:48:00Z">
        <w:del w:id="9473" w:author="JIE  SUN" w:date="2018-06-22T16:32:00Z">
          <w:r w:rsidRPr="00790EB9" w:rsidDel="00520787">
            <w:rPr>
              <w:color w:val="000000" w:themeColor="text1"/>
              <w:rPrChange w:id="9474" w:author="JIE  SUN" w:date="2018-06-22T18:39:00Z">
                <w:rPr/>
              </w:rPrChange>
            </w:rPr>
            <w:delText xml:space="preserve">in </w:delText>
          </w:r>
        </w:del>
      </w:ins>
      <w:ins w:id="9475" w:author="jie sun" w:date="2018-04-16T22:37:00Z">
        <w:del w:id="9476" w:author="JIE  SUN" w:date="2018-06-22T16:32:00Z">
          <w:r w:rsidR="009C02F2" w:rsidRPr="00790EB9" w:rsidDel="00520787">
            <w:rPr>
              <w:color w:val="000000" w:themeColor="text1"/>
              <w:rPrChange w:id="9477" w:author="JIE  SUN" w:date="2018-06-22T18:39:00Z">
                <w:rPr/>
              </w:rPrChange>
            </w:rPr>
            <w:delText>A</w:delText>
          </w:r>
        </w:del>
      </w:ins>
      <w:ins w:id="9478" w:author="像个男人一样" w:date="2018-03-22T11:48:00Z">
        <w:del w:id="9479" w:author="JIE  SUN" w:date="2018-06-22T16:32:00Z">
          <w:r w:rsidRPr="00790EB9" w:rsidDel="00520787">
            <w:rPr>
              <w:color w:val="000000" w:themeColor="text1"/>
              <w:rPrChange w:id="9480" w:author="JIE  SUN" w:date="2018-06-22T18:39:00Z">
                <w:rPr/>
              </w:rPrChange>
            </w:rPr>
            <w:delText>action 3</w:delText>
          </w:r>
        </w:del>
      </w:ins>
      <w:bookmarkEnd w:id="9404"/>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p>
    <w:tbl>
      <w:tblPr>
        <w:tblStyle w:val="TableGrid"/>
        <w:tblW w:w="0" w:type="auto"/>
        <w:jc w:val="center"/>
        <w:tblLook w:val="04A0" w:firstRow="1" w:lastRow="0" w:firstColumn="1" w:lastColumn="0" w:noHBand="0" w:noVBand="1"/>
      </w:tblPr>
      <w:tblGrid>
        <w:gridCol w:w="2405"/>
        <w:gridCol w:w="3969"/>
        <w:gridCol w:w="1418"/>
        <w:tblGridChange w:id="9481">
          <w:tblGrid>
            <w:gridCol w:w="2405"/>
            <w:gridCol w:w="3969"/>
            <w:gridCol w:w="1418"/>
          </w:tblGrid>
        </w:tblGridChange>
      </w:tblGrid>
      <w:tr w:rsidR="00BF6CCB" w:rsidRPr="00790EB9" w:rsidDel="00520787" w14:paraId="15C0C8A7" w14:textId="77777777" w:rsidTr="009306FF">
        <w:trPr>
          <w:jc w:val="center"/>
          <w:ins w:id="9482" w:author="jie sun" w:date="2018-04-18T21:18:00Z"/>
          <w:del w:id="9483" w:author="JIE  SUN" w:date="2018-06-22T16:32:00Z"/>
        </w:trPr>
        <w:tc>
          <w:tcPr>
            <w:tcW w:w="2405" w:type="dxa"/>
          </w:tcPr>
          <w:p w14:paraId="32A3AC52" w14:textId="77777777" w:rsidR="00BF6CCB" w:rsidRPr="00790EB9" w:rsidDel="00520787" w:rsidRDefault="00BF6CCB" w:rsidP="009306FF">
            <w:pPr>
              <w:rPr>
                <w:ins w:id="9484" w:author="jie sun" w:date="2018-04-18T21:18:00Z"/>
                <w:del w:id="9485" w:author="JIE  SUN" w:date="2018-06-22T16:32:00Z"/>
                <w:color w:val="000000" w:themeColor="text1"/>
                <w:rPrChange w:id="9486" w:author="JIE  SUN" w:date="2018-06-22T18:39:00Z">
                  <w:rPr>
                    <w:ins w:id="9487" w:author="jie sun" w:date="2018-04-18T21:18:00Z"/>
                    <w:del w:id="9488" w:author="JIE  SUN" w:date="2018-06-22T16:32:00Z"/>
                  </w:rPr>
                </w:rPrChange>
              </w:rPr>
            </w:pPr>
            <w:ins w:id="9489" w:author="jie sun" w:date="2018-04-18T21:18:00Z">
              <w:del w:id="9490" w:author="JIE  SUN" w:date="2018-06-22T16:32:00Z">
                <w:r w:rsidRPr="00790EB9" w:rsidDel="00520787">
                  <w:rPr>
                    <w:color w:val="000000" w:themeColor="text1"/>
                    <w:rPrChange w:id="9491" w:author="JIE  SUN" w:date="2018-06-22T18:39:00Z">
                      <w:rPr/>
                    </w:rPrChange>
                  </w:rPr>
                  <w:delText>Angle with X/Y/Z</w:delText>
                </w:r>
              </w:del>
            </w:ins>
          </w:p>
        </w:tc>
        <w:tc>
          <w:tcPr>
            <w:tcW w:w="3969" w:type="dxa"/>
          </w:tcPr>
          <w:p w14:paraId="4C168E3F" w14:textId="77777777" w:rsidR="00BF6CCB" w:rsidRPr="00790EB9" w:rsidDel="00520787" w:rsidRDefault="00BF6CCB" w:rsidP="009306FF">
            <w:pPr>
              <w:rPr>
                <w:ins w:id="9492" w:author="jie sun" w:date="2018-04-18T21:18:00Z"/>
                <w:del w:id="9493" w:author="JIE  SUN" w:date="2018-06-22T16:32:00Z"/>
                <w:color w:val="000000" w:themeColor="text1"/>
                <w:rPrChange w:id="9494" w:author="JIE  SUN" w:date="2018-06-22T18:39:00Z">
                  <w:rPr>
                    <w:ins w:id="9495" w:author="jie sun" w:date="2018-04-18T21:18:00Z"/>
                    <w:del w:id="9496" w:author="JIE  SUN" w:date="2018-06-22T16:32:00Z"/>
                  </w:rPr>
                </w:rPrChange>
              </w:rPr>
            </w:pPr>
            <w:ins w:id="9497" w:author="jie sun" w:date="2018-04-18T21:18:00Z">
              <w:del w:id="9498" w:author="JIE  SUN" w:date="2018-06-22T16:32:00Z">
                <w:r w:rsidRPr="00790EB9" w:rsidDel="00520787">
                  <w:rPr>
                    <w:color w:val="000000" w:themeColor="text1"/>
                    <w:rPrChange w:id="9499" w:author="JIE  SUN" w:date="2018-06-22T18:39:00Z">
                      <w:rPr/>
                    </w:rPrChange>
                  </w:rPr>
                  <w:delText>Regulation</w:delText>
                </w:r>
              </w:del>
            </w:ins>
          </w:p>
        </w:tc>
        <w:tc>
          <w:tcPr>
            <w:tcW w:w="1418" w:type="dxa"/>
          </w:tcPr>
          <w:p w14:paraId="185BD32B" w14:textId="77777777" w:rsidR="00BF6CCB" w:rsidRPr="00790EB9" w:rsidDel="00520787" w:rsidRDefault="00BF6CCB" w:rsidP="009306FF">
            <w:pPr>
              <w:rPr>
                <w:ins w:id="9500" w:author="jie sun" w:date="2018-04-18T21:18:00Z"/>
                <w:del w:id="9501" w:author="JIE  SUN" w:date="2018-06-22T16:32:00Z"/>
                <w:color w:val="000000" w:themeColor="text1"/>
                <w:rPrChange w:id="9502" w:author="JIE  SUN" w:date="2018-06-22T18:39:00Z">
                  <w:rPr>
                    <w:ins w:id="9503" w:author="jie sun" w:date="2018-04-18T21:18:00Z"/>
                    <w:del w:id="9504" w:author="JIE  SUN" w:date="2018-06-22T16:32:00Z"/>
                  </w:rPr>
                </w:rPrChange>
              </w:rPr>
            </w:pPr>
            <w:ins w:id="9505" w:author="jie sun" w:date="2018-04-18T21:18:00Z">
              <w:del w:id="9506" w:author="JIE  SUN" w:date="2018-06-22T16:32:00Z">
                <w:r w:rsidRPr="00790EB9" w:rsidDel="00520787">
                  <w:rPr>
                    <w:color w:val="000000" w:themeColor="text1"/>
                    <w:rPrChange w:id="9507" w:author="JIE  SUN" w:date="2018-06-22T18:39:00Z">
                      <w:rPr/>
                    </w:rPrChange>
                  </w:rPr>
                  <w:delText>Range</w:delText>
                </w:r>
              </w:del>
            </w:ins>
          </w:p>
        </w:tc>
      </w:tr>
      <w:tr w:rsidR="00BF6CCB" w:rsidRPr="00790EB9" w:rsidDel="00520787" w14:paraId="26593E74" w14:textId="77777777" w:rsidTr="009306FF">
        <w:trPr>
          <w:jc w:val="center"/>
          <w:ins w:id="9508" w:author="jie sun" w:date="2018-04-18T21:18:00Z"/>
          <w:del w:id="9509" w:author="JIE  SUN" w:date="2018-06-22T16:32:00Z"/>
        </w:trPr>
        <w:tc>
          <w:tcPr>
            <w:tcW w:w="2405" w:type="dxa"/>
          </w:tcPr>
          <w:p w14:paraId="1FDE72B5" w14:textId="77777777" w:rsidR="00BF6CCB" w:rsidRPr="00790EB9" w:rsidDel="00520787" w:rsidRDefault="00BF6CCB" w:rsidP="009306FF">
            <w:pPr>
              <w:rPr>
                <w:ins w:id="9510" w:author="jie sun" w:date="2018-04-18T21:18:00Z"/>
                <w:del w:id="9511" w:author="JIE  SUN" w:date="2018-06-22T16:32:00Z"/>
                <w:color w:val="000000" w:themeColor="text1"/>
                <w:rPrChange w:id="9512" w:author="JIE  SUN" w:date="2018-06-22T18:39:00Z">
                  <w:rPr>
                    <w:ins w:id="9513" w:author="jie sun" w:date="2018-04-18T21:18:00Z"/>
                    <w:del w:id="9514" w:author="JIE  SUN" w:date="2018-06-22T16:32:00Z"/>
                  </w:rPr>
                </w:rPrChange>
              </w:rPr>
            </w:pPr>
            <w:ins w:id="9515" w:author="jie sun" w:date="2018-04-18T21:18:00Z">
              <w:del w:id="9516" w:author="JIE  SUN" w:date="2018-06-22T16:32:00Z">
                <w:r w:rsidRPr="00790EB9" w:rsidDel="00520787">
                  <w:rPr>
                    <w:color w:val="000000" w:themeColor="text1"/>
                    <w:rPrChange w:id="9517" w:author="JIE  SUN" w:date="2018-06-22T18:39:00Z">
                      <w:rPr/>
                    </w:rPrChange>
                  </w:rPr>
                  <w:delText xml:space="preserve">Angle – X-axis </w:delText>
                </w:r>
              </w:del>
            </w:ins>
          </w:p>
        </w:tc>
        <w:tc>
          <w:tcPr>
            <w:tcW w:w="3969" w:type="dxa"/>
          </w:tcPr>
          <w:p w14:paraId="33E33A89" w14:textId="77777777" w:rsidR="00BF6CCB" w:rsidRPr="00790EB9" w:rsidDel="00520787" w:rsidRDefault="00BF6CCB" w:rsidP="009306FF">
            <w:pPr>
              <w:rPr>
                <w:ins w:id="9518" w:author="jie sun" w:date="2018-04-18T21:18:00Z"/>
                <w:del w:id="9519" w:author="JIE  SUN" w:date="2018-06-22T16:32:00Z"/>
                <w:color w:val="000000" w:themeColor="text1"/>
                <w:rPrChange w:id="9520" w:author="JIE  SUN" w:date="2018-06-22T18:39:00Z">
                  <w:rPr>
                    <w:ins w:id="9521" w:author="jie sun" w:date="2018-04-18T21:18:00Z"/>
                    <w:del w:id="9522" w:author="JIE  SUN" w:date="2018-06-22T16:32:00Z"/>
                  </w:rPr>
                </w:rPrChange>
              </w:rPr>
            </w:pPr>
            <w:ins w:id="9523" w:author="jie sun" w:date="2018-04-18T21:18:00Z">
              <w:del w:id="9524" w:author="JIE  SUN" w:date="2018-06-22T16:32:00Z">
                <w:r w:rsidRPr="00790EB9" w:rsidDel="00520787">
                  <w:rPr>
                    <w:color w:val="000000" w:themeColor="text1"/>
                    <w:rPrChange w:id="9525" w:author="JIE  SUN" w:date="2018-06-22T18:39:00Z">
                      <w:rPr/>
                    </w:rPrChange>
                  </w:rPr>
                  <w:delText>When X-axis increases, Y-axis angle</w:delText>
                </w:r>
              </w:del>
            </w:ins>
            <w:ins w:id="9526" w:author="jie sun" w:date="2018-04-18T21:20:00Z">
              <w:del w:id="9527" w:author="JIE  SUN" w:date="2018-06-22T16:32:00Z">
                <w:r w:rsidR="001B3E71" w:rsidRPr="00790EB9" w:rsidDel="00520787">
                  <w:rPr>
                    <w:color w:val="000000" w:themeColor="text1"/>
                    <w:rPrChange w:id="9528" w:author="JIE  SUN" w:date="2018-06-22T18:39:00Z">
                      <w:rPr/>
                    </w:rPrChange>
                  </w:rPr>
                  <w:delText xml:space="preserve"> also</w:delText>
                </w:r>
              </w:del>
            </w:ins>
            <w:ins w:id="9529" w:author="jie sun" w:date="2018-04-18T21:18:00Z">
              <w:del w:id="9530" w:author="JIE  SUN" w:date="2018-06-22T16:32:00Z">
                <w:r w:rsidRPr="00790EB9" w:rsidDel="00520787">
                  <w:rPr>
                    <w:color w:val="000000" w:themeColor="text1"/>
                    <w:rPrChange w:id="9531" w:author="JIE  SUN" w:date="2018-06-22T18:39:00Z">
                      <w:rPr/>
                    </w:rPrChange>
                  </w:rPr>
                  <w:delText xml:space="preserve"> </w:delText>
                </w:r>
              </w:del>
            </w:ins>
            <w:ins w:id="9532" w:author="jie sun" w:date="2018-04-18T21:20:00Z">
              <w:del w:id="9533" w:author="JIE  SUN" w:date="2018-06-22T16:32:00Z">
                <w:r w:rsidR="001B3E71" w:rsidRPr="00790EB9" w:rsidDel="00520787">
                  <w:rPr>
                    <w:color w:val="000000" w:themeColor="text1"/>
                    <w:rPrChange w:id="9534" w:author="JIE  SUN" w:date="2018-06-22T18:39:00Z">
                      <w:rPr/>
                    </w:rPrChange>
                  </w:rPr>
                  <w:delText>in</w:delText>
                </w:r>
              </w:del>
            </w:ins>
            <w:ins w:id="9535" w:author="jie sun" w:date="2018-04-18T21:18:00Z">
              <w:del w:id="9536" w:author="JIE  SUN" w:date="2018-06-22T16:32:00Z">
                <w:r w:rsidRPr="00790EB9" w:rsidDel="00520787">
                  <w:rPr>
                    <w:color w:val="000000" w:themeColor="text1"/>
                    <w:rPrChange w:id="9537" w:author="JIE  SUN" w:date="2018-06-22T18:39:00Z">
                      <w:rPr/>
                    </w:rPrChange>
                  </w:rPr>
                  <w:delText>crease</w:delText>
                </w:r>
              </w:del>
            </w:ins>
            <w:ins w:id="9538" w:author="jie sun" w:date="2018-04-18T21:21:00Z">
              <w:del w:id="9539" w:author="JIE  SUN" w:date="2018-06-22T16:32:00Z">
                <w:r w:rsidR="00B90811" w:rsidRPr="00790EB9" w:rsidDel="00520787">
                  <w:rPr>
                    <w:color w:val="000000" w:themeColor="text1"/>
                    <w:rPrChange w:id="9540" w:author="JIE  SUN" w:date="2018-06-22T18:39:00Z">
                      <w:rPr/>
                    </w:rPrChange>
                  </w:rPr>
                  <w:delText>.</w:delText>
                </w:r>
              </w:del>
            </w:ins>
            <w:ins w:id="9541" w:author="jie sun" w:date="2018-04-18T21:20:00Z">
              <w:del w:id="9542" w:author="JIE  SUN" w:date="2018-06-22T16:32:00Z">
                <w:r w:rsidR="001B3E71" w:rsidRPr="00790EB9" w:rsidDel="00520787">
                  <w:rPr>
                    <w:color w:val="000000" w:themeColor="text1"/>
                    <w:rPrChange w:id="9543" w:author="JIE  SUN" w:date="2018-06-22T18:39:00Z">
                      <w:rPr/>
                    </w:rPrChange>
                  </w:rPr>
                  <w:delText xml:space="preserve"> Z-axis almost increase too.</w:delText>
                </w:r>
              </w:del>
            </w:ins>
            <w:ins w:id="9544" w:author="jie sun" w:date="2018-04-18T21:22:00Z">
              <w:del w:id="9545" w:author="JIE  SUN" w:date="2018-06-22T16:32:00Z">
                <w:r w:rsidR="00B90811" w:rsidRPr="00790EB9" w:rsidDel="00520787">
                  <w:rPr>
                    <w:color w:val="000000" w:themeColor="text1"/>
                    <w:rPrChange w:id="9546" w:author="JIE  SUN" w:date="2018-06-22T18:39:00Z">
                      <w:rPr/>
                    </w:rPrChange>
                  </w:rPr>
                  <w:delText xml:space="preserve"> (In a squat of circle)</w:delText>
                </w:r>
              </w:del>
            </w:ins>
          </w:p>
        </w:tc>
        <w:tc>
          <w:tcPr>
            <w:tcW w:w="1418" w:type="dxa"/>
          </w:tcPr>
          <w:p w14:paraId="2F4956C3" w14:textId="77777777" w:rsidR="00BF6CCB" w:rsidRPr="00790EB9" w:rsidDel="00520787" w:rsidRDefault="00BF6CCB" w:rsidP="009306FF">
            <w:pPr>
              <w:rPr>
                <w:ins w:id="9547" w:author="jie sun" w:date="2018-04-18T21:18:00Z"/>
                <w:del w:id="9548" w:author="JIE  SUN" w:date="2018-06-22T16:32:00Z"/>
                <w:color w:val="000000" w:themeColor="text1"/>
                <w:rPrChange w:id="9549" w:author="JIE  SUN" w:date="2018-06-22T18:39:00Z">
                  <w:rPr>
                    <w:ins w:id="9550" w:author="jie sun" w:date="2018-04-18T21:18:00Z"/>
                    <w:del w:id="9551" w:author="JIE  SUN" w:date="2018-06-22T16:32:00Z"/>
                  </w:rPr>
                </w:rPrChange>
              </w:rPr>
            </w:pPr>
            <w:ins w:id="9552" w:author="jie sun" w:date="2018-04-18T21:18:00Z">
              <w:del w:id="9553" w:author="JIE  SUN" w:date="2018-06-22T16:32:00Z">
                <w:r w:rsidRPr="00790EB9" w:rsidDel="00520787">
                  <w:rPr>
                    <w:color w:val="000000" w:themeColor="text1"/>
                    <w:rPrChange w:id="9554" w:author="JIE  SUN" w:date="2018-06-22T18:39:00Z">
                      <w:rPr/>
                    </w:rPrChange>
                  </w:rPr>
                  <w:delText>-80</w:delText>
                </w:r>
                <w:r w:rsidRPr="00790EB9" w:rsidDel="00520787">
                  <w:rPr>
                    <w:rFonts w:hint="eastAsia"/>
                    <w:color w:val="000000" w:themeColor="text1"/>
                    <w:rPrChange w:id="9555" w:author="JIE  SUN" w:date="2018-06-22T18:39:00Z">
                      <w:rPr>
                        <w:rFonts w:hint="eastAsia"/>
                      </w:rPr>
                    </w:rPrChange>
                  </w:rPr>
                  <w:delText>°</w:delText>
                </w:r>
                <w:r w:rsidRPr="00790EB9" w:rsidDel="00520787">
                  <w:rPr>
                    <w:color w:val="000000" w:themeColor="text1"/>
                    <w:rPrChange w:id="9556" w:author="JIE  SUN" w:date="2018-06-22T18:39:00Z">
                      <w:rPr/>
                    </w:rPrChange>
                  </w:rPr>
                  <w:delText>--40</w:delText>
                </w:r>
                <w:r w:rsidRPr="00790EB9" w:rsidDel="00520787">
                  <w:rPr>
                    <w:rFonts w:hint="eastAsia"/>
                    <w:color w:val="000000" w:themeColor="text1"/>
                    <w:rPrChange w:id="9557" w:author="JIE  SUN" w:date="2018-06-22T18:39:00Z">
                      <w:rPr>
                        <w:rFonts w:hint="eastAsia"/>
                      </w:rPr>
                    </w:rPrChange>
                  </w:rPr>
                  <w:delText>°</w:delText>
                </w:r>
              </w:del>
            </w:ins>
          </w:p>
          <w:p w14:paraId="2B924B23" w14:textId="77777777" w:rsidR="00BF6CCB" w:rsidRPr="00790EB9" w:rsidDel="00520787" w:rsidRDefault="00BF6CCB" w:rsidP="009306FF">
            <w:pPr>
              <w:rPr>
                <w:ins w:id="9558" w:author="jie sun" w:date="2018-04-18T21:18:00Z"/>
                <w:del w:id="9559" w:author="JIE  SUN" w:date="2018-06-22T16:32:00Z"/>
                <w:color w:val="000000" w:themeColor="text1"/>
                <w:rPrChange w:id="9560" w:author="JIE  SUN" w:date="2018-06-22T18:39:00Z">
                  <w:rPr>
                    <w:ins w:id="9561" w:author="jie sun" w:date="2018-04-18T21:18:00Z"/>
                    <w:del w:id="9562" w:author="JIE  SUN" w:date="2018-06-22T16:32:00Z"/>
                  </w:rPr>
                </w:rPrChange>
              </w:rPr>
            </w:pPr>
            <w:ins w:id="9563" w:author="jie sun" w:date="2018-04-18T21:18:00Z">
              <w:del w:id="9564" w:author="JIE  SUN" w:date="2018-06-22T16:32:00Z">
                <w:r w:rsidRPr="00790EB9" w:rsidDel="00520787">
                  <w:rPr>
                    <w:color w:val="000000" w:themeColor="text1"/>
                    <w:rPrChange w:id="9565" w:author="JIE  SUN" w:date="2018-06-22T18:39:00Z">
                      <w:rPr/>
                    </w:rPrChange>
                  </w:rPr>
                  <w:delText>40</w:delText>
                </w:r>
                <w:r w:rsidRPr="00790EB9" w:rsidDel="00520787">
                  <w:rPr>
                    <w:rFonts w:hint="eastAsia"/>
                    <w:color w:val="000000" w:themeColor="text1"/>
                    <w:rPrChange w:id="9566" w:author="JIE  SUN" w:date="2018-06-22T18:39:00Z">
                      <w:rPr>
                        <w:rFonts w:hint="eastAsia"/>
                      </w:rPr>
                    </w:rPrChange>
                  </w:rPr>
                  <w:delText>°</w:delText>
                </w:r>
                <w:r w:rsidRPr="00790EB9" w:rsidDel="00520787">
                  <w:rPr>
                    <w:color w:val="000000" w:themeColor="text1"/>
                    <w:rPrChange w:id="9567" w:author="JIE  SUN" w:date="2018-06-22T18:39:00Z">
                      <w:rPr/>
                    </w:rPrChange>
                  </w:rPr>
                  <w:delText>-80</w:delText>
                </w:r>
                <w:r w:rsidRPr="00790EB9" w:rsidDel="00520787">
                  <w:rPr>
                    <w:rFonts w:hint="eastAsia"/>
                    <w:color w:val="000000" w:themeColor="text1"/>
                    <w:rPrChange w:id="9568" w:author="JIE  SUN" w:date="2018-06-22T18:39:00Z">
                      <w:rPr>
                        <w:rFonts w:hint="eastAsia"/>
                      </w:rPr>
                    </w:rPrChange>
                  </w:rPr>
                  <w:delText>°</w:delText>
                </w:r>
              </w:del>
            </w:ins>
          </w:p>
        </w:tc>
      </w:tr>
      <w:tr w:rsidR="0099567A" w:rsidRPr="00790EB9" w:rsidDel="00520787" w14:paraId="4D10BDCF" w14:textId="77777777" w:rsidTr="00836354">
        <w:tblPrEx>
          <w:tblW w:w="0" w:type="auto"/>
          <w:jc w:val="center"/>
          <w:tblPrExChange w:id="9569" w:author="jie sun" w:date="2018-04-18T21:19:00Z">
            <w:tblPrEx>
              <w:tblW w:w="0" w:type="auto"/>
              <w:jc w:val="center"/>
            </w:tblPrEx>
          </w:tblPrExChange>
        </w:tblPrEx>
        <w:trPr>
          <w:trHeight w:val="1091"/>
          <w:jc w:val="center"/>
          <w:ins w:id="9570" w:author="jie sun" w:date="2018-04-18T21:18:00Z"/>
          <w:del w:id="9571" w:author="JIE  SUN" w:date="2018-06-22T16:32:00Z"/>
          <w:trPrChange w:id="9572" w:author="jie sun" w:date="2018-04-18T21:19:00Z">
            <w:trPr>
              <w:jc w:val="center"/>
            </w:trPr>
          </w:trPrChange>
        </w:trPr>
        <w:tc>
          <w:tcPr>
            <w:tcW w:w="2405" w:type="dxa"/>
            <w:tcPrChange w:id="9573" w:author="jie sun" w:date="2018-04-18T21:19:00Z">
              <w:tcPr>
                <w:tcW w:w="2405" w:type="dxa"/>
              </w:tcPr>
            </w:tcPrChange>
          </w:tcPr>
          <w:p w14:paraId="48BDBF95" w14:textId="77777777" w:rsidR="0099567A" w:rsidRPr="00790EB9" w:rsidDel="00520787" w:rsidRDefault="0099567A" w:rsidP="0099567A">
            <w:pPr>
              <w:rPr>
                <w:ins w:id="9574" w:author="jie sun" w:date="2018-04-18T21:19:00Z"/>
                <w:del w:id="9575" w:author="JIE  SUN" w:date="2018-06-22T16:32:00Z"/>
                <w:color w:val="000000" w:themeColor="text1"/>
                <w:rPrChange w:id="9576" w:author="JIE  SUN" w:date="2018-06-22T18:39:00Z">
                  <w:rPr>
                    <w:ins w:id="9577" w:author="jie sun" w:date="2018-04-18T21:19:00Z"/>
                    <w:del w:id="9578" w:author="JIE  SUN" w:date="2018-06-22T16:32:00Z"/>
                  </w:rPr>
                </w:rPrChange>
              </w:rPr>
            </w:pPr>
            <w:ins w:id="9579" w:author="jie sun" w:date="2018-04-18T21:18:00Z">
              <w:del w:id="9580" w:author="JIE  SUN" w:date="2018-06-22T16:32:00Z">
                <w:r w:rsidRPr="00790EB9" w:rsidDel="00520787">
                  <w:rPr>
                    <w:color w:val="000000" w:themeColor="text1"/>
                    <w:rPrChange w:id="9581" w:author="JIE  SUN" w:date="2018-06-22T18:39:00Z">
                      <w:rPr/>
                    </w:rPrChange>
                  </w:rPr>
                  <w:delText>Angle – Y-axis</w:delText>
                </w:r>
              </w:del>
            </w:ins>
          </w:p>
          <w:p w14:paraId="326B8FFF" w14:textId="77777777" w:rsidR="0099567A" w:rsidRPr="00790EB9" w:rsidDel="00520787" w:rsidRDefault="0099567A" w:rsidP="0099567A">
            <w:pPr>
              <w:rPr>
                <w:ins w:id="9582" w:author="jie sun" w:date="2018-04-18T21:18:00Z"/>
                <w:del w:id="9583" w:author="JIE  SUN" w:date="2018-06-22T16:32:00Z"/>
                <w:color w:val="000000" w:themeColor="text1"/>
                <w:rPrChange w:id="9584" w:author="JIE  SUN" w:date="2018-06-22T18:39:00Z">
                  <w:rPr>
                    <w:ins w:id="9585" w:author="jie sun" w:date="2018-04-18T21:18:00Z"/>
                    <w:del w:id="9586" w:author="JIE  SUN" w:date="2018-06-22T16:32:00Z"/>
                  </w:rPr>
                </w:rPrChange>
              </w:rPr>
            </w:pPr>
            <w:ins w:id="9587" w:author="jie sun" w:date="2018-04-18T21:19:00Z">
              <w:del w:id="9588" w:author="JIE  SUN" w:date="2018-06-22T16:32:00Z">
                <w:r w:rsidRPr="00790EB9" w:rsidDel="00520787">
                  <w:rPr>
                    <w:color w:val="000000" w:themeColor="text1"/>
                    <w:rPrChange w:id="9589" w:author="JIE  SUN" w:date="2018-06-22T18:39:00Z">
                      <w:rPr/>
                    </w:rPrChange>
                  </w:rPr>
                  <w:delText>(Centre axis)</w:delText>
                </w:r>
              </w:del>
            </w:ins>
          </w:p>
        </w:tc>
        <w:tc>
          <w:tcPr>
            <w:tcW w:w="3969" w:type="dxa"/>
            <w:tcPrChange w:id="9590" w:author="jie sun" w:date="2018-04-18T21:19:00Z">
              <w:tcPr>
                <w:tcW w:w="3969" w:type="dxa"/>
              </w:tcPr>
            </w:tcPrChange>
          </w:tcPr>
          <w:p w14:paraId="637FED72" w14:textId="77777777" w:rsidR="0099567A" w:rsidRPr="00790EB9" w:rsidDel="00520787" w:rsidRDefault="0099567A" w:rsidP="0099567A">
            <w:pPr>
              <w:rPr>
                <w:ins w:id="9591" w:author="jie sun" w:date="2018-04-18T21:18:00Z"/>
                <w:del w:id="9592" w:author="JIE  SUN" w:date="2018-06-22T16:32:00Z"/>
                <w:color w:val="000000" w:themeColor="text1"/>
                <w:rPrChange w:id="9593" w:author="JIE  SUN" w:date="2018-06-22T18:39:00Z">
                  <w:rPr>
                    <w:ins w:id="9594" w:author="jie sun" w:date="2018-04-18T21:18:00Z"/>
                    <w:del w:id="9595" w:author="JIE  SUN" w:date="2018-06-22T16:32:00Z"/>
                  </w:rPr>
                </w:rPrChange>
              </w:rPr>
            </w:pPr>
            <w:ins w:id="9596" w:author="jie sun" w:date="2018-04-18T21:20:00Z">
              <w:del w:id="9597" w:author="JIE  SUN" w:date="2018-06-22T16:32:00Z">
                <w:r w:rsidRPr="00790EB9" w:rsidDel="00520787">
                  <w:rPr>
                    <w:color w:val="000000" w:themeColor="text1"/>
                    <w:rPrChange w:id="9598" w:author="JIE  SUN" w:date="2018-06-22T18:39:00Z">
                      <w:rPr/>
                    </w:rPrChange>
                  </w:rPr>
                  <w:delText>When X-axis increases, Y-axis angle also increase</w:delText>
                </w:r>
              </w:del>
            </w:ins>
            <w:ins w:id="9599" w:author="jie sun" w:date="2018-04-18T21:22:00Z">
              <w:del w:id="9600" w:author="JIE  SUN" w:date="2018-06-22T16:32:00Z">
                <w:r w:rsidR="00B90811" w:rsidRPr="00790EB9" w:rsidDel="00520787">
                  <w:rPr>
                    <w:color w:val="000000" w:themeColor="text1"/>
                    <w:rPrChange w:id="9601" w:author="JIE  SUN" w:date="2018-06-22T18:39:00Z">
                      <w:rPr/>
                    </w:rPrChange>
                  </w:rPr>
                  <w:delText>.</w:delText>
                </w:r>
              </w:del>
            </w:ins>
            <w:ins w:id="9602" w:author="jie sun" w:date="2018-04-18T21:20:00Z">
              <w:del w:id="9603" w:author="JIE  SUN" w:date="2018-06-22T16:32:00Z">
                <w:r w:rsidRPr="00790EB9" w:rsidDel="00520787">
                  <w:rPr>
                    <w:color w:val="000000" w:themeColor="text1"/>
                    <w:rPrChange w:id="9604" w:author="JIE  SUN" w:date="2018-06-22T18:39:00Z">
                      <w:rPr/>
                    </w:rPrChange>
                  </w:rPr>
                  <w:delText xml:space="preserve"> Z-axis almost increase too.</w:delText>
                </w:r>
              </w:del>
            </w:ins>
          </w:p>
        </w:tc>
        <w:tc>
          <w:tcPr>
            <w:tcW w:w="1418" w:type="dxa"/>
            <w:tcPrChange w:id="9605" w:author="jie sun" w:date="2018-04-18T21:19:00Z">
              <w:tcPr>
                <w:tcW w:w="1418" w:type="dxa"/>
              </w:tcPr>
            </w:tcPrChange>
          </w:tcPr>
          <w:p w14:paraId="3DC51704" w14:textId="77777777" w:rsidR="0099567A" w:rsidRPr="00790EB9" w:rsidDel="00520787" w:rsidRDefault="0099567A" w:rsidP="0099567A">
            <w:pPr>
              <w:rPr>
                <w:ins w:id="9606" w:author="jie sun" w:date="2018-04-18T21:18:00Z"/>
                <w:del w:id="9607" w:author="JIE  SUN" w:date="2018-06-22T16:32:00Z"/>
                <w:color w:val="000000" w:themeColor="text1"/>
                <w:rPrChange w:id="9608" w:author="JIE  SUN" w:date="2018-06-22T18:39:00Z">
                  <w:rPr>
                    <w:ins w:id="9609" w:author="jie sun" w:date="2018-04-18T21:18:00Z"/>
                    <w:del w:id="9610" w:author="JIE  SUN" w:date="2018-06-22T16:32:00Z"/>
                  </w:rPr>
                </w:rPrChange>
              </w:rPr>
            </w:pPr>
            <w:ins w:id="9611" w:author="jie sun" w:date="2018-04-18T21:18:00Z">
              <w:del w:id="9612" w:author="JIE  SUN" w:date="2018-06-22T16:32:00Z">
                <w:r w:rsidRPr="00790EB9" w:rsidDel="00520787">
                  <w:rPr>
                    <w:color w:val="000000" w:themeColor="text1"/>
                    <w:rPrChange w:id="9613" w:author="JIE  SUN" w:date="2018-06-22T18:39:00Z">
                      <w:rPr/>
                    </w:rPrChange>
                  </w:rPr>
                  <w:delText>-</w:delText>
                </w:r>
              </w:del>
            </w:ins>
            <w:ins w:id="9614" w:author="jie sun" w:date="2018-04-18T21:21:00Z">
              <w:del w:id="9615" w:author="JIE  SUN" w:date="2018-06-22T16:32:00Z">
                <w:r w:rsidRPr="00790EB9" w:rsidDel="00520787">
                  <w:rPr>
                    <w:color w:val="000000" w:themeColor="text1"/>
                    <w:rPrChange w:id="9616" w:author="JIE  SUN" w:date="2018-06-22T18:39:00Z">
                      <w:rPr/>
                    </w:rPrChange>
                  </w:rPr>
                  <w:delText>5</w:delText>
                </w:r>
              </w:del>
            </w:ins>
            <w:ins w:id="9617" w:author="jie sun" w:date="2018-04-18T21:18:00Z">
              <w:del w:id="9618" w:author="JIE  SUN" w:date="2018-06-22T16:32:00Z">
                <w:r w:rsidRPr="00790EB9" w:rsidDel="00520787">
                  <w:rPr>
                    <w:color w:val="000000" w:themeColor="text1"/>
                    <w:rPrChange w:id="9619" w:author="JIE  SUN" w:date="2018-06-22T18:39:00Z">
                      <w:rPr/>
                    </w:rPrChange>
                  </w:rPr>
                  <w:delText>0</w:delText>
                </w:r>
                <w:r w:rsidRPr="00790EB9" w:rsidDel="00520787">
                  <w:rPr>
                    <w:rFonts w:hint="eastAsia"/>
                    <w:color w:val="000000" w:themeColor="text1"/>
                    <w:rPrChange w:id="9620" w:author="JIE  SUN" w:date="2018-06-22T18:39:00Z">
                      <w:rPr>
                        <w:rFonts w:hint="eastAsia"/>
                      </w:rPr>
                    </w:rPrChange>
                  </w:rPr>
                  <w:delText>°</w:delText>
                </w:r>
                <w:r w:rsidRPr="00790EB9" w:rsidDel="00520787">
                  <w:rPr>
                    <w:color w:val="000000" w:themeColor="text1"/>
                    <w:rPrChange w:id="9621" w:author="JIE  SUN" w:date="2018-06-22T18:39:00Z">
                      <w:rPr/>
                    </w:rPrChange>
                  </w:rPr>
                  <w:delText>to</w:delText>
                </w:r>
              </w:del>
            </w:ins>
            <w:ins w:id="9622" w:author="jie sun" w:date="2018-04-18T21:21:00Z">
              <w:del w:id="9623" w:author="JIE  SUN" w:date="2018-06-22T16:32:00Z">
                <w:r w:rsidRPr="00790EB9" w:rsidDel="00520787">
                  <w:rPr>
                    <w:color w:val="000000" w:themeColor="text1"/>
                    <w:rPrChange w:id="9624" w:author="JIE  SUN" w:date="2018-06-22T18:39:00Z">
                      <w:rPr/>
                    </w:rPrChange>
                  </w:rPr>
                  <w:delText>5</w:delText>
                </w:r>
              </w:del>
            </w:ins>
            <w:ins w:id="9625" w:author="jie sun" w:date="2018-04-18T21:18:00Z">
              <w:del w:id="9626" w:author="JIE  SUN" w:date="2018-06-22T16:32:00Z">
                <w:r w:rsidRPr="00790EB9" w:rsidDel="00520787">
                  <w:rPr>
                    <w:color w:val="000000" w:themeColor="text1"/>
                    <w:rPrChange w:id="9627" w:author="JIE  SUN" w:date="2018-06-22T18:39:00Z">
                      <w:rPr/>
                    </w:rPrChange>
                  </w:rPr>
                  <w:delText>0</w:delText>
                </w:r>
                <w:r w:rsidRPr="00790EB9" w:rsidDel="00520787">
                  <w:rPr>
                    <w:rFonts w:hint="eastAsia"/>
                    <w:color w:val="000000" w:themeColor="text1"/>
                    <w:rPrChange w:id="9628" w:author="JIE  SUN" w:date="2018-06-22T18:39:00Z">
                      <w:rPr>
                        <w:rFonts w:hint="eastAsia"/>
                      </w:rPr>
                    </w:rPrChange>
                  </w:rPr>
                  <w:delText>°</w:delText>
                </w:r>
              </w:del>
            </w:ins>
          </w:p>
        </w:tc>
      </w:tr>
      <w:tr w:rsidR="0099567A" w:rsidRPr="00790EB9" w:rsidDel="00520787" w14:paraId="17828506" w14:textId="77777777" w:rsidTr="009306FF">
        <w:tblPrEx>
          <w:jc w:val="left"/>
        </w:tblPrEx>
        <w:trPr>
          <w:ins w:id="9629" w:author="jie sun" w:date="2018-04-18T21:18:00Z"/>
          <w:del w:id="9630" w:author="JIE  SUN" w:date="2018-06-22T16:32:00Z"/>
        </w:trPr>
        <w:tc>
          <w:tcPr>
            <w:tcW w:w="2405" w:type="dxa"/>
          </w:tcPr>
          <w:p w14:paraId="164E815F" w14:textId="77777777" w:rsidR="0099567A" w:rsidRPr="00790EB9" w:rsidDel="00520787" w:rsidRDefault="0099567A" w:rsidP="0099567A">
            <w:pPr>
              <w:rPr>
                <w:ins w:id="9631" w:author="jie sun" w:date="2018-04-18T21:18:00Z"/>
                <w:del w:id="9632" w:author="JIE  SUN" w:date="2018-06-22T16:32:00Z"/>
                <w:color w:val="000000" w:themeColor="text1"/>
                <w:rPrChange w:id="9633" w:author="JIE  SUN" w:date="2018-06-22T18:39:00Z">
                  <w:rPr>
                    <w:ins w:id="9634" w:author="jie sun" w:date="2018-04-18T21:18:00Z"/>
                    <w:del w:id="9635" w:author="JIE  SUN" w:date="2018-06-22T16:32:00Z"/>
                  </w:rPr>
                </w:rPrChange>
              </w:rPr>
            </w:pPr>
            <w:ins w:id="9636" w:author="jie sun" w:date="2018-04-18T21:18:00Z">
              <w:del w:id="9637" w:author="JIE  SUN" w:date="2018-06-22T16:32:00Z">
                <w:r w:rsidRPr="00790EB9" w:rsidDel="00520787">
                  <w:rPr>
                    <w:color w:val="000000" w:themeColor="text1"/>
                    <w:rPrChange w:id="9638" w:author="JIE  SUN" w:date="2018-06-22T18:39:00Z">
                      <w:rPr/>
                    </w:rPrChange>
                  </w:rPr>
                  <w:delText>Angle – Z-axis</w:delText>
                </w:r>
              </w:del>
            </w:ins>
          </w:p>
        </w:tc>
        <w:tc>
          <w:tcPr>
            <w:tcW w:w="3969" w:type="dxa"/>
          </w:tcPr>
          <w:p w14:paraId="5CC5E4D0" w14:textId="77777777" w:rsidR="0099567A" w:rsidRPr="00790EB9" w:rsidDel="00520787" w:rsidRDefault="0099567A" w:rsidP="0099567A">
            <w:pPr>
              <w:rPr>
                <w:ins w:id="9639" w:author="jie sun" w:date="2018-04-18T21:18:00Z"/>
                <w:del w:id="9640" w:author="JIE  SUN" w:date="2018-06-22T16:32:00Z"/>
                <w:color w:val="000000" w:themeColor="text1"/>
                <w:rPrChange w:id="9641" w:author="JIE  SUN" w:date="2018-06-22T18:39:00Z">
                  <w:rPr>
                    <w:ins w:id="9642" w:author="jie sun" w:date="2018-04-18T21:18:00Z"/>
                    <w:del w:id="9643" w:author="JIE  SUN" w:date="2018-06-22T16:32:00Z"/>
                  </w:rPr>
                </w:rPrChange>
              </w:rPr>
            </w:pPr>
            <w:ins w:id="9644" w:author="jie sun" w:date="2018-04-18T21:20:00Z">
              <w:del w:id="9645" w:author="JIE  SUN" w:date="2018-06-22T16:32:00Z">
                <w:r w:rsidRPr="00790EB9" w:rsidDel="00520787">
                  <w:rPr>
                    <w:color w:val="000000" w:themeColor="text1"/>
                    <w:rPrChange w:id="9646" w:author="JIE  SUN" w:date="2018-06-22T18:39:00Z">
                      <w:rPr/>
                    </w:rPrChange>
                  </w:rPr>
                  <w:delText>When X-axis increases, Y-axis angle also increase</w:delText>
                </w:r>
              </w:del>
            </w:ins>
            <w:ins w:id="9647" w:author="jie sun" w:date="2018-04-18T21:23:00Z">
              <w:del w:id="9648" w:author="JIE  SUN" w:date="2018-06-22T16:32:00Z">
                <w:r w:rsidR="00B90811" w:rsidRPr="00790EB9" w:rsidDel="00520787">
                  <w:rPr>
                    <w:color w:val="000000" w:themeColor="text1"/>
                    <w:rPrChange w:id="9649" w:author="JIE  SUN" w:date="2018-06-22T18:39:00Z">
                      <w:rPr/>
                    </w:rPrChange>
                  </w:rPr>
                  <w:delText>.</w:delText>
                </w:r>
              </w:del>
            </w:ins>
            <w:ins w:id="9650" w:author="jie sun" w:date="2018-04-18T21:20:00Z">
              <w:del w:id="9651" w:author="JIE  SUN" w:date="2018-06-22T16:32:00Z">
                <w:r w:rsidRPr="00790EB9" w:rsidDel="00520787">
                  <w:rPr>
                    <w:color w:val="000000" w:themeColor="text1"/>
                    <w:rPrChange w:id="9652" w:author="JIE  SUN" w:date="2018-06-22T18:39:00Z">
                      <w:rPr/>
                    </w:rPrChange>
                  </w:rPr>
                  <w:delText xml:space="preserve"> Z-axis almost increase too.</w:delText>
                </w:r>
              </w:del>
            </w:ins>
          </w:p>
        </w:tc>
        <w:tc>
          <w:tcPr>
            <w:tcW w:w="1418" w:type="dxa"/>
          </w:tcPr>
          <w:p w14:paraId="2EE7EE75" w14:textId="77777777" w:rsidR="0099567A" w:rsidRPr="00790EB9" w:rsidDel="00520787" w:rsidRDefault="0099567A" w:rsidP="0099567A">
            <w:pPr>
              <w:rPr>
                <w:ins w:id="9653" w:author="jie sun" w:date="2018-04-18T21:21:00Z"/>
                <w:del w:id="9654" w:author="JIE  SUN" w:date="2018-06-22T16:32:00Z"/>
                <w:color w:val="000000" w:themeColor="text1"/>
                <w:rPrChange w:id="9655" w:author="JIE  SUN" w:date="2018-06-22T18:39:00Z">
                  <w:rPr>
                    <w:ins w:id="9656" w:author="jie sun" w:date="2018-04-18T21:21:00Z"/>
                    <w:del w:id="9657" w:author="JIE  SUN" w:date="2018-06-22T16:32:00Z"/>
                  </w:rPr>
                </w:rPrChange>
              </w:rPr>
            </w:pPr>
            <w:ins w:id="9658" w:author="jie sun" w:date="2018-04-18T21:21:00Z">
              <w:del w:id="9659" w:author="JIE  SUN" w:date="2018-06-22T16:32:00Z">
                <w:r w:rsidRPr="00790EB9" w:rsidDel="00520787">
                  <w:rPr>
                    <w:color w:val="000000" w:themeColor="text1"/>
                    <w:rPrChange w:id="9660" w:author="JIE  SUN" w:date="2018-06-22T18:39:00Z">
                      <w:rPr/>
                    </w:rPrChange>
                  </w:rPr>
                  <w:delText>-80</w:delText>
                </w:r>
                <w:r w:rsidRPr="00790EB9" w:rsidDel="00520787">
                  <w:rPr>
                    <w:rFonts w:hint="eastAsia"/>
                    <w:color w:val="000000" w:themeColor="text1"/>
                    <w:rPrChange w:id="9661" w:author="JIE  SUN" w:date="2018-06-22T18:39:00Z">
                      <w:rPr>
                        <w:rFonts w:hint="eastAsia"/>
                      </w:rPr>
                    </w:rPrChange>
                  </w:rPr>
                  <w:delText>°</w:delText>
                </w:r>
                <w:r w:rsidRPr="00790EB9" w:rsidDel="00520787">
                  <w:rPr>
                    <w:color w:val="000000" w:themeColor="text1"/>
                    <w:rPrChange w:id="9662" w:author="JIE  SUN" w:date="2018-06-22T18:39:00Z">
                      <w:rPr/>
                    </w:rPrChange>
                  </w:rPr>
                  <w:delText>--40</w:delText>
                </w:r>
                <w:r w:rsidRPr="00790EB9" w:rsidDel="00520787">
                  <w:rPr>
                    <w:rFonts w:hint="eastAsia"/>
                    <w:color w:val="000000" w:themeColor="text1"/>
                    <w:rPrChange w:id="9663" w:author="JIE  SUN" w:date="2018-06-22T18:39:00Z">
                      <w:rPr>
                        <w:rFonts w:hint="eastAsia"/>
                      </w:rPr>
                    </w:rPrChange>
                  </w:rPr>
                  <w:delText>°</w:delText>
                </w:r>
              </w:del>
            </w:ins>
          </w:p>
          <w:p w14:paraId="12B3D1C1" w14:textId="77777777" w:rsidR="0099567A" w:rsidRPr="00790EB9" w:rsidDel="00520787" w:rsidRDefault="0099567A" w:rsidP="0099567A">
            <w:pPr>
              <w:rPr>
                <w:ins w:id="9664" w:author="jie sun" w:date="2018-04-18T21:18:00Z"/>
                <w:del w:id="9665" w:author="JIE  SUN" w:date="2018-06-22T16:32:00Z"/>
                <w:color w:val="000000" w:themeColor="text1"/>
                <w:rPrChange w:id="9666" w:author="JIE  SUN" w:date="2018-06-22T18:39:00Z">
                  <w:rPr>
                    <w:ins w:id="9667" w:author="jie sun" w:date="2018-04-18T21:18:00Z"/>
                    <w:del w:id="9668" w:author="JIE  SUN" w:date="2018-06-22T16:32:00Z"/>
                  </w:rPr>
                </w:rPrChange>
              </w:rPr>
            </w:pPr>
            <w:ins w:id="9669" w:author="jie sun" w:date="2018-04-18T21:21:00Z">
              <w:del w:id="9670" w:author="JIE  SUN" w:date="2018-06-22T16:32:00Z">
                <w:r w:rsidRPr="00790EB9" w:rsidDel="00520787">
                  <w:rPr>
                    <w:color w:val="000000" w:themeColor="text1"/>
                    <w:rPrChange w:id="9671" w:author="JIE  SUN" w:date="2018-06-22T18:39:00Z">
                      <w:rPr/>
                    </w:rPrChange>
                  </w:rPr>
                  <w:delText>40</w:delText>
                </w:r>
                <w:r w:rsidRPr="00790EB9" w:rsidDel="00520787">
                  <w:rPr>
                    <w:rFonts w:hint="eastAsia"/>
                    <w:color w:val="000000" w:themeColor="text1"/>
                    <w:rPrChange w:id="9672" w:author="JIE  SUN" w:date="2018-06-22T18:39:00Z">
                      <w:rPr>
                        <w:rFonts w:hint="eastAsia"/>
                      </w:rPr>
                    </w:rPrChange>
                  </w:rPr>
                  <w:delText>°</w:delText>
                </w:r>
                <w:r w:rsidRPr="00790EB9" w:rsidDel="00520787">
                  <w:rPr>
                    <w:color w:val="000000" w:themeColor="text1"/>
                    <w:rPrChange w:id="9673" w:author="JIE  SUN" w:date="2018-06-22T18:39:00Z">
                      <w:rPr/>
                    </w:rPrChange>
                  </w:rPr>
                  <w:delText>-80</w:delText>
                </w:r>
                <w:r w:rsidRPr="00790EB9" w:rsidDel="00520787">
                  <w:rPr>
                    <w:rFonts w:hint="eastAsia"/>
                    <w:color w:val="000000" w:themeColor="text1"/>
                    <w:rPrChange w:id="9674" w:author="JIE  SUN" w:date="2018-06-22T18:39:00Z">
                      <w:rPr>
                        <w:rFonts w:hint="eastAsia"/>
                      </w:rPr>
                    </w:rPrChange>
                  </w:rPr>
                  <w:delText>°</w:delText>
                </w:r>
              </w:del>
            </w:ins>
          </w:p>
        </w:tc>
      </w:tr>
    </w:tbl>
    <w:p w14:paraId="0535FB98" w14:textId="77777777" w:rsidR="0087014B" w:rsidDel="00937E4F" w:rsidRDefault="0087014B">
      <w:pPr>
        <w:rPr>
          <w:del w:id="9675" w:author="像个男人一样" w:date="2018-03-22T11:48:00Z"/>
          <w:lang w:val="en-US"/>
        </w:rPr>
      </w:pPr>
    </w:p>
    <w:p w14:paraId="0301A37B" w14:textId="77777777" w:rsidR="00937E4F" w:rsidRDefault="00937E4F">
      <w:pPr>
        <w:pStyle w:val="Caption"/>
        <w:rPr>
          <w:ins w:id="9676" w:author="jie sun" w:date="2018-04-11T20:59:00Z"/>
          <w:iCs w:val="0"/>
          <w:color w:val="auto"/>
          <w:sz w:val="24"/>
          <w:szCs w:val="22"/>
          <w:lang w:val="en-US"/>
        </w:rPr>
      </w:pPr>
    </w:p>
    <w:p w14:paraId="70E94E11" w14:textId="7B7F2287" w:rsidR="00937E4F" w:rsidRDefault="00A41C79">
      <w:pPr>
        <w:pStyle w:val="Heading3"/>
        <w:pPrChange w:id="9677" w:author="JIE  SUN" w:date="2018-06-21T22:23:00Z">
          <w:pPr/>
        </w:pPrChange>
      </w:pPr>
      <w:bookmarkStart w:id="9678" w:name="_Toc518661953"/>
      <w:ins w:id="9679" w:author="JIE  SUN" w:date="2018-06-21T22:24:00Z">
        <w:r>
          <w:t xml:space="preserve">Validating the </w:t>
        </w:r>
      </w:ins>
      <w:ins w:id="9680" w:author="JIE  SUN" w:date="2018-06-22T21:01:00Z">
        <w:r w:rsidR="00751489">
          <w:t>Collection Data</w:t>
        </w:r>
      </w:ins>
      <w:bookmarkEnd w:id="9678"/>
    </w:p>
    <w:p w14:paraId="7BC500DA" w14:textId="77777777" w:rsidR="00971A14" w:rsidRPr="00971A14" w:rsidRDefault="00971A14" w:rsidP="00971A14">
      <w:pPr>
        <w:rPr>
          <w:ins w:id="9681" w:author="jie sun" w:date="2018-04-11T20:59:00Z"/>
          <w:rPrChange w:id="9682" w:author="JIE  SUN" w:date="2018-06-21T22:23:00Z">
            <w:rPr>
              <w:ins w:id="9683" w:author="jie sun" w:date="2018-04-11T20:59:00Z"/>
              <w:lang w:val="en-US"/>
            </w:rPr>
          </w:rPrChange>
        </w:rPr>
      </w:pPr>
    </w:p>
    <w:p w14:paraId="4164DEB6" w14:textId="77777777" w:rsidR="00A41C79" w:rsidRDefault="00A41C79">
      <w:pPr>
        <w:rPr>
          <w:ins w:id="9684" w:author="JIE  SUN" w:date="2018-06-22T17:27:00Z"/>
        </w:rPr>
      </w:pPr>
      <w:ins w:id="9685" w:author="JIE  SUN" w:date="2018-06-21T22:24:00Z">
        <w:r>
          <w:t xml:space="preserve">After </w:t>
        </w:r>
      </w:ins>
      <w:ins w:id="9686" w:author="JIE  SUN" w:date="2018-06-22T17:25:00Z">
        <w:r w:rsidR="001010E9">
          <w:t xml:space="preserve">judging the data </w:t>
        </w:r>
      </w:ins>
      <w:ins w:id="9687" w:author="JIE  SUN" w:date="2018-06-22T21:02:00Z">
        <w:r w:rsidR="00CC5BD9">
          <w:t>validity</w:t>
        </w:r>
      </w:ins>
      <w:ins w:id="9688" w:author="JIE  SUN" w:date="2018-06-22T17:26:00Z">
        <w:r w:rsidR="001010E9">
          <w:t xml:space="preserve"> through the threshold values</w:t>
        </w:r>
      </w:ins>
      <w:ins w:id="9689" w:author="JIE  SUN" w:date="2018-06-21T22:24:00Z">
        <w:r>
          <w:t xml:space="preserve">, </w:t>
        </w:r>
      </w:ins>
      <w:ins w:id="9690" w:author="JIE  SUN" w:date="2018-06-21T22:25:00Z">
        <w:r>
          <w:t xml:space="preserve">there is </w:t>
        </w:r>
      </w:ins>
      <w:ins w:id="9691" w:author="JIE  SUN" w:date="2018-06-22T17:26:00Z">
        <w:r w:rsidR="001010E9">
          <w:t>other two</w:t>
        </w:r>
      </w:ins>
      <w:ins w:id="9692" w:author="JIE  SUN" w:date="2018-06-21T22:25:00Z">
        <w:r>
          <w:t xml:space="preserve"> algorithm</w:t>
        </w:r>
      </w:ins>
      <w:ins w:id="9693" w:author="JIE  SUN" w:date="2018-06-22T17:26:00Z">
        <w:r w:rsidR="001010E9">
          <w:t>s</w:t>
        </w:r>
      </w:ins>
      <w:ins w:id="9694" w:author="JIE  SUN" w:date="2018-06-21T22:25:00Z">
        <w:r>
          <w:t xml:space="preserve"> to validate </w:t>
        </w:r>
      </w:ins>
      <w:ins w:id="9695" w:author="JIE  SUN" w:date="2018-06-21T22:23:00Z">
        <w:r>
          <w:t xml:space="preserve">whether </w:t>
        </w:r>
      </w:ins>
      <w:ins w:id="9696" w:author="JIE  SUN" w:date="2018-06-21T22:26:00Z">
        <w:r>
          <w:t xml:space="preserve">it </w:t>
        </w:r>
      </w:ins>
      <w:ins w:id="9697" w:author="JIE  SUN" w:date="2018-06-21T22:23:00Z">
        <w:r>
          <w:t>is a</w:t>
        </w:r>
      </w:ins>
      <w:ins w:id="9698" w:author="JIE  SUN" w:date="2018-06-22T17:31:00Z">
        <w:r w:rsidR="001010E9">
          <w:t xml:space="preserve"> valid</w:t>
        </w:r>
      </w:ins>
      <w:ins w:id="9699" w:author="JIE  SUN" w:date="2018-06-21T22:23:00Z">
        <w:r>
          <w:t xml:space="preserve"> gesture or not. </w:t>
        </w:r>
      </w:ins>
    </w:p>
    <w:p w14:paraId="55C0B253" w14:textId="77777777" w:rsidR="001010E9" w:rsidRDefault="001010E9">
      <w:pPr>
        <w:rPr>
          <w:ins w:id="9700" w:author="JIE  SUN" w:date="2018-06-22T17:35:00Z"/>
        </w:rPr>
      </w:pPr>
      <w:ins w:id="9701" w:author="JIE  SUN" w:date="2018-06-22T17:27:00Z">
        <w:r>
          <w:t xml:space="preserve">First: </w:t>
        </w:r>
      </w:ins>
      <w:ins w:id="9702" w:author="JIE  SUN" w:date="2018-06-22T17:32:00Z">
        <w:r>
          <w:t xml:space="preserve"> a valid gesture happened should be there are more than</w:t>
        </w:r>
      </w:ins>
      <w:ins w:id="9703" w:author="JIE  SUN" w:date="2018-06-22T17:33:00Z">
        <w:r>
          <w:t xml:space="preserve"> </w:t>
        </w:r>
        <w:r w:rsidR="00396BC8">
          <w:t>4</w:t>
        </w:r>
      </w:ins>
      <w:ins w:id="9704" w:author="JIE  SUN" w:date="2018-06-22T17:32:00Z">
        <w:r>
          <w:t xml:space="preserve"> continuous valid data</w:t>
        </w:r>
      </w:ins>
      <w:ins w:id="9705" w:author="JIE  SUN" w:date="2018-06-22T17:33:00Z">
        <w:r w:rsidR="00396BC8">
          <w:t xml:space="preserve"> of the inclination angle meet the standards; in this way, it can avoid some individual abnormal data </w:t>
        </w:r>
      </w:ins>
      <w:ins w:id="9706" w:author="JIE  SUN" w:date="2018-06-22T17:35:00Z">
        <w:r w:rsidR="00396BC8">
          <w:t>affecting</w:t>
        </w:r>
      </w:ins>
      <w:ins w:id="9707" w:author="JIE  SUN" w:date="2018-06-22T17:33:00Z">
        <w:r w:rsidR="00396BC8">
          <w:t xml:space="preserve"> </w:t>
        </w:r>
      </w:ins>
      <w:ins w:id="9708" w:author="JIE  SUN" w:date="2018-06-22T17:35:00Z">
        <w:r w:rsidR="00396BC8">
          <w:t xml:space="preserve">the result. </w:t>
        </w:r>
      </w:ins>
    </w:p>
    <w:p w14:paraId="5C85FB8F" w14:textId="77777777" w:rsidR="00396BC8" w:rsidRDefault="00396BC8">
      <w:pPr>
        <w:rPr>
          <w:ins w:id="9709" w:author="JIE  SUN" w:date="2018-06-21T22:26:00Z"/>
        </w:rPr>
      </w:pPr>
      <w:ins w:id="9710" w:author="JIE  SUN" w:date="2018-06-22T17:35:00Z">
        <w:r>
          <w:t xml:space="preserve">Second: </w:t>
        </w:r>
      </w:ins>
      <w:ins w:id="9711" w:author="JIE  SUN" w:date="2018-06-22T17:40:00Z">
        <w:r w:rsidR="00A60668">
          <w:t xml:space="preserve"> In</w:t>
        </w:r>
        <w:r w:rsidR="00C006AA">
          <w:t xml:space="preserve"> </w:t>
        </w:r>
        <w:r w:rsidR="00C006AA">
          <w:rPr>
            <w:rFonts w:hint="eastAsia"/>
          </w:rPr>
          <w:t>one</w:t>
        </w:r>
        <w:r w:rsidR="00C006AA">
          <w:t xml:space="preserve"> </w:t>
        </w:r>
        <w:r w:rsidR="00C006AA">
          <w:rPr>
            <w:rFonts w:hint="eastAsia"/>
          </w:rPr>
          <w:t xml:space="preserve">time can only one gesture happen and </w:t>
        </w:r>
      </w:ins>
      <w:ins w:id="9712" w:author="JIE  SUN" w:date="2018-06-22T17:41:00Z">
        <w:r w:rsidR="00163D68">
          <w:t>there must be a module change</w:t>
        </w:r>
      </w:ins>
      <w:ins w:id="9713" w:author="JIE  SUN" w:date="2018-06-22T17:43:00Z">
        <w:r w:rsidR="00DD09CC">
          <w:t>,</w:t>
        </w:r>
      </w:ins>
      <w:ins w:id="9714" w:author="JIE  SUN" w:date="2018-06-22T17:46:00Z">
        <w:r w:rsidR="00163D68">
          <w:t xml:space="preserve"> </w:t>
        </w:r>
      </w:ins>
      <w:ins w:id="9715" w:author="JIE  SUN" w:date="2018-06-22T17:43:00Z">
        <w:r w:rsidR="00DD09CC">
          <w:t xml:space="preserve">which means the data </w:t>
        </w:r>
      </w:ins>
      <w:ins w:id="9716" w:author="JIE  SUN" w:date="2018-06-22T17:47:00Z">
        <w:r w:rsidR="00163D68">
          <w:t xml:space="preserve">of Inclination angle must change from invalid range to an invalid range to </w:t>
        </w:r>
      </w:ins>
      <w:ins w:id="9717" w:author="JIE  SUN" w:date="2018-06-22T17:48:00Z">
        <w:r w:rsidR="00163D68">
          <w:t>prove</w:t>
        </w:r>
      </w:ins>
      <w:ins w:id="9718" w:author="JIE  SUN" w:date="2018-06-22T17:47:00Z">
        <w:r w:rsidR="00163D68">
          <w:t xml:space="preserve"> </w:t>
        </w:r>
      </w:ins>
      <w:ins w:id="9719" w:author="JIE  SUN" w:date="2018-06-22T17:48:00Z">
        <w:r w:rsidR="00163D68">
          <w:t>this is a movement, not just a static condition.</w:t>
        </w:r>
      </w:ins>
    </w:p>
    <w:p w14:paraId="1B107BE3" w14:textId="77777777" w:rsidR="00163D68" w:rsidRDefault="00163D68" w:rsidP="00EF405F">
      <w:pPr>
        <w:autoSpaceDE w:val="0"/>
        <w:autoSpaceDN w:val="0"/>
        <w:adjustRightInd w:val="0"/>
        <w:spacing w:after="0"/>
        <w:rPr>
          <w:ins w:id="9720" w:author="JIE  SUN" w:date="2018-06-22T17:48:00Z"/>
        </w:rPr>
      </w:pPr>
      <w:ins w:id="9721" w:author="JIE  SUN" w:date="2018-06-22T17:48:00Z">
        <w:r>
          <w:t>There is a piece of code</w:t>
        </w:r>
      </w:ins>
      <w:ins w:id="9722" w:author="JIE  SUN" w:date="2018-06-22T18:14:00Z">
        <w:r w:rsidR="00325963">
          <w:t xml:space="preserve"> below</w:t>
        </w:r>
      </w:ins>
      <w:ins w:id="9723" w:author="JIE  SUN" w:date="2018-06-22T17:48:00Z">
        <w:r>
          <w:t xml:space="preserve"> realizing the function, </w:t>
        </w:r>
      </w:ins>
      <w:ins w:id="9724" w:author="JIE  SUN" w:date="2018-06-22T17:49:00Z">
        <w:r>
          <w:t xml:space="preserve">for example. </w:t>
        </w:r>
        <w:r>
          <w:rPr>
            <w:rFonts w:ascii="NSimSun" w:eastAsia="NSimSun" w:hAnsi="Times New Roman" w:cs="NSimSun"/>
            <w:color w:val="000000"/>
            <w:sz w:val="19"/>
            <w:szCs w:val="19"/>
          </w:rPr>
          <w:t xml:space="preserve">aflag.last_times[0] </w:t>
        </w:r>
        <w:r w:rsidRPr="00163D68">
          <w:rPr>
            <w:rPrChange w:id="9725" w:author="JIE  SUN" w:date="2018-06-22T17:50:00Z">
              <w:rPr>
                <w:rFonts w:ascii="NSimSun" w:eastAsia="NSimSun" w:hAnsi="Times New Roman" w:cs="NSimSun"/>
                <w:color w:val="000000"/>
                <w:sz w:val="19"/>
                <w:szCs w:val="19"/>
              </w:rPr>
            </w:rPrChange>
          </w:rPr>
          <w:t>Gesture</w:t>
        </w:r>
      </w:ins>
      <w:ins w:id="9726" w:author="JIE  SUN" w:date="2018-06-22T17:50:00Z">
        <w:r>
          <w:t xml:space="preserve"> 1</w:t>
        </w:r>
      </w:ins>
      <w:ins w:id="9727" w:author="JIE  SUN" w:date="2018-06-22T17:49:00Z">
        <w:r w:rsidRPr="00163D68">
          <w:rPr>
            <w:rPrChange w:id="9728" w:author="JIE  SUN" w:date="2018-06-22T17:50:00Z">
              <w:rPr>
                <w:rFonts w:ascii="NSimSun" w:eastAsia="NSimSun" w:hAnsi="Times New Roman" w:cs="NSimSun"/>
                <w:color w:val="000000"/>
                <w:sz w:val="19"/>
                <w:szCs w:val="19"/>
              </w:rPr>
            </w:rPrChange>
          </w:rPr>
          <w:t xml:space="preserve"> flag variable</w:t>
        </w:r>
      </w:ins>
      <w:ins w:id="9729" w:author="JIE  SUN" w:date="2018-06-22T17:51:00Z">
        <w:r>
          <w:t xml:space="preserve"> and </w:t>
        </w:r>
        <w:r>
          <w:rPr>
            <w:rFonts w:ascii="NSimSun" w:eastAsia="NSimSun" w:hAnsi="Times New Roman" w:cs="NSimSun"/>
            <w:color w:val="000000"/>
            <w:sz w:val="19"/>
            <w:szCs w:val="19"/>
          </w:rPr>
          <w:t>aflag.last_times[1]</w:t>
        </w:r>
        <w:r>
          <w:t xml:space="preserve"> is </w:t>
        </w:r>
        <w:r w:rsidRPr="00B056CD">
          <w:t>Gesture</w:t>
        </w:r>
        <w:r>
          <w:t xml:space="preserve"> 2</w:t>
        </w:r>
        <w:r w:rsidRPr="00B056CD">
          <w:t xml:space="preserve"> flag variable</w:t>
        </w:r>
        <w:r>
          <w:rPr>
            <w:rFonts w:hint="eastAsia"/>
          </w:rPr>
          <w:t xml:space="preserve"> </w:t>
        </w:r>
        <w:r>
          <w:t xml:space="preserve">,when there is a specific gesture happened it will become 1 from 0, and </w:t>
        </w:r>
      </w:ins>
      <w:ins w:id="9730" w:author="JIE  SUN" w:date="2018-06-22T17:52:00Z">
        <w:r>
          <w:rPr>
            <w:rFonts w:ascii="NSimSun" w:eastAsia="NSimSun" w:hAnsi="Times New Roman" w:cs="NSimSun"/>
            <w:color w:val="000000"/>
            <w:sz w:val="19"/>
            <w:szCs w:val="19"/>
          </w:rPr>
          <w:t xml:space="preserve">aflag.previous_time </w:t>
        </w:r>
        <w:r w:rsidRPr="00EF405F">
          <w:rPr>
            <w:rPrChange w:id="9731" w:author="JIE  SUN" w:date="2018-06-22T18:12:00Z">
              <w:rPr>
                <w:rFonts w:ascii="NSimSun" w:eastAsia="NSimSun" w:hAnsi="Times New Roman" w:cs="NSimSun"/>
                <w:color w:val="000000"/>
                <w:sz w:val="19"/>
                <w:szCs w:val="19"/>
              </w:rPr>
            </w:rPrChange>
          </w:rPr>
          <w:t xml:space="preserve">means how many times the </w:t>
        </w:r>
      </w:ins>
      <w:ins w:id="9732" w:author="JIE  SUN" w:date="2018-06-22T17:53:00Z">
        <w:r w:rsidRPr="00EF405F">
          <w:rPr>
            <w:rPrChange w:id="9733" w:author="JIE  SUN" w:date="2018-06-22T18:12:00Z">
              <w:rPr>
                <w:rFonts w:ascii="NSimSun" w:eastAsia="NSimSun" w:hAnsi="Times New Roman" w:cs="NSimSun"/>
                <w:color w:val="000000"/>
                <w:sz w:val="19"/>
                <w:szCs w:val="19"/>
              </w:rPr>
            </w:rPrChange>
          </w:rPr>
          <w:t>data continually meet the condition</w:t>
        </w:r>
      </w:ins>
      <w:ins w:id="9734" w:author="JIE  SUN" w:date="2018-06-22T17:52:00Z">
        <w:r w:rsidRPr="00EF405F">
          <w:rPr>
            <w:rPrChange w:id="9735" w:author="JIE  SUN" w:date="2018-06-22T18:12:00Z">
              <w:rPr>
                <w:rFonts w:ascii="NSimSun" w:eastAsia="NSimSun" w:hAnsi="Times New Roman" w:cs="NSimSun"/>
                <w:color w:val="000000"/>
                <w:sz w:val="19"/>
                <w:szCs w:val="19"/>
              </w:rPr>
            </w:rPrChange>
          </w:rPr>
          <w:t xml:space="preserve">, and  </w:t>
        </w:r>
      </w:ins>
      <w:ins w:id="9736" w:author="JIE  SUN" w:date="2018-06-22T18:12:00Z">
        <w:r w:rsidR="00EF405F">
          <w:rPr>
            <w:rFonts w:ascii="NSimSun" w:eastAsia="NSimSun" w:hAnsi="Times New Roman" w:cs="NSimSun"/>
            <w:color w:val="000000"/>
            <w:sz w:val="19"/>
            <w:szCs w:val="19"/>
          </w:rPr>
          <w:t xml:space="preserve">act </w:t>
        </w:r>
      </w:ins>
      <w:ins w:id="9737" w:author="JIE  SUN" w:date="2018-06-22T17:52:00Z">
        <w:r w:rsidRPr="00EF405F">
          <w:rPr>
            <w:rPrChange w:id="9738" w:author="JIE  SUN" w:date="2018-06-22T18:12:00Z">
              <w:rPr>
                <w:rFonts w:ascii="NSimSun" w:eastAsia="NSimSun" w:hAnsi="Times New Roman" w:cs="NSimSun"/>
                <w:color w:val="000000"/>
                <w:sz w:val="19"/>
                <w:szCs w:val="19"/>
              </w:rPr>
            </w:rPrChange>
          </w:rPr>
          <w:t xml:space="preserve">is a </w:t>
        </w:r>
      </w:ins>
      <w:ins w:id="9739" w:author="JIE  SUN" w:date="2018-06-22T18:12:00Z">
        <w:r w:rsidR="00EF405F">
          <w:t xml:space="preserve">flag for marking a gesture happens or not, if </w:t>
        </w:r>
      </w:ins>
      <w:ins w:id="9740" w:author="JIE  SUN" w:date="2018-06-22T18:13:00Z">
        <w:r w:rsidR="00EF405F">
          <w:rPr>
            <w:rFonts w:ascii="NSimSun" w:eastAsia="NSimSun" w:hAnsi="Times New Roman" w:cs="NSimSun"/>
            <w:color w:val="000000"/>
            <w:sz w:val="19"/>
            <w:szCs w:val="19"/>
          </w:rPr>
          <w:t>act</w:t>
        </w:r>
      </w:ins>
    </w:p>
    <w:p w14:paraId="626D6C42" w14:textId="77777777" w:rsidR="00EF405F" w:rsidRDefault="00EF405F" w:rsidP="00396BC8">
      <w:pPr>
        <w:autoSpaceDE w:val="0"/>
        <w:autoSpaceDN w:val="0"/>
        <w:adjustRightInd w:val="0"/>
        <w:spacing w:after="0"/>
        <w:rPr>
          <w:ins w:id="9741" w:author="JIE  SUN" w:date="2018-06-22T18:14:00Z"/>
          <w:rFonts w:ascii="NSimSun" w:eastAsia="NSimSun" w:hAnsi="Times New Roman" w:cs="NSimSun"/>
          <w:color w:val="000000"/>
          <w:sz w:val="19"/>
          <w:szCs w:val="19"/>
        </w:rPr>
      </w:pPr>
      <w:ins w:id="9742" w:author="JIE  SUN" w:date="2018-06-22T18:13:00Z">
        <w:r>
          <w:rPr>
            <w:rFonts w:ascii="NSimSun" w:eastAsia="NSimSun" w:hAnsi="Times New Roman" w:cs="NSimSun"/>
            <w:color w:val="000000"/>
            <w:sz w:val="19"/>
            <w:szCs w:val="19"/>
          </w:rPr>
          <w:t>== 1</w:t>
        </w:r>
      </w:ins>
      <w:ins w:id="9743" w:author="JIE  SUN" w:date="2018-06-22T17:52:00Z">
        <w:r w:rsidR="00163D68">
          <w:rPr>
            <w:rFonts w:ascii="NSimSun" w:eastAsia="NSimSun" w:hAnsi="Times New Roman" w:cs="NSimSun"/>
            <w:color w:val="000000"/>
            <w:sz w:val="19"/>
            <w:szCs w:val="19"/>
          </w:rPr>
          <w:t xml:space="preserve"> </w:t>
        </w:r>
      </w:ins>
      <w:ins w:id="9744" w:author="JIE  SUN" w:date="2018-06-22T18:13:00Z">
        <w:r w:rsidRPr="00EF405F">
          <w:rPr>
            <w:rPrChange w:id="9745" w:author="JIE  SUN" w:date="2018-06-22T18:13:00Z">
              <w:rPr>
                <w:rFonts w:ascii="NSimSun" w:eastAsia="NSimSun" w:hAnsi="Times New Roman" w:cs="NSimSun"/>
                <w:color w:val="000000"/>
                <w:sz w:val="19"/>
                <w:szCs w:val="19"/>
              </w:rPr>
            </w:rPrChange>
          </w:rPr>
          <w:t xml:space="preserve">means there is a </w:t>
        </w:r>
      </w:ins>
      <w:ins w:id="9746" w:author="JIE  SUN" w:date="2018-06-22T21:03:00Z">
        <w:r w:rsidR="0091419F">
          <w:t xml:space="preserve">correct </w:t>
        </w:r>
      </w:ins>
      <w:ins w:id="9747" w:author="JIE  SUN" w:date="2018-06-22T18:13:00Z">
        <w:r w:rsidRPr="00EF405F">
          <w:rPr>
            <w:rPrChange w:id="9748" w:author="JIE  SUN" w:date="2018-06-22T18:13:00Z">
              <w:rPr>
                <w:rFonts w:ascii="NSimSun" w:eastAsia="NSimSun" w:hAnsi="Times New Roman" w:cs="NSimSun"/>
                <w:color w:val="000000"/>
                <w:sz w:val="19"/>
                <w:szCs w:val="19"/>
              </w:rPr>
            </w:rPrChange>
          </w:rPr>
          <w:t>gesture caught</w:t>
        </w:r>
      </w:ins>
      <w:ins w:id="9749" w:author="JIE  SUN" w:date="2018-06-22T18:15:00Z">
        <w:r w:rsidR="003B5070">
          <w:t>.</w:t>
        </w:r>
      </w:ins>
      <w:ins w:id="9750" w:author="JIE  SUN" w:date="2018-06-22T17:33:00Z">
        <w:r w:rsidR="00396BC8" w:rsidRPr="00EF405F">
          <w:rPr>
            <w:rPrChange w:id="9751" w:author="JIE  SUN" w:date="2018-06-22T18:13:00Z">
              <w:rPr>
                <w:rFonts w:ascii="NSimSun" w:eastAsia="NSimSun" w:hAnsi="Times New Roman" w:cs="NSimSun"/>
                <w:color w:val="000000"/>
                <w:sz w:val="19"/>
                <w:szCs w:val="19"/>
              </w:rPr>
            </w:rPrChange>
          </w:rPr>
          <w:tab/>
        </w:r>
        <w:r w:rsidR="00396BC8" w:rsidRPr="00EF405F">
          <w:rPr>
            <w:rPrChange w:id="9752" w:author="JIE  SUN" w:date="2018-06-22T18:13:00Z">
              <w:rPr>
                <w:rFonts w:ascii="NSimSun" w:eastAsia="NSimSun" w:hAnsi="Times New Roman" w:cs="NSimSun"/>
                <w:color w:val="000000"/>
                <w:sz w:val="19"/>
                <w:szCs w:val="19"/>
              </w:rPr>
            </w:rPrChange>
          </w:rPr>
          <w:tab/>
        </w:r>
        <w:r w:rsidR="00396BC8">
          <w:rPr>
            <w:rFonts w:ascii="NSimSun" w:eastAsia="NSimSun" w:hAnsi="Times New Roman" w:cs="NSimSun"/>
            <w:color w:val="000000"/>
            <w:sz w:val="19"/>
            <w:szCs w:val="19"/>
          </w:rPr>
          <w:tab/>
        </w:r>
      </w:ins>
    </w:p>
    <w:p w14:paraId="1ADF140B" w14:textId="77777777" w:rsidR="00EF405F" w:rsidRDefault="00EF405F" w:rsidP="00396BC8">
      <w:pPr>
        <w:autoSpaceDE w:val="0"/>
        <w:autoSpaceDN w:val="0"/>
        <w:adjustRightInd w:val="0"/>
        <w:spacing w:after="0"/>
        <w:rPr>
          <w:ins w:id="9753" w:author="JIE  SUN" w:date="2018-06-22T18:13:00Z"/>
          <w:rFonts w:ascii="NSimSun" w:eastAsia="NSimSun" w:hAnsi="Times New Roman" w:cs="NSimSun"/>
          <w:color w:val="000000"/>
          <w:sz w:val="19"/>
          <w:szCs w:val="19"/>
        </w:rPr>
      </w:pPr>
    </w:p>
    <w:p w14:paraId="7B10AB55" w14:textId="77777777" w:rsidR="00396BC8" w:rsidRDefault="00396BC8">
      <w:pPr>
        <w:autoSpaceDE w:val="0"/>
        <w:autoSpaceDN w:val="0"/>
        <w:adjustRightInd w:val="0"/>
        <w:spacing w:after="0"/>
        <w:ind w:left="1440" w:firstLine="720"/>
        <w:rPr>
          <w:ins w:id="9754" w:author="JIE  SUN" w:date="2018-06-22T17:33:00Z"/>
          <w:rFonts w:ascii="NSimSun" w:eastAsia="NSimSun" w:hAnsi="Times New Roman" w:cs="NSimSun"/>
          <w:color w:val="000000"/>
          <w:sz w:val="19"/>
          <w:szCs w:val="19"/>
        </w:rPr>
        <w:pPrChange w:id="9755" w:author="JIE  SUN" w:date="2018-06-22T18:14:00Z">
          <w:pPr>
            <w:autoSpaceDE w:val="0"/>
            <w:autoSpaceDN w:val="0"/>
            <w:adjustRightInd w:val="0"/>
            <w:spacing w:after="0"/>
          </w:pPr>
        </w:pPrChange>
      </w:pPr>
      <w:ins w:id="9756" w:author="JIE  SUN" w:date="2018-06-22T17:33: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(aflag.last_times[1] != 0)</w:t>
        </w:r>
      </w:ins>
    </w:p>
    <w:p w14:paraId="4989C4B4" w14:textId="77777777" w:rsidR="00396BC8" w:rsidRDefault="00396BC8" w:rsidP="00396BC8">
      <w:pPr>
        <w:autoSpaceDE w:val="0"/>
        <w:autoSpaceDN w:val="0"/>
        <w:adjustRightInd w:val="0"/>
        <w:spacing w:after="0"/>
        <w:rPr>
          <w:ins w:id="9757" w:author="JIE  SUN" w:date="2018-06-22T17:33:00Z"/>
          <w:rFonts w:ascii="NSimSun" w:eastAsia="NSimSun" w:hAnsi="Times New Roman" w:cs="NSimSun"/>
          <w:color w:val="000000"/>
          <w:sz w:val="19"/>
          <w:szCs w:val="19"/>
        </w:rPr>
      </w:pPr>
      <w:ins w:id="975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454C0BBA" w14:textId="77777777" w:rsidR="00396BC8" w:rsidRDefault="00396BC8" w:rsidP="00396BC8">
      <w:pPr>
        <w:autoSpaceDE w:val="0"/>
        <w:autoSpaceDN w:val="0"/>
        <w:adjustRightInd w:val="0"/>
        <w:spacing w:after="0"/>
        <w:rPr>
          <w:ins w:id="9759" w:author="JIE  SUN" w:date="2018-06-22T17:33:00Z"/>
          <w:rFonts w:ascii="NSimSun" w:eastAsia="NSimSun" w:hAnsi="Times New Roman" w:cs="NSimSun"/>
          <w:color w:val="000000"/>
          <w:sz w:val="19"/>
          <w:szCs w:val="19"/>
        </w:rPr>
      </w:pPr>
      <w:ins w:id="976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116AAC59" w14:textId="77777777" w:rsidR="00396BC8" w:rsidRDefault="00396BC8" w:rsidP="00396BC8">
      <w:pPr>
        <w:autoSpaceDE w:val="0"/>
        <w:autoSpaceDN w:val="0"/>
        <w:adjustRightInd w:val="0"/>
        <w:spacing w:after="0"/>
        <w:rPr>
          <w:ins w:id="9761" w:author="JIE  SUN" w:date="2018-06-22T17:33:00Z"/>
          <w:rFonts w:ascii="NSimSun" w:eastAsia="NSimSun" w:hAnsi="Times New Roman" w:cs="NSimSun"/>
          <w:color w:val="000000"/>
          <w:sz w:val="19"/>
          <w:szCs w:val="19"/>
        </w:rPr>
      </w:pPr>
      <w:ins w:id="976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aflag.last_times[1] = 0;</w:t>
        </w:r>
      </w:ins>
    </w:p>
    <w:p w14:paraId="44629AA3" w14:textId="77777777" w:rsidR="00396BC8" w:rsidRDefault="00396BC8" w:rsidP="00396BC8">
      <w:pPr>
        <w:autoSpaceDE w:val="0"/>
        <w:autoSpaceDN w:val="0"/>
        <w:adjustRightInd w:val="0"/>
        <w:spacing w:after="0"/>
        <w:rPr>
          <w:ins w:id="9763" w:author="JIE  SUN" w:date="2018-06-22T17:33:00Z"/>
          <w:rFonts w:ascii="NSimSun" w:eastAsia="NSimSun" w:hAnsi="Times New Roman" w:cs="NSimSun"/>
          <w:color w:val="000000"/>
          <w:sz w:val="19"/>
          <w:szCs w:val="19"/>
        </w:rPr>
      </w:pPr>
      <w:ins w:id="976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 = 0;</w:t>
        </w:r>
      </w:ins>
    </w:p>
    <w:p w14:paraId="15D343EC" w14:textId="77777777" w:rsidR="00396BC8" w:rsidRDefault="00396BC8" w:rsidP="00396BC8">
      <w:pPr>
        <w:autoSpaceDE w:val="0"/>
        <w:autoSpaceDN w:val="0"/>
        <w:adjustRightInd w:val="0"/>
        <w:spacing w:after="0"/>
        <w:rPr>
          <w:ins w:id="9765" w:author="JIE  SUN" w:date="2018-06-22T17:33:00Z"/>
          <w:rFonts w:ascii="NSimSun" w:eastAsia="NSimSun" w:hAnsi="Times New Roman" w:cs="NSimSun"/>
          <w:color w:val="000000"/>
          <w:sz w:val="19"/>
          <w:szCs w:val="19"/>
        </w:rPr>
      </w:pPr>
      <w:ins w:id="976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64E16D01" w14:textId="77777777" w:rsidR="00396BC8" w:rsidRDefault="00396BC8" w:rsidP="00396BC8">
      <w:pPr>
        <w:autoSpaceDE w:val="0"/>
        <w:autoSpaceDN w:val="0"/>
        <w:adjustRightInd w:val="0"/>
        <w:spacing w:after="0"/>
        <w:rPr>
          <w:ins w:id="9767" w:author="JIE  SUN" w:date="2018-06-22T17:33:00Z"/>
          <w:rFonts w:ascii="NSimSun" w:eastAsia="NSimSun" w:hAnsi="Times New Roman" w:cs="NSimSun"/>
          <w:color w:val="000000"/>
          <w:sz w:val="19"/>
          <w:szCs w:val="19"/>
        </w:rPr>
      </w:pPr>
      <w:ins w:id="976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371FA903" w14:textId="77777777" w:rsidR="00396BC8" w:rsidRDefault="00396BC8" w:rsidP="00396BC8">
      <w:pPr>
        <w:autoSpaceDE w:val="0"/>
        <w:autoSpaceDN w:val="0"/>
        <w:adjustRightInd w:val="0"/>
        <w:spacing w:after="0"/>
        <w:rPr>
          <w:ins w:id="9769" w:author="JIE  SUN" w:date="2018-06-22T17:33:00Z"/>
          <w:rFonts w:ascii="NSimSun" w:eastAsia="NSimSun" w:hAnsi="Times New Roman" w:cs="NSimSun"/>
          <w:color w:val="000000"/>
          <w:sz w:val="19"/>
          <w:szCs w:val="19"/>
        </w:rPr>
      </w:pPr>
      <w:ins w:id="977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4A3B646" w14:textId="77777777" w:rsidR="00396BC8" w:rsidRDefault="00396BC8" w:rsidP="00396BC8">
      <w:pPr>
        <w:autoSpaceDE w:val="0"/>
        <w:autoSpaceDN w:val="0"/>
        <w:adjustRightInd w:val="0"/>
        <w:spacing w:after="0"/>
        <w:rPr>
          <w:ins w:id="9771" w:author="JIE  SUN" w:date="2018-06-22T17:33:00Z"/>
          <w:rFonts w:ascii="NSimSun" w:eastAsia="NSimSun" w:hAnsi="Times New Roman" w:cs="NSimSun"/>
          <w:color w:val="000000"/>
          <w:sz w:val="19"/>
          <w:szCs w:val="19"/>
        </w:rPr>
      </w:pPr>
      <w:ins w:id="977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(aflag.previous_time == 4)</w:t>
        </w:r>
      </w:ins>
    </w:p>
    <w:p w14:paraId="279481A2" w14:textId="77777777" w:rsidR="00396BC8" w:rsidRDefault="00396BC8" w:rsidP="00396BC8">
      <w:pPr>
        <w:autoSpaceDE w:val="0"/>
        <w:autoSpaceDN w:val="0"/>
        <w:adjustRightInd w:val="0"/>
        <w:spacing w:after="0"/>
        <w:rPr>
          <w:ins w:id="9773" w:author="JIE  SUN" w:date="2018-06-22T17:33:00Z"/>
          <w:rFonts w:ascii="NSimSun" w:eastAsia="NSimSun" w:hAnsi="Times New Roman" w:cs="NSimSun"/>
          <w:color w:val="000000"/>
          <w:sz w:val="19"/>
          <w:szCs w:val="19"/>
        </w:rPr>
      </w:pPr>
      <w:ins w:id="977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w:t>
        </w:r>
      </w:ins>
    </w:p>
    <w:p w14:paraId="073DF467" w14:textId="77777777" w:rsidR="00396BC8" w:rsidRDefault="00396BC8" w:rsidP="00396BC8">
      <w:pPr>
        <w:autoSpaceDE w:val="0"/>
        <w:autoSpaceDN w:val="0"/>
        <w:adjustRightInd w:val="0"/>
        <w:spacing w:after="0"/>
        <w:rPr>
          <w:ins w:id="9775" w:author="JIE  SUN" w:date="2018-06-22T17:33:00Z"/>
          <w:rFonts w:ascii="NSimSun" w:eastAsia="NSimSun" w:hAnsi="Times New Roman" w:cs="NSimSun"/>
          <w:color w:val="000000"/>
          <w:sz w:val="19"/>
          <w:szCs w:val="19"/>
        </w:rPr>
      </w:pPr>
      <w:ins w:id="977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w:t>
        </w:r>
      </w:ins>
    </w:p>
    <w:p w14:paraId="6ED5D102" w14:textId="77777777" w:rsidR="00396BC8" w:rsidRDefault="00396BC8" w:rsidP="00396BC8">
      <w:pPr>
        <w:autoSpaceDE w:val="0"/>
        <w:autoSpaceDN w:val="0"/>
        <w:adjustRightInd w:val="0"/>
        <w:spacing w:after="0"/>
        <w:rPr>
          <w:ins w:id="9777" w:author="JIE  SUN" w:date="2018-06-22T17:33:00Z"/>
          <w:rFonts w:ascii="NSimSun" w:eastAsia="NSimSun" w:hAnsi="Times New Roman" w:cs="NSimSun"/>
          <w:color w:val="000000"/>
          <w:sz w:val="19"/>
          <w:szCs w:val="19"/>
        </w:rPr>
      </w:pPr>
    </w:p>
    <w:p w14:paraId="1BC01F68" w14:textId="77777777" w:rsidR="00396BC8" w:rsidRDefault="00396BC8" w:rsidP="00396BC8">
      <w:pPr>
        <w:autoSpaceDE w:val="0"/>
        <w:autoSpaceDN w:val="0"/>
        <w:adjustRightInd w:val="0"/>
        <w:spacing w:after="0"/>
        <w:rPr>
          <w:ins w:id="9778" w:author="JIE  SUN" w:date="2018-06-22T17:33:00Z"/>
          <w:rFonts w:ascii="NSimSun" w:eastAsia="NSimSun" w:hAnsi="Times New Roman" w:cs="NSimSun"/>
          <w:color w:val="000000"/>
          <w:sz w:val="19"/>
          <w:szCs w:val="19"/>
        </w:rPr>
      </w:pPr>
    </w:p>
    <w:p w14:paraId="34819EFD" w14:textId="77777777" w:rsidR="00396BC8" w:rsidRDefault="00396BC8" w:rsidP="00396BC8">
      <w:pPr>
        <w:autoSpaceDE w:val="0"/>
        <w:autoSpaceDN w:val="0"/>
        <w:adjustRightInd w:val="0"/>
        <w:spacing w:after="0"/>
        <w:rPr>
          <w:ins w:id="9779" w:author="JIE  SUN" w:date="2018-06-22T17:33:00Z"/>
          <w:rFonts w:ascii="NSimSun" w:eastAsia="NSimSun" w:hAnsi="Times New Roman" w:cs="NSimSun"/>
          <w:color w:val="000000"/>
          <w:sz w:val="19"/>
          <w:szCs w:val="19"/>
        </w:rPr>
      </w:pPr>
      <w:ins w:id="978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(aflag.last_times[0] == 1) {</w:t>
        </w:r>
      </w:ins>
    </w:p>
    <w:p w14:paraId="6BBD3151" w14:textId="77777777" w:rsidR="00396BC8" w:rsidRDefault="00396BC8" w:rsidP="00396BC8">
      <w:pPr>
        <w:autoSpaceDE w:val="0"/>
        <w:autoSpaceDN w:val="0"/>
        <w:adjustRightInd w:val="0"/>
        <w:spacing w:after="0"/>
        <w:rPr>
          <w:ins w:id="9781" w:author="JIE  SUN" w:date="2018-06-22T17:33:00Z"/>
          <w:rFonts w:ascii="NSimSun" w:eastAsia="NSimSun" w:hAnsi="Times New Roman" w:cs="NSimSun"/>
          <w:color w:val="000000"/>
          <w:sz w:val="19"/>
          <w:szCs w:val="19"/>
        </w:rPr>
      </w:pPr>
      <w:ins w:id="978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5419CF5C" w14:textId="77777777" w:rsidR="00396BC8" w:rsidRDefault="00396BC8" w:rsidP="00396BC8">
      <w:pPr>
        <w:autoSpaceDE w:val="0"/>
        <w:autoSpaceDN w:val="0"/>
        <w:adjustRightInd w:val="0"/>
        <w:spacing w:after="0"/>
        <w:rPr>
          <w:ins w:id="9783" w:author="JIE  SUN" w:date="2018-06-22T17:33:00Z"/>
          <w:rFonts w:ascii="NSimSun" w:eastAsia="NSimSun" w:hAnsi="Times New Roman" w:cs="NSimSun"/>
          <w:color w:val="000000"/>
          <w:sz w:val="19"/>
          <w:szCs w:val="19"/>
        </w:rPr>
      </w:pPr>
      <w:ins w:id="978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7D34DBA7" w14:textId="77777777" w:rsidR="00396BC8" w:rsidRDefault="00396BC8" w:rsidP="00396BC8">
      <w:pPr>
        <w:autoSpaceDE w:val="0"/>
        <w:autoSpaceDN w:val="0"/>
        <w:adjustRightInd w:val="0"/>
        <w:spacing w:after="0"/>
        <w:rPr>
          <w:ins w:id="9785" w:author="JIE  SUN" w:date="2018-06-22T17:33:00Z"/>
          <w:rFonts w:ascii="NSimSun" w:eastAsia="NSimSun" w:hAnsi="Times New Roman" w:cs="NSimSun"/>
          <w:color w:val="000000"/>
          <w:sz w:val="19"/>
          <w:szCs w:val="19"/>
        </w:rPr>
      </w:pPr>
      <w:ins w:id="978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6FDB90B3" w14:textId="77777777" w:rsidR="00396BC8" w:rsidRDefault="00396BC8" w:rsidP="00396BC8">
      <w:pPr>
        <w:autoSpaceDE w:val="0"/>
        <w:autoSpaceDN w:val="0"/>
        <w:adjustRightInd w:val="0"/>
        <w:spacing w:after="0"/>
        <w:rPr>
          <w:ins w:id="9787" w:author="JIE  SUN" w:date="2018-06-22T17:33:00Z"/>
          <w:rFonts w:ascii="NSimSun" w:eastAsia="NSimSun" w:hAnsi="Times New Roman" w:cs="NSimSun"/>
          <w:color w:val="000000"/>
          <w:sz w:val="19"/>
          <w:szCs w:val="19"/>
        </w:rPr>
      </w:pPr>
      <w:ins w:id="978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54B06C2" w14:textId="77777777" w:rsidR="00396BC8" w:rsidRDefault="00396BC8" w:rsidP="00396BC8">
      <w:pPr>
        <w:autoSpaceDE w:val="0"/>
        <w:autoSpaceDN w:val="0"/>
        <w:adjustRightInd w:val="0"/>
        <w:spacing w:after="0"/>
        <w:rPr>
          <w:ins w:id="9789" w:author="JIE  SUN" w:date="2018-06-22T17:33:00Z"/>
          <w:rFonts w:ascii="NSimSun" w:eastAsia="NSimSun" w:hAnsi="Times New Roman" w:cs="NSimSun"/>
          <w:color w:val="000000"/>
          <w:sz w:val="19"/>
          <w:szCs w:val="19"/>
        </w:rPr>
      </w:pPr>
      <w:ins w:id="979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3A4F1153" w14:textId="77777777" w:rsidR="00396BC8" w:rsidRDefault="00396BC8" w:rsidP="00396BC8">
      <w:pPr>
        <w:autoSpaceDE w:val="0"/>
        <w:autoSpaceDN w:val="0"/>
        <w:adjustRightInd w:val="0"/>
        <w:spacing w:after="0"/>
        <w:rPr>
          <w:ins w:id="9791" w:author="JIE  SUN" w:date="2018-06-22T17:33:00Z"/>
          <w:rFonts w:ascii="NSimSun" w:eastAsia="NSimSun" w:hAnsi="Times New Roman" w:cs="NSimSun"/>
          <w:color w:val="000000"/>
          <w:sz w:val="19"/>
          <w:szCs w:val="19"/>
        </w:rPr>
      </w:pPr>
      <w:ins w:id="979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658769F" w14:textId="77777777" w:rsidR="00396BC8" w:rsidRDefault="00396BC8" w:rsidP="00396BC8">
      <w:pPr>
        <w:autoSpaceDE w:val="0"/>
        <w:autoSpaceDN w:val="0"/>
        <w:adjustRightInd w:val="0"/>
        <w:spacing w:after="0"/>
        <w:rPr>
          <w:ins w:id="9793" w:author="JIE  SUN" w:date="2018-06-22T17:33:00Z"/>
          <w:rFonts w:ascii="NSimSun" w:eastAsia="NSimSun" w:hAnsi="Times New Roman" w:cs="NSimSun"/>
          <w:color w:val="000000"/>
          <w:sz w:val="19"/>
          <w:szCs w:val="19"/>
        </w:rPr>
      </w:pPr>
      <w:ins w:id="979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ACB6098" w14:textId="77777777" w:rsidR="0087014B" w:rsidRDefault="00396BC8" w:rsidP="00396BC8">
      <w:pPr>
        <w:rPr>
          <w:ins w:id="9795" w:author="像个男人一样" w:date="2018-03-22T12:29:00Z"/>
        </w:rPr>
      </w:pPr>
      <w:ins w:id="9796" w:author="JIE  SUN" w:date="2018-06-22T17:33:00Z">
        <w:r>
          <w:rPr>
            <w:rFonts w:ascii="NSimSun" w:eastAsia="NSimSun" w:hAnsi="Times New Roman" w:cs="NSimSun"/>
            <w:color w:val="000000"/>
            <w:sz w:val="19"/>
            <w:szCs w:val="19"/>
          </w:rPr>
          <w:tab/>
        </w:r>
      </w:ins>
    </w:p>
    <w:p w14:paraId="37456EDA" w14:textId="0C22AF26" w:rsidR="00601451" w:rsidRDefault="00601451" w:rsidP="00601451">
      <w:pPr>
        <w:pStyle w:val="Heading2"/>
        <w:rPr>
          <w:ins w:id="9797" w:author="jie sun" w:date="2018-04-11T21:01:00Z"/>
          <w:lang w:val="en-US"/>
        </w:rPr>
      </w:pPr>
      <w:bookmarkStart w:id="9798" w:name="_Toc518661954"/>
      <w:ins w:id="9799" w:author="jie sun" w:date="2018-04-11T20:59:00Z">
        <w:r>
          <w:rPr>
            <w:lang w:val="en-US"/>
          </w:rPr>
          <w:t xml:space="preserve">The </w:t>
        </w:r>
      </w:ins>
      <w:ins w:id="9800" w:author="jie sun" w:date="2018-04-16T21:28:00Z">
        <w:r w:rsidR="0077421C">
          <w:rPr>
            <w:lang w:val="en-US"/>
          </w:rPr>
          <w:t>T</w:t>
        </w:r>
      </w:ins>
      <w:ins w:id="9801" w:author="jie sun" w:date="2018-04-11T20:59:00Z">
        <w:r>
          <w:rPr>
            <w:lang w:val="en-US"/>
          </w:rPr>
          <w:t xml:space="preserve">est </w:t>
        </w:r>
      </w:ins>
      <w:ins w:id="9802" w:author="jie sun" w:date="2018-04-16T21:28:00Z">
        <w:r w:rsidR="0077421C">
          <w:rPr>
            <w:lang w:val="en-US"/>
          </w:rPr>
          <w:t>P</w:t>
        </w:r>
      </w:ins>
      <w:ins w:id="9803" w:author="jie sun" w:date="2018-04-11T20:59:00Z">
        <w:r>
          <w:rPr>
            <w:lang w:val="en-US"/>
          </w:rPr>
          <w:t>rogram</w:t>
        </w:r>
      </w:ins>
      <w:ins w:id="9804" w:author="jie sun" w:date="2018-04-11T21:00:00Z">
        <w:r w:rsidR="000820B3">
          <w:rPr>
            <w:lang w:val="en-US"/>
          </w:rPr>
          <w:t xml:space="preserve"> </w:t>
        </w:r>
      </w:ins>
      <w:ins w:id="9805" w:author="jie sun" w:date="2018-04-18T17:35:00Z">
        <w:r w:rsidR="009C6D16">
          <w:rPr>
            <w:rFonts w:hint="eastAsia"/>
            <w:lang w:val="en-US"/>
          </w:rPr>
          <w:t>o</w:t>
        </w:r>
      </w:ins>
      <w:ins w:id="9806" w:author="jie sun" w:date="2018-04-11T21:00:00Z">
        <w:r w:rsidR="000820B3">
          <w:rPr>
            <w:lang w:val="en-US"/>
          </w:rPr>
          <w:t xml:space="preserve">f </w:t>
        </w:r>
      </w:ins>
      <w:ins w:id="9807" w:author="JIE  SUN" w:date="2018-06-24T18:48:00Z">
        <w:r w:rsidR="009B5EF7">
          <w:rPr>
            <w:rFonts w:hint="eastAsia"/>
            <w:lang w:val="en-US"/>
          </w:rPr>
          <w:t>t</w:t>
        </w:r>
      </w:ins>
      <w:ins w:id="9808" w:author="jie sun" w:date="2018-04-16T21:28:00Z">
        <w:del w:id="9809" w:author="JIE  SUN" w:date="2018-06-24T18:48:00Z">
          <w:r w:rsidR="0077421C" w:rsidDel="009B5EF7">
            <w:rPr>
              <w:lang w:val="en-US"/>
            </w:rPr>
            <w:delText>T</w:delText>
          </w:r>
        </w:del>
      </w:ins>
      <w:ins w:id="9810" w:author="jie sun" w:date="2018-04-11T21:00:00Z">
        <w:r w:rsidR="000820B3">
          <w:rPr>
            <w:lang w:val="en-US"/>
          </w:rPr>
          <w:t xml:space="preserve">he </w:t>
        </w:r>
      </w:ins>
      <w:ins w:id="9811" w:author="jie sun" w:date="2018-04-16T21:28:00Z">
        <w:r w:rsidR="0077421C">
          <w:rPr>
            <w:lang w:val="en-US"/>
          </w:rPr>
          <w:t>A</w:t>
        </w:r>
      </w:ins>
      <w:ins w:id="9812" w:author="jie sun" w:date="2018-04-11T21:00:00Z">
        <w:r w:rsidR="000820B3">
          <w:rPr>
            <w:lang w:val="en-US"/>
          </w:rPr>
          <w:t xml:space="preserve">ction </w:t>
        </w:r>
      </w:ins>
      <w:ins w:id="9813" w:author="jie sun" w:date="2018-04-16T21:29:00Z">
        <w:r w:rsidR="0077421C">
          <w:rPr>
            <w:lang w:val="en-US"/>
          </w:rPr>
          <w:t>R</w:t>
        </w:r>
      </w:ins>
      <w:ins w:id="9814" w:author="jie sun" w:date="2018-04-11T21:00:00Z">
        <w:r w:rsidR="000820B3">
          <w:rPr>
            <w:lang w:val="en-US"/>
          </w:rPr>
          <w:t>ecognition</w:t>
        </w:r>
      </w:ins>
      <w:bookmarkEnd w:id="9798"/>
    </w:p>
    <w:p w14:paraId="7DBA6D8B" w14:textId="77777777" w:rsidR="00195668" w:rsidRPr="00195668" w:rsidRDefault="00195668">
      <w:pPr>
        <w:rPr>
          <w:ins w:id="9815" w:author="jie sun" w:date="2018-04-11T20:59:00Z"/>
          <w:lang w:val="en-US"/>
          <w:rPrChange w:id="9816" w:author="jie sun" w:date="2018-04-11T21:01:00Z">
            <w:rPr>
              <w:ins w:id="9817" w:author="jie sun" w:date="2018-04-11T20:59:00Z"/>
            </w:rPr>
          </w:rPrChange>
        </w:rPr>
        <w:pPrChange w:id="9818" w:author="jie sun" w:date="2018-04-11T21:01:00Z">
          <w:pPr>
            <w:pStyle w:val="Heading2"/>
          </w:pPr>
        </w:pPrChange>
      </w:pPr>
    </w:p>
    <w:p w14:paraId="74097138" w14:textId="3B73F2EA" w:rsidR="0087014B" w:rsidRDefault="007122A6" w:rsidP="00F97A28">
      <w:pPr>
        <w:pStyle w:val="Heading3"/>
        <w:rPr>
          <w:ins w:id="9819" w:author="jie sun" w:date="2018-04-11T21:51:00Z"/>
        </w:rPr>
      </w:pPr>
      <w:bookmarkStart w:id="9820" w:name="_Toc518661955"/>
      <w:ins w:id="9821" w:author="jie sun" w:date="2018-04-11T21:50:00Z">
        <w:r>
          <w:t xml:space="preserve">The </w:t>
        </w:r>
      </w:ins>
      <w:ins w:id="9822" w:author="jie sun" w:date="2018-04-16T21:29:00Z">
        <w:r w:rsidR="0077421C">
          <w:t>I</w:t>
        </w:r>
      </w:ins>
      <w:ins w:id="9823" w:author="jie sun" w:date="2018-04-11T21:50:00Z">
        <w:r>
          <w:t xml:space="preserve">nterface </w:t>
        </w:r>
      </w:ins>
      <w:ins w:id="9824" w:author="jie sun" w:date="2018-04-18T17:35:00Z">
        <w:r w:rsidR="009C6D16">
          <w:t>o</w:t>
        </w:r>
      </w:ins>
      <w:ins w:id="9825" w:author="jie sun" w:date="2018-04-11T21:50:00Z">
        <w:r>
          <w:t xml:space="preserve">f </w:t>
        </w:r>
      </w:ins>
      <w:ins w:id="9826" w:author="JIE  SUN" w:date="2018-06-24T18:49:00Z">
        <w:r w:rsidR="00CA1A44">
          <w:t>t</w:t>
        </w:r>
      </w:ins>
      <w:ins w:id="9827" w:author="jie sun" w:date="2018-04-16T21:29:00Z">
        <w:del w:id="9828" w:author="JIE  SUN" w:date="2018-06-24T18:49:00Z">
          <w:r w:rsidR="0077421C" w:rsidDel="00CA1A44">
            <w:delText>T</w:delText>
          </w:r>
        </w:del>
      </w:ins>
      <w:ins w:id="9829" w:author="jie sun" w:date="2018-04-11T21:50:00Z">
        <w:r>
          <w:t xml:space="preserve">he </w:t>
        </w:r>
      </w:ins>
      <w:ins w:id="9830" w:author="jie sun" w:date="2018-04-16T21:29:00Z">
        <w:r w:rsidR="0077421C">
          <w:t>P</w:t>
        </w:r>
      </w:ins>
      <w:ins w:id="9831" w:author="jie sun" w:date="2018-04-11T21:50:00Z">
        <w:r>
          <w:t>rogram</w:t>
        </w:r>
      </w:ins>
      <w:bookmarkEnd w:id="9820"/>
    </w:p>
    <w:p w14:paraId="294957C6" w14:textId="77777777" w:rsidR="007C70DB" w:rsidRPr="007C70DB" w:rsidRDefault="007739AB">
      <w:ins w:id="9832" w:author="jie sun" w:date="2018-04-12T11:07:00Z">
        <w:r>
          <w:rPr>
            <w:rFonts w:hint="eastAsia"/>
          </w:rPr>
          <w:t>The</w:t>
        </w:r>
        <w:r>
          <w:t xml:space="preserve"> program interface </w:t>
        </w:r>
        <w:r w:rsidR="00D4741C">
          <w:t xml:space="preserve">below </w:t>
        </w:r>
      </w:ins>
      <w:ins w:id="9833" w:author="jie sun" w:date="2018-04-12T11:08:00Z">
        <w:r w:rsidR="00D4741C">
          <w:t>can run two files, Acceleration file and Gyroscope file from iPhone, to calculate how many time</w:t>
        </w:r>
      </w:ins>
      <w:ins w:id="9834" w:author="jie sun" w:date="2018-04-12T11:10:00Z">
        <w:r w:rsidR="00D4741C">
          <w:t>s</w:t>
        </w:r>
      </w:ins>
      <w:ins w:id="9835" w:author="jie sun" w:date="2018-04-12T11:08:00Z">
        <w:r w:rsidR="00D4741C">
          <w:t xml:space="preserve"> those thre</w:t>
        </w:r>
      </w:ins>
      <w:ins w:id="9836" w:author="jie sun" w:date="2018-04-12T11:09:00Z">
        <w:r w:rsidR="00D4741C">
          <w:t>e actions happen</w:t>
        </w:r>
      </w:ins>
      <w:ins w:id="9837" w:author="jie sun" w:date="2018-04-12T11:10:00Z">
        <w:r w:rsidR="00D4741C">
          <w:t>s</w:t>
        </w:r>
      </w:ins>
      <w:ins w:id="9838" w:author="jie sun" w:date="2018-04-12T11:09:00Z">
        <w:r w:rsidR="00D4741C">
          <w:t xml:space="preserve">, so in this way, it can totally show the action recognition </w:t>
        </w:r>
      </w:ins>
      <w:ins w:id="9839" w:author="jie sun" w:date="2018-04-12T11:10:00Z">
        <w:r w:rsidR="00D4741C">
          <w:t>algori</w:t>
        </w:r>
      </w:ins>
      <w:ins w:id="9840" w:author="jie sun" w:date="2018-04-12T11:11:00Z">
        <w:r w:rsidR="00D4741C">
          <w:t xml:space="preserve">thm </w:t>
        </w:r>
      </w:ins>
      <w:ins w:id="9841" w:author="jie sun" w:date="2018-04-12T11:09:00Z">
        <w:r w:rsidR="00D4741C">
          <w:t xml:space="preserve">works and </w:t>
        </w:r>
      </w:ins>
      <w:ins w:id="9842" w:author="jie sun" w:date="2018-04-12T11:11:00Z">
        <w:r w:rsidR="00D4741C">
          <w:t xml:space="preserve">prove those kinds of products which </w:t>
        </w:r>
      </w:ins>
      <w:ins w:id="9843" w:author="jie sun" w:date="2018-04-12T11:13:00Z">
        <w:r w:rsidR="003F7DA4">
          <w:t>will</w:t>
        </w:r>
      </w:ins>
      <w:ins w:id="9844" w:author="jie sun" w:date="2018-04-12T11:11:00Z">
        <w:r w:rsidR="00D4741C">
          <w:t xml:space="preserve"> be created in near future market.</w:t>
        </w:r>
      </w:ins>
    </w:p>
    <w:p w14:paraId="7DB90617" w14:textId="77777777" w:rsidR="0087014B" w:rsidDel="0043181B" w:rsidRDefault="00DC7D2D" w:rsidP="0043181B">
      <w:pPr>
        <w:ind w:left="432" w:hanging="432"/>
        <w:jc w:val="center"/>
        <w:rPr>
          <w:del w:id="9845" w:author="jie sun" w:date="2018-04-19T12:52:00Z"/>
          <w:iCs/>
          <w:color w:val="44546A" w:themeColor="text2"/>
          <w:sz w:val="21"/>
          <w:szCs w:val="18"/>
        </w:rPr>
      </w:pPr>
      <w:ins w:id="9846" w:author="JIE  SUN" w:date="2018-06-25T21:04:00Z">
        <w:r w:rsidRPr="00DC7D2D">
          <w:rPr>
            <w:iCs/>
            <w:noProof/>
            <w:color w:val="44546A" w:themeColor="text2"/>
            <w:sz w:val="21"/>
            <w:szCs w:val="18"/>
          </w:rPr>
          <w:drawing>
            <wp:inline distT="0" distB="0" distL="0" distR="0" wp14:anchorId="382A5201" wp14:editId="4A98AF3A">
              <wp:extent cx="5267325" cy="3524250"/>
              <wp:effectExtent l="0" t="0" r="9525" b="0"/>
              <wp:docPr id="73" name="Picture 73" descr="C:\Users\162309~1.IT2\AppData\Local\Temp\15299570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2309~1.IT2\AppData\Local\Temp\1529957047(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ins>
      <w:ins w:id="9847" w:author="jie sun" w:date="2018-04-11T21:50:00Z">
        <w:del w:id="9848" w:author="JIE  SUN" w:date="2018-06-25T21:03:00Z">
          <w:r w:rsidR="007122A6" w:rsidRPr="007122A6" w:rsidDel="00DC7D2D">
            <w:rPr>
              <w:noProof/>
            </w:rPr>
            <w:drawing>
              <wp:inline distT="0" distB="0" distL="0" distR="0" wp14:anchorId="5E872D1E" wp14:editId="02DACB11">
                <wp:extent cx="4951562" cy="3588385"/>
                <wp:effectExtent l="0" t="0" r="1905" b="0"/>
                <wp:docPr id="57" name="Picture 57" descr="C:\Users\sunjie\AppData\Local\Temp\152347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3476188(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3020" cy="3589442"/>
                        </a:xfrm>
                        <a:prstGeom prst="rect">
                          <a:avLst/>
                        </a:prstGeom>
                        <a:noFill/>
                        <a:ln>
                          <a:noFill/>
                        </a:ln>
                      </pic:spPr>
                    </pic:pic>
                  </a:graphicData>
                </a:graphic>
              </wp:inline>
            </w:drawing>
          </w:r>
        </w:del>
      </w:ins>
    </w:p>
    <w:p w14:paraId="3E2BA547" w14:textId="77777777" w:rsidR="0043181B" w:rsidRDefault="0043181B">
      <w:pPr>
        <w:ind w:left="432" w:hanging="432"/>
        <w:jc w:val="center"/>
        <w:rPr>
          <w:ins w:id="9849" w:author="jie sun" w:date="2018-04-19T12:52:00Z"/>
        </w:rPr>
      </w:pPr>
    </w:p>
    <w:p w14:paraId="2B7077A0" w14:textId="48F3A7FE" w:rsidR="0087014B" w:rsidRPr="00862C00" w:rsidDel="0043181B" w:rsidRDefault="0043181B">
      <w:pPr>
        <w:pStyle w:val="Caption"/>
        <w:jc w:val="center"/>
        <w:rPr>
          <w:del w:id="9850" w:author="jie sun" w:date="2018-04-12T11:24:00Z"/>
        </w:rPr>
        <w:pPrChange w:id="9851" w:author="jie sun" w:date="2018-04-19T13:08:00Z">
          <w:pPr>
            <w:jc w:val="center"/>
          </w:pPr>
        </w:pPrChange>
      </w:pPr>
      <w:bookmarkStart w:id="9852" w:name="_Toc517801908"/>
      <w:ins w:id="9853" w:author="jie sun" w:date="2018-04-19T12:52:00Z">
        <w:r>
          <w:t xml:space="preserve">Figure </w:t>
        </w:r>
      </w:ins>
      <w:ins w:id="9854" w:author="JIE  SUN" w:date="2018-06-21T13:36:00Z">
        <w:r w:rsidR="00A64E7B">
          <w:rPr>
            <w:iCs w:val="0"/>
          </w:rPr>
          <w:fldChar w:fldCharType="begin"/>
        </w:r>
        <w:r w:rsidR="00A64E7B">
          <w:instrText xml:space="preserve"> STYLEREF 1 \s </w:instrText>
        </w:r>
      </w:ins>
      <w:r w:rsidR="00A64E7B">
        <w:rPr>
          <w:iCs w:val="0"/>
        </w:rPr>
        <w:fldChar w:fldCharType="separate"/>
      </w:r>
      <w:r w:rsidR="005D06D1">
        <w:rPr>
          <w:noProof/>
        </w:rPr>
        <w:t>5</w:t>
      </w:r>
      <w:ins w:id="9855"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r w:rsidR="005D06D1">
        <w:rPr>
          <w:noProof/>
        </w:rPr>
        <w:t>16</w:t>
      </w:r>
      <w:ins w:id="9856" w:author="JIE  SUN" w:date="2018-06-21T13:36:00Z">
        <w:r w:rsidR="00A64E7B">
          <w:rPr>
            <w:iCs w:val="0"/>
          </w:rPr>
          <w:fldChar w:fldCharType="end"/>
        </w:r>
      </w:ins>
      <w:ins w:id="9857" w:author="jie sun" w:date="2018-04-19T13:00:00Z">
        <w:del w:id="9858" w:author="JIE  SUN" w:date="2018-06-21T13:34:00Z">
          <w:r w:rsidR="00083FE7" w:rsidDel="00A64E7B">
            <w:rPr>
              <w:iCs w:val="0"/>
            </w:rPr>
            <w:fldChar w:fldCharType="begin"/>
          </w:r>
          <w:r w:rsidR="00083FE7" w:rsidDel="00A64E7B">
            <w:delInstrText xml:space="preserve"> STYLEREF 1 \s </w:delInstrText>
          </w:r>
        </w:del>
      </w:ins>
      <w:del w:id="9859" w:author="JIE  SUN" w:date="2018-06-21T13:34:00Z">
        <w:r w:rsidR="00083FE7" w:rsidDel="00A64E7B">
          <w:rPr>
            <w:iCs w:val="0"/>
          </w:rPr>
          <w:fldChar w:fldCharType="separate"/>
        </w:r>
        <w:r w:rsidR="00083FE7" w:rsidDel="00A64E7B">
          <w:rPr>
            <w:noProof/>
          </w:rPr>
          <w:delText>4</w:delText>
        </w:r>
      </w:del>
      <w:ins w:id="9860" w:author="jie sun" w:date="2018-04-19T13:00:00Z">
        <w:del w:id="9861"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9862" w:author="JIE  SUN" w:date="2018-06-21T13:34:00Z">
        <w:r w:rsidR="00083FE7" w:rsidDel="00A64E7B">
          <w:rPr>
            <w:iCs w:val="0"/>
          </w:rPr>
          <w:fldChar w:fldCharType="separate"/>
        </w:r>
      </w:del>
      <w:ins w:id="9863" w:author="jie sun" w:date="2018-04-19T13:00:00Z">
        <w:del w:id="9864" w:author="JIE  SUN" w:date="2018-06-21T13:34:00Z">
          <w:r w:rsidR="00083FE7" w:rsidDel="00A64E7B">
            <w:rPr>
              <w:noProof/>
            </w:rPr>
            <w:delText>17</w:delText>
          </w:r>
          <w:r w:rsidR="00083FE7" w:rsidDel="00A64E7B">
            <w:rPr>
              <w:iCs w:val="0"/>
            </w:rPr>
            <w:fldChar w:fldCharType="end"/>
          </w:r>
        </w:del>
      </w:ins>
      <w:ins w:id="9865" w:author="jie sun" w:date="2018-04-19T12:52:00Z">
        <w:r>
          <w:t xml:space="preserve"> Action Report Interface</w:t>
        </w:r>
      </w:ins>
      <w:bookmarkEnd w:id="9852"/>
    </w:p>
    <w:p w14:paraId="14A9FF02" w14:textId="77777777" w:rsidR="0087014B" w:rsidDel="006E5371" w:rsidRDefault="0087014B">
      <w:pPr>
        <w:pStyle w:val="Caption"/>
        <w:jc w:val="center"/>
        <w:rPr>
          <w:ins w:id="9866" w:author="像个男人一样" w:date="2018-03-22T12:30:00Z"/>
          <w:del w:id="9867" w:author="jie sun" w:date="2018-04-12T11:24:00Z"/>
        </w:rPr>
        <w:pPrChange w:id="9868" w:author="jie sun" w:date="2018-04-19T13:08:00Z">
          <w:pPr>
            <w:pStyle w:val="Heading1"/>
            <w:numPr>
              <w:numId w:val="0"/>
            </w:numPr>
            <w:ind w:left="0" w:firstLine="0"/>
          </w:pPr>
        </w:pPrChange>
      </w:pPr>
    </w:p>
    <w:p w14:paraId="58A8A6F3" w14:textId="77777777" w:rsidR="0087014B" w:rsidDel="00B24752" w:rsidRDefault="0087014B">
      <w:pPr>
        <w:pStyle w:val="Caption"/>
        <w:jc w:val="center"/>
        <w:rPr>
          <w:ins w:id="9869" w:author="像个男人一样" w:date="2018-03-22T12:30:00Z"/>
          <w:del w:id="9870" w:author="jie sun" w:date="2018-04-15T19:38:00Z"/>
        </w:rPr>
        <w:pPrChange w:id="9871" w:author="jie sun" w:date="2018-04-19T13:08:00Z">
          <w:pPr>
            <w:pStyle w:val="Heading1"/>
            <w:numPr>
              <w:numId w:val="0"/>
            </w:numPr>
            <w:ind w:left="0" w:firstLine="0"/>
          </w:pPr>
        </w:pPrChange>
      </w:pPr>
    </w:p>
    <w:p w14:paraId="59198D18" w14:textId="77777777" w:rsidR="0087014B" w:rsidDel="00B24752" w:rsidRDefault="0087014B">
      <w:pPr>
        <w:pStyle w:val="Caption"/>
        <w:jc w:val="center"/>
        <w:rPr>
          <w:ins w:id="9872" w:author="像个男人一样" w:date="2018-03-22T12:30:00Z"/>
          <w:del w:id="9873" w:author="jie sun" w:date="2018-04-15T19:38:00Z"/>
        </w:rPr>
        <w:pPrChange w:id="9874" w:author="jie sun" w:date="2018-04-19T13:08:00Z">
          <w:pPr>
            <w:pStyle w:val="Heading1"/>
            <w:numPr>
              <w:numId w:val="0"/>
            </w:numPr>
            <w:ind w:left="0" w:firstLine="0"/>
          </w:pPr>
        </w:pPrChange>
      </w:pPr>
    </w:p>
    <w:p w14:paraId="4446C33C" w14:textId="77777777" w:rsidR="0087014B" w:rsidDel="00B24752" w:rsidRDefault="0087014B">
      <w:pPr>
        <w:pStyle w:val="Caption"/>
        <w:jc w:val="center"/>
        <w:rPr>
          <w:ins w:id="9875" w:author="像个男人一样" w:date="2018-03-22T12:31:00Z"/>
          <w:del w:id="9876" w:author="jie sun" w:date="2018-04-15T19:38:00Z"/>
        </w:rPr>
        <w:pPrChange w:id="9877" w:author="jie sun" w:date="2018-04-19T13:08:00Z">
          <w:pPr>
            <w:pStyle w:val="Heading1"/>
            <w:numPr>
              <w:numId w:val="0"/>
            </w:numPr>
            <w:ind w:left="0" w:firstLine="0"/>
          </w:pPr>
        </w:pPrChange>
      </w:pPr>
    </w:p>
    <w:p w14:paraId="69BCB5C0" w14:textId="77777777" w:rsidR="00815F7F" w:rsidRDefault="00815F7F">
      <w:pPr>
        <w:pStyle w:val="Caption"/>
        <w:jc w:val="center"/>
        <w:rPr>
          <w:ins w:id="9878" w:author="jie sun" w:date="2018-04-15T19:38:00Z"/>
        </w:rPr>
        <w:pPrChange w:id="9879" w:author="jie sun" w:date="2018-04-19T13:08:00Z">
          <w:pPr>
            <w:ind w:left="432" w:hanging="432"/>
          </w:pPr>
        </w:pPrChange>
      </w:pPr>
    </w:p>
    <w:p w14:paraId="0795889B" w14:textId="2A74DC45" w:rsidR="0025599D" w:rsidRPr="0025599D" w:rsidRDefault="00B24752">
      <w:pPr>
        <w:pStyle w:val="Heading3"/>
        <w:rPr>
          <w:ins w:id="9880" w:author="jie sun" w:date="2018-04-15T21:11:00Z"/>
        </w:rPr>
      </w:pPr>
      <w:ins w:id="9881" w:author="jie sun" w:date="2018-04-15T19:38:00Z">
        <w:del w:id="9882" w:author="JIE  SUN" w:date="2018-06-25T18:34:00Z">
          <w:r w:rsidRPr="002B2555" w:rsidDel="009C1383">
            <w:delText>Action</w:delText>
          </w:r>
        </w:del>
      </w:ins>
      <w:bookmarkStart w:id="9883" w:name="_Toc518661956"/>
      <w:ins w:id="9884" w:author="JIE  SUN" w:date="2018-06-25T18:34:00Z">
        <w:r w:rsidR="009C1383">
          <w:t xml:space="preserve">Gesture </w:t>
        </w:r>
      </w:ins>
      <w:ins w:id="9885" w:author="jie sun" w:date="2018-04-15T19:38:00Z">
        <w:del w:id="9886" w:author="JIE  SUN" w:date="2018-06-25T18:35:00Z">
          <w:r w:rsidRPr="002B2555" w:rsidDel="009C1383">
            <w:delText xml:space="preserve"> </w:delText>
          </w:r>
        </w:del>
        <w:r w:rsidRPr="002B2555">
          <w:t xml:space="preserve">Recognition </w:t>
        </w:r>
        <w:del w:id="9887" w:author="JIE  SUN" w:date="2018-06-25T20:42:00Z">
          <w:r w:rsidR="00815F7F" w:rsidRPr="002B2555" w:rsidDel="00847D06">
            <w:delText>Algorithms</w:delText>
          </w:r>
        </w:del>
      </w:ins>
      <w:ins w:id="9888" w:author="JIE  SUN" w:date="2018-06-25T20:42:00Z">
        <w:r w:rsidR="00847D06">
          <w:t>Accuracy</w:t>
        </w:r>
      </w:ins>
      <w:r w:rsidR="00442E4E">
        <w:t xml:space="preserve"> Using This To</w:t>
      </w:r>
      <w:r w:rsidR="00442E4E">
        <w:rPr>
          <w:rFonts w:hint="eastAsia"/>
        </w:rPr>
        <w:t>ol</w:t>
      </w:r>
      <w:bookmarkEnd w:id="9883"/>
    </w:p>
    <w:p w14:paraId="0EA64D78" w14:textId="77777777" w:rsidR="006715F5" w:rsidRDefault="00D46A9F" w:rsidP="00F63614">
      <w:pPr>
        <w:rPr>
          <w:ins w:id="9889" w:author="jie sun" w:date="2018-04-19T11:56:00Z"/>
        </w:rPr>
      </w:pPr>
      <w:ins w:id="9890" w:author="jie sun" w:date="2018-04-18T20:56:00Z">
        <w:del w:id="9891" w:author="JIE  SUN" w:date="2018-06-25T18:34:00Z">
          <w:r w:rsidDel="009C1383">
            <w:rPr>
              <w:rFonts w:hint="eastAsia"/>
            </w:rPr>
            <w:delText xml:space="preserve">Action </w:delText>
          </w:r>
        </w:del>
      </w:ins>
      <w:ins w:id="9892" w:author="JIE  SUN" w:date="2018-06-25T18:34:00Z">
        <w:r w:rsidR="009C1383">
          <w:rPr>
            <w:rFonts w:hint="eastAsia"/>
          </w:rPr>
          <w:t>G</w:t>
        </w:r>
        <w:r w:rsidR="009C1383">
          <w:t xml:space="preserve">esture </w:t>
        </w:r>
      </w:ins>
      <w:ins w:id="9893" w:author="jie sun" w:date="2018-04-18T20:56:00Z">
        <w:r>
          <w:t>1</w:t>
        </w:r>
      </w:ins>
      <w:ins w:id="9894" w:author="jie sun" w:date="2018-04-19T12:36:00Z">
        <w:del w:id="9895" w:author="JIE  SUN" w:date="2018-06-25T20:41:00Z">
          <w:r w:rsidR="00776EFA" w:rsidDel="00847D06">
            <w:delText xml:space="preserve"> algorithm</w:delText>
          </w:r>
        </w:del>
      </w:ins>
      <w:ins w:id="9896" w:author="jie sun" w:date="2018-04-18T20:56:00Z">
        <w:r>
          <w:t xml:space="preserve">: </w:t>
        </w:r>
      </w:ins>
      <w:ins w:id="9897" w:author="jie sun" w:date="2018-04-19T11:57:00Z">
        <w:r w:rsidR="00BB0E31">
          <w:t xml:space="preserve"> </w:t>
        </w:r>
        <w:del w:id="9898" w:author="JIE  SUN" w:date="2018-06-25T20:42:00Z">
          <w:r w:rsidR="00BB0E31" w:rsidDel="00847D06">
            <w:rPr>
              <w:rFonts w:hint="eastAsia"/>
            </w:rPr>
            <w:delText xml:space="preserve">Doing </w:delText>
          </w:r>
        </w:del>
        <w:del w:id="9899" w:author="JIE  SUN" w:date="2018-06-25T18:34:00Z">
          <w:r w:rsidR="00BB0E31" w:rsidDel="009C1383">
            <w:rPr>
              <w:rFonts w:hint="eastAsia"/>
            </w:rPr>
            <w:delText>action</w:delText>
          </w:r>
        </w:del>
        <w:del w:id="9900" w:author="JIE  SUN" w:date="2018-06-25T20:42:00Z">
          <w:r w:rsidR="00BB0E31" w:rsidDel="00847D06">
            <w:rPr>
              <w:rFonts w:hint="eastAsia"/>
            </w:rPr>
            <w:delText xml:space="preserve"> 1 </w:delText>
          </w:r>
        </w:del>
      </w:ins>
      <w:ins w:id="9901" w:author="jie sun" w:date="2018-04-19T12:36:00Z">
        <w:del w:id="9902" w:author="JIE  SUN" w:date="2018-06-25T20:42:00Z">
          <w:r w:rsidR="000A09FC" w:rsidDel="00847D06">
            <w:rPr>
              <w:rFonts w:hint="eastAsia"/>
            </w:rPr>
            <w:delText>exact</w:delText>
          </w:r>
        </w:del>
      </w:ins>
      <w:ins w:id="9903" w:author="jie sun" w:date="2018-04-19T11:57:00Z">
        <w:del w:id="9904" w:author="JIE  SUN" w:date="2018-06-25T20:42:00Z">
          <w:r w:rsidR="00BB0E31" w:rsidDel="00847D06">
            <w:rPr>
              <w:rFonts w:hint="eastAsia"/>
            </w:rPr>
            <w:delText xml:space="preserve"> </w:delText>
          </w:r>
        </w:del>
        <w:del w:id="9905" w:author="JIE  SUN" w:date="2018-06-25T18:39:00Z">
          <w:r w:rsidR="00BB0E31" w:rsidDel="00085A56">
            <w:rPr>
              <w:rFonts w:hint="eastAsia"/>
            </w:rPr>
            <w:delText>25</w:delText>
          </w:r>
        </w:del>
        <w:del w:id="9906" w:author="JIE  SUN" w:date="2018-06-25T20:42:00Z">
          <w:r w:rsidR="00BB0E31" w:rsidDel="00847D06">
            <w:rPr>
              <w:rFonts w:hint="eastAsia"/>
            </w:rPr>
            <w:delText xml:space="preserve"> times, get the data below</w:delText>
          </w:r>
        </w:del>
      </w:ins>
      <w:ins w:id="9907" w:author="jie sun" w:date="2018-04-19T12:03:00Z">
        <w:del w:id="9908" w:author="JIE  SUN" w:date="2018-06-25T20:42:00Z">
          <w:r w:rsidR="00617CB5" w:rsidDel="00847D06">
            <w:rPr>
              <w:rFonts w:hint="eastAsia"/>
            </w:rPr>
            <w:delText>.</w:delText>
          </w:r>
        </w:del>
      </w:ins>
      <w:ins w:id="9909" w:author="JIE  SUN" w:date="2018-06-25T20:42:00Z">
        <w:r w:rsidR="00847D06">
          <w:rPr>
            <w:rFonts w:hint="eastAsia"/>
          </w:rPr>
          <w:t>There</w:t>
        </w:r>
        <w:r w:rsidR="0025599D">
          <w:t xml:space="preserve"> </w:t>
        </w:r>
        <w:r w:rsidR="00847D06">
          <w:t>are two figures showing the data of accelerometer and gyroscope during the process of shaking the phone 20 times in gesture 1.</w:t>
        </w:r>
      </w:ins>
    </w:p>
    <w:p w14:paraId="1CF6C00D" w14:textId="77777777" w:rsidR="00440E3F" w:rsidRDefault="00085A56">
      <w:pPr>
        <w:jc w:val="center"/>
        <w:rPr>
          <w:ins w:id="9910" w:author="jie sun" w:date="2018-04-18T21:00:00Z"/>
        </w:rPr>
        <w:pPrChange w:id="9911" w:author="jie sun" w:date="2018-04-19T12:51:00Z">
          <w:pPr/>
        </w:pPrChange>
      </w:pPr>
      <w:ins w:id="9912" w:author="JIE  SUN" w:date="2018-06-25T18:39:00Z">
        <w:r>
          <w:rPr>
            <w:noProof/>
          </w:rPr>
          <w:drawing>
            <wp:inline distT="0" distB="0" distL="0" distR="0" wp14:anchorId="1EAD059F" wp14:editId="6EBD7250">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ins>
      <w:ins w:id="9913" w:author="jie sun" w:date="2018-04-19T12:17:00Z">
        <w:del w:id="9914" w:author="JIE  SUN" w:date="2018-06-25T18:37:00Z">
          <w:r w:rsidR="00D45CEE" w:rsidDel="009C1383">
            <w:rPr>
              <w:noProof/>
            </w:rPr>
            <w:drawing>
              <wp:inline distT="0" distB="0" distL="0" distR="0" wp14:anchorId="74D757D4" wp14:editId="04514818">
                <wp:extent cx="4787265" cy="3692106"/>
                <wp:effectExtent l="0" t="0" r="13335" b="3810"/>
                <wp:docPr id="26" name="Chart 26">
                  <a:extLst xmlns:a="http://schemas.openxmlformats.org/drawingml/2006/main">
                    <a:ext uri="{FF2B5EF4-FFF2-40B4-BE49-F238E27FC236}">
                      <a16:creationId xmlns:a16="http://schemas.microsoft.com/office/drawing/2014/main" id="{0AFFF4A4-8715-4481-9271-59C309FF2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del>
      </w:ins>
    </w:p>
    <w:p w14:paraId="413262D4" w14:textId="67DFA360" w:rsidR="00BC5AFE" w:rsidRDefault="0043181B">
      <w:pPr>
        <w:pStyle w:val="Caption"/>
        <w:jc w:val="center"/>
        <w:rPr>
          <w:ins w:id="9915" w:author="JIE  SUN" w:date="2018-06-25T18:39:00Z"/>
        </w:rPr>
        <w:pPrChange w:id="9916" w:author="jie sun" w:date="2018-04-19T12:51:00Z">
          <w:pPr/>
        </w:pPrChange>
      </w:pPr>
      <w:bookmarkStart w:id="9917" w:name="_Toc517801909"/>
      <w:ins w:id="9918" w:author="jie sun" w:date="2018-04-19T12:47:00Z">
        <w:r>
          <w:t xml:space="preserve">Figure </w:t>
        </w:r>
      </w:ins>
      <w:ins w:id="9919" w:author="JIE  SUN" w:date="2018-06-21T13:36:00Z">
        <w:r w:rsidR="00A64E7B">
          <w:fldChar w:fldCharType="begin"/>
        </w:r>
        <w:r w:rsidR="00A64E7B">
          <w:instrText xml:space="preserve"> STYLEREF 1 \s </w:instrText>
        </w:r>
      </w:ins>
      <w:r w:rsidR="00A64E7B">
        <w:fldChar w:fldCharType="separate"/>
      </w:r>
      <w:r w:rsidR="005D06D1">
        <w:rPr>
          <w:noProof/>
        </w:rPr>
        <w:t>5</w:t>
      </w:r>
      <w:ins w:id="992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17</w:t>
      </w:r>
      <w:ins w:id="9921" w:author="JIE  SUN" w:date="2018-06-21T13:36:00Z">
        <w:r w:rsidR="00A64E7B">
          <w:fldChar w:fldCharType="end"/>
        </w:r>
      </w:ins>
      <w:ins w:id="9922" w:author="jie sun" w:date="2018-04-19T13:00:00Z">
        <w:del w:id="9923" w:author="JIE  SUN" w:date="2018-06-21T13:34:00Z">
          <w:r w:rsidR="00083FE7" w:rsidDel="00A64E7B">
            <w:fldChar w:fldCharType="begin"/>
          </w:r>
          <w:r w:rsidR="00083FE7" w:rsidDel="00A64E7B">
            <w:delInstrText xml:space="preserve"> STYLEREF 1 \s </w:delInstrText>
          </w:r>
        </w:del>
      </w:ins>
      <w:del w:id="9924" w:author="JIE  SUN" w:date="2018-06-21T13:34:00Z">
        <w:r w:rsidR="00083FE7" w:rsidDel="00A64E7B">
          <w:fldChar w:fldCharType="separate"/>
        </w:r>
        <w:r w:rsidR="00083FE7" w:rsidDel="00A64E7B">
          <w:rPr>
            <w:noProof/>
          </w:rPr>
          <w:delText>4</w:delText>
        </w:r>
      </w:del>
      <w:ins w:id="9925" w:author="jie sun" w:date="2018-04-19T13:00:00Z">
        <w:del w:id="992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927" w:author="JIE  SUN" w:date="2018-06-21T13:34:00Z">
        <w:r w:rsidR="00083FE7" w:rsidDel="00A64E7B">
          <w:fldChar w:fldCharType="separate"/>
        </w:r>
      </w:del>
      <w:ins w:id="9928" w:author="jie sun" w:date="2018-04-19T13:00:00Z">
        <w:del w:id="9929" w:author="JIE  SUN" w:date="2018-06-21T13:34:00Z">
          <w:r w:rsidR="00083FE7" w:rsidDel="00A64E7B">
            <w:rPr>
              <w:noProof/>
            </w:rPr>
            <w:delText>18</w:delText>
          </w:r>
          <w:r w:rsidR="00083FE7" w:rsidDel="00A64E7B">
            <w:fldChar w:fldCharType="end"/>
          </w:r>
        </w:del>
      </w:ins>
      <w:ins w:id="9930" w:author="jie sun" w:date="2018-04-19T12:47:00Z">
        <w:r>
          <w:t xml:space="preserve"> </w:t>
        </w:r>
        <w:del w:id="9931" w:author="JIE  SUN" w:date="2018-06-25T18:38:00Z">
          <w:r w:rsidDel="009C1383">
            <w:delText>Action</w:delText>
          </w:r>
        </w:del>
      </w:ins>
      <w:ins w:id="9932" w:author="JIE  SUN" w:date="2018-06-25T18:38:00Z">
        <w:r w:rsidR="009C1383">
          <w:t>Gesture</w:t>
        </w:r>
      </w:ins>
      <w:ins w:id="9933" w:author="jie sun" w:date="2018-04-19T12:47:00Z">
        <w:r>
          <w:t xml:space="preserve"> 1 Gyro Data</w:t>
        </w:r>
      </w:ins>
      <w:bookmarkEnd w:id="9917"/>
    </w:p>
    <w:p w14:paraId="45062A05" w14:textId="77777777" w:rsidR="00085A56" w:rsidRPr="00085A56" w:rsidDel="00527F81" w:rsidRDefault="00085A56">
      <w:pPr>
        <w:jc w:val="center"/>
        <w:rPr>
          <w:ins w:id="9934" w:author="jie sun" w:date="2018-04-18T20:57:00Z"/>
          <w:del w:id="9935" w:author="JIE  SUN" w:date="2018-06-25T18:41:00Z"/>
        </w:rPr>
        <w:pPrChange w:id="9936" w:author="JIE  SUN" w:date="2018-06-25T18:40:00Z">
          <w:pPr/>
        </w:pPrChange>
      </w:pPr>
      <w:ins w:id="9937" w:author="JIE  SUN" w:date="2018-06-25T18:40:00Z">
        <w:r>
          <w:rPr>
            <w:noProof/>
          </w:rPr>
          <w:drawing>
            <wp:inline distT="0" distB="0" distL="0" distR="0" wp14:anchorId="3D477FBC" wp14:editId="7AFC1FEB">
              <wp:extent cx="4400550" cy="2638425"/>
              <wp:effectExtent l="0" t="0" r="0" b="952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ins>
    </w:p>
    <w:p w14:paraId="1886D4D7" w14:textId="77777777" w:rsidR="000F5157" w:rsidRDefault="00083FE7">
      <w:pPr>
        <w:jc w:val="center"/>
        <w:rPr>
          <w:ins w:id="9938" w:author="jie sun" w:date="2018-04-19T13:00:00Z"/>
        </w:rPr>
      </w:pPr>
      <w:ins w:id="9939" w:author="jie sun" w:date="2018-04-19T13:00:00Z">
        <w:del w:id="9940" w:author="JIE  SUN" w:date="2018-06-25T18:41:00Z">
          <w:r w:rsidDel="00527F81">
            <w:rPr>
              <w:noProof/>
            </w:rPr>
            <w:drawing>
              <wp:inline distT="0" distB="0" distL="0" distR="0" wp14:anchorId="3561654B" wp14:editId="7477CFE0">
                <wp:extent cx="5227320" cy="3338422"/>
                <wp:effectExtent l="0" t="0" r="11430" b="14605"/>
                <wp:docPr id="61" name="Chart 61">
                  <a:extLst xmlns:a="http://schemas.openxmlformats.org/drawingml/2006/main">
                    <a:ext uri="{FF2B5EF4-FFF2-40B4-BE49-F238E27FC236}">
                      <a16:creationId xmlns:a16="http://schemas.microsoft.com/office/drawing/2014/main" id="{B51905A3-D3DE-491D-9490-BE21652A8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del>
      </w:ins>
    </w:p>
    <w:p w14:paraId="079FF97A" w14:textId="789893FD" w:rsidR="00083FE7" w:rsidRDefault="00083FE7">
      <w:pPr>
        <w:pStyle w:val="Caption"/>
        <w:jc w:val="center"/>
        <w:rPr>
          <w:ins w:id="9941" w:author="jie sun" w:date="2018-04-19T13:00:00Z"/>
        </w:rPr>
        <w:pPrChange w:id="9942" w:author="jie sun" w:date="2018-04-19T13:00:00Z">
          <w:pPr>
            <w:jc w:val="center"/>
          </w:pPr>
        </w:pPrChange>
      </w:pPr>
      <w:bookmarkStart w:id="9943" w:name="_Toc517801910"/>
      <w:ins w:id="9944" w:author="jie sun" w:date="2018-04-19T13:00:00Z">
        <w:r>
          <w:t xml:space="preserve">Figure </w:t>
        </w:r>
      </w:ins>
      <w:ins w:id="9945" w:author="JIE  SUN" w:date="2018-06-21T13:36:00Z">
        <w:r w:rsidR="00A64E7B">
          <w:fldChar w:fldCharType="begin"/>
        </w:r>
        <w:r w:rsidR="00A64E7B">
          <w:instrText xml:space="preserve"> STYLEREF 1 \s </w:instrText>
        </w:r>
      </w:ins>
      <w:r w:rsidR="00A64E7B">
        <w:fldChar w:fldCharType="separate"/>
      </w:r>
      <w:r w:rsidR="005D06D1">
        <w:rPr>
          <w:noProof/>
        </w:rPr>
        <w:t>5</w:t>
      </w:r>
      <w:ins w:id="994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18</w:t>
      </w:r>
      <w:ins w:id="9947" w:author="JIE  SUN" w:date="2018-06-21T13:36:00Z">
        <w:r w:rsidR="00A64E7B">
          <w:fldChar w:fldCharType="end"/>
        </w:r>
      </w:ins>
      <w:ins w:id="9948" w:author="jie sun" w:date="2018-04-19T13:00:00Z">
        <w:del w:id="9949" w:author="JIE  SUN" w:date="2018-06-21T13:34:00Z">
          <w:r w:rsidDel="00A64E7B">
            <w:fldChar w:fldCharType="begin"/>
          </w:r>
          <w:r w:rsidDel="00A64E7B">
            <w:delInstrText xml:space="preserve"> STYLEREF 1 \s </w:delInstrText>
          </w:r>
        </w:del>
      </w:ins>
      <w:del w:id="9950" w:author="JIE  SUN" w:date="2018-06-21T13:34:00Z">
        <w:r w:rsidDel="00A64E7B">
          <w:fldChar w:fldCharType="separate"/>
        </w:r>
        <w:r w:rsidDel="00A64E7B">
          <w:rPr>
            <w:noProof/>
          </w:rPr>
          <w:delText>4</w:delText>
        </w:r>
      </w:del>
      <w:ins w:id="9951" w:author="jie sun" w:date="2018-04-19T13:00:00Z">
        <w:del w:id="9952"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9953" w:author="JIE  SUN" w:date="2018-06-21T13:34:00Z">
        <w:r w:rsidDel="00A64E7B">
          <w:fldChar w:fldCharType="separate"/>
        </w:r>
      </w:del>
      <w:ins w:id="9954" w:author="jie sun" w:date="2018-04-19T13:00:00Z">
        <w:del w:id="9955" w:author="JIE  SUN" w:date="2018-06-21T13:34:00Z">
          <w:r w:rsidDel="00A64E7B">
            <w:rPr>
              <w:noProof/>
            </w:rPr>
            <w:delText>19</w:delText>
          </w:r>
          <w:r w:rsidDel="00A64E7B">
            <w:fldChar w:fldCharType="end"/>
          </w:r>
        </w:del>
        <w:r>
          <w:t xml:space="preserve"> : </w:t>
        </w:r>
        <w:del w:id="9956" w:author="JIE  SUN" w:date="2018-06-25T18:41:00Z">
          <w:r w:rsidDel="00527F81">
            <w:delText>Action</w:delText>
          </w:r>
        </w:del>
      </w:ins>
      <w:ins w:id="9957" w:author="JIE  SUN" w:date="2018-06-25T18:41:00Z">
        <w:r w:rsidR="00527F81">
          <w:t>Gesture</w:t>
        </w:r>
      </w:ins>
      <w:ins w:id="9958" w:author="jie sun" w:date="2018-04-19T13:00:00Z">
        <w:r>
          <w:t xml:space="preserve"> 1 Acceleration Data</w:t>
        </w:r>
        <w:bookmarkEnd w:id="9943"/>
      </w:ins>
    </w:p>
    <w:p w14:paraId="1F3267BB" w14:textId="77777777" w:rsidR="00083FE7" w:rsidRPr="000F5157" w:rsidRDefault="00083FE7">
      <w:pPr>
        <w:jc w:val="center"/>
        <w:rPr>
          <w:ins w:id="9959" w:author="jie sun" w:date="2018-04-17T14:01:00Z"/>
        </w:rPr>
        <w:pPrChange w:id="9960" w:author="jie sun" w:date="2018-04-19T13:00:00Z">
          <w:pPr/>
        </w:pPrChange>
      </w:pPr>
    </w:p>
    <w:p w14:paraId="6BC2436D" w14:textId="77777777" w:rsidR="00C30F16" w:rsidRDefault="00776EFA">
      <w:pPr>
        <w:jc w:val="center"/>
        <w:rPr>
          <w:ins w:id="9961" w:author="jie sun" w:date="2018-04-17T14:01:00Z"/>
        </w:rPr>
        <w:pPrChange w:id="9962" w:author="jie sun" w:date="2018-04-19T12:51:00Z">
          <w:pPr/>
        </w:pPrChange>
      </w:pPr>
      <w:ins w:id="9963" w:author="jie sun" w:date="2018-04-19T12:36:00Z">
        <w:del w:id="9964" w:author="JIE  SUN" w:date="2018-06-25T20:56:00Z">
          <w:r w:rsidRPr="00776EFA" w:rsidDel="0025599D">
            <w:rPr>
              <w:noProof/>
            </w:rPr>
            <w:drawing>
              <wp:inline distT="0" distB="0" distL="0" distR="0" wp14:anchorId="336EB837" wp14:editId="399DE8ED">
                <wp:extent cx="5270500" cy="3536950"/>
                <wp:effectExtent l="0" t="0" r="6350" b="6350"/>
                <wp:docPr id="59" name="Picture 59" descr="C:\Users\sunjie\AppData\Local\Temp\1524134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413419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del>
      </w:ins>
      <w:ins w:id="9965" w:author="JIE  SUN" w:date="2018-06-25T20:56:00Z">
        <w:r w:rsidR="0025599D" w:rsidRPr="0025599D">
          <w:rPr>
            <w:noProof/>
          </w:rPr>
          <w:drawing>
            <wp:inline distT="0" distB="0" distL="0" distR="0" wp14:anchorId="79FDA8DB" wp14:editId="1343D4D2">
              <wp:extent cx="5257800" cy="3648075"/>
              <wp:effectExtent l="0" t="0" r="0" b="9525"/>
              <wp:docPr id="70" name="Picture 70" descr="C:\Users\162309~1.IT2\AppData\Local\Temp\1529956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2309~1.IT2\AppData\Local\Temp\1529956579(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7800" cy="3648075"/>
                      </a:xfrm>
                      <a:prstGeom prst="rect">
                        <a:avLst/>
                      </a:prstGeom>
                      <a:noFill/>
                      <a:ln>
                        <a:noFill/>
                      </a:ln>
                    </pic:spPr>
                  </pic:pic>
                </a:graphicData>
              </a:graphic>
            </wp:inline>
          </w:drawing>
        </w:r>
      </w:ins>
    </w:p>
    <w:p w14:paraId="16A1AC47" w14:textId="17E86999" w:rsidR="00C30F16" w:rsidRDefault="0043181B">
      <w:pPr>
        <w:pStyle w:val="Caption"/>
        <w:jc w:val="center"/>
        <w:rPr>
          <w:ins w:id="9966" w:author="JIE  SUN" w:date="2018-06-25T20:56:00Z"/>
        </w:rPr>
        <w:pPrChange w:id="9967" w:author="jie sun" w:date="2018-04-19T12:51:00Z">
          <w:pPr/>
        </w:pPrChange>
      </w:pPr>
      <w:bookmarkStart w:id="9968" w:name="_Toc517801911"/>
      <w:ins w:id="9969" w:author="jie sun" w:date="2018-04-19T12:51:00Z">
        <w:r>
          <w:t xml:space="preserve">Figure </w:t>
        </w:r>
      </w:ins>
      <w:ins w:id="9970" w:author="JIE  SUN" w:date="2018-06-21T13:36:00Z">
        <w:r w:rsidR="00A64E7B">
          <w:fldChar w:fldCharType="begin"/>
        </w:r>
        <w:r w:rsidR="00A64E7B">
          <w:instrText xml:space="preserve"> STYLEREF 1 \s </w:instrText>
        </w:r>
      </w:ins>
      <w:r w:rsidR="00A64E7B">
        <w:fldChar w:fldCharType="separate"/>
      </w:r>
      <w:r w:rsidR="005D06D1">
        <w:rPr>
          <w:noProof/>
        </w:rPr>
        <w:t>5</w:t>
      </w:r>
      <w:ins w:id="997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5D06D1">
        <w:rPr>
          <w:noProof/>
        </w:rPr>
        <w:t>19</w:t>
      </w:r>
      <w:ins w:id="9972" w:author="JIE  SUN" w:date="2018-06-21T13:36:00Z">
        <w:r w:rsidR="00A64E7B">
          <w:fldChar w:fldCharType="end"/>
        </w:r>
      </w:ins>
      <w:ins w:id="9973" w:author="jie sun" w:date="2018-04-19T13:00:00Z">
        <w:del w:id="9974" w:author="JIE  SUN" w:date="2018-06-21T13:34:00Z">
          <w:r w:rsidR="00083FE7" w:rsidDel="00A64E7B">
            <w:fldChar w:fldCharType="begin"/>
          </w:r>
          <w:r w:rsidR="00083FE7" w:rsidDel="00A64E7B">
            <w:delInstrText xml:space="preserve"> STYLEREF 1 \s </w:delInstrText>
          </w:r>
        </w:del>
      </w:ins>
      <w:del w:id="9975" w:author="JIE  SUN" w:date="2018-06-21T13:34:00Z">
        <w:r w:rsidR="00083FE7" w:rsidDel="00A64E7B">
          <w:fldChar w:fldCharType="separate"/>
        </w:r>
        <w:r w:rsidR="00083FE7" w:rsidDel="00A64E7B">
          <w:rPr>
            <w:noProof/>
          </w:rPr>
          <w:delText>4</w:delText>
        </w:r>
      </w:del>
      <w:ins w:id="9976" w:author="jie sun" w:date="2018-04-19T13:00:00Z">
        <w:del w:id="997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978" w:author="JIE  SUN" w:date="2018-06-21T13:34:00Z">
        <w:r w:rsidR="00083FE7" w:rsidDel="00A64E7B">
          <w:fldChar w:fldCharType="separate"/>
        </w:r>
      </w:del>
      <w:ins w:id="9979" w:author="jie sun" w:date="2018-04-19T13:00:00Z">
        <w:del w:id="9980" w:author="JIE  SUN" w:date="2018-06-21T13:34:00Z">
          <w:r w:rsidR="00083FE7" w:rsidDel="00A64E7B">
            <w:rPr>
              <w:noProof/>
            </w:rPr>
            <w:delText>20</w:delText>
          </w:r>
          <w:r w:rsidR="00083FE7" w:rsidDel="00A64E7B">
            <w:fldChar w:fldCharType="end"/>
          </w:r>
        </w:del>
      </w:ins>
      <w:ins w:id="9981" w:author="jie sun" w:date="2018-04-19T12:51:00Z">
        <w:r>
          <w:t xml:space="preserve"> Action 1 Calculation</w:t>
        </w:r>
      </w:ins>
      <w:ins w:id="9982" w:author="jie sun" w:date="2018-04-19T13:08:00Z">
        <w:r w:rsidR="00833C88">
          <w:t xml:space="preserve"> Result</w:t>
        </w:r>
      </w:ins>
      <w:bookmarkEnd w:id="9968"/>
    </w:p>
    <w:p w14:paraId="535AE70D" w14:textId="77777777" w:rsidR="0025599D" w:rsidRDefault="0025599D">
      <w:pPr>
        <w:rPr>
          <w:ins w:id="9983" w:author="JIE  SUN" w:date="2018-06-25T20:56:00Z"/>
        </w:rPr>
      </w:pPr>
      <w:bookmarkStart w:id="9984" w:name="OLE_LINK43"/>
      <w:bookmarkStart w:id="9985" w:name="OLE_LINK44"/>
      <w:ins w:id="9986" w:author="JIE  SUN" w:date="2018-06-25T20:56:00Z">
        <w:r>
          <w:t>The accuracy of this gesture tool can be calculated below:</w:t>
        </w:r>
      </w:ins>
    </w:p>
    <w:tbl>
      <w:tblPr>
        <w:tblStyle w:val="TableGrid"/>
        <w:tblW w:w="0" w:type="auto"/>
        <w:tblLook w:val="04A0" w:firstRow="1" w:lastRow="0" w:firstColumn="1" w:lastColumn="0" w:noHBand="0" w:noVBand="1"/>
        <w:tblPrChange w:id="9987" w:author="JIE  SUN" w:date="2018-06-25T20:58:00Z">
          <w:tblPr>
            <w:tblStyle w:val="TableGrid"/>
            <w:tblW w:w="0" w:type="auto"/>
            <w:tblLook w:val="04A0" w:firstRow="1" w:lastRow="0" w:firstColumn="1" w:lastColumn="0" w:noHBand="0" w:noVBand="1"/>
          </w:tblPr>
        </w:tblPrChange>
      </w:tblPr>
      <w:tblGrid>
        <w:gridCol w:w="2122"/>
        <w:gridCol w:w="2551"/>
        <w:gridCol w:w="2268"/>
        <w:gridCol w:w="2075"/>
        <w:tblGridChange w:id="9988">
          <w:tblGrid>
            <w:gridCol w:w="2254"/>
            <w:gridCol w:w="2254"/>
            <w:gridCol w:w="2254"/>
            <w:gridCol w:w="2254"/>
          </w:tblGrid>
        </w:tblGridChange>
      </w:tblGrid>
      <w:tr w:rsidR="0025599D" w14:paraId="02F33730" w14:textId="77777777" w:rsidTr="0025599D">
        <w:trPr>
          <w:ins w:id="9989" w:author="JIE  SUN" w:date="2018-06-25T20:58:00Z"/>
        </w:trPr>
        <w:tc>
          <w:tcPr>
            <w:tcW w:w="2122" w:type="dxa"/>
            <w:tcPrChange w:id="9990" w:author="JIE  SUN" w:date="2018-06-25T20:58:00Z">
              <w:tcPr>
                <w:tcW w:w="2254" w:type="dxa"/>
              </w:tcPr>
            </w:tcPrChange>
          </w:tcPr>
          <w:p w14:paraId="615EAD98" w14:textId="77777777" w:rsidR="0025599D" w:rsidRDefault="0025599D">
            <w:pPr>
              <w:jc w:val="center"/>
              <w:rPr>
                <w:ins w:id="9991" w:author="JIE  SUN" w:date="2018-06-25T20:58:00Z"/>
              </w:rPr>
              <w:pPrChange w:id="9992" w:author="JIE  SUN" w:date="2018-06-25T21:00:00Z">
                <w:pPr/>
              </w:pPrChange>
            </w:pPr>
            <w:ins w:id="9993" w:author="JIE  SUN" w:date="2018-06-25T20:58:00Z">
              <w:r>
                <w:t>Gesture Number</w:t>
              </w:r>
            </w:ins>
          </w:p>
        </w:tc>
        <w:tc>
          <w:tcPr>
            <w:tcW w:w="2551" w:type="dxa"/>
            <w:tcPrChange w:id="9994" w:author="JIE  SUN" w:date="2018-06-25T20:58:00Z">
              <w:tcPr>
                <w:tcW w:w="2254" w:type="dxa"/>
              </w:tcPr>
            </w:tcPrChange>
          </w:tcPr>
          <w:p w14:paraId="08369230" w14:textId="77777777" w:rsidR="0025599D" w:rsidRDefault="0025599D">
            <w:pPr>
              <w:jc w:val="center"/>
              <w:rPr>
                <w:ins w:id="9995" w:author="JIE  SUN" w:date="2018-06-25T20:58:00Z"/>
              </w:rPr>
              <w:pPrChange w:id="9996" w:author="JIE  SUN" w:date="2018-06-25T21:00:00Z">
                <w:pPr/>
              </w:pPrChange>
            </w:pPr>
            <w:ins w:id="9997" w:author="JIE  SUN" w:date="2018-06-25T20:58:00Z">
              <w:r>
                <w:t>Exact Shaking times</w:t>
              </w:r>
            </w:ins>
          </w:p>
        </w:tc>
        <w:tc>
          <w:tcPr>
            <w:tcW w:w="2268" w:type="dxa"/>
            <w:tcPrChange w:id="9998" w:author="JIE  SUN" w:date="2018-06-25T20:58:00Z">
              <w:tcPr>
                <w:tcW w:w="2254" w:type="dxa"/>
              </w:tcPr>
            </w:tcPrChange>
          </w:tcPr>
          <w:p w14:paraId="3092F97B" w14:textId="77777777" w:rsidR="0025599D" w:rsidRDefault="0025599D">
            <w:pPr>
              <w:jc w:val="center"/>
              <w:rPr>
                <w:ins w:id="9999" w:author="JIE  SUN" w:date="2018-06-25T20:58:00Z"/>
              </w:rPr>
              <w:pPrChange w:id="10000" w:author="JIE  SUN" w:date="2018-06-25T21:00:00Z">
                <w:pPr/>
              </w:pPrChange>
            </w:pPr>
            <w:ins w:id="10001" w:author="JIE  SUN" w:date="2018-06-25T20:59:00Z">
              <w:r>
                <w:t>Testers tests</w:t>
              </w:r>
            </w:ins>
          </w:p>
        </w:tc>
        <w:tc>
          <w:tcPr>
            <w:tcW w:w="2075" w:type="dxa"/>
            <w:tcPrChange w:id="10002" w:author="JIE  SUN" w:date="2018-06-25T20:58:00Z">
              <w:tcPr>
                <w:tcW w:w="2254" w:type="dxa"/>
              </w:tcPr>
            </w:tcPrChange>
          </w:tcPr>
          <w:p w14:paraId="1179A673" w14:textId="77777777" w:rsidR="0025599D" w:rsidRDefault="0025599D">
            <w:pPr>
              <w:jc w:val="center"/>
              <w:rPr>
                <w:ins w:id="10003" w:author="JIE  SUN" w:date="2018-06-25T20:58:00Z"/>
              </w:rPr>
              <w:pPrChange w:id="10004" w:author="JIE  SUN" w:date="2018-06-25T21:00:00Z">
                <w:pPr/>
              </w:pPrChange>
            </w:pPr>
            <w:ins w:id="10005" w:author="JIE  SUN" w:date="2018-06-25T20:59:00Z">
              <w:r>
                <w:t>Accuracy</w:t>
              </w:r>
            </w:ins>
          </w:p>
        </w:tc>
      </w:tr>
      <w:tr w:rsidR="0025599D" w14:paraId="32CB3732" w14:textId="77777777" w:rsidTr="0025599D">
        <w:trPr>
          <w:ins w:id="10006" w:author="JIE  SUN" w:date="2018-06-25T20:58:00Z"/>
        </w:trPr>
        <w:tc>
          <w:tcPr>
            <w:tcW w:w="2122" w:type="dxa"/>
            <w:tcPrChange w:id="10007" w:author="JIE  SUN" w:date="2018-06-25T20:58:00Z">
              <w:tcPr>
                <w:tcW w:w="2254" w:type="dxa"/>
              </w:tcPr>
            </w:tcPrChange>
          </w:tcPr>
          <w:p w14:paraId="4798E2C3" w14:textId="77777777" w:rsidR="0025599D" w:rsidRDefault="0025599D">
            <w:pPr>
              <w:jc w:val="center"/>
              <w:rPr>
                <w:ins w:id="10008" w:author="JIE  SUN" w:date="2018-06-25T20:58:00Z"/>
              </w:rPr>
              <w:pPrChange w:id="10009" w:author="JIE  SUN" w:date="2018-06-25T21:00:00Z">
                <w:pPr/>
              </w:pPrChange>
            </w:pPr>
            <w:ins w:id="10010" w:author="JIE  SUN" w:date="2018-06-25T20:58:00Z">
              <w:r>
                <w:t>1</w:t>
              </w:r>
            </w:ins>
          </w:p>
        </w:tc>
        <w:tc>
          <w:tcPr>
            <w:tcW w:w="2551" w:type="dxa"/>
            <w:tcPrChange w:id="10011" w:author="JIE  SUN" w:date="2018-06-25T20:58:00Z">
              <w:tcPr>
                <w:tcW w:w="2254" w:type="dxa"/>
              </w:tcPr>
            </w:tcPrChange>
          </w:tcPr>
          <w:p w14:paraId="4F4020C4" w14:textId="77777777" w:rsidR="0025599D" w:rsidRDefault="0025599D">
            <w:pPr>
              <w:jc w:val="center"/>
              <w:rPr>
                <w:ins w:id="10012" w:author="JIE  SUN" w:date="2018-06-25T20:58:00Z"/>
              </w:rPr>
              <w:pPrChange w:id="10013" w:author="JIE  SUN" w:date="2018-06-25T21:00:00Z">
                <w:pPr/>
              </w:pPrChange>
            </w:pPr>
            <w:ins w:id="10014" w:author="JIE  SUN" w:date="2018-06-25T20:58:00Z">
              <w:r>
                <w:t>20</w:t>
              </w:r>
            </w:ins>
          </w:p>
        </w:tc>
        <w:tc>
          <w:tcPr>
            <w:tcW w:w="2268" w:type="dxa"/>
            <w:tcPrChange w:id="10015" w:author="JIE  SUN" w:date="2018-06-25T20:58:00Z">
              <w:tcPr>
                <w:tcW w:w="2254" w:type="dxa"/>
              </w:tcPr>
            </w:tcPrChange>
          </w:tcPr>
          <w:p w14:paraId="6A35EC72" w14:textId="77777777" w:rsidR="0025599D" w:rsidRDefault="0025599D">
            <w:pPr>
              <w:jc w:val="center"/>
              <w:rPr>
                <w:ins w:id="10016" w:author="JIE  SUN" w:date="2018-06-25T20:58:00Z"/>
              </w:rPr>
              <w:pPrChange w:id="10017" w:author="JIE  SUN" w:date="2018-06-25T21:00:00Z">
                <w:pPr/>
              </w:pPrChange>
            </w:pPr>
            <w:ins w:id="10018" w:author="JIE  SUN" w:date="2018-06-25T20:59:00Z">
              <w:r>
                <w:t>18</w:t>
              </w:r>
            </w:ins>
          </w:p>
        </w:tc>
        <w:tc>
          <w:tcPr>
            <w:tcW w:w="2075" w:type="dxa"/>
            <w:tcPrChange w:id="10019" w:author="JIE  SUN" w:date="2018-06-25T20:58:00Z">
              <w:tcPr>
                <w:tcW w:w="2254" w:type="dxa"/>
              </w:tcPr>
            </w:tcPrChange>
          </w:tcPr>
          <w:p w14:paraId="31BCCB2C" w14:textId="77777777" w:rsidR="0025599D" w:rsidRDefault="0025599D">
            <w:pPr>
              <w:jc w:val="center"/>
              <w:rPr>
                <w:ins w:id="10020" w:author="JIE  SUN" w:date="2018-06-25T20:58:00Z"/>
              </w:rPr>
              <w:pPrChange w:id="10021" w:author="JIE  SUN" w:date="2018-06-25T21:00:00Z">
                <w:pPr/>
              </w:pPrChange>
            </w:pPr>
            <w:ins w:id="10022" w:author="JIE  SUN" w:date="2018-06-25T20:59:00Z">
              <w:r>
                <w:t>90%</w:t>
              </w:r>
            </w:ins>
          </w:p>
        </w:tc>
      </w:tr>
      <w:bookmarkEnd w:id="9984"/>
      <w:bookmarkEnd w:id="9985"/>
    </w:tbl>
    <w:p w14:paraId="39113555" w14:textId="77777777" w:rsidR="0025599D" w:rsidRPr="0025599D" w:rsidRDefault="0025599D">
      <w:pPr>
        <w:rPr>
          <w:ins w:id="10023" w:author="jie sun" w:date="2018-04-17T14:01:00Z"/>
        </w:rPr>
      </w:pPr>
    </w:p>
    <w:p w14:paraId="6437D23F" w14:textId="77777777" w:rsidR="00C30F16" w:rsidDel="00BF34BB" w:rsidRDefault="00C30F16" w:rsidP="00806241">
      <w:pPr>
        <w:rPr>
          <w:del w:id="10024" w:author="jie sun" w:date="2018-04-18T00:14:00Z"/>
          <w:b/>
        </w:rPr>
      </w:pPr>
    </w:p>
    <w:p w14:paraId="4C89A8F5" w14:textId="77777777" w:rsidR="00BF34BB" w:rsidDel="0025599D" w:rsidRDefault="00BF34BB">
      <w:pPr>
        <w:pStyle w:val="Heading1"/>
        <w:numPr>
          <w:ilvl w:val="0"/>
          <w:numId w:val="0"/>
        </w:numPr>
        <w:rPr>
          <w:ins w:id="10025" w:author="jie sun" w:date="2018-06-09T18:10:00Z"/>
          <w:del w:id="10026" w:author="JIE  SUN" w:date="2018-06-25T20:56:00Z"/>
          <w:rFonts w:eastAsiaTheme="minorEastAsia" w:cstheme="minorBidi"/>
          <w:sz w:val="24"/>
          <w:szCs w:val="22"/>
        </w:rPr>
      </w:pPr>
    </w:p>
    <w:p w14:paraId="58239253" w14:textId="77777777" w:rsidR="00BF34BB" w:rsidDel="0025599D" w:rsidRDefault="00BF34BB" w:rsidP="00BF34BB">
      <w:pPr>
        <w:rPr>
          <w:ins w:id="10027" w:author="jie sun" w:date="2018-06-09T18:10:00Z"/>
          <w:del w:id="10028" w:author="JIE  SUN" w:date="2018-06-25T20:56:00Z"/>
        </w:rPr>
      </w:pPr>
    </w:p>
    <w:p w14:paraId="67B15364" w14:textId="77777777" w:rsidR="00BF34BB" w:rsidDel="0025599D" w:rsidRDefault="00BF34BB" w:rsidP="00BF34BB">
      <w:pPr>
        <w:rPr>
          <w:ins w:id="10029" w:author="jie sun" w:date="2018-06-09T18:10:00Z"/>
          <w:del w:id="10030" w:author="JIE  SUN" w:date="2018-06-25T20:56:00Z"/>
        </w:rPr>
      </w:pPr>
      <w:ins w:id="10031" w:author="jie sun" w:date="2018-06-09T18:10:00Z">
        <w:del w:id="10032" w:author="JIE  SUN" w:date="2018-06-25T20:56:00Z">
          <w:r w:rsidDel="0025599D">
            <w:delText xml:space="preserve"> </w:delText>
          </w:r>
          <w:r w:rsidR="006A4A14" w:rsidDel="0025599D">
            <w:delText xml:space="preserve">Two  </w:delText>
          </w:r>
          <w:r w:rsidR="006A4A14" w:rsidDel="0025599D">
            <w:rPr>
              <w:rFonts w:hint="eastAsia"/>
            </w:rPr>
            <w:delText>Al</w:delText>
          </w:r>
          <w:r w:rsidR="006A4A14" w:rsidDel="0025599D">
            <w:delText>gorithms for action1;</w:delText>
          </w:r>
        </w:del>
      </w:ins>
    </w:p>
    <w:p w14:paraId="18D909FC" w14:textId="77777777" w:rsidR="006A4A14" w:rsidDel="0025599D" w:rsidRDefault="006A4A14" w:rsidP="00BF34BB">
      <w:pPr>
        <w:rPr>
          <w:ins w:id="10033" w:author="jie sun" w:date="2018-06-09T18:10:00Z"/>
          <w:del w:id="10034" w:author="JIE  SUN" w:date="2018-06-25T20:56:00Z"/>
        </w:rPr>
      </w:pPr>
      <w:ins w:id="10035" w:author="jie sun" w:date="2018-06-09T18:10:00Z">
        <w:del w:id="10036" w:author="JIE  SUN" w:date="2018-06-25T20:56:00Z">
          <w:r w:rsidDel="0025599D">
            <w:delText>Action judge algorithm:</w:delText>
          </w:r>
        </w:del>
      </w:ins>
    </w:p>
    <w:p w14:paraId="5960B62D" w14:textId="77777777" w:rsidR="006A4A14" w:rsidDel="0025599D" w:rsidRDefault="006A4A14" w:rsidP="00BF34BB">
      <w:pPr>
        <w:rPr>
          <w:ins w:id="10037" w:author="jie sun" w:date="2018-06-09T18:11:00Z"/>
          <w:del w:id="10038" w:author="JIE  SUN" w:date="2018-06-25T20:52:00Z"/>
        </w:rPr>
      </w:pPr>
      <w:ins w:id="10039" w:author="jie sun" w:date="2018-06-09T18:10:00Z">
        <w:del w:id="10040" w:author="JIE  SUN" w:date="2018-06-25T20:52:00Z">
          <w:r w:rsidDel="0025599D">
            <w:tab/>
            <w:delText>There are some conditions it m</w:delText>
          </w:r>
        </w:del>
      </w:ins>
      <w:ins w:id="10041" w:author="jie sun" w:date="2018-06-09T18:11:00Z">
        <w:del w:id="10042" w:author="JIE  SUN" w:date="2018-06-25T20:52:00Z">
          <w:r w:rsidDel="0025599D">
            <w:delText>ust meet to prove getting a correct action.</w:delText>
          </w:r>
        </w:del>
      </w:ins>
    </w:p>
    <w:tbl>
      <w:tblPr>
        <w:tblStyle w:val="TableGrid"/>
        <w:tblW w:w="0" w:type="auto"/>
        <w:tblLook w:val="04A0" w:firstRow="1" w:lastRow="0" w:firstColumn="1" w:lastColumn="0" w:noHBand="0" w:noVBand="1"/>
      </w:tblPr>
      <w:tblGrid>
        <w:gridCol w:w="4508"/>
        <w:gridCol w:w="4508"/>
      </w:tblGrid>
      <w:tr w:rsidR="00573551" w:rsidDel="0025599D" w14:paraId="67A727F9" w14:textId="77777777" w:rsidTr="00573551">
        <w:trPr>
          <w:ins w:id="10043" w:author="jie sun" w:date="2018-06-09T18:11:00Z"/>
          <w:del w:id="10044" w:author="JIE  SUN" w:date="2018-06-25T20:52:00Z"/>
        </w:trPr>
        <w:tc>
          <w:tcPr>
            <w:tcW w:w="4508" w:type="dxa"/>
          </w:tcPr>
          <w:p w14:paraId="6E39CDF0" w14:textId="77777777" w:rsidR="00573551" w:rsidDel="0025599D" w:rsidRDefault="00573551" w:rsidP="00BF34BB">
            <w:pPr>
              <w:rPr>
                <w:ins w:id="10045" w:author="jie sun" w:date="2018-06-09T18:11:00Z"/>
                <w:del w:id="10046" w:author="JIE  SUN" w:date="2018-06-25T20:52:00Z"/>
              </w:rPr>
            </w:pPr>
            <w:ins w:id="10047" w:author="jie sun" w:date="2018-06-09T18:11:00Z">
              <w:del w:id="10048" w:author="JIE  SUN" w:date="2018-06-25T20:52:00Z">
                <w:r w:rsidDel="0025599D">
                  <w:delText>1. Z get an position w</w:delText>
                </w:r>
              </w:del>
            </w:ins>
            <w:ins w:id="10049" w:author="jie sun" w:date="2018-06-09T18:12:00Z">
              <w:del w:id="10050" w:author="JIE  SUN" w:date="2018-06-25T20:52:00Z">
                <w:r w:rsidDel="0025599D">
                  <w:delText>hich meet the requirements</w:delText>
                </w:r>
              </w:del>
            </w:ins>
          </w:p>
        </w:tc>
        <w:tc>
          <w:tcPr>
            <w:tcW w:w="4508" w:type="dxa"/>
          </w:tcPr>
          <w:p w14:paraId="3A9E581D" w14:textId="77777777" w:rsidR="00573551" w:rsidDel="0025599D" w:rsidRDefault="00573551" w:rsidP="00BF34BB">
            <w:pPr>
              <w:rPr>
                <w:ins w:id="10051" w:author="jie sun" w:date="2018-06-09T18:11:00Z"/>
                <w:del w:id="10052" w:author="JIE  SUN" w:date="2018-06-25T20:52:00Z"/>
              </w:rPr>
            </w:pPr>
            <w:ins w:id="10053" w:author="jie sun" w:date="2018-06-09T18:12:00Z">
              <w:del w:id="10054" w:author="JIE  SUN" w:date="2018-06-25T20:52:00Z">
                <w:r w:rsidDel="0025599D">
                  <w:delText xml:space="preserve"> Angle Z must be bigger than </w:delText>
                </w:r>
              </w:del>
            </w:ins>
            <w:ins w:id="10055" w:author="jie sun" w:date="2018-06-09T18:13:00Z">
              <w:del w:id="10056" w:author="JIE  SUN" w:date="2018-06-25T20:52:00Z">
                <w:r w:rsidDel="0025599D">
                  <w:delText xml:space="preserve">55 </w:delText>
                </w:r>
                <w:r w:rsidDel="0025599D">
                  <w:rPr>
                    <w:rFonts w:hint="eastAsia"/>
                  </w:rPr>
                  <w:delText>or</w:delText>
                </w:r>
                <w:r w:rsidDel="0025599D">
                  <w:delText xml:space="preserve"> less than -55</w:delText>
                </w:r>
              </w:del>
            </w:ins>
          </w:p>
        </w:tc>
      </w:tr>
      <w:tr w:rsidR="00573551" w:rsidDel="0025599D" w14:paraId="792208FC" w14:textId="77777777" w:rsidTr="00573551">
        <w:trPr>
          <w:ins w:id="10057" w:author="jie sun" w:date="2018-06-09T18:11:00Z"/>
          <w:del w:id="10058" w:author="JIE  SUN" w:date="2018-06-25T20:52:00Z"/>
        </w:trPr>
        <w:tc>
          <w:tcPr>
            <w:tcW w:w="4508" w:type="dxa"/>
          </w:tcPr>
          <w:p w14:paraId="12B57AB0" w14:textId="77777777" w:rsidR="00573551" w:rsidDel="0025599D" w:rsidRDefault="00EE241A">
            <w:pPr>
              <w:rPr>
                <w:ins w:id="10059" w:author="jie sun" w:date="2018-06-09T18:11:00Z"/>
                <w:del w:id="10060" w:author="JIE  SUN" w:date="2018-06-25T20:52:00Z"/>
              </w:rPr>
            </w:pPr>
            <w:ins w:id="10061" w:author="jie sun" w:date="2018-06-09T18:15:00Z">
              <w:del w:id="10062" w:author="JIE  SUN" w:date="2018-06-25T20:52:00Z">
                <w:r w:rsidDel="0025599D">
                  <w:delText xml:space="preserve">2. </w:delText>
                </w:r>
              </w:del>
            </w:ins>
            <w:ins w:id="10063" w:author="jie sun" w:date="2018-06-09T18:13:00Z">
              <w:del w:id="10064" w:author="JIE  SUN" w:date="2018-06-25T20:52:00Z">
                <w:r w:rsidR="00B04DDB" w:rsidDel="0025599D">
                  <w:delText>And then</w:delText>
                </w:r>
              </w:del>
            </w:ins>
            <w:ins w:id="10065" w:author="jie sun" w:date="2018-06-09T18:17:00Z">
              <w:del w:id="10066" w:author="JIE  SUN" w:date="2018-06-25T20:52:00Z">
                <w:r w:rsidR="00511EB4" w:rsidDel="0025599D">
                  <w:delText xml:space="preserve"> Y</w:delText>
                </w:r>
              </w:del>
            </w:ins>
            <w:ins w:id="10067" w:author="jie sun" w:date="2018-06-09T18:18:00Z">
              <w:del w:id="10068" w:author="JIE  SUN" w:date="2018-06-25T20:52:00Z">
                <w:r w:rsidR="00535D4E" w:rsidDel="0025599D">
                  <w:delText xml:space="preserve"> must be</w:delText>
                </w:r>
              </w:del>
            </w:ins>
            <w:ins w:id="10069" w:author="jie sun" w:date="2018-06-09T18:13:00Z">
              <w:del w:id="10070" w:author="JIE  SUN" w:date="2018-06-25T20:52:00Z">
                <w:r w:rsidR="00B04DDB" w:rsidDel="0025599D">
                  <w:delText xml:space="preserve"> </w:delText>
                </w:r>
              </w:del>
            </w:ins>
            <w:ins w:id="10071" w:author="jie sun" w:date="2018-06-09T18:14:00Z">
              <w:del w:id="10072" w:author="JIE  SUN" w:date="2018-06-25T20:52:00Z">
                <w:r w:rsidR="00B04DDB" w:rsidDel="0025599D">
                  <w:delText>in -20 to 20</w:delText>
                </w:r>
              </w:del>
            </w:ins>
          </w:p>
        </w:tc>
        <w:tc>
          <w:tcPr>
            <w:tcW w:w="4508" w:type="dxa"/>
          </w:tcPr>
          <w:p w14:paraId="573075BF" w14:textId="77777777" w:rsidR="00573551" w:rsidDel="0025599D" w:rsidRDefault="00B04DDB" w:rsidP="00BF34BB">
            <w:pPr>
              <w:rPr>
                <w:ins w:id="10073" w:author="jie sun" w:date="2018-06-09T18:11:00Z"/>
                <w:del w:id="10074" w:author="JIE  SUN" w:date="2018-06-25T20:52:00Z"/>
              </w:rPr>
            </w:pPr>
            <w:ins w:id="10075" w:author="jie sun" w:date="2018-06-09T18:14:00Z">
              <w:del w:id="10076" w:author="JIE  SUN" w:date="2018-06-25T20:52:00Z">
                <w:r w:rsidDel="0025599D">
                  <w:delText xml:space="preserve">Angle Y must be bigger than -20 and </w:delText>
                </w:r>
              </w:del>
            </w:ins>
            <w:ins w:id="10077" w:author="jie sun" w:date="2018-06-09T18:15:00Z">
              <w:del w:id="10078" w:author="JIE  SUN" w:date="2018-06-25T20:52:00Z">
                <w:r w:rsidDel="0025599D">
                  <w:delText>less 20</w:delText>
                </w:r>
              </w:del>
            </w:ins>
          </w:p>
        </w:tc>
      </w:tr>
      <w:tr w:rsidR="00573551" w:rsidDel="0025599D" w14:paraId="3EDF068D" w14:textId="77777777" w:rsidTr="00573551">
        <w:trPr>
          <w:ins w:id="10079" w:author="jie sun" w:date="2018-06-09T18:11:00Z"/>
          <w:del w:id="10080" w:author="JIE  SUN" w:date="2018-06-25T20:52:00Z"/>
        </w:trPr>
        <w:tc>
          <w:tcPr>
            <w:tcW w:w="4508" w:type="dxa"/>
          </w:tcPr>
          <w:p w14:paraId="29BF9B44" w14:textId="77777777" w:rsidR="00573551" w:rsidDel="0025599D" w:rsidRDefault="00773046">
            <w:pPr>
              <w:rPr>
                <w:ins w:id="10081" w:author="jie sun" w:date="2018-06-09T18:11:00Z"/>
                <w:del w:id="10082" w:author="JIE  SUN" w:date="2018-06-25T20:52:00Z"/>
              </w:rPr>
            </w:pPr>
            <w:ins w:id="10083" w:author="jie sun" w:date="2018-06-09T18:17:00Z">
              <w:del w:id="10084" w:author="JIE  SUN" w:date="2018-06-25T20:52:00Z">
                <w:r w:rsidDel="0025599D">
                  <w:delText xml:space="preserve">3. </w:delText>
                </w:r>
              </w:del>
            </w:ins>
            <w:ins w:id="10085" w:author="jie sun" w:date="2018-06-09T18:15:00Z">
              <w:del w:id="10086" w:author="JIE  SUN" w:date="2018-06-25T20:52:00Z">
                <w:r w:rsidR="00EE241A" w:rsidDel="0025599D">
                  <w:delText xml:space="preserve">X is </w:delText>
                </w:r>
              </w:del>
            </w:ins>
            <w:ins w:id="10087" w:author="jie sun" w:date="2018-06-09T18:16:00Z">
              <w:del w:id="10088" w:author="JIE  SUN" w:date="2018-06-25T20:52:00Z">
                <w:r w:rsidR="00EE241A" w:rsidDel="0025599D">
                  <w:delText>a minor condition to control the movement.</w:delText>
                </w:r>
              </w:del>
            </w:ins>
          </w:p>
        </w:tc>
        <w:tc>
          <w:tcPr>
            <w:tcW w:w="4508" w:type="dxa"/>
          </w:tcPr>
          <w:p w14:paraId="36B452F3" w14:textId="77777777" w:rsidR="00573551" w:rsidDel="0025599D" w:rsidRDefault="006C62C8" w:rsidP="00BF34BB">
            <w:pPr>
              <w:rPr>
                <w:ins w:id="10089" w:author="jie sun" w:date="2018-06-09T18:11:00Z"/>
                <w:del w:id="10090" w:author="JIE  SUN" w:date="2018-06-25T20:52:00Z"/>
              </w:rPr>
            </w:pPr>
            <w:ins w:id="10091" w:author="jie sun" w:date="2018-06-09T18:17:00Z">
              <w:del w:id="10092" w:author="JIE  SUN" w:date="2018-06-25T20:52:00Z">
                <w:r w:rsidDel="0025599D">
                  <w:delText>Angle X must be bigger than -20 and less 20</w:delText>
                </w:r>
              </w:del>
            </w:ins>
          </w:p>
        </w:tc>
      </w:tr>
    </w:tbl>
    <w:p w14:paraId="0D0B13A3" w14:textId="77777777" w:rsidR="0025599D" w:rsidRPr="000B317B" w:rsidRDefault="0025599D" w:rsidP="0025599D">
      <w:pPr>
        <w:rPr>
          <w:ins w:id="10093" w:author="JIE  SUN" w:date="2018-06-25T21:01:00Z"/>
        </w:rPr>
      </w:pPr>
    </w:p>
    <w:p w14:paraId="7CFD0178" w14:textId="77777777" w:rsidR="0025599D" w:rsidRDefault="0025599D" w:rsidP="0025599D">
      <w:pPr>
        <w:rPr>
          <w:ins w:id="10094" w:author="JIE  SUN" w:date="2018-06-25T21:04:00Z"/>
        </w:rPr>
      </w:pPr>
      <w:ins w:id="10095" w:author="JIE  SUN" w:date="2018-06-25T21:01:00Z">
        <w:r>
          <w:rPr>
            <w:rFonts w:hint="eastAsia"/>
          </w:rPr>
          <w:t>G</w:t>
        </w:r>
        <w:r>
          <w:t xml:space="preserve">esture 2:  </w:t>
        </w:r>
        <w:r>
          <w:rPr>
            <w:rFonts w:hint="eastAsia"/>
          </w:rPr>
          <w:t>There</w:t>
        </w:r>
        <w:r>
          <w:t xml:space="preserve"> are two figures showing the data of accelerometer and gyroscope during the process of shaking the phone 20 times in gesture 2.</w:t>
        </w:r>
      </w:ins>
    </w:p>
    <w:p w14:paraId="112E4DB6" w14:textId="77777777" w:rsidR="00424186" w:rsidRDefault="005106E4" w:rsidP="0025599D">
      <w:pPr>
        <w:rPr>
          <w:ins w:id="10096" w:author="JIE  SUN" w:date="2018-06-25T21:04:00Z"/>
        </w:rPr>
      </w:pPr>
      <w:ins w:id="10097" w:author="JIE  SUN" w:date="2018-06-25T21:38:00Z">
        <w:r>
          <w:rPr>
            <w:noProof/>
          </w:rPr>
          <w:drawing>
            <wp:inline distT="0" distB="0" distL="0" distR="0" wp14:anchorId="2C482820" wp14:editId="67381110">
              <wp:extent cx="5731510" cy="3760470"/>
              <wp:effectExtent l="0" t="0" r="2540" b="1143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ins>
    </w:p>
    <w:p w14:paraId="3867EEFF" w14:textId="6BDA3DF9" w:rsidR="005106E4" w:rsidRDefault="005106E4" w:rsidP="005106E4">
      <w:pPr>
        <w:pStyle w:val="Caption"/>
        <w:jc w:val="center"/>
        <w:rPr>
          <w:ins w:id="10098" w:author="JIE  SUN" w:date="2018-06-25T21:38:00Z"/>
        </w:rPr>
      </w:pPr>
      <w:bookmarkStart w:id="10099" w:name="_Toc517801912"/>
      <w:ins w:id="10100" w:author="JIE  SUN" w:date="2018-06-25T21:38:00Z">
        <w:r>
          <w:t xml:space="preserve">Figure </w:t>
        </w:r>
        <w:r>
          <w:fldChar w:fldCharType="begin"/>
        </w:r>
        <w:r>
          <w:instrText xml:space="preserve"> STYLEREF 1 \s </w:instrText>
        </w:r>
        <w:r>
          <w:fldChar w:fldCharType="separate"/>
        </w:r>
      </w:ins>
      <w:r w:rsidR="005D06D1">
        <w:rPr>
          <w:noProof/>
        </w:rPr>
        <w:t>5</w:t>
      </w:r>
      <w:ins w:id="10101" w:author="JIE  SUN" w:date="2018-06-25T21:38:00Z">
        <w:r>
          <w:fldChar w:fldCharType="end"/>
        </w:r>
        <w:r>
          <w:noBreakHyphen/>
        </w:r>
        <w:r>
          <w:fldChar w:fldCharType="begin"/>
        </w:r>
        <w:r>
          <w:instrText xml:space="preserve"> SEQ Figure \* ARABIC \s 1 </w:instrText>
        </w:r>
        <w:r>
          <w:fldChar w:fldCharType="separate"/>
        </w:r>
      </w:ins>
      <w:r w:rsidR="005D06D1">
        <w:rPr>
          <w:noProof/>
        </w:rPr>
        <w:t>20</w:t>
      </w:r>
      <w:ins w:id="10102" w:author="JIE  SUN" w:date="2018-06-25T21:38:00Z">
        <w:r>
          <w:fldChar w:fldCharType="end"/>
        </w:r>
        <w:r>
          <w:t xml:space="preserve"> Gesture </w:t>
        </w:r>
      </w:ins>
      <w:ins w:id="10103" w:author="JIE  SUN" w:date="2018-06-25T21:40:00Z">
        <w:r w:rsidR="003736DB">
          <w:t>2</w:t>
        </w:r>
      </w:ins>
      <w:ins w:id="10104" w:author="JIE  SUN" w:date="2018-06-25T21:38:00Z">
        <w:r>
          <w:t xml:space="preserve"> Gyro Data</w:t>
        </w:r>
        <w:bookmarkEnd w:id="10099"/>
      </w:ins>
    </w:p>
    <w:p w14:paraId="0648891A" w14:textId="77777777" w:rsidR="00424186" w:rsidRDefault="00E87F72" w:rsidP="0025599D">
      <w:pPr>
        <w:rPr>
          <w:ins w:id="10105" w:author="JIE  SUN" w:date="2018-06-25T21:04:00Z"/>
        </w:rPr>
      </w:pPr>
      <w:ins w:id="10106" w:author="JIE  SUN" w:date="2018-06-25T21:39:00Z">
        <w:r>
          <w:rPr>
            <w:noProof/>
          </w:rPr>
          <w:drawing>
            <wp:inline distT="0" distB="0" distL="0" distR="0" wp14:anchorId="6CF390EA" wp14:editId="570B55BF">
              <wp:extent cx="5731510" cy="2828290"/>
              <wp:effectExtent l="0" t="0" r="2540" b="1016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ins>
    </w:p>
    <w:p w14:paraId="27C06378" w14:textId="5D24578C" w:rsidR="00981D22" w:rsidRDefault="00981D22" w:rsidP="00981D22">
      <w:pPr>
        <w:pStyle w:val="Caption"/>
        <w:jc w:val="center"/>
        <w:rPr>
          <w:ins w:id="10107" w:author="JIE  SUN" w:date="2018-06-25T21:40:00Z"/>
        </w:rPr>
      </w:pPr>
      <w:bookmarkStart w:id="10108" w:name="_Toc517801913"/>
      <w:ins w:id="10109" w:author="JIE  SUN" w:date="2018-06-25T21:40:00Z">
        <w:r>
          <w:t xml:space="preserve">Figure </w:t>
        </w:r>
        <w:r>
          <w:fldChar w:fldCharType="begin"/>
        </w:r>
        <w:r>
          <w:instrText xml:space="preserve"> STYLEREF 1 \s </w:instrText>
        </w:r>
        <w:r>
          <w:fldChar w:fldCharType="separate"/>
        </w:r>
      </w:ins>
      <w:r w:rsidR="005D06D1">
        <w:rPr>
          <w:noProof/>
        </w:rPr>
        <w:t>5</w:t>
      </w:r>
      <w:ins w:id="10110" w:author="JIE  SUN" w:date="2018-06-25T21:40:00Z">
        <w:r>
          <w:fldChar w:fldCharType="end"/>
        </w:r>
        <w:r>
          <w:noBreakHyphen/>
        </w:r>
        <w:r>
          <w:fldChar w:fldCharType="begin"/>
        </w:r>
        <w:r>
          <w:instrText xml:space="preserve"> SEQ Figure \* ARABIC \s 1 </w:instrText>
        </w:r>
        <w:r>
          <w:fldChar w:fldCharType="separate"/>
        </w:r>
      </w:ins>
      <w:r w:rsidR="005D06D1">
        <w:rPr>
          <w:noProof/>
        </w:rPr>
        <w:t>21</w:t>
      </w:r>
      <w:ins w:id="10111" w:author="JIE  SUN" w:date="2018-06-25T21:40:00Z">
        <w:r>
          <w:fldChar w:fldCharType="end"/>
        </w:r>
        <w:r>
          <w:t xml:space="preserve"> : Gesture</w:t>
        </w:r>
        <w:r w:rsidR="003736DB">
          <w:t xml:space="preserve"> 2</w:t>
        </w:r>
        <w:r>
          <w:t xml:space="preserve"> Acceleration Data</w:t>
        </w:r>
        <w:bookmarkEnd w:id="10108"/>
      </w:ins>
    </w:p>
    <w:p w14:paraId="1AB4AED7" w14:textId="77777777" w:rsidR="00424186" w:rsidRDefault="00424186" w:rsidP="0025599D">
      <w:pPr>
        <w:rPr>
          <w:ins w:id="10112" w:author="JIE  SUN" w:date="2018-06-25T21:04:00Z"/>
        </w:rPr>
      </w:pPr>
    </w:p>
    <w:p w14:paraId="20A42315" w14:textId="77777777" w:rsidR="00424186" w:rsidRDefault="00424186" w:rsidP="0025599D">
      <w:pPr>
        <w:rPr>
          <w:ins w:id="10113" w:author="JIE  SUN" w:date="2018-06-25T21:01:00Z"/>
        </w:rPr>
      </w:pPr>
    </w:p>
    <w:p w14:paraId="53E2A037" w14:textId="77777777" w:rsidR="006A4A14" w:rsidRPr="00BF34BB" w:rsidRDefault="0086065B">
      <w:pPr>
        <w:rPr>
          <w:ins w:id="10114" w:author="jie sun" w:date="2018-06-09T18:10:00Z"/>
        </w:rPr>
        <w:pPrChange w:id="10115" w:author="jie sun" w:date="2018-06-09T18:10:00Z">
          <w:pPr>
            <w:pStyle w:val="Heading1"/>
            <w:numPr>
              <w:numId w:val="0"/>
            </w:numPr>
            <w:ind w:left="0" w:firstLine="0"/>
          </w:pPr>
        </w:pPrChange>
      </w:pPr>
      <w:ins w:id="10116" w:author="JIE  SUN" w:date="2018-06-25T21:57:00Z">
        <w:r w:rsidRPr="0086065B">
          <w:rPr>
            <w:noProof/>
          </w:rPr>
          <w:drawing>
            <wp:inline distT="0" distB="0" distL="0" distR="0" wp14:anchorId="68E55A39" wp14:editId="41C334BE">
              <wp:extent cx="5229225" cy="3571875"/>
              <wp:effectExtent l="0" t="0" r="9525" b="9525"/>
              <wp:docPr id="81" name="Picture 81" descr="C:\Users\162309~1.IT2\AppData\Local\Temp\152996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2309~1.IT2\AppData\Local\Temp\1529960235(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29225" cy="3571875"/>
                      </a:xfrm>
                      <a:prstGeom prst="rect">
                        <a:avLst/>
                      </a:prstGeom>
                      <a:noFill/>
                      <a:ln>
                        <a:noFill/>
                      </a:ln>
                    </pic:spPr>
                  </pic:pic>
                </a:graphicData>
              </a:graphic>
            </wp:inline>
          </w:drawing>
        </w:r>
      </w:ins>
    </w:p>
    <w:p w14:paraId="382931AD" w14:textId="24105D57" w:rsidR="0086065B" w:rsidRDefault="003D2A8D" w:rsidP="0086065B">
      <w:pPr>
        <w:pStyle w:val="Caption"/>
        <w:jc w:val="center"/>
        <w:rPr>
          <w:ins w:id="10117" w:author="JIE  SUN" w:date="2018-06-25T21:57:00Z"/>
        </w:rPr>
      </w:pPr>
      <w:ins w:id="10118" w:author="JIE  SUN" w:date="2018-06-25T21:18:00Z">
        <w:r>
          <w:tab/>
        </w:r>
      </w:ins>
      <w:bookmarkStart w:id="10119" w:name="_Toc517801914"/>
      <w:ins w:id="10120" w:author="JIE  SUN" w:date="2018-06-25T21:57:00Z">
        <w:r w:rsidR="0086065B">
          <w:t xml:space="preserve">Figure </w:t>
        </w:r>
        <w:r w:rsidR="0086065B">
          <w:fldChar w:fldCharType="begin"/>
        </w:r>
        <w:r w:rsidR="0086065B">
          <w:instrText xml:space="preserve"> STYLEREF 1 \s </w:instrText>
        </w:r>
        <w:r w:rsidR="0086065B">
          <w:fldChar w:fldCharType="separate"/>
        </w:r>
      </w:ins>
      <w:r w:rsidR="005D06D1">
        <w:rPr>
          <w:noProof/>
        </w:rPr>
        <w:t>5</w:t>
      </w:r>
      <w:ins w:id="10121" w:author="JIE  SUN" w:date="2018-06-25T21:57:00Z">
        <w:r w:rsidR="0086065B">
          <w:fldChar w:fldCharType="end"/>
        </w:r>
        <w:r w:rsidR="0086065B">
          <w:noBreakHyphen/>
        </w:r>
        <w:r w:rsidR="0086065B">
          <w:fldChar w:fldCharType="begin"/>
        </w:r>
        <w:r w:rsidR="0086065B">
          <w:instrText xml:space="preserve"> SEQ Figure \* ARABIC \s 1 </w:instrText>
        </w:r>
        <w:r w:rsidR="0086065B">
          <w:fldChar w:fldCharType="separate"/>
        </w:r>
      </w:ins>
      <w:r w:rsidR="005D06D1">
        <w:rPr>
          <w:noProof/>
        </w:rPr>
        <w:t>22</w:t>
      </w:r>
      <w:ins w:id="10122" w:author="JIE  SUN" w:date="2018-06-25T21:57:00Z">
        <w:r w:rsidR="0086065B">
          <w:fldChar w:fldCharType="end"/>
        </w:r>
        <w:r w:rsidR="0086065B">
          <w:t xml:space="preserve"> Action 2 Calculation Result</w:t>
        </w:r>
        <w:bookmarkEnd w:id="10119"/>
      </w:ins>
    </w:p>
    <w:p w14:paraId="1F638F91" w14:textId="77777777" w:rsidR="009D68D0" w:rsidRDefault="009D68D0" w:rsidP="009D68D0">
      <w:pPr>
        <w:rPr>
          <w:ins w:id="10123" w:author="JIE  SUN" w:date="2018-06-25T21:57:00Z"/>
        </w:rPr>
      </w:pPr>
      <w:ins w:id="10124" w:author="JIE  SUN" w:date="2018-06-25T21:57:00Z">
        <w:r>
          <w:t>The accuracy of this gesture tool can be calculated below:</w:t>
        </w:r>
      </w:ins>
    </w:p>
    <w:tbl>
      <w:tblPr>
        <w:tblStyle w:val="TableGrid"/>
        <w:tblW w:w="0" w:type="auto"/>
        <w:tblLook w:val="04A0" w:firstRow="1" w:lastRow="0" w:firstColumn="1" w:lastColumn="0" w:noHBand="0" w:noVBand="1"/>
      </w:tblPr>
      <w:tblGrid>
        <w:gridCol w:w="2122"/>
        <w:gridCol w:w="2551"/>
        <w:gridCol w:w="2268"/>
        <w:gridCol w:w="2075"/>
      </w:tblGrid>
      <w:tr w:rsidR="009D68D0" w14:paraId="10AB6EF7" w14:textId="77777777" w:rsidTr="008B2622">
        <w:trPr>
          <w:ins w:id="10125" w:author="JIE  SUN" w:date="2018-06-25T21:57:00Z"/>
        </w:trPr>
        <w:tc>
          <w:tcPr>
            <w:tcW w:w="2122" w:type="dxa"/>
          </w:tcPr>
          <w:p w14:paraId="49877FB9" w14:textId="77777777" w:rsidR="009D68D0" w:rsidRDefault="009D68D0" w:rsidP="008B2622">
            <w:pPr>
              <w:jc w:val="center"/>
              <w:rPr>
                <w:ins w:id="10126" w:author="JIE  SUN" w:date="2018-06-25T21:57:00Z"/>
              </w:rPr>
            </w:pPr>
            <w:ins w:id="10127" w:author="JIE  SUN" w:date="2018-06-25T21:57:00Z">
              <w:r>
                <w:t>Gesture Number</w:t>
              </w:r>
            </w:ins>
          </w:p>
        </w:tc>
        <w:tc>
          <w:tcPr>
            <w:tcW w:w="2551" w:type="dxa"/>
          </w:tcPr>
          <w:p w14:paraId="6E3BB213" w14:textId="77777777" w:rsidR="009D68D0" w:rsidRDefault="009D68D0" w:rsidP="008B2622">
            <w:pPr>
              <w:jc w:val="center"/>
              <w:rPr>
                <w:ins w:id="10128" w:author="JIE  SUN" w:date="2018-06-25T21:57:00Z"/>
              </w:rPr>
            </w:pPr>
            <w:ins w:id="10129" w:author="JIE  SUN" w:date="2018-06-25T21:57:00Z">
              <w:r>
                <w:t>Exact Shaking times</w:t>
              </w:r>
            </w:ins>
          </w:p>
        </w:tc>
        <w:tc>
          <w:tcPr>
            <w:tcW w:w="2268" w:type="dxa"/>
          </w:tcPr>
          <w:p w14:paraId="032B62E4" w14:textId="77777777" w:rsidR="009D68D0" w:rsidRDefault="009D68D0" w:rsidP="008B2622">
            <w:pPr>
              <w:jc w:val="center"/>
              <w:rPr>
                <w:ins w:id="10130" w:author="JIE  SUN" w:date="2018-06-25T21:57:00Z"/>
              </w:rPr>
            </w:pPr>
            <w:ins w:id="10131" w:author="JIE  SUN" w:date="2018-06-25T21:57:00Z">
              <w:r>
                <w:t>Testers tests</w:t>
              </w:r>
            </w:ins>
          </w:p>
        </w:tc>
        <w:tc>
          <w:tcPr>
            <w:tcW w:w="2075" w:type="dxa"/>
          </w:tcPr>
          <w:p w14:paraId="327D6C2B" w14:textId="77777777" w:rsidR="009D68D0" w:rsidRDefault="009D68D0" w:rsidP="008B2622">
            <w:pPr>
              <w:jc w:val="center"/>
              <w:rPr>
                <w:ins w:id="10132" w:author="JIE  SUN" w:date="2018-06-25T21:57:00Z"/>
              </w:rPr>
            </w:pPr>
            <w:ins w:id="10133" w:author="JIE  SUN" w:date="2018-06-25T21:57:00Z">
              <w:r>
                <w:t>Accuracy</w:t>
              </w:r>
            </w:ins>
          </w:p>
        </w:tc>
      </w:tr>
      <w:tr w:rsidR="009D68D0" w14:paraId="4419D51F" w14:textId="77777777" w:rsidTr="008B2622">
        <w:trPr>
          <w:ins w:id="10134" w:author="JIE  SUN" w:date="2018-06-25T21:57:00Z"/>
        </w:trPr>
        <w:tc>
          <w:tcPr>
            <w:tcW w:w="2122" w:type="dxa"/>
          </w:tcPr>
          <w:p w14:paraId="1BCCACD6" w14:textId="77777777" w:rsidR="009D68D0" w:rsidRDefault="005630A6" w:rsidP="008B2622">
            <w:pPr>
              <w:jc w:val="center"/>
              <w:rPr>
                <w:ins w:id="10135" w:author="JIE  SUN" w:date="2018-06-25T21:57:00Z"/>
              </w:rPr>
            </w:pPr>
            <w:r>
              <w:t>2</w:t>
            </w:r>
          </w:p>
        </w:tc>
        <w:tc>
          <w:tcPr>
            <w:tcW w:w="2551" w:type="dxa"/>
          </w:tcPr>
          <w:p w14:paraId="160F3C93" w14:textId="77777777" w:rsidR="009D68D0" w:rsidRDefault="009D68D0" w:rsidP="008B2622">
            <w:pPr>
              <w:jc w:val="center"/>
              <w:rPr>
                <w:ins w:id="10136" w:author="JIE  SUN" w:date="2018-06-25T21:57:00Z"/>
              </w:rPr>
            </w:pPr>
            <w:ins w:id="10137" w:author="JIE  SUN" w:date="2018-06-25T21:57:00Z">
              <w:r>
                <w:t>20</w:t>
              </w:r>
            </w:ins>
          </w:p>
        </w:tc>
        <w:tc>
          <w:tcPr>
            <w:tcW w:w="2268" w:type="dxa"/>
          </w:tcPr>
          <w:p w14:paraId="61939B08" w14:textId="77777777" w:rsidR="009D68D0" w:rsidRDefault="009D68D0" w:rsidP="008B2622">
            <w:pPr>
              <w:jc w:val="center"/>
              <w:rPr>
                <w:ins w:id="10138" w:author="JIE  SUN" w:date="2018-06-25T21:57:00Z"/>
              </w:rPr>
            </w:pPr>
            <w:ins w:id="10139" w:author="JIE  SUN" w:date="2018-06-25T21:57:00Z">
              <w:r>
                <w:t>1</w:t>
              </w:r>
            </w:ins>
            <w:r w:rsidR="005630A6">
              <w:t>7</w:t>
            </w:r>
          </w:p>
        </w:tc>
        <w:tc>
          <w:tcPr>
            <w:tcW w:w="2075" w:type="dxa"/>
          </w:tcPr>
          <w:p w14:paraId="76AF749E" w14:textId="77777777" w:rsidR="009D68D0" w:rsidRDefault="005630A6" w:rsidP="008B2622">
            <w:pPr>
              <w:jc w:val="center"/>
              <w:rPr>
                <w:ins w:id="10140" w:author="JIE  SUN" w:date="2018-06-25T21:57:00Z"/>
              </w:rPr>
            </w:pPr>
            <w:r>
              <w:t>85</w:t>
            </w:r>
            <w:ins w:id="10141" w:author="JIE  SUN" w:date="2018-06-25T21:57:00Z">
              <w:r w:rsidR="009D68D0">
                <w:t>%</w:t>
              </w:r>
            </w:ins>
          </w:p>
        </w:tc>
      </w:tr>
    </w:tbl>
    <w:p w14:paraId="2E11ECB1" w14:textId="77777777" w:rsidR="001264EE" w:rsidRDefault="001264EE" w:rsidP="00806241">
      <w:pPr>
        <w:rPr>
          <w:ins w:id="10142" w:author="JIE  SUN" w:date="2018-06-25T21:58:00Z"/>
        </w:rPr>
      </w:pPr>
    </w:p>
    <w:p w14:paraId="00B20165" w14:textId="77777777" w:rsidR="001264EE" w:rsidRDefault="001264EE" w:rsidP="00806241"/>
    <w:p w14:paraId="47EC30EB" w14:textId="77777777" w:rsidR="005630A6" w:rsidRDefault="005630A6" w:rsidP="00806241"/>
    <w:p w14:paraId="4B1D8E2C" w14:textId="77777777" w:rsidR="005630A6" w:rsidRDefault="005630A6" w:rsidP="00806241"/>
    <w:p w14:paraId="47E41B61" w14:textId="4C1FC1F7" w:rsidR="005630A6" w:rsidRDefault="004D21D7" w:rsidP="004D21D7">
      <w:pPr>
        <w:pStyle w:val="Heading2"/>
        <w:rPr>
          <w:lang w:val="en-US"/>
        </w:rPr>
      </w:pPr>
      <w:bookmarkStart w:id="10143" w:name="_Toc518661957"/>
      <w:r w:rsidRPr="004D21D7">
        <w:rPr>
          <w:lang w:val="en-US"/>
        </w:rPr>
        <w:t>Summary</w:t>
      </w:r>
      <w:bookmarkEnd w:id="10143"/>
    </w:p>
    <w:p w14:paraId="14FB3993" w14:textId="0AD7C684" w:rsidR="00A31369" w:rsidRDefault="00B732D8" w:rsidP="00B732D8">
      <w:pPr>
        <w:rPr>
          <w:lang w:val="en-US"/>
        </w:rPr>
      </w:pPr>
      <w:r>
        <w:rPr>
          <w:lang w:val="en-US"/>
        </w:rPr>
        <w:t xml:space="preserve">This chapter </w:t>
      </w:r>
      <w:r w:rsidR="003B31B5">
        <w:rPr>
          <w:lang w:val="en-US"/>
        </w:rPr>
        <w:t>shows how to</w:t>
      </w:r>
      <w:r w:rsidR="00A31369">
        <w:rPr>
          <w:lang w:val="en-US"/>
        </w:rPr>
        <w:t xml:space="preserve"> Gyroscope and Accele</w:t>
      </w:r>
      <w:r w:rsidR="003B31B5">
        <w:rPr>
          <w:lang w:val="en-US"/>
        </w:rPr>
        <w:t xml:space="preserve">rometer together to </w:t>
      </w:r>
      <w:r w:rsidR="00A31369">
        <w:rPr>
          <w:lang w:val="en-US"/>
        </w:rPr>
        <w:t xml:space="preserve">recognize two gestures and </w:t>
      </w:r>
      <w:r w:rsidR="00D90998">
        <w:rPr>
          <w:lang w:val="en-US"/>
        </w:rPr>
        <w:t xml:space="preserve">the times of shaking a glow-stick. </w:t>
      </w:r>
      <w:r w:rsidR="003B31B5">
        <w:rPr>
          <w:lang w:val="en-US"/>
        </w:rPr>
        <w:t>After the basic understanding for the structures of Gyroscope and Accelerometer in previous chapters, continually analyze the data, and then get some suitable algorithms and strategies to make program for a judgement of the gestures. Finally, the accuracy of the program should be calculated through the experiments of data analysis and what can be got is the accuracies of the recognition of the gesture1 and gesture2 are 90</w:t>
      </w:r>
      <w:r w:rsidR="003B31B5">
        <w:rPr>
          <w:rFonts w:hint="eastAsia"/>
          <w:lang w:val="en-US"/>
        </w:rPr>
        <w:t>%</w:t>
      </w:r>
      <w:r w:rsidR="003B31B5">
        <w:rPr>
          <w:lang w:val="en-US"/>
        </w:rPr>
        <w:t xml:space="preserve"> </w:t>
      </w:r>
      <w:r w:rsidR="003B31B5">
        <w:rPr>
          <w:rFonts w:hint="eastAsia"/>
          <w:lang w:val="en-US"/>
        </w:rPr>
        <w:t>and</w:t>
      </w:r>
      <w:r w:rsidR="003B31B5">
        <w:rPr>
          <w:lang w:val="en-US"/>
        </w:rPr>
        <w:t xml:space="preserve"> 85</w:t>
      </w:r>
      <w:r w:rsidR="003B31B5">
        <w:rPr>
          <w:rFonts w:hint="eastAsia"/>
          <w:lang w:val="en-US"/>
        </w:rPr>
        <w:t>%</w:t>
      </w:r>
      <w:r w:rsidR="003B31B5">
        <w:rPr>
          <w:lang w:val="en-US"/>
        </w:rPr>
        <w:t xml:space="preserve"> </w:t>
      </w:r>
      <w:r w:rsidR="003B31B5">
        <w:rPr>
          <w:rFonts w:hint="eastAsia"/>
          <w:lang w:val="en-US"/>
        </w:rPr>
        <w:t>res</w:t>
      </w:r>
      <w:r w:rsidR="00C03F02">
        <w:rPr>
          <w:lang w:val="en-US"/>
        </w:rPr>
        <w:t>p</w:t>
      </w:r>
      <w:r w:rsidR="003B31B5">
        <w:rPr>
          <w:lang w:val="en-US"/>
        </w:rPr>
        <w:t>ectively.</w:t>
      </w:r>
    </w:p>
    <w:p w14:paraId="04DC6E02" w14:textId="77777777" w:rsidR="00A31369" w:rsidRDefault="00A31369" w:rsidP="00B732D8">
      <w:pPr>
        <w:rPr>
          <w:lang w:val="en-US"/>
        </w:rPr>
      </w:pPr>
    </w:p>
    <w:p w14:paraId="1774FFA5" w14:textId="77777777" w:rsidR="00A31369" w:rsidRDefault="00A31369" w:rsidP="00B732D8">
      <w:pPr>
        <w:rPr>
          <w:lang w:val="en-US"/>
        </w:rPr>
      </w:pPr>
    </w:p>
    <w:p w14:paraId="7E802A44" w14:textId="13EA629E" w:rsidR="00A31369" w:rsidRPr="00716BF2" w:rsidRDefault="00F64384" w:rsidP="00716BF2">
      <w:pPr>
        <w:pStyle w:val="Heading1"/>
      </w:pPr>
      <w:bookmarkStart w:id="10144" w:name="_Toc518661958"/>
      <w:r>
        <w:t>Conclusion and Future W</w:t>
      </w:r>
      <w:r w:rsidR="00A31369" w:rsidRPr="00716BF2">
        <w:t>ork</w:t>
      </w:r>
      <w:bookmarkEnd w:id="10144"/>
    </w:p>
    <w:p w14:paraId="15E25DEE" w14:textId="77777777" w:rsidR="009559CD" w:rsidRDefault="009559CD" w:rsidP="00A31369">
      <w:pPr>
        <w:rPr>
          <w:lang w:val="en-US"/>
        </w:rPr>
      </w:pPr>
      <w:r>
        <w:rPr>
          <w:lang w:val="en-US"/>
        </w:rPr>
        <w:t>In this chapter we provide a complete summary of all of the work in last four chapters.</w:t>
      </w:r>
      <w:r w:rsidR="00F67DA6">
        <w:rPr>
          <w:lang w:val="en-US"/>
        </w:rPr>
        <w:t xml:space="preserve"> First of all, we go back to review the structure of the entire thesis and extract essences, at same time, summarize the key points, such as research strategies and algorithms. </w:t>
      </w:r>
      <w:r>
        <w:rPr>
          <w:lang w:val="en-US"/>
        </w:rPr>
        <w:t xml:space="preserve"> </w:t>
      </w:r>
    </w:p>
    <w:p w14:paraId="283A243E" w14:textId="77777777" w:rsidR="00170A07" w:rsidRDefault="00170A07" w:rsidP="00A31369">
      <w:pPr>
        <w:rPr>
          <w:lang w:val="en-US"/>
        </w:rPr>
      </w:pPr>
    </w:p>
    <w:p w14:paraId="598D1B84" w14:textId="1F54BB9B" w:rsidR="00170A07" w:rsidRDefault="002005FA" w:rsidP="00170A07">
      <w:pPr>
        <w:pStyle w:val="Heading2"/>
        <w:rPr>
          <w:lang w:val="en-US"/>
        </w:rPr>
      </w:pPr>
      <w:bookmarkStart w:id="10145" w:name="_Toc518661959"/>
      <w:r>
        <w:rPr>
          <w:rFonts w:hint="eastAsia"/>
          <w:lang w:val="en-US"/>
        </w:rPr>
        <w:t>C</w:t>
      </w:r>
      <w:r>
        <w:rPr>
          <w:lang w:val="en-US"/>
        </w:rPr>
        <w:t>onclusion</w:t>
      </w:r>
      <w:bookmarkEnd w:id="10145"/>
    </w:p>
    <w:p w14:paraId="15656B40" w14:textId="11990B13" w:rsidR="00B732D8" w:rsidRDefault="00F67DA6" w:rsidP="00B732D8">
      <w:pPr>
        <w:rPr>
          <w:lang w:val="en-US"/>
        </w:rPr>
      </w:pPr>
      <w:r>
        <w:rPr>
          <w:lang w:val="en-US"/>
        </w:rPr>
        <w:t xml:space="preserve">First and foremost, we need to know </w:t>
      </w:r>
      <w:r w:rsidR="007933F8">
        <w:rPr>
          <w:lang w:val="en-US"/>
        </w:rPr>
        <w:t>three</w:t>
      </w:r>
      <w:r>
        <w:rPr>
          <w:lang w:val="en-US"/>
        </w:rPr>
        <w:t xml:space="preserve"> purposes of this thesis</w:t>
      </w:r>
      <w:r w:rsidR="00CA4295">
        <w:rPr>
          <w:lang w:val="en-US"/>
        </w:rPr>
        <w:t xml:space="preserve">: the first is going to </w:t>
      </w:r>
      <w:r w:rsidR="007933F8">
        <w:rPr>
          <w:lang w:val="en-US"/>
        </w:rPr>
        <w:t>explain</w:t>
      </w:r>
      <w:r w:rsidR="00CA4295">
        <w:rPr>
          <w:lang w:val="en-US"/>
        </w:rPr>
        <w:t xml:space="preserve"> the principle of those two devices, </w:t>
      </w:r>
      <w:r w:rsidR="007933F8">
        <w:rPr>
          <w:lang w:val="en-US"/>
        </w:rPr>
        <w:t>so</w:t>
      </w:r>
      <w:r w:rsidR="00CA4295">
        <w:rPr>
          <w:lang w:val="en-US"/>
        </w:rPr>
        <w:t xml:space="preserve"> we </w:t>
      </w:r>
      <w:r w:rsidR="007933F8">
        <w:rPr>
          <w:lang w:val="en-US"/>
        </w:rPr>
        <w:t xml:space="preserve">know how it works and possibly </w:t>
      </w:r>
      <w:r w:rsidR="00CA4295">
        <w:rPr>
          <w:lang w:val="en-US"/>
        </w:rPr>
        <w:t>can use it to do something after researching this</w:t>
      </w:r>
      <w:r w:rsidR="007933F8">
        <w:rPr>
          <w:lang w:val="en-US"/>
        </w:rPr>
        <w:t xml:space="preserve"> thesis</w:t>
      </w:r>
      <w:r w:rsidR="007933F8">
        <w:rPr>
          <w:rFonts w:hint="eastAsia"/>
          <w:lang w:val="en-US"/>
        </w:rPr>
        <w:t>. The</w:t>
      </w:r>
      <w:r w:rsidR="007933F8">
        <w:rPr>
          <w:lang w:val="en-US"/>
        </w:rPr>
        <w:t xml:space="preserve"> second one is to study some mature algorithms</w:t>
      </w:r>
      <w:r w:rsidR="009E6BFD">
        <w:rPr>
          <w:lang w:val="en-US"/>
        </w:rPr>
        <w:t xml:space="preserve"> and strategies</w:t>
      </w:r>
      <w:r w:rsidR="007933F8">
        <w:rPr>
          <w:lang w:val="en-US"/>
        </w:rPr>
        <w:t xml:space="preserve">, basing on those </w:t>
      </w:r>
      <w:r w:rsidR="009E6BFD">
        <w:rPr>
          <w:lang w:val="en-US"/>
        </w:rPr>
        <w:t xml:space="preserve">algorithms and strategies, we should understand the principle and possibly program the code for Pedometer and </w:t>
      </w:r>
      <w:r w:rsidR="009E6BFD">
        <w:rPr>
          <w:rFonts w:hint="eastAsia"/>
          <w:lang w:val="en-US"/>
        </w:rPr>
        <w:t>Ric</w:t>
      </w:r>
      <w:r w:rsidR="009E6BFD">
        <w:rPr>
          <w:lang w:val="en-US"/>
        </w:rPr>
        <w:t xml:space="preserve">ing Game.  </w:t>
      </w:r>
      <w:r w:rsidR="000F1A74">
        <w:rPr>
          <w:lang w:val="en-US"/>
        </w:rPr>
        <w:t xml:space="preserve">The last </w:t>
      </w:r>
      <w:r w:rsidR="00533D6D">
        <w:rPr>
          <w:rFonts w:hint="eastAsia"/>
          <w:lang w:val="en-US"/>
        </w:rPr>
        <w:t>one</w:t>
      </w:r>
      <w:r w:rsidR="00533D6D">
        <w:rPr>
          <w:lang w:val="en-US"/>
        </w:rPr>
        <w:t xml:space="preserve"> </w:t>
      </w:r>
      <w:r w:rsidR="000F1A74">
        <w:rPr>
          <w:lang w:val="en-US"/>
        </w:rPr>
        <w:t xml:space="preserve">is to </w:t>
      </w:r>
      <w:r w:rsidR="00164704">
        <w:rPr>
          <w:lang w:val="en-US"/>
        </w:rPr>
        <w:t>research the gesture recognition algorithm based on the study in previous three chapters, and make a hypothesis</w:t>
      </w:r>
      <w:r w:rsidR="00822372">
        <w:rPr>
          <w:lang w:val="en-US"/>
        </w:rPr>
        <w:t xml:space="preserve"> for using the new researched algorithm on a glow-stick, when a glow-stick shaking in gesture 1</w:t>
      </w:r>
      <w:r w:rsidR="00EF7E74">
        <w:rPr>
          <w:lang w:val="en-US"/>
        </w:rPr>
        <w:t xml:space="preserve"> and gesture 2 maintained in the </w:t>
      </w:r>
      <w:r w:rsidR="00FC38F9">
        <w:rPr>
          <w:lang w:val="en-US"/>
        </w:rPr>
        <w:t xml:space="preserve">last chapter it </w:t>
      </w:r>
      <w:r w:rsidR="00822372">
        <w:rPr>
          <w:lang w:val="en-US"/>
        </w:rPr>
        <w:t xml:space="preserve">can be recognized and also calculated </w:t>
      </w:r>
      <w:bookmarkStart w:id="10146" w:name="OLE_LINK47"/>
      <w:bookmarkStart w:id="10147" w:name="OLE_LINK48"/>
      <w:r w:rsidR="00FC38F9">
        <w:rPr>
          <w:lang w:val="en-US"/>
        </w:rPr>
        <w:t xml:space="preserve">for </w:t>
      </w:r>
      <w:r w:rsidR="00822372">
        <w:rPr>
          <w:lang w:val="en-US"/>
        </w:rPr>
        <w:t xml:space="preserve">the number of shaking times. </w:t>
      </w:r>
    </w:p>
    <w:bookmarkEnd w:id="10146"/>
    <w:bookmarkEnd w:id="10147"/>
    <w:p w14:paraId="6ED036FC" w14:textId="6F1BBF96" w:rsidR="00F11348" w:rsidRDefault="00F11348" w:rsidP="00B732D8">
      <w:pPr>
        <w:rPr>
          <w:lang w:val="en-US"/>
        </w:rPr>
      </w:pPr>
    </w:p>
    <w:p w14:paraId="1691C3D9" w14:textId="7A4D30A3" w:rsidR="00533D6D" w:rsidRDefault="00533D6D" w:rsidP="00B732D8">
      <w:pPr>
        <w:rPr>
          <w:lang w:val="en-US"/>
        </w:rPr>
      </w:pPr>
      <w:r>
        <w:rPr>
          <w:lang w:val="en-US"/>
        </w:rPr>
        <w:t xml:space="preserve">After researching this thesis, we can </w:t>
      </w:r>
      <w:r w:rsidR="00036A9E">
        <w:rPr>
          <w:lang w:val="en-US"/>
        </w:rPr>
        <w:t>use some mode</w:t>
      </w:r>
    </w:p>
    <w:p w14:paraId="7E4FDA31" w14:textId="75F09F3D" w:rsidR="00751F65" w:rsidRPr="00B732D8" w:rsidRDefault="00751F65" w:rsidP="00917C21">
      <w:pPr>
        <w:pStyle w:val="Heading2"/>
        <w:rPr>
          <w:lang w:val="en-US"/>
        </w:rPr>
      </w:pPr>
      <w:bookmarkStart w:id="10148" w:name="_Toc518661960"/>
      <w:r>
        <w:rPr>
          <w:lang w:val="en-US"/>
        </w:rPr>
        <w:t>Future Work</w:t>
      </w:r>
      <w:bookmarkEnd w:id="10148"/>
    </w:p>
    <w:p w14:paraId="44DA5F5A" w14:textId="77777777" w:rsidR="005630A6" w:rsidRDefault="005630A6" w:rsidP="00806241"/>
    <w:p w14:paraId="0888D8A4" w14:textId="77777777" w:rsidR="005630A6" w:rsidRDefault="005630A6" w:rsidP="00806241"/>
    <w:p w14:paraId="04EBAFFF" w14:textId="77777777" w:rsidR="005630A6" w:rsidRDefault="005630A6" w:rsidP="00806241">
      <w:pPr>
        <w:rPr>
          <w:ins w:id="10149" w:author="JIE  SUN" w:date="2018-06-25T21:58:00Z"/>
        </w:rPr>
      </w:pPr>
    </w:p>
    <w:p w14:paraId="60CB87C0" w14:textId="77777777" w:rsidR="00806241" w:rsidDel="0025599D" w:rsidRDefault="002A4CE9" w:rsidP="00806241">
      <w:pPr>
        <w:rPr>
          <w:ins w:id="10150" w:author="jie sun" w:date="2018-06-09T18:20:00Z"/>
          <w:del w:id="10151" w:author="JIE  SUN" w:date="2018-06-25T21:01:00Z"/>
        </w:rPr>
      </w:pPr>
      <w:ins w:id="10152" w:author="jie sun" w:date="2018-06-09T18:20:00Z">
        <w:del w:id="10153" w:author="JIE  SUN" w:date="2018-06-25T21:01:00Z">
          <w:r w:rsidDel="0025599D">
            <w:delText>Action mode algorithm:</w:delText>
          </w:r>
        </w:del>
      </w:ins>
    </w:p>
    <w:p w14:paraId="7B23C0D7" w14:textId="77777777" w:rsidR="002A4CE9" w:rsidDel="0025599D" w:rsidRDefault="002A4CE9" w:rsidP="00806241">
      <w:pPr>
        <w:rPr>
          <w:ins w:id="10154" w:author="jie sun" w:date="2018-04-18T00:14:00Z"/>
          <w:del w:id="10155" w:author="JIE  SUN" w:date="2018-06-25T21:01:00Z"/>
        </w:rPr>
      </w:pPr>
      <w:ins w:id="10156" w:author="jie sun" w:date="2018-06-09T18:20:00Z">
        <w:del w:id="10157" w:author="JIE  SUN" w:date="2018-06-25T21:01:00Z">
          <w:r w:rsidDel="0025599D">
            <w:delText xml:space="preserve">If it is in a static condition, it should </w:delText>
          </w:r>
        </w:del>
      </w:ins>
      <w:ins w:id="10158" w:author="jie sun" w:date="2018-06-09T18:21:00Z">
        <w:del w:id="10159" w:author="JIE  SUN" w:date="2018-06-25T21:01:00Z">
          <w:r w:rsidDel="0025599D">
            <w:delText>not be recorded as an action.</w:delText>
          </w:r>
        </w:del>
      </w:ins>
    </w:p>
    <w:p w14:paraId="25A9EE1F" w14:textId="77777777" w:rsidR="00806241" w:rsidRDefault="00806241" w:rsidP="00806241">
      <w:pPr>
        <w:rPr>
          <w:ins w:id="10160" w:author="jie sun" w:date="2018-04-18T00:14:00Z"/>
        </w:rPr>
      </w:pPr>
    </w:p>
    <w:customXmlInsRangeStart w:id="10161" w:author="jie sun" w:date="2018-04-18T15:21:00Z"/>
    <w:bookmarkStart w:id="10162" w:name="_Toc518661961" w:displacedByCustomXml="next"/>
    <w:sdt>
      <w:sdtPr>
        <w:rPr>
          <w:rFonts w:eastAsiaTheme="minorEastAsia" w:cstheme="minorBidi"/>
          <w:b w:val="0"/>
          <w:sz w:val="24"/>
          <w:szCs w:val="22"/>
        </w:rPr>
        <w:id w:val="1299875541"/>
        <w:docPartObj>
          <w:docPartGallery w:val="Bibliographies"/>
          <w:docPartUnique/>
        </w:docPartObj>
      </w:sdtPr>
      <w:sdtContent>
        <w:customXmlInsRangeEnd w:id="10161"/>
        <w:p w14:paraId="0320D20A" w14:textId="77777777" w:rsidR="00D149CF" w:rsidRDefault="00D149CF">
          <w:pPr>
            <w:pStyle w:val="Heading1"/>
            <w:rPr>
              <w:ins w:id="10163" w:author="jie sun" w:date="2018-04-18T15:21:00Z"/>
            </w:rPr>
          </w:pPr>
          <w:ins w:id="10164" w:author="jie sun" w:date="2018-04-18T15:21:00Z">
            <w:r>
              <w:t>Bibliography</w:t>
            </w:r>
            <w:bookmarkEnd w:id="10162"/>
          </w:ins>
        </w:p>
        <w:customXmlInsRangeStart w:id="10165" w:author="jie sun" w:date="2018-04-18T15:21:00Z"/>
        <w:sdt>
          <w:sdtPr>
            <w:id w:val="111145805"/>
            <w:bibliography/>
          </w:sdtPr>
          <w:sdtContent>
            <w:customXmlInsRangeEnd w:id="10165"/>
            <w:p w14:paraId="664BF627" w14:textId="77777777" w:rsidR="000F0E95" w:rsidRDefault="00D149CF" w:rsidP="000F0E95">
              <w:pPr>
                <w:pStyle w:val="Bibliography"/>
                <w:ind w:left="720" w:hanging="720"/>
                <w:rPr>
                  <w:noProof/>
                  <w:szCs w:val="24"/>
                  <w:lang w:val="en-US"/>
                </w:rPr>
              </w:pPr>
              <w:ins w:id="10166" w:author="jie sun" w:date="2018-04-18T15:21:00Z">
                <w:r>
                  <w:fldChar w:fldCharType="begin"/>
                </w:r>
                <w:r>
                  <w:instrText xml:space="preserve"> BIBLIOGRAPHY </w:instrText>
                </w:r>
                <w:r>
                  <w:fldChar w:fldCharType="separate"/>
                </w:r>
              </w:ins>
              <w:r w:rsidR="000F0E95">
                <w:rPr>
                  <w:noProof/>
                  <w:lang w:val="en-US"/>
                </w:rPr>
                <w:t>(n.d.).</w:t>
              </w:r>
            </w:p>
            <w:p w14:paraId="0B2F1375" w14:textId="77777777" w:rsidR="000F0E95" w:rsidRDefault="000F0E95" w:rsidP="000F0E95">
              <w:pPr>
                <w:pStyle w:val="Bibliography"/>
                <w:ind w:left="720" w:hanging="720"/>
                <w:rPr>
                  <w:noProof/>
                </w:rPr>
              </w:pPr>
              <w:r>
                <w:rPr>
                  <w:noProof/>
                </w:rPr>
                <w:t xml:space="preserve">CATRINE TUDOR-LOCKE, WILLIAM D. JOHNSON, PETER T. KATZMARZYK. (2010). Accelerometer-Determined Steps per Day in US Children and Youth. </w:t>
              </w:r>
              <w:r>
                <w:rPr>
                  <w:i/>
                  <w:iCs/>
                  <w:noProof/>
                </w:rPr>
                <w:t>Pennington Biomedical Research Center, Baton Rouge, LA</w:t>
              </w:r>
              <w:r>
                <w:rPr>
                  <w:noProof/>
                </w:rPr>
                <w:t>, 1-7.</w:t>
              </w:r>
            </w:p>
            <w:p w14:paraId="280A2874" w14:textId="77777777" w:rsidR="000F0E95" w:rsidRDefault="000F0E95" w:rsidP="000F0E95">
              <w:pPr>
                <w:pStyle w:val="Bibliography"/>
                <w:ind w:left="720" w:hanging="720"/>
                <w:rPr>
                  <w:noProof/>
                </w:rPr>
              </w:pPr>
              <w:r>
                <w:rPr>
                  <w:noProof/>
                </w:rPr>
                <w:t xml:space="preserve">CSDN Blogs. (2014, 08 13). </w:t>
              </w:r>
              <w:r>
                <w:rPr>
                  <w:i/>
                  <w:iCs/>
                  <w:noProof/>
                </w:rPr>
                <w:t>Accelerometer calculting the angles</w:t>
              </w:r>
              <w:r>
                <w:rPr>
                  <w:noProof/>
                </w:rPr>
                <w:t>. Retrieved from CSDN: https://blog.csdn.net/u010389437/article/details/38541561</w:t>
              </w:r>
            </w:p>
            <w:p w14:paraId="28BE9F6B" w14:textId="77777777" w:rsidR="000F0E95" w:rsidRDefault="000F0E95" w:rsidP="000F0E95">
              <w:pPr>
                <w:pStyle w:val="Bibliography"/>
                <w:ind w:left="720" w:hanging="720"/>
                <w:rPr>
                  <w:noProof/>
                </w:rPr>
              </w:pPr>
              <w:r>
                <w:rPr>
                  <w:noProof/>
                </w:rPr>
                <w:t xml:space="preserve">Derick A. Johnson, Mohan M. Trivedi. (2011). Driving Style Recognition Using a Smartphone as a Sensor Platform. </w:t>
              </w:r>
              <w:r>
                <w:rPr>
                  <w:i/>
                  <w:iCs/>
                  <w:noProof/>
                </w:rPr>
                <w:t>14th International IEEE Conference</w:t>
              </w:r>
              <w:r>
                <w:rPr>
                  <w:noProof/>
                </w:rPr>
                <w:t xml:space="preserve"> (pp. 1-7). Washington: Laboratory for Intelligent and Safe Automobiles.</w:t>
              </w:r>
            </w:p>
            <w:p w14:paraId="33F684F8" w14:textId="77777777" w:rsidR="000F0E95" w:rsidRDefault="000F0E95" w:rsidP="000F0E95">
              <w:pPr>
                <w:pStyle w:val="Bibliography"/>
                <w:ind w:left="720" w:hanging="720"/>
                <w:rPr>
                  <w:noProof/>
                </w:rPr>
              </w:pPr>
              <w:r>
                <w:rPr>
                  <w:noProof/>
                </w:rPr>
                <w:t>Emma Fortune, Vipul Lugade, Melissa Morrow, Kenton Kaufman</w:t>
              </w:r>
              <w:r>
                <w:rPr>
                  <w:rFonts w:ascii="MS Gothic" w:eastAsia="MS Gothic" w:hAnsi="MS Gothic" w:cs="MS Gothic" w:hint="eastAsia"/>
                  <w:noProof/>
                </w:rPr>
                <w:t>∗</w:t>
              </w:r>
              <w:r>
                <w:rPr>
                  <w:noProof/>
                </w:rPr>
                <w:t xml:space="preserve">. (2013). Validity of using tri-axial accelerometers to measure humanmovement </w:t>
              </w:r>
              <w:r>
                <w:rPr>
                  <w:rFonts w:eastAsia="Microsoft JhengHei" w:cs="Microsoft JhengHei" w:hint="eastAsia"/>
                  <w:noProof/>
                </w:rPr>
                <w:t>–</w:t>
              </w:r>
              <w:r>
                <w:rPr>
                  <w:noProof/>
                </w:rPr>
                <w:t xml:space="preserve"> Part II: Step counts at a wide range of gait velocities. </w:t>
              </w:r>
              <w:r>
                <w:rPr>
                  <w:i/>
                  <w:iCs/>
                  <w:noProof/>
                </w:rPr>
                <w:t>ScienceDirect</w:t>
              </w:r>
              <w:r>
                <w:rPr>
                  <w:noProof/>
                </w:rPr>
                <w:t>, 1-11.</w:t>
              </w:r>
            </w:p>
            <w:p w14:paraId="1357E14F" w14:textId="77777777" w:rsidR="000F0E95" w:rsidRDefault="000F0E95" w:rsidP="000F0E95">
              <w:pPr>
                <w:pStyle w:val="Bibliography"/>
                <w:ind w:left="720" w:hanging="720"/>
                <w:rPr>
                  <w:noProof/>
                </w:rPr>
              </w:pPr>
              <w:r>
                <w:rPr>
                  <w:noProof/>
                </w:rPr>
                <w:t xml:space="preserve">H, V. (2010, 12 14). </w:t>
              </w:r>
              <w:r>
                <w:rPr>
                  <w:i/>
                  <w:iCs/>
                  <w:noProof/>
                </w:rPr>
                <w:t>Gyroscope apps and games</w:t>
              </w:r>
              <w:r>
                <w:rPr>
                  <w:noProof/>
                </w:rPr>
                <w:t>. Retrieved from Phonearena: https://www.phonearena.com/news/Gyroscope-apps-and-games_id15299</w:t>
              </w:r>
            </w:p>
            <w:p w14:paraId="2D6B448E" w14:textId="77777777" w:rsidR="000F0E95" w:rsidRDefault="000F0E95" w:rsidP="000F0E95">
              <w:pPr>
                <w:pStyle w:val="Bibliography"/>
                <w:ind w:left="720" w:hanging="720"/>
                <w:rPr>
                  <w:noProof/>
                </w:rPr>
              </w:pPr>
              <w:r>
                <w:rPr>
                  <w:noProof/>
                </w:rPr>
                <w:t xml:space="preserve">H. J. Luinge P.H. Veltink. (2005). Measuring orientation of human body segments using miniature gyroscopes and accelerometers. </w:t>
              </w:r>
              <w:r>
                <w:rPr>
                  <w:i/>
                  <w:iCs/>
                  <w:noProof/>
                </w:rPr>
                <w:t>Med. Biol. Eng. Comput.</w:t>
              </w:r>
              <w:r>
                <w:rPr>
                  <w:noProof/>
                </w:rPr>
                <w:t>, 273-282.</w:t>
              </w:r>
            </w:p>
            <w:p w14:paraId="0731BF8D" w14:textId="77777777" w:rsidR="000F0E95" w:rsidRDefault="000F0E95" w:rsidP="000F0E95">
              <w:pPr>
                <w:pStyle w:val="Bibliography"/>
                <w:ind w:left="720" w:hanging="720"/>
                <w:rPr>
                  <w:noProof/>
                </w:rPr>
              </w:pPr>
              <w:r>
                <w:rPr>
                  <w:noProof/>
                </w:rPr>
                <w:t xml:space="preserve">Kealy, A. (2017, 7 28). </w:t>
              </w:r>
              <w:r>
                <w:rPr>
                  <w:i/>
                  <w:iCs/>
                  <w:noProof/>
                </w:rPr>
                <w:t>MEMS and wireless options: User localization in cellular phones</w:t>
              </w:r>
              <w:r>
                <w:rPr>
                  <w:noProof/>
                </w:rPr>
                <w:t>. Retrieved from GPSworld: http://gpsworld.com/mems-and-wireless-options-user-localization-in-cellular-phones/</w:t>
              </w:r>
            </w:p>
            <w:p w14:paraId="1A8E2E09" w14:textId="77777777" w:rsidR="000F0E95" w:rsidRDefault="000F0E95" w:rsidP="000F0E95">
              <w:pPr>
                <w:pStyle w:val="Bibliography"/>
                <w:ind w:left="720" w:hanging="720"/>
                <w:rPr>
                  <w:noProof/>
                </w:rPr>
              </w:pPr>
              <w:r>
                <w:rPr>
                  <w:noProof/>
                </w:rPr>
                <w:t xml:space="preserve">Mraz, S. (2014, 06 12). </w:t>
              </w:r>
              <w:r>
                <w:rPr>
                  <w:i/>
                  <w:iCs/>
                  <w:noProof/>
                </w:rPr>
                <w:t>What’s the Difference Between Pitch, Roll, and Yaw?</w:t>
              </w:r>
              <w:r>
                <w:rPr>
                  <w:noProof/>
                </w:rPr>
                <w:t xml:space="preserve"> Retrieved from MachineDesign: http://www.machinedesign.com/engineering-essentials/what-s-difference-between-pitch-roll-and-yaw</w:t>
              </w:r>
            </w:p>
            <w:p w14:paraId="5B88D062" w14:textId="77777777" w:rsidR="000F0E95" w:rsidRDefault="000F0E95" w:rsidP="000F0E95">
              <w:pPr>
                <w:pStyle w:val="Bibliography"/>
                <w:ind w:left="720" w:hanging="720"/>
                <w:rPr>
                  <w:noProof/>
                  <w:lang w:val="en-US"/>
                </w:rPr>
              </w:pPr>
              <w:r>
                <w:rPr>
                  <w:noProof/>
                  <w:lang w:val="en-US"/>
                </w:rPr>
                <w:t xml:space="preserve">Nisticò, A. (2013). </w:t>
              </w:r>
              <w:r>
                <w:rPr>
                  <w:i/>
                  <w:iCs/>
                  <w:noProof/>
                  <w:lang w:val="en-US"/>
                </w:rPr>
                <w:t>Working principle of a capacitive accelerometer.</w:t>
              </w:r>
              <w:r>
                <w:rPr>
                  <w:noProof/>
                  <w:lang w:val="en-US"/>
                </w:rPr>
                <w:t xml:space="preserve"> Retrieved from Working principle of a capacitive accelerometer: http://engineering-sciences.uniroma2.it/MENU/DOC/TESI/2013/2013_tesi%20NISTICO%20Andrea.pdf</w:t>
              </w:r>
            </w:p>
            <w:p w14:paraId="2AAF1386" w14:textId="77777777" w:rsidR="000F0E95" w:rsidRDefault="000F0E95" w:rsidP="000F0E95">
              <w:pPr>
                <w:pStyle w:val="Bibliography"/>
                <w:ind w:left="720" w:hanging="720"/>
                <w:rPr>
                  <w:noProof/>
                  <w:lang w:val="en-US"/>
                </w:rPr>
              </w:pPr>
              <w:r>
                <w:rPr>
                  <w:noProof/>
                  <w:lang w:val="en-US"/>
                </w:rPr>
                <w:t xml:space="preserve">Oxforddictionaries. (Mid 19th century). </w:t>
              </w:r>
              <w:r>
                <w:rPr>
                  <w:i/>
                  <w:iCs/>
                  <w:noProof/>
                  <w:lang w:val="en-US"/>
                </w:rPr>
                <w:t>gyroscope definition</w:t>
              </w:r>
              <w:r>
                <w:rPr>
                  <w:noProof/>
                  <w:lang w:val="en-US"/>
                </w:rPr>
                <w:t>. Retrieved from oxforddictionaries: https://en.oxforddictionaries.com/definition/gyroscope</w:t>
              </w:r>
            </w:p>
            <w:p w14:paraId="198CBFF1" w14:textId="77777777" w:rsidR="000F0E95" w:rsidRDefault="000F0E95" w:rsidP="000F0E95">
              <w:pPr>
                <w:pStyle w:val="Bibliography"/>
                <w:ind w:left="720" w:hanging="720"/>
                <w:rPr>
                  <w:noProof/>
                  <w:lang w:val="en-US"/>
                </w:rPr>
              </w:pPr>
              <w:r>
                <w:rPr>
                  <w:noProof/>
                  <w:lang w:val="en-US"/>
                </w:rPr>
                <w:t xml:space="preserve">Pieter-Jan. (2016, 9 6). </w:t>
              </w:r>
              <w:r>
                <w:rPr>
                  <w:i/>
                  <w:iCs/>
                  <w:noProof/>
                  <w:lang w:val="en-US"/>
                </w:rPr>
                <w:t>Getting the angular position from gyroscope data</w:t>
              </w:r>
              <w:r>
                <w:rPr>
                  <w:noProof/>
                  <w:lang w:val="en-US"/>
                </w:rPr>
                <w:t>. Retrieved from http://www.pieter-jan.com/node/7: http://www.pieter-jan.com/node/7</w:t>
              </w:r>
            </w:p>
            <w:p w14:paraId="47AC463C" w14:textId="77777777" w:rsidR="000F0E95" w:rsidRDefault="000F0E95" w:rsidP="000F0E95">
              <w:pPr>
                <w:pStyle w:val="Bibliography"/>
                <w:ind w:left="720" w:hanging="720"/>
                <w:rPr>
                  <w:noProof/>
                  <w:lang w:val="en-US"/>
                </w:rPr>
              </w:pPr>
              <w:r>
                <w:rPr>
                  <w:noProof/>
                  <w:lang w:val="en-US"/>
                </w:rPr>
                <w:t xml:space="preserve">Pigeon's nest. (n.d.). </w:t>
              </w:r>
              <w:r>
                <w:rPr>
                  <w:i/>
                  <w:iCs/>
                  <w:noProof/>
                  <w:lang w:val="en-US"/>
                </w:rPr>
                <w:t>Gyroscope</w:t>
              </w:r>
              <w:r>
                <w:rPr>
                  <w:noProof/>
                  <w:lang w:val="en-US"/>
                </w:rPr>
                <w:t>. Retrieved from Pigeonsnest: http://pigeonsnest.co.uk/stuff/howards-stuff/gyro/gyro.html</w:t>
              </w:r>
            </w:p>
            <w:p w14:paraId="370F42CA" w14:textId="77777777" w:rsidR="000F0E95" w:rsidRDefault="000F0E95" w:rsidP="000F0E95">
              <w:pPr>
                <w:pStyle w:val="Bibliography"/>
                <w:ind w:left="720" w:hanging="720"/>
                <w:rPr>
                  <w:noProof/>
                  <w:lang w:val="en-US"/>
                </w:rPr>
              </w:pPr>
              <w:r>
                <w:rPr>
                  <w:noProof/>
                  <w:lang w:val="en-US"/>
                </w:rPr>
                <w:t xml:space="preserve">Przemek. (2014, 11 27). </w:t>
              </w:r>
              <w:r>
                <w:rPr>
                  <w:i/>
                  <w:iCs/>
                  <w:noProof/>
                  <w:lang w:val="en-US"/>
                </w:rPr>
                <w:t>Scanning rooms with an iPhone</w:t>
              </w:r>
              <w:r>
                <w:rPr>
                  <w:noProof/>
                  <w:lang w:val="en-US"/>
                </w:rPr>
                <w:t>. Retrieved from nomtek: https://www.nomtek.com/scanning-rooms-with-an-iphone/</w:t>
              </w:r>
            </w:p>
            <w:p w14:paraId="5F8214CD" w14:textId="77777777" w:rsidR="000F0E95" w:rsidRDefault="000F0E95" w:rsidP="000F0E95">
              <w:pPr>
                <w:pStyle w:val="Bibliography"/>
                <w:ind w:left="720" w:hanging="720"/>
                <w:rPr>
                  <w:noProof/>
                </w:rPr>
              </w:pPr>
              <w:r>
                <w:rPr>
                  <w:noProof/>
                </w:rPr>
                <w:t xml:space="preserve">Sampath Jayalath, Nimsiri Abhayasinghe. (2013). A Gyroscopic Data based Pedometer Algorithm. </w:t>
              </w:r>
              <w:r>
                <w:rPr>
                  <w:i/>
                  <w:iCs/>
                  <w:noProof/>
                </w:rPr>
                <w:t>The 8th International Conference on Computer Science &amp; Education (ICCSE 2013)</w:t>
              </w:r>
              <w:r>
                <w:rPr>
                  <w:noProof/>
                </w:rPr>
                <w:t xml:space="preserve"> (pp. 1-5). Colombo: The 8th International Conference.</w:t>
              </w:r>
            </w:p>
            <w:p w14:paraId="1C64D903" w14:textId="77777777" w:rsidR="000F0E95" w:rsidRDefault="000F0E95" w:rsidP="000F0E95">
              <w:pPr>
                <w:pStyle w:val="Bibliography"/>
                <w:ind w:left="720" w:hanging="720"/>
                <w:rPr>
                  <w:noProof/>
                </w:rPr>
              </w:pPr>
              <w:r>
                <w:rPr>
                  <w:noProof/>
                </w:rPr>
                <w:t xml:space="preserve">Stefan Dernbach,Barnan Das, Narayanan C. Krishnan,Brian L. Thomas, Diane J. Cook. (2012). Simple and Complex Activity Recognition Through Smart Phone. </w:t>
              </w:r>
              <w:r>
                <w:rPr>
                  <w:i/>
                  <w:iCs/>
                  <w:noProof/>
                </w:rPr>
                <w:t>2012 Eighth International Conference on Intelligent Environments</w:t>
              </w:r>
              <w:r>
                <w:rPr>
                  <w:noProof/>
                </w:rPr>
                <w:t xml:space="preserve"> (pp. 1-8). USA: IEEE Computer Science.</w:t>
              </w:r>
            </w:p>
            <w:p w14:paraId="63E60814" w14:textId="77777777" w:rsidR="000F0E95" w:rsidRDefault="000F0E95" w:rsidP="000F0E95">
              <w:pPr>
                <w:pStyle w:val="Bibliography"/>
                <w:ind w:left="720" w:hanging="720"/>
                <w:rPr>
                  <w:noProof/>
                  <w:lang w:val="en-US"/>
                </w:rPr>
              </w:pPr>
              <w:r>
                <w:rPr>
                  <w:noProof/>
                  <w:lang w:val="en-US"/>
                </w:rPr>
                <w:t xml:space="preserve">Wilimedia. (2006, Oct 4). </w:t>
              </w:r>
              <w:r>
                <w:rPr>
                  <w:i/>
                  <w:iCs/>
                  <w:noProof/>
                  <w:lang w:val="en-US"/>
                </w:rPr>
                <w:t>3D Gyroscope.png</w:t>
              </w:r>
              <w:r>
                <w:rPr>
                  <w:noProof/>
                  <w:lang w:val="en-US"/>
                </w:rPr>
                <w:t>. Retrieved from Wilimedia: https://commons.wikimedia.org/wiki/File:3D_Gyroscope.png</w:t>
              </w:r>
            </w:p>
            <w:p w14:paraId="0AD0C5C1" w14:textId="77777777" w:rsidR="000F0E95" w:rsidRDefault="000F0E95" w:rsidP="000F0E95">
              <w:pPr>
                <w:pStyle w:val="Bibliography"/>
                <w:ind w:left="720" w:hanging="720"/>
                <w:rPr>
                  <w:noProof/>
                  <w:lang w:val="en-US"/>
                </w:rPr>
              </w:pPr>
              <w:r>
                <w:rPr>
                  <w:noProof/>
                  <w:lang w:val="en-US"/>
                </w:rPr>
                <w:t xml:space="preserve">YingWen, B. (2014). </w:t>
              </w:r>
              <w:r>
                <w:rPr>
                  <w:i/>
                  <w:iCs/>
                  <w:noProof/>
                  <w:lang w:val="en-US"/>
                </w:rPr>
                <w:t>http://ieeexplore.ieee.org/document/6901041/.</w:t>
              </w:r>
              <w:r>
                <w:rPr>
                  <w:noProof/>
                  <w:lang w:val="en-US"/>
                </w:rPr>
                <w:t xml:space="preserve"> Retrieved from ieeexplore.ieee.org: http://ieeexplore.ieee.org/document/6901041/</w:t>
              </w:r>
            </w:p>
            <w:p w14:paraId="063F3277" w14:textId="77777777" w:rsidR="000F0E95" w:rsidRDefault="000F0E95" w:rsidP="000F0E95">
              <w:pPr>
                <w:pStyle w:val="Bibliography"/>
                <w:ind w:left="720" w:hanging="720"/>
                <w:rPr>
                  <w:noProof/>
                  <w:lang w:val="en-US"/>
                </w:rPr>
              </w:pPr>
              <w:r>
                <w:rPr>
                  <w:noProof/>
                  <w:lang w:val="en-US"/>
                </w:rPr>
                <w:t xml:space="preserve">Zhao, N. (2008). </w:t>
              </w:r>
              <w:r>
                <w:rPr>
                  <w:i/>
                  <w:iCs/>
                  <w:noProof/>
                  <w:lang w:val="en-US"/>
                </w:rPr>
                <w:t>Understanding the Model.</w:t>
              </w:r>
              <w:r>
                <w:rPr>
                  <w:noProof/>
                  <w:lang w:val="en-US"/>
                </w:rPr>
                <w:t xml:space="preserve"> Retrieved from Analog dialogue: http://www.analog.com/en/analog-dialogue/articles/pedometer-design-3-axis-digital-acceler.html</w:t>
              </w:r>
            </w:p>
            <w:p w14:paraId="05D9DCE7" w14:textId="2B765922" w:rsidR="00D149CF" w:rsidRDefault="00D149CF" w:rsidP="000F0E95">
              <w:pPr>
                <w:rPr>
                  <w:ins w:id="10167" w:author="jie sun" w:date="2018-04-18T15:21:00Z"/>
                </w:rPr>
              </w:pPr>
              <w:ins w:id="10168" w:author="jie sun" w:date="2018-04-18T15:21:00Z">
                <w:r>
                  <w:rPr>
                    <w:b/>
                    <w:bCs/>
                    <w:noProof/>
                  </w:rPr>
                  <w:fldChar w:fldCharType="end"/>
                </w:r>
              </w:ins>
            </w:p>
            <w:customXmlInsRangeStart w:id="10169" w:author="jie sun" w:date="2018-04-18T15:21:00Z"/>
          </w:sdtContent>
        </w:sdt>
        <w:customXmlInsRangeEnd w:id="10169"/>
        <w:customXmlInsRangeStart w:id="10170" w:author="jie sun" w:date="2018-04-18T15:21:00Z"/>
      </w:sdtContent>
    </w:sdt>
    <w:customXmlInsRangeEnd w:id="10170"/>
    <w:p w14:paraId="11FC46FD" w14:textId="77777777" w:rsidR="00806241" w:rsidRDefault="00806241" w:rsidP="00806241">
      <w:pPr>
        <w:rPr>
          <w:ins w:id="10171" w:author="jie sun" w:date="2018-04-18T00:14:00Z"/>
        </w:rPr>
      </w:pPr>
    </w:p>
    <w:p w14:paraId="163C0CD0" w14:textId="77777777" w:rsidR="00806241" w:rsidRPr="00CD4D88" w:rsidRDefault="00806241">
      <w:pPr>
        <w:rPr>
          <w:ins w:id="10172" w:author="jie sun" w:date="2018-04-18T00:14:00Z"/>
        </w:rPr>
        <w:pPrChange w:id="10173" w:author="jie sun" w:date="2018-04-18T00:14:00Z">
          <w:pPr>
            <w:pStyle w:val="Heading1"/>
            <w:numPr>
              <w:numId w:val="0"/>
            </w:numPr>
            <w:ind w:left="0" w:firstLine="0"/>
          </w:pPr>
        </w:pPrChange>
      </w:pPr>
    </w:p>
    <w:p w14:paraId="18C4442F" w14:textId="77777777" w:rsidR="0087014B" w:rsidDel="00806241" w:rsidRDefault="0087014B">
      <w:pPr>
        <w:ind w:left="432" w:hanging="432"/>
        <w:rPr>
          <w:ins w:id="10174" w:author="像个男人一样" w:date="2018-03-22T12:31:00Z"/>
          <w:del w:id="10175" w:author="jie sun" w:date="2018-04-18T00:14:00Z"/>
        </w:rPr>
        <w:pPrChange w:id="10176" w:author="像个男人一样" w:date="2018-03-22T12:31:00Z">
          <w:pPr>
            <w:pStyle w:val="Heading1"/>
            <w:numPr>
              <w:numId w:val="0"/>
            </w:numPr>
            <w:ind w:left="0" w:firstLine="0"/>
          </w:pPr>
        </w:pPrChange>
      </w:pPr>
    </w:p>
    <w:p w14:paraId="3C787087" w14:textId="77777777" w:rsidR="0087014B" w:rsidDel="00C30F16" w:rsidRDefault="00D5184D" w:rsidP="00CD4D88">
      <w:pPr>
        <w:pStyle w:val="Heading1"/>
        <w:numPr>
          <w:ilvl w:val="0"/>
          <w:numId w:val="0"/>
          <w:ins w:id="10177" w:author="像个男人一样" w:date="2018-03-22T12:34:00Z"/>
        </w:numPr>
        <w:rPr>
          <w:del w:id="10178" w:author="jie sun" w:date="2018-04-17T14:01:00Z"/>
        </w:rPr>
      </w:pPr>
      <w:ins w:id="10179" w:author="像个男人一样" w:date="2018-03-22T12:34:00Z">
        <w:del w:id="10180" w:author="jie sun" w:date="2018-04-08T15:36:00Z">
          <w:r w:rsidDel="00DA0F8B">
            <w:rPr>
              <w:rFonts w:hint="eastAsia"/>
              <w:lang w:val="en-US"/>
            </w:rPr>
            <w:delText>Re</w:delText>
          </w:r>
        </w:del>
        <w:del w:id="10181" w:author="jie sun" w:date="2018-04-08T15:35:00Z">
          <w:r w:rsidDel="00DA0F8B">
            <w:rPr>
              <w:rFonts w:hint="eastAsia"/>
              <w:lang w:val="en-US"/>
            </w:rPr>
            <w:delText>ferences</w:delText>
          </w:r>
        </w:del>
      </w:ins>
    </w:p>
    <w:p w14:paraId="7381C062" w14:textId="77777777" w:rsidR="0087014B" w:rsidRDefault="00D5184D">
      <w:pPr>
        <w:pStyle w:val="Heading1"/>
        <w:numPr>
          <w:ilvl w:val="0"/>
          <w:numId w:val="0"/>
          <w:ins w:id="10182" w:author="像个男人一样" w:date="2018-03-22T12:34:00Z"/>
        </w:numPr>
        <w:rPr>
          <w:del w:id="10183" w:author="像个男人一样" w:date="2018-03-22T12:33:00Z"/>
        </w:rPr>
        <w:pPrChange w:id="10184" w:author="jie sun" w:date="2018-04-17T14:01:00Z">
          <w:pPr>
            <w:pStyle w:val="Heading1"/>
          </w:pPr>
        </w:pPrChange>
      </w:pPr>
      <w:bookmarkStart w:id="10185" w:name="_Toc20792"/>
      <w:bookmarkStart w:id="10186" w:name="_Toc18981"/>
      <w:bookmarkStart w:id="10187" w:name="_Toc16999"/>
      <w:bookmarkStart w:id="10188" w:name="_Toc12205"/>
      <w:bookmarkStart w:id="10189" w:name="_Toc16877"/>
      <w:bookmarkStart w:id="10190" w:name="_Toc28373"/>
      <w:bookmarkStart w:id="10191" w:name="_Toc4344"/>
      <w:bookmarkStart w:id="10192" w:name="_Toc11207"/>
      <w:bookmarkStart w:id="10193" w:name="_Toc19636"/>
      <w:del w:id="10194" w:author="像个男人一样" w:date="2018-03-22T12:33:00Z">
        <w:r>
          <w:delText>References</w:delText>
        </w:r>
        <w:bookmarkEnd w:id="10185"/>
        <w:bookmarkEnd w:id="10186"/>
        <w:bookmarkEnd w:id="10187"/>
        <w:bookmarkEnd w:id="10188"/>
        <w:bookmarkEnd w:id="10189"/>
        <w:bookmarkEnd w:id="10190"/>
        <w:bookmarkEnd w:id="10191"/>
        <w:bookmarkEnd w:id="10192"/>
        <w:bookmarkEnd w:id="10193"/>
      </w:del>
    </w:p>
    <w:bookmarkStart w:id="10195" w:name="_Toc10134"/>
    <w:bookmarkStart w:id="10196" w:name="_Toc31032"/>
    <w:bookmarkStart w:id="10197" w:name="_Toc13970"/>
    <w:p w14:paraId="53BE6B88" w14:textId="77777777" w:rsidR="0087014B" w:rsidRDefault="00D5184D">
      <w:pPr>
        <w:pStyle w:val="Heading1"/>
        <w:numPr>
          <w:ilvl w:val="0"/>
          <w:numId w:val="0"/>
        </w:numPr>
        <w:rPr>
          <w:del w:id="10198" w:author="像个男人一样" w:date="2018-03-22T12:33:00Z"/>
        </w:rPr>
        <w:pPrChange w:id="10199" w:author="jie sun" w:date="2018-04-17T14:01:00Z">
          <w:pPr>
            <w:pStyle w:val="Bibliography1"/>
            <w:ind w:left="720" w:hanging="720"/>
          </w:pPr>
        </w:pPrChange>
      </w:pPr>
      <w:del w:id="10200" w:author="像个男人一样" w:date="2018-03-22T12:33:00Z">
        <w:r>
          <w:fldChar w:fldCharType="begin"/>
        </w:r>
        <w:r>
          <w:delInstrText xml:space="preserve"> BIBLIOGRAPHY </w:delInstrText>
        </w:r>
        <w:r>
          <w:fldChar w:fldCharType="separate"/>
        </w:r>
        <w:r>
          <w:delText xml:space="preserve">uk.mathworks.com. (2018, Feb 1). uk.mathworks.com. Retrieved from uk.mathworks.com: </w:delText>
        </w:r>
        <w:bookmarkStart w:id="10201" w:name="OLE_LINK21"/>
        <w:r>
          <w:delText>https://uk.mathworks.com/hardware-support/android-sensor.html?s_tid=test</w:delText>
        </w:r>
        <w:bookmarkEnd w:id="10195"/>
        <w:bookmarkEnd w:id="10196"/>
        <w:bookmarkEnd w:id="10197"/>
        <w:bookmarkEnd w:id="10201"/>
      </w:del>
    </w:p>
    <w:bookmarkStart w:id="10202" w:name="_Toc10533"/>
    <w:bookmarkStart w:id="10203" w:name="_Toc19748"/>
    <w:bookmarkStart w:id="10204" w:name="_Toc3650"/>
    <w:p w14:paraId="4B302B07" w14:textId="77777777" w:rsidR="0087014B" w:rsidRDefault="00D5184D">
      <w:pPr>
        <w:pStyle w:val="Heading1"/>
        <w:numPr>
          <w:ilvl w:val="0"/>
          <w:numId w:val="0"/>
        </w:numPr>
        <w:rPr>
          <w:del w:id="10205" w:author="像个男人一样" w:date="2018-03-22T12:33:00Z"/>
        </w:rPr>
        <w:pPrChange w:id="10206" w:author="jie sun" w:date="2018-04-17T14:01:00Z">
          <w:pPr/>
        </w:pPrChange>
      </w:pPr>
      <w:del w:id="10207" w:author="像个男人一样" w:date="2018-03-22T12:33:00Z">
        <w:r>
          <w:fldChar w:fldCharType="end"/>
        </w:r>
        <w:r>
          <w:delText>Uk.mathworks.com. (2018). Android Sensor Support from MATLAB. [online]</w:delText>
        </w:r>
        <w:bookmarkEnd w:id="10202"/>
        <w:bookmarkEnd w:id="10203"/>
        <w:bookmarkEnd w:id="10204"/>
      </w:del>
    </w:p>
    <w:p w14:paraId="11EF9798" w14:textId="77777777" w:rsidR="0087014B" w:rsidRDefault="00D5184D">
      <w:pPr>
        <w:pStyle w:val="Heading1"/>
        <w:numPr>
          <w:ilvl w:val="0"/>
          <w:numId w:val="0"/>
        </w:numPr>
        <w:rPr>
          <w:del w:id="10208" w:author="像个男人一样" w:date="2018-03-22T12:33:00Z"/>
        </w:rPr>
        <w:pPrChange w:id="10209" w:author="jie sun" w:date="2018-04-17T14:01:00Z">
          <w:pPr/>
        </w:pPrChange>
      </w:pPr>
      <w:del w:id="10210" w:author="像个男人一样" w:date="2018-03-22T12:33:00Z">
        <w:r>
          <w:delText xml:space="preserve"> </w:delText>
        </w:r>
        <w:bookmarkStart w:id="10211" w:name="_Toc3121"/>
        <w:bookmarkStart w:id="10212" w:name="_Toc28999"/>
        <w:bookmarkStart w:id="10213" w:name="_Toc7414"/>
        <w:r>
          <w:delText xml:space="preserve">Available at: </w:delText>
        </w:r>
        <w:r>
          <w:fldChar w:fldCharType="begin"/>
        </w:r>
        <w:r>
          <w:delInstrText xml:space="preserve"> HYPERLINK "https://uk.mathworks.com/hardware-support/android-sensor.html?s_tid=test" </w:delInstrText>
        </w:r>
        <w: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fldChar w:fldCharType="end"/>
        </w:r>
        <w:bookmarkEnd w:id="10211"/>
        <w:bookmarkEnd w:id="10212"/>
        <w:bookmarkEnd w:id="10213"/>
      </w:del>
    </w:p>
    <w:p w14:paraId="2F9752D9" w14:textId="77777777" w:rsidR="0087014B" w:rsidRDefault="00D5184D">
      <w:pPr>
        <w:pStyle w:val="Heading1"/>
        <w:numPr>
          <w:ilvl w:val="0"/>
          <w:numId w:val="0"/>
        </w:numPr>
        <w:pPrChange w:id="10214" w:author="jie sun" w:date="2018-04-17T14:01:00Z">
          <w:pPr/>
        </w:pPrChange>
      </w:pPr>
      <w:del w:id="10215" w:author="像个男人一样" w:date="2018-03-22T12:33:00Z">
        <w:r>
          <w:delText xml:space="preserve"> </w:delText>
        </w:r>
        <w:bookmarkStart w:id="10216" w:name="_Toc2394"/>
        <w:bookmarkStart w:id="10217" w:name="_Toc6950"/>
        <w:bookmarkStart w:id="10218" w:name="_Toc28330"/>
        <w:r>
          <w:delText>[Accessed 20 Mar. 2018].</w:delText>
        </w:r>
      </w:del>
      <w:bookmarkEnd w:id="10216"/>
      <w:bookmarkEnd w:id="10217"/>
      <w:bookmarkEnd w:id="10218"/>
    </w:p>
    <w:sectPr w:rsidR="0087014B" w:rsidSect="0044101A">
      <w:headerReference w:type="default" r:id="rId90"/>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652C5" w14:textId="77777777" w:rsidR="00136321" w:rsidRDefault="00136321"/>
  </w:endnote>
  <w:endnote w:type="continuationSeparator" w:id="0">
    <w:p w14:paraId="2316AAD5" w14:textId="77777777" w:rsidR="00136321" w:rsidRDefault="00136321">
      <w:r>
        <w:continuationSeparator/>
      </w:r>
    </w:p>
  </w:endnote>
  <w:endnote w:id="1">
    <w:p w14:paraId="134DB80D" w14:textId="77777777" w:rsidR="00136321" w:rsidRPr="00DA0F8B" w:rsidDel="00DA0F8B" w:rsidRDefault="00136321" w:rsidP="00553580">
      <w:pPr>
        <w:pStyle w:val="Bibliography"/>
        <w:ind w:left="720" w:hanging="720"/>
        <w:rPr>
          <w:ins w:id="706" w:author="jie sun" w:date="2018-04-08T15:34:00Z"/>
          <w:del w:id="707" w:author="jie sun" w:date="2018-04-08T15:38:00Z"/>
          <w:iCs/>
          <w:color w:val="44546A" w:themeColor="text2"/>
          <w:sz w:val="21"/>
          <w:szCs w:val="18"/>
          <w:rPrChange w:id="708" w:author="jie sun" w:date="2018-04-08T15:34:00Z">
            <w:rPr>
              <w:ins w:id="709" w:author="jie sun" w:date="2018-04-08T15:34:00Z"/>
              <w:del w:id="710" w:author="jie sun" w:date="2018-04-08T15:38:00Z"/>
              <w:noProof/>
              <w:szCs w:val="24"/>
            </w:rPr>
          </w:rPrChange>
        </w:rPr>
      </w:pPr>
      <w:ins w:id="711" w:author="jie sun" w:date="2018-04-08T15:34:00Z">
        <w:del w:id="712" w:author="jie sun" w:date="2018-04-08T15:38:00Z">
          <w:r w:rsidRPr="00F0688D" w:rsidDel="00DA0F8B">
            <w:rPr>
              <w:iCs/>
              <w:color w:val="44546A" w:themeColor="text2"/>
              <w:sz w:val="21"/>
              <w:szCs w:val="18"/>
            </w:rPr>
            <w:fldChar w:fldCharType="begin"/>
          </w:r>
          <w:r w:rsidRPr="00DA0F8B" w:rsidDel="00DA0F8B">
            <w:rPr>
              <w:iCs/>
              <w:color w:val="44546A" w:themeColor="text2"/>
              <w:sz w:val="21"/>
              <w:szCs w:val="18"/>
              <w:rPrChange w:id="713" w:author="jie sun" w:date="2018-04-08T15:34:00Z">
                <w:rPr/>
              </w:rPrChange>
            </w:rPr>
            <w:delInstrText xml:space="preserve"> BIBLIOGRAPHY  \l 2052 </w:delInstrText>
          </w:r>
        </w:del>
      </w:ins>
      <w:del w:id="714" w:author="jie sun" w:date="2018-04-08T15:38:00Z">
        <w:r w:rsidRPr="00F0688D" w:rsidDel="00DA0F8B">
          <w:rPr>
            <w:iCs/>
            <w:color w:val="44546A" w:themeColor="text2"/>
            <w:sz w:val="21"/>
            <w:szCs w:val="18"/>
            <w:rPrChange w:id="715" w:author="jie sun" w:date="2018-04-08T15:34:00Z">
              <w:rPr>
                <w:vertAlign w:val="superscript"/>
              </w:rPr>
            </w:rPrChange>
          </w:rPr>
          <w:fldChar w:fldCharType="separate"/>
        </w:r>
      </w:del>
      <w:ins w:id="716" w:author="jie sun" w:date="2018-04-08T15:34:00Z">
        <w:del w:id="717" w:author="jie sun" w:date="2018-04-08T15:38:00Z">
          <w:r w:rsidRPr="00DA0F8B" w:rsidDel="00DA0F8B">
            <w:rPr>
              <w:iCs/>
              <w:color w:val="44546A" w:themeColor="text2"/>
              <w:sz w:val="21"/>
              <w:szCs w:val="18"/>
              <w:rPrChange w:id="718" w:author="jie sun" w:date="2018-04-08T15:34:00Z">
                <w:rPr>
                  <w:noProof/>
                </w:rPr>
              </w:rPrChange>
            </w:rPr>
            <w:delText>AndreaNistic</w:delText>
          </w:r>
          <w:r w:rsidRPr="00DA0F8B" w:rsidDel="00DA0F8B">
            <w:rPr>
              <w:rFonts w:hint="eastAsia"/>
              <w:iCs/>
              <w:color w:val="44546A" w:themeColor="text2"/>
              <w:sz w:val="21"/>
              <w:szCs w:val="18"/>
              <w:rPrChange w:id="719" w:author="jie sun" w:date="2018-04-08T15:34:00Z">
                <w:rPr>
                  <w:rFonts w:hint="eastAsia"/>
                  <w:noProof/>
                </w:rPr>
              </w:rPrChange>
            </w:rPr>
            <w:delText>ò</w:delText>
          </w:r>
          <w:r w:rsidRPr="00DA0F8B" w:rsidDel="00DA0F8B">
            <w:rPr>
              <w:iCs/>
              <w:color w:val="44546A" w:themeColor="text2"/>
              <w:sz w:val="21"/>
              <w:szCs w:val="18"/>
              <w:rPrChange w:id="720" w:author="jie sun" w:date="2018-04-08T15:34:00Z">
                <w:rPr>
                  <w:noProof/>
                </w:rPr>
              </w:rPrChange>
            </w:rPr>
            <w:delText>. (</w:delText>
          </w:r>
          <w:r w:rsidRPr="00DA0F8B" w:rsidDel="00DA0F8B">
            <w:rPr>
              <w:rFonts w:hint="eastAsia"/>
              <w:iCs/>
              <w:color w:val="44546A" w:themeColor="text2"/>
              <w:sz w:val="21"/>
              <w:szCs w:val="18"/>
              <w:rPrChange w:id="721" w:author="jie sun" w:date="2018-04-08T15:34:00Z">
                <w:rPr>
                  <w:rFonts w:hint="eastAsia"/>
                  <w:noProof/>
                </w:rPr>
              </w:rPrChange>
            </w:rPr>
            <w:delText>无日期</w:delText>
          </w:r>
          <w:r w:rsidRPr="00DA0F8B" w:rsidDel="00DA0F8B">
            <w:rPr>
              <w:iCs/>
              <w:color w:val="44546A" w:themeColor="text2"/>
              <w:sz w:val="21"/>
              <w:szCs w:val="18"/>
              <w:rPrChange w:id="722"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723" w:author="jie sun" w:date="2018-04-08T15:34:00Z">
                <w:rPr>
                  <w:rFonts w:hint="eastAsia"/>
                  <w:noProof/>
                </w:rPr>
              </w:rPrChange>
            </w:rPr>
            <w:delText>检索来源</w:delText>
          </w:r>
          <w:r w:rsidRPr="00DA0F8B" w:rsidDel="00DA0F8B">
            <w:rPr>
              <w:iCs/>
              <w:color w:val="44546A" w:themeColor="text2"/>
              <w:sz w:val="21"/>
              <w:szCs w:val="18"/>
              <w:rPrChange w:id="724" w:author="jie sun" w:date="2018-04-08T15:34:00Z">
                <w:rPr>
                  <w:noProof/>
                </w:rPr>
              </w:rPrChange>
            </w:rPr>
            <w:delText>: Working principle of a capacitive accelerometer: http://engineering-sciences.uniroma2.it/MENU/DOC/TESI/2013/2013_tesi%20NISTICO%20Andrea.pdf</w:delText>
          </w:r>
        </w:del>
      </w:ins>
    </w:p>
    <w:p w14:paraId="279A92A8" w14:textId="77777777" w:rsidR="00136321" w:rsidRPr="00DA0F8B" w:rsidDel="00DA0F8B" w:rsidRDefault="00136321" w:rsidP="00553580">
      <w:pPr>
        <w:pStyle w:val="Bibliography"/>
        <w:ind w:left="720" w:hanging="720"/>
        <w:rPr>
          <w:ins w:id="725" w:author="jie sun" w:date="2018-04-08T15:34:00Z"/>
          <w:del w:id="726" w:author="jie sun" w:date="2018-04-08T15:38:00Z"/>
          <w:iCs/>
          <w:color w:val="44546A" w:themeColor="text2"/>
          <w:sz w:val="21"/>
          <w:szCs w:val="18"/>
          <w:rPrChange w:id="727" w:author="jie sun" w:date="2018-04-08T15:34:00Z">
            <w:rPr>
              <w:ins w:id="728" w:author="jie sun" w:date="2018-04-08T15:34:00Z"/>
              <w:del w:id="729" w:author="jie sun" w:date="2018-04-08T15:38:00Z"/>
              <w:noProof/>
            </w:rPr>
          </w:rPrChange>
        </w:rPr>
      </w:pPr>
      <w:ins w:id="730" w:author="jie sun" w:date="2018-04-08T15:34:00Z">
        <w:del w:id="731" w:author="jie sun" w:date="2018-04-08T15:38:00Z">
          <w:r w:rsidRPr="00DA0F8B" w:rsidDel="00DA0F8B">
            <w:rPr>
              <w:iCs/>
              <w:color w:val="44546A" w:themeColor="text2"/>
              <w:sz w:val="21"/>
              <w:szCs w:val="18"/>
              <w:rPrChange w:id="732" w:author="jie sun" w:date="2018-04-08T15:34:00Z">
                <w:rPr>
                  <w:noProof/>
                </w:rPr>
              </w:rPrChange>
            </w:rPr>
            <w:delText>uk.mathworks.com. (2018</w:delText>
          </w:r>
          <w:r w:rsidRPr="00DA0F8B" w:rsidDel="00DA0F8B">
            <w:rPr>
              <w:rFonts w:hint="eastAsia"/>
              <w:iCs/>
              <w:color w:val="44546A" w:themeColor="text2"/>
              <w:sz w:val="21"/>
              <w:szCs w:val="18"/>
              <w:rPrChange w:id="733" w:author="jie sun" w:date="2018-04-08T15:34:00Z">
                <w:rPr>
                  <w:rFonts w:hint="eastAsia"/>
                  <w:noProof/>
                </w:rPr>
              </w:rPrChange>
            </w:rPr>
            <w:delText>年</w:delText>
          </w:r>
          <w:r w:rsidRPr="00DA0F8B" w:rsidDel="00DA0F8B">
            <w:rPr>
              <w:iCs/>
              <w:color w:val="44546A" w:themeColor="text2"/>
              <w:sz w:val="21"/>
              <w:szCs w:val="18"/>
              <w:rPrChange w:id="734" w:author="jie sun" w:date="2018-04-08T15:34:00Z">
                <w:rPr>
                  <w:noProof/>
                </w:rPr>
              </w:rPrChange>
            </w:rPr>
            <w:delText>Feb</w:delText>
          </w:r>
          <w:r w:rsidRPr="00DA0F8B" w:rsidDel="00DA0F8B">
            <w:rPr>
              <w:rFonts w:hint="eastAsia"/>
              <w:iCs/>
              <w:color w:val="44546A" w:themeColor="text2"/>
              <w:sz w:val="21"/>
              <w:szCs w:val="18"/>
              <w:rPrChange w:id="735" w:author="jie sun" w:date="2018-04-08T15:34:00Z">
                <w:rPr>
                  <w:rFonts w:hint="eastAsia"/>
                  <w:noProof/>
                </w:rPr>
              </w:rPrChange>
            </w:rPr>
            <w:delText>月</w:delText>
          </w:r>
          <w:r w:rsidRPr="00DA0F8B" w:rsidDel="00DA0F8B">
            <w:rPr>
              <w:iCs/>
              <w:color w:val="44546A" w:themeColor="text2"/>
              <w:sz w:val="21"/>
              <w:szCs w:val="18"/>
              <w:rPrChange w:id="736" w:author="jie sun" w:date="2018-04-08T15:34:00Z">
                <w:rPr>
                  <w:noProof/>
                </w:rPr>
              </w:rPrChange>
            </w:rPr>
            <w:delText>1</w:delText>
          </w:r>
          <w:r w:rsidRPr="00DA0F8B" w:rsidDel="00DA0F8B">
            <w:rPr>
              <w:rFonts w:hint="eastAsia"/>
              <w:iCs/>
              <w:color w:val="44546A" w:themeColor="text2"/>
              <w:sz w:val="21"/>
              <w:szCs w:val="18"/>
              <w:rPrChange w:id="737" w:author="jie sun" w:date="2018-04-08T15:34:00Z">
                <w:rPr>
                  <w:rFonts w:hint="eastAsia"/>
                  <w:noProof/>
                </w:rPr>
              </w:rPrChange>
            </w:rPr>
            <w:delText>日</w:delText>
          </w:r>
          <w:r w:rsidRPr="00DA0F8B" w:rsidDel="00DA0F8B">
            <w:rPr>
              <w:iCs/>
              <w:color w:val="44546A" w:themeColor="text2"/>
              <w:sz w:val="21"/>
              <w:szCs w:val="18"/>
              <w:rPrChange w:id="738" w:author="jie sun" w:date="2018-04-08T15:34:00Z">
                <w:rPr>
                  <w:noProof/>
                </w:rPr>
              </w:rPrChange>
            </w:rPr>
            <w:delText xml:space="preserve">). uk.mathworks.com. </w:delText>
          </w:r>
          <w:r w:rsidRPr="00DA0F8B" w:rsidDel="00DA0F8B">
            <w:rPr>
              <w:rFonts w:hint="eastAsia"/>
              <w:iCs/>
              <w:color w:val="44546A" w:themeColor="text2"/>
              <w:sz w:val="21"/>
              <w:szCs w:val="18"/>
              <w:rPrChange w:id="739" w:author="jie sun" w:date="2018-04-08T15:34:00Z">
                <w:rPr>
                  <w:rFonts w:hint="eastAsia"/>
                  <w:noProof/>
                </w:rPr>
              </w:rPrChange>
            </w:rPr>
            <w:delText>检索来源</w:delText>
          </w:r>
          <w:r w:rsidRPr="00DA0F8B" w:rsidDel="00DA0F8B">
            <w:rPr>
              <w:iCs/>
              <w:color w:val="44546A" w:themeColor="text2"/>
              <w:sz w:val="21"/>
              <w:szCs w:val="18"/>
              <w:rPrChange w:id="740" w:author="jie sun" w:date="2018-04-08T15:34:00Z">
                <w:rPr>
                  <w:noProof/>
                </w:rPr>
              </w:rPrChange>
            </w:rPr>
            <w:delText>: uk.mathworks.com: https://uk.mathworks.com/hardware-support/android-sensor.html?s_tid=test</w:delText>
          </w:r>
        </w:del>
      </w:ins>
    </w:p>
    <w:p w14:paraId="6FF8F8E4" w14:textId="77777777" w:rsidR="00136321" w:rsidRPr="00F0688D" w:rsidDel="00DA0F8B" w:rsidRDefault="00136321">
      <w:pPr>
        <w:pStyle w:val="Bibliography"/>
        <w:ind w:left="720" w:hanging="720"/>
        <w:rPr>
          <w:ins w:id="741" w:author="像个男人一样" w:date="2018-03-22T12:30:00Z"/>
          <w:del w:id="742" w:author="jie sun" w:date="2018-04-08T15:38:00Z"/>
          <w:iCs/>
          <w:color w:val="44546A" w:themeColor="text2"/>
          <w:sz w:val="21"/>
          <w:szCs w:val="18"/>
          <w:rPrChange w:id="743" w:author="jie sun" w:date="2018-04-11T17:41:00Z">
            <w:rPr>
              <w:ins w:id="744" w:author="像个男人一样" w:date="2018-03-22T12:30:00Z"/>
              <w:del w:id="745" w:author="jie sun" w:date="2018-04-08T15:38:00Z"/>
              <w:rStyle w:val="EndnoteReference"/>
            </w:rPr>
          </w:rPrChange>
        </w:rPr>
        <w:pPrChange w:id="746" w:author="jie sun" w:date="2018-04-11T17:41:00Z">
          <w:pPr>
            <w:pStyle w:val="EndnoteText"/>
          </w:pPr>
        </w:pPrChange>
      </w:pPr>
      <w:ins w:id="747" w:author="jie sun" w:date="2018-04-08T15:34:00Z">
        <w:del w:id="748" w:author="jie sun" w:date="2018-04-08T15:38:00Z">
          <w:r w:rsidRPr="00F0688D" w:rsidDel="00DA0F8B">
            <w:rPr>
              <w:iCs/>
              <w:color w:val="44546A" w:themeColor="text2"/>
              <w:sz w:val="21"/>
              <w:szCs w:val="18"/>
              <w:rPrChange w:id="749" w:author="jie sun" w:date="2018-04-11T17:41:00Z">
                <w:rPr>
                  <w:vertAlign w:val="superscript"/>
                </w:rPr>
              </w:rPrChange>
            </w:rPr>
            <w:fldChar w:fldCharType="end"/>
          </w:r>
        </w:del>
      </w:ins>
    </w:p>
    <w:p w14:paraId="3D713611" w14:textId="77777777" w:rsidR="00136321" w:rsidRPr="00F0688D" w:rsidDel="00DA0F8B" w:rsidRDefault="00136321">
      <w:pPr>
        <w:pStyle w:val="Bibliography"/>
        <w:ind w:left="720" w:hanging="720"/>
        <w:rPr>
          <w:del w:id="750" w:author="jie sun" w:date="2018-04-08T15:38:00Z"/>
          <w:iCs/>
          <w:color w:val="44546A" w:themeColor="text2"/>
          <w:sz w:val="21"/>
          <w:szCs w:val="18"/>
          <w:rPrChange w:id="751" w:author="jie sun" w:date="2018-04-11T17:41:00Z">
            <w:rPr>
              <w:del w:id="752" w:author="jie sun" w:date="2018-04-08T15:38:00Z"/>
            </w:rPr>
          </w:rPrChange>
        </w:rPr>
        <w:pPrChange w:id="753" w:author="jie sun" w:date="2018-04-11T17:41:00Z">
          <w:pPr>
            <w:pStyle w:val="EndnoteText"/>
          </w:pPr>
        </w:pPrChange>
      </w:pPr>
      <w:ins w:id="754" w:author="像个男人一样" w:date="2018-03-22T12:06:00Z">
        <w:del w:id="755" w:author="jie sun" w:date="2018-04-08T15:38:00Z">
          <w:r w:rsidRPr="00F0688D" w:rsidDel="00DA0F8B">
            <w:rPr>
              <w:iCs/>
              <w:color w:val="44546A" w:themeColor="text2"/>
              <w:sz w:val="21"/>
              <w:szCs w:val="18"/>
              <w:rPrChange w:id="756" w:author="jie sun" w:date="2018-04-11T17:41:00Z">
                <w:rPr>
                  <w:rStyle w:val="EndnoteReference"/>
                </w:rPr>
              </w:rPrChange>
            </w:rPr>
            <w:delText>[</w:delText>
          </w:r>
        </w:del>
      </w:ins>
      <w:ins w:id="757" w:author="像个男人一样" w:date="2018-03-22T12:05:00Z">
        <w:del w:id="758" w:author="jie sun" w:date="2018-04-08T15:38:00Z">
          <w:r w:rsidRPr="00F0688D" w:rsidDel="00DA0F8B">
            <w:rPr>
              <w:iCs/>
              <w:color w:val="44546A" w:themeColor="text2"/>
              <w:sz w:val="21"/>
              <w:szCs w:val="18"/>
              <w:rPrChange w:id="759" w:author="jie sun" w:date="2018-04-11T17:41:00Z">
                <w:rPr>
                  <w:rStyle w:val="EndnoteReference"/>
                </w:rPr>
              </w:rPrChange>
            </w:rPr>
            <w:endnoteRef/>
          </w:r>
        </w:del>
      </w:ins>
      <w:ins w:id="760" w:author="像个男人一样" w:date="2018-03-22T12:06:00Z">
        <w:del w:id="761" w:author="jie sun" w:date="2018-04-08T15:38:00Z">
          <w:r w:rsidRPr="00F0688D" w:rsidDel="00DA0F8B">
            <w:rPr>
              <w:iCs/>
              <w:color w:val="44546A" w:themeColor="text2"/>
              <w:sz w:val="21"/>
              <w:szCs w:val="18"/>
              <w:rPrChange w:id="762" w:author="jie sun" w:date="2018-04-11T17:41:00Z">
                <w:rPr>
                  <w:rStyle w:val="EndnoteReference"/>
                </w:rPr>
              </w:rPrChange>
            </w:rPr>
            <w:delText>]</w:delText>
          </w:r>
        </w:del>
      </w:ins>
      <w:ins w:id="763" w:author="像个男人一样" w:date="2018-03-22T12:05:00Z">
        <w:del w:id="764" w:author="jie sun" w:date="2018-04-08T15:38:00Z">
          <w:r w:rsidRPr="00F0688D" w:rsidDel="00DA0F8B">
            <w:rPr>
              <w:iCs/>
              <w:color w:val="44546A" w:themeColor="text2"/>
              <w:sz w:val="21"/>
              <w:szCs w:val="18"/>
              <w:rPrChange w:id="765" w:author="jie sun" w:date="2018-04-11T17:41:00Z">
                <w:rPr/>
              </w:rPrChange>
            </w:rPr>
            <w:delText xml:space="preserve"> </w:delText>
          </w:r>
        </w:del>
      </w:ins>
      <w:ins w:id="766" w:author="像个男人一样" w:date="2018-03-22T12:06:00Z">
        <w:del w:id="767" w:author="jie sun" w:date="2018-04-08T15:38:00Z">
          <w:r w:rsidRPr="00F0688D" w:rsidDel="00DA0F8B">
            <w:rPr>
              <w:iCs/>
              <w:color w:val="44546A" w:themeColor="text2"/>
              <w:sz w:val="21"/>
              <w:szCs w:val="18"/>
              <w:rPrChange w:id="768" w:author="jie sun" w:date="2018-04-11T17:41:00Z">
                <w:rPr/>
              </w:rPrChange>
            </w:rPr>
            <w:delText xml:space="preserve">Engineering-sciences.uniroma2.it. (2018). Working principle of a capacitive accelerometer. [online] Available at: </w:delText>
          </w:r>
          <w:r w:rsidRPr="00F0688D" w:rsidDel="00DA0F8B">
            <w:rPr>
              <w:iCs/>
              <w:color w:val="44546A" w:themeColor="text2"/>
              <w:sz w:val="21"/>
              <w:szCs w:val="18"/>
              <w:rPrChange w:id="769" w:author="jie sun" w:date="2018-04-11T17:41:00Z">
                <w:rPr>
                  <w:iCs/>
                </w:rPr>
              </w:rPrChange>
            </w:rPr>
            <w:delText>http://engineering-sciences.uniroma2.it/MENU/DOC/TESI/2013/2013_tesi%20NISTICO%20Andrea.pdf [Accessed 21 Mar. 2018].</w:delText>
          </w:r>
        </w:del>
      </w:ins>
    </w:p>
  </w:endnote>
  <w:endnote w:id="2">
    <w:p w14:paraId="523E39E0" w14:textId="77777777" w:rsidR="00136321" w:rsidRPr="00F0688D" w:rsidDel="005C2108" w:rsidRDefault="00136321">
      <w:pPr>
        <w:pStyle w:val="Bibliography"/>
        <w:ind w:left="720" w:hanging="720"/>
        <w:rPr>
          <w:del w:id="1275" w:author="jie sun" w:date="2018-04-08T19:01:00Z"/>
          <w:iCs/>
          <w:color w:val="44546A" w:themeColor="text2"/>
          <w:sz w:val="21"/>
          <w:szCs w:val="18"/>
          <w:rPrChange w:id="1276" w:author="jie sun" w:date="2018-04-11T17:41:00Z">
            <w:rPr>
              <w:del w:id="1277" w:author="jie sun" w:date="2018-04-08T19:01:00Z"/>
            </w:rPr>
          </w:rPrChange>
        </w:rPr>
        <w:pPrChange w:id="1278" w:author="jie sun" w:date="2018-04-11T17:41:00Z">
          <w:pPr>
            <w:pStyle w:val="EndnoteText"/>
          </w:pPr>
        </w:pPrChange>
      </w:pPr>
      <w:ins w:id="1279" w:author="像个男人一样" w:date="2018-03-22T12:11:00Z">
        <w:del w:id="1280" w:author="jie sun" w:date="2018-04-08T19:01:00Z">
          <w:r w:rsidRPr="00F0688D" w:rsidDel="005C2108">
            <w:rPr>
              <w:iCs/>
              <w:color w:val="44546A" w:themeColor="text2"/>
              <w:sz w:val="21"/>
              <w:szCs w:val="18"/>
              <w:rPrChange w:id="1281" w:author="jie sun" w:date="2018-04-11T17:41:00Z">
                <w:rPr>
                  <w:rStyle w:val="EndnoteReference"/>
                </w:rPr>
              </w:rPrChange>
            </w:rPr>
            <w:delText>[</w:delText>
          </w:r>
          <w:r w:rsidRPr="00F0688D" w:rsidDel="005C2108">
            <w:rPr>
              <w:iCs/>
              <w:color w:val="44546A" w:themeColor="text2"/>
              <w:sz w:val="21"/>
              <w:szCs w:val="18"/>
              <w:rPrChange w:id="1282" w:author="jie sun" w:date="2018-04-11T17:41:00Z">
                <w:rPr>
                  <w:rStyle w:val="EndnoteReference"/>
                </w:rPr>
              </w:rPrChange>
            </w:rPr>
            <w:endnoteRef/>
          </w:r>
          <w:r w:rsidRPr="00F0688D" w:rsidDel="005C2108">
            <w:rPr>
              <w:iCs/>
              <w:color w:val="44546A" w:themeColor="text2"/>
              <w:sz w:val="21"/>
              <w:szCs w:val="18"/>
              <w:rPrChange w:id="1283" w:author="jie sun" w:date="2018-04-11T17:41:00Z">
                <w:rPr>
                  <w:rStyle w:val="EndnoteReference"/>
                </w:rPr>
              </w:rPrChange>
            </w:rPr>
            <w:delText>]</w:delText>
          </w:r>
          <w:r w:rsidRPr="00F0688D" w:rsidDel="005C2108">
            <w:rPr>
              <w:iCs/>
              <w:color w:val="44546A" w:themeColor="text2"/>
              <w:sz w:val="21"/>
              <w:szCs w:val="18"/>
              <w:rPrChange w:id="1284" w:author="jie sun" w:date="2018-04-11T17:41:00Z">
                <w:rPr/>
              </w:rPrChange>
            </w:rPr>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3">
    <w:p w14:paraId="383F1B92" w14:textId="77777777" w:rsidR="00136321" w:rsidRPr="00F0688D" w:rsidDel="00321759" w:rsidRDefault="00136321" w:rsidP="006018DD">
      <w:pPr>
        <w:pStyle w:val="Bibliography"/>
        <w:ind w:left="720" w:hanging="720"/>
        <w:rPr>
          <w:ins w:id="1592" w:author="jie sun" w:date="2018-04-08T20:17:00Z"/>
          <w:del w:id="1593" w:author="jie sun" w:date="2018-04-16T22:45:00Z"/>
          <w:iCs/>
          <w:color w:val="44546A" w:themeColor="text2"/>
          <w:sz w:val="21"/>
          <w:szCs w:val="18"/>
          <w:rPrChange w:id="1594" w:author="jie sun" w:date="2018-04-11T17:41:00Z">
            <w:rPr>
              <w:ins w:id="1595" w:author="jie sun" w:date="2018-04-08T20:17:00Z"/>
              <w:del w:id="1596" w:author="jie sun" w:date="2018-04-16T22:45:00Z"/>
            </w:rPr>
          </w:rPrChange>
        </w:rPr>
      </w:pPr>
      <w:ins w:id="1597" w:author="像个男人一样" w:date="2018-03-22T12:12:00Z">
        <w:del w:id="1598" w:author="jie sun" w:date="2018-04-16T22:45:00Z">
          <w:r w:rsidRPr="00F0688D" w:rsidDel="00321759">
            <w:rPr>
              <w:iCs/>
              <w:color w:val="44546A" w:themeColor="text2"/>
              <w:sz w:val="21"/>
              <w:szCs w:val="18"/>
              <w:rPrChange w:id="1599" w:author="jie sun" w:date="2018-04-11T17:41:00Z">
                <w:rPr>
                  <w:rStyle w:val="EndnoteReference"/>
                </w:rPr>
              </w:rPrChange>
            </w:rPr>
            <w:delText>[</w:delText>
          </w:r>
          <w:r w:rsidRPr="00F0688D" w:rsidDel="00321759">
            <w:rPr>
              <w:iCs/>
              <w:color w:val="44546A" w:themeColor="text2"/>
              <w:sz w:val="21"/>
              <w:szCs w:val="18"/>
              <w:rPrChange w:id="1600" w:author="jie sun" w:date="2018-04-11T17:41:00Z">
                <w:rPr>
                  <w:rStyle w:val="EndnoteReference"/>
                </w:rPr>
              </w:rPrChange>
            </w:rPr>
            <w:endnoteRef/>
          </w:r>
          <w:r w:rsidRPr="00F0688D" w:rsidDel="00321759">
            <w:rPr>
              <w:iCs/>
              <w:color w:val="44546A" w:themeColor="text2"/>
              <w:sz w:val="21"/>
              <w:szCs w:val="18"/>
              <w:rPrChange w:id="1601" w:author="jie sun" w:date="2018-04-11T17:41:00Z">
                <w:rPr>
                  <w:rStyle w:val="EndnoteReference"/>
                </w:rPr>
              </w:rPrChange>
            </w:rPr>
            <w:delText>]</w:delText>
          </w:r>
          <w:r w:rsidRPr="00F0688D" w:rsidDel="00321759">
            <w:rPr>
              <w:iCs/>
              <w:color w:val="44546A" w:themeColor="text2"/>
              <w:sz w:val="21"/>
              <w:szCs w:val="18"/>
              <w:rPrChange w:id="1602" w:author="jie sun" w:date="2018-04-11T17:41:00Z">
                <w:rPr/>
              </w:rPrChange>
            </w:rPr>
            <w:delText xml:space="preserve"> Uk.mathworks.com. (2018). Android Sensor Support from MATLAB. [online] Available at: https://uk.mathworks.com/hardware-support/android-sensor.html?s_tid=test [Accessed 20 Mar. 2018].</w:delText>
          </w:r>
        </w:del>
      </w:ins>
      <w:ins w:id="1603" w:author="jie sun" w:date="2018-04-08T20:17:00Z">
        <w:del w:id="1604" w:author="jie sun" w:date="2018-04-16T22:45:00Z">
          <w:r w:rsidRPr="00F0688D" w:rsidDel="00321759">
            <w:rPr>
              <w:iCs/>
              <w:color w:val="44546A" w:themeColor="text2"/>
              <w:sz w:val="21"/>
              <w:szCs w:val="18"/>
              <w:rPrChange w:id="1605" w:author="jie sun" w:date="2018-04-11T17:41:00Z">
                <w:rPr/>
              </w:rPrChange>
            </w:rPr>
            <w:fldChar w:fldCharType="begin"/>
          </w:r>
          <w:r w:rsidRPr="00F0688D" w:rsidDel="00321759">
            <w:rPr>
              <w:iCs/>
              <w:color w:val="44546A" w:themeColor="text2"/>
              <w:sz w:val="21"/>
              <w:szCs w:val="18"/>
              <w:rPrChange w:id="1606" w:author="jie sun" w:date="2018-04-11T17:41:00Z">
                <w:rPr/>
              </w:rPrChange>
            </w:rPr>
            <w:delInstrText xml:space="preserve"> BIBLIOGRAPHY  \l 2052 </w:delInstrText>
          </w:r>
        </w:del>
      </w:ins>
      <w:del w:id="1607" w:author="jie sun" w:date="2018-04-16T22:45:00Z">
        <w:r w:rsidRPr="00F0688D" w:rsidDel="00321759">
          <w:rPr>
            <w:iCs/>
            <w:color w:val="44546A" w:themeColor="text2"/>
            <w:sz w:val="21"/>
            <w:szCs w:val="18"/>
            <w:rPrChange w:id="1608" w:author="jie sun" w:date="2018-04-11T17:41:00Z">
              <w:rPr/>
            </w:rPrChange>
          </w:rPr>
          <w:fldChar w:fldCharType="separate"/>
        </w:r>
      </w:del>
      <w:ins w:id="1609" w:author="jie sun" w:date="2018-04-08T20:17:00Z">
        <w:del w:id="1610" w:author="jie sun" w:date="2018-04-16T22:45:00Z">
          <w:r w:rsidRPr="00F0688D" w:rsidDel="00321759">
            <w:rPr>
              <w:iCs/>
              <w:color w:val="44546A" w:themeColor="text2"/>
              <w:sz w:val="21"/>
              <w:szCs w:val="18"/>
              <w:rPrChange w:id="1611" w:author="jie sun" w:date="2018-04-11T17:41:00Z">
                <w:rPr/>
              </w:rPrChange>
            </w:rPr>
            <w:delText xml:space="preserve">Nisticò, A. (2013). </w:delText>
          </w:r>
          <w:r w:rsidRPr="00F0688D" w:rsidDel="00321759">
            <w:rPr>
              <w:iCs/>
              <w:color w:val="44546A" w:themeColor="text2"/>
              <w:sz w:val="21"/>
              <w:szCs w:val="18"/>
              <w:rPrChange w:id="1612" w:author="jie sun" w:date="2018-04-11T17:41:00Z">
                <w:rPr>
                  <w:i/>
                  <w:iCs/>
                  <w:noProof/>
                </w:rPr>
              </w:rPrChange>
            </w:rPr>
            <w:delText>Working principle of a capacitive accelerometer.</w:delText>
          </w:r>
          <w:r w:rsidRPr="00F0688D" w:rsidDel="00321759">
            <w:rPr>
              <w:iCs/>
              <w:color w:val="44546A" w:themeColor="text2"/>
              <w:sz w:val="21"/>
              <w:szCs w:val="18"/>
              <w:rPrChange w:id="1613" w:author="jie sun" w:date="2018-04-11T17:41:00Z">
                <w:rPr/>
              </w:rPrChange>
            </w:rPr>
            <w:delText xml:space="preserve"> Retrieved from </w:delText>
          </w:r>
          <w:r w:rsidRPr="00F0688D" w:rsidDel="00321759">
            <w:rPr>
              <w:iCs/>
              <w:color w:val="44546A" w:themeColor="text2"/>
              <w:sz w:val="21"/>
              <w:szCs w:val="18"/>
              <w:rPrChange w:id="1614" w:author="jie sun" w:date="2018-04-11T17:41:00Z">
                <w:rPr>
                  <w:noProof/>
                </w:rPr>
              </w:rPrChange>
            </w:rPr>
            <w:delText>Working</w:delText>
          </w:r>
          <w:r w:rsidRPr="00F0688D" w:rsidDel="00321759">
            <w:rPr>
              <w:iCs/>
              <w:color w:val="44546A" w:themeColor="text2"/>
              <w:sz w:val="21"/>
              <w:szCs w:val="18"/>
              <w:rPrChange w:id="1615" w:author="jie sun" w:date="2018-04-11T17:41:00Z">
                <w:rPr/>
              </w:rPrChange>
            </w:rPr>
            <w:delText xml:space="preserve"> principle of a capacitive accelerometer: http://engineering-sciences.uniroma2.it/MENU/DOC/TESI/2013/2013_tesi%20NISTICO%20Andrea.pdf</w:delText>
          </w:r>
        </w:del>
      </w:ins>
    </w:p>
    <w:p w14:paraId="681177AB" w14:textId="77777777" w:rsidR="00136321" w:rsidRPr="00F0688D" w:rsidDel="00321759" w:rsidRDefault="00136321" w:rsidP="006018DD">
      <w:pPr>
        <w:pStyle w:val="Bibliography"/>
        <w:ind w:left="720" w:hanging="720"/>
        <w:rPr>
          <w:ins w:id="1616" w:author="jie sun" w:date="2018-04-08T20:17:00Z"/>
          <w:del w:id="1617" w:author="jie sun" w:date="2018-04-16T22:45:00Z"/>
          <w:iCs/>
          <w:color w:val="44546A" w:themeColor="text2"/>
          <w:sz w:val="21"/>
          <w:szCs w:val="18"/>
          <w:rPrChange w:id="1618" w:author="jie sun" w:date="2018-04-11T17:40:00Z">
            <w:rPr>
              <w:ins w:id="1619" w:author="jie sun" w:date="2018-04-08T20:17:00Z"/>
              <w:del w:id="1620" w:author="jie sun" w:date="2018-04-16T22:45:00Z"/>
              <w:noProof/>
            </w:rPr>
          </w:rPrChange>
        </w:rPr>
      </w:pPr>
      <w:ins w:id="1621" w:author="jie sun" w:date="2018-04-08T20:17:00Z">
        <w:del w:id="1622" w:author="jie sun" w:date="2018-04-16T22:45:00Z">
          <w:r w:rsidRPr="00F0688D" w:rsidDel="00321759">
            <w:rPr>
              <w:iCs/>
              <w:color w:val="44546A" w:themeColor="text2"/>
              <w:sz w:val="21"/>
              <w:szCs w:val="18"/>
              <w:rPrChange w:id="1623" w:author="jie sun" w:date="2018-04-11T17:40:00Z">
                <w:rPr>
                  <w:noProof/>
                </w:rPr>
              </w:rPrChange>
            </w:rPr>
            <w:delText xml:space="preserve">Oxforddictionaries. (Mid 19th century). </w:delText>
          </w:r>
          <w:r w:rsidRPr="00F0688D" w:rsidDel="00321759">
            <w:rPr>
              <w:iCs/>
              <w:color w:val="44546A" w:themeColor="text2"/>
              <w:sz w:val="21"/>
              <w:szCs w:val="18"/>
              <w:rPrChange w:id="1624" w:author="jie sun" w:date="2018-04-11T17:40:00Z">
                <w:rPr>
                  <w:i/>
                  <w:iCs/>
                  <w:noProof/>
                </w:rPr>
              </w:rPrChange>
            </w:rPr>
            <w:delText>gyroscope definition</w:delText>
          </w:r>
          <w:r w:rsidRPr="00F0688D" w:rsidDel="00321759">
            <w:rPr>
              <w:iCs/>
              <w:color w:val="44546A" w:themeColor="text2"/>
              <w:sz w:val="21"/>
              <w:szCs w:val="18"/>
              <w:rPrChange w:id="1625" w:author="jie sun" w:date="2018-04-11T17:40:00Z">
                <w:rPr>
                  <w:noProof/>
                </w:rPr>
              </w:rPrChange>
            </w:rPr>
            <w:delText>. Retrieved from oxforddictionaries: https://en.oxforddictionaries.com/definition/gyroscope</w:delText>
          </w:r>
        </w:del>
      </w:ins>
    </w:p>
    <w:p w14:paraId="0128CDD7" w14:textId="77777777" w:rsidR="00136321" w:rsidRPr="00F0688D" w:rsidDel="00321759" w:rsidRDefault="00136321" w:rsidP="006018DD">
      <w:pPr>
        <w:pStyle w:val="Bibliography"/>
        <w:ind w:left="720" w:hanging="720"/>
        <w:rPr>
          <w:ins w:id="1626" w:author="jie sun" w:date="2018-04-08T20:17:00Z"/>
          <w:del w:id="1627" w:author="jie sun" w:date="2018-04-16T22:45:00Z"/>
          <w:iCs/>
          <w:color w:val="44546A" w:themeColor="text2"/>
          <w:sz w:val="21"/>
          <w:szCs w:val="18"/>
          <w:rPrChange w:id="1628" w:author="jie sun" w:date="2018-04-11T17:40:00Z">
            <w:rPr>
              <w:ins w:id="1629" w:author="jie sun" w:date="2018-04-08T20:17:00Z"/>
              <w:del w:id="1630" w:author="jie sun" w:date="2018-04-16T22:45:00Z"/>
              <w:noProof/>
            </w:rPr>
          </w:rPrChange>
        </w:rPr>
      </w:pPr>
      <w:ins w:id="1631" w:author="jie sun" w:date="2018-04-08T20:17:00Z">
        <w:del w:id="1632" w:author="jie sun" w:date="2018-04-16T22:45:00Z">
          <w:r w:rsidRPr="00F0688D" w:rsidDel="00321759">
            <w:rPr>
              <w:iCs/>
              <w:color w:val="44546A" w:themeColor="text2"/>
              <w:sz w:val="21"/>
              <w:szCs w:val="18"/>
              <w:rPrChange w:id="1633" w:author="jie sun" w:date="2018-04-11T17:40:00Z">
                <w:rPr>
                  <w:noProof/>
                </w:rPr>
              </w:rPrChange>
            </w:rPr>
            <w:delText xml:space="preserve">Pieter-Jan. (2016, 9 6). </w:delText>
          </w:r>
          <w:r w:rsidRPr="00F0688D" w:rsidDel="00321759">
            <w:rPr>
              <w:iCs/>
              <w:color w:val="44546A" w:themeColor="text2"/>
              <w:sz w:val="21"/>
              <w:szCs w:val="18"/>
              <w:rPrChange w:id="1634" w:author="jie sun" w:date="2018-04-11T17:40:00Z">
                <w:rPr>
                  <w:i/>
                  <w:iCs/>
                  <w:noProof/>
                </w:rPr>
              </w:rPrChange>
            </w:rPr>
            <w:delText>Getting the angular position from gyroscope data</w:delText>
          </w:r>
          <w:r w:rsidRPr="00F0688D" w:rsidDel="00321759">
            <w:rPr>
              <w:iCs/>
              <w:color w:val="44546A" w:themeColor="text2"/>
              <w:sz w:val="21"/>
              <w:szCs w:val="18"/>
              <w:rPrChange w:id="1635" w:author="jie sun" w:date="2018-04-11T17:40:00Z">
                <w:rPr>
                  <w:noProof/>
                </w:rPr>
              </w:rPrChange>
            </w:rPr>
            <w:delText>. Retrieved from http://www.pieter-jan.com/node/7: http://www.pieter-jan.com/node/7</w:delText>
          </w:r>
        </w:del>
      </w:ins>
    </w:p>
    <w:p w14:paraId="156D681B" w14:textId="77777777" w:rsidR="00136321" w:rsidRPr="00F0688D" w:rsidDel="00321759" w:rsidRDefault="00136321" w:rsidP="006018DD">
      <w:pPr>
        <w:pStyle w:val="Bibliography"/>
        <w:ind w:left="720" w:hanging="720"/>
        <w:rPr>
          <w:ins w:id="1636" w:author="jie sun" w:date="2018-04-08T20:17:00Z"/>
          <w:del w:id="1637" w:author="jie sun" w:date="2018-04-16T22:45:00Z"/>
          <w:iCs/>
          <w:color w:val="44546A" w:themeColor="text2"/>
          <w:sz w:val="21"/>
          <w:szCs w:val="18"/>
          <w:rPrChange w:id="1638" w:author="jie sun" w:date="2018-04-11T17:40:00Z">
            <w:rPr>
              <w:ins w:id="1639" w:author="jie sun" w:date="2018-04-08T20:17:00Z"/>
              <w:del w:id="1640" w:author="jie sun" w:date="2018-04-16T22:45:00Z"/>
              <w:noProof/>
            </w:rPr>
          </w:rPrChange>
        </w:rPr>
      </w:pPr>
      <w:ins w:id="1641" w:author="jie sun" w:date="2018-04-08T20:17:00Z">
        <w:del w:id="1642" w:author="jie sun" w:date="2018-04-16T22:45:00Z">
          <w:r w:rsidRPr="00F0688D" w:rsidDel="00321759">
            <w:rPr>
              <w:iCs/>
              <w:color w:val="44546A" w:themeColor="text2"/>
              <w:sz w:val="21"/>
              <w:szCs w:val="18"/>
              <w:rPrChange w:id="1643" w:author="jie sun" w:date="2018-04-11T17:40:00Z">
                <w:rPr>
                  <w:noProof/>
                </w:rPr>
              </w:rPrChange>
            </w:rPr>
            <w:delText xml:space="preserve">Pigeon's nest. (n.d.). </w:delText>
          </w:r>
          <w:r w:rsidRPr="00F0688D" w:rsidDel="00321759">
            <w:rPr>
              <w:iCs/>
              <w:color w:val="44546A" w:themeColor="text2"/>
              <w:sz w:val="21"/>
              <w:szCs w:val="18"/>
              <w:rPrChange w:id="1644" w:author="jie sun" w:date="2018-04-11T17:40:00Z">
                <w:rPr>
                  <w:i/>
                  <w:iCs/>
                  <w:noProof/>
                </w:rPr>
              </w:rPrChange>
            </w:rPr>
            <w:delText>Gyroscope</w:delText>
          </w:r>
          <w:r w:rsidRPr="00F0688D" w:rsidDel="00321759">
            <w:rPr>
              <w:iCs/>
              <w:color w:val="44546A" w:themeColor="text2"/>
              <w:sz w:val="21"/>
              <w:szCs w:val="18"/>
              <w:rPrChange w:id="1645" w:author="jie sun" w:date="2018-04-11T17:40:00Z">
                <w:rPr>
                  <w:noProof/>
                </w:rPr>
              </w:rPrChange>
            </w:rPr>
            <w:delText>. Retrieved from Pigeonsnest: http://pigeonsnest.co.uk/stuff/howards-stuff/gyro/gyro.html</w:delText>
          </w:r>
        </w:del>
      </w:ins>
    </w:p>
    <w:p w14:paraId="213F93BA" w14:textId="77777777" w:rsidR="00136321" w:rsidRPr="00F0688D" w:rsidDel="00321759" w:rsidRDefault="00136321" w:rsidP="006018DD">
      <w:pPr>
        <w:pStyle w:val="Bibliography"/>
        <w:ind w:left="720" w:hanging="720"/>
        <w:rPr>
          <w:ins w:id="1646" w:author="jie sun" w:date="2018-04-08T20:17:00Z"/>
          <w:del w:id="1647" w:author="jie sun" w:date="2018-04-16T22:45:00Z"/>
          <w:iCs/>
          <w:color w:val="44546A" w:themeColor="text2"/>
          <w:sz w:val="21"/>
          <w:szCs w:val="18"/>
          <w:rPrChange w:id="1648" w:author="jie sun" w:date="2018-04-11T17:40:00Z">
            <w:rPr>
              <w:ins w:id="1649" w:author="jie sun" w:date="2018-04-08T20:17:00Z"/>
              <w:del w:id="1650" w:author="jie sun" w:date="2018-04-16T22:45:00Z"/>
              <w:noProof/>
            </w:rPr>
          </w:rPrChange>
        </w:rPr>
      </w:pPr>
      <w:ins w:id="1651" w:author="jie sun" w:date="2018-04-08T20:17:00Z">
        <w:del w:id="1652" w:author="jie sun" w:date="2018-04-16T22:45:00Z">
          <w:r w:rsidRPr="00F0688D" w:rsidDel="00321759">
            <w:rPr>
              <w:iCs/>
              <w:color w:val="44546A" w:themeColor="text2"/>
              <w:sz w:val="21"/>
              <w:szCs w:val="18"/>
              <w:rPrChange w:id="1653" w:author="jie sun" w:date="2018-04-11T17:40:00Z">
                <w:rPr>
                  <w:noProof/>
                </w:rPr>
              </w:rPrChange>
            </w:rPr>
            <w:delText xml:space="preserve">Przemek. (2014, 11 27). </w:delText>
          </w:r>
          <w:r w:rsidRPr="00F0688D" w:rsidDel="00321759">
            <w:rPr>
              <w:iCs/>
              <w:color w:val="44546A" w:themeColor="text2"/>
              <w:sz w:val="21"/>
              <w:szCs w:val="18"/>
              <w:rPrChange w:id="1654" w:author="jie sun" w:date="2018-04-11T17:40:00Z">
                <w:rPr>
                  <w:i/>
                  <w:iCs/>
                  <w:noProof/>
                </w:rPr>
              </w:rPrChange>
            </w:rPr>
            <w:delText>Scanning rooms with an iPhone</w:delText>
          </w:r>
          <w:r w:rsidRPr="00F0688D" w:rsidDel="00321759">
            <w:rPr>
              <w:iCs/>
              <w:color w:val="44546A" w:themeColor="text2"/>
              <w:sz w:val="21"/>
              <w:szCs w:val="18"/>
              <w:rPrChange w:id="1655" w:author="jie sun" w:date="2018-04-11T17:40:00Z">
                <w:rPr>
                  <w:noProof/>
                </w:rPr>
              </w:rPrChange>
            </w:rPr>
            <w:delText>. Retrieved from nomtek: https://www.nomtek.com/scanning-rooms-with-an-iphone/</w:delText>
          </w:r>
        </w:del>
      </w:ins>
    </w:p>
    <w:p w14:paraId="1F13033A" w14:textId="77777777" w:rsidR="00136321" w:rsidRPr="00F0688D" w:rsidDel="00321759" w:rsidRDefault="00136321" w:rsidP="006018DD">
      <w:pPr>
        <w:pStyle w:val="Bibliography"/>
        <w:ind w:left="720" w:hanging="720"/>
        <w:rPr>
          <w:ins w:id="1656" w:author="jie sun" w:date="2018-04-08T20:17:00Z"/>
          <w:del w:id="1657" w:author="jie sun" w:date="2018-04-16T22:45:00Z"/>
          <w:iCs/>
          <w:color w:val="44546A" w:themeColor="text2"/>
          <w:sz w:val="21"/>
          <w:szCs w:val="18"/>
          <w:rPrChange w:id="1658" w:author="jie sun" w:date="2018-04-11T17:40:00Z">
            <w:rPr>
              <w:ins w:id="1659" w:author="jie sun" w:date="2018-04-08T20:17:00Z"/>
              <w:del w:id="1660" w:author="jie sun" w:date="2018-04-16T22:45:00Z"/>
              <w:noProof/>
            </w:rPr>
          </w:rPrChange>
        </w:rPr>
      </w:pPr>
      <w:ins w:id="1661" w:author="jie sun" w:date="2018-04-08T20:17:00Z">
        <w:del w:id="1662" w:author="jie sun" w:date="2018-04-16T22:45:00Z">
          <w:r w:rsidRPr="00F0688D" w:rsidDel="00321759">
            <w:rPr>
              <w:iCs/>
              <w:color w:val="44546A" w:themeColor="text2"/>
              <w:sz w:val="21"/>
              <w:szCs w:val="18"/>
              <w:rPrChange w:id="1663" w:author="jie sun" w:date="2018-04-11T17:40:00Z">
                <w:rPr>
                  <w:noProof/>
                </w:rPr>
              </w:rPrChange>
            </w:rPr>
            <w:delText xml:space="preserve">Wilimedia. (2006, Oct 4). </w:delText>
          </w:r>
          <w:r w:rsidRPr="00F0688D" w:rsidDel="00321759">
            <w:rPr>
              <w:iCs/>
              <w:color w:val="44546A" w:themeColor="text2"/>
              <w:sz w:val="21"/>
              <w:szCs w:val="18"/>
              <w:rPrChange w:id="1664" w:author="jie sun" w:date="2018-04-11T17:40:00Z">
                <w:rPr>
                  <w:i/>
                  <w:iCs/>
                  <w:noProof/>
                </w:rPr>
              </w:rPrChange>
            </w:rPr>
            <w:delText>3D Gyroscope.png</w:delText>
          </w:r>
          <w:r w:rsidRPr="00F0688D" w:rsidDel="00321759">
            <w:rPr>
              <w:iCs/>
              <w:color w:val="44546A" w:themeColor="text2"/>
              <w:sz w:val="21"/>
              <w:szCs w:val="18"/>
              <w:rPrChange w:id="1665" w:author="jie sun" w:date="2018-04-11T17:40:00Z">
                <w:rPr>
                  <w:noProof/>
                </w:rPr>
              </w:rPrChange>
            </w:rPr>
            <w:delText>. Retrieved from Wilimedia: https://commons.wikimedia.org/wiki/File:3D_Gyroscope.png</w:delText>
          </w:r>
        </w:del>
      </w:ins>
    </w:p>
    <w:p w14:paraId="376F9031" w14:textId="77777777" w:rsidR="00136321" w:rsidRPr="00F0688D" w:rsidDel="00321759" w:rsidRDefault="00136321" w:rsidP="006018DD">
      <w:pPr>
        <w:pStyle w:val="Bibliography"/>
        <w:ind w:left="720" w:hanging="720"/>
        <w:rPr>
          <w:ins w:id="1666" w:author="jie sun" w:date="2018-04-08T20:17:00Z"/>
          <w:del w:id="1667" w:author="jie sun" w:date="2018-04-16T22:45:00Z"/>
          <w:iCs/>
          <w:color w:val="44546A" w:themeColor="text2"/>
          <w:sz w:val="21"/>
          <w:szCs w:val="18"/>
          <w:rPrChange w:id="1668" w:author="jie sun" w:date="2018-04-11T17:40:00Z">
            <w:rPr>
              <w:ins w:id="1669" w:author="jie sun" w:date="2018-04-08T20:17:00Z"/>
              <w:del w:id="1670" w:author="jie sun" w:date="2018-04-16T22:45:00Z"/>
              <w:noProof/>
            </w:rPr>
          </w:rPrChange>
        </w:rPr>
      </w:pPr>
      <w:ins w:id="1671" w:author="jie sun" w:date="2018-04-08T20:17:00Z">
        <w:del w:id="1672" w:author="jie sun" w:date="2018-04-16T22:45:00Z">
          <w:r w:rsidRPr="00F0688D" w:rsidDel="00321759">
            <w:rPr>
              <w:iCs/>
              <w:color w:val="44546A" w:themeColor="text2"/>
              <w:sz w:val="21"/>
              <w:szCs w:val="18"/>
              <w:rPrChange w:id="1673" w:author="jie sun" w:date="2018-04-11T17:40:00Z">
                <w:rPr>
                  <w:noProof/>
                </w:rPr>
              </w:rPrChange>
            </w:rPr>
            <w:delText xml:space="preserve">YingWen, B. (2014). </w:delText>
          </w:r>
          <w:r w:rsidRPr="00F0688D" w:rsidDel="00321759">
            <w:rPr>
              <w:iCs/>
              <w:color w:val="44546A" w:themeColor="text2"/>
              <w:sz w:val="21"/>
              <w:szCs w:val="18"/>
              <w:rPrChange w:id="1674" w:author="jie sun" w:date="2018-04-11T17:40:00Z">
                <w:rPr>
                  <w:i/>
                  <w:iCs/>
                  <w:noProof/>
                </w:rPr>
              </w:rPrChange>
            </w:rPr>
            <w:delText>http://ieeexplore.ieee.org/document/6901041/.</w:delText>
          </w:r>
          <w:r w:rsidRPr="00F0688D" w:rsidDel="00321759">
            <w:rPr>
              <w:iCs/>
              <w:color w:val="44546A" w:themeColor="text2"/>
              <w:sz w:val="21"/>
              <w:szCs w:val="18"/>
              <w:rPrChange w:id="1675" w:author="jie sun" w:date="2018-04-11T17:40:00Z">
                <w:rPr>
                  <w:noProof/>
                </w:rPr>
              </w:rPrChange>
            </w:rPr>
            <w:delText xml:space="preserve"> Retrieved from ieeexplore.ieee.org: http://ieeexplore.ieee.org/document/6901041/</w:delText>
          </w:r>
        </w:del>
      </w:ins>
    </w:p>
    <w:p w14:paraId="4DFB67E7" w14:textId="77777777" w:rsidR="00136321" w:rsidRPr="00F0688D" w:rsidDel="00321759" w:rsidRDefault="00136321" w:rsidP="006018DD">
      <w:pPr>
        <w:pStyle w:val="Bibliography"/>
        <w:ind w:left="720" w:hanging="720"/>
        <w:rPr>
          <w:ins w:id="1676" w:author="jie sun" w:date="2018-04-08T20:17:00Z"/>
          <w:del w:id="1677" w:author="jie sun" w:date="2018-04-16T22:45:00Z"/>
          <w:iCs/>
          <w:color w:val="44546A" w:themeColor="text2"/>
          <w:sz w:val="21"/>
          <w:szCs w:val="18"/>
          <w:rPrChange w:id="1678" w:author="jie sun" w:date="2018-04-11T17:40:00Z">
            <w:rPr>
              <w:ins w:id="1679" w:author="jie sun" w:date="2018-04-08T20:17:00Z"/>
              <w:del w:id="1680" w:author="jie sun" w:date="2018-04-16T22:45:00Z"/>
              <w:noProof/>
            </w:rPr>
          </w:rPrChange>
        </w:rPr>
      </w:pPr>
      <w:ins w:id="1681" w:author="jie sun" w:date="2018-04-08T20:17:00Z">
        <w:del w:id="1682" w:author="jie sun" w:date="2018-04-16T22:45:00Z">
          <w:r w:rsidRPr="00F0688D" w:rsidDel="00321759">
            <w:rPr>
              <w:iCs/>
              <w:color w:val="44546A" w:themeColor="text2"/>
              <w:sz w:val="21"/>
              <w:szCs w:val="18"/>
              <w:rPrChange w:id="1683" w:author="jie sun" w:date="2018-04-11T17:40:00Z">
                <w:rPr>
                  <w:noProof/>
                </w:rPr>
              </w:rPrChange>
            </w:rPr>
            <w:delText xml:space="preserve">Zhao, N. (2008). </w:delText>
          </w:r>
          <w:r w:rsidRPr="00F0688D" w:rsidDel="00321759">
            <w:rPr>
              <w:iCs/>
              <w:color w:val="44546A" w:themeColor="text2"/>
              <w:sz w:val="21"/>
              <w:szCs w:val="18"/>
              <w:rPrChange w:id="1684" w:author="jie sun" w:date="2018-04-11T17:40:00Z">
                <w:rPr>
                  <w:i/>
                  <w:iCs/>
                  <w:noProof/>
                </w:rPr>
              </w:rPrChange>
            </w:rPr>
            <w:delText>Understanding the Model.</w:delText>
          </w:r>
          <w:r w:rsidRPr="00F0688D" w:rsidDel="00321759">
            <w:rPr>
              <w:iCs/>
              <w:color w:val="44546A" w:themeColor="text2"/>
              <w:sz w:val="21"/>
              <w:szCs w:val="18"/>
              <w:rPrChange w:id="1685" w:author="jie sun" w:date="2018-04-11T17:40:00Z">
                <w:rPr>
                  <w:noProof/>
                </w:rPr>
              </w:rPrChange>
            </w:rPr>
            <w:delText xml:space="preserve"> Retrieved from Analog dialogue: http://www.analog.com/en/analog-dialogue/articles/pedometer-design-3-axis-digital-acceler.html</w:delText>
          </w:r>
        </w:del>
      </w:ins>
    </w:p>
    <w:p w14:paraId="40CDDEA3" w14:textId="77777777" w:rsidR="00136321" w:rsidRPr="00B3406A" w:rsidDel="00321759" w:rsidRDefault="00136321">
      <w:pPr>
        <w:pStyle w:val="Bibliography"/>
        <w:ind w:left="720" w:hanging="720"/>
        <w:rPr>
          <w:del w:id="1686" w:author="jie sun" w:date="2018-04-16T22:45:00Z"/>
        </w:rPr>
        <w:pPrChange w:id="1687" w:author="jie sun" w:date="2018-04-11T17:41:00Z">
          <w:pPr>
            <w:pStyle w:val="EndnoteText"/>
          </w:pPr>
        </w:pPrChange>
      </w:pPr>
      <w:ins w:id="1688" w:author="jie sun" w:date="2018-04-08T20:17:00Z">
        <w:del w:id="1689" w:author="jie sun" w:date="2018-04-16T22:45:00Z">
          <w:r w:rsidRPr="00F0688D" w:rsidDel="00321759">
            <w:rPr>
              <w:iCs/>
              <w:color w:val="44546A" w:themeColor="text2"/>
              <w:sz w:val="21"/>
              <w:szCs w:val="18"/>
              <w:rPrChange w:id="1690" w:author="jie sun" w:date="2018-04-11T17:40:00Z">
                <w:rPr/>
              </w:rPrChange>
            </w:rPr>
            <w:fldChar w:fldCharType="end"/>
          </w:r>
        </w:del>
      </w:ins>
    </w:p>
  </w:endnote>
  <w:endnote w:id="4">
    <w:p w14:paraId="08AC2A5B" w14:textId="77777777" w:rsidR="00136321" w:rsidRPr="00F0688D" w:rsidDel="00A556A3" w:rsidRDefault="00136321">
      <w:pPr>
        <w:pStyle w:val="Bibliography"/>
        <w:ind w:left="720" w:hanging="720"/>
        <w:rPr>
          <w:del w:id="1976" w:author="jie sun" w:date="2018-04-08T16:49:00Z"/>
          <w:iCs/>
          <w:color w:val="44546A" w:themeColor="text2"/>
          <w:sz w:val="21"/>
          <w:szCs w:val="18"/>
          <w:rPrChange w:id="1977" w:author="jie sun" w:date="2018-04-11T17:41:00Z">
            <w:rPr>
              <w:del w:id="1978" w:author="jie sun" w:date="2018-04-08T16:49:00Z"/>
            </w:rPr>
          </w:rPrChange>
        </w:rPr>
        <w:pPrChange w:id="1979" w:author="jie sun" w:date="2018-04-11T17:41:00Z">
          <w:pPr>
            <w:pStyle w:val="EndnoteText"/>
          </w:pPr>
        </w:pPrChange>
      </w:pPr>
      <w:ins w:id="1980" w:author="像个男人一样" w:date="2018-03-22T12:08:00Z">
        <w:del w:id="1981" w:author="jie sun" w:date="2018-04-08T16:49:00Z">
          <w:r w:rsidRPr="00F0688D" w:rsidDel="00A556A3">
            <w:rPr>
              <w:iCs/>
              <w:color w:val="44546A" w:themeColor="text2"/>
              <w:sz w:val="21"/>
              <w:szCs w:val="18"/>
              <w:rPrChange w:id="1982" w:author="jie sun" w:date="2018-04-11T17:41:00Z">
                <w:rPr>
                  <w:rStyle w:val="EndnoteReference"/>
                </w:rPr>
              </w:rPrChange>
            </w:rPr>
            <w:delText>[</w:delText>
          </w:r>
          <w:r w:rsidRPr="00F0688D" w:rsidDel="00A556A3">
            <w:rPr>
              <w:iCs/>
              <w:color w:val="44546A" w:themeColor="text2"/>
              <w:sz w:val="21"/>
              <w:szCs w:val="18"/>
              <w:rPrChange w:id="1983" w:author="jie sun" w:date="2018-04-11T17:41:00Z">
                <w:rPr>
                  <w:rStyle w:val="EndnoteReference"/>
                </w:rPr>
              </w:rPrChange>
            </w:rPr>
            <w:endnoteRef/>
          </w:r>
          <w:r w:rsidRPr="00F0688D" w:rsidDel="00A556A3">
            <w:rPr>
              <w:iCs/>
              <w:color w:val="44546A" w:themeColor="text2"/>
              <w:sz w:val="21"/>
              <w:szCs w:val="18"/>
              <w:rPrChange w:id="1984" w:author="jie sun" w:date="2018-04-11T17:41:00Z">
                <w:rPr>
                  <w:rStyle w:val="EndnoteReference"/>
                </w:rPr>
              </w:rPrChange>
            </w:rPr>
            <w:delText>]</w:delText>
          </w:r>
          <w:r w:rsidRPr="00F0688D" w:rsidDel="00A556A3">
            <w:rPr>
              <w:iCs/>
              <w:color w:val="44546A" w:themeColor="text2"/>
              <w:sz w:val="21"/>
              <w:szCs w:val="18"/>
              <w:rPrChange w:id="1985" w:author="jie sun" w:date="2018-04-11T17:41:00Z">
                <w:rPr/>
              </w:rPrChange>
            </w:rPr>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5">
    <w:p w14:paraId="3EC29732" w14:textId="77777777" w:rsidR="00136321" w:rsidDel="00021E90" w:rsidRDefault="00136321">
      <w:pPr>
        <w:pStyle w:val="Caption"/>
        <w:snapToGrid w:val="0"/>
        <w:rPr>
          <w:del w:id="6132" w:author="jie sun" w:date="2018-04-08T19:39:00Z"/>
        </w:rPr>
        <w:pPrChange w:id="6133" w:author="像个男人一样" w:date="2018-03-22T12:12:00Z">
          <w:pPr>
            <w:pStyle w:val="EndnoteText"/>
          </w:pPr>
        </w:pPrChange>
      </w:pPr>
      <w:ins w:id="6134" w:author="像个男人一样" w:date="2018-03-22T12:12:00Z">
        <w:del w:id="6135"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Microsoft YaHei UI"/>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ingFang SC">
    <w:altName w:val="Segoe Print"/>
    <w:charset w:val="00"/>
    <w:family w:val="auto"/>
    <w:pitch w:val="default"/>
  </w:font>
  <w:font w:name="Microsoft YaHei">
    <w:altName w:val="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NSimSun">
    <w:panose1 w:val="02010609030101010101"/>
    <w:charset w:val="86"/>
    <w:family w:val="modern"/>
    <w:pitch w:val="fixed"/>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7E2F3" w14:textId="6813DA92" w:rsidR="00136321" w:rsidRDefault="0013632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2C27F0">
      <w:rPr>
        <w:caps/>
        <w:noProof/>
        <w:color w:val="4472C4" w:themeColor="accent1"/>
      </w:rPr>
      <w:t>ii</w:t>
    </w:r>
    <w:r>
      <w:rPr>
        <w:caps/>
        <w:noProof/>
        <w:color w:val="4472C4" w:themeColor="accent1"/>
      </w:rPr>
      <w:fldChar w:fldCharType="end"/>
    </w:r>
  </w:p>
  <w:p w14:paraId="713B4547" w14:textId="77777777" w:rsidR="00136321" w:rsidRDefault="00136321" w:rsidP="00FA4034">
    <w:pPr>
      <w:pStyle w:val="Footer"/>
      <w:widowControl w:val="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18D46" w14:textId="42393A65" w:rsidR="00136321" w:rsidRDefault="00136321">
    <w:pPr>
      <w:pStyle w:val="Footer"/>
      <w:jc w:val="center"/>
      <w:rPr>
        <w:caps/>
        <w:noProof/>
        <w:color w:val="4472C4" w:themeColor="accent1"/>
      </w:rPr>
    </w:pPr>
  </w:p>
  <w:p w14:paraId="48626BB4" w14:textId="705B8BE2" w:rsidR="00136321" w:rsidRDefault="00136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04E0C" w14:textId="77777777" w:rsidR="00136321" w:rsidRDefault="00136321"/>
  </w:footnote>
  <w:footnote w:type="continuationSeparator" w:id="0">
    <w:p w14:paraId="5BA9F7E9" w14:textId="77777777" w:rsidR="00136321" w:rsidRDefault="001363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A6A4D" w14:textId="77777777" w:rsidR="00136321" w:rsidRDefault="001363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94F2585"/>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 w:numId="9">
    <w:abstractNumId w:val="5"/>
  </w:num>
  <w:num w:numId="10">
    <w:abstractNumId w:val="5"/>
  </w:num>
  <w:num w:numId="11">
    <w:abstractNumId w:val="5"/>
  </w:num>
  <w:num w:numId="12">
    <w:abstractNumId w:val="6"/>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sun">
    <w15:presenceInfo w15:providerId="Windows Live" w15:userId="b80ef1c7f51ba404"/>
  </w15:person>
  <w15:person w15:author="JIE  SUN">
    <w15:presenceInfo w15:providerId="None" w15:userId="JIE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revisionView w:markup="0"/>
  <w:defaultTabStop w:val="720"/>
  <w:noPunctuationKerning/>
  <w:characterSpacingControl w:val="doNotCompress"/>
  <w:hdrShapeDefaults>
    <o:shapedefaults v:ext="edit" spidmax="10241"/>
  </w:hdrShapeDefault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199A"/>
    <w:rsid w:val="00003A5C"/>
    <w:rsid w:val="00003BE4"/>
    <w:rsid w:val="00004504"/>
    <w:rsid w:val="0000483C"/>
    <w:rsid w:val="00004F0B"/>
    <w:rsid w:val="00012EAD"/>
    <w:rsid w:val="000156E0"/>
    <w:rsid w:val="00015AC0"/>
    <w:rsid w:val="00015E73"/>
    <w:rsid w:val="000169CE"/>
    <w:rsid w:val="00016B83"/>
    <w:rsid w:val="00017A13"/>
    <w:rsid w:val="000205F1"/>
    <w:rsid w:val="00021E90"/>
    <w:rsid w:val="0002346E"/>
    <w:rsid w:val="00024ABE"/>
    <w:rsid w:val="00025179"/>
    <w:rsid w:val="0002788E"/>
    <w:rsid w:val="00030772"/>
    <w:rsid w:val="0003102B"/>
    <w:rsid w:val="000356A2"/>
    <w:rsid w:val="0003650B"/>
    <w:rsid w:val="00036A9E"/>
    <w:rsid w:val="00036E98"/>
    <w:rsid w:val="00037A73"/>
    <w:rsid w:val="000417EC"/>
    <w:rsid w:val="000420FB"/>
    <w:rsid w:val="00042C68"/>
    <w:rsid w:val="00044484"/>
    <w:rsid w:val="00044710"/>
    <w:rsid w:val="0004567E"/>
    <w:rsid w:val="00046079"/>
    <w:rsid w:val="00046541"/>
    <w:rsid w:val="00047127"/>
    <w:rsid w:val="00047568"/>
    <w:rsid w:val="000479D9"/>
    <w:rsid w:val="000506D4"/>
    <w:rsid w:val="00051A41"/>
    <w:rsid w:val="00053383"/>
    <w:rsid w:val="00054FC9"/>
    <w:rsid w:val="00055976"/>
    <w:rsid w:val="000576B6"/>
    <w:rsid w:val="0005799F"/>
    <w:rsid w:val="00057A58"/>
    <w:rsid w:val="00057D1E"/>
    <w:rsid w:val="00061F63"/>
    <w:rsid w:val="00062834"/>
    <w:rsid w:val="00063CB2"/>
    <w:rsid w:val="00064460"/>
    <w:rsid w:val="00065EEF"/>
    <w:rsid w:val="00067134"/>
    <w:rsid w:val="00067759"/>
    <w:rsid w:val="00067905"/>
    <w:rsid w:val="000704C4"/>
    <w:rsid w:val="00071A45"/>
    <w:rsid w:val="00071E71"/>
    <w:rsid w:val="000721EA"/>
    <w:rsid w:val="000727F8"/>
    <w:rsid w:val="000743A8"/>
    <w:rsid w:val="00074B9F"/>
    <w:rsid w:val="00075579"/>
    <w:rsid w:val="00080CE8"/>
    <w:rsid w:val="000820B3"/>
    <w:rsid w:val="00083757"/>
    <w:rsid w:val="00083FE7"/>
    <w:rsid w:val="0008451D"/>
    <w:rsid w:val="00084FC2"/>
    <w:rsid w:val="000853D9"/>
    <w:rsid w:val="0008580A"/>
    <w:rsid w:val="00085A56"/>
    <w:rsid w:val="000867BB"/>
    <w:rsid w:val="00086E71"/>
    <w:rsid w:val="000915FB"/>
    <w:rsid w:val="00091B1E"/>
    <w:rsid w:val="000920EF"/>
    <w:rsid w:val="00094865"/>
    <w:rsid w:val="00095BA5"/>
    <w:rsid w:val="000A09FC"/>
    <w:rsid w:val="000A0C92"/>
    <w:rsid w:val="000A1909"/>
    <w:rsid w:val="000A34BF"/>
    <w:rsid w:val="000A4135"/>
    <w:rsid w:val="000A497F"/>
    <w:rsid w:val="000A6221"/>
    <w:rsid w:val="000A65FF"/>
    <w:rsid w:val="000A67E7"/>
    <w:rsid w:val="000B0543"/>
    <w:rsid w:val="000B0961"/>
    <w:rsid w:val="000B1BF5"/>
    <w:rsid w:val="000B35FE"/>
    <w:rsid w:val="000B3DEB"/>
    <w:rsid w:val="000B54BC"/>
    <w:rsid w:val="000B648F"/>
    <w:rsid w:val="000B693B"/>
    <w:rsid w:val="000B743A"/>
    <w:rsid w:val="000B7642"/>
    <w:rsid w:val="000B7B42"/>
    <w:rsid w:val="000C0348"/>
    <w:rsid w:val="000C1879"/>
    <w:rsid w:val="000C21BF"/>
    <w:rsid w:val="000C5C32"/>
    <w:rsid w:val="000C5D38"/>
    <w:rsid w:val="000D05EE"/>
    <w:rsid w:val="000D1577"/>
    <w:rsid w:val="000D197A"/>
    <w:rsid w:val="000E4C16"/>
    <w:rsid w:val="000E4DAF"/>
    <w:rsid w:val="000E4E5A"/>
    <w:rsid w:val="000E6500"/>
    <w:rsid w:val="000E6596"/>
    <w:rsid w:val="000E65AB"/>
    <w:rsid w:val="000E6656"/>
    <w:rsid w:val="000E6AB3"/>
    <w:rsid w:val="000F0E95"/>
    <w:rsid w:val="000F1A74"/>
    <w:rsid w:val="000F3C45"/>
    <w:rsid w:val="000F413B"/>
    <w:rsid w:val="000F5157"/>
    <w:rsid w:val="000F548A"/>
    <w:rsid w:val="000F5689"/>
    <w:rsid w:val="000F7091"/>
    <w:rsid w:val="00100CE8"/>
    <w:rsid w:val="00100EBA"/>
    <w:rsid w:val="00101063"/>
    <w:rsid w:val="00101086"/>
    <w:rsid w:val="001010E9"/>
    <w:rsid w:val="00101DC6"/>
    <w:rsid w:val="00102BFD"/>
    <w:rsid w:val="001054D6"/>
    <w:rsid w:val="001059C4"/>
    <w:rsid w:val="00105BB9"/>
    <w:rsid w:val="00107265"/>
    <w:rsid w:val="00111CFF"/>
    <w:rsid w:val="00114163"/>
    <w:rsid w:val="00114CE9"/>
    <w:rsid w:val="0011581D"/>
    <w:rsid w:val="00116DF2"/>
    <w:rsid w:val="001173BD"/>
    <w:rsid w:val="00120EDD"/>
    <w:rsid w:val="0012193D"/>
    <w:rsid w:val="00122733"/>
    <w:rsid w:val="001227F2"/>
    <w:rsid w:val="0012544E"/>
    <w:rsid w:val="00125910"/>
    <w:rsid w:val="00125B70"/>
    <w:rsid w:val="001264EE"/>
    <w:rsid w:val="00127E5E"/>
    <w:rsid w:val="00130F95"/>
    <w:rsid w:val="00131832"/>
    <w:rsid w:val="001322C3"/>
    <w:rsid w:val="00132A65"/>
    <w:rsid w:val="00132E19"/>
    <w:rsid w:val="00134162"/>
    <w:rsid w:val="001348BF"/>
    <w:rsid w:val="00136321"/>
    <w:rsid w:val="00136A7C"/>
    <w:rsid w:val="0013726F"/>
    <w:rsid w:val="001403E8"/>
    <w:rsid w:val="00140A81"/>
    <w:rsid w:val="00140E52"/>
    <w:rsid w:val="00140F6A"/>
    <w:rsid w:val="00141A87"/>
    <w:rsid w:val="00143EF9"/>
    <w:rsid w:val="001444AF"/>
    <w:rsid w:val="00145899"/>
    <w:rsid w:val="001460D8"/>
    <w:rsid w:val="00147746"/>
    <w:rsid w:val="0015161D"/>
    <w:rsid w:val="001540FD"/>
    <w:rsid w:val="0015456B"/>
    <w:rsid w:val="00154BE3"/>
    <w:rsid w:val="00155771"/>
    <w:rsid w:val="00156714"/>
    <w:rsid w:val="00156B43"/>
    <w:rsid w:val="001603D2"/>
    <w:rsid w:val="00160E1D"/>
    <w:rsid w:val="00162520"/>
    <w:rsid w:val="00163D68"/>
    <w:rsid w:val="00164704"/>
    <w:rsid w:val="00164A7B"/>
    <w:rsid w:val="0016544F"/>
    <w:rsid w:val="00165EBE"/>
    <w:rsid w:val="001668E1"/>
    <w:rsid w:val="00170A07"/>
    <w:rsid w:val="00171ADE"/>
    <w:rsid w:val="00172B7C"/>
    <w:rsid w:val="0017364C"/>
    <w:rsid w:val="001739AD"/>
    <w:rsid w:val="00175243"/>
    <w:rsid w:val="0017596E"/>
    <w:rsid w:val="00175F76"/>
    <w:rsid w:val="0017772C"/>
    <w:rsid w:val="00177AC7"/>
    <w:rsid w:val="001805A5"/>
    <w:rsid w:val="00180FFF"/>
    <w:rsid w:val="00183634"/>
    <w:rsid w:val="001840BB"/>
    <w:rsid w:val="001848BB"/>
    <w:rsid w:val="001848D9"/>
    <w:rsid w:val="00184C75"/>
    <w:rsid w:val="00185706"/>
    <w:rsid w:val="00187143"/>
    <w:rsid w:val="00190639"/>
    <w:rsid w:val="00193282"/>
    <w:rsid w:val="00195625"/>
    <w:rsid w:val="00195660"/>
    <w:rsid w:val="00195668"/>
    <w:rsid w:val="00195F6E"/>
    <w:rsid w:val="00197319"/>
    <w:rsid w:val="001976D7"/>
    <w:rsid w:val="001A0132"/>
    <w:rsid w:val="001A117E"/>
    <w:rsid w:val="001A11EC"/>
    <w:rsid w:val="001A441D"/>
    <w:rsid w:val="001A7A6D"/>
    <w:rsid w:val="001B0755"/>
    <w:rsid w:val="001B0C83"/>
    <w:rsid w:val="001B2669"/>
    <w:rsid w:val="001B3E71"/>
    <w:rsid w:val="001B4462"/>
    <w:rsid w:val="001B5BAC"/>
    <w:rsid w:val="001B6DED"/>
    <w:rsid w:val="001C0309"/>
    <w:rsid w:val="001C0620"/>
    <w:rsid w:val="001C4BC1"/>
    <w:rsid w:val="001C566E"/>
    <w:rsid w:val="001C795D"/>
    <w:rsid w:val="001D0C83"/>
    <w:rsid w:val="001D1EE1"/>
    <w:rsid w:val="001D247A"/>
    <w:rsid w:val="001D281C"/>
    <w:rsid w:val="001D307D"/>
    <w:rsid w:val="001D3330"/>
    <w:rsid w:val="001D5002"/>
    <w:rsid w:val="001D79B5"/>
    <w:rsid w:val="001D7E1A"/>
    <w:rsid w:val="001E156C"/>
    <w:rsid w:val="001E320F"/>
    <w:rsid w:val="001E3A86"/>
    <w:rsid w:val="001E419C"/>
    <w:rsid w:val="001E41CD"/>
    <w:rsid w:val="001E6575"/>
    <w:rsid w:val="001E6BDA"/>
    <w:rsid w:val="001E73E4"/>
    <w:rsid w:val="001F0231"/>
    <w:rsid w:val="001F082D"/>
    <w:rsid w:val="001F37DA"/>
    <w:rsid w:val="001F3B3F"/>
    <w:rsid w:val="001F421E"/>
    <w:rsid w:val="001F466F"/>
    <w:rsid w:val="001F69FC"/>
    <w:rsid w:val="002000DA"/>
    <w:rsid w:val="002002CE"/>
    <w:rsid w:val="002005FA"/>
    <w:rsid w:val="00200E4D"/>
    <w:rsid w:val="00202879"/>
    <w:rsid w:val="00210927"/>
    <w:rsid w:val="00211017"/>
    <w:rsid w:val="00211525"/>
    <w:rsid w:val="002126F1"/>
    <w:rsid w:val="00212EB1"/>
    <w:rsid w:val="00213A23"/>
    <w:rsid w:val="00215C91"/>
    <w:rsid w:val="0022000B"/>
    <w:rsid w:val="002215D7"/>
    <w:rsid w:val="00222476"/>
    <w:rsid w:val="00223FED"/>
    <w:rsid w:val="00224074"/>
    <w:rsid w:val="002244A0"/>
    <w:rsid w:val="002244F1"/>
    <w:rsid w:val="00225012"/>
    <w:rsid w:val="0022501E"/>
    <w:rsid w:val="002258D4"/>
    <w:rsid w:val="00230BD3"/>
    <w:rsid w:val="00231287"/>
    <w:rsid w:val="002324A0"/>
    <w:rsid w:val="002349CA"/>
    <w:rsid w:val="002444D0"/>
    <w:rsid w:val="00244980"/>
    <w:rsid w:val="00245466"/>
    <w:rsid w:val="002454FD"/>
    <w:rsid w:val="00245B33"/>
    <w:rsid w:val="00245CAE"/>
    <w:rsid w:val="002462E7"/>
    <w:rsid w:val="00246CFE"/>
    <w:rsid w:val="0025008F"/>
    <w:rsid w:val="00252560"/>
    <w:rsid w:val="00252BC6"/>
    <w:rsid w:val="002539C6"/>
    <w:rsid w:val="002554D1"/>
    <w:rsid w:val="0025599D"/>
    <w:rsid w:val="00256375"/>
    <w:rsid w:val="00256536"/>
    <w:rsid w:val="002600DC"/>
    <w:rsid w:val="002604CF"/>
    <w:rsid w:val="002624CD"/>
    <w:rsid w:val="0026271D"/>
    <w:rsid w:val="00263712"/>
    <w:rsid w:val="002640D2"/>
    <w:rsid w:val="00264BD6"/>
    <w:rsid w:val="00264CC3"/>
    <w:rsid w:val="00264EDD"/>
    <w:rsid w:val="00265D81"/>
    <w:rsid w:val="0026623F"/>
    <w:rsid w:val="0026693E"/>
    <w:rsid w:val="002677D5"/>
    <w:rsid w:val="00267F38"/>
    <w:rsid w:val="00273D37"/>
    <w:rsid w:val="00274455"/>
    <w:rsid w:val="002744F0"/>
    <w:rsid w:val="00280ACB"/>
    <w:rsid w:val="0028136C"/>
    <w:rsid w:val="00281AEB"/>
    <w:rsid w:val="00282F7D"/>
    <w:rsid w:val="002838D6"/>
    <w:rsid w:val="00283E36"/>
    <w:rsid w:val="00285914"/>
    <w:rsid w:val="00285C0D"/>
    <w:rsid w:val="0029057A"/>
    <w:rsid w:val="00290BFF"/>
    <w:rsid w:val="00290E4B"/>
    <w:rsid w:val="002910AD"/>
    <w:rsid w:val="00291712"/>
    <w:rsid w:val="00294B0C"/>
    <w:rsid w:val="00295617"/>
    <w:rsid w:val="00295CDE"/>
    <w:rsid w:val="002969C2"/>
    <w:rsid w:val="002A1759"/>
    <w:rsid w:val="002A1BE1"/>
    <w:rsid w:val="002A23B8"/>
    <w:rsid w:val="002A37FC"/>
    <w:rsid w:val="002A3B0E"/>
    <w:rsid w:val="002A4003"/>
    <w:rsid w:val="002A4B71"/>
    <w:rsid w:val="002A4CE9"/>
    <w:rsid w:val="002A6585"/>
    <w:rsid w:val="002B0076"/>
    <w:rsid w:val="002B15FA"/>
    <w:rsid w:val="002B2555"/>
    <w:rsid w:val="002B27CA"/>
    <w:rsid w:val="002B3AFB"/>
    <w:rsid w:val="002B3DB3"/>
    <w:rsid w:val="002B4584"/>
    <w:rsid w:val="002B45ED"/>
    <w:rsid w:val="002B4E1E"/>
    <w:rsid w:val="002B59CF"/>
    <w:rsid w:val="002B7EE5"/>
    <w:rsid w:val="002C27F0"/>
    <w:rsid w:val="002C4D98"/>
    <w:rsid w:val="002C570E"/>
    <w:rsid w:val="002C62E3"/>
    <w:rsid w:val="002C6FB4"/>
    <w:rsid w:val="002D004A"/>
    <w:rsid w:val="002D05C8"/>
    <w:rsid w:val="002D1D44"/>
    <w:rsid w:val="002D3D78"/>
    <w:rsid w:val="002D4308"/>
    <w:rsid w:val="002D440E"/>
    <w:rsid w:val="002E0B5A"/>
    <w:rsid w:val="002E2ACC"/>
    <w:rsid w:val="002E6FC5"/>
    <w:rsid w:val="002E75D3"/>
    <w:rsid w:val="002F0EA0"/>
    <w:rsid w:val="002F107F"/>
    <w:rsid w:val="002F1733"/>
    <w:rsid w:val="002F3B5C"/>
    <w:rsid w:val="002F42AB"/>
    <w:rsid w:val="002F47AE"/>
    <w:rsid w:val="002F4B18"/>
    <w:rsid w:val="002F4C60"/>
    <w:rsid w:val="002F654D"/>
    <w:rsid w:val="00306C7B"/>
    <w:rsid w:val="00306D60"/>
    <w:rsid w:val="003104D7"/>
    <w:rsid w:val="003106C9"/>
    <w:rsid w:val="003108E2"/>
    <w:rsid w:val="00311047"/>
    <w:rsid w:val="003138CC"/>
    <w:rsid w:val="003141EB"/>
    <w:rsid w:val="0031424B"/>
    <w:rsid w:val="003149DC"/>
    <w:rsid w:val="00314AEB"/>
    <w:rsid w:val="003150A2"/>
    <w:rsid w:val="00315D27"/>
    <w:rsid w:val="00316375"/>
    <w:rsid w:val="00316A4B"/>
    <w:rsid w:val="003175CE"/>
    <w:rsid w:val="00317F10"/>
    <w:rsid w:val="00321759"/>
    <w:rsid w:val="003224E8"/>
    <w:rsid w:val="00323B61"/>
    <w:rsid w:val="00325963"/>
    <w:rsid w:val="00327127"/>
    <w:rsid w:val="00334BEE"/>
    <w:rsid w:val="003350A8"/>
    <w:rsid w:val="00337765"/>
    <w:rsid w:val="003406C0"/>
    <w:rsid w:val="003428D6"/>
    <w:rsid w:val="00344AC2"/>
    <w:rsid w:val="00345230"/>
    <w:rsid w:val="003453E4"/>
    <w:rsid w:val="003507B3"/>
    <w:rsid w:val="00351794"/>
    <w:rsid w:val="003517F6"/>
    <w:rsid w:val="00353E0A"/>
    <w:rsid w:val="003566E5"/>
    <w:rsid w:val="0036186A"/>
    <w:rsid w:val="003637DF"/>
    <w:rsid w:val="00365076"/>
    <w:rsid w:val="00365DE8"/>
    <w:rsid w:val="00366A7C"/>
    <w:rsid w:val="003702BE"/>
    <w:rsid w:val="00370500"/>
    <w:rsid w:val="00370D68"/>
    <w:rsid w:val="00372C54"/>
    <w:rsid w:val="003736DB"/>
    <w:rsid w:val="00373EF7"/>
    <w:rsid w:val="00374085"/>
    <w:rsid w:val="00377783"/>
    <w:rsid w:val="00382DA8"/>
    <w:rsid w:val="003840FE"/>
    <w:rsid w:val="00392460"/>
    <w:rsid w:val="00393432"/>
    <w:rsid w:val="0039577D"/>
    <w:rsid w:val="0039622E"/>
    <w:rsid w:val="00396BC8"/>
    <w:rsid w:val="003973E0"/>
    <w:rsid w:val="00397CA3"/>
    <w:rsid w:val="003A0FC9"/>
    <w:rsid w:val="003A3C90"/>
    <w:rsid w:val="003A402E"/>
    <w:rsid w:val="003A4134"/>
    <w:rsid w:val="003A487F"/>
    <w:rsid w:val="003A652C"/>
    <w:rsid w:val="003A6858"/>
    <w:rsid w:val="003A695D"/>
    <w:rsid w:val="003A72EB"/>
    <w:rsid w:val="003A7DD6"/>
    <w:rsid w:val="003B0ED6"/>
    <w:rsid w:val="003B16B7"/>
    <w:rsid w:val="003B2570"/>
    <w:rsid w:val="003B31B5"/>
    <w:rsid w:val="003B32C1"/>
    <w:rsid w:val="003B36F1"/>
    <w:rsid w:val="003B3D83"/>
    <w:rsid w:val="003B49F1"/>
    <w:rsid w:val="003B5070"/>
    <w:rsid w:val="003B5408"/>
    <w:rsid w:val="003B557C"/>
    <w:rsid w:val="003B74FA"/>
    <w:rsid w:val="003C21A6"/>
    <w:rsid w:val="003C2ADD"/>
    <w:rsid w:val="003C2FD5"/>
    <w:rsid w:val="003C357B"/>
    <w:rsid w:val="003C5DE6"/>
    <w:rsid w:val="003C6FB0"/>
    <w:rsid w:val="003D0985"/>
    <w:rsid w:val="003D14E2"/>
    <w:rsid w:val="003D1934"/>
    <w:rsid w:val="003D276E"/>
    <w:rsid w:val="003D2952"/>
    <w:rsid w:val="003D2A8D"/>
    <w:rsid w:val="003D5DED"/>
    <w:rsid w:val="003D602A"/>
    <w:rsid w:val="003D64D6"/>
    <w:rsid w:val="003D7089"/>
    <w:rsid w:val="003E06A9"/>
    <w:rsid w:val="003E1F99"/>
    <w:rsid w:val="003E39E3"/>
    <w:rsid w:val="003E7610"/>
    <w:rsid w:val="003E79FB"/>
    <w:rsid w:val="003F29EA"/>
    <w:rsid w:val="003F58EF"/>
    <w:rsid w:val="003F5D5C"/>
    <w:rsid w:val="003F5E4D"/>
    <w:rsid w:val="003F7157"/>
    <w:rsid w:val="003F7DA4"/>
    <w:rsid w:val="00400F9B"/>
    <w:rsid w:val="0040265C"/>
    <w:rsid w:val="00402B89"/>
    <w:rsid w:val="0040338A"/>
    <w:rsid w:val="00405660"/>
    <w:rsid w:val="004061F9"/>
    <w:rsid w:val="0040790A"/>
    <w:rsid w:val="00410136"/>
    <w:rsid w:val="004106B9"/>
    <w:rsid w:val="00410E0A"/>
    <w:rsid w:val="00413F15"/>
    <w:rsid w:val="004143EC"/>
    <w:rsid w:val="004159AA"/>
    <w:rsid w:val="00416970"/>
    <w:rsid w:val="00416D66"/>
    <w:rsid w:val="00417D50"/>
    <w:rsid w:val="00417FAA"/>
    <w:rsid w:val="004207DC"/>
    <w:rsid w:val="00421F77"/>
    <w:rsid w:val="00424186"/>
    <w:rsid w:val="004256CC"/>
    <w:rsid w:val="00427F2A"/>
    <w:rsid w:val="0043018A"/>
    <w:rsid w:val="004308F0"/>
    <w:rsid w:val="0043181B"/>
    <w:rsid w:val="00434677"/>
    <w:rsid w:val="00435D6A"/>
    <w:rsid w:val="004368A6"/>
    <w:rsid w:val="00437075"/>
    <w:rsid w:val="00437182"/>
    <w:rsid w:val="004404E0"/>
    <w:rsid w:val="00440821"/>
    <w:rsid w:val="00440E3F"/>
    <w:rsid w:val="0044101A"/>
    <w:rsid w:val="00441BE0"/>
    <w:rsid w:val="00441C38"/>
    <w:rsid w:val="00442B39"/>
    <w:rsid w:val="00442E4E"/>
    <w:rsid w:val="00443737"/>
    <w:rsid w:val="00443D8B"/>
    <w:rsid w:val="004442EA"/>
    <w:rsid w:val="00445DC1"/>
    <w:rsid w:val="00446633"/>
    <w:rsid w:val="00447615"/>
    <w:rsid w:val="0045059A"/>
    <w:rsid w:val="00450871"/>
    <w:rsid w:val="00451336"/>
    <w:rsid w:val="00452C0C"/>
    <w:rsid w:val="00453E3D"/>
    <w:rsid w:val="00453F95"/>
    <w:rsid w:val="00454521"/>
    <w:rsid w:val="00455751"/>
    <w:rsid w:val="004569C7"/>
    <w:rsid w:val="004569F0"/>
    <w:rsid w:val="0045750C"/>
    <w:rsid w:val="0045776A"/>
    <w:rsid w:val="00457C0B"/>
    <w:rsid w:val="00463170"/>
    <w:rsid w:val="00463E38"/>
    <w:rsid w:val="00464000"/>
    <w:rsid w:val="0046415C"/>
    <w:rsid w:val="004651A5"/>
    <w:rsid w:val="004669E8"/>
    <w:rsid w:val="004676CD"/>
    <w:rsid w:val="004720C7"/>
    <w:rsid w:val="004721E9"/>
    <w:rsid w:val="004739A5"/>
    <w:rsid w:val="00473E37"/>
    <w:rsid w:val="00483ACA"/>
    <w:rsid w:val="0048428B"/>
    <w:rsid w:val="004844CA"/>
    <w:rsid w:val="00484E34"/>
    <w:rsid w:val="00484F10"/>
    <w:rsid w:val="004856E2"/>
    <w:rsid w:val="004909BD"/>
    <w:rsid w:val="00491C7B"/>
    <w:rsid w:val="00491D44"/>
    <w:rsid w:val="004928AF"/>
    <w:rsid w:val="00493279"/>
    <w:rsid w:val="004933E5"/>
    <w:rsid w:val="00493EBE"/>
    <w:rsid w:val="00495B69"/>
    <w:rsid w:val="00495DE5"/>
    <w:rsid w:val="00496C94"/>
    <w:rsid w:val="004A05BF"/>
    <w:rsid w:val="004A0AF8"/>
    <w:rsid w:val="004A1F40"/>
    <w:rsid w:val="004A2D44"/>
    <w:rsid w:val="004A3A62"/>
    <w:rsid w:val="004A3AF2"/>
    <w:rsid w:val="004A509C"/>
    <w:rsid w:val="004A50B7"/>
    <w:rsid w:val="004A577E"/>
    <w:rsid w:val="004A6967"/>
    <w:rsid w:val="004A7215"/>
    <w:rsid w:val="004B17BA"/>
    <w:rsid w:val="004B17BB"/>
    <w:rsid w:val="004B3A75"/>
    <w:rsid w:val="004B52BC"/>
    <w:rsid w:val="004B637B"/>
    <w:rsid w:val="004B682A"/>
    <w:rsid w:val="004B68B1"/>
    <w:rsid w:val="004C11BD"/>
    <w:rsid w:val="004D0155"/>
    <w:rsid w:val="004D0EA6"/>
    <w:rsid w:val="004D21D7"/>
    <w:rsid w:val="004D4B93"/>
    <w:rsid w:val="004D594C"/>
    <w:rsid w:val="004D7FA3"/>
    <w:rsid w:val="004E0C70"/>
    <w:rsid w:val="004E123B"/>
    <w:rsid w:val="004E1542"/>
    <w:rsid w:val="004E373C"/>
    <w:rsid w:val="004E375B"/>
    <w:rsid w:val="004E3F09"/>
    <w:rsid w:val="004E4048"/>
    <w:rsid w:val="004E7111"/>
    <w:rsid w:val="004F1468"/>
    <w:rsid w:val="004F7E17"/>
    <w:rsid w:val="0050162E"/>
    <w:rsid w:val="005034E6"/>
    <w:rsid w:val="00506E82"/>
    <w:rsid w:val="005071A9"/>
    <w:rsid w:val="00507F69"/>
    <w:rsid w:val="005106E4"/>
    <w:rsid w:val="00510990"/>
    <w:rsid w:val="00510E28"/>
    <w:rsid w:val="00511190"/>
    <w:rsid w:val="00511EB4"/>
    <w:rsid w:val="00513B44"/>
    <w:rsid w:val="00514B35"/>
    <w:rsid w:val="005153AA"/>
    <w:rsid w:val="00515F35"/>
    <w:rsid w:val="005161CE"/>
    <w:rsid w:val="00516CEF"/>
    <w:rsid w:val="00520787"/>
    <w:rsid w:val="00521540"/>
    <w:rsid w:val="00522032"/>
    <w:rsid w:val="005226E8"/>
    <w:rsid w:val="00525A3C"/>
    <w:rsid w:val="00525D59"/>
    <w:rsid w:val="005265F2"/>
    <w:rsid w:val="00526DDF"/>
    <w:rsid w:val="005278F3"/>
    <w:rsid w:val="00527F16"/>
    <w:rsid w:val="00527F81"/>
    <w:rsid w:val="00531602"/>
    <w:rsid w:val="005319BF"/>
    <w:rsid w:val="00533D6D"/>
    <w:rsid w:val="0053429B"/>
    <w:rsid w:val="005357DD"/>
    <w:rsid w:val="00535D4E"/>
    <w:rsid w:val="00541F27"/>
    <w:rsid w:val="0054394C"/>
    <w:rsid w:val="00543AB1"/>
    <w:rsid w:val="00544A73"/>
    <w:rsid w:val="00544F82"/>
    <w:rsid w:val="00545E10"/>
    <w:rsid w:val="005512CD"/>
    <w:rsid w:val="00551AE7"/>
    <w:rsid w:val="0055280B"/>
    <w:rsid w:val="00552889"/>
    <w:rsid w:val="00552BFE"/>
    <w:rsid w:val="00553580"/>
    <w:rsid w:val="0055465E"/>
    <w:rsid w:val="0055740F"/>
    <w:rsid w:val="0055747F"/>
    <w:rsid w:val="00557534"/>
    <w:rsid w:val="00561B35"/>
    <w:rsid w:val="00562CE6"/>
    <w:rsid w:val="005630A6"/>
    <w:rsid w:val="005635FC"/>
    <w:rsid w:val="00565B55"/>
    <w:rsid w:val="005661D1"/>
    <w:rsid w:val="00566DE7"/>
    <w:rsid w:val="005711BC"/>
    <w:rsid w:val="0057183F"/>
    <w:rsid w:val="00571CCE"/>
    <w:rsid w:val="005725E0"/>
    <w:rsid w:val="00573551"/>
    <w:rsid w:val="00574C54"/>
    <w:rsid w:val="00577191"/>
    <w:rsid w:val="0057721A"/>
    <w:rsid w:val="005800C1"/>
    <w:rsid w:val="005836AF"/>
    <w:rsid w:val="00584246"/>
    <w:rsid w:val="005843EA"/>
    <w:rsid w:val="0058487B"/>
    <w:rsid w:val="00584A28"/>
    <w:rsid w:val="00585C85"/>
    <w:rsid w:val="00586C0A"/>
    <w:rsid w:val="00586D59"/>
    <w:rsid w:val="0058727A"/>
    <w:rsid w:val="005875DC"/>
    <w:rsid w:val="00590875"/>
    <w:rsid w:val="00594C6F"/>
    <w:rsid w:val="0059509E"/>
    <w:rsid w:val="0059624F"/>
    <w:rsid w:val="00596B9A"/>
    <w:rsid w:val="005A09FE"/>
    <w:rsid w:val="005A23E9"/>
    <w:rsid w:val="005A24BD"/>
    <w:rsid w:val="005A31BF"/>
    <w:rsid w:val="005A6BF6"/>
    <w:rsid w:val="005A747F"/>
    <w:rsid w:val="005A7635"/>
    <w:rsid w:val="005B193F"/>
    <w:rsid w:val="005B2C44"/>
    <w:rsid w:val="005B34A2"/>
    <w:rsid w:val="005B374E"/>
    <w:rsid w:val="005B45C4"/>
    <w:rsid w:val="005B46D2"/>
    <w:rsid w:val="005B5F6E"/>
    <w:rsid w:val="005B6A76"/>
    <w:rsid w:val="005B71B7"/>
    <w:rsid w:val="005B77A0"/>
    <w:rsid w:val="005C0135"/>
    <w:rsid w:val="005C2108"/>
    <w:rsid w:val="005C6752"/>
    <w:rsid w:val="005C6A5C"/>
    <w:rsid w:val="005C73B4"/>
    <w:rsid w:val="005C7B87"/>
    <w:rsid w:val="005C7B97"/>
    <w:rsid w:val="005D0092"/>
    <w:rsid w:val="005D06D1"/>
    <w:rsid w:val="005D08AE"/>
    <w:rsid w:val="005D1659"/>
    <w:rsid w:val="005D365E"/>
    <w:rsid w:val="005D3B4B"/>
    <w:rsid w:val="005D55E2"/>
    <w:rsid w:val="005D5667"/>
    <w:rsid w:val="005D5A58"/>
    <w:rsid w:val="005D6150"/>
    <w:rsid w:val="005D6531"/>
    <w:rsid w:val="005D6D34"/>
    <w:rsid w:val="005E035E"/>
    <w:rsid w:val="005E0EB9"/>
    <w:rsid w:val="005E52E8"/>
    <w:rsid w:val="005E63B6"/>
    <w:rsid w:val="005E736B"/>
    <w:rsid w:val="005F160F"/>
    <w:rsid w:val="005F1BAB"/>
    <w:rsid w:val="005F4D36"/>
    <w:rsid w:val="005F544D"/>
    <w:rsid w:val="005F55EC"/>
    <w:rsid w:val="005F6146"/>
    <w:rsid w:val="005F62D1"/>
    <w:rsid w:val="005F7AE0"/>
    <w:rsid w:val="00601451"/>
    <w:rsid w:val="006018DD"/>
    <w:rsid w:val="00601E79"/>
    <w:rsid w:val="00602BB6"/>
    <w:rsid w:val="00602DA2"/>
    <w:rsid w:val="006041E7"/>
    <w:rsid w:val="00606542"/>
    <w:rsid w:val="00606928"/>
    <w:rsid w:val="006116D1"/>
    <w:rsid w:val="00612544"/>
    <w:rsid w:val="00613B78"/>
    <w:rsid w:val="00615A34"/>
    <w:rsid w:val="00617CB5"/>
    <w:rsid w:val="00620264"/>
    <w:rsid w:val="006204A5"/>
    <w:rsid w:val="00621507"/>
    <w:rsid w:val="006219EC"/>
    <w:rsid w:val="006254B9"/>
    <w:rsid w:val="00625BAA"/>
    <w:rsid w:val="00626403"/>
    <w:rsid w:val="0062673B"/>
    <w:rsid w:val="00626A54"/>
    <w:rsid w:val="006323D6"/>
    <w:rsid w:val="00632D4F"/>
    <w:rsid w:val="00633330"/>
    <w:rsid w:val="00633A01"/>
    <w:rsid w:val="00634EA4"/>
    <w:rsid w:val="00642AD8"/>
    <w:rsid w:val="00642E86"/>
    <w:rsid w:val="0064480A"/>
    <w:rsid w:val="00647400"/>
    <w:rsid w:val="00647CE7"/>
    <w:rsid w:val="00650D99"/>
    <w:rsid w:val="00652641"/>
    <w:rsid w:val="0065293C"/>
    <w:rsid w:val="00653CE1"/>
    <w:rsid w:val="006601C3"/>
    <w:rsid w:val="006605B0"/>
    <w:rsid w:val="006614BE"/>
    <w:rsid w:val="0066158E"/>
    <w:rsid w:val="00665FD9"/>
    <w:rsid w:val="0066654D"/>
    <w:rsid w:val="006666A2"/>
    <w:rsid w:val="0067023A"/>
    <w:rsid w:val="0067031A"/>
    <w:rsid w:val="006703B0"/>
    <w:rsid w:val="006709A5"/>
    <w:rsid w:val="006715F5"/>
    <w:rsid w:val="006717AF"/>
    <w:rsid w:val="006728FF"/>
    <w:rsid w:val="00673AF7"/>
    <w:rsid w:val="006740C1"/>
    <w:rsid w:val="006745E1"/>
    <w:rsid w:val="00675FB4"/>
    <w:rsid w:val="00677487"/>
    <w:rsid w:val="00677622"/>
    <w:rsid w:val="00677F3C"/>
    <w:rsid w:val="00680733"/>
    <w:rsid w:val="006809A2"/>
    <w:rsid w:val="00680C07"/>
    <w:rsid w:val="006815CF"/>
    <w:rsid w:val="0068179B"/>
    <w:rsid w:val="00682175"/>
    <w:rsid w:val="006827B3"/>
    <w:rsid w:val="00682C61"/>
    <w:rsid w:val="00683F14"/>
    <w:rsid w:val="00684A39"/>
    <w:rsid w:val="006867AB"/>
    <w:rsid w:val="006912DE"/>
    <w:rsid w:val="00692064"/>
    <w:rsid w:val="00694CBA"/>
    <w:rsid w:val="00694FDD"/>
    <w:rsid w:val="00694FFA"/>
    <w:rsid w:val="00695558"/>
    <w:rsid w:val="00696A19"/>
    <w:rsid w:val="00697A85"/>
    <w:rsid w:val="006A2BB0"/>
    <w:rsid w:val="006A3610"/>
    <w:rsid w:val="006A4A14"/>
    <w:rsid w:val="006A58DB"/>
    <w:rsid w:val="006A5EA7"/>
    <w:rsid w:val="006A76C0"/>
    <w:rsid w:val="006B040F"/>
    <w:rsid w:val="006B0D36"/>
    <w:rsid w:val="006B141A"/>
    <w:rsid w:val="006B1611"/>
    <w:rsid w:val="006B231C"/>
    <w:rsid w:val="006B3783"/>
    <w:rsid w:val="006B5014"/>
    <w:rsid w:val="006B73E8"/>
    <w:rsid w:val="006B7E0D"/>
    <w:rsid w:val="006C0D71"/>
    <w:rsid w:val="006C0FC1"/>
    <w:rsid w:val="006C1243"/>
    <w:rsid w:val="006C170B"/>
    <w:rsid w:val="006C2232"/>
    <w:rsid w:val="006C2814"/>
    <w:rsid w:val="006C490E"/>
    <w:rsid w:val="006C61D8"/>
    <w:rsid w:val="006C62C8"/>
    <w:rsid w:val="006D00EC"/>
    <w:rsid w:val="006D0C22"/>
    <w:rsid w:val="006D1780"/>
    <w:rsid w:val="006D2814"/>
    <w:rsid w:val="006D38A4"/>
    <w:rsid w:val="006D54C0"/>
    <w:rsid w:val="006D6F8A"/>
    <w:rsid w:val="006D6FAE"/>
    <w:rsid w:val="006E321D"/>
    <w:rsid w:val="006E5371"/>
    <w:rsid w:val="006E653D"/>
    <w:rsid w:val="006E6F31"/>
    <w:rsid w:val="006E72F3"/>
    <w:rsid w:val="006F32BA"/>
    <w:rsid w:val="006F40F5"/>
    <w:rsid w:val="006F6BA4"/>
    <w:rsid w:val="006F727E"/>
    <w:rsid w:val="006F786B"/>
    <w:rsid w:val="00701728"/>
    <w:rsid w:val="00701DF3"/>
    <w:rsid w:val="00701F98"/>
    <w:rsid w:val="00702CF3"/>
    <w:rsid w:val="00704D61"/>
    <w:rsid w:val="00704F52"/>
    <w:rsid w:val="007057AF"/>
    <w:rsid w:val="00706D38"/>
    <w:rsid w:val="00706D79"/>
    <w:rsid w:val="00707D35"/>
    <w:rsid w:val="00710DDE"/>
    <w:rsid w:val="00710E10"/>
    <w:rsid w:val="007112C7"/>
    <w:rsid w:val="00711D8E"/>
    <w:rsid w:val="00711D9F"/>
    <w:rsid w:val="007120C3"/>
    <w:rsid w:val="007122A6"/>
    <w:rsid w:val="007128F6"/>
    <w:rsid w:val="00713465"/>
    <w:rsid w:val="00714D72"/>
    <w:rsid w:val="007151EC"/>
    <w:rsid w:val="0071564C"/>
    <w:rsid w:val="0071591E"/>
    <w:rsid w:val="0071697F"/>
    <w:rsid w:val="00716BF2"/>
    <w:rsid w:val="00722587"/>
    <w:rsid w:val="007227F3"/>
    <w:rsid w:val="00722E15"/>
    <w:rsid w:val="00724A82"/>
    <w:rsid w:val="00724CFF"/>
    <w:rsid w:val="00727BC8"/>
    <w:rsid w:val="007301AA"/>
    <w:rsid w:val="0073073A"/>
    <w:rsid w:val="007307F0"/>
    <w:rsid w:val="00731687"/>
    <w:rsid w:val="00734B9A"/>
    <w:rsid w:val="00735DB4"/>
    <w:rsid w:val="00735E9F"/>
    <w:rsid w:val="007370FE"/>
    <w:rsid w:val="00741094"/>
    <w:rsid w:val="00741DDB"/>
    <w:rsid w:val="007428CE"/>
    <w:rsid w:val="00742BC2"/>
    <w:rsid w:val="00743184"/>
    <w:rsid w:val="00743499"/>
    <w:rsid w:val="00743B1F"/>
    <w:rsid w:val="00743CF9"/>
    <w:rsid w:val="00744087"/>
    <w:rsid w:val="00744319"/>
    <w:rsid w:val="007452E4"/>
    <w:rsid w:val="00746635"/>
    <w:rsid w:val="00747724"/>
    <w:rsid w:val="00751489"/>
    <w:rsid w:val="00751F65"/>
    <w:rsid w:val="00752B1E"/>
    <w:rsid w:val="00753258"/>
    <w:rsid w:val="0075351B"/>
    <w:rsid w:val="0075396E"/>
    <w:rsid w:val="00753F01"/>
    <w:rsid w:val="007555A8"/>
    <w:rsid w:val="00755D41"/>
    <w:rsid w:val="007601BC"/>
    <w:rsid w:val="00761C48"/>
    <w:rsid w:val="00764B11"/>
    <w:rsid w:val="00765A07"/>
    <w:rsid w:val="00766622"/>
    <w:rsid w:val="0077064F"/>
    <w:rsid w:val="00770DD6"/>
    <w:rsid w:val="00773046"/>
    <w:rsid w:val="007739AB"/>
    <w:rsid w:val="0077421C"/>
    <w:rsid w:val="007768FC"/>
    <w:rsid w:val="00776EFA"/>
    <w:rsid w:val="00780299"/>
    <w:rsid w:val="00783EE6"/>
    <w:rsid w:val="00784A47"/>
    <w:rsid w:val="00786522"/>
    <w:rsid w:val="007870B0"/>
    <w:rsid w:val="00790EB9"/>
    <w:rsid w:val="0079105A"/>
    <w:rsid w:val="00791277"/>
    <w:rsid w:val="00791CBB"/>
    <w:rsid w:val="007933F8"/>
    <w:rsid w:val="0079614A"/>
    <w:rsid w:val="007A0DDC"/>
    <w:rsid w:val="007A0F9A"/>
    <w:rsid w:val="007A2D30"/>
    <w:rsid w:val="007B00EB"/>
    <w:rsid w:val="007B177C"/>
    <w:rsid w:val="007B2F10"/>
    <w:rsid w:val="007B5BB5"/>
    <w:rsid w:val="007B67CB"/>
    <w:rsid w:val="007B67D1"/>
    <w:rsid w:val="007C2757"/>
    <w:rsid w:val="007C4453"/>
    <w:rsid w:val="007C62E3"/>
    <w:rsid w:val="007C64C6"/>
    <w:rsid w:val="007C70DB"/>
    <w:rsid w:val="007C7533"/>
    <w:rsid w:val="007C756F"/>
    <w:rsid w:val="007D068F"/>
    <w:rsid w:val="007D3007"/>
    <w:rsid w:val="007D4123"/>
    <w:rsid w:val="007D6BF6"/>
    <w:rsid w:val="007E0889"/>
    <w:rsid w:val="007E13D1"/>
    <w:rsid w:val="007E1829"/>
    <w:rsid w:val="007E2068"/>
    <w:rsid w:val="007E278C"/>
    <w:rsid w:val="007E49ED"/>
    <w:rsid w:val="007E508F"/>
    <w:rsid w:val="007E54F1"/>
    <w:rsid w:val="007E5687"/>
    <w:rsid w:val="007E56DA"/>
    <w:rsid w:val="007E7264"/>
    <w:rsid w:val="007F0A24"/>
    <w:rsid w:val="007F0CCF"/>
    <w:rsid w:val="007F0D83"/>
    <w:rsid w:val="007F0ED5"/>
    <w:rsid w:val="007F2183"/>
    <w:rsid w:val="007F2E7D"/>
    <w:rsid w:val="007F38BC"/>
    <w:rsid w:val="007F4A6F"/>
    <w:rsid w:val="007F5505"/>
    <w:rsid w:val="0080045E"/>
    <w:rsid w:val="00800617"/>
    <w:rsid w:val="008034E7"/>
    <w:rsid w:val="00803B81"/>
    <w:rsid w:val="00804078"/>
    <w:rsid w:val="00804717"/>
    <w:rsid w:val="00806241"/>
    <w:rsid w:val="00811A31"/>
    <w:rsid w:val="0081410A"/>
    <w:rsid w:val="00814134"/>
    <w:rsid w:val="00814F2F"/>
    <w:rsid w:val="00815F7F"/>
    <w:rsid w:val="00816B3B"/>
    <w:rsid w:val="00820751"/>
    <w:rsid w:val="008216AB"/>
    <w:rsid w:val="0082173E"/>
    <w:rsid w:val="00821ACE"/>
    <w:rsid w:val="00822372"/>
    <w:rsid w:val="008223C9"/>
    <w:rsid w:val="008242A7"/>
    <w:rsid w:val="00824300"/>
    <w:rsid w:val="00833814"/>
    <w:rsid w:val="00833BFE"/>
    <w:rsid w:val="00833C88"/>
    <w:rsid w:val="00836354"/>
    <w:rsid w:val="00836AE2"/>
    <w:rsid w:val="008401D6"/>
    <w:rsid w:val="00840F62"/>
    <w:rsid w:val="00841C6E"/>
    <w:rsid w:val="00843ABD"/>
    <w:rsid w:val="008449B3"/>
    <w:rsid w:val="00845A6F"/>
    <w:rsid w:val="00845B5B"/>
    <w:rsid w:val="00846AEC"/>
    <w:rsid w:val="00847D06"/>
    <w:rsid w:val="00850948"/>
    <w:rsid w:val="0085096F"/>
    <w:rsid w:val="008512DD"/>
    <w:rsid w:val="00851C8B"/>
    <w:rsid w:val="00855A64"/>
    <w:rsid w:val="00855D29"/>
    <w:rsid w:val="008566CE"/>
    <w:rsid w:val="00857059"/>
    <w:rsid w:val="00860298"/>
    <w:rsid w:val="00860477"/>
    <w:rsid w:val="0086065B"/>
    <w:rsid w:val="00861881"/>
    <w:rsid w:val="00862200"/>
    <w:rsid w:val="00862C00"/>
    <w:rsid w:val="00862C44"/>
    <w:rsid w:val="00863EC6"/>
    <w:rsid w:val="00864B17"/>
    <w:rsid w:val="00865089"/>
    <w:rsid w:val="00866554"/>
    <w:rsid w:val="00866654"/>
    <w:rsid w:val="0087014B"/>
    <w:rsid w:val="00871BA1"/>
    <w:rsid w:val="00872387"/>
    <w:rsid w:val="008729C6"/>
    <w:rsid w:val="0087542D"/>
    <w:rsid w:val="0087643C"/>
    <w:rsid w:val="0087690D"/>
    <w:rsid w:val="00876951"/>
    <w:rsid w:val="008776B7"/>
    <w:rsid w:val="00877E37"/>
    <w:rsid w:val="00882127"/>
    <w:rsid w:val="00882E0F"/>
    <w:rsid w:val="00883DCE"/>
    <w:rsid w:val="00884ED5"/>
    <w:rsid w:val="00885CA8"/>
    <w:rsid w:val="00885E45"/>
    <w:rsid w:val="0088671D"/>
    <w:rsid w:val="0088691C"/>
    <w:rsid w:val="00887A51"/>
    <w:rsid w:val="00891B5D"/>
    <w:rsid w:val="00893F23"/>
    <w:rsid w:val="00897AFC"/>
    <w:rsid w:val="008A0161"/>
    <w:rsid w:val="008A0796"/>
    <w:rsid w:val="008A0A66"/>
    <w:rsid w:val="008A0EA6"/>
    <w:rsid w:val="008A4418"/>
    <w:rsid w:val="008A69D8"/>
    <w:rsid w:val="008A7AA1"/>
    <w:rsid w:val="008A7B16"/>
    <w:rsid w:val="008B14C0"/>
    <w:rsid w:val="008B1862"/>
    <w:rsid w:val="008B1C59"/>
    <w:rsid w:val="008B1DD3"/>
    <w:rsid w:val="008B2622"/>
    <w:rsid w:val="008B26F1"/>
    <w:rsid w:val="008B3330"/>
    <w:rsid w:val="008B4354"/>
    <w:rsid w:val="008B65A6"/>
    <w:rsid w:val="008B7016"/>
    <w:rsid w:val="008B70F3"/>
    <w:rsid w:val="008C02A1"/>
    <w:rsid w:val="008C0A26"/>
    <w:rsid w:val="008C1255"/>
    <w:rsid w:val="008D006D"/>
    <w:rsid w:val="008D1F73"/>
    <w:rsid w:val="008D220C"/>
    <w:rsid w:val="008D25AB"/>
    <w:rsid w:val="008D31FB"/>
    <w:rsid w:val="008D3C33"/>
    <w:rsid w:val="008D3D24"/>
    <w:rsid w:val="008D5450"/>
    <w:rsid w:val="008D68BC"/>
    <w:rsid w:val="008D75E0"/>
    <w:rsid w:val="008E06FC"/>
    <w:rsid w:val="008E1261"/>
    <w:rsid w:val="008E2E78"/>
    <w:rsid w:val="008E36F4"/>
    <w:rsid w:val="008E3C9F"/>
    <w:rsid w:val="008E4085"/>
    <w:rsid w:val="008E4550"/>
    <w:rsid w:val="008E64F9"/>
    <w:rsid w:val="008E6AD4"/>
    <w:rsid w:val="008E72C7"/>
    <w:rsid w:val="008E7778"/>
    <w:rsid w:val="008F143B"/>
    <w:rsid w:val="008F145E"/>
    <w:rsid w:val="008F19D0"/>
    <w:rsid w:val="008F23CD"/>
    <w:rsid w:val="008F438A"/>
    <w:rsid w:val="008F4478"/>
    <w:rsid w:val="008F547B"/>
    <w:rsid w:val="00901D5E"/>
    <w:rsid w:val="0090228D"/>
    <w:rsid w:val="0090293C"/>
    <w:rsid w:val="00903EAC"/>
    <w:rsid w:val="00904019"/>
    <w:rsid w:val="00904B62"/>
    <w:rsid w:val="009070BC"/>
    <w:rsid w:val="00910B9E"/>
    <w:rsid w:val="00911F74"/>
    <w:rsid w:val="0091419F"/>
    <w:rsid w:val="009156F7"/>
    <w:rsid w:val="009161F7"/>
    <w:rsid w:val="00916935"/>
    <w:rsid w:val="00917C21"/>
    <w:rsid w:val="00920DAF"/>
    <w:rsid w:val="0092292D"/>
    <w:rsid w:val="00924B19"/>
    <w:rsid w:val="009250B8"/>
    <w:rsid w:val="0092652C"/>
    <w:rsid w:val="009276F8"/>
    <w:rsid w:val="009277DC"/>
    <w:rsid w:val="009279E3"/>
    <w:rsid w:val="009306FF"/>
    <w:rsid w:val="009310F3"/>
    <w:rsid w:val="00931664"/>
    <w:rsid w:val="00931949"/>
    <w:rsid w:val="00932944"/>
    <w:rsid w:val="00932DAE"/>
    <w:rsid w:val="0093377F"/>
    <w:rsid w:val="00934476"/>
    <w:rsid w:val="009345E4"/>
    <w:rsid w:val="00934638"/>
    <w:rsid w:val="0093575E"/>
    <w:rsid w:val="00935C33"/>
    <w:rsid w:val="00936904"/>
    <w:rsid w:val="00936AFE"/>
    <w:rsid w:val="00937E4F"/>
    <w:rsid w:val="00941198"/>
    <w:rsid w:val="00942E3E"/>
    <w:rsid w:val="00943797"/>
    <w:rsid w:val="0094381E"/>
    <w:rsid w:val="009438D9"/>
    <w:rsid w:val="009445D9"/>
    <w:rsid w:val="00945850"/>
    <w:rsid w:val="009474F3"/>
    <w:rsid w:val="00952027"/>
    <w:rsid w:val="009525CF"/>
    <w:rsid w:val="00952CAF"/>
    <w:rsid w:val="00953039"/>
    <w:rsid w:val="00955237"/>
    <w:rsid w:val="00955873"/>
    <w:rsid w:val="009559CD"/>
    <w:rsid w:val="00955CA9"/>
    <w:rsid w:val="0095624E"/>
    <w:rsid w:val="0095641D"/>
    <w:rsid w:val="009564EA"/>
    <w:rsid w:val="00962B24"/>
    <w:rsid w:val="00963F6F"/>
    <w:rsid w:val="00964728"/>
    <w:rsid w:val="00964778"/>
    <w:rsid w:val="009679C1"/>
    <w:rsid w:val="0097177B"/>
    <w:rsid w:val="00971A14"/>
    <w:rsid w:val="00971E6D"/>
    <w:rsid w:val="00973E76"/>
    <w:rsid w:val="009741B5"/>
    <w:rsid w:val="00975802"/>
    <w:rsid w:val="00975B8E"/>
    <w:rsid w:val="0097705E"/>
    <w:rsid w:val="00980452"/>
    <w:rsid w:val="00980E70"/>
    <w:rsid w:val="00980F03"/>
    <w:rsid w:val="00981D22"/>
    <w:rsid w:val="00982FB6"/>
    <w:rsid w:val="00983345"/>
    <w:rsid w:val="0098391A"/>
    <w:rsid w:val="00984694"/>
    <w:rsid w:val="00984F18"/>
    <w:rsid w:val="009860B3"/>
    <w:rsid w:val="00987B0D"/>
    <w:rsid w:val="009926D7"/>
    <w:rsid w:val="009934FB"/>
    <w:rsid w:val="00993E4F"/>
    <w:rsid w:val="00994E98"/>
    <w:rsid w:val="00995169"/>
    <w:rsid w:val="0099567A"/>
    <w:rsid w:val="00995B65"/>
    <w:rsid w:val="009961E2"/>
    <w:rsid w:val="009965E9"/>
    <w:rsid w:val="00996615"/>
    <w:rsid w:val="00997474"/>
    <w:rsid w:val="009A0741"/>
    <w:rsid w:val="009A1C34"/>
    <w:rsid w:val="009A2E0A"/>
    <w:rsid w:val="009A3951"/>
    <w:rsid w:val="009A3A41"/>
    <w:rsid w:val="009A3E16"/>
    <w:rsid w:val="009A3F91"/>
    <w:rsid w:val="009A51FD"/>
    <w:rsid w:val="009A5553"/>
    <w:rsid w:val="009A6DCD"/>
    <w:rsid w:val="009A6DD6"/>
    <w:rsid w:val="009B0339"/>
    <w:rsid w:val="009B1D3F"/>
    <w:rsid w:val="009B1EE9"/>
    <w:rsid w:val="009B2D96"/>
    <w:rsid w:val="009B4B19"/>
    <w:rsid w:val="009B5EF7"/>
    <w:rsid w:val="009B62EF"/>
    <w:rsid w:val="009B7595"/>
    <w:rsid w:val="009B78FE"/>
    <w:rsid w:val="009C02F2"/>
    <w:rsid w:val="009C0CE5"/>
    <w:rsid w:val="009C0E28"/>
    <w:rsid w:val="009C1383"/>
    <w:rsid w:val="009C1420"/>
    <w:rsid w:val="009C4331"/>
    <w:rsid w:val="009C4B58"/>
    <w:rsid w:val="009C4CF5"/>
    <w:rsid w:val="009C4DED"/>
    <w:rsid w:val="009C4E35"/>
    <w:rsid w:val="009C5CD0"/>
    <w:rsid w:val="009C5E3A"/>
    <w:rsid w:val="009C6D16"/>
    <w:rsid w:val="009C7BD8"/>
    <w:rsid w:val="009D1743"/>
    <w:rsid w:val="009D4000"/>
    <w:rsid w:val="009D4345"/>
    <w:rsid w:val="009D51DD"/>
    <w:rsid w:val="009D68D0"/>
    <w:rsid w:val="009D7D76"/>
    <w:rsid w:val="009D7EE4"/>
    <w:rsid w:val="009E0A01"/>
    <w:rsid w:val="009E3BE4"/>
    <w:rsid w:val="009E3DBB"/>
    <w:rsid w:val="009E44CE"/>
    <w:rsid w:val="009E530B"/>
    <w:rsid w:val="009E57A8"/>
    <w:rsid w:val="009E66C1"/>
    <w:rsid w:val="009E6BFD"/>
    <w:rsid w:val="009F0AC0"/>
    <w:rsid w:val="009F3105"/>
    <w:rsid w:val="009F38BD"/>
    <w:rsid w:val="009F4579"/>
    <w:rsid w:val="009F4945"/>
    <w:rsid w:val="009F6E1F"/>
    <w:rsid w:val="009F7182"/>
    <w:rsid w:val="009F7704"/>
    <w:rsid w:val="00A005E8"/>
    <w:rsid w:val="00A039F7"/>
    <w:rsid w:val="00A079E3"/>
    <w:rsid w:val="00A100D5"/>
    <w:rsid w:val="00A152D2"/>
    <w:rsid w:val="00A1669B"/>
    <w:rsid w:val="00A166F5"/>
    <w:rsid w:val="00A2285B"/>
    <w:rsid w:val="00A22A4F"/>
    <w:rsid w:val="00A22F31"/>
    <w:rsid w:val="00A244F7"/>
    <w:rsid w:val="00A26D6B"/>
    <w:rsid w:val="00A270F1"/>
    <w:rsid w:val="00A31369"/>
    <w:rsid w:val="00A314D3"/>
    <w:rsid w:val="00A32927"/>
    <w:rsid w:val="00A33E35"/>
    <w:rsid w:val="00A346D3"/>
    <w:rsid w:val="00A34956"/>
    <w:rsid w:val="00A37DDB"/>
    <w:rsid w:val="00A405F4"/>
    <w:rsid w:val="00A41C79"/>
    <w:rsid w:val="00A4354C"/>
    <w:rsid w:val="00A4359D"/>
    <w:rsid w:val="00A45034"/>
    <w:rsid w:val="00A45A73"/>
    <w:rsid w:val="00A5002D"/>
    <w:rsid w:val="00A53320"/>
    <w:rsid w:val="00A53FDC"/>
    <w:rsid w:val="00A54460"/>
    <w:rsid w:val="00A554F1"/>
    <w:rsid w:val="00A556A3"/>
    <w:rsid w:val="00A55D7A"/>
    <w:rsid w:val="00A60668"/>
    <w:rsid w:val="00A64E7B"/>
    <w:rsid w:val="00A668A3"/>
    <w:rsid w:val="00A70793"/>
    <w:rsid w:val="00A70A78"/>
    <w:rsid w:val="00A71744"/>
    <w:rsid w:val="00A72A55"/>
    <w:rsid w:val="00A761CA"/>
    <w:rsid w:val="00A7783C"/>
    <w:rsid w:val="00A8132D"/>
    <w:rsid w:val="00A81EC4"/>
    <w:rsid w:val="00A839F9"/>
    <w:rsid w:val="00A910F0"/>
    <w:rsid w:val="00A91A29"/>
    <w:rsid w:val="00A91C95"/>
    <w:rsid w:val="00A92A83"/>
    <w:rsid w:val="00A93A5C"/>
    <w:rsid w:val="00A96862"/>
    <w:rsid w:val="00A968A1"/>
    <w:rsid w:val="00A97042"/>
    <w:rsid w:val="00AA37F6"/>
    <w:rsid w:val="00AA45A7"/>
    <w:rsid w:val="00AA4638"/>
    <w:rsid w:val="00AA4800"/>
    <w:rsid w:val="00AA4C4A"/>
    <w:rsid w:val="00AA5073"/>
    <w:rsid w:val="00AA57FF"/>
    <w:rsid w:val="00AB15E9"/>
    <w:rsid w:val="00AB174F"/>
    <w:rsid w:val="00AB431B"/>
    <w:rsid w:val="00AB4D3D"/>
    <w:rsid w:val="00AB527B"/>
    <w:rsid w:val="00AB75DD"/>
    <w:rsid w:val="00AB7741"/>
    <w:rsid w:val="00AB7BE8"/>
    <w:rsid w:val="00AC0AFB"/>
    <w:rsid w:val="00AC0DE5"/>
    <w:rsid w:val="00AC0F62"/>
    <w:rsid w:val="00AC186C"/>
    <w:rsid w:val="00AC3D64"/>
    <w:rsid w:val="00AC4613"/>
    <w:rsid w:val="00AC53B3"/>
    <w:rsid w:val="00AC6492"/>
    <w:rsid w:val="00AC7E04"/>
    <w:rsid w:val="00AD01BE"/>
    <w:rsid w:val="00AD0BC6"/>
    <w:rsid w:val="00AD1873"/>
    <w:rsid w:val="00AD2BBA"/>
    <w:rsid w:val="00AD2E06"/>
    <w:rsid w:val="00AD5852"/>
    <w:rsid w:val="00AE175A"/>
    <w:rsid w:val="00AE4D10"/>
    <w:rsid w:val="00AE4F7B"/>
    <w:rsid w:val="00AE55E4"/>
    <w:rsid w:val="00AF024C"/>
    <w:rsid w:val="00AF12D7"/>
    <w:rsid w:val="00AF14C8"/>
    <w:rsid w:val="00AF228B"/>
    <w:rsid w:val="00AF56EE"/>
    <w:rsid w:val="00AF72A5"/>
    <w:rsid w:val="00AF7576"/>
    <w:rsid w:val="00AF759F"/>
    <w:rsid w:val="00B00490"/>
    <w:rsid w:val="00B02A4A"/>
    <w:rsid w:val="00B02D28"/>
    <w:rsid w:val="00B032C6"/>
    <w:rsid w:val="00B03714"/>
    <w:rsid w:val="00B04DDB"/>
    <w:rsid w:val="00B0500C"/>
    <w:rsid w:val="00B05758"/>
    <w:rsid w:val="00B10569"/>
    <w:rsid w:val="00B11657"/>
    <w:rsid w:val="00B15199"/>
    <w:rsid w:val="00B16CED"/>
    <w:rsid w:val="00B16E68"/>
    <w:rsid w:val="00B17EE5"/>
    <w:rsid w:val="00B17FB2"/>
    <w:rsid w:val="00B20ADC"/>
    <w:rsid w:val="00B22067"/>
    <w:rsid w:val="00B23F33"/>
    <w:rsid w:val="00B24356"/>
    <w:rsid w:val="00B24752"/>
    <w:rsid w:val="00B24F58"/>
    <w:rsid w:val="00B25158"/>
    <w:rsid w:val="00B26109"/>
    <w:rsid w:val="00B3069E"/>
    <w:rsid w:val="00B31C46"/>
    <w:rsid w:val="00B33DC8"/>
    <w:rsid w:val="00B3406A"/>
    <w:rsid w:val="00B34278"/>
    <w:rsid w:val="00B3582A"/>
    <w:rsid w:val="00B35830"/>
    <w:rsid w:val="00B36BF4"/>
    <w:rsid w:val="00B36CA6"/>
    <w:rsid w:val="00B36E4A"/>
    <w:rsid w:val="00B37232"/>
    <w:rsid w:val="00B37CEF"/>
    <w:rsid w:val="00B40EE6"/>
    <w:rsid w:val="00B41097"/>
    <w:rsid w:val="00B42E18"/>
    <w:rsid w:val="00B43B47"/>
    <w:rsid w:val="00B43F8D"/>
    <w:rsid w:val="00B43FCE"/>
    <w:rsid w:val="00B46971"/>
    <w:rsid w:val="00B47AF9"/>
    <w:rsid w:val="00B5127C"/>
    <w:rsid w:val="00B55026"/>
    <w:rsid w:val="00B559A4"/>
    <w:rsid w:val="00B55A96"/>
    <w:rsid w:val="00B57CCD"/>
    <w:rsid w:val="00B57DCF"/>
    <w:rsid w:val="00B60E50"/>
    <w:rsid w:val="00B62E18"/>
    <w:rsid w:val="00B64099"/>
    <w:rsid w:val="00B64DE7"/>
    <w:rsid w:val="00B6641C"/>
    <w:rsid w:val="00B6726A"/>
    <w:rsid w:val="00B6797C"/>
    <w:rsid w:val="00B70023"/>
    <w:rsid w:val="00B71F5C"/>
    <w:rsid w:val="00B72F74"/>
    <w:rsid w:val="00B732D8"/>
    <w:rsid w:val="00B73480"/>
    <w:rsid w:val="00B73AE1"/>
    <w:rsid w:val="00B74DC1"/>
    <w:rsid w:val="00B75D3A"/>
    <w:rsid w:val="00B84C1A"/>
    <w:rsid w:val="00B85C4B"/>
    <w:rsid w:val="00B86A1A"/>
    <w:rsid w:val="00B902C0"/>
    <w:rsid w:val="00B903B1"/>
    <w:rsid w:val="00B90811"/>
    <w:rsid w:val="00B90B9F"/>
    <w:rsid w:val="00B9251F"/>
    <w:rsid w:val="00B93E7E"/>
    <w:rsid w:val="00B95C9C"/>
    <w:rsid w:val="00B9631D"/>
    <w:rsid w:val="00B96BEE"/>
    <w:rsid w:val="00BA18FC"/>
    <w:rsid w:val="00BA30E8"/>
    <w:rsid w:val="00BA5C5B"/>
    <w:rsid w:val="00BA649D"/>
    <w:rsid w:val="00BA6C67"/>
    <w:rsid w:val="00BB090A"/>
    <w:rsid w:val="00BB0E31"/>
    <w:rsid w:val="00BB23DA"/>
    <w:rsid w:val="00BB3F4D"/>
    <w:rsid w:val="00BB419E"/>
    <w:rsid w:val="00BB4424"/>
    <w:rsid w:val="00BB6C7E"/>
    <w:rsid w:val="00BB7976"/>
    <w:rsid w:val="00BC0AC3"/>
    <w:rsid w:val="00BC1913"/>
    <w:rsid w:val="00BC3636"/>
    <w:rsid w:val="00BC5612"/>
    <w:rsid w:val="00BC5AFE"/>
    <w:rsid w:val="00BC6345"/>
    <w:rsid w:val="00BC6D83"/>
    <w:rsid w:val="00BD0BEB"/>
    <w:rsid w:val="00BD1A3F"/>
    <w:rsid w:val="00BD27E3"/>
    <w:rsid w:val="00BD2847"/>
    <w:rsid w:val="00BD322D"/>
    <w:rsid w:val="00BD34C2"/>
    <w:rsid w:val="00BD3A93"/>
    <w:rsid w:val="00BD3EFF"/>
    <w:rsid w:val="00BD4F7A"/>
    <w:rsid w:val="00BD5298"/>
    <w:rsid w:val="00BD5FA8"/>
    <w:rsid w:val="00BD66EE"/>
    <w:rsid w:val="00BD7009"/>
    <w:rsid w:val="00BE0251"/>
    <w:rsid w:val="00BE07C7"/>
    <w:rsid w:val="00BE16C1"/>
    <w:rsid w:val="00BE17B8"/>
    <w:rsid w:val="00BE5393"/>
    <w:rsid w:val="00BE610E"/>
    <w:rsid w:val="00BE67F3"/>
    <w:rsid w:val="00BF0ACA"/>
    <w:rsid w:val="00BF32CF"/>
    <w:rsid w:val="00BF34BB"/>
    <w:rsid w:val="00BF6CCB"/>
    <w:rsid w:val="00BF7051"/>
    <w:rsid w:val="00BF7605"/>
    <w:rsid w:val="00BF793A"/>
    <w:rsid w:val="00BF7EBA"/>
    <w:rsid w:val="00C006AA"/>
    <w:rsid w:val="00C0161E"/>
    <w:rsid w:val="00C01919"/>
    <w:rsid w:val="00C03F02"/>
    <w:rsid w:val="00C045C8"/>
    <w:rsid w:val="00C06047"/>
    <w:rsid w:val="00C065D4"/>
    <w:rsid w:val="00C12205"/>
    <w:rsid w:val="00C13100"/>
    <w:rsid w:val="00C145CA"/>
    <w:rsid w:val="00C146D6"/>
    <w:rsid w:val="00C15E54"/>
    <w:rsid w:val="00C2057E"/>
    <w:rsid w:val="00C21664"/>
    <w:rsid w:val="00C217C5"/>
    <w:rsid w:val="00C21DAA"/>
    <w:rsid w:val="00C22316"/>
    <w:rsid w:val="00C23B5D"/>
    <w:rsid w:val="00C24382"/>
    <w:rsid w:val="00C250CB"/>
    <w:rsid w:val="00C30B1F"/>
    <w:rsid w:val="00C30F16"/>
    <w:rsid w:val="00C31DEC"/>
    <w:rsid w:val="00C3289C"/>
    <w:rsid w:val="00C32B50"/>
    <w:rsid w:val="00C33320"/>
    <w:rsid w:val="00C34DE8"/>
    <w:rsid w:val="00C37C50"/>
    <w:rsid w:val="00C4030B"/>
    <w:rsid w:val="00C42972"/>
    <w:rsid w:val="00C42E33"/>
    <w:rsid w:val="00C447B3"/>
    <w:rsid w:val="00C52008"/>
    <w:rsid w:val="00C5234E"/>
    <w:rsid w:val="00C52B34"/>
    <w:rsid w:val="00C52EB9"/>
    <w:rsid w:val="00C54A95"/>
    <w:rsid w:val="00C5586A"/>
    <w:rsid w:val="00C57347"/>
    <w:rsid w:val="00C60999"/>
    <w:rsid w:val="00C62C98"/>
    <w:rsid w:val="00C63492"/>
    <w:rsid w:val="00C64582"/>
    <w:rsid w:val="00C65215"/>
    <w:rsid w:val="00C7057E"/>
    <w:rsid w:val="00C71814"/>
    <w:rsid w:val="00C7278B"/>
    <w:rsid w:val="00C72D1B"/>
    <w:rsid w:val="00C73440"/>
    <w:rsid w:val="00C75550"/>
    <w:rsid w:val="00C75EBF"/>
    <w:rsid w:val="00C76A69"/>
    <w:rsid w:val="00C77066"/>
    <w:rsid w:val="00C773A2"/>
    <w:rsid w:val="00C77F65"/>
    <w:rsid w:val="00C80D30"/>
    <w:rsid w:val="00C81826"/>
    <w:rsid w:val="00C83799"/>
    <w:rsid w:val="00C8473E"/>
    <w:rsid w:val="00C85512"/>
    <w:rsid w:val="00C85A4B"/>
    <w:rsid w:val="00C8618F"/>
    <w:rsid w:val="00C90D80"/>
    <w:rsid w:val="00C91EA7"/>
    <w:rsid w:val="00C9457F"/>
    <w:rsid w:val="00C970BA"/>
    <w:rsid w:val="00C97E5F"/>
    <w:rsid w:val="00C97E62"/>
    <w:rsid w:val="00CA1A44"/>
    <w:rsid w:val="00CA21FC"/>
    <w:rsid w:val="00CA2470"/>
    <w:rsid w:val="00CA2F32"/>
    <w:rsid w:val="00CA4295"/>
    <w:rsid w:val="00CA4CC7"/>
    <w:rsid w:val="00CA61F8"/>
    <w:rsid w:val="00CA66A6"/>
    <w:rsid w:val="00CA6B36"/>
    <w:rsid w:val="00CB1267"/>
    <w:rsid w:val="00CB1B24"/>
    <w:rsid w:val="00CB2FFF"/>
    <w:rsid w:val="00CB37E0"/>
    <w:rsid w:val="00CB3BAA"/>
    <w:rsid w:val="00CB4A69"/>
    <w:rsid w:val="00CB6024"/>
    <w:rsid w:val="00CB6E76"/>
    <w:rsid w:val="00CC00CF"/>
    <w:rsid w:val="00CC0532"/>
    <w:rsid w:val="00CC18C7"/>
    <w:rsid w:val="00CC2117"/>
    <w:rsid w:val="00CC26B7"/>
    <w:rsid w:val="00CC2A45"/>
    <w:rsid w:val="00CC5911"/>
    <w:rsid w:val="00CC5BD9"/>
    <w:rsid w:val="00CC71A0"/>
    <w:rsid w:val="00CC71BA"/>
    <w:rsid w:val="00CC7992"/>
    <w:rsid w:val="00CC7CB4"/>
    <w:rsid w:val="00CD19D0"/>
    <w:rsid w:val="00CD1DD4"/>
    <w:rsid w:val="00CD3DF4"/>
    <w:rsid w:val="00CD473B"/>
    <w:rsid w:val="00CD4D88"/>
    <w:rsid w:val="00CD51E2"/>
    <w:rsid w:val="00CE0311"/>
    <w:rsid w:val="00CE0EFD"/>
    <w:rsid w:val="00CE2565"/>
    <w:rsid w:val="00CE2B4F"/>
    <w:rsid w:val="00CE30D3"/>
    <w:rsid w:val="00CE3C06"/>
    <w:rsid w:val="00CE3EC7"/>
    <w:rsid w:val="00CE5206"/>
    <w:rsid w:val="00CE7782"/>
    <w:rsid w:val="00CE7862"/>
    <w:rsid w:val="00CE78F6"/>
    <w:rsid w:val="00CF13DE"/>
    <w:rsid w:val="00CF1CE6"/>
    <w:rsid w:val="00CF226E"/>
    <w:rsid w:val="00CF312C"/>
    <w:rsid w:val="00CF3303"/>
    <w:rsid w:val="00CF4761"/>
    <w:rsid w:val="00CF611C"/>
    <w:rsid w:val="00CF7100"/>
    <w:rsid w:val="00CF7802"/>
    <w:rsid w:val="00D02A48"/>
    <w:rsid w:val="00D02CED"/>
    <w:rsid w:val="00D037FE"/>
    <w:rsid w:val="00D0401D"/>
    <w:rsid w:val="00D05427"/>
    <w:rsid w:val="00D06DA1"/>
    <w:rsid w:val="00D1043F"/>
    <w:rsid w:val="00D10758"/>
    <w:rsid w:val="00D147D0"/>
    <w:rsid w:val="00D149CF"/>
    <w:rsid w:val="00D16A7B"/>
    <w:rsid w:val="00D177A8"/>
    <w:rsid w:val="00D21655"/>
    <w:rsid w:val="00D23FD2"/>
    <w:rsid w:val="00D270EF"/>
    <w:rsid w:val="00D27CA4"/>
    <w:rsid w:val="00D27F5B"/>
    <w:rsid w:val="00D313B2"/>
    <w:rsid w:val="00D313D8"/>
    <w:rsid w:val="00D327C6"/>
    <w:rsid w:val="00D34751"/>
    <w:rsid w:val="00D41B34"/>
    <w:rsid w:val="00D42143"/>
    <w:rsid w:val="00D442B4"/>
    <w:rsid w:val="00D447A7"/>
    <w:rsid w:val="00D45CE8"/>
    <w:rsid w:val="00D45CEE"/>
    <w:rsid w:val="00D45EC6"/>
    <w:rsid w:val="00D46057"/>
    <w:rsid w:val="00D46A9F"/>
    <w:rsid w:val="00D46E82"/>
    <w:rsid w:val="00D47240"/>
    <w:rsid w:val="00D4741C"/>
    <w:rsid w:val="00D47B03"/>
    <w:rsid w:val="00D47CD0"/>
    <w:rsid w:val="00D50928"/>
    <w:rsid w:val="00D5184D"/>
    <w:rsid w:val="00D52267"/>
    <w:rsid w:val="00D5282A"/>
    <w:rsid w:val="00D530C9"/>
    <w:rsid w:val="00D53513"/>
    <w:rsid w:val="00D5418B"/>
    <w:rsid w:val="00D564DF"/>
    <w:rsid w:val="00D5763B"/>
    <w:rsid w:val="00D61186"/>
    <w:rsid w:val="00D6272B"/>
    <w:rsid w:val="00D650DD"/>
    <w:rsid w:val="00D65A5C"/>
    <w:rsid w:val="00D6606E"/>
    <w:rsid w:val="00D6695F"/>
    <w:rsid w:val="00D67C80"/>
    <w:rsid w:val="00D70A39"/>
    <w:rsid w:val="00D73D40"/>
    <w:rsid w:val="00D7404B"/>
    <w:rsid w:val="00D76070"/>
    <w:rsid w:val="00D7689B"/>
    <w:rsid w:val="00D77464"/>
    <w:rsid w:val="00D77B16"/>
    <w:rsid w:val="00D80A18"/>
    <w:rsid w:val="00D80F96"/>
    <w:rsid w:val="00D81441"/>
    <w:rsid w:val="00D81616"/>
    <w:rsid w:val="00D823EF"/>
    <w:rsid w:val="00D8440A"/>
    <w:rsid w:val="00D85055"/>
    <w:rsid w:val="00D852A7"/>
    <w:rsid w:val="00D8561E"/>
    <w:rsid w:val="00D86BD1"/>
    <w:rsid w:val="00D8719F"/>
    <w:rsid w:val="00D87F58"/>
    <w:rsid w:val="00D90998"/>
    <w:rsid w:val="00D90BCE"/>
    <w:rsid w:val="00D90FF4"/>
    <w:rsid w:val="00D96224"/>
    <w:rsid w:val="00D96C48"/>
    <w:rsid w:val="00DA01E7"/>
    <w:rsid w:val="00DA038E"/>
    <w:rsid w:val="00DA072D"/>
    <w:rsid w:val="00DA0F8B"/>
    <w:rsid w:val="00DA26E1"/>
    <w:rsid w:val="00DA3737"/>
    <w:rsid w:val="00DA3CD9"/>
    <w:rsid w:val="00DA506C"/>
    <w:rsid w:val="00DA524C"/>
    <w:rsid w:val="00DA5425"/>
    <w:rsid w:val="00DA7466"/>
    <w:rsid w:val="00DA7C71"/>
    <w:rsid w:val="00DB04C7"/>
    <w:rsid w:val="00DB2940"/>
    <w:rsid w:val="00DB3918"/>
    <w:rsid w:val="00DB61CC"/>
    <w:rsid w:val="00DB7422"/>
    <w:rsid w:val="00DB7D4F"/>
    <w:rsid w:val="00DC0374"/>
    <w:rsid w:val="00DC4494"/>
    <w:rsid w:val="00DC498F"/>
    <w:rsid w:val="00DC7D2D"/>
    <w:rsid w:val="00DD09CC"/>
    <w:rsid w:val="00DD152E"/>
    <w:rsid w:val="00DD1734"/>
    <w:rsid w:val="00DD19AA"/>
    <w:rsid w:val="00DD2CA7"/>
    <w:rsid w:val="00DD5E1B"/>
    <w:rsid w:val="00DD605D"/>
    <w:rsid w:val="00DD6B32"/>
    <w:rsid w:val="00DD7316"/>
    <w:rsid w:val="00DD78CD"/>
    <w:rsid w:val="00DD7B04"/>
    <w:rsid w:val="00DE09D2"/>
    <w:rsid w:val="00DE0B50"/>
    <w:rsid w:val="00DE140D"/>
    <w:rsid w:val="00DE26A9"/>
    <w:rsid w:val="00DE417E"/>
    <w:rsid w:val="00DE55B4"/>
    <w:rsid w:val="00DF0071"/>
    <w:rsid w:val="00DF0BF7"/>
    <w:rsid w:val="00DF2593"/>
    <w:rsid w:val="00DF27A1"/>
    <w:rsid w:val="00DF3550"/>
    <w:rsid w:val="00DF48E0"/>
    <w:rsid w:val="00DF5794"/>
    <w:rsid w:val="00DF6414"/>
    <w:rsid w:val="00DF691A"/>
    <w:rsid w:val="00DF7239"/>
    <w:rsid w:val="00DF7562"/>
    <w:rsid w:val="00E002DE"/>
    <w:rsid w:val="00E012ED"/>
    <w:rsid w:val="00E01D92"/>
    <w:rsid w:val="00E02AE8"/>
    <w:rsid w:val="00E0340C"/>
    <w:rsid w:val="00E1049E"/>
    <w:rsid w:val="00E13970"/>
    <w:rsid w:val="00E14CCF"/>
    <w:rsid w:val="00E1737A"/>
    <w:rsid w:val="00E17557"/>
    <w:rsid w:val="00E21CA1"/>
    <w:rsid w:val="00E22A59"/>
    <w:rsid w:val="00E23633"/>
    <w:rsid w:val="00E25699"/>
    <w:rsid w:val="00E258C2"/>
    <w:rsid w:val="00E25EB0"/>
    <w:rsid w:val="00E265DE"/>
    <w:rsid w:val="00E27577"/>
    <w:rsid w:val="00E305A4"/>
    <w:rsid w:val="00E305C3"/>
    <w:rsid w:val="00E30990"/>
    <w:rsid w:val="00E31F6D"/>
    <w:rsid w:val="00E3350D"/>
    <w:rsid w:val="00E335F8"/>
    <w:rsid w:val="00E34EF4"/>
    <w:rsid w:val="00E42D27"/>
    <w:rsid w:val="00E44836"/>
    <w:rsid w:val="00E46597"/>
    <w:rsid w:val="00E47F96"/>
    <w:rsid w:val="00E557E7"/>
    <w:rsid w:val="00E5640E"/>
    <w:rsid w:val="00E56863"/>
    <w:rsid w:val="00E61B69"/>
    <w:rsid w:val="00E62318"/>
    <w:rsid w:val="00E64FB4"/>
    <w:rsid w:val="00E65147"/>
    <w:rsid w:val="00E65EF5"/>
    <w:rsid w:val="00E664ED"/>
    <w:rsid w:val="00E672C0"/>
    <w:rsid w:val="00E67BD3"/>
    <w:rsid w:val="00E70987"/>
    <w:rsid w:val="00E72C98"/>
    <w:rsid w:val="00E73977"/>
    <w:rsid w:val="00E73A23"/>
    <w:rsid w:val="00E73FE0"/>
    <w:rsid w:val="00E773B7"/>
    <w:rsid w:val="00E831AD"/>
    <w:rsid w:val="00E8476A"/>
    <w:rsid w:val="00E852BB"/>
    <w:rsid w:val="00E85B24"/>
    <w:rsid w:val="00E87F72"/>
    <w:rsid w:val="00E90B93"/>
    <w:rsid w:val="00E91078"/>
    <w:rsid w:val="00E9139D"/>
    <w:rsid w:val="00E93244"/>
    <w:rsid w:val="00E94AB0"/>
    <w:rsid w:val="00E94F4C"/>
    <w:rsid w:val="00E9634D"/>
    <w:rsid w:val="00EA207E"/>
    <w:rsid w:val="00EA30B7"/>
    <w:rsid w:val="00EA3E92"/>
    <w:rsid w:val="00EA44F2"/>
    <w:rsid w:val="00EA4759"/>
    <w:rsid w:val="00EA49A3"/>
    <w:rsid w:val="00EA55CA"/>
    <w:rsid w:val="00EA6424"/>
    <w:rsid w:val="00EA7A4B"/>
    <w:rsid w:val="00EB1ADC"/>
    <w:rsid w:val="00EB31AB"/>
    <w:rsid w:val="00EB428D"/>
    <w:rsid w:val="00EB500D"/>
    <w:rsid w:val="00EB5412"/>
    <w:rsid w:val="00EB55BB"/>
    <w:rsid w:val="00EB6F60"/>
    <w:rsid w:val="00EC28A7"/>
    <w:rsid w:val="00EC2C06"/>
    <w:rsid w:val="00EC3929"/>
    <w:rsid w:val="00EC4523"/>
    <w:rsid w:val="00EC4596"/>
    <w:rsid w:val="00EC5A9A"/>
    <w:rsid w:val="00EC62D5"/>
    <w:rsid w:val="00EC6545"/>
    <w:rsid w:val="00EC735C"/>
    <w:rsid w:val="00ED183B"/>
    <w:rsid w:val="00ED1A85"/>
    <w:rsid w:val="00ED2A84"/>
    <w:rsid w:val="00ED3617"/>
    <w:rsid w:val="00ED378F"/>
    <w:rsid w:val="00ED3FAC"/>
    <w:rsid w:val="00ED4471"/>
    <w:rsid w:val="00ED4E4A"/>
    <w:rsid w:val="00ED6741"/>
    <w:rsid w:val="00ED739B"/>
    <w:rsid w:val="00ED7558"/>
    <w:rsid w:val="00ED76F7"/>
    <w:rsid w:val="00EE0436"/>
    <w:rsid w:val="00EE21C7"/>
    <w:rsid w:val="00EE241A"/>
    <w:rsid w:val="00EE45CE"/>
    <w:rsid w:val="00EE4AC3"/>
    <w:rsid w:val="00EE5708"/>
    <w:rsid w:val="00EE633F"/>
    <w:rsid w:val="00EE6C97"/>
    <w:rsid w:val="00EE7D28"/>
    <w:rsid w:val="00EF405F"/>
    <w:rsid w:val="00EF42C8"/>
    <w:rsid w:val="00EF44D9"/>
    <w:rsid w:val="00EF6C7B"/>
    <w:rsid w:val="00EF6FCA"/>
    <w:rsid w:val="00EF7986"/>
    <w:rsid w:val="00EF7B97"/>
    <w:rsid w:val="00EF7E74"/>
    <w:rsid w:val="00F00A8C"/>
    <w:rsid w:val="00F00A9D"/>
    <w:rsid w:val="00F01126"/>
    <w:rsid w:val="00F0166A"/>
    <w:rsid w:val="00F041EB"/>
    <w:rsid w:val="00F0440B"/>
    <w:rsid w:val="00F04A96"/>
    <w:rsid w:val="00F05E84"/>
    <w:rsid w:val="00F06730"/>
    <w:rsid w:val="00F0688D"/>
    <w:rsid w:val="00F11348"/>
    <w:rsid w:val="00F11374"/>
    <w:rsid w:val="00F13B8C"/>
    <w:rsid w:val="00F16791"/>
    <w:rsid w:val="00F17283"/>
    <w:rsid w:val="00F17DF7"/>
    <w:rsid w:val="00F20808"/>
    <w:rsid w:val="00F20A07"/>
    <w:rsid w:val="00F22842"/>
    <w:rsid w:val="00F22BA9"/>
    <w:rsid w:val="00F24785"/>
    <w:rsid w:val="00F259F2"/>
    <w:rsid w:val="00F26E74"/>
    <w:rsid w:val="00F26F52"/>
    <w:rsid w:val="00F30059"/>
    <w:rsid w:val="00F30AAD"/>
    <w:rsid w:val="00F30B0E"/>
    <w:rsid w:val="00F310AF"/>
    <w:rsid w:val="00F31E90"/>
    <w:rsid w:val="00F327AE"/>
    <w:rsid w:val="00F32912"/>
    <w:rsid w:val="00F34960"/>
    <w:rsid w:val="00F35291"/>
    <w:rsid w:val="00F3567A"/>
    <w:rsid w:val="00F368CF"/>
    <w:rsid w:val="00F37585"/>
    <w:rsid w:val="00F40598"/>
    <w:rsid w:val="00F41A0C"/>
    <w:rsid w:val="00F41DEB"/>
    <w:rsid w:val="00F42978"/>
    <w:rsid w:val="00F42B46"/>
    <w:rsid w:val="00F44E65"/>
    <w:rsid w:val="00F462E4"/>
    <w:rsid w:val="00F46A9D"/>
    <w:rsid w:val="00F46C8C"/>
    <w:rsid w:val="00F508C5"/>
    <w:rsid w:val="00F50D2F"/>
    <w:rsid w:val="00F511C9"/>
    <w:rsid w:val="00F51DEF"/>
    <w:rsid w:val="00F5240F"/>
    <w:rsid w:val="00F532F8"/>
    <w:rsid w:val="00F5501B"/>
    <w:rsid w:val="00F56A89"/>
    <w:rsid w:val="00F56A93"/>
    <w:rsid w:val="00F60EE9"/>
    <w:rsid w:val="00F630B9"/>
    <w:rsid w:val="00F63614"/>
    <w:rsid w:val="00F63BCB"/>
    <w:rsid w:val="00F64384"/>
    <w:rsid w:val="00F64ED2"/>
    <w:rsid w:val="00F6701D"/>
    <w:rsid w:val="00F67079"/>
    <w:rsid w:val="00F67DA6"/>
    <w:rsid w:val="00F752E2"/>
    <w:rsid w:val="00F75A4B"/>
    <w:rsid w:val="00F80C1D"/>
    <w:rsid w:val="00F81B95"/>
    <w:rsid w:val="00F821EE"/>
    <w:rsid w:val="00F831B8"/>
    <w:rsid w:val="00F8395C"/>
    <w:rsid w:val="00F85887"/>
    <w:rsid w:val="00F86BCC"/>
    <w:rsid w:val="00F91EFF"/>
    <w:rsid w:val="00F928D3"/>
    <w:rsid w:val="00F94CD9"/>
    <w:rsid w:val="00F97452"/>
    <w:rsid w:val="00F9764A"/>
    <w:rsid w:val="00F97A28"/>
    <w:rsid w:val="00F97F7B"/>
    <w:rsid w:val="00FA3B72"/>
    <w:rsid w:val="00FA4034"/>
    <w:rsid w:val="00FA61F4"/>
    <w:rsid w:val="00FB0B14"/>
    <w:rsid w:val="00FB0F28"/>
    <w:rsid w:val="00FB19D0"/>
    <w:rsid w:val="00FB43B1"/>
    <w:rsid w:val="00FB4EB3"/>
    <w:rsid w:val="00FB4FCF"/>
    <w:rsid w:val="00FB64ED"/>
    <w:rsid w:val="00FC1DF2"/>
    <w:rsid w:val="00FC2A81"/>
    <w:rsid w:val="00FC3011"/>
    <w:rsid w:val="00FC38F9"/>
    <w:rsid w:val="00FC4D5E"/>
    <w:rsid w:val="00FC5244"/>
    <w:rsid w:val="00FC5522"/>
    <w:rsid w:val="00FC61E1"/>
    <w:rsid w:val="00FC7C3D"/>
    <w:rsid w:val="00FD23D0"/>
    <w:rsid w:val="00FD2844"/>
    <w:rsid w:val="00FD29A7"/>
    <w:rsid w:val="00FD4122"/>
    <w:rsid w:val="00FD4A37"/>
    <w:rsid w:val="00FD4B67"/>
    <w:rsid w:val="00FD5070"/>
    <w:rsid w:val="00FD7F7E"/>
    <w:rsid w:val="00FE12EC"/>
    <w:rsid w:val="00FE14B0"/>
    <w:rsid w:val="00FE2AE8"/>
    <w:rsid w:val="00FE2F08"/>
    <w:rsid w:val="00FE4E03"/>
    <w:rsid w:val="00FE5DDE"/>
    <w:rsid w:val="00FE6C8B"/>
    <w:rsid w:val="00FF0552"/>
    <w:rsid w:val="00FF0AE7"/>
    <w:rsid w:val="00FF1238"/>
    <w:rsid w:val="00FF2136"/>
    <w:rsid w:val="00FF2C11"/>
    <w:rsid w:val="00FF356E"/>
    <w:rsid w:val="00FF3BC7"/>
    <w:rsid w:val="00FF6AFA"/>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E8AB38C"/>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 w:type="paragraph" w:styleId="ListParagraph">
    <w:name w:val="List Paragraph"/>
    <w:basedOn w:val="Normal"/>
    <w:uiPriority w:val="99"/>
    <w:rsid w:val="003D602A"/>
    <w:pPr>
      <w:ind w:left="720"/>
      <w:contextualSpacing/>
    </w:pPr>
  </w:style>
  <w:style w:type="character" w:styleId="CommentReference">
    <w:name w:val="annotation reference"/>
    <w:basedOn w:val="DefaultParagraphFont"/>
    <w:uiPriority w:val="99"/>
    <w:semiHidden/>
    <w:unhideWhenUsed/>
    <w:rsid w:val="0044101A"/>
    <w:rPr>
      <w:sz w:val="16"/>
      <w:szCs w:val="16"/>
    </w:rPr>
  </w:style>
  <w:style w:type="paragraph" w:styleId="CommentText">
    <w:name w:val="annotation text"/>
    <w:basedOn w:val="Normal"/>
    <w:link w:val="CommentTextChar"/>
    <w:uiPriority w:val="99"/>
    <w:semiHidden/>
    <w:unhideWhenUsed/>
    <w:rsid w:val="0044101A"/>
    <w:rPr>
      <w:sz w:val="20"/>
      <w:szCs w:val="20"/>
    </w:rPr>
  </w:style>
  <w:style w:type="character" w:customStyle="1" w:styleId="CommentTextChar">
    <w:name w:val="Comment Text Char"/>
    <w:basedOn w:val="DefaultParagraphFont"/>
    <w:link w:val="CommentText"/>
    <w:uiPriority w:val="99"/>
    <w:semiHidden/>
    <w:rsid w:val="0044101A"/>
    <w:rPr>
      <w:rFonts w:ascii="Microsoft JhengHei" w:eastAsiaTheme="minorEastAsia" w:hAnsi="Microsoft JhengHei" w:cstheme="minorBidi"/>
      <w:lang w:val="en-IE"/>
    </w:rPr>
  </w:style>
  <w:style w:type="paragraph" w:styleId="CommentSubject">
    <w:name w:val="annotation subject"/>
    <w:basedOn w:val="CommentText"/>
    <w:next w:val="CommentText"/>
    <w:link w:val="CommentSubjectChar"/>
    <w:uiPriority w:val="99"/>
    <w:semiHidden/>
    <w:unhideWhenUsed/>
    <w:rsid w:val="0044101A"/>
    <w:rPr>
      <w:b/>
      <w:bCs/>
    </w:rPr>
  </w:style>
  <w:style w:type="character" w:customStyle="1" w:styleId="CommentSubjectChar">
    <w:name w:val="Comment Subject Char"/>
    <w:basedOn w:val="CommentTextChar"/>
    <w:link w:val="CommentSubject"/>
    <w:uiPriority w:val="99"/>
    <w:semiHidden/>
    <w:rsid w:val="0044101A"/>
    <w:rPr>
      <w:rFonts w:ascii="Microsoft JhengHei" w:eastAsiaTheme="minorEastAsia" w:hAnsi="Microsoft JhengHei" w:cstheme="minorBidi"/>
      <w:b/>
      <w:bCs/>
      <w:lang w:val="en-IE"/>
    </w:rPr>
  </w:style>
  <w:style w:type="paragraph" w:styleId="Revision">
    <w:name w:val="Revision"/>
    <w:hidden/>
    <w:uiPriority w:val="99"/>
    <w:semiHidden/>
    <w:rsid w:val="0044101A"/>
    <w:rPr>
      <w:rFonts w:ascii="Microsoft JhengHei" w:eastAsiaTheme="minorEastAsia" w:hAnsi="Microsoft JhengHei" w:cstheme="minorBidi"/>
      <w:sz w:val="24"/>
      <w:szCs w:val="22"/>
      <w:lang w:val="en-IE"/>
    </w:rPr>
  </w:style>
  <w:style w:type="paragraph" w:styleId="TOCHeading">
    <w:name w:val="TOC Heading"/>
    <w:basedOn w:val="Heading1"/>
    <w:next w:val="Normal"/>
    <w:uiPriority w:val="39"/>
    <w:unhideWhenUsed/>
    <w:qFormat/>
    <w:rsid w:val="001B6DED"/>
    <w:pPr>
      <w:numPr>
        <w:numId w:val="0"/>
      </w:numPr>
      <w:spacing w:line="259" w:lineRule="auto"/>
      <w:outlineLvl w:val="9"/>
    </w:pPr>
    <w:rPr>
      <w:rFonts w:asciiTheme="majorHAnsi" w:hAnsiTheme="majorHAnsi"/>
      <w:b w:val="0"/>
      <w:color w:val="2F5496" w:themeColor="accent1" w:themeShade="BF"/>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5706921">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59137753">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18038088">
      <w:bodyDiv w:val="1"/>
      <w:marLeft w:val="0"/>
      <w:marRight w:val="0"/>
      <w:marTop w:val="0"/>
      <w:marBottom w:val="0"/>
      <w:divBdr>
        <w:top w:val="none" w:sz="0" w:space="0" w:color="auto"/>
        <w:left w:val="none" w:sz="0" w:space="0" w:color="auto"/>
        <w:bottom w:val="none" w:sz="0" w:space="0" w:color="auto"/>
        <w:right w:val="none" w:sz="0" w:space="0" w:color="auto"/>
      </w:divBdr>
    </w:div>
    <w:div w:id="120153145">
      <w:bodyDiv w:val="1"/>
      <w:marLeft w:val="0"/>
      <w:marRight w:val="0"/>
      <w:marTop w:val="0"/>
      <w:marBottom w:val="0"/>
      <w:divBdr>
        <w:top w:val="none" w:sz="0" w:space="0" w:color="auto"/>
        <w:left w:val="none" w:sz="0" w:space="0" w:color="auto"/>
        <w:bottom w:val="none" w:sz="0" w:space="0" w:color="auto"/>
        <w:right w:val="none" w:sz="0" w:space="0" w:color="auto"/>
      </w:divBdr>
    </w:div>
    <w:div w:id="149489271">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62091043">
      <w:bodyDiv w:val="1"/>
      <w:marLeft w:val="0"/>
      <w:marRight w:val="0"/>
      <w:marTop w:val="0"/>
      <w:marBottom w:val="0"/>
      <w:divBdr>
        <w:top w:val="none" w:sz="0" w:space="0" w:color="auto"/>
        <w:left w:val="none" w:sz="0" w:space="0" w:color="auto"/>
        <w:bottom w:val="none" w:sz="0" w:space="0" w:color="auto"/>
        <w:right w:val="none" w:sz="0" w:space="0" w:color="auto"/>
      </w:divBdr>
    </w:div>
    <w:div w:id="170413271">
      <w:bodyDiv w:val="1"/>
      <w:marLeft w:val="0"/>
      <w:marRight w:val="0"/>
      <w:marTop w:val="0"/>
      <w:marBottom w:val="0"/>
      <w:divBdr>
        <w:top w:val="none" w:sz="0" w:space="0" w:color="auto"/>
        <w:left w:val="none" w:sz="0" w:space="0" w:color="auto"/>
        <w:bottom w:val="none" w:sz="0" w:space="0" w:color="auto"/>
        <w:right w:val="none" w:sz="0" w:space="0" w:color="auto"/>
      </w:divBdr>
    </w:div>
    <w:div w:id="188643699">
      <w:bodyDiv w:val="1"/>
      <w:marLeft w:val="0"/>
      <w:marRight w:val="0"/>
      <w:marTop w:val="0"/>
      <w:marBottom w:val="0"/>
      <w:divBdr>
        <w:top w:val="none" w:sz="0" w:space="0" w:color="auto"/>
        <w:left w:val="none" w:sz="0" w:space="0" w:color="auto"/>
        <w:bottom w:val="none" w:sz="0" w:space="0" w:color="auto"/>
        <w:right w:val="none" w:sz="0" w:space="0" w:color="auto"/>
      </w:divBdr>
    </w:div>
    <w:div w:id="190340888">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218827986">
      <w:bodyDiv w:val="1"/>
      <w:marLeft w:val="0"/>
      <w:marRight w:val="0"/>
      <w:marTop w:val="0"/>
      <w:marBottom w:val="0"/>
      <w:divBdr>
        <w:top w:val="none" w:sz="0" w:space="0" w:color="auto"/>
        <w:left w:val="none" w:sz="0" w:space="0" w:color="auto"/>
        <w:bottom w:val="none" w:sz="0" w:space="0" w:color="auto"/>
        <w:right w:val="none" w:sz="0" w:space="0" w:color="auto"/>
      </w:divBdr>
    </w:div>
    <w:div w:id="218982948">
      <w:bodyDiv w:val="1"/>
      <w:marLeft w:val="0"/>
      <w:marRight w:val="0"/>
      <w:marTop w:val="0"/>
      <w:marBottom w:val="0"/>
      <w:divBdr>
        <w:top w:val="none" w:sz="0" w:space="0" w:color="auto"/>
        <w:left w:val="none" w:sz="0" w:space="0" w:color="auto"/>
        <w:bottom w:val="none" w:sz="0" w:space="0" w:color="auto"/>
        <w:right w:val="none" w:sz="0" w:space="0" w:color="auto"/>
      </w:divBdr>
    </w:div>
    <w:div w:id="232013031">
      <w:bodyDiv w:val="1"/>
      <w:marLeft w:val="0"/>
      <w:marRight w:val="0"/>
      <w:marTop w:val="0"/>
      <w:marBottom w:val="0"/>
      <w:divBdr>
        <w:top w:val="none" w:sz="0" w:space="0" w:color="auto"/>
        <w:left w:val="none" w:sz="0" w:space="0" w:color="auto"/>
        <w:bottom w:val="none" w:sz="0" w:space="0" w:color="auto"/>
        <w:right w:val="none" w:sz="0" w:space="0" w:color="auto"/>
      </w:divBdr>
    </w:div>
    <w:div w:id="250624335">
      <w:bodyDiv w:val="1"/>
      <w:marLeft w:val="0"/>
      <w:marRight w:val="0"/>
      <w:marTop w:val="0"/>
      <w:marBottom w:val="0"/>
      <w:divBdr>
        <w:top w:val="none" w:sz="0" w:space="0" w:color="auto"/>
        <w:left w:val="none" w:sz="0" w:space="0" w:color="auto"/>
        <w:bottom w:val="none" w:sz="0" w:space="0" w:color="auto"/>
        <w:right w:val="none" w:sz="0" w:space="0" w:color="auto"/>
      </w:divBdr>
    </w:div>
    <w:div w:id="252785981">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283073713">
      <w:bodyDiv w:val="1"/>
      <w:marLeft w:val="0"/>
      <w:marRight w:val="0"/>
      <w:marTop w:val="0"/>
      <w:marBottom w:val="0"/>
      <w:divBdr>
        <w:top w:val="none" w:sz="0" w:space="0" w:color="auto"/>
        <w:left w:val="none" w:sz="0" w:space="0" w:color="auto"/>
        <w:bottom w:val="none" w:sz="0" w:space="0" w:color="auto"/>
        <w:right w:val="none" w:sz="0" w:space="0" w:color="auto"/>
      </w:divBdr>
    </w:div>
    <w:div w:id="293869081">
      <w:bodyDiv w:val="1"/>
      <w:marLeft w:val="0"/>
      <w:marRight w:val="0"/>
      <w:marTop w:val="0"/>
      <w:marBottom w:val="0"/>
      <w:divBdr>
        <w:top w:val="none" w:sz="0" w:space="0" w:color="auto"/>
        <w:left w:val="none" w:sz="0" w:space="0" w:color="auto"/>
        <w:bottom w:val="none" w:sz="0" w:space="0" w:color="auto"/>
        <w:right w:val="none" w:sz="0" w:space="0" w:color="auto"/>
      </w:divBdr>
    </w:div>
    <w:div w:id="299767014">
      <w:bodyDiv w:val="1"/>
      <w:marLeft w:val="0"/>
      <w:marRight w:val="0"/>
      <w:marTop w:val="0"/>
      <w:marBottom w:val="0"/>
      <w:divBdr>
        <w:top w:val="none" w:sz="0" w:space="0" w:color="auto"/>
        <w:left w:val="none" w:sz="0" w:space="0" w:color="auto"/>
        <w:bottom w:val="none" w:sz="0" w:space="0" w:color="auto"/>
        <w:right w:val="none" w:sz="0" w:space="0" w:color="auto"/>
      </w:divBdr>
    </w:div>
    <w:div w:id="299964099">
      <w:bodyDiv w:val="1"/>
      <w:marLeft w:val="0"/>
      <w:marRight w:val="0"/>
      <w:marTop w:val="0"/>
      <w:marBottom w:val="0"/>
      <w:divBdr>
        <w:top w:val="none" w:sz="0" w:space="0" w:color="auto"/>
        <w:left w:val="none" w:sz="0" w:space="0" w:color="auto"/>
        <w:bottom w:val="none" w:sz="0" w:space="0" w:color="auto"/>
        <w:right w:val="none" w:sz="0" w:space="0" w:color="auto"/>
      </w:divBdr>
    </w:div>
    <w:div w:id="302391438">
      <w:bodyDiv w:val="1"/>
      <w:marLeft w:val="0"/>
      <w:marRight w:val="0"/>
      <w:marTop w:val="0"/>
      <w:marBottom w:val="0"/>
      <w:divBdr>
        <w:top w:val="none" w:sz="0" w:space="0" w:color="auto"/>
        <w:left w:val="none" w:sz="0" w:space="0" w:color="auto"/>
        <w:bottom w:val="none" w:sz="0" w:space="0" w:color="auto"/>
        <w:right w:val="none" w:sz="0" w:space="0" w:color="auto"/>
      </w:divBdr>
    </w:div>
    <w:div w:id="303394924">
      <w:bodyDiv w:val="1"/>
      <w:marLeft w:val="0"/>
      <w:marRight w:val="0"/>
      <w:marTop w:val="0"/>
      <w:marBottom w:val="0"/>
      <w:divBdr>
        <w:top w:val="none" w:sz="0" w:space="0" w:color="auto"/>
        <w:left w:val="none" w:sz="0" w:space="0" w:color="auto"/>
        <w:bottom w:val="none" w:sz="0" w:space="0" w:color="auto"/>
        <w:right w:val="none" w:sz="0" w:space="0" w:color="auto"/>
      </w:divBdr>
    </w:div>
    <w:div w:id="312029227">
      <w:bodyDiv w:val="1"/>
      <w:marLeft w:val="0"/>
      <w:marRight w:val="0"/>
      <w:marTop w:val="0"/>
      <w:marBottom w:val="0"/>
      <w:divBdr>
        <w:top w:val="none" w:sz="0" w:space="0" w:color="auto"/>
        <w:left w:val="none" w:sz="0" w:space="0" w:color="auto"/>
        <w:bottom w:val="none" w:sz="0" w:space="0" w:color="auto"/>
        <w:right w:val="none" w:sz="0" w:space="0" w:color="auto"/>
      </w:divBdr>
    </w:div>
    <w:div w:id="312637096">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324938438">
      <w:bodyDiv w:val="1"/>
      <w:marLeft w:val="0"/>
      <w:marRight w:val="0"/>
      <w:marTop w:val="0"/>
      <w:marBottom w:val="0"/>
      <w:divBdr>
        <w:top w:val="none" w:sz="0" w:space="0" w:color="auto"/>
        <w:left w:val="none" w:sz="0" w:space="0" w:color="auto"/>
        <w:bottom w:val="none" w:sz="0" w:space="0" w:color="auto"/>
        <w:right w:val="none" w:sz="0" w:space="0" w:color="auto"/>
      </w:divBdr>
    </w:div>
    <w:div w:id="326396655">
      <w:bodyDiv w:val="1"/>
      <w:marLeft w:val="0"/>
      <w:marRight w:val="0"/>
      <w:marTop w:val="0"/>
      <w:marBottom w:val="0"/>
      <w:divBdr>
        <w:top w:val="none" w:sz="0" w:space="0" w:color="auto"/>
        <w:left w:val="none" w:sz="0" w:space="0" w:color="auto"/>
        <w:bottom w:val="none" w:sz="0" w:space="0" w:color="auto"/>
        <w:right w:val="none" w:sz="0" w:space="0" w:color="auto"/>
      </w:divBdr>
    </w:div>
    <w:div w:id="355619749">
      <w:bodyDiv w:val="1"/>
      <w:marLeft w:val="0"/>
      <w:marRight w:val="0"/>
      <w:marTop w:val="0"/>
      <w:marBottom w:val="0"/>
      <w:divBdr>
        <w:top w:val="none" w:sz="0" w:space="0" w:color="auto"/>
        <w:left w:val="none" w:sz="0" w:space="0" w:color="auto"/>
        <w:bottom w:val="none" w:sz="0" w:space="0" w:color="auto"/>
        <w:right w:val="none" w:sz="0" w:space="0" w:color="auto"/>
      </w:divBdr>
    </w:div>
    <w:div w:id="362288972">
      <w:bodyDiv w:val="1"/>
      <w:marLeft w:val="0"/>
      <w:marRight w:val="0"/>
      <w:marTop w:val="0"/>
      <w:marBottom w:val="0"/>
      <w:divBdr>
        <w:top w:val="none" w:sz="0" w:space="0" w:color="auto"/>
        <w:left w:val="none" w:sz="0" w:space="0" w:color="auto"/>
        <w:bottom w:val="none" w:sz="0" w:space="0" w:color="auto"/>
        <w:right w:val="none" w:sz="0" w:space="0" w:color="auto"/>
      </w:divBdr>
    </w:div>
    <w:div w:id="379597434">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13935543">
      <w:bodyDiv w:val="1"/>
      <w:marLeft w:val="0"/>
      <w:marRight w:val="0"/>
      <w:marTop w:val="0"/>
      <w:marBottom w:val="0"/>
      <w:divBdr>
        <w:top w:val="none" w:sz="0" w:space="0" w:color="auto"/>
        <w:left w:val="none" w:sz="0" w:space="0" w:color="auto"/>
        <w:bottom w:val="none" w:sz="0" w:space="0" w:color="auto"/>
        <w:right w:val="none" w:sz="0" w:space="0" w:color="auto"/>
      </w:divBdr>
    </w:div>
    <w:div w:id="418252118">
      <w:bodyDiv w:val="1"/>
      <w:marLeft w:val="0"/>
      <w:marRight w:val="0"/>
      <w:marTop w:val="0"/>
      <w:marBottom w:val="0"/>
      <w:divBdr>
        <w:top w:val="none" w:sz="0" w:space="0" w:color="auto"/>
        <w:left w:val="none" w:sz="0" w:space="0" w:color="auto"/>
        <w:bottom w:val="none" w:sz="0" w:space="0" w:color="auto"/>
        <w:right w:val="none" w:sz="0" w:space="0" w:color="auto"/>
      </w:divBdr>
    </w:div>
    <w:div w:id="449399166">
      <w:bodyDiv w:val="1"/>
      <w:marLeft w:val="0"/>
      <w:marRight w:val="0"/>
      <w:marTop w:val="0"/>
      <w:marBottom w:val="0"/>
      <w:divBdr>
        <w:top w:val="none" w:sz="0" w:space="0" w:color="auto"/>
        <w:left w:val="none" w:sz="0" w:space="0" w:color="auto"/>
        <w:bottom w:val="none" w:sz="0" w:space="0" w:color="auto"/>
        <w:right w:val="none" w:sz="0" w:space="0" w:color="auto"/>
      </w:divBdr>
    </w:div>
    <w:div w:id="453256015">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481897973">
      <w:bodyDiv w:val="1"/>
      <w:marLeft w:val="0"/>
      <w:marRight w:val="0"/>
      <w:marTop w:val="0"/>
      <w:marBottom w:val="0"/>
      <w:divBdr>
        <w:top w:val="none" w:sz="0" w:space="0" w:color="auto"/>
        <w:left w:val="none" w:sz="0" w:space="0" w:color="auto"/>
        <w:bottom w:val="none" w:sz="0" w:space="0" w:color="auto"/>
        <w:right w:val="none" w:sz="0" w:space="0" w:color="auto"/>
      </w:divBdr>
    </w:div>
    <w:div w:id="486478752">
      <w:bodyDiv w:val="1"/>
      <w:marLeft w:val="0"/>
      <w:marRight w:val="0"/>
      <w:marTop w:val="0"/>
      <w:marBottom w:val="0"/>
      <w:divBdr>
        <w:top w:val="none" w:sz="0" w:space="0" w:color="auto"/>
        <w:left w:val="none" w:sz="0" w:space="0" w:color="auto"/>
        <w:bottom w:val="none" w:sz="0" w:space="0" w:color="auto"/>
        <w:right w:val="none" w:sz="0" w:space="0" w:color="auto"/>
      </w:divBdr>
    </w:div>
    <w:div w:id="487981604">
      <w:bodyDiv w:val="1"/>
      <w:marLeft w:val="0"/>
      <w:marRight w:val="0"/>
      <w:marTop w:val="0"/>
      <w:marBottom w:val="0"/>
      <w:divBdr>
        <w:top w:val="none" w:sz="0" w:space="0" w:color="auto"/>
        <w:left w:val="none" w:sz="0" w:space="0" w:color="auto"/>
        <w:bottom w:val="none" w:sz="0" w:space="0" w:color="auto"/>
        <w:right w:val="none" w:sz="0" w:space="0" w:color="auto"/>
      </w:divBdr>
    </w:div>
    <w:div w:id="497502453">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16313483">
      <w:bodyDiv w:val="1"/>
      <w:marLeft w:val="0"/>
      <w:marRight w:val="0"/>
      <w:marTop w:val="0"/>
      <w:marBottom w:val="0"/>
      <w:divBdr>
        <w:top w:val="none" w:sz="0" w:space="0" w:color="auto"/>
        <w:left w:val="none" w:sz="0" w:space="0" w:color="auto"/>
        <w:bottom w:val="none" w:sz="0" w:space="0" w:color="auto"/>
        <w:right w:val="none" w:sz="0" w:space="0" w:color="auto"/>
      </w:divBdr>
    </w:div>
    <w:div w:id="520356141">
      <w:bodyDiv w:val="1"/>
      <w:marLeft w:val="0"/>
      <w:marRight w:val="0"/>
      <w:marTop w:val="0"/>
      <w:marBottom w:val="0"/>
      <w:divBdr>
        <w:top w:val="none" w:sz="0" w:space="0" w:color="auto"/>
        <w:left w:val="none" w:sz="0" w:space="0" w:color="auto"/>
        <w:bottom w:val="none" w:sz="0" w:space="0" w:color="auto"/>
        <w:right w:val="none" w:sz="0" w:space="0" w:color="auto"/>
      </w:divBdr>
    </w:div>
    <w:div w:id="526794257">
      <w:bodyDiv w:val="1"/>
      <w:marLeft w:val="0"/>
      <w:marRight w:val="0"/>
      <w:marTop w:val="0"/>
      <w:marBottom w:val="0"/>
      <w:divBdr>
        <w:top w:val="none" w:sz="0" w:space="0" w:color="auto"/>
        <w:left w:val="none" w:sz="0" w:space="0" w:color="auto"/>
        <w:bottom w:val="none" w:sz="0" w:space="0" w:color="auto"/>
        <w:right w:val="none" w:sz="0" w:space="0" w:color="auto"/>
      </w:divBdr>
    </w:div>
    <w:div w:id="530336754">
      <w:bodyDiv w:val="1"/>
      <w:marLeft w:val="0"/>
      <w:marRight w:val="0"/>
      <w:marTop w:val="0"/>
      <w:marBottom w:val="0"/>
      <w:divBdr>
        <w:top w:val="none" w:sz="0" w:space="0" w:color="auto"/>
        <w:left w:val="none" w:sz="0" w:space="0" w:color="auto"/>
        <w:bottom w:val="none" w:sz="0" w:space="0" w:color="auto"/>
        <w:right w:val="none" w:sz="0" w:space="0" w:color="auto"/>
      </w:divBdr>
    </w:div>
    <w:div w:id="530462871">
      <w:bodyDiv w:val="1"/>
      <w:marLeft w:val="0"/>
      <w:marRight w:val="0"/>
      <w:marTop w:val="0"/>
      <w:marBottom w:val="0"/>
      <w:divBdr>
        <w:top w:val="none" w:sz="0" w:space="0" w:color="auto"/>
        <w:left w:val="none" w:sz="0" w:space="0" w:color="auto"/>
        <w:bottom w:val="none" w:sz="0" w:space="0" w:color="auto"/>
        <w:right w:val="none" w:sz="0" w:space="0" w:color="auto"/>
      </w:divBdr>
    </w:div>
    <w:div w:id="548499298">
      <w:bodyDiv w:val="1"/>
      <w:marLeft w:val="0"/>
      <w:marRight w:val="0"/>
      <w:marTop w:val="0"/>
      <w:marBottom w:val="0"/>
      <w:divBdr>
        <w:top w:val="none" w:sz="0" w:space="0" w:color="auto"/>
        <w:left w:val="none" w:sz="0" w:space="0" w:color="auto"/>
        <w:bottom w:val="none" w:sz="0" w:space="0" w:color="auto"/>
        <w:right w:val="none" w:sz="0" w:space="0" w:color="auto"/>
      </w:divBdr>
    </w:div>
    <w:div w:id="571432384">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05771329">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85835885">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693843302">
      <w:bodyDiv w:val="1"/>
      <w:marLeft w:val="0"/>
      <w:marRight w:val="0"/>
      <w:marTop w:val="0"/>
      <w:marBottom w:val="0"/>
      <w:divBdr>
        <w:top w:val="none" w:sz="0" w:space="0" w:color="auto"/>
        <w:left w:val="none" w:sz="0" w:space="0" w:color="auto"/>
        <w:bottom w:val="none" w:sz="0" w:space="0" w:color="auto"/>
        <w:right w:val="none" w:sz="0" w:space="0" w:color="auto"/>
      </w:divBdr>
    </w:div>
    <w:div w:id="699671562">
      <w:bodyDiv w:val="1"/>
      <w:marLeft w:val="0"/>
      <w:marRight w:val="0"/>
      <w:marTop w:val="0"/>
      <w:marBottom w:val="0"/>
      <w:divBdr>
        <w:top w:val="none" w:sz="0" w:space="0" w:color="auto"/>
        <w:left w:val="none" w:sz="0" w:space="0" w:color="auto"/>
        <w:bottom w:val="none" w:sz="0" w:space="0" w:color="auto"/>
        <w:right w:val="none" w:sz="0" w:space="0" w:color="auto"/>
      </w:divBdr>
    </w:div>
    <w:div w:id="715276763">
      <w:bodyDiv w:val="1"/>
      <w:marLeft w:val="0"/>
      <w:marRight w:val="0"/>
      <w:marTop w:val="0"/>
      <w:marBottom w:val="0"/>
      <w:divBdr>
        <w:top w:val="none" w:sz="0" w:space="0" w:color="auto"/>
        <w:left w:val="none" w:sz="0" w:space="0" w:color="auto"/>
        <w:bottom w:val="none" w:sz="0" w:space="0" w:color="auto"/>
        <w:right w:val="none" w:sz="0" w:space="0" w:color="auto"/>
      </w:divBdr>
    </w:div>
    <w:div w:id="715592143">
      <w:bodyDiv w:val="1"/>
      <w:marLeft w:val="0"/>
      <w:marRight w:val="0"/>
      <w:marTop w:val="0"/>
      <w:marBottom w:val="0"/>
      <w:divBdr>
        <w:top w:val="none" w:sz="0" w:space="0" w:color="auto"/>
        <w:left w:val="none" w:sz="0" w:space="0" w:color="auto"/>
        <w:bottom w:val="none" w:sz="0" w:space="0" w:color="auto"/>
        <w:right w:val="none" w:sz="0" w:space="0" w:color="auto"/>
      </w:divBdr>
    </w:div>
    <w:div w:id="736245356">
      <w:bodyDiv w:val="1"/>
      <w:marLeft w:val="0"/>
      <w:marRight w:val="0"/>
      <w:marTop w:val="0"/>
      <w:marBottom w:val="0"/>
      <w:divBdr>
        <w:top w:val="none" w:sz="0" w:space="0" w:color="auto"/>
        <w:left w:val="none" w:sz="0" w:space="0" w:color="auto"/>
        <w:bottom w:val="none" w:sz="0" w:space="0" w:color="auto"/>
        <w:right w:val="none" w:sz="0" w:space="0" w:color="auto"/>
      </w:divBdr>
    </w:div>
    <w:div w:id="742677471">
      <w:bodyDiv w:val="1"/>
      <w:marLeft w:val="0"/>
      <w:marRight w:val="0"/>
      <w:marTop w:val="0"/>
      <w:marBottom w:val="0"/>
      <w:divBdr>
        <w:top w:val="none" w:sz="0" w:space="0" w:color="auto"/>
        <w:left w:val="none" w:sz="0" w:space="0" w:color="auto"/>
        <w:bottom w:val="none" w:sz="0" w:space="0" w:color="auto"/>
        <w:right w:val="none" w:sz="0" w:space="0" w:color="auto"/>
      </w:divBdr>
    </w:div>
    <w:div w:id="745226545">
      <w:bodyDiv w:val="1"/>
      <w:marLeft w:val="0"/>
      <w:marRight w:val="0"/>
      <w:marTop w:val="0"/>
      <w:marBottom w:val="0"/>
      <w:divBdr>
        <w:top w:val="none" w:sz="0" w:space="0" w:color="auto"/>
        <w:left w:val="none" w:sz="0" w:space="0" w:color="auto"/>
        <w:bottom w:val="none" w:sz="0" w:space="0" w:color="auto"/>
        <w:right w:val="none" w:sz="0" w:space="0" w:color="auto"/>
      </w:divBdr>
    </w:div>
    <w:div w:id="751588317">
      <w:bodyDiv w:val="1"/>
      <w:marLeft w:val="0"/>
      <w:marRight w:val="0"/>
      <w:marTop w:val="0"/>
      <w:marBottom w:val="0"/>
      <w:divBdr>
        <w:top w:val="none" w:sz="0" w:space="0" w:color="auto"/>
        <w:left w:val="none" w:sz="0" w:space="0" w:color="auto"/>
        <w:bottom w:val="none" w:sz="0" w:space="0" w:color="auto"/>
        <w:right w:val="none" w:sz="0" w:space="0" w:color="auto"/>
      </w:divBdr>
    </w:div>
    <w:div w:id="762915007">
      <w:bodyDiv w:val="1"/>
      <w:marLeft w:val="0"/>
      <w:marRight w:val="0"/>
      <w:marTop w:val="0"/>
      <w:marBottom w:val="0"/>
      <w:divBdr>
        <w:top w:val="none" w:sz="0" w:space="0" w:color="auto"/>
        <w:left w:val="none" w:sz="0" w:space="0" w:color="auto"/>
        <w:bottom w:val="none" w:sz="0" w:space="0" w:color="auto"/>
        <w:right w:val="none" w:sz="0" w:space="0" w:color="auto"/>
      </w:divBdr>
    </w:div>
    <w:div w:id="780881172">
      <w:bodyDiv w:val="1"/>
      <w:marLeft w:val="0"/>
      <w:marRight w:val="0"/>
      <w:marTop w:val="0"/>
      <w:marBottom w:val="0"/>
      <w:divBdr>
        <w:top w:val="none" w:sz="0" w:space="0" w:color="auto"/>
        <w:left w:val="none" w:sz="0" w:space="0" w:color="auto"/>
        <w:bottom w:val="none" w:sz="0" w:space="0" w:color="auto"/>
        <w:right w:val="none" w:sz="0" w:space="0" w:color="auto"/>
      </w:divBdr>
    </w:div>
    <w:div w:id="781268838">
      <w:bodyDiv w:val="1"/>
      <w:marLeft w:val="0"/>
      <w:marRight w:val="0"/>
      <w:marTop w:val="0"/>
      <w:marBottom w:val="0"/>
      <w:divBdr>
        <w:top w:val="none" w:sz="0" w:space="0" w:color="auto"/>
        <w:left w:val="none" w:sz="0" w:space="0" w:color="auto"/>
        <w:bottom w:val="none" w:sz="0" w:space="0" w:color="auto"/>
        <w:right w:val="none" w:sz="0" w:space="0" w:color="auto"/>
      </w:divBdr>
    </w:div>
    <w:div w:id="800155668">
      <w:bodyDiv w:val="1"/>
      <w:marLeft w:val="0"/>
      <w:marRight w:val="0"/>
      <w:marTop w:val="0"/>
      <w:marBottom w:val="0"/>
      <w:divBdr>
        <w:top w:val="none" w:sz="0" w:space="0" w:color="auto"/>
        <w:left w:val="none" w:sz="0" w:space="0" w:color="auto"/>
        <w:bottom w:val="none" w:sz="0" w:space="0" w:color="auto"/>
        <w:right w:val="none" w:sz="0" w:space="0" w:color="auto"/>
      </w:divBdr>
    </w:div>
    <w:div w:id="811557628">
      <w:bodyDiv w:val="1"/>
      <w:marLeft w:val="0"/>
      <w:marRight w:val="0"/>
      <w:marTop w:val="0"/>
      <w:marBottom w:val="0"/>
      <w:divBdr>
        <w:top w:val="none" w:sz="0" w:space="0" w:color="auto"/>
        <w:left w:val="none" w:sz="0" w:space="0" w:color="auto"/>
        <w:bottom w:val="none" w:sz="0" w:space="0" w:color="auto"/>
        <w:right w:val="none" w:sz="0" w:space="0" w:color="auto"/>
      </w:divBdr>
    </w:div>
    <w:div w:id="828331946">
      <w:bodyDiv w:val="1"/>
      <w:marLeft w:val="0"/>
      <w:marRight w:val="0"/>
      <w:marTop w:val="0"/>
      <w:marBottom w:val="0"/>
      <w:divBdr>
        <w:top w:val="none" w:sz="0" w:space="0" w:color="auto"/>
        <w:left w:val="none" w:sz="0" w:space="0" w:color="auto"/>
        <w:bottom w:val="none" w:sz="0" w:space="0" w:color="auto"/>
        <w:right w:val="none" w:sz="0" w:space="0" w:color="auto"/>
      </w:divBdr>
    </w:div>
    <w:div w:id="833760837">
      <w:bodyDiv w:val="1"/>
      <w:marLeft w:val="0"/>
      <w:marRight w:val="0"/>
      <w:marTop w:val="0"/>
      <w:marBottom w:val="0"/>
      <w:divBdr>
        <w:top w:val="none" w:sz="0" w:space="0" w:color="auto"/>
        <w:left w:val="none" w:sz="0" w:space="0" w:color="auto"/>
        <w:bottom w:val="none" w:sz="0" w:space="0" w:color="auto"/>
        <w:right w:val="none" w:sz="0" w:space="0" w:color="auto"/>
      </w:divBdr>
    </w:div>
    <w:div w:id="840199620">
      <w:bodyDiv w:val="1"/>
      <w:marLeft w:val="0"/>
      <w:marRight w:val="0"/>
      <w:marTop w:val="0"/>
      <w:marBottom w:val="0"/>
      <w:divBdr>
        <w:top w:val="none" w:sz="0" w:space="0" w:color="auto"/>
        <w:left w:val="none" w:sz="0" w:space="0" w:color="auto"/>
        <w:bottom w:val="none" w:sz="0" w:space="0" w:color="auto"/>
        <w:right w:val="none" w:sz="0" w:space="0" w:color="auto"/>
      </w:divBdr>
    </w:div>
    <w:div w:id="849417837">
      <w:bodyDiv w:val="1"/>
      <w:marLeft w:val="0"/>
      <w:marRight w:val="0"/>
      <w:marTop w:val="0"/>
      <w:marBottom w:val="0"/>
      <w:divBdr>
        <w:top w:val="none" w:sz="0" w:space="0" w:color="auto"/>
        <w:left w:val="none" w:sz="0" w:space="0" w:color="auto"/>
        <w:bottom w:val="none" w:sz="0" w:space="0" w:color="auto"/>
        <w:right w:val="none" w:sz="0" w:space="0" w:color="auto"/>
      </w:divBdr>
    </w:div>
    <w:div w:id="864364033">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882670945">
      <w:bodyDiv w:val="1"/>
      <w:marLeft w:val="0"/>
      <w:marRight w:val="0"/>
      <w:marTop w:val="0"/>
      <w:marBottom w:val="0"/>
      <w:divBdr>
        <w:top w:val="none" w:sz="0" w:space="0" w:color="auto"/>
        <w:left w:val="none" w:sz="0" w:space="0" w:color="auto"/>
        <w:bottom w:val="none" w:sz="0" w:space="0" w:color="auto"/>
        <w:right w:val="none" w:sz="0" w:space="0" w:color="auto"/>
      </w:divBdr>
    </w:div>
    <w:div w:id="910578192">
      <w:bodyDiv w:val="1"/>
      <w:marLeft w:val="0"/>
      <w:marRight w:val="0"/>
      <w:marTop w:val="0"/>
      <w:marBottom w:val="0"/>
      <w:divBdr>
        <w:top w:val="none" w:sz="0" w:space="0" w:color="auto"/>
        <w:left w:val="none" w:sz="0" w:space="0" w:color="auto"/>
        <w:bottom w:val="none" w:sz="0" w:space="0" w:color="auto"/>
        <w:right w:val="none" w:sz="0" w:space="0" w:color="auto"/>
      </w:divBdr>
    </w:div>
    <w:div w:id="910699687">
      <w:bodyDiv w:val="1"/>
      <w:marLeft w:val="0"/>
      <w:marRight w:val="0"/>
      <w:marTop w:val="0"/>
      <w:marBottom w:val="0"/>
      <w:divBdr>
        <w:top w:val="none" w:sz="0" w:space="0" w:color="auto"/>
        <w:left w:val="none" w:sz="0" w:space="0" w:color="auto"/>
        <w:bottom w:val="none" w:sz="0" w:space="0" w:color="auto"/>
        <w:right w:val="none" w:sz="0" w:space="0" w:color="auto"/>
      </w:divBdr>
    </w:div>
    <w:div w:id="963845658">
      <w:bodyDiv w:val="1"/>
      <w:marLeft w:val="0"/>
      <w:marRight w:val="0"/>
      <w:marTop w:val="0"/>
      <w:marBottom w:val="0"/>
      <w:divBdr>
        <w:top w:val="none" w:sz="0" w:space="0" w:color="auto"/>
        <w:left w:val="none" w:sz="0" w:space="0" w:color="auto"/>
        <w:bottom w:val="none" w:sz="0" w:space="0" w:color="auto"/>
        <w:right w:val="none" w:sz="0" w:space="0" w:color="auto"/>
      </w:divBdr>
    </w:div>
    <w:div w:id="969936525">
      <w:bodyDiv w:val="1"/>
      <w:marLeft w:val="0"/>
      <w:marRight w:val="0"/>
      <w:marTop w:val="0"/>
      <w:marBottom w:val="0"/>
      <w:divBdr>
        <w:top w:val="none" w:sz="0" w:space="0" w:color="auto"/>
        <w:left w:val="none" w:sz="0" w:space="0" w:color="auto"/>
        <w:bottom w:val="none" w:sz="0" w:space="0" w:color="auto"/>
        <w:right w:val="none" w:sz="0" w:space="0" w:color="auto"/>
      </w:divBdr>
    </w:div>
    <w:div w:id="978802396">
      <w:bodyDiv w:val="1"/>
      <w:marLeft w:val="0"/>
      <w:marRight w:val="0"/>
      <w:marTop w:val="0"/>
      <w:marBottom w:val="0"/>
      <w:divBdr>
        <w:top w:val="none" w:sz="0" w:space="0" w:color="auto"/>
        <w:left w:val="none" w:sz="0" w:space="0" w:color="auto"/>
        <w:bottom w:val="none" w:sz="0" w:space="0" w:color="auto"/>
        <w:right w:val="none" w:sz="0" w:space="0" w:color="auto"/>
      </w:divBdr>
    </w:div>
    <w:div w:id="981690994">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040937704">
      <w:bodyDiv w:val="1"/>
      <w:marLeft w:val="0"/>
      <w:marRight w:val="0"/>
      <w:marTop w:val="0"/>
      <w:marBottom w:val="0"/>
      <w:divBdr>
        <w:top w:val="none" w:sz="0" w:space="0" w:color="auto"/>
        <w:left w:val="none" w:sz="0" w:space="0" w:color="auto"/>
        <w:bottom w:val="none" w:sz="0" w:space="0" w:color="auto"/>
        <w:right w:val="none" w:sz="0" w:space="0" w:color="auto"/>
      </w:divBdr>
    </w:div>
    <w:div w:id="1041052365">
      <w:bodyDiv w:val="1"/>
      <w:marLeft w:val="0"/>
      <w:marRight w:val="0"/>
      <w:marTop w:val="0"/>
      <w:marBottom w:val="0"/>
      <w:divBdr>
        <w:top w:val="none" w:sz="0" w:space="0" w:color="auto"/>
        <w:left w:val="none" w:sz="0" w:space="0" w:color="auto"/>
        <w:bottom w:val="none" w:sz="0" w:space="0" w:color="auto"/>
        <w:right w:val="none" w:sz="0" w:space="0" w:color="auto"/>
      </w:divBdr>
    </w:div>
    <w:div w:id="1042747415">
      <w:bodyDiv w:val="1"/>
      <w:marLeft w:val="0"/>
      <w:marRight w:val="0"/>
      <w:marTop w:val="0"/>
      <w:marBottom w:val="0"/>
      <w:divBdr>
        <w:top w:val="none" w:sz="0" w:space="0" w:color="auto"/>
        <w:left w:val="none" w:sz="0" w:space="0" w:color="auto"/>
        <w:bottom w:val="none" w:sz="0" w:space="0" w:color="auto"/>
        <w:right w:val="none" w:sz="0" w:space="0" w:color="auto"/>
      </w:divBdr>
    </w:div>
    <w:div w:id="1044450708">
      <w:bodyDiv w:val="1"/>
      <w:marLeft w:val="0"/>
      <w:marRight w:val="0"/>
      <w:marTop w:val="0"/>
      <w:marBottom w:val="0"/>
      <w:divBdr>
        <w:top w:val="none" w:sz="0" w:space="0" w:color="auto"/>
        <w:left w:val="none" w:sz="0" w:space="0" w:color="auto"/>
        <w:bottom w:val="none" w:sz="0" w:space="0" w:color="auto"/>
        <w:right w:val="none" w:sz="0" w:space="0" w:color="auto"/>
      </w:divBdr>
    </w:div>
    <w:div w:id="1079988491">
      <w:bodyDiv w:val="1"/>
      <w:marLeft w:val="0"/>
      <w:marRight w:val="0"/>
      <w:marTop w:val="0"/>
      <w:marBottom w:val="0"/>
      <w:divBdr>
        <w:top w:val="none" w:sz="0" w:space="0" w:color="auto"/>
        <w:left w:val="none" w:sz="0" w:space="0" w:color="auto"/>
        <w:bottom w:val="none" w:sz="0" w:space="0" w:color="auto"/>
        <w:right w:val="none" w:sz="0" w:space="0" w:color="auto"/>
      </w:divBdr>
    </w:div>
    <w:div w:id="1085035667">
      <w:bodyDiv w:val="1"/>
      <w:marLeft w:val="0"/>
      <w:marRight w:val="0"/>
      <w:marTop w:val="0"/>
      <w:marBottom w:val="0"/>
      <w:divBdr>
        <w:top w:val="none" w:sz="0" w:space="0" w:color="auto"/>
        <w:left w:val="none" w:sz="0" w:space="0" w:color="auto"/>
        <w:bottom w:val="none" w:sz="0" w:space="0" w:color="auto"/>
        <w:right w:val="none" w:sz="0" w:space="0" w:color="auto"/>
      </w:divBdr>
    </w:div>
    <w:div w:id="1089935317">
      <w:bodyDiv w:val="1"/>
      <w:marLeft w:val="0"/>
      <w:marRight w:val="0"/>
      <w:marTop w:val="0"/>
      <w:marBottom w:val="0"/>
      <w:divBdr>
        <w:top w:val="none" w:sz="0" w:space="0" w:color="auto"/>
        <w:left w:val="none" w:sz="0" w:space="0" w:color="auto"/>
        <w:bottom w:val="none" w:sz="0" w:space="0" w:color="auto"/>
        <w:right w:val="none" w:sz="0" w:space="0" w:color="auto"/>
      </w:divBdr>
    </w:div>
    <w:div w:id="1110050643">
      <w:bodyDiv w:val="1"/>
      <w:marLeft w:val="0"/>
      <w:marRight w:val="0"/>
      <w:marTop w:val="0"/>
      <w:marBottom w:val="0"/>
      <w:divBdr>
        <w:top w:val="none" w:sz="0" w:space="0" w:color="auto"/>
        <w:left w:val="none" w:sz="0" w:space="0" w:color="auto"/>
        <w:bottom w:val="none" w:sz="0" w:space="0" w:color="auto"/>
        <w:right w:val="none" w:sz="0" w:space="0" w:color="auto"/>
      </w:divBdr>
    </w:div>
    <w:div w:id="1121533864">
      <w:bodyDiv w:val="1"/>
      <w:marLeft w:val="0"/>
      <w:marRight w:val="0"/>
      <w:marTop w:val="0"/>
      <w:marBottom w:val="0"/>
      <w:divBdr>
        <w:top w:val="none" w:sz="0" w:space="0" w:color="auto"/>
        <w:left w:val="none" w:sz="0" w:space="0" w:color="auto"/>
        <w:bottom w:val="none" w:sz="0" w:space="0" w:color="auto"/>
        <w:right w:val="none" w:sz="0" w:space="0" w:color="auto"/>
      </w:divBdr>
    </w:div>
    <w:div w:id="1124422292">
      <w:bodyDiv w:val="1"/>
      <w:marLeft w:val="0"/>
      <w:marRight w:val="0"/>
      <w:marTop w:val="0"/>
      <w:marBottom w:val="0"/>
      <w:divBdr>
        <w:top w:val="none" w:sz="0" w:space="0" w:color="auto"/>
        <w:left w:val="none" w:sz="0" w:space="0" w:color="auto"/>
        <w:bottom w:val="none" w:sz="0" w:space="0" w:color="auto"/>
        <w:right w:val="none" w:sz="0" w:space="0" w:color="auto"/>
      </w:divBdr>
    </w:div>
    <w:div w:id="1129472091">
      <w:bodyDiv w:val="1"/>
      <w:marLeft w:val="0"/>
      <w:marRight w:val="0"/>
      <w:marTop w:val="0"/>
      <w:marBottom w:val="0"/>
      <w:divBdr>
        <w:top w:val="none" w:sz="0" w:space="0" w:color="auto"/>
        <w:left w:val="none" w:sz="0" w:space="0" w:color="auto"/>
        <w:bottom w:val="none" w:sz="0" w:space="0" w:color="auto"/>
        <w:right w:val="none" w:sz="0" w:space="0" w:color="auto"/>
      </w:divBdr>
    </w:div>
    <w:div w:id="1147817951">
      <w:bodyDiv w:val="1"/>
      <w:marLeft w:val="0"/>
      <w:marRight w:val="0"/>
      <w:marTop w:val="0"/>
      <w:marBottom w:val="0"/>
      <w:divBdr>
        <w:top w:val="none" w:sz="0" w:space="0" w:color="auto"/>
        <w:left w:val="none" w:sz="0" w:space="0" w:color="auto"/>
        <w:bottom w:val="none" w:sz="0" w:space="0" w:color="auto"/>
        <w:right w:val="none" w:sz="0" w:space="0" w:color="auto"/>
      </w:divBdr>
    </w:div>
    <w:div w:id="1192844324">
      <w:bodyDiv w:val="1"/>
      <w:marLeft w:val="0"/>
      <w:marRight w:val="0"/>
      <w:marTop w:val="0"/>
      <w:marBottom w:val="0"/>
      <w:divBdr>
        <w:top w:val="none" w:sz="0" w:space="0" w:color="auto"/>
        <w:left w:val="none" w:sz="0" w:space="0" w:color="auto"/>
        <w:bottom w:val="none" w:sz="0" w:space="0" w:color="auto"/>
        <w:right w:val="none" w:sz="0" w:space="0" w:color="auto"/>
      </w:divBdr>
    </w:div>
    <w:div w:id="1198275426">
      <w:bodyDiv w:val="1"/>
      <w:marLeft w:val="0"/>
      <w:marRight w:val="0"/>
      <w:marTop w:val="0"/>
      <w:marBottom w:val="0"/>
      <w:divBdr>
        <w:top w:val="none" w:sz="0" w:space="0" w:color="auto"/>
        <w:left w:val="none" w:sz="0" w:space="0" w:color="auto"/>
        <w:bottom w:val="none" w:sz="0" w:space="0" w:color="auto"/>
        <w:right w:val="none" w:sz="0" w:space="0" w:color="auto"/>
      </w:divBdr>
    </w:div>
    <w:div w:id="1228957926">
      <w:bodyDiv w:val="1"/>
      <w:marLeft w:val="0"/>
      <w:marRight w:val="0"/>
      <w:marTop w:val="0"/>
      <w:marBottom w:val="0"/>
      <w:divBdr>
        <w:top w:val="none" w:sz="0" w:space="0" w:color="auto"/>
        <w:left w:val="none" w:sz="0" w:space="0" w:color="auto"/>
        <w:bottom w:val="none" w:sz="0" w:space="0" w:color="auto"/>
        <w:right w:val="none" w:sz="0" w:space="0" w:color="auto"/>
      </w:divBdr>
    </w:div>
    <w:div w:id="1235361110">
      <w:bodyDiv w:val="1"/>
      <w:marLeft w:val="0"/>
      <w:marRight w:val="0"/>
      <w:marTop w:val="0"/>
      <w:marBottom w:val="0"/>
      <w:divBdr>
        <w:top w:val="none" w:sz="0" w:space="0" w:color="auto"/>
        <w:left w:val="none" w:sz="0" w:space="0" w:color="auto"/>
        <w:bottom w:val="none" w:sz="0" w:space="0" w:color="auto"/>
        <w:right w:val="none" w:sz="0" w:space="0" w:color="auto"/>
      </w:divBdr>
    </w:div>
    <w:div w:id="1235698061">
      <w:bodyDiv w:val="1"/>
      <w:marLeft w:val="0"/>
      <w:marRight w:val="0"/>
      <w:marTop w:val="0"/>
      <w:marBottom w:val="0"/>
      <w:divBdr>
        <w:top w:val="none" w:sz="0" w:space="0" w:color="auto"/>
        <w:left w:val="none" w:sz="0" w:space="0" w:color="auto"/>
        <w:bottom w:val="none" w:sz="0" w:space="0" w:color="auto"/>
        <w:right w:val="none" w:sz="0" w:space="0" w:color="auto"/>
      </w:divBdr>
    </w:div>
    <w:div w:id="1239947581">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265722493">
      <w:bodyDiv w:val="1"/>
      <w:marLeft w:val="0"/>
      <w:marRight w:val="0"/>
      <w:marTop w:val="0"/>
      <w:marBottom w:val="0"/>
      <w:divBdr>
        <w:top w:val="none" w:sz="0" w:space="0" w:color="auto"/>
        <w:left w:val="none" w:sz="0" w:space="0" w:color="auto"/>
        <w:bottom w:val="none" w:sz="0" w:space="0" w:color="auto"/>
        <w:right w:val="none" w:sz="0" w:space="0" w:color="auto"/>
      </w:divBdr>
    </w:div>
    <w:div w:id="1269460147">
      <w:bodyDiv w:val="1"/>
      <w:marLeft w:val="0"/>
      <w:marRight w:val="0"/>
      <w:marTop w:val="0"/>
      <w:marBottom w:val="0"/>
      <w:divBdr>
        <w:top w:val="none" w:sz="0" w:space="0" w:color="auto"/>
        <w:left w:val="none" w:sz="0" w:space="0" w:color="auto"/>
        <w:bottom w:val="none" w:sz="0" w:space="0" w:color="auto"/>
        <w:right w:val="none" w:sz="0" w:space="0" w:color="auto"/>
      </w:divBdr>
    </w:div>
    <w:div w:id="1281717170">
      <w:bodyDiv w:val="1"/>
      <w:marLeft w:val="0"/>
      <w:marRight w:val="0"/>
      <w:marTop w:val="0"/>
      <w:marBottom w:val="0"/>
      <w:divBdr>
        <w:top w:val="none" w:sz="0" w:space="0" w:color="auto"/>
        <w:left w:val="none" w:sz="0" w:space="0" w:color="auto"/>
        <w:bottom w:val="none" w:sz="0" w:space="0" w:color="auto"/>
        <w:right w:val="none" w:sz="0" w:space="0" w:color="auto"/>
      </w:divBdr>
    </w:div>
    <w:div w:id="1291863965">
      <w:bodyDiv w:val="1"/>
      <w:marLeft w:val="0"/>
      <w:marRight w:val="0"/>
      <w:marTop w:val="0"/>
      <w:marBottom w:val="0"/>
      <w:divBdr>
        <w:top w:val="none" w:sz="0" w:space="0" w:color="auto"/>
        <w:left w:val="none" w:sz="0" w:space="0" w:color="auto"/>
        <w:bottom w:val="none" w:sz="0" w:space="0" w:color="auto"/>
        <w:right w:val="none" w:sz="0" w:space="0" w:color="auto"/>
      </w:divBdr>
    </w:div>
    <w:div w:id="1298756999">
      <w:bodyDiv w:val="1"/>
      <w:marLeft w:val="0"/>
      <w:marRight w:val="0"/>
      <w:marTop w:val="0"/>
      <w:marBottom w:val="0"/>
      <w:divBdr>
        <w:top w:val="none" w:sz="0" w:space="0" w:color="auto"/>
        <w:left w:val="none" w:sz="0" w:space="0" w:color="auto"/>
        <w:bottom w:val="none" w:sz="0" w:space="0" w:color="auto"/>
        <w:right w:val="none" w:sz="0" w:space="0" w:color="auto"/>
      </w:divBdr>
    </w:div>
    <w:div w:id="1306352439">
      <w:bodyDiv w:val="1"/>
      <w:marLeft w:val="0"/>
      <w:marRight w:val="0"/>
      <w:marTop w:val="0"/>
      <w:marBottom w:val="0"/>
      <w:divBdr>
        <w:top w:val="none" w:sz="0" w:space="0" w:color="auto"/>
        <w:left w:val="none" w:sz="0" w:space="0" w:color="auto"/>
        <w:bottom w:val="none" w:sz="0" w:space="0" w:color="auto"/>
        <w:right w:val="none" w:sz="0" w:space="0" w:color="auto"/>
      </w:divBdr>
    </w:div>
    <w:div w:id="1328558571">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1907620">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542277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397777858">
      <w:bodyDiv w:val="1"/>
      <w:marLeft w:val="0"/>
      <w:marRight w:val="0"/>
      <w:marTop w:val="0"/>
      <w:marBottom w:val="0"/>
      <w:divBdr>
        <w:top w:val="none" w:sz="0" w:space="0" w:color="auto"/>
        <w:left w:val="none" w:sz="0" w:space="0" w:color="auto"/>
        <w:bottom w:val="none" w:sz="0" w:space="0" w:color="auto"/>
        <w:right w:val="none" w:sz="0" w:space="0" w:color="auto"/>
      </w:divBdr>
    </w:div>
    <w:div w:id="1406338777">
      <w:bodyDiv w:val="1"/>
      <w:marLeft w:val="0"/>
      <w:marRight w:val="0"/>
      <w:marTop w:val="0"/>
      <w:marBottom w:val="0"/>
      <w:divBdr>
        <w:top w:val="none" w:sz="0" w:space="0" w:color="auto"/>
        <w:left w:val="none" w:sz="0" w:space="0" w:color="auto"/>
        <w:bottom w:val="none" w:sz="0" w:space="0" w:color="auto"/>
        <w:right w:val="none" w:sz="0" w:space="0" w:color="auto"/>
      </w:divBdr>
    </w:div>
    <w:div w:id="1421442756">
      <w:bodyDiv w:val="1"/>
      <w:marLeft w:val="0"/>
      <w:marRight w:val="0"/>
      <w:marTop w:val="0"/>
      <w:marBottom w:val="0"/>
      <w:divBdr>
        <w:top w:val="none" w:sz="0" w:space="0" w:color="auto"/>
        <w:left w:val="none" w:sz="0" w:space="0" w:color="auto"/>
        <w:bottom w:val="none" w:sz="0" w:space="0" w:color="auto"/>
        <w:right w:val="none" w:sz="0" w:space="0" w:color="auto"/>
      </w:divBdr>
    </w:div>
    <w:div w:id="1505583957">
      <w:bodyDiv w:val="1"/>
      <w:marLeft w:val="0"/>
      <w:marRight w:val="0"/>
      <w:marTop w:val="0"/>
      <w:marBottom w:val="0"/>
      <w:divBdr>
        <w:top w:val="none" w:sz="0" w:space="0" w:color="auto"/>
        <w:left w:val="none" w:sz="0" w:space="0" w:color="auto"/>
        <w:bottom w:val="none" w:sz="0" w:space="0" w:color="auto"/>
        <w:right w:val="none" w:sz="0" w:space="0" w:color="auto"/>
      </w:divBdr>
    </w:div>
    <w:div w:id="1511288080">
      <w:bodyDiv w:val="1"/>
      <w:marLeft w:val="0"/>
      <w:marRight w:val="0"/>
      <w:marTop w:val="0"/>
      <w:marBottom w:val="0"/>
      <w:divBdr>
        <w:top w:val="none" w:sz="0" w:space="0" w:color="auto"/>
        <w:left w:val="none" w:sz="0" w:space="0" w:color="auto"/>
        <w:bottom w:val="none" w:sz="0" w:space="0" w:color="auto"/>
        <w:right w:val="none" w:sz="0" w:space="0" w:color="auto"/>
      </w:divBdr>
    </w:div>
    <w:div w:id="1520967395">
      <w:bodyDiv w:val="1"/>
      <w:marLeft w:val="0"/>
      <w:marRight w:val="0"/>
      <w:marTop w:val="0"/>
      <w:marBottom w:val="0"/>
      <w:divBdr>
        <w:top w:val="none" w:sz="0" w:space="0" w:color="auto"/>
        <w:left w:val="none" w:sz="0" w:space="0" w:color="auto"/>
        <w:bottom w:val="none" w:sz="0" w:space="0" w:color="auto"/>
        <w:right w:val="none" w:sz="0" w:space="0" w:color="auto"/>
      </w:divBdr>
    </w:div>
    <w:div w:id="1525094866">
      <w:bodyDiv w:val="1"/>
      <w:marLeft w:val="0"/>
      <w:marRight w:val="0"/>
      <w:marTop w:val="0"/>
      <w:marBottom w:val="0"/>
      <w:divBdr>
        <w:top w:val="none" w:sz="0" w:space="0" w:color="auto"/>
        <w:left w:val="none" w:sz="0" w:space="0" w:color="auto"/>
        <w:bottom w:val="none" w:sz="0" w:space="0" w:color="auto"/>
        <w:right w:val="none" w:sz="0" w:space="0" w:color="auto"/>
      </w:divBdr>
    </w:div>
    <w:div w:id="1538354369">
      <w:bodyDiv w:val="1"/>
      <w:marLeft w:val="0"/>
      <w:marRight w:val="0"/>
      <w:marTop w:val="0"/>
      <w:marBottom w:val="0"/>
      <w:divBdr>
        <w:top w:val="none" w:sz="0" w:space="0" w:color="auto"/>
        <w:left w:val="none" w:sz="0" w:space="0" w:color="auto"/>
        <w:bottom w:val="none" w:sz="0" w:space="0" w:color="auto"/>
        <w:right w:val="none" w:sz="0" w:space="0" w:color="auto"/>
      </w:divBdr>
    </w:div>
    <w:div w:id="1541480586">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551720038">
      <w:bodyDiv w:val="1"/>
      <w:marLeft w:val="0"/>
      <w:marRight w:val="0"/>
      <w:marTop w:val="0"/>
      <w:marBottom w:val="0"/>
      <w:divBdr>
        <w:top w:val="none" w:sz="0" w:space="0" w:color="auto"/>
        <w:left w:val="none" w:sz="0" w:space="0" w:color="auto"/>
        <w:bottom w:val="none" w:sz="0" w:space="0" w:color="auto"/>
        <w:right w:val="none" w:sz="0" w:space="0" w:color="auto"/>
      </w:divBdr>
    </w:div>
    <w:div w:id="1553810985">
      <w:bodyDiv w:val="1"/>
      <w:marLeft w:val="0"/>
      <w:marRight w:val="0"/>
      <w:marTop w:val="0"/>
      <w:marBottom w:val="0"/>
      <w:divBdr>
        <w:top w:val="none" w:sz="0" w:space="0" w:color="auto"/>
        <w:left w:val="none" w:sz="0" w:space="0" w:color="auto"/>
        <w:bottom w:val="none" w:sz="0" w:space="0" w:color="auto"/>
        <w:right w:val="none" w:sz="0" w:space="0" w:color="auto"/>
      </w:divBdr>
    </w:div>
    <w:div w:id="1566138365">
      <w:bodyDiv w:val="1"/>
      <w:marLeft w:val="0"/>
      <w:marRight w:val="0"/>
      <w:marTop w:val="0"/>
      <w:marBottom w:val="0"/>
      <w:divBdr>
        <w:top w:val="none" w:sz="0" w:space="0" w:color="auto"/>
        <w:left w:val="none" w:sz="0" w:space="0" w:color="auto"/>
        <w:bottom w:val="none" w:sz="0" w:space="0" w:color="auto"/>
        <w:right w:val="none" w:sz="0" w:space="0" w:color="auto"/>
      </w:divBdr>
    </w:div>
    <w:div w:id="1573659688">
      <w:bodyDiv w:val="1"/>
      <w:marLeft w:val="0"/>
      <w:marRight w:val="0"/>
      <w:marTop w:val="0"/>
      <w:marBottom w:val="0"/>
      <w:divBdr>
        <w:top w:val="none" w:sz="0" w:space="0" w:color="auto"/>
        <w:left w:val="none" w:sz="0" w:space="0" w:color="auto"/>
        <w:bottom w:val="none" w:sz="0" w:space="0" w:color="auto"/>
        <w:right w:val="none" w:sz="0" w:space="0" w:color="auto"/>
      </w:divBdr>
    </w:div>
    <w:div w:id="1577397767">
      <w:bodyDiv w:val="1"/>
      <w:marLeft w:val="0"/>
      <w:marRight w:val="0"/>
      <w:marTop w:val="0"/>
      <w:marBottom w:val="0"/>
      <w:divBdr>
        <w:top w:val="none" w:sz="0" w:space="0" w:color="auto"/>
        <w:left w:val="none" w:sz="0" w:space="0" w:color="auto"/>
        <w:bottom w:val="none" w:sz="0" w:space="0" w:color="auto"/>
        <w:right w:val="none" w:sz="0" w:space="0" w:color="auto"/>
      </w:divBdr>
    </w:div>
    <w:div w:id="1580553414">
      <w:bodyDiv w:val="1"/>
      <w:marLeft w:val="0"/>
      <w:marRight w:val="0"/>
      <w:marTop w:val="0"/>
      <w:marBottom w:val="0"/>
      <w:divBdr>
        <w:top w:val="none" w:sz="0" w:space="0" w:color="auto"/>
        <w:left w:val="none" w:sz="0" w:space="0" w:color="auto"/>
        <w:bottom w:val="none" w:sz="0" w:space="0" w:color="auto"/>
        <w:right w:val="none" w:sz="0" w:space="0" w:color="auto"/>
      </w:divBdr>
    </w:div>
    <w:div w:id="1583830921">
      <w:bodyDiv w:val="1"/>
      <w:marLeft w:val="0"/>
      <w:marRight w:val="0"/>
      <w:marTop w:val="0"/>
      <w:marBottom w:val="0"/>
      <w:divBdr>
        <w:top w:val="none" w:sz="0" w:space="0" w:color="auto"/>
        <w:left w:val="none" w:sz="0" w:space="0" w:color="auto"/>
        <w:bottom w:val="none" w:sz="0" w:space="0" w:color="auto"/>
        <w:right w:val="none" w:sz="0" w:space="0" w:color="auto"/>
      </w:divBdr>
    </w:div>
    <w:div w:id="1636597755">
      <w:bodyDiv w:val="1"/>
      <w:marLeft w:val="0"/>
      <w:marRight w:val="0"/>
      <w:marTop w:val="0"/>
      <w:marBottom w:val="0"/>
      <w:divBdr>
        <w:top w:val="none" w:sz="0" w:space="0" w:color="auto"/>
        <w:left w:val="none" w:sz="0" w:space="0" w:color="auto"/>
        <w:bottom w:val="none" w:sz="0" w:space="0" w:color="auto"/>
        <w:right w:val="none" w:sz="0" w:space="0" w:color="auto"/>
      </w:divBdr>
    </w:div>
    <w:div w:id="1639140158">
      <w:bodyDiv w:val="1"/>
      <w:marLeft w:val="0"/>
      <w:marRight w:val="0"/>
      <w:marTop w:val="0"/>
      <w:marBottom w:val="0"/>
      <w:divBdr>
        <w:top w:val="none" w:sz="0" w:space="0" w:color="auto"/>
        <w:left w:val="none" w:sz="0" w:space="0" w:color="auto"/>
        <w:bottom w:val="none" w:sz="0" w:space="0" w:color="auto"/>
        <w:right w:val="none" w:sz="0" w:space="0" w:color="auto"/>
      </w:divBdr>
    </w:div>
    <w:div w:id="1640766348">
      <w:bodyDiv w:val="1"/>
      <w:marLeft w:val="0"/>
      <w:marRight w:val="0"/>
      <w:marTop w:val="0"/>
      <w:marBottom w:val="0"/>
      <w:divBdr>
        <w:top w:val="none" w:sz="0" w:space="0" w:color="auto"/>
        <w:left w:val="none" w:sz="0" w:space="0" w:color="auto"/>
        <w:bottom w:val="none" w:sz="0" w:space="0" w:color="auto"/>
        <w:right w:val="none" w:sz="0" w:space="0" w:color="auto"/>
      </w:divBdr>
    </w:div>
    <w:div w:id="1655722042">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659992527">
      <w:bodyDiv w:val="1"/>
      <w:marLeft w:val="0"/>
      <w:marRight w:val="0"/>
      <w:marTop w:val="0"/>
      <w:marBottom w:val="0"/>
      <w:divBdr>
        <w:top w:val="none" w:sz="0" w:space="0" w:color="auto"/>
        <w:left w:val="none" w:sz="0" w:space="0" w:color="auto"/>
        <w:bottom w:val="none" w:sz="0" w:space="0" w:color="auto"/>
        <w:right w:val="none" w:sz="0" w:space="0" w:color="auto"/>
      </w:divBdr>
    </w:div>
    <w:div w:id="1671562576">
      <w:bodyDiv w:val="1"/>
      <w:marLeft w:val="0"/>
      <w:marRight w:val="0"/>
      <w:marTop w:val="0"/>
      <w:marBottom w:val="0"/>
      <w:divBdr>
        <w:top w:val="none" w:sz="0" w:space="0" w:color="auto"/>
        <w:left w:val="none" w:sz="0" w:space="0" w:color="auto"/>
        <w:bottom w:val="none" w:sz="0" w:space="0" w:color="auto"/>
        <w:right w:val="none" w:sz="0" w:space="0" w:color="auto"/>
      </w:divBdr>
    </w:div>
    <w:div w:id="1692494496">
      <w:bodyDiv w:val="1"/>
      <w:marLeft w:val="0"/>
      <w:marRight w:val="0"/>
      <w:marTop w:val="0"/>
      <w:marBottom w:val="0"/>
      <w:divBdr>
        <w:top w:val="none" w:sz="0" w:space="0" w:color="auto"/>
        <w:left w:val="none" w:sz="0" w:space="0" w:color="auto"/>
        <w:bottom w:val="none" w:sz="0" w:space="0" w:color="auto"/>
        <w:right w:val="none" w:sz="0" w:space="0" w:color="auto"/>
      </w:divBdr>
    </w:div>
    <w:div w:id="1701472310">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47342962">
      <w:bodyDiv w:val="1"/>
      <w:marLeft w:val="0"/>
      <w:marRight w:val="0"/>
      <w:marTop w:val="0"/>
      <w:marBottom w:val="0"/>
      <w:divBdr>
        <w:top w:val="none" w:sz="0" w:space="0" w:color="auto"/>
        <w:left w:val="none" w:sz="0" w:space="0" w:color="auto"/>
        <w:bottom w:val="none" w:sz="0" w:space="0" w:color="auto"/>
        <w:right w:val="none" w:sz="0" w:space="0" w:color="auto"/>
      </w:divBdr>
    </w:div>
    <w:div w:id="1748067586">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772049279">
      <w:bodyDiv w:val="1"/>
      <w:marLeft w:val="0"/>
      <w:marRight w:val="0"/>
      <w:marTop w:val="0"/>
      <w:marBottom w:val="0"/>
      <w:divBdr>
        <w:top w:val="none" w:sz="0" w:space="0" w:color="auto"/>
        <w:left w:val="none" w:sz="0" w:space="0" w:color="auto"/>
        <w:bottom w:val="none" w:sz="0" w:space="0" w:color="auto"/>
        <w:right w:val="none" w:sz="0" w:space="0" w:color="auto"/>
      </w:divBdr>
    </w:div>
    <w:div w:id="1782991041">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
    <w:div w:id="1787387567">
      <w:bodyDiv w:val="1"/>
      <w:marLeft w:val="0"/>
      <w:marRight w:val="0"/>
      <w:marTop w:val="0"/>
      <w:marBottom w:val="0"/>
      <w:divBdr>
        <w:top w:val="none" w:sz="0" w:space="0" w:color="auto"/>
        <w:left w:val="none" w:sz="0" w:space="0" w:color="auto"/>
        <w:bottom w:val="none" w:sz="0" w:space="0" w:color="auto"/>
        <w:right w:val="none" w:sz="0" w:space="0" w:color="auto"/>
      </w:divBdr>
    </w:div>
    <w:div w:id="1790128938">
      <w:bodyDiv w:val="1"/>
      <w:marLeft w:val="0"/>
      <w:marRight w:val="0"/>
      <w:marTop w:val="0"/>
      <w:marBottom w:val="0"/>
      <w:divBdr>
        <w:top w:val="none" w:sz="0" w:space="0" w:color="auto"/>
        <w:left w:val="none" w:sz="0" w:space="0" w:color="auto"/>
        <w:bottom w:val="none" w:sz="0" w:space="0" w:color="auto"/>
        <w:right w:val="none" w:sz="0" w:space="0" w:color="auto"/>
      </w:divBdr>
    </w:div>
    <w:div w:id="1791241253">
      <w:bodyDiv w:val="1"/>
      <w:marLeft w:val="0"/>
      <w:marRight w:val="0"/>
      <w:marTop w:val="0"/>
      <w:marBottom w:val="0"/>
      <w:divBdr>
        <w:top w:val="none" w:sz="0" w:space="0" w:color="auto"/>
        <w:left w:val="none" w:sz="0" w:space="0" w:color="auto"/>
        <w:bottom w:val="none" w:sz="0" w:space="0" w:color="auto"/>
        <w:right w:val="none" w:sz="0" w:space="0" w:color="auto"/>
      </w:divBdr>
    </w:div>
    <w:div w:id="1796605680">
      <w:bodyDiv w:val="1"/>
      <w:marLeft w:val="0"/>
      <w:marRight w:val="0"/>
      <w:marTop w:val="0"/>
      <w:marBottom w:val="0"/>
      <w:divBdr>
        <w:top w:val="none" w:sz="0" w:space="0" w:color="auto"/>
        <w:left w:val="none" w:sz="0" w:space="0" w:color="auto"/>
        <w:bottom w:val="none" w:sz="0" w:space="0" w:color="auto"/>
        <w:right w:val="none" w:sz="0" w:space="0" w:color="auto"/>
      </w:divBdr>
    </w:div>
    <w:div w:id="1800151530">
      <w:bodyDiv w:val="1"/>
      <w:marLeft w:val="0"/>
      <w:marRight w:val="0"/>
      <w:marTop w:val="0"/>
      <w:marBottom w:val="0"/>
      <w:divBdr>
        <w:top w:val="none" w:sz="0" w:space="0" w:color="auto"/>
        <w:left w:val="none" w:sz="0" w:space="0" w:color="auto"/>
        <w:bottom w:val="none" w:sz="0" w:space="0" w:color="auto"/>
        <w:right w:val="none" w:sz="0" w:space="0" w:color="auto"/>
      </w:divBdr>
    </w:div>
    <w:div w:id="1813131005">
      <w:bodyDiv w:val="1"/>
      <w:marLeft w:val="0"/>
      <w:marRight w:val="0"/>
      <w:marTop w:val="0"/>
      <w:marBottom w:val="0"/>
      <w:divBdr>
        <w:top w:val="none" w:sz="0" w:space="0" w:color="auto"/>
        <w:left w:val="none" w:sz="0" w:space="0" w:color="auto"/>
        <w:bottom w:val="none" w:sz="0" w:space="0" w:color="auto"/>
        <w:right w:val="none" w:sz="0" w:space="0" w:color="auto"/>
      </w:divBdr>
    </w:div>
    <w:div w:id="1814832711">
      <w:bodyDiv w:val="1"/>
      <w:marLeft w:val="0"/>
      <w:marRight w:val="0"/>
      <w:marTop w:val="0"/>
      <w:marBottom w:val="0"/>
      <w:divBdr>
        <w:top w:val="none" w:sz="0" w:space="0" w:color="auto"/>
        <w:left w:val="none" w:sz="0" w:space="0" w:color="auto"/>
        <w:bottom w:val="none" w:sz="0" w:space="0" w:color="auto"/>
        <w:right w:val="none" w:sz="0" w:space="0" w:color="auto"/>
      </w:divBdr>
    </w:div>
    <w:div w:id="1815873097">
      <w:bodyDiv w:val="1"/>
      <w:marLeft w:val="0"/>
      <w:marRight w:val="0"/>
      <w:marTop w:val="0"/>
      <w:marBottom w:val="0"/>
      <w:divBdr>
        <w:top w:val="none" w:sz="0" w:space="0" w:color="auto"/>
        <w:left w:val="none" w:sz="0" w:space="0" w:color="auto"/>
        <w:bottom w:val="none" w:sz="0" w:space="0" w:color="auto"/>
        <w:right w:val="none" w:sz="0" w:space="0" w:color="auto"/>
      </w:divBdr>
    </w:div>
    <w:div w:id="1826621742">
      <w:bodyDiv w:val="1"/>
      <w:marLeft w:val="0"/>
      <w:marRight w:val="0"/>
      <w:marTop w:val="0"/>
      <w:marBottom w:val="0"/>
      <w:divBdr>
        <w:top w:val="none" w:sz="0" w:space="0" w:color="auto"/>
        <w:left w:val="none" w:sz="0" w:space="0" w:color="auto"/>
        <w:bottom w:val="none" w:sz="0" w:space="0" w:color="auto"/>
        <w:right w:val="none" w:sz="0" w:space="0" w:color="auto"/>
      </w:divBdr>
    </w:div>
    <w:div w:id="1831285395">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43624733">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00095334">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45990796">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1914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65496521">
      <w:bodyDiv w:val="1"/>
      <w:marLeft w:val="0"/>
      <w:marRight w:val="0"/>
      <w:marTop w:val="0"/>
      <w:marBottom w:val="0"/>
      <w:divBdr>
        <w:top w:val="none" w:sz="0" w:space="0" w:color="auto"/>
        <w:left w:val="none" w:sz="0" w:space="0" w:color="auto"/>
        <w:bottom w:val="none" w:sz="0" w:space="0" w:color="auto"/>
        <w:right w:val="none" w:sz="0" w:space="0" w:color="auto"/>
      </w:divBdr>
    </w:div>
    <w:div w:id="1980726694">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1992784679">
      <w:bodyDiv w:val="1"/>
      <w:marLeft w:val="0"/>
      <w:marRight w:val="0"/>
      <w:marTop w:val="0"/>
      <w:marBottom w:val="0"/>
      <w:divBdr>
        <w:top w:val="none" w:sz="0" w:space="0" w:color="auto"/>
        <w:left w:val="none" w:sz="0" w:space="0" w:color="auto"/>
        <w:bottom w:val="none" w:sz="0" w:space="0" w:color="auto"/>
        <w:right w:val="none" w:sz="0" w:space="0" w:color="auto"/>
      </w:divBdr>
    </w:div>
    <w:div w:id="1995521746">
      <w:bodyDiv w:val="1"/>
      <w:marLeft w:val="0"/>
      <w:marRight w:val="0"/>
      <w:marTop w:val="0"/>
      <w:marBottom w:val="0"/>
      <w:divBdr>
        <w:top w:val="none" w:sz="0" w:space="0" w:color="auto"/>
        <w:left w:val="none" w:sz="0" w:space="0" w:color="auto"/>
        <w:bottom w:val="none" w:sz="0" w:space="0" w:color="auto"/>
        <w:right w:val="none" w:sz="0" w:space="0" w:color="auto"/>
      </w:divBdr>
    </w:div>
    <w:div w:id="2018000110">
      <w:bodyDiv w:val="1"/>
      <w:marLeft w:val="0"/>
      <w:marRight w:val="0"/>
      <w:marTop w:val="0"/>
      <w:marBottom w:val="0"/>
      <w:divBdr>
        <w:top w:val="none" w:sz="0" w:space="0" w:color="auto"/>
        <w:left w:val="none" w:sz="0" w:space="0" w:color="auto"/>
        <w:bottom w:val="none" w:sz="0" w:space="0" w:color="auto"/>
        <w:right w:val="none" w:sz="0" w:space="0" w:color="auto"/>
      </w:divBdr>
    </w:div>
    <w:div w:id="2033995735">
      <w:bodyDiv w:val="1"/>
      <w:marLeft w:val="0"/>
      <w:marRight w:val="0"/>
      <w:marTop w:val="0"/>
      <w:marBottom w:val="0"/>
      <w:divBdr>
        <w:top w:val="none" w:sz="0" w:space="0" w:color="auto"/>
        <w:left w:val="none" w:sz="0" w:space="0" w:color="auto"/>
        <w:bottom w:val="none" w:sz="0" w:space="0" w:color="auto"/>
        <w:right w:val="none" w:sz="0" w:space="0" w:color="auto"/>
      </w:divBdr>
    </w:div>
    <w:div w:id="2095660427">
      <w:bodyDiv w:val="1"/>
      <w:marLeft w:val="0"/>
      <w:marRight w:val="0"/>
      <w:marTop w:val="0"/>
      <w:marBottom w:val="0"/>
      <w:divBdr>
        <w:top w:val="none" w:sz="0" w:space="0" w:color="auto"/>
        <w:left w:val="none" w:sz="0" w:space="0" w:color="auto"/>
        <w:bottom w:val="none" w:sz="0" w:space="0" w:color="auto"/>
        <w:right w:val="none" w:sz="0" w:space="0" w:color="auto"/>
      </w:divBdr>
    </w:div>
    <w:div w:id="2104838018">
      <w:bodyDiv w:val="1"/>
      <w:marLeft w:val="0"/>
      <w:marRight w:val="0"/>
      <w:marTop w:val="0"/>
      <w:marBottom w:val="0"/>
      <w:divBdr>
        <w:top w:val="none" w:sz="0" w:space="0" w:color="auto"/>
        <w:left w:val="none" w:sz="0" w:space="0" w:color="auto"/>
        <w:bottom w:val="none" w:sz="0" w:space="0" w:color="auto"/>
        <w:right w:val="none" w:sz="0" w:space="0" w:color="auto"/>
      </w:divBdr>
    </w:div>
    <w:div w:id="2125345595">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 w:id="2133740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16230972\AppData\Local\Youdao\Dict\Application\7.5.1.0\resultui\dict\?keyword=sensor" TargetMode="External"/><Relationship Id="rId18" Type="http://schemas.openxmlformats.org/officeDocument/2006/relationships/image" Target="media/image6.png"/><Relationship Id="rId26" Type="http://schemas.openxmlformats.org/officeDocument/2006/relationships/chart" Target="charts/chart3.xml"/><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29.jpeg"/><Relationship Id="rId63" Type="http://schemas.openxmlformats.org/officeDocument/2006/relationships/image" Target="media/image31.jpeg"/><Relationship Id="rId68" Type="http://schemas.openxmlformats.org/officeDocument/2006/relationships/chart" Target="charts/chart16.xml"/><Relationship Id="rId76" Type="http://schemas.openxmlformats.org/officeDocument/2006/relationships/chart" Target="charts/chart24.xml"/><Relationship Id="rId84" Type="http://schemas.openxmlformats.org/officeDocument/2006/relationships/chart" Target="charts/chart30.xml"/><Relationship Id="rId89"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chart" Target="charts/chart19.xml"/><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chart" Target="charts/chart6.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image" Target="media/image12.gif"/><Relationship Id="rId37" Type="http://schemas.openxmlformats.org/officeDocument/2006/relationships/chart" Target="charts/chart8.xml"/><Relationship Id="rId40" Type="http://schemas.openxmlformats.org/officeDocument/2006/relationships/image" Target="media/image19.jpeg"/><Relationship Id="rId45" Type="http://schemas.openxmlformats.org/officeDocument/2006/relationships/image" Target="media/image22.jpeg"/><Relationship Id="rId53" Type="http://schemas.openxmlformats.org/officeDocument/2006/relationships/chart" Target="charts/chart13.xml"/><Relationship Id="rId58" Type="http://schemas.openxmlformats.org/officeDocument/2006/relationships/hyperlink" Target="C:/Users/sunjie/AppData/Local/Youdao/Dict/Application/7.5.2.0/resultui/dict/?keyword=principle" TargetMode="External"/><Relationship Id="rId66" Type="http://schemas.openxmlformats.org/officeDocument/2006/relationships/chart" Target="charts/chart15.xml"/><Relationship Id="rId74" Type="http://schemas.openxmlformats.org/officeDocument/2006/relationships/chart" Target="charts/chart22.xml"/><Relationship Id="rId79" Type="http://schemas.openxmlformats.org/officeDocument/2006/relationships/image" Target="media/image34.png"/><Relationship Id="rId87" Type="http://schemas.openxmlformats.org/officeDocument/2006/relationships/chart" Target="charts/chart31.xml"/><Relationship Id="rId5" Type="http://schemas.openxmlformats.org/officeDocument/2006/relationships/settings" Target="settings.xml"/><Relationship Id="rId61" Type="http://schemas.openxmlformats.org/officeDocument/2006/relationships/hyperlink" Target="C:/Users/sunjie/AppData/Local/Youdao/Dict/Application/7.5.2.0/resultui/dict/?keyword=" TargetMode="External"/><Relationship Id="rId82" Type="http://schemas.openxmlformats.org/officeDocument/2006/relationships/chart" Target="charts/chart28.xml"/><Relationship Id="rId90" Type="http://schemas.openxmlformats.org/officeDocument/2006/relationships/header" Target="header1.xml"/><Relationship Id="rId19" Type="http://schemas.openxmlformats.org/officeDocument/2006/relationships/hyperlink" Target="https://en.oxforddictionaries.com/definition/gyroscop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5.jpeg"/><Relationship Id="rId43" Type="http://schemas.openxmlformats.org/officeDocument/2006/relationships/chart" Target="charts/chart9.xml"/><Relationship Id="rId48" Type="http://schemas.openxmlformats.org/officeDocument/2006/relationships/image" Target="media/image25.jpeg"/><Relationship Id="rId56" Type="http://schemas.openxmlformats.org/officeDocument/2006/relationships/image" Target="media/image30.jpeg"/><Relationship Id="rId64" Type="http://schemas.openxmlformats.org/officeDocument/2006/relationships/image" Target="media/image32.jpeg"/><Relationship Id="rId69" Type="http://schemas.openxmlformats.org/officeDocument/2006/relationships/chart" Target="charts/chart17.xml"/><Relationship Id="rId77" Type="http://schemas.openxmlformats.org/officeDocument/2006/relationships/chart" Target="charts/chart25.xml"/><Relationship Id="rId8" Type="http://schemas.openxmlformats.org/officeDocument/2006/relationships/endnotes" Target="endnotes.xml"/><Relationship Id="rId51" Type="http://schemas.openxmlformats.org/officeDocument/2006/relationships/chart" Target="charts/chart11.xml"/><Relationship Id="rId72" Type="http://schemas.openxmlformats.org/officeDocument/2006/relationships/chart" Target="charts/chart20.xml"/><Relationship Id="rId80" Type="http://schemas.openxmlformats.org/officeDocument/2006/relationships/image" Target="media/image35.png"/><Relationship Id="rId85" Type="http://schemas.openxmlformats.org/officeDocument/2006/relationships/image" Target="media/image36.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C:\Users\16230972\AppData\Local\Youdao\Dict\Application\7.5.1.0\resultui\dict\?keyword=inertial" TargetMode="External"/><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image" Target="media/image23.jpeg"/><Relationship Id="rId59" Type="http://schemas.openxmlformats.org/officeDocument/2006/relationships/hyperlink" Target="C:/Users/sunjie/AppData/Local/Youdao/Dict/Application/7.5.2.0/resultui/dict/?keyword=" TargetMode="External"/><Relationship Id="rId67"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0.jpeg"/><Relationship Id="rId54" Type="http://schemas.openxmlformats.org/officeDocument/2006/relationships/image" Target="media/image28.GIF"/><Relationship Id="rId62" Type="http://schemas.openxmlformats.org/officeDocument/2006/relationships/hyperlink" Target="C:/Users/sunjie/AppData/Local/Youdao/Dict/Application/7.5.2.0/resultui/dict/?keyword=equilibrium" TargetMode="External"/><Relationship Id="rId70" Type="http://schemas.openxmlformats.org/officeDocument/2006/relationships/chart" Target="charts/chart18.xml"/><Relationship Id="rId75" Type="http://schemas.openxmlformats.org/officeDocument/2006/relationships/chart" Target="charts/chart23.xml"/><Relationship Id="rId83" Type="http://schemas.openxmlformats.org/officeDocument/2006/relationships/chart" Target="charts/chart29.xml"/><Relationship Id="rId88" Type="http://schemas.openxmlformats.org/officeDocument/2006/relationships/chart" Target="charts/chart3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5.xm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C:/Users/sunjie/AppData/Local/Youdao/Dict/Application/7.5.2.0/resultui/dict/?keyword="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chart" Target="charts/chart10.xml"/><Relationship Id="rId52" Type="http://schemas.openxmlformats.org/officeDocument/2006/relationships/chart" Target="charts/chart12.xml"/><Relationship Id="rId60" Type="http://schemas.openxmlformats.org/officeDocument/2006/relationships/hyperlink" Target="C:/Users/sunjie/AppData/Local/Youdao/Dict/Application/7.5.2.0/resultui/dict/?keyword=of" TargetMode="External"/><Relationship Id="rId65" Type="http://schemas.openxmlformats.org/officeDocument/2006/relationships/chart" Target="charts/chart14.xml"/><Relationship Id="rId73" Type="http://schemas.openxmlformats.org/officeDocument/2006/relationships/chart" Target="charts/chart21.xml"/><Relationship Id="rId78" Type="http://schemas.openxmlformats.org/officeDocument/2006/relationships/chart" Target="charts/chart26.xml"/><Relationship Id="rId81" Type="http://schemas.openxmlformats.org/officeDocument/2006/relationships/chart" Target="charts/chart27.xml"/><Relationship Id="rId86"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Put%20the%20phone%20up%20from%20the%20desk\accelerometer.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Gyro_G2_2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Accel_G2_2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G:\My%20thesis\Excel%20Data%20Analysis\GY%20Analysis\A3_20\A3_Accel_2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G:\My%20thesis\Excel%20Data\A1_20_gyro.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8042018_20times_action01\A1_20_accel.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Gyro_A2_20.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Accel_A2_20.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Before</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Gyro!$AC$1</c:f>
              <c:strCache>
                <c:ptCount val="1"/>
                <c:pt idx="0">
                  <c:v>Gangle_X</c:v>
                </c:pt>
              </c:strCache>
            </c:strRef>
          </c:tx>
          <c:spPr>
            <a:ln w="28575" cap="rnd">
              <a:solidFill>
                <a:schemeClr val="accent1"/>
              </a:solidFill>
              <a:round/>
            </a:ln>
            <a:effectLst/>
          </c:spPr>
          <c:marker>
            <c:symbol val="none"/>
          </c:marker>
          <c:val>
            <c:numRef>
              <c:f>Gyro!$AC$2:$AC$1357</c:f>
              <c:numCache>
                <c:formatCode>General</c:formatCode>
                <c:ptCount val="1356"/>
                <c:pt idx="0">
                  <c:v>-1.5855000000000001E-2</c:v>
                </c:pt>
                <c:pt idx="1">
                  <c:v>-3.3840999999999996E-2</c:v>
                </c:pt>
                <c:pt idx="2">
                  <c:v>-5.0761000000000001E-2</c:v>
                </c:pt>
                <c:pt idx="3">
                  <c:v>-6.7676E-2</c:v>
                </c:pt>
                <c:pt idx="4">
                  <c:v>-8.4584999999999994E-2</c:v>
                </c:pt>
                <c:pt idx="5">
                  <c:v>-0.10149899999999999</c:v>
                </c:pt>
                <c:pt idx="6">
                  <c:v>-0.11841299999999999</c:v>
                </c:pt>
                <c:pt idx="7">
                  <c:v>-0.135322</c:v>
                </c:pt>
                <c:pt idx="8">
                  <c:v>-0.15117700000000001</c:v>
                </c:pt>
                <c:pt idx="9">
                  <c:v>-0.16702500000000001</c:v>
                </c:pt>
                <c:pt idx="10">
                  <c:v>-0.18392900000000001</c:v>
                </c:pt>
                <c:pt idx="11">
                  <c:v>-0.19977700000000001</c:v>
                </c:pt>
                <c:pt idx="12">
                  <c:v>-0.21670200000000001</c:v>
                </c:pt>
                <c:pt idx="13">
                  <c:v>-0.232545</c:v>
                </c:pt>
                <c:pt idx="14">
                  <c:v>-0.247338</c:v>
                </c:pt>
                <c:pt idx="15">
                  <c:v>-0.26000400000000001</c:v>
                </c:pt>
                <c:pt idx="16">
                  <c:v>-0.27797500000000003</c:v>
                </c:pt>
                <c:pt idx="17">
                  <c:v>-0.29808800000000002</c:v>
                </c:pt>
                <c:pt idx="18">
                  <c:v>-0.31393799999999999</c:v>
                </c:pt>
                <c:pt idx="19">
                  <c:v>-0.329793</c:v>
                </c:pt>
                <c:pt idx="20">
                  <c:v>-0.34671299999999999</c:v>
                </c:pt>
                <c:pt idx="21">
                  <c:v>-0.362568</c:v>
                </c:pt>
                <c:pt idx="22">
                  <c:v>-0.37948799999999999</c:v>
                </c:pt>
                <c:pt idx="23">
                  <c:v>-0.39639799999999997</c:v>
                </c:pt>
                <c:pt idx="24">
                  <c:v>-0.41223499999999996</c:v>
                </c:pt>
                <c:pt idx="25">
                  <c:v>-0.42809499999999995</c:v>
                </c:pt>
                <c:pt idx="26">
                  <c:v>-0.44394299999999998</c:v>
                </c:pt>
                <c:pt idx="27">
                  <c:v>-0.46086299999999997</c:v>
                </c:pt>
                <c:pt idx="28">
                  <c:v>-0.47777799999999998</c:v>
                </c:pt>
                <c:pt idx="29">
                  <c:v>-0.494703</c:v>
                </c:pt>
                <c:pt idx="30">
                  <c:v>-0.51056299999999999</c:v>
                </c:pt>
                <c:pt idx="31">
                  <c:v>-0.52642299999999997</c:v>
                </c:pt>
                <c:pt idx="32">
                  <c:v>-0.54440899999999992</c:v>
                </c:pt>
                <c:pt idx="33">
                  <c:v>-0.56024099999999988</c:v>
                </c:pt>
                <c:pt idx="34">
                  <c:v>-0.57500699999999982</c:v>
                </c:pt>
                <c:pt idx="35">
                  <c:v>-0.5908549999999998</c:v>
                </c:pt>
                <c:pt idx="36">
                  <c:v>-0.60776899999999978</c:v>
                </c:pt>
                <c:pt idx="37">
                  <c:v>-0.62468399999999979</c:v>
                </c:pt>
                <c:pt idx="38">
                  <c:v>-0.64160399999999984</c:v>
                </c:pt>
                <c:pt idx="39">
                  <c:v>-0.65745199999999981</c:v>
                </c:pt>
                <c:pt idx="40">
                  <c:v>-0.67222899999999985</c:v>
                </c:pt>
                <c:pt idx="41">
                  <c:v>-0.68914299999999984</c:v>
                </c:pt>
                <c:pt idx="42">
                  <c:v>-0.70392699999999986</c:v>
                </c:pt>
                <c:pt idx="43">
                  <c:v>-0.72083599999999981</c:v>
                </c:pt>
                <c:pt idx="44">
                  <c:v>-0.73774499999999976</c:v>
                </c:pt>
                <c:pt idx="45">
                  <c:v>-0.75359499999999979</c:v>
                </c:pt>
                <c:pt idx="46">
                  <c:v>-0.76944999999999975</c:v>
                </c:pt>
                <c:pt idx="47">
                  <c:v>-0.78530999999999973</c:v>
                </c:pt>
                <c:pt idx="48">
                  <c:v>-0.80115299999999978</c:v>
                </c:pt>
                <c:pt idx="49">
                  <c:v>-0.81806199999999973</c:v>
                </c:pt>
                <c:pt idx="50">
                  <c:v>-0.83497599999999972</c:v>
                </c:pt>
                <c:pt idx="51">
                  <c:v>-0.85082399999999969</c:v>
                </c:pt>
                <c:pt idx="52">
                  <c:v>-0.86773299999999964</c:v>
                </c:pt>
                <c:pt idx="53">
                  <c:v>-0.88356999999999963</c:v>
                </c:pt>
                <c:pt idx="54">
                  <c:v>-0.90047899999999959</c:v>
                </c:pt>
                <c:pt idx="55">
                  <c:v>-0.91739899999999963</c:v>
                </c:pt>
                <c:pt idx="56">
                  <c:v>-0.93431299999999962</c:v>
                </c:pt>
                <c:pt idx="57">
                  <c:v>-0.94909499999999958</c:v>
                </c:pt>
                <c:pt idx="58">
                  <c:v>-0.96387199999999962</c:v>
                </c:pt>
                <c:pt idx="59">
                  <c:v>-0.9807859999999996</c:v>
                </c:pt>
                <c:pt idx="60">
                  <c:v>-0.99769999999999959</c:v>
                </c:pt>
                <c:pt idx="61">
                  <c:v>-1.0135529999999995</c:v>
                </c:pt>
                <c:pt idx="62">
                  <c:v>-1.0304849999999994</c:v>
                </c:pt>
                <c:pt idx="63">
                  <c:v>-1.0473939999999995</c:v>
                </c:pt>
                <c:pt idx="64">
                  <c:v>-1.0643029999999996</c:v>
                </c:pt>
                <c:pt idx="65">
                  <c:v>-1.0790919999999995</c:v>
                </c:pt>
                <c:pt idx="66">
                  <c:v>-1.0949469999999994</c:v>
                </c:pt>
                <c:pt idx="67">
                  <c:v>-1.1107899999999995</c:v>
                </c:pt>
                <c:pt idx="68">
                  <c:v>-1.1266499999999995</c:v>
                </c:pt>
                <c:pt idx="69">
                  <c:v>-1.1424929999999995</c:v>
                </c:pt>
                <c:pt idx="70">
                  <c:v>-1.1583409999999996</c:v>
                </c:pt>
                <c:pt idx="71">
                  <c:v>-1.1741889999999997</c:v>
                </c:pt>
                <c:pt idx="72">
                  <c:v>-1.1910979999999998</c:v>
                </c:pt>
                <c:pt idx="73">
                  <c:v>-1.2069409999999998</c:v>
                </c:pt>
                <c:pt idx="74">
                  <c:v>-1.2227889999999999</c:v>
                </c:pt>
                <c:pt idx="75">
                  <c:v>-1.2386439999999999</c:v>
                </c:pt>
                <c:pt idx="76">
                  <c:v>-1.255558</c:v>
                </c:pt>
                <c:pt idx="77">
                  <c:v>-1.270335</c:v>
                </c:pt>
                <c:pt idx="78">
                  <c:v>-1.2872490000000001</c:v>
                </c:pt>
                <c:pt idx="79">
                  <c:v>-1.3041690000000001</c:v>
                </c:pt>
                <c:pt idx="80">
                  <c:v>-1.3210780000000002</c:v>
                </c:pt>
                <c:pt idx="81">
                  <c:v>-1.3358550000000002</c:v>
                </c:pt>
                <c:pt idx="82">
                  <c:v>-1.3517080000000001</c:v>
                </c:pt>
                <c:pt idx="83">
                  <c:v>-1.3686230000000001</c:v>
                </c:pt>
                <c:pt idx="84">
                  <c:v>-1.3855320000000002</c:v>
                </c:pt>
                <c:pt idx="85">
                  <c:v>-1.4024520000000003</c:v>
                </c:pt>
                <c:pt idx="86">
                  <c:v>-1.4193660000000003</c:v>
                </c:pt>
                <c:pt idx="87">
                  <c:v>-1.4362900000000003</c:v>
                </c:pt>
                <c:pt idx="88">
                  <c:v>-1.4542710000000003</c:v>
                </c:pt>
                <c:pt idx="89">
                  <c:v>-1.4711910000000004</c:v>
                </c:pt>
                <c:pt idx="90">
                  <c:v>-1.4870510000000003</c:v>
                </c:pt>
                <c:pt idx="91">
                  <c:v>-1.5039600000000004</c:v>
                </c:pt>
                <c:pt idx="92">
                  <c:v>-1.5208740000000005</c:v>
                </c:pt>
                <c:pt idx="93">
                  <c:v>-1.5377830000000006</c:v>
                </c:pt>
                <c:pt idx="94">
                  <c:v>-1.5536360000000005</c:v>
                </c:pt>
                <c:pt idx="95">
                  <c:v>-1.5705500000000006</c:v>
                </c:pt>
                <c:pt idx="96">
                  <c:v>-1.5874650000000006</c:v>
                </c:pt>
                <c:pt idx="97">
                  <c:v>-1.6033200000000005</c:v>
                </c:pt>
                <c:pt idx="98">
                  <c:v>-1.6191750000000005</c:v>
                </c:pt>
                <c:pt idx="99">
                  <c:v>-1.6360890000000006</c:v>
                </c:pt>
                <c:pt idx="100">
                  <c:v>-1.6529980000000006</c:v>
                </c:pt>
                <c:pt idx="101">
                  <c:v>-1.6699120000000007</c:v>
                </c:pt>
                <c:pt idx="102">
                  <c:v>-1.6868260000000008</c:v>
                </c:pt>
                <c:pt idx="103">
                  <c:v>-1.7037290000000009</c:v>
                </c:pt>
                <c:pt idx="104">
                  <c:v>-1.720649000000001</c:v>
                </c:pt>
                <c:pt idx="105">
                  <c:v>-1.7354310000000011</c:v>
                </c:pt>
                <c:pt idx="106">
                  <c:v>-1.7523510000000011</c:v>
                </c:pt>
                <c:pt idx="107">
                  <c:v>-1.770336000000001</c:v>
                </c:pt>
                <c:pt idx="108">
                  <c:v>-1.787251000000001</c:v>
                </c:pt>
                <c:pt idx="109">
                  <c:v>-1.803106000000001</c:v>
                </c:pt>
                <c:pt idx="110">
                  <c:v>-1.820026000000001</c:v>
                </c:pt>
                <c:pt idx="111">
                  <c:v>-1.8369350000000011</c:v>
                </c:pt>
                <c:pt idx="112">
                  <c:v>-1.852785000000001</c:v>
                </c:pt>
                <c:pt idx="113">
                  <c:v>-1.868640000000001</c:v>
                </c:pt>
                <c:pt idx="114">
                  <c:v>-1.8845010000000009</c:v>
                </c:pt>
                <c:pt idx="115">
                  <c:v>-1.900349000000001</c:v>
                </c:pt>
                <c:pt idx="116">
                  <c:v>-1.9151250000000009</c:v>
                </c:pt>
                <c:pt idx="117">
                  <c:v>-1.9309780000000007</c:v>
                </c:pt>
                <c:pt idx="118">
                  <c:v>-1.9468260000000008</c:v>
                </c:pt>
                <c:pt idx="119">
                  <c:v>-1.9637410000000008</c:v>
                </c:pt>
                <c:pt idx="120">
                  <c:v>-1.9806610000000009</c:v>
                </c:pt>
                <c:pt idx="121">
                  <c:v>-1.996509000000001</c:v>
                </c:pt>
                <c:pt idx="122">
                  <c:v>-2.0123520000000008</c:v>
                </c:pt>
                <c:pt idx="123">
                  <c:v>-2.0292720000000006</c:v>
                </c:pt>
                <c:pt idx="124">
                  <c:v>-2.0451200000000007</c:v>
                </c:pt>
                <c:pt idx="125">
                  <c:v>-2.0609750000000009</c:v>
                </c:pt>
                <c:pt idx="126">
                  <c:v>-2.0768250000000008</c:v>
                </c:pt>
                <c:pt idx="127">
                  <c:v>-2.0937390000000007</c:v>
                </c:pt>
                <c:pt idx="128">
                  <c:v>-2.1095940000000009</c:v>
                </c:pt>
                <c:pt idx="129">
                  <c:v>-2.1265140000000007</c:v>
                </c:pt>
                <c:pt idx="130">
                  <c:v>-2.1434410000000006</c:v>
                </c:pt>
                <c:pt idx="131">
                  <c:v>-2.1603680000000005</c:v>
                </c:pt>
                <c:pt idx="132">
                  <c:v>-2.1762230000000007</c:v>
                </c:pt>
                <c:pt idx="133">
                  <c:v>-2.1931370000000006</c:v>
                </c:pt>
                <c:pt idx="134">
                  <c:v>-2.2089870000000005</c:v>
                </c:pt>
                <c:pt idx="135">
                  <c:v>-2.2248420000000007</c:v>
                </c:pt>
                <c:pt idx="136">
                  <c:v>-2.2417560000000005</c:v>
                </c:pt>
                <c:pt idx="137">
                  <c:v>-2.2586650000000006</c:v>
                </c:pt>
                <c:pt idx="138">
                  <c:v>-2.2755740000000007</c:v>
                </c:pt>
                <c:pt idx="139">
                  <c:v>-2.2924890000000007</c:v>
                </c:pt>
                <c:pt idx="140">
                  <c:v>-2.3083440000000008</c:v>
                </c:pt>
                <c:pt idx="141">
                  <c:v>-2.3242040000000008</c:v>
                </c:pt>
                <c:pt idx="142">
                  <c:v>-2.3411240000000006</c:v>
                </c:pt>
                <c:pt idx="143">
                  <c:v>-2.3580440000000005</c:v>
                </c:pt>
                <c:pt idx="144">
                  <c:v>-2.3749660000000006</c:v>
                </c:pt>
                <c:pt idx="145">
                  <c:v>-2.3908210000000008</c:v>
                </c:pt>
                <c:pt idx="146">
                  <c:v>-2.4077300000000008</c:v>
                </c:pt>
                <c:pt idx="147">
                  <c:v>-2.423585000000001</c:v>
                </c:pt>
                <c:pt idx="148">
                  <c:v>-2.4404990000000009</c:v>
                </c:pt>
                <c:pt idx="149">
                  <c:v>-2.4584850000000009</c:v>
                </c:pt>
                <c:pt idx="150">
                  <c:v>-2.475394000000001</c:v>
                </c:pt>
                <c:pt idx="151">
                  <c:v>-2.4923040000000012</c:v>
                </c:pt>
                <c:pt idx="152">
                  <c:v>-2.5081520000000013</c:v>
                </c:pt>
                <c:pt idx="153">
                  <c:v>-2.5250720000000011</c:v>
                </c:pt>
                <c:pt idx="154">
                  <c:v>-2.541999000000001</c:v>
                </c:pt>
                <c:pt idx="155">
                  <c:v>-2.5589190000000008</c:v>
                </c:pt>
                <c:pt idx="156">
                  <c:v>-2.5758390000000007</c:v>
                </c:pt>
                <c:pt idx="157">
                  <c:v>-2.5927640000000007</c:v>
                </c:pt>
                <c:pt idx="158">
                  <c:v>-2.6096890000000008</c:v>
                </c:pt>
                <c:pt idx="159">
                  <c:v>-2.6266090000000006</c:v>
                </c:pt>
                <c:pt idx="160">
                  <c:v>-2.6435230000000005</c:v>
                </c:pt>
                <c:pt idx="161">
                  <c:v>-2.6604380000000005</c:v>
                </c:pt>
                <c:pt idx="162">
                  <c:v>-2.6773520000000004</c:v>
                </c:pt>
                <c:pt idx="163">
                  <c:v>-2.6932050000000003</c:v>
                </c:pt>
                <c:pt idx="164">
                  <c:v>-2.7101190000000002</c:v>
                </c:pt>
                <c:pt idx="165">
                  <c:v>-2.727039</c:v>
                </c:pt>
                <c:pt idx="166">
                  <c:v>-2.7439589999999998</c:v>
                </c:pt>
                <c:pt idx="167">
                  <c:v>-2.7598069999999999</c:v>
                </c:pt>
                <c:pt idx="168">
                  <c:v>-2.775655</c:v>
                </c:pt>
                <c:pt idx="169">
                  <c:v>-2.7915030000000001</c:v>
                </c:pt>
                <c:pt idx="170">
                  <c:v>-2.8094830000000002</c:v>
                </c:pt>
                <c:pt idx="171">
                  <c:v>-2.8253380000000003</c:v>
                </c:pt>
                <c:pt idx="172">
                  <c:v>-2.8411930000000005</c:v>
                </c:pt>
                <c:pt idx="173">
                  <c:v>-2.8581130000000003</c:v>
                </c:pt>
                <c:pt idx="174">
                  <c:v>-2.8750380000000004</c:v>
                </c:pt>
                <c:pt idx="175">
                  <c:v>-2.8919580000000003</c:v>
                </c:pt>
                <c:pt idx="176">
                  <c:v>-2.9088730000000003</c:v>
                </c:pt>
                <c:pt idx="177">
                  <c:v>-2.9257820000000003</c:v>
                </c:pt>
                <c:pt idx="178">
                  <c:v>-2.9426910000000004</c:v>
                </c:pt>
                <c:pt idx="179">
                  <c:v>-2.9596110000000002</c:v>
                </c:pt>
                <c:pt idx="180">
                  <c:v>-2.9765260000000002</c:v>
                </c:pt>
                <c:pt idx="181">
                  <c:v>-2.9945060000000003</c:v>
                </c:pt>
                <c:pt idx="182">
                  <c:v>-3.0124810000000002</c:v>
                </c:pt>
                <c:pt idx="183">
                  <c:v>-3.0294000000000003</c:v>
                </c:pt>
                <c:pt idx="184">
                  <c:v>-3.0463250000000004</c:v>
                </c:pt>
                <c:pt idx="185">
                  <c:v>-3.0632500000000005</c:v>
                </c:pt>
                <c:pt idx="186">
                  <c:v>-3.0812360000000005</c:v>
                </c:pt>
                <c:pt idx="187">
                  <c:v>-3.0981460000000007</c:v>
                </c:pt>
                <c:pt idx="188">
                  <c:v>-3.1150610000000007</c:v>
                </c:pt>
                <c:pt idx="189">
                  <c:v>-3.1319750000000006</c:v>
                </c:pt>
                <c:pt idx="190">
                  <c:v>-3.1488890000000005</c:v>
                </c:pt>
                <c:pt idx="191">
                  <c:v>-3.1658090000000003</c:v>
                </c:pt>
                <c:pt idx="192">
                  <c:v>-3.1827290000000001</c:v>
                </c:pt>
                <c:pt idx="193">
                  <c:v>-3.2007150000000002</c:v>
                </c:pt>
                <c:pt idx="194">
                  <c:v>-3.2176400000000003</c:v>
                </c:pt>
                <c:pt idx="195">
                  <c:v>-3.2345600000000001</c:v>
                </c:pt>
                <c:pt idx="196">
                  <c:v>-3.2504150000000003</c:v>
                </c:pt>
                <c:pt idx="197">
                  <c:v>-3.2673350000000001</c:v>
                </c:pt>
                <c:pt idx="198">
                  <c:v>-3.2842600000000002</c:v>
                </c:pt>
                <c:pt idx="199">
                  <c:v>-3.3011690000000002</c:v>
                </c:pt>
                <c:pt idx="200">
                  <c:v>-3.3170220000000001</c:v>
                </c:pt>
                <c:pt idx="201">
                  <c:v>-3.3328820000000001</c:v>
                </c:pt>
                <c:pt idx="202">
                  <c:v>-3.34979</c:v>
                </c:pt>
                <c:pt idx="203">
                  <c:v>-3.3656450000000002</c:v>
                </c:pt>
                <c:pt idx="204">
                  <c:v>-3.382565</c:v>
                </c:pt>
                <c:pt idx="205">
                  <c:v>-3.3984200000000002</c:v>
                </c:pt>
                <c:pt idx="206">
                  <c:v>-3.4142750000000004</c:v>
                </c:pt>
                <c:pt idx="207">
                  <c:v>-3.4301230000000005</c:v>
                </c:pt>
                <c:pt idx="208">
                  <c:v>-3.4470480000000006</c:v>
                </c:pt>
                <c:pt idx="209">
                  <c:v>-3.4639680000000004</c:v>
                </c:pt>
                <c:pt idx="210">
                  <c:v>-3.4808820000000003</c:v>
                </c:pt>
                <c:pt idx="211">
                  <c:v>-3.4978020000000001</c:v>
                </c:pt>
                <c:pt idx="212">
                  <c:v>-3.5136570000000003</c:v>
                </c:pt>
                <c:pt idx="213">
                  <c:v>-3.5295120000000004</c:v>
                </c:pt>
                <c:pt idx="214">
                  <c:v>-3.5453600000000005</c:v>
                </c:pt>
                <c:pt idx="215">
                  <c:v>-3.5622800000000003</c:v>
                </c:pt>
                <c:pt idx="216">
                  <c:v>-3.5792000000000002</c:v>
                </c:pt>
                <c:pt idx="217">
                  <c:v>-3.5950600000000001</c:v>
                </c:pt>
                <c:pt idx="218">
                  <c:v>-3.61198</c:v>
                </c:pt>
                <c:pt idx="219">
                  <c:v>-3.6278220000000001</c:v>
                </c:pt>
                <c:pt idx="220">
                  <c:v>-3.6436649999999999</c:v>
                </c:pt>
                <c:pt idx="221">
                  <c:v>-3.659513</c:v>
                </c:pt>
                <c:pt idx="222">
                  <c:v>-3.674302</c:v>
                </c:pt>
                <c:pt idx="223">
                  <c:v>-3.6912219999999998</c:v>
                </c:pt>
                <c:pt idx="224">
                  <c:v>-3.7070699999999999</c:v>
                </c:pt>
                <c:pt idx="225">
                  <c:v>-3.7229199999999998</c:v>
                </c:pt>
                <c:pt idx="226">
                  <c:v>-3.7387679999999999</c:v>
                </c:pt>
                <c:pt idx="227">
                  <c:v>-3.7535499999999997</c:v>
                </c:pt>
                <c:pt idx="228">
                  <c:v>-3.7704649999999997</c:v>
                </c:pt>
                <c:pt idx="229">
                  <c:v>-3.7863129999999998</c:v>
                </c:pt>
                <c:pt idx="230">
                  <c:v>-3.8021729999999998</c:v>
                </c:pt>
                <c:pt idx="231">
                  <c:v>-3.818028</c:v>
                </c:pt>
                <c:pt idx="232">
                  <c:v>-3.8349479999999998</c:v>
                </c:pt>
                <c:pt idx="233">
                  <c:v>-3.8518679999999996</c:v>
                </c:pt>
                <c:pt idx="234">
                  <c:v>-3.8687879999999994</c:v>
                </c:pt>
                <c:pt idx="235">
                  <c:v>-3.8846359999999995</c:v>
                </c:pt>
                <c:pt idx="236">
                  <c:v>-3.9026209999999995</c:v>
                </c:pt>
                <c:pt idx="237">
                  <c:v>-3.9195409999999993</c:v>
                </c:pt>
                <c:pt idx="238">
                  <c:v>-3.9353909999999992</c:v>
                </c:pt>
                <c:pt idx="239">
                  <c:v>-3.9512459999999994</c:v>
                </c:pt>
                <c:pt idx="240">
                  <c:v>-3.9670989999999993</c:v>
                </c:pt>
                <c:pt idx="241">
                  <c:v>-3.9840239999999993</c:v>
                </c:pt>
                <c:pt idx="242">
                  <c:v>-3.9998719999999994</c:v>
                </c:pt>
                <c:pt idx="243">
                  <c:v>-4.0178579999999995</c:v>
                </c:pt>
                <c:pt idx="244">
                  <c:v>-4.0347729999999995</c:v>
                </c:pt>
                <c:pt idx="245">
                  <c:v>-4.0516929999999993</c:v>
                </c:pt>
                <c:pt idx="246">
                  <c:v>-4.0686069999999992</c:v>
                </c:pt>
                <c:pt idx="247">
                  <c:v>-4.0855209999999991</c:v>
                </c:pt>
                <c:pt idx="248">
                  <c:v>-4.1024359999999991</c:v>
                </c:pt>
                <c:pt idx="249">
                  <c:v>-4.1182859999999994</c:v>
                </c:pt>
                <c:pt idx="250">
                  <c:v>-4.1352109999999991</c:v>
                </c:pt>
                <c:pt idx="251">
                  <c:v>-4.1521199999999991</c:v>
                </c:pt>
                <c:pt idx="252">
                  <c:v>-4.1679679999999992</c:v>
                </c:pt>
                <c:pt idx="253">
                  <c:v>-4.1848879999999991</c:v>
                </c:pt>
                <c:pt idx="254">
                  <c:v>-4.2018019999999989</c:v>
                </c:pt>
                <c:pt idx="255">
                  <c:v>-4.2176519999999993</c:v>
                </c:pt>
                <c:pt idx="256">
                  <c:v>-4.2335019999999997</c:v>
                </c:pt>
                <c:pt idx="257">
                  <c:v>-4.2504159999999995</c:v>
                </c:pt>
                <c:pt idx="258">
                  <c:v>-4.2662589999999998</c:v>
                </c:pt>
                <c:pt idx="259">
                  <c:v>-4.282114</c:v>
                </c:pt>
                <c:pt idx="260">
                  <c:v>-4.2979690000000002</c:v>
                </c:pt>
                <c:pt idx="261">
                  <c:v>-4.3148910000000003</c:v>
                </c:pt>
                <c:pt idx="262">
                  <c:v>-4.3307510000000002</c:v>
                </c:pt>
                <c:pt idx="263">
                  <c:v>-4.3476699999999999</c:v>
                </c:pt>
                <c:pt idx="264">
                  <c:v>-4.3645839999999998</c:v>
                </c:pt>
                <c:pt idx="265">
                  <c:v>-4.3814979999999997</c:v>
                </c:pt>
                <c:pt idx="266">
                  <c:v>-4.3984129999999997</c:v>
                </c:pt>
                <c:pt idx="267">
                  <c:v>-4.4153219999999997</c:v>
                </c:pt>
                <c:pt idx="268">
                  <c:v>-4.432226</c:v>
                </c:pt>
                <c:pt idx="269">
                  <c:v>-4.449141</c:v>
                </c:pt>
                <c:pt idx="270">
                  <c:v>-4.4660549999999999</c:v>
                </c:pt>
                <c:pt idx="271">
                  <c:v>-4.4819149999999999</c:v>
                </c:pt>
                <c:pt idx="272">
                  <c:v>-4.49777</c:v>
                </c:pt>
                <c:pt idx="273">
                  <c:v>-4.5136250000000002</c:v>
                </c:pt>
                <c:pt idx="274">
                  <c:v>-4.5294750000000006</c:v>
                </c:pt>
                <c:pt idx="275">
                  <c:v>-4.5463900000000006</c:v>
                </c:pt>
                <c:pt idx="276">
                  <c:v>-4.5622450000000008</c:v>
                </c:pt>
                <c:pt idx="277">
                  <c:v>-4.5781000000000009</c:v>
                </c:pt>
                <c:pt idx="278">
                  <c:v>-4.595015000000001</c:v>
                </c:pt>
                <c:pt idx="279">
                  <c:v>-4.6108580000000012</c:v>
                </c:pt>
                <c:pt idx="280">
                  <c:v>-4.6267130000000014</c:v>
                </c:pt>
                <c:pt idx="281">
                  <c:v>-4.6446890000000014</c:v>
                </c:pt>
                <c:pt idx="282">
                  <c:v>-4.6616040000000014</c:v>
                </c:pt>
                <c:pt idx="283">
                  <c:v>-4.6774470000000017</c:v>
                </c:pt>
                <c:pt idx="284">
                  <c:v>-4.6943620000000017</c:v>
                </c:pt>
                <c:pt idx="285">
                  <c:v>-4.7123430000000015</c:v>
                </c:pt>
                <c:pt idx="286">
                  <c:v>-4.7292580000000015</c:v>
                </c:pt>
                <c:pt idx="287">
                  <c:v>-4.7451060000000016</c:v>
                </c:pt>
                <c:pt idx="288">
                  <c:v>-4.7620210000000016</c:v>
                </c:pt>
                <c:pt idx="289">
                  <c:v>-4.7789400000000013</c:v>
                </c:pt>
                <c:pt idx="290">
                  <c:v>-4.7958540000000012</c:v>
                </c:pt>
                <c:pt idx="291">
                  <c:v>-4.8116980000000016</c:v>
                </c:pt>
                <c:pt idx="292">
                  <c:v>-4.8275460000000017</c:v>
                </c:pt>
                <c:pt idx="293">
                  <c:v>-4.8444600000000015</c:v>
                </c:pt>
                <c:pt idx="294">
                  <c:v>-4.8613850000000012</c:v>
                </c:pt>
                <c:pt idx="295">
                  <c:v>-4.8782990000000011</c:v>
                </c:pt>
                <c:pt idx="296">
                  <c:v>-4.8941540000000012</c:v>
                </c:pt>
                <c:pt idx="297">
                  <c:v>-4.9100020000000013</c:v>
                </c:pt>
                <c:pt idx="298">
                  <c:v>-4.9258450000000016</c:v>
                </c:pt>
                <c:pt idx="299">
                  <c:v>-4.9416950000000019</c:v>
                </c:pt>
                <c:pt idx="300">
                  <c:v>-4.9575450000000023</c:v>
                </c:pt>
                <c:pt idx="301">
                  <c:v>-4.9744650000000021</c:v>
                </c:pt>
                <c:pt idx="302">
                  <c:v>-4.9903070000000023</c:v>
                </c:pt>
                <c:pt idx="303">
                  <c:v>-5.0061570000000026</c:v>
                </c:pt>
                <c:pt idx="304">
                  <c:v>-5.0220050000000027</c:v>
                </c:pt>
                <c:pt idx="305">
                  <c:v>-5.0378530000000028</c:v>
                </c:pt>
                <c:pt idx="306">
                  <c:v>-5.0537010000000029</c:v>
                </c:pt>
                <c:pt idx="307">
                  <c:v>-5.069549000000003</c:v>
                </c:pt>
                <c:pt idx="308">
                  <c:v>-5.0864690000000028</c:v>
                </c:pt>
                <c:pt idx="309">
                  <c:v>-5.1033840000000028</c:v>
                </c:pt>
                <c:pt idx="310">
                  <c:v>-5.1192370000000027</c:v>
                </c:pt>
                <c:pt idx="311">
                  <c:v>-5.1350850000000028</c:v>
                </c:pt>
                <c:pt idx="312">
                  <c:v>-5.1530710000000024</c:v>
                </c:pt>
                <c:pt idx="313">
                  <c:v>-5.171057000000002</c:v>
                </c:pt>
                <c:pt idx="314">
                  <c:v>-5.1879770000000018</c:v>
                </c:pt>
                <c:pt idx="315">
                  <c:v>-5.2048970000000017</c:v>
                </c:pt>
                <c:pt idx="316">
                  <c:v>-5.2207520000000018</c:v>
                </c:pt>
                <c:pt idx="317">
                  <c:v>-5.2366020000000022</c:v>
                </c:pt>
                <c:pt idx="318">
                  <c:v>-5.2524500000000023</c:v>
                </c:pt>
                <c:pt idx="319">
                  <c:v>-5.2693650000000023</c:v>
                </c:pt>
                <c:pt idx="320">
                  <c:v>-5.2862850000000021</c:v>
                </c:pt>
                <c:pt idx="321">
                  <c:v>-5.303199000000002</c:v>
                </c:pt>
                <c:pt idx="322">
                  <c:v>-5.3190490000000024</c:v>
                </c:pt>
                <c:pt idx="323">
                  <c:v>-5.3348920000000026</c:v>
                </c:pt>
                <c:pt idx="324">
                  <c:v>-5.3518120000000025</c:v>
                </c:pt>
                <c:pt idx="325">
                  <c:v>-5.3676670000000026</c:v>
                </c:pt>
                <c:pt idx="326">
                  <c:v>-5.3856530000000022</c:v>
                </c:pt>
                <c:pt idx="327">
                  <c:v>-5.4025730000000021</c:v>
                </c:pt>
                <c:pt idx="328">
                  <c:v>-5.4184280000000022</c:v>
                </c:pt>
                <c:pt idx="329">
                  <c:v>-5.4353430000000023</c:v>
                </c:pt>
                <c:pt idx="330">
                  <c:v>-5.4522510000000022</c:v>
                </c:pt>
                <c:pt idx="331">
                  <c:v>-5.4681060000000024</c:v>
                </c:pt>
                <c:pt idx="332">
                  <c:v>-5.4839660000000023</c:v>
                </c:pt>
                <c:pt idx="333">
                  <c:v>-5.4998210000000025</c:v>
                </c:pt>
                <c:pt idx="334">
                  <c:v>-5.5167350000000024</c:v>
                </c:pt>
                <c:pt idx="335">
                  <c:v>-5.5336500000000024</c:v>
                </c:pt>
                <c:pt idx="336">
                  <c:v>-5.5495030000000023</c:v>
                </c:pt>
                <c:pt idx="337">
                  <c:v>-5.5674940000000026</c:v>
                </c:pt>
                <c:pt idx="338">
                  <c:v>-5.5844080000000025</c:v>
                </c:pt>
                <c:pt idx="339">
                  <c:v>-5.6013270000000022</c:v>
                </c:pt>
                <c:pt idx="340">
                  <c:v>-5.6171750000000022</c:v>
                </c:pt>
                <c:pt idx="341">
                  <c:v>-5.6340890000000021</c:v>
                </c:pt>
                <c:pt idx="342">
                  <c:v>-5.6499370000000022</c:v>
                </c:pt>
                <c:pt idx="343">
                  <c:v>-5.6657920000000024</c:v>
                </c:pt>
                <c:pt idx="344">
                  <c:v>-5.6827010000000024</c:v>
                </c:pt>
                <c:pt idx="345">
                  <c:v>-5.6985560000000026</c:v>
                </c:pt>
                <c:pt idx="346">
                  <c:v>-5.714406000000003</c:v>
                </c:pt>
                <c:pt idx="347">
                  <c:v>-5.7302560000000033</c:v>
                </c:pt>
                <c:pt idx="348">
                  <c:v>-5.7461060000000037</c:v>
                </c:pt>
                <c:pt idx="349">
                  <c:v>-5.7608950000000041</c:v>
                </c:pt>
                <c:pt idx="350">
                  <c:v>-5.7767500000000043</c:v>
                </c:pt>
                <c:pt idx="351">
                  <c:v>-5.7936700000000041</c:v>
                </c:pt>
                <c:pt idx="352">
                  <c:v>-5.8095250000000043</c:v>
                </c:pt>
                <c:pt idx="353">
                  <c:v>-5.8264390000000041</c:v>
                </c:pt>
                <c:pt idx="354">
                  <c:v>-5.8422940000000043</c:v>
                </c:pt>
                <c:pt idx="355">
                  <c:v>-5.8592090000000043</c:v>
                </c:pt>
                <c:pt idx="356">
                  <c:v>-5.8761290000000042</c:v>
                </c:pt>
                <c:pt idx="357">
                  <c:v>-5.8930380000000042</c:v>
                </c:pt>
                <c:pt idx="358">
                  <c:v>-5.909958000000004</c:v>
                </c:pt>
                <c:pt idx="359">
                  <c:v>-5.9268720000000039</c:v>
                </c:pt>
                <c:pt idx="360">
                  <c:v>-5.9427250000000038</c:v>
                </c:pt>
                <c:pt idx="361">
                  <c:v>-5.9596450000000036</c:v>
                </c:pt>
                <c:pt idx="362">
                  <c:v>-5.9765650000000035</c:v>
                </c:pt>
                <c:pt idx="363">
                  <c:v>-5.9924130000000035</c:v>
                </c:pt>
                <c:pt idx="364">
                  <c:v>-6.0082680000000037</c:v>
                </c:pt>
                <c:pt idx="365">
                  <c:v>-6.0241230000000039</c:v>
                </c:pt>
                <c:pt idx="366">
                  <c:v>-6.0410370000000038</c:v>
                </c:pt>
                <c:pt idx="367">
                  <c:v>-6.0568920000000039</c:v>
                </c:pt>
                <c:pt idx="368">
                  <c:v>-6.0738090000000042</c:v>
                </c:pt>
                <c:pt idx="369">
                  <c:v>-6.0896590000000046</c:v>
                </c:pt>
                <c:pt idx="370">
                  <c:v>-6.1055120000000045</c:v>
                </c:pt>
                <c:pt idx="371">
                  <c:v>-6.1213600000000046</c:v>
                </c:pt>
                <c:pt idx="372">
                  <c:v>-6.1372150000000047</c:v>
                </c:pt>
                <c:pt idx="373">
                  <c:v>-6.1541240000000048</c:v>
                </c:pt>
                <c:pt idx="374">
                  <c:v>-6.1710430000000045</c:v>
                </c:pt>
                <c:pt idx="375">
                  <c:v>-6.1879570000000044</c:v>
                </c:pt>
                <c:pt idx="376">
                  <c:v>-6.2038050000000045</c:v>
                </c:pt>
                <c:pt idx="377">
                  <c:v>-6.2196530000000045</c:v>
                </c:pt>
                <c:pt idx="378">
                  <c:v>-6.2365730000000044</c:v>
                </c:pt>
                <c:pt idx="379">
                  <c:v>-6.2534820000000044</c:v>
                </c:pt>
                <c:pt idx="380">
                  <c:v>-6.2682640000000047</c:v>
                </c:pt>
                <c:pt idx="381">
                  <c:v>-6.2841170000000046</c:v>
                </c:pt>
                <c:pt idx="382">
                  <c:v>-6.3010310000000045</c:v>
                </c:pt>
                <c:pt idx="383">
                  <c:v>-6.3168860000000047</c:v>
                </c:pt>
                <c:pt idx="384">
                  <c:v>-6.3338010000000047</c:v>
                </c:pt>
                <c:pt idx="385">
                  <c:v>-6.3507210000000045</c:v>
                </c:pt>
                <c:pt idx="386">
                  <c:v>-6.3665690000000046</c:v>
                </c:pt>
                <c:pt idx="387">
                  <c:v>-6.3824220000000045</c:v>
                </c:pt>
                <c:pt idx="388">
                  <c:v>-6.3982770000000047</c:v>
                </c:pt>
                <c:pt idx="389">
                  <c:v>-6.4152020000000043</c:v>
                </c:pt>
                <c:pt idx="390">
                  <c:v>-6.4321220000000041</c:v>
                </c:pt>
                <c:pt idx="391">
                  <c:v>-6.4490410000000038</c:v>
                </c:pt>
                <c:pt idx="392">
                  <c:v>-6.4659500000000039</c:v>
                </c:pt>
                <c:pt idx="393">
                  <c:v>-6.4817930000000041</c:v>
                </c:pt>
                <c:pt idx="394">
                  <c:v>-6.4997790000000037</c:v>
                </c:pt>
                <c:pt idx="395">
                  <c:v>-6.5156340000000039</c:v>
                </c:pt>
                <c:pt idx="396">
                  <c:v>-6.5325540000000037</c:v>
                </c:pt>
                <c:pt idx="397">
                  <c:v>-6.548397000000004</c:v>
                </c:pt>
                <c:pt idx="398">
                  <c:v>-6.5642520000000042</c:v>
                </c:pt>
                <c:pt idx="399">
                  <c:v>-6.5790460000000044</c:v>
                </c:pt>
                <c:pt idx="400">
                  <c:v>-6.5959550000000045</c:v>
                </c:pt>
                <c:pt idx="401">
                  <c:v>-6.6128630000000044</c:v>
                </c:pt>
                <c:pt idx="402">
                  <c:v>-6.629788000000004</c:v>
                </c:pt>
                <c:pt idx="403">
                  <c:v>-6.6456380000000044</c:v>
                </c:pt>
                <c:pt idx="404">
                  <c:v>-6.6625520000000042</c:v>
                </c:pt>
                <c:pt idx="405">
                  <c:v>-6.678410000000004</c:v>
                </c:pt>
                <c:pt idx="406">
                  <c:v>-6.6942700000000039</c:v>
                </c:pt>
                <c:pt idx="407">
                  <c:v>-6.7101260000000043</c:v>
                </c:pt>
                <c:pt idx="408">
                  <c:v>-6.7259810000000044</c:v>
                </c:pt>
                <c:pt idx="409">
                  <c:v>-6.7418360000000046</c:v>
                </c:pt>
                <c:pt idx="410">
                  <c:v>-6.7587400000000049</c:v>
                </c:pt>
                <c:pt idx="411">
                  <c:v>-6.7756440000000051</c:v>
                </c:pt>
                <c:pt idx="412">
                  <c:v>-6.7925530000000052</c:v>
                </c:pt>
                <c:pt idx="413">
                  <c:v>-6.8084090000000055</c:v>
                </c:pt>
                <c:pt idx="414">
                  <c:v>-6.8253180000000055</c:v>
                </c:pt>
                <c:pt idx="415">
                  <c:v>-6.8422330000000056</c:v>
                </c:pt>
                <c:pt idx="416">
                  <c:v>-6.8580930000000055</c:v>
                </c:pt>
                <c:pt idx="417">
                  <c:v>-6.8739480000000057</c:v>
                </c:pt>
                <c:pt idx="418">
                  <c:v>-6.8908620000000056</c:v>
                </c:pt>
                <c:pt idx="419">
                  <c:v>-6.9077710000000057</c:v>
                </c:pt>
                <c:pt idx="420">
                  <c:v>-6.9246800000000057</c:v>
                </c:pt>
                <c:pt idx="421">
                  <c:v>-6.9405350000000059</c:v>
                </c:pt>
                <c:pt idx="422">
                  <c:v>-6.9574550000000057</c:v>
                </c:pt>
                <c:pt idx="423">
                  <c:v>-6.9743690000000056</c:v>
                </c:pt>
                <c:pt idx="424">
                  <c:v>-6.9912780000000057</c:v>
                </c:pt>
                <c:pt idx="425">
                  <c:v>-7.0081870000000057</c:v>
                </c:pt>
                <c:pt idx="426">
                  <c:v>-7.0251020000000057</c:v>
                </c:pt>
                <c:pt idx="427">
                  <c:v>-7.0420170000000057</c:v>
                </c:pt>
                <c:pt idx="428">
                  <c:v>-7.0589390000000058</c:v>
                </c:pt>
                <c:pt idx="429">
                  <c:v>-7.0758590000000057</c:v>
                </c:pt>
                <c:pt idx="430">
                  <c:v>-7.0927730000000055</c:v>
                </c:pt>
                <c:pt idx="431">
                  <c:v>-7.1096880000000056</c:v>
                </c:pt>
                <c:pt idx="432">
                  <c:v>-7.1255430000000057</c:v>
                </c:pt>
                <c:pt idx="433">
                  <c:v>-7.1424520000000058</c:v>
                </c:pt>
                <c:pt idx="434">
                  <c:v>-7.1582950000000061</c:v>
                </c:pt>
                <c:pt idx="435">
                  <c:v>-7.1773420000000057</c:v>
                </c:pt>
                <c:pt idx="436">
                  <c:v>-7.193192000000006</c:v>
                </c:pt>
                <c:pt idx="437">
                  <c:v>-7.2101120000000058</c:v>
                </c:pt>
                <c:pt idx="438">
                  <c:v>-7.2280870000000057</c:v>
                </c:pt>
                <c:pt idx="439">
                  <c:v>-7.2439370000000061</c:v>
                </c:pt>
                <c:pt idx="440">
                  <c:v>-7.2608520000000061</c:v>
                </c:pt>
                <c:pt idx="441">
                  <c:v>-7.2767020000000064</c:v>
                </c:pt>
                <c:pt idx="442">
                  <c:v>-7.2925450000000067</c:v>
                </c:pt>
                <c:pt idx="443">
                  <c:v>-7.3084000000000069</c:v>
                </c:pt>
                <c:pt idx="444">
                  <c:v>-7.325303000000007</c:v>
                </c:pt>
                <c:pt idx="445">
                  <c:v>-7.3422230000000068</c:v>
                </c:pt>
                <c:pt idx="446">
                  <c:v>-7.3591380000000068</c:v>
                </c:pt>
                <c:pt idx="447">
                  <c:v>-7.3749860000000069</c:v>
                </c:pt>
                <c:pt idx="448">
                  <c:v>-7.3908410000000071</c:v>
                </c:pt>
                <c:pt idx="449">
                  <c:v>-7.4066960000000073</c:v>
                </c:pt>
                <c:pt idx="450">
                  <c:v>-7.4225510000000074</c:v>
                </c:pt>
                <c:pt idx="451">
                  <c:v>-7.4384060000000076</c:v>
                </c:pt>
                <c:pt idx="452">
                  <c:v>-7.4553260000000074</c:v>
                </c:pt>
                <c:pt idx="453">
                  <c:v>-7.4733060000000071</c:v>
                </c:pt>
                <c:pt idx="454">
                  <c:v>-7.490220000000007</c:v>
                </c:pt>
                <c:pt idx="455">
                  <c:v>-7.507135000000007</c:v>
                </c:pt>
                <c:pt idx="456">
                  <c:v>-7.5240490000000069</c:v>
                </c:pt>
                <c:pt idx="457">
                  <c:v>-7.5409640000000069</c:v>
                </c:pt>
                <c:pt idx="458">
                  <c:v>-7.5568190000000071</c:v>
                </c:pt>
                <c:pt idx="459">
                  <c:v>-7.5737340000000071</c:v>
                </c:pt>
                <c:pt idx="460">
                  <c:v>-7.5906480000000069</c:v>
                </c:pt>
                <c:pt idx="461">
                  <c:v>-7.6075620000000068</c:v>
                </c:pt>
                <c:pt idx="462">
                  <c:v>-7.6234100000000069</c:v>
                </c:pt>
                <c:pt idx="463">
                  <c:v>-7.639258000000007</c:v>
                </c:pt>
                <c:pt idx="464">
                  <c:v>-7.6551060000000071</c:v>
                </c:pt>
                <c:pt idx="465">
                  <c:v>-7.6720210000000071</c:v>
                </c:pt>
                <c:pt idx="466">
                  <c:v>-7.688935000000007</c:v>
                </c:pt>
                <c:pt idx="467">
                  <c:v>-7.704783000000007</c:v>
                </c:pt>
                <c:pt idx="468">
                  <c:v>-7.7216970000000069</c:v>
                </c:pt>
                <c:pt idx="469">
                  <c:v>-7.7375470000000073</c:v>
                </c:pt>
                <c:pt idx="470">
                  <c:v>-7.7544560000000073</c:v>
                </c:pt>
                <c:pt idx="471">
                  <c:v>-7.7703110000000075</c:v>
                </c:pt>
                <c:pt idx="472">
                  <c:v>-7.7861590000000076</c:v>
                </c:pt>
                <c:pt idx="473">
                  <c:v>-7.8020070000000077</c:v>
                </c:pt>
                <c:pt idx="474">
                  <c:v>-7.8178620000000079</c:v>
                </c:pt>
                <c:pt idx="475">
                  <c:v>-7.8347820000000077</c:v>
                </c:pt>
                <c:pt idx="476">
                  <c:v>-7.8516910000000077</c:v>
                </c:pt>
                <c:pt idx="477">
                  <c:v>-7.8686130000000079</c:v>
                </c:pt>
                <c:pt idx="478">
                  <c:v>-7.8855330000000077</c:v>
                </c:pt>
                <c:pt idx="479">
                  <c:v>-7.9013860000000076</c:v>
                </c:pt>
                <c:pt idx="480">
                  <c:v>-7.9183050000000073</c:v>
                </c:pt>
                <c:pt idx="481">
                  <c:v>-7.9352190000000071</c:v>
                </c:pt>
                <c:pt idx="482">
                  <c:v>-7.9521340000000071</c:v>
                </c:pt>
                <c:pt idx="483">
                  <c:v>-7.9679900000000075</c:v>
                </c:pt>
                <c:pt idx="484">
                  <c:v>-7.9838460000000078</c:v>
                </c:pt>
                <c:pt idx="485">
                  <c:v>-7.9986410000000081</c:v>
                </c:pt>
                <c:pt idx="486">
                  <c:v>-8.015555000000008</c:v>
                </c:pt>
                <c:pt idx="487">
                  <c:v>-8.0314030000000081</c:v>
                </c:pt>
                <c:pt idx="488">
                  <c:v>-8.0483120000000081</c:v>
                </c:pt>
                <c:pt idx="489">
                  <c:v>-8.0641550000000084</c:v>
                </c:pt>
                <c:pt idx="490">
                  <c:v>-8.0800160000000076</c:v>
                </c:pt>
                <c:pt idx="491">
                  <c:v>-8.095866000000008</c:v>
                </c:pt>
                <c:pt idx="492">
                  <c:v>-8.1117210000000082</c:v>
                </c:pt>
                <c:pt idx="493">
                  <c:v>-8.1275760000000083</c:v>
                </c:pt>
                <c:pt idx="494">
                  <c:v>-8.1423630000000085</c:v>
                </c:pt>
                <c:pt idx="495">
                  <c:v>-8.1582180000000086</c:v>
                </c:pt>
                <c:pt idx="496">
                  <c:v>-8.1751380000000093</c:v>
                </c:pt>
                <c:pt idx="497">
                  <c:v>-8.1920580000000101</c:v>
                </c:pt>
                <c:pt idx="498">
                  <c:v>-8.2089720000000099</c:v>
                </c:pt>
                <c:pt idx="499">
                  <c:v>-8.2248270000000101</c:v>
                </c:pt>
                <c:pt idx="500">
                  <c:v>-8.24174100000001</c:v>
                </c:pt>
                <c:pt idx="501">
                  <c:v>-8.2586560000000091</c:v>
                </c:pt>
                <c:pt idx="502">
                  <c:v>-8.275570000000009</c:v>
                </c:pt>
                <c:pt idx="503">
                  <c:v>-8.2914200000000093</c:v>
                </c:pt>
                <c:pt idx="504">
                  <c:v>-8.3083340000000092</c:v>
                </c:pt>
                <c:pt idx="505">
                  <c:v>-8.3252480000000091</c:v>
                </c:pt>
                <c:pt idx="506">
                  <c:v>-8.3421730000000096</c:v>
                </c:pt>
                <c:pt idx="507">
                  <c:v>-8.35802300000001</c:v>
                </c:pt>
                <c:pt idx="508">
                  <c:v>-8.3749380000000091</c:v>
                </c:pt>
                <c:pt idx="509">
                  <c:v>-8.3907880000000095</c:v>
                </c:pt>
                <c:pt idx="510">
                  <c:v>-8.4066430000000096</c:v>
                </c:pt>
                <c:pt idx="511">
                  <c:v>-8.42249300000001</c:v>
                </c:pt>
                <c:pt idx="512">
                  <c:v>-8.4383410000000101</c:v>
                </c:pt>
                <c:pt idx="513">
                  <c:v>-8.4552610000000108</c:v>
                </c:pt>
                <c:pt idx="514">
                  <c:v>-8.4732410000000105</c:v>
                </c:pt>
                <c:pt idx="515">
                  <c:v>-8.4901550000000103</c:v>
                </c:pt>
                <c:pt idx="516">
                  <c:v>-8.5070700000000095</c:v>
                </c:pt>
                <c:pt idx="517">
                  <c:v>-8.5239850000000086</c:v>
                </c:pt>
                <c:pt idx="518">
                  <c:v>-8.5408940000000086</c:v>
                </c:pt>
                <c:pt idx="519">
                  <c:v>-8.556744000000009</c:v>
                </c:pt>
                <c:pt idx="520">
                  <c:v>-8.5736640000000097</c:v>
                </c:pt>
                <c:pt idx="521">
                  <c:v>-8.589525000000009</c:v>
                </c:pt>
                <c:pt idx="522">
                  <c:v>-8.6053750000000093</c:v>
                </c:pt>
                <c:pt idx="523">
                  <c:v>-8.6222900000000084</c:v>
                </c:pt>
                <c:pt idx="524">
                  <c:v>-8.6392100000000092</c:v>
                </c:pt>
                <c:pt idx="525">
                  <c:v>-8.6561250000000083</c:v>
                </c:pt>
                <c:pt idx="526">
                  <c:v>-8.673045000000009</c:v>
                </c:pt>
                <c:pt idx="527">
                  <c:v>-8.6899590000000089</c:v>
                </c:pt>
                <c:pt idx="528">
                  <c:v>-8.7068790000000096</c:v>
                </c:pt>
                <c:pt idx="529">
                  <c:v>-8.7237930000000095</c:v>
                </c:pt>
                <c:pt idx="530">
                  <c:v>-8.7407070000000093</c:v>
                </c:pt>
                <c:pt idx="531">
                  <c:v>-8.7576160000000094</c:v>
                </c:pt>
                <c:pt idx="532">
                  <c:v>-8.7745310000000085</c:v>
                </c:pt>
                <c:pt idx="533">
                  <c:v>-8.7914450000000084</c:v>
                </c:pt>
                <c:pt idx="534">
                  <c:v>-8.8073000000000086</c:v>
                </c:pt>
                <c:pt idx="535">
                  <c:v>-8.8231500000000089</c:v>
                </c:pt>
                <c:pt idx="536">
                  <c:v>-8.8390050000000091</c:v>
                </c:pt>
                <c:pt idx="537">
                  <c:v>-8.8559250000000098</c:v>
                </c:pt>
                <c:pt idx="538">
                  <c:v>-8.8728340000000099</c:v>
                </c:pt>
                <c:pt idx="539">
                  <c:v>-8.8876110000000104</c:v>
                </c:pt>
                <c:pt idx="540">
                  <c:v>-8.9045200000000104</c:v>
                </c:pt>
                <c:pt idx="541">
                  <c:v>-8.9214340000000103</c:v>
                </c:pt>
                <c:pt idx="542">
                  <c:v>-8.93835300000001</c:v>
                </c:pt>
                <c:pt idx="543">
                  <c:v>-8.95421300000001</c:v>
                </c:pt>
                <c:pt idx="544">
                  <c:v>-8.9700610000000101</c:v>
                </c:pt>
                <c:pt idx="545">
                  <c:v>-8.9869810000000108</c:v>
                </c:pt>
                <c:pt idx="546">
                  <c:v>-9.0038960000000099</c:v>
                </c:pt>
                <c:pt idx="547">
                  <c:v>-9.01974400000001</c:v>
                </c:pt>
                <c:pt idx="548">
                  <c:v>-9.0355940000000103</c:v>
                </c:pt>
                <c:pt idx="549">
                  <c:v>-9.0514490000000105</c:v>
                </c:pt>
                <c:pt idx="550">
                  <c:v>-9.0673090000000105</c:v>
                </c:pt>
                <c:pt idx="551">
                  <c:v>-9.0831640000000107</c:v>
                </c:pt>
                <c:pt idx="552">
                  <c:v>-9.1000840000000114</c:v>
                </c:pt>
                <c:pt idx="553">
                  <c:v>-9.1159340000000117</c:v>
                </c:pt>
                <c:pt idx="554">
                  <c:v>-9.1317840000000121</c:v>
                </c:pt>
                <c:pt idx="555">
                  <c:v>-9.1476500000000129</c:v>
                </c:pt>
                <c:pt idx="556">
                  <c:v>-9.1635000000000133</c:v>
                </c:pt>
                <c:pt idx="557">
                  <c:v>-9.1804100000000126</c:v>
                </c:pt>
                <c:pt idx="558">
                  <c:v>-9.1962530000000129</c:v>
                </c:pt>
                <c:pt idx="559">
                  <c:v>-9.2131670000000128</c:v>
                </c:pt>
                <c:pt idx="560">
                  <c:v>-9.2300820000000119</c:v>
                </c:pt>
                <c:pt idx="561">
                  <c:v>-9.2480680000000124</c:v>
                </c:pt>
                <c:pt idx="562">
                  <c:v>-9.262852000000013</c:v>
                </c:pt>
                <c:pt idx="563">
                  <c:v>-9.2797710000000126</c:v>
                </c:pt>
                <c:pt idx="564">
                  <c:v>-9.2966850000000125</c:v>
                </c:pt>
                <c:pt idx="565">
                  <c:v>-9.3135940000000126</c:v>
                </c:pt>
                <c:pt idx="566">
                  <c:v>-9.3304970000000118</c:v>
                </c:pt>
                <c:pt idx="567">
                  <c:v>-9.3463450000000119</c:v>
                </c:pt>
                <c:pt idx="568">
                  <c:v>-9.362193000000012</c:v>
                </c:pt>
                <c:pt idx="569">
                  <c:v>-9.3780480000000122</c:v>
                </c:pt>
                <c:pt idx="570">
                  <c:v>-9.3949630000000113</c:v>
                </c:pt>
                <c:pt idx="571">
                  <c:v>-9.4129490000000118</c:v>
                </c:pt>
                <c:pt idx="572">
                  <c:v>-9.4287990000000121</c:v>
                </c:pt>
                <c:pt idx="573">
                  <c:v>-9.4446470000000122</c:v>
                </c:pt>
                <c:pt idx="574">
                  <c:v>-9.4605020000000124</c:v>
                </c:pt>
                <c:pt idx="575">
                  <c:v>-9.4774270000000129</c:v>
                </c:pt>
                <c:pt idx="576">
                  <c:v>-9.4943310000000132</c:v>
                </c:pt>
                <c:pt idx="577">
                  <c:v>-9.5101790000000133</c:v>
                </c:pt>
                <c:pt idx="578">
                  <c:v>-9.5260220000000135</c:v>
                </c:pt>
                <c:pt idx="579">
                  <c:v>-9.5418690000000144</c:v>
                </c:pt>
                <c:pt idx="580">
                  <c:v>-9.5577170000000145</c:v>
                </c:pt>
                <c:pt idx="581">
                  <c:v>-9.5746210000000147</c:v>
                </c:pt>
                <c:pt idx="582">
                  <c:v>-9.5925960000000146</c:v>
                </c:pt>
                <c:pt idx="583">
                  <c:v>-9.6095100000000144</c:v>
                </c:pt>
                <c:pt idx="584">
                  <c:v>-9.6253600000000148</c:v>
                </c:pt>
                <c:pt idx="585">
                  <c:v>-9.6412100000000152</c:v>
                </c:pt>
                <c:pt idx="586">
                  <c:v>-9.6570630000000151</c:v>
                </c:pt>
                <c:pt idx="587">
                  <c:v>-9.6729130000000154</c:v>
                </c:pt>
                <c:pt idx="588">
                  <c:v>-9.6887630000000158</c:v>
                </c:pt>
                <c:pt idx="589">
                  <c:v>-9.7056830000000165</c:v>
                </c:pt>
                <c:pt idx="590">
                  <c:v>-9.7225930000000158</c:v>
                </c:pt>
                <c:pt idx="591">
                  <c:v>-9.7395130000000165</c:v>
                </c:pt>
                <c:pt idx="592">
                  <c:v>-9.7564330000000172</c:v>
                </c:pt>
                <c:pt idx="593">
                  <c:v>-9.7733480000000164</c:v>
                </c:pt>
                <c:pt idx="594">
                  <c:v>-9.7902730000000169</c:v>
                </c:pt>
                <c:pt idx="595">
                  <c:v>-9.8071920000000166</c:v>
                </c:pt>
                <c:pt idx="596">
                  <c:v>-9.8241070000000157</c:v>
                </c:pt>
                <c:pt idx="597">
                  <c:v>-9.8410160000000158</c:v>
                </c:pt>
                <c:pt idx="598">
                  <c:v>-9.8568710000000159</c:v>
                </c:pt>
                <c:pt idx="599">
                  <c:v>-9.8737850000000158</c:v>
                </c:pt>
                <c:pt idx="600">
                  <c:v>-9.8896330000000159</c:v>
                </c:pt>
                <c:pt idx="601">
                  <c:v>-9.9065420000000159</c:v>
                </c:pt>
                <c:pt idx="602">
                  <c:v>-9.9213310000000163</c:v>
                </c:pt>
                <c:pt idx="603">
                  <c:v>-9.9382450000000162</c:v>
                </c:pt>
                <c:pt idx="604">
                  <c:v>-9.9551590000000161</c:v>
                </c:pt>
                <c:pt idx="605">
                  <c:v>-9.9710070000000162</c:v>
                </c:pt>
                <c:pt idx="606">
                  <c:v>-9.9879170000000155</c:v>
                </c:pt>
                <c:pt idx="607">
                  <c:v>-10.003765000000016</c:v>
                </c:pt>
                <c:pt idx="608">
                  <c:v>-10.019615000000016</c:v>
                </c:pt>
                <c:pt idx="609">
                  <c:v>-10.036529000000016</c:v>
                </c:pt>
                <c:pt idx="610">
                  <c:v>-10.052379000000016</c:v>
                </c:pt>
                <c:pt idx="611">
                  <c:v>-10.068229000000017</c:v>
                </c:pt>
                <c:pt idx="612">
                  <c:v>-10.085143000000016</c:v>
                </c:pt>
                <c:pt idx="613">
                  <c:v>-10.102063000000017</c:v>
                </c:pt>
                <c:pt idx="614">
                  <c:v>-10.118978000000016</c:v>
                </c:pt>
                <c:pt idx="615">
                  <c:v>-10.135887000000016</c:v>
                </c:pt>
                <c:pt idx="616">
                  <c:v>-10.153857000000016</c:v>
                </c:pt>
                <c:pt idx="617">
                  <c:v>-10.171832000000016</c:v>
                </c:pt>
                <c:pt idx="618">
                  <c:v>-10.188759000000017</c:v>
                </c:pt>
                <c:pt idx="619">
                  <c:v>-10.205673000000017</c:v>
                </c:pt>
                <c:pt idx="620">
                  <c:v>-10.221528000000017</c:v>
                </c:pt>
                <c:pt idx="621">
                  <c:v>-10.237388000000017</c:v>
                </c:pt>
                <c:pt idx="622">
                  <c:v>-10.253231000000017</c:v>
                </c:pt>
                <c:pt idx="623">
                  <c:v>-10.270151000000018</c:v>
                </c:pt>
                <c:pt idx="624">
                  <c:v>-10.287060000000018</c:v>
                </c:pt>
                <c:pt idx="625">
                  <c:v>-10.302908000000018</c:v>
                </c:pt>
                <c:pt idx="626">
                  <c:v>-10.319823000000017</c:v>
                </c:pt>
                <c:pt idx="627">
                  <c:v>-10.336750000000018</c:v>
                </c:pt>
                <c:pt idx="628">
                  <c:v>-10.352605000000018</c:v>
                </c:pt>
                <c:pt idx="629">
                  <c:v>-10.369525000000019</c:v>
                </c:pt>
                <c:pt idx="630">
                  <c:v>-10.38644500000002</c:v>
                </c:pt>
                <c:pt idx="631">
                  <c:v>-10.403367000000019</c:v>
                </c:pt>
                <c:pt idx="632">
                  <c:v>-10.421347000000019</c:v>
                </c:pt>
                <c:pt idx="633">
                  <c:v>-10.436141000000019</c:v>
                </c:pt>
                <c:pt idx="634">
                  <c:v>-10.453056000000018</c:v>
                </c:pt>
                <c:pt idx="635">
                  <c:v>-10.469970000000018</c:v>
                </c:pt>
                <c:pt idx="636">
                  <c:v>-10.485813000000018</c:v>
                </c:pt>
                <c:pt idx="637">
                  <c:v>-10.502728000000017</c:v>
                </c:pt>
                <c:pt idx="638">
                  <c:v>-10.518583000000017</c:v>
                </c:pt>
                <c:pt idx="639">
                  <c:v>-10.534433000000018</c:v>
                </c:pt>
                <c:pt idx="640">
                  <c:v>-10.551360000000019</c:v>
                </c:pt>
                <c:pt idx="641">
                  <c:v>-10.567203000000019</c:v>
                </c:pt>
                <c:pt idx="642">
                  <c:v>-10.584118000000018</c:v>
                </c:pt>
                <c:pt idx="643">
                  <c:v>-10.601040000000017</c:v>
                </c:pt>
                <c:pt idx="644">
                  <c:v>-10.617949000000017</c:v>
                </c:pt>
                <c:pt idx="645">
                  <c:v>-10.633799000000018</c:v>
                </c:pt>
                <c:pt idx="646">
                  <c:v>-10.649654000000018</c:v>
                </c:pt>
                <c:pt idx="647">
                  <c:v>-10.666574000000018</c:v>
                </c:pt>
                <c:pt idx="648">
                  <c:v>-10.683494000000019</c:v>
                </c:pt>
                <c:pt idx="649">
                  <c:v>-10.70041400000002</c:v>
                </c:pt>
                <c:pt idx="650">
                  <c:v>-10.71839400000002</c:v>
                </c:pt>
                <c:pt idx="651">
                  <c:v>-10.73530300000002</c:v>
                </c:pt>
                <c:pt idx="652">
                  <c:v>-10.75221200000002</c:v>
                </c:pt>
                <c:pt idx="653">
                  <c:v>-10.76912600000002</c:v>
                </c:pt>
                <c:pt idx="654">
                  <c:v>-10.784987000000019</c:v>
                </c:pt>
                <c:pt idx="655">
                  <c:v>-10.800837000000019</c:v>
                </c:pt>
                <c:pt idx="656">
                  <c:v>-10.816680000000019</c:v>
                </c:pt>
                <c:pt idx="657">
                  <c:v>-10.833595000000019</c:v>
                </c:pt>
                <c:pt idx="658">
                  <c:v>-10.849450000000019</c:v>
                </c:pt>
                <c:pt idx="659">
                  <c:v>-10.866370000000019</c:v>
                </c:pt>
                <c:pt idx="660">
                  <c:v>-10.88329000000002</c:v>
                </c:pt>
                <c:pt idx="661">
                  <c:v>-10.900212000000019</c:v>
                </c:pt>
                <c:pt idx="662">
                  <c:v>-10.91713200000002</c:v>
                </c:pt>
                <c:pt idx="663">
                  <c:v>-10.93297500000002</c:v>
                </c:pt>
                <c:pt idx="664">
                  <c:v>-10.94988900000002</c:v>
                </c:pt>
                <c:pt idx="665">
                  <c:v>-10.96574400000002</c:v>
                </c:pt>
                <c:pt idx="666">
                  <c:v>-10.98159200000002</c:v>
                </c:pt>
                <c:pt idx="667">
                  <c:v>-10.99850600000002</c:v>
                </c:pt>
                <c:pt idx="668">
                  <c:v>-11.015421000000019</c:v>
                </c:pt>
                <c:pt idx="669">
                  <c:v>-11.03340200000002</c:v>
                </c:pt>
                <c:pt idx="670">
                  <c:v>-11.050317000000019</c:v>
                </c:pt>
                <c:pt idx="671">
                  <c:v>-11.06723700000002</c:v>
                </c:pt>
                <c:pt idx="672">
                  <c:v>-11.083079000000019</c:v>
                </c:pt>
                <c:pt idx="673">
                  <c:v>-11.101059000000019</c:v>
                </c:pt>
                <c:pt idx="674">
                  <c:v>-11.11797900000002</c:v>
                </c:pt>
                <c:pt idx="675">
                  <c:v>-11.13489900000002</c:v>
                </c:pt>
                <c:pt idx="676">
                  <c:v>-11.151824000000021</c:v>
                </c:pt>
                <c:pt idx="677">
                  <c:v>-11.168744000000022</c:v>
                </c:pt>
                <c:pt idx="678">
                  <c:v>-11.184594000000022</c:v>
                </c:pt>
                <c:pt idx="679">
                  <c:v>-11.201508000000022</c:v>
                </c:pt>
                <c:pt idx="680">
                  <c:v>-11.218428000000022</c:v>
                </c:pt>
                <c:pt idx="681">
                  <c:v>-11.235348000000023</c:v>
                </c:pt>
                <c:pt idx="682">
                  <c:v>-11.251196000000023</c:v>
                </c:pt>
                <c:pt idx="683">
                  <c:v>-11.267039000000024</c:v>
                </c:pt>
                <c:pt idx="684">
                  <c:v>-11.282894000000024</c:v>
                </c:pt>
                <c:pt idx="685">
                  <c:v>-11.299814000000024</c:v>
                </c:pt>
                <c:pt idx="686">
                  <c:v>-11.315662000000025</c:v>
                </c:pt>
                <c:pt idx="687">
                  <c:v>-11.331512000000025</c:v>
                </c:pt>
                <c:pt idx="688">
                  <c:v>-11.347356000000024</c:v>
                </c:pt>
                <c:pt idx="689">
                  <c:v>-11.364265000000024</c:v>
                </c:pt>
                <c:pt idx="690">
                  <c:v>-11.380113000000025</c:v>
                </c:pt>
                <c:pt idx="691">
                  <c:v>-11.398093000000024</c:v>
                </c:pt>
                <c:pt idx="692">
                  <c:v>-11.413948000000024</c:v>
                </c:pt>
                <c:pt idx="693">
                  <c:v>-11.429803000000025</c:v>
                </c:pt>
                <c:pt idx="694">
                  <c:v>-11.446723000000025</c:v>
                </c:pt>
                <c:pt idx="695">
                  <c:v>-11.463638000000024</c:v>
                </c:pt>
                <c:pt idx="696">
                  <c:v>-11.479493000000025</c:v>
                </c:pt>
                <c:pt idx="697">
                  <c:v>-11.496413000000025</c:v>
                </c:pt>
                <c:pt idx="698">
                  <c:v>-11.513333000000026</c:v>
                </c:pt>
                <c:pt idx="699">
                  <c:v>-11.529188000000026</c:v>
                </c:pt>
                <c:pt idx="700">
                  <c:v>-11.546103000000025</c:v>
                </c:pt>
                <c:pt idx="701">
                  <c:v>-11.564078000000025</c:v>
                </c:pt>
                <c:pt idx="702">
                  <c:v>-11.580998000000026</c:v>
                </c:pt>
                <c:pt idx="703">
                  <c:v>-11.596853000000026</c:v>
                </c:pt>
                <c:pt idx="704">
                  <c:v>-11.612696000000026</c:v>
                </c:pt>
                <c:pt idx="705">
                  <c:v>-11.629610000000026</c:v>
                </c:pt>
                <c:pt idx="706">
                  <c:v>-11.646524000000026</c:v>
                </c:pt>
                <c:pt idx="707">
                  <c:v>-11.662374000000026</c:v>
                </c:pt>
                <c:pt idx="708">
                  <c:v>-11.678222000000027</c:v>
                </c:pt>
                <c:pt idx="709">
                  <c:v>-11.695136000000026</c:v>
                </c:pt>
                <c:pt idx="710">
                  <c:v>-11.712051000000026</c:v>
                </c:pt>
                <c:pt idx="711">
                  <c:v>-11.728966000000025</c:v>
                </c:pt>
                <c:pt idx="712">
                  <c:v>-11.744814000000025</c:v>
                </c:pt>
                <c:pt idx="713">
                  <c:v>-11.760657000000025</c:v>
                </c:pt>
                <c:pt idx="714">
                  <c:v>-11.778638000000026</c:v>
                </c:pt>
                <c:pt idx="715">
                  <c:v>-11.794498000000026</c:v>
                </c:pt>
                <c:pt idx="716">
                  <c:v>-11.811418000000026</c:v>
                </c:pt>
                <c:pt idx="717">
                  <c:v>-11.828338000000027</c:v>
                </c:pt>
                <c:pt idx="718">
                  <c:v>-11.844188000000027</c:v>
                </c:pt>
                <c:pt idx="719">
                  <c:v>-11.860038000000028</c:v>
                </c:pt>
                <c:pt idx="720">
                  <c:v>-11.876960000000027</c:v>
                </c:pt>
                <c:pt idx="721">
                  <c:v>-11.893875000000026</c:v>
                </c:pt>
                <c:pt idx="722">
                  <c:v>-11.910795000000027</c:v>
                </c:pt>
                <c:pt idx="723">
                  <c:v>-11.928781000000027</c:v>
                </c:pt>
                <c:pt idx="724">
                  <c:v>-11.946767000000028</c:v>
                </c:pt>
                <c:pt idx="725">
                  <c:v>-11.963681000000028</c:v>
                </c:pt>
                <c:pt idx="726">
                  <c:v>-11.980608000000029</c:v>
                </c:pt>
                <c:pt idx="727">
                  <c:v>-11.997522000000028</c:v>
                </c:pt>
                <c:pt idx="728">
                  <c:v>-12.013377000000029</c:v>
                </c:pt>
                <c:pt idx="729">
                  <c:v>-12.029225000000029</c:v>
                </c:pt>
                <c:pt idx="730">
                  <c:v>-12.045073000000029</c:v>
                </c:pt>
                <c:pt idx="731">
                  <c:v>-12.060921000000029</c:v>
                </c:pt>
                <c:pt idx="732">
                  <c:v>-12.077830000000029</c:v>
                </c:pt>
                <c:pt idx="733">
                  <c:v>-12.095810000000029</c:v>
                </c:pt>
                <c:pt idx="734">
                  <c:v>-12.111665000000029</c:v>
                </c:pt>
                <c:pt idx="735">
                  <c:v>-12.127513000000029</c:v>
                </c:pt>
                <c:pt idx="736">
                  <c:v>-12.14443300000003</c:v>
                </c:pt>
                <c:pt idx="737">
                  <c:v>-12.16028300000003</c:v>
                </c:pt>
                <c:pt idx="738">
                  <c:v>-12.17614300000003</c:v>
                </c:pt>
                <c:pt idx="739">
                  <c:v>-12.19198600000003</c:v>
                </c:pt>
                <c:pt idx="740">
                  <c:v>-12.20890000000003</c:v>
                </c:pt>
                <c:pt idx="741">
                  <c:v>-12.223672000000031</c:v>
                </c:pt>
                <c:pt idx="742">
                  <c:v>-12.239520000000031</c:v>
                </c:pt>
                <c:pt idx="743">
                  <c:v>-12.256440000000032</c:v>
                </c:pt>
                <c:pt idx="744">
                  <c:v>-12.272290000000032</c:v>
                </c:pt>
                <c:pt idx="745">
                  <c:v>-12.288140000000032</c:v>
                </c:pt>
                <c:pt idx="746">
                  <c:v>-12.305059000000032</c:v>
                </c:pt>
                <c:pt idx="747">
                  <c:v>-12.320919000000032</c:v>
                </c:pt>
                <c:pt idx="748">
                  <c:v>-12.337833000000032</c:v>
                </c:pt>
                <c:pt idx="749">
                  <c:v>-12.353683000000032</c:v>
                </c:pt>
                <c:pt idx="750">
                  <c:v>-12.370592000000032</c:v>
                </c:pt>
                <c:pt idx="751">
                  <c:v>-12.386440000000032</c:v>
                </c:pt>
                <c:pt idx="752">
                  <c:v>-12.403354000000032</c:v>
                </c:pt>
                <c:pt idx="753">
                  <c:v>-12.420263000000032</c:v>
                </c:pt>
                <c:pt idx="754">
                  <c:v>-12.436101000000033</c:v>
                </c:pt>
                <c:pt idx="755">
                  <c:v>-12.453015000000033</c:v>
                </c:pt>
                <c:pt idx="756">
                  <c:v>-12.468868000000032</c:v>
                </c:pt>
                <c:pt idx="757">
                  <c:v>-12.485782000000032</c:v>
                </c:pt>
                <c:pt idx="758">
                  <c:v>-12.502696000000032</c:v>
                </c:pt>
                <c:pt idx="759">
                  <c:v>-12.519610000000032</c:v>
                </c:pt>
                <c:pt idx="760">
                  <c:v>-12.535458000000032</c:v>
                </c:pt>
                <c:pt idx="761">
                  <c:v>-12.551301000000032</c:v>
                </c:pt>
                <c:pt idx="762">
                  <c:v>-12.568220000000032</c:v>
                </c:pt>
                <c:pt idx="763">
                  <c:v>-12.585134000000032</c:v>
                </c:pt>
                <c:pt idx="764">
                  <c:v>-12.602059000000033</c:v>
                </c:pt>
                <c:pt idx="765">
                  <c:v>-12.617902000000033</c:v>
                </c:pt>
                <c:pt idx="766">
                  <c:v>-12.633752000000033</c:v>
                </c:pt>
                <c:pt idx="767">
                  <c:v>-12.649602000000034</c:v>
                </c:pt>
                <c:pt idx="768">
                  <c:v>-12.666522000000034</c:v>
                </c:pt>
                <c:pt idx="769">
                  <c:v>-12.683442000000035</c:v>
                </c:pt>
                <c:pt idx="770">
                  <c:v>-12.700356000000035</c:v>
                </c:pt>
                <c:pt idx="771">
                  <c:v>-12.716204000000035</c:v>
                </c:pt>
                <c:pt idx="772">
                  <c:v>-12.733113000000035</c:v>
                </c:pt>
                <c:pt idx="773">
                  <c:v>-12.748966000000035</c:v>
                </c:pt>
                <c:pt idx="774">
                  <c:v>-12.764816000000035</c:v>
                </c:pt>
                <c:pt idx="775">
                  <c:v>-12.781725000000035</c:v>
                </c:pt>
                <c:pt idx="776">
                  <c:v>-12.798639000000035</c:v>
                </c:pt>
                <c:pt idx="777">
                  <c:v>-12.814494000000035</c:v>
                </c:pt>
                <c:pt idx="778">
                  <c:v>-12.830349000000036</c:v>
                </c:pt>
                <c:pt idx="779">
                  <c:v>-12.846192000000036</c:v>
                </c:pt>
                <c:pt idx="780">
                  <c:v>-12.863101000000036</c:v>
                </c:pt>
                <c:pt idx="781">
                  <c:v>-12.880028000000037</c:v>
                </c:pt>
                <c:pt idx="782">
                  <c:v>-12.896953000000037</c:v>
                </c:pt>
                <c:pt idx="783">
                  <c:v>-12.912801000000037</c:v>
                </c:pt>
                <c:pt idx="784">
                  <c:v>-12.927596000000037</c:v>
                </c:pt>
                <c:pt idx="785">
                  <c:v>-12.944505000000037</c:v>
                </c:pt>
                <c:pt idx="786">
                  <c:v>-12.961425000000037</c:v>
                </c:pt>
                <c:pt idx="787">
                  <c:v>-12.978339000000037</c:v>
                </c:pt>
                <c:pt idx="788">
                  <c:v>-12.994187000000037</c:v>
                </c:pt>
                <c:pt idx="789">
                  <c:v>-13.011096000000038</c:v>
                </c:pt>
                <c:pt idx="790">
                  <c:v>-13.028015000000037</c:v>
                </c:pt>
                <c:pt idx="791">
                  <c:v>-13.044935000000038</c:v>
                </c:pt>
                <c:pt idx="792">
                  <c:v>-13.060785000000038</c:v>
                </c:pt>
                <c:pt idx="793">
                  <c:v>-13.076628000000039</c:v>
                </c:pt>
                <c:pt idx="794">
                  <c:v>-13.093537000000039</c:v>
                </c:pt>
                <c:pt idx="795">
                  <c:v>-13.110441000000039</c:v>
                </c:pt>
                <c:pt idx="796">
                  <c:v>-13.126285000000038</c:v>
                </c:pt>
                <c:pt idx="797">
                  <c:v>-13.142133000000038</c:v>
                </c:pt>
                <c:pt idx="798">
                  <c:v>-13.159053000000039</c:v>
                </c:pt>
                <c:pt idx="799">
                  <c:v>-13.174901000000039</c:v>
                </c:pt>
                <c:pt idx="800">
                  <c:v>-13.191816000000038</c:v>
                </c:pt>
                <c:pt idx="801">
                  <c:v>-13.208731000000038</c:v>
                </c:pt>
                <c:pt idx="802">
                  <c:v>-13.225645000000037</c:v>
                </c:pt>
                <c:pt idx="803">
                  <c:v>-13.242559000000037</c:v>
                </c:pt>
                <c:pt idx="804">
                  <c:v>-13.258402000000038</c:v>
                </c:pt>
                <c:pt idx="805">
                  <c:v>-13.275317000000037</c:v>
                </c:pt>
                <c:pt idx="806">
                  <c:v>-13.291167000000037</c:v>
                </c:pt>
                <c:pt idx="807">
                  <c:v>-13.305949000000037</c:v>
                </c:pt>
                <c:pt idx="808">
                  <c:v>-13.321804000000038</c:v>
                </c:pt>
                <c:pt idx="809">
                  <c:v>-13.338718000000037</c:v>
                </c:pt>
                <c:pt idx="810">
                  <c:v>-13.355632000000037</c:v>
                </c:pt>
                <c:pt idx="811">
                  <c:v>-13.371485000000037</c:v>
                </c:pt>
                <c:pt idx="812">
                  <c:v>-13.387322000000037</c:v>
                </c:pt>
                <c:pt idx="813">
                  <c:v>-13.404237000000036</c:v>
                </c:pt>
                <c:pt idx="814">
                  <c:v>-13.422235000000036</c:v>
                </c:pt>
                <c:pt idx="815">
                  <c:v>-13.439155000000037</c:v>
                </c:pt>
                <c:pt idx="816">
                  <c:v>-13.456075000000038</c:v>
                </c:pt>
                <c:pt idx="817">
                  <c:v>-13.473000000000038</c:v>
                </c:pt>
                <c:pt idx="818">
                  <c:v>-13.490980000000038</c:v>
                </c:pt>
                <c:pt idx="819">
                  <c:v>-13.506833000000038</c:v>
                </c:pt>
                <c:pt idx="820">
                  <c:v>-13.521615000000038</c:v>
                </c:pt>
                <c:pt idx="821">
                  <c:v>-13.537463000000038</c:v>
                </c:pt>
                <c:pt idx="822">
                  <c:v>-13.554378000000037</c:v>
                </c:pt>
                <c:pt idx="823">
                  <c:v>-13.571297000000037</c:v>
                </c:pt>
                <c:pt idx="824">
                  <c:v>-13.588206000000037</c:v>
                </c:pt>
                <c:pt idx="825">
                  <c:v>-13.606186000000037</c:v>
                </c:pt>
                <c:pt idx="826">
                  <c:v>-13.622028000000036</c:v>
                </c:pt>
                <c:pt idx="827">
                  <c:v>-13.638937000000036</c:v>
                </c:pt>
                <c:pt idx="828">
                  <c:v>-13.655851000000036</c:v>
                </c:pt>
                <c:pt idx="829">
                  <c:v>-13.672765000000036</c:v>
                </c:pt>
                <c:pt idx="830">
                  <c:v>-13.688615000000036</c:v>
                </c:pt>
                <c:pt idx="831">
                  <c:v>-13.705540000000036</c:v>
                </c:pt>
                <c:pt idx="832">
                  <c:v>-13.721390000000037</c:v>
                </c:pt>
                <c:pt idx="833">
                  <c:v>-13.738310000000038</c:v>
                </c:pt>
                <c:pt idx="834">
                  <c:v>-13.755224000000037</c:v>
                </c:pt>
                <c:pt idx="835">
                  <c:v>-13.771067000000038</c:v>
                </c:pt>
                <c:pt idx="836">
                  <c:v>-13.787982000000037</c:v>
                </c:pt>
                <c:pt idx="837">
                  <c:v>-13.804891000000037</c:v>
                </c:pt>
                <c:pt idx="838">
                  <c:v>-13.821811000000038</c:v>
                </c:pt>
                <c:pt idx="839">
                  <c:v>-13.837666000000038</c:v>
                </c:pt>
                <c:pt idx="840">
                  <c:v>-13.853526000000038</c:v>
                </c:pt>
                <c:pt idx="841">
                  <c:v>-13.870446000000038</c:v>
                </c:pt>
                <c:pt idx="842">
                  <c:v>-13.887366000000039</c:v>
                </c:pt>
                <c:pt idx="843">
                  <c:v>-13.903221000000039</c:v>
                </c:pt>
                <c:pt idx="844">
                  <c:v>-13.91907600000004</c:v>
                </c:pt>
                <c:pt idx="845">
                  <c:v>-13.93492400000004</c:v>
                </c:pt>
                <c:pt idx="846">
                  <c:v>-13.951838000000039</c:v>
                </c:pt>
                <c:pt idx="847">
                  <c:v>-13.96769300000004</c:v>
                </c:pt>
                <c:pt idx="848">
                  <c:v>-13.985673000000039</c:v>
                </c:pt>
                <c:pt idx="849">
                  <c:v>-14.002587000000039</c:v>
                </c:pt>
                <c:pt idx="850">
                  <c:v>-14.01843700000004</c:v>
                </c:pt>
                <c:pt idx="851">
                  <c:v>-14.03429200000004</c:v>
                </c:pt>
                <c:pt idx="852">
                  <c:v>-14.05015200000004</c:v>
                </c:pt>
                <c:pt idx="853">
                  <c:v>-14.06707200000004</c:v>
                </c:pt>
                <c:pt idx="854">
                  <c:v>-14.082920000000041</c:v>
                </c:pt>
                <c:pt idx="855">
                  <c:v>-14.098768000000041</c:v>
                </c:pt>
                <c:pt idx="856">
                  <c:v>-14.114616000000041</c:v>
                </c:pt>
                <c:pt idx="857">
                  <c:v>-14.131536000000041</c:v>
                </c:pt>
                <c:pt idx="858">
                  <c:v>-14.147391000000042</c:v>
                </c:pt>
                <c:pt idx="859">
                  <c:v>-14.164300000000042</c:v>
                </c:pt>
                <c:pt idx="860">
                  <c:v>-14.181204000000042</c:v>
                </c:pt>
                <c:pt idx="861">
                  <c:v>-14.198113000000042</c:v>
                </c:pt>
                <c:pt idx="862">
                  <c:v>-14.216099000000042</c:v>
                </c:pt>
                <c:pt idx="863">
                  <c:v>-14.231954000000043</c:v>
                </c:pt>
                <c:pt idx="864">
                  <c:v>-14.247814000000043</c:v>
                </c:pt>
                <c:pt idx="865">
                  <c:v>-14.263675000000042</c:v>
                </c:pt>
                <c:pt idx="866">
                  <c:v>-14.280590000000041</c:v>
                </c:pt>
                <c:pt idx="867">
                  <c:v>-14.296438000000041</c:v>
                </c:pt>
                <c:pt idx="868">
                  <c:v>-14.313347000000041</c:v>
                </c:pt>
                <c:pt idx="869">
                  <c:v>-14.328136000000042</c:v>
                </c:pt>
                <c:pt idx="870">
                  <c:v>-14.345051000000041</c:v>
                </c:pt>
                <c:pt idx="871">
                  <c:v>-14.360901000000041</c:v>
                </c:pt>
                <c:pt idx="872">
                  <c:v>-14.376756000000041</c:v>
                </c:pt>
                <c:pt idx="873">
                  <c:v>-14.392611000000041</c:v>
                </c:pt>
                <c:pt idx="874">
                  <c:v>-14.408461000000042</c:v>
                </c:pt>
                <c:pt idx="875">
                  <c:v>-14.425376000000041</c:v>
                </c:pt>
                <c:pt idx="876">
                  <c:v>-14.442290000000041</c:v>
                </c:pt>
                <c:pt idx="877">
                  <c:v>-14.458133000000041</c:v>
                </c:pt>
                <c:pt idx="878">
                  <c:v>-14.473988000000041</c:v>
                </c:pt>
                <c:pt idx="879">
                  <c:v>-14.490897000000041</c:v>
                </c:pt>
                <c:pt idx="880">
                  <c:v>-14.508883000000042</c:v>
                </c:pt>
                <c:pt idx="881">
                  <c:v>-14.525803000000042</c:v>
                </c:pt>
                <c:pt idx="882">
                  <c:v>-14.542717000000042</c:v>
                </c:pt>
                <c:pt idx="883">
                  <c:v>-14.558565000000042</c:v>
                </c:pt>
                <c:pt idx="884">
                  <c:v>-14.575485000000043</c:v>
                </c:pt>
                <c:pt idx="885">
                  <c:v>-14.591340000000043</c:v>
                </c:pt>
                <c:pt idx="886">
                  <c:v>-14.608260000000044</c:v>
                </c:pt>
                <c:pt idx="887">
                  <c:v>-14.625182000000043</c:v>
                </c:pt>
                <c:pt idx="888">
                  <c:v>-14.641025000000043</c:v>
                </c:pt>
                <c:pt idx="889">
                  <c:v>-14.656868000000044</c:v>
                </c:pt>
                <c:pt idx="890">
                  <c:v>-14.673777000000044</c:v>
                </c:pt>
                <c:pt idx="891">
                  <c:v>-14.689625000000044</c:v>
                </c:pt>
                <c:pt idx="892">
                  <c:v>-14.705473000000044</c:v>
                </c:pt>
                <c:pt idx="893">
                  <c:v>-14.722387000000044</c:v>
                </c:pt>
                <c:pt idx="894">
                  <c:v>-14.738230000000044</c:v>
                </c:pt>
                <c:pt idx="895">
                  <c:v>-14.754085000000044</c:v>
                </c:pt>
                <c:pt idx="896">
                  <c:v>-14.769933000000044</c:v>
                </c:pt>
                <c:pt idx="897">
                  <c:v>-14.786848000000044</c:v>
                </c:pt>
                <c:pt idx="898">
                  <c:v>-14.803762000000043</c:v>
                </c:pt>
                <c:pt idx="899">
                  <c:v>-14.820681000000043</c:v>
                </c:pt>
                <c:pt idx="900">
                  <c:v>-14.837601000000044</c:v>
                </c:pt>
                <c:pt idx="901">
                  <c:v>-14.853456000000044</c:v>
                </c:pt>
                <c:pt idx="902">
                  <c:v>-14.870376000000045</c:v>
                </c:pt>
                <c:pt idx="903">
                  <c:v>-14.887296000000045</c:v>
                </c:pt>
                <c:pt idx="904">
                  <c:v>-14.902073000000046</c:v>
                </c:pt>
                <c:pt idx="905">
                  <c:v>-14.917928000000046</c:v>
                </c:pt>
                <c:pt idx="906">
                  <c:v>-14.933788000000046</c:v>
                </c:pt>
                <c:pt idx="907">
                  <c:v>-14.949643000000046</c:v>
                </c:pt>
                <c:pt idx="908">
                  <c:v>-14.966558000000045</c:v>
                </c:pt>
                <c:pt idx="909">
                  <c:v>-14.983472000000045</c:v>
                </c:pt>
                <c:pt idx="910">
                  <c:v>-14.999327000000045</c:v>
                </c:pt>
                <c:pt idx="911">
                  <c:v>-15.015177000000046</c:v>
                </c:pt>
                <c:pt idx="912">
                  <c:v>-15.032086000000046</c:v>
                </c:pt>
                <c:pt idx="913">
                  <c:v>-15.050062000000047</c:v>
                </c:pt>
                <c:pt idx="914">
                  <c:v>-15.065917000000047</c:v>
                </c:pt>
                <c:pt idx="915">
                  <c:v>-15.082837000000048</c:v>
                </c:pt>
                <c:pt idx="916">
                  <c:v>-15.098687000000048</c:v>
                </c:pt>
                <c:pt idx="917">
                  <c:v>-15.115601000000048</c:v>
                </c:pt>
                <c:pt idx="918">
                  <c:v>-15.131456000000048</c:v>
                </c:pt>
                <c:pt idx="919">
                  <c:v>-15.148365000000048</c:v>
                </c:pt>
                <c:pt idx="920">
                  <c:v>-15.165275000000047</c:v>
                </c:pt>
                <c:pt idx="921">
                  <c:v>-15.182195000000048</c:v>
                </c:pt>
                <c:pt idx="922">
                  <c:v>-15.199109000000048</c:v>
                </c:pt>
                <c:pt idx="923">
                  <c:v>-15.214962000000048</c:v>
                </c:pt>
                <c:pt idx="924">
                  <c:v>-15.230817000000048</c:v>
                </c:pt>
                <c:pt idx="925">
                  <c:v>-15.246670000000048</c:v>
                </c:pt>
                <c:pt idx="926">
                  <c:v>-15.262518000000048</c:v>
                </c:pt>
                <c:pt idx="927">
                  <c:v>-15.279438000000049</c:v>
                </c:pt>
                <c:pt idx="928">
                  <c:v>-15.295281000000049</c:v>
                </c:pt>
                <c:pt idx="929">
                  <c:v>-15.311136000000049</c:v>
                </c:pt>
                <c:pt idx="930">
                  <c:v>-15.328051000000048</c:v>
                </c:pt>
                <c:pt idx="931">
                  <c:v>-15.343901000000049</c:v>
                </c:pt>
                <c:pt idx="932">
                  <c:v>-15.361876000000048</c:v>
                </c:pt>
                <c:pt idx="933">
                  <c:v>-15.376658000000049</c:v>
                </c:pt>
                <c:pt idx="934">
                  <c:v>-15.393578000000049</c:v>
                </c:pt>
                <c:pt idx="935">
                  <c:v>-15.410492000000049</c:v>
                </c:pt>
                <c:pt idx="936">
                  <c:v>-15.426345000000049</c:v>
                </c:pt>
                <c:pt idx="937">
                  <c:v>-15.442193000000049</c:v>
                </c:pt>
                <c:pt idx="938">
                  <c:v>-15.45911800000005</c:v>
                </c:pt>
                <c:pt idx="939">
                  <c:v>-15.47497800000005</c:v>
                </c:pt>
                <c:pt idx="940">
                  <c:v>-15.49189200000005</c:v>
                </c:pt>
                <c:pt idx="941">
                  <c:v>-15.50774700000005</c:v>
                </c:pt>
                <c:pt idx="942">
                  <c:v>-15.52359500000005</c:v>
                </c:pt>
                <c:pt idx="943">
                  <c:v>-15.54050900000005</c:v>
                </c:pt>
                <c:pt idx="944">
                  <c:v>-15.55635700000005</c:v>
                </c:pt>
                <c:pt idx="945">
                  <c:v>-15.57220500000005</c:v>
                </c:pt>
                <c:pt idx="946">
                  <c:v>-15.58805500000005</c:v>
                </c:pt>
                <c:pt idx="947">
                  <c:v>-15.603905000000051</c:v>
                </c:pt>
                <c:pt idx="948">
                  <c:v>-15.620814000000051</c:v>
                </c:pt>
                <c:pt idx="949">
                  <c:v>-15.636657000000051</c:v>
                </c:pt>
                <c:pt idx="950">
                  <c:v>-15.652510000000051</c:v>
                </c:pt>
                <c:pt idx="951">
                  <c:v>-15.669419000000051</c:v>
                </c:pt>
                <c:pt idx="952">
                  <c:v>-15.685274000000051</c:v>
                </c:pt>
                <c:pt idx="953">
                  <c:v>-15.702194000000052</c:v>
                </c:pt>
                <c:pt idx="954">
                  <c:v>-15.719108000000052</c:v>
                </c:pt>
                <c:pt idx="955">
                  <c:v>-15.734963000000052</c:v>
                </c:pt>
                <c:pt idx="956">
                  <c:v>-15.750813000000052</c:v>
                </c:pt>
                <c:pt idx="957">
                  <c:v>-15.767727000000052</c:v>
                </c:pt>
                <c:pt idx="958">
                  <c:v>-15.783575000000052</c:v>
                </c:pt>
                <c:pt idx="959">
                  <c:v>-15.799423000000052</c:v>
                </c:pt>
                <c:pt idx="960">
                  <c:v>-15.816332000000052</c:v>
                </c:pt>
                <c:pt idx="961">
                  <c:v>-15.832175000000053</c:v>
                </c:pt>
                <c:pt idx="962">
                  <c:v>-15.848030000000053</c:v>
                </c:pt>
                <c:pt idx="963">
                  <c:v>-15.863874000000052</c:v>
                </c:pt>
                <c:pt idx="964">
                  <c:v>-15.879717000000053</c:v>
                </c:pt>
                <c:pt idx="965">
                  <c:v>-15.895565000000053</c:v>
                </c:pt>
                <c:pt idx="966">
                  <c:v>-15.911420000000053</c:v>
                </c:pt>
                <c:pt idx="967">
                  <c:v>-15.927268000000053</c:v>
                </c:pt>
                <c:pt idx="968">
                  <c:v>-15.944188000000054</c:v>
                </c:pt>
                <c:pt idx="969">
                  <c:v>-15.962174000000054</c:v>
                </c:pt>
                <c:pt idx="970">
                  <c:v>-15.979088000000054</c:v>
                </c:pt>
                <c:pt idx="971">
                  <c:v>-15.996001000000055</c:v>
                </c:pt>
                <c:pt idx="972">
                  <c:v>-16.012915000000056</c:v>
                </c:pt>
                <c:pt idx="973">
                  <c:v>-16.028758000000057</c:v>
                </c:pt>
                <c:pt idx="974">
                  <c:v>-16.043547000000057</c:v>
                </c:pt>
                <c:pt idx="975">
                  <c:v>-16.059402000000055</c:v>
                </c:pt>
                <c:pt idx="976">
                  <c:v>-16.076322000000054</c:v>
                </c:pt>
                <c:pt idx="977">
                  <c:v>-16.092188000000053</c:v>
                </c:pt>
                <c:pt idx="978">
                  <c:v>-16.110174000000054</c:v>
                </c:pt>
                <c:pt idx="979">
                  <c:v>-16.126029000000052</c:v>
                </c:pt>
                <c:pt idx="980">
                  <c:v>-16.141890000000053</c:v>
                </c:pt>
                <c:pt idx="981">
                  <c:v>-16.158799000000052</c:v>
                </c:pt>
                <c:pt idx="982">
                  <c:v>-16.17465400000005</c:v>
                </c:pt>
                <c:pt idx="983">
                  <c:v>-16.191569000000051</c:v>
                </c:pt>
                <c:pt idx="984">
                  <c:v>-16.207417000000049</c:v>
                </c:pt>
                <c:pt idx="985">
                  <c:v>-16.223277000000049</c:v>
                </c:pt>
                <c:pt idx="986">
                  <c:v>-16.238061000000048</c:v>
                </c:pt>
                <c:pt idx="987">
                  <c:v>-16.253904000000048</c:v>
                </c:pt>
                <c:pt idx="988">
                  <c:v>-16.269759000000047</c:v>
                </c:pt>
                <c:pt idx="989">
                  <c:v>-16.286679000000046</c:v>
                </c:pt>
                <c:pt idx="990">
                  <c:v>-16.302539000000046</c:v>
                </c:pt>
                <c:pt idx="991">
                  <c:v>-16.318394000000044</c:v>
                </c:pt>
                <c:pt idx="992">
                  <c:v>-16.335313000000045</c:v>
                </c:pt>
                <c:pt idx="993">
                  <c:v>-16.352233000000044</c:v>
                </c:pt>
                <c:pt idx="994">
                  <c:v>-16.368086000000044</c:v>
                </c:pt>
                <c:pt idx="995">
                  <c:v>-16.385000000000044</c:v>
                </c:pt>
                <c:pt idx="996">
                  <c:v>-16.401914000000044</c:v>
                </c:pt>
                <c:pt idx="997">
                  <c:v>-16.418828000000044</c:v>
                </c:pt>
                <c:pt idx="998">
                  <c:v>-16.434683000000042</c:v>
                </c:pt>
                <c:pt idx="999">
                  <c:v>-16.451603000000041</c:v>
                </c:pt>
                <c:pt idx="1000">
                  <c:v>-16.46852300000004</c:v>
                </c:pt>
                <c:pt idx="1001">
                  <c:v>-16.484378000000039</c:v>
                </c:pt>
                <c:pt idx="1002">
                  <c:v>-16.501298000000038</c:v>
                </c:pt>
                <c:pt idx="1003">
                  <c:v>-16.517158000000038</c:v>
                </c:pt>
                <c:pt idx="1004">
                  <c:v>-16.533013000000036</c:v>
                </c:pt>
                <c:pt idx="1005">
                  <c:v>-16.548866000000036</c:v>
                </c:pt>
                <c:pt idx="1006">
                  <c:v>-16.565780000000036</c:v>
                </c:pt>
                <c:pt idx="1007">
                  <c:v>-16.582695000000037</c:v>
                </c:pt>
                <c:pt idx="1008">
                  <c:v>-16.599610000000038</c:v>
                </c:pt>
                <c:pt idx="1009">
                  <c:v>-16.616525000000038</c:v>
                </c:pt>
                <c:pt idx="1010">
                  <c:v>-16.633439000000038</c:v>
                </c:pt>
                <c:pt idx="1011">
                  <c:v>-16.649287000000037</c:v>
                </c:pt>
                <c:pt idx="1012">
                  <c:v>-16.665135000000035</c:v>
                </c:pt>
                <c:pt idx="1013">
                  <c:v>-16.675619000000037</c:v>
                </c:pt>
                <c:pt idx="1014">
                  <c:v>-16.673273000000037</c:v>
                </c:pt>
                <c:pt idx="1015">
                  <c:v>-16.685929000000037</c:v>
                </c:pt>
                <c:pt idx="1016">
                  <c:v>-16.710345000000036</c:v>
                </c:pt>
                <c:pt idx="1017">
                  <c:v>-16.735811000000037</c:v>
                </c:pt>
                <c:pt idx="1018">
                  <c:v>-16.759143000000037</c:v>
                </c:pt>
                <c:pt idx="1019">
                  <c:v>-16.780332000000037</c:v>
                </c:pt>
                <c:pt idx="1020">
                  <c:v>-16.798318000000037</c:v>
                </c:pt>
                <c:pt idx="1021">
                  <c:v>-16.816293000000037</c:v>
                </c:pt>
                <c:pt idx="1022">
                  <c:v>-16.833213000000036</c:v>
                </c:pt>
                <c:pt idx="1023">
                  <c:v>-16.850132000000038</c:v>
                </c:pt>
                <c:pt idx="1024">
                  <c:v>-16.867052000000037</c:v>
                </c:pt>
                <c:pt idx="1025">
                  <c:v>-16.883961000000035</c:v>
                </c:pt>
                <c:pt idx="1026">
                  <c:v>-16.900876000000036</c:v>
                </c:pt>
                <c:pt idx="1027">
                  <c:v>-16.917791000000037</c:v>
                </c:pt>
                <c:pt idx="1028">
                  <c:v>-16.934711000000036</c:v>
                </c:pt>
                <c:pt idx="1029">
                  <c:v>-16.950554000000036</c:v>
                </c:pt>
                <c:pt idx="1030">
                  <c:v>-16.966409000000034</c:v>
                </c:pt>
                <c:pt idx="1031">
                  <c:v>-16.982269000000034</c:v>
                </c:pt>
                <c:pt idx="1032">
                  <c:v>-16.999184000000035</c:v>
                </c:pt>
                <c:pt idx="1033">
                  <c:v>-17.016104000000034</c:v>
                </c:pt>
                <c:pt idx="1034">
                  <c:v>-17.031959000000032</c:v>
                </c:pt>
                <c:pt idx="1035">
                  <c:v>-17.048884000000033</c:v>
                </c:pt>
                <c:pt idx="1036">
                  <c:v>-17.065793000000031</c:v>
                </c:pt>
                <c:pt idx="1037">
                  <c:v>-17.082708000000032</c:v>
                </c:pt>
                <c:pt idx="1038">
                  <c:v>-17.098561000000032</c:v>
                </c:pt>
                <c:pt idx="1039">
                  <c:v>-17.11441600000003</c:v>
                </c:pt>
                <c:pt idx="1040">
                  <c:v>-17.129193000000029</c:v>
                </c:pt>
                <c:pt idx="1041">
                  <c:v>-17.146102000000027</c:v>
                </c:pt>
                <c:pt idx="1042">
                  <c:v>-17.163015000000026</c:v>
                </c:pt>
                <c:pt idx="1043">
                  <c:v>-17.179930000000027</c:v>
                </c:pt>
                <c:pt idx="1044">
                  <c:v>-17.196839000000026</c:v>
                </c:pt>
                <c:pt idx="1045">
                  <c:v>-17.213764000000026</c:v>
                </c:pt>
                <c:pt idx="1046">
                  <c:v>-17.230684000000025</c:v>
                </c:pt>
                <c:pt idx="1047">
                  <c:v>-17.247599000000026</c:v>
                </c:pt>
                <c:pt idx="1048">
                  <c:v>-17.264514000000027</c:v>
                </c:pt>
                <c:pt idx="1049">
                  <c:v>-17.280364000000027</c:v>
                </c:pt>
                <c:pt idx="1050">
                  <c:v>-17.297284000000026</c:v>
                </c:pt>
                <c:pt idx="1051">
                  <c:v>-17.313132000000024</c:v>
                </c:pt>
                <c:pt idx="1052">
                  <c:v>-17.331123000000023</c:v>
                </c:pt>
                <c:pt idx="1053">
                  <c:v>-17.348037000000023</c:v>
                </c:pt>
                <c:pt idx="1054">
                  <c:v>-17.364946000000021</c:v>
                </c:pt>
                <c:pt idx="1055">
                  <c:v>-17.38078400000002</c:v>
                </c:pt>
                <c:pt idx="1056">
                  <c:v>-17.39664400000002</c:v>
                </c:pt>
                <c:pt idx="1057">
                  <c:v>-17.413553000000018</c:v>
                </c:pt>
                <c:pt idx="1058">
                  <c:v>-17.430468000000019</c:v>
                </c:pt>
                <c:pt idx="1059">
                  <c:v>-17.44738700000002</c:v>
                </c:pt>
                <c:pt idx="1060">
                  <c:v>-17.464302000000021</c:v>
                </c:pt>
                <c:pt idx="1061">
                  <c:v>-17.48121100000002</c:v>
                </c:pt>
                <c:pt idx="1062">
                  <c:v>-17.497059000000018</c:v>
                </c:pt>
                <c:pt idx="1063">
                  <c:v>-17.513974000000019</c:v>
                </c:pt>
                <c:pt idx="1064">
                  <c:v>-17.530894000000018</c:v>
                </c:pt>
                <c:pt idx="1065">
                  <c:v>-17.547814000000017</c:v>
                </c:pt>
                <c:pt idx="1066">
                  <c:v>-17.563667000000017</c:v>
                </c:pt>
                <c:pt idx="1067">
                  <c:v>-17.579522000000015</c:v>
                </c:pt>
                <c:pt idx="1068">
                  <c:v>-17.596436000000015</c:v>
                </c:pt>
                <c:pt idx="1069">
                  <c:v>-17.613356000000014</c:v>
                </c:pt>
                <c:pt idx="1070">
                  <c:v>-17.629211000000012</c:v>
                </c:pt>
                <c:pt idx="1071">
                  <c:v>-17.646125000000012</c:v>
                </c:pt>
                <c:pt idx="1072">
                  <c:v>-17.663045000000011</c:v>
                </c:pt>
                <c:pt idx="1073">
                  <c:v>-17.67782200000001</c:v>
                </c:pt>
                <c:pt idx="1074">
                  <c:v>-17.69366500000001</c:v>
                </c:pt>
                <c:pt idx="1075">
                  <c:v>-17.70950800000001</c:v>
                </c:pt>
                <c:pt idx="1076">
                  <c:v>-17.726417000000009</c:v>
                </c:pt>
                <c:pt idx="1077">
                  <c:v>-17.742260000000009</c:v>
                </c:pt>
                <c:pt idx="1078">
                  <c:v>-17.758103000000009</c:v>
                </c:pt>
                <c:pt idx="1079">
                  <c:v>-17.773951000000007</c:v>
                </c:pt>
                <c:pt idx="1080">
                  <c:v>-17.791931000000009</c:v>
                </c:pt>
                <c:pt idx="1081">
                  <c:v>-17.80991100000001</c:v>
                </c:pt>
                <c:pt idx="1082">
                  <c:v>-17.82682500000001</c:v>
                </c:pt>
                <c:pt idx="1083">
                  <c:v>-17.84373900000001</c:v>
                </c:pt>
                <c:pt idx="1084">
                  <c:v>-17.85958200000001</c:v>
                </c:pt>
                <c:pt idx="1085">
                  <c:v>-17.875425000000011</c:v>
                </c:pt>
                <c:pt idx="1086">
                  <c:v>-17.891275000000011</c:v>
                </c:pt>
                <c:pt idx="1087">
                  <c:v>-17.907128000000011</c:v>
                </c:pt>
                <c:pt idx="1088">
                  <c:v>-17.922976000000009</c:v>
                </c:pt>
                <c:pt idx="1089">
                  <c:v>-17.938826000000009</c:v>
                </c:pt>
                <c:pt idx="1090">
                  <c:v>-17.955740000000009</c:v>
                </c:pt>
                <c:pt idx="1091">
                  <c:v>-17.97158300000001</c:v>
                </c:pt>
                <c:pt idx="1092">
                  <c:v>-17.986367000000008</c:v>
                </c:pt>
                <c:pt idx="1093">
                  <c:v>-18.003287000000007</c:v>
                </c:pt>
                <c:pt idx="1094">
                  <c:v>-18.021268000000006</c:v>
                </c:pt>
                <c:pt idx="1095">
                  <c:v>-18.038188000000005</c:v>
                </c:pt>
                <c:pt idx="1096">
                  <c:v>-18.056174000000006</c:v>
                </c:pt>
                <c:pt idx="1097">
                  <c:v>-18.072017000000006</c:v>
                </c:pt>
                <c:pt idx="1098">
                  <c:v>-18.088932000000007</c:v>
                </c:pt>
                <c:pt idx="1099">
                  <c:v>-18.105852000000006</c:v>
                </c:pt>
                <c:pt idx="1100">
                  <c:v>-18.122767000000007</c:v>
                </c:pt>
                <c:pt idx="1101">
                  <c:v>-18.139689000000008</c:v>
                </c:pt>
                <c:pt idx="1102">
                  <c:v>-18.157670000000007</c:v>
                </c:pt>
                <c:pt idx="1103">
                  <c:v>-18.174584000000007</c:v>
                </c:pt>
                <c:pt idx="1104">
                  <c:v>-18.191498000000006</c:v>
                </c:pt>
                <c:pt idx="1105">
                  <c:v>-18.207341000000007</c:v>
                </c:pt>
                <c:pt idx="1106">
                  <c:v>-18.224255000000007</c:v>
                </c:pt>
                <c:pt idx="1107">
                  <c:v>-18.242235000000008</c:v>
                </c:pt>
                <c:pt idx="1108">
                  <c:v>-18.258085000000008</c:v>
                </c:pt>
                <c:pt idx="1109">
                  <c:v>-18.274994000000007</c:v>
                </c:pt>
                <c:pt idx="1110">
                  <c:v>-18.291903000000005</c:v>
                </c:pt>
                <c:pt idx="1111">
                  <c:v>-18.308818000000006</c:v>
                </c:pt>
                <c:pt idx="1112">
                  <c:v>-18.324671000000006</c:v>
                </c:pt>
                <c:pt idx="1113">
                  <c:v>-18.340519000000004</c:v>
                </c:pt>
                <c:pt idx="1114">
                  <c:v>-18.357433000000004</c:v>
                </c:pt>
                <c:pt idx="1115">
                  <c:v>-18.374347000000004</c:v>
                </c:pt>
                <c:pt idx="1116">
                  <c:v>-18.391256000000002</c:v>
                </c:pt>
                <c:pt idx="1117">
                  <c:v>-18.408176000000001</c:v>
                </c:pt>
                <c:pt idx="1118">
                  <c:v>-18.425101000000002</c:v>
                </c:pt>
                <c:pt idx="1119">
                  <c:v>-18.443081000000003</c:v>
                </c:pt>
                <c:pt idx="1120">
                  <c:v>-18.459995000000003</c:v>
                </c:pt>
                <c:pt idx="1121">
                  <c:v>-18.475850000000001</c:v>
                </c:pt>
                <c:pt idx="1122">
                  <c:v>-18.491705</c:v>
                </c:pt>
                <c:pt idx="1123">
                  <c:v>-18.507548</c:v>
                </c:pt>
                <c:pt idx="1124">
                  <c:v>-18.523398</c:v>
                </c:pt>
                <c:pt idx="1125">
                  <c:v>-18.539245999999999</c:v>
                </c:pt>
                <c:pt idx="1126">
                  <c:v>-18.556160999999999</c:v>
                </c:pt>
                <c:pt idx="1127">
                  <c:v>-18.576294000000001</c:v>
                </c:pt>
                <c:pt idx="1128">
                  <c:v>-18.609235000000002</c:v>
                </c:pt>
                <c:pt idx="1129">
                  <c:v>-18.621881000000002</c:v>
                </c:pt>
                <c:pt idx="1130">
                  <c:v>-18.63025</c:v>
                </c:pt>
                <c:pt idx="1131">
                  <c:v>-18.640754999999999</c:v>
                </c:pt>
                <c:pt idx="1132">
                  <c:v>-18.655531999999997</c:v>
                </c:pt>
              </c:numCache>
            </c:numRef>
          </c:val>
          <c:smooth val="0"/>
          <c:extLst>
            <c:ext xmlns:c16="http://schemas.microsoft.com/office/drawing/2014/chart" uri="{C3380CC4-5D6E-409C-BE32-E72D297353CC}">
              <c16:uniqueId val="{00000000-AFF4-4CC4-AFC9-BD32C8024584}"/>
            </c:ext>
          </c:extLst>
        </c:ser>
        <c:ser>
          <c:idx val="1"/>
          <c:order val="1"/>
          <c:tx>
            <c:strRef>
              <c:f>Gyro!$AD$1</c:f>
              <c:strCache>
                <c:ptCount val="1"/>
                <c:pt idx="0">
                  <c:v>Gangle_y</c:v>
                </c:pt>
              </c:strCache>
            </c:strRef>
          </c:tx>
          <c:spPr>
            <a:ln w="28575" cap="rnd">
              <a:solidFill>
                <a:schemeClr val="accent2"/>
              </a:solidFill>
              <a:round/>
            </a:ln>
            <a:effectLst/>
          </c:spPr>
          <c:marker>
            <c:symbol val="none"/>
          </c:marker>
          <c:val>
            <c:numRef>
              <c:f>Gyro!$AD$2:$AD$1357</c:f>
              <c:numCache>
                <c:formatCode>General</c:formatCode>
                <c:ptCount val="1356"/>
                <c:pt idx="0">
                  <c:v>-1.1762E-2</c:v>
                </c:pt>
                <c:pt idx="1">
                  <c:v>-2.3524999999999997E-2</c:v>
                </c:pt>
                <c:pt idx="2">
                  <c:v>-3.5288E-2</c:v>
                </c:pt>
                <c:pt idx="3">
                  <c:v>-4.8115999999999999E-2</c:v>
                </c:pt>
                <c:pt idx="4">
                  <c:v>-6.0947000000000001E-2</c:v>
                </c:pt>
                <c:pt idx="5">
                  <c:v>-7.2711999999999999E-2</c:v>
                </c:pt>
                <c:pt idx="6">
                  <c:v>-8.4476999999999997E-2</c:v>
                </c:pt>
                <c:pt idx="7">
                  <c:v>-9.7307999999999992E-2</c:v>
                </c:pt>
                <c:pt idx="8">
                  <c:v>-0.10906999999999999</c:v>
                </c:pt>
                <c:pt idx="9">
                  <c:v>-0.12083499999999998</c:v>
                </c:pt>
                <c:pt idx="10">
                  <c:v>-0.13473099999999999</c:v>
                </c:pt>
                <c:pt idx="11">
                  <c:v>-0.14649599999999999</c:v>
                </c:pt>
                <c:pt idx="12">
                  <c:v>-0.157193</c:v>
                </c:pt>
                <c:pt idx="13">
                  <c:v>-0.17002300000000001</c:v>
                </c:pt>
                <c:pt idx="14">
                  <c:v>-0.17965600000000001</c:v>
                </c:pt>
                <c:pt idx="15">
                  <c:v>-0.188222</c:v>
                </c:pt>
                <c:pt idx="16">
                  <c:v>-0.203181</c:v>
                </c:pt>
                <c:pt idx="17">
                  <c:v>-0.21601100000000001</c:v>
                </c:pt>
                <c:pt idx="18">
                  <c:v>-0.22883800000000001</c:v>
                </c:pt>
                <c:pt idx="19">
                  <c:v>-0.24060000000000001</c:v>
                </c:pt>
                <c:pt idx="20">
                  <c:v>-0.252363</c:v>
                </c:pt>
                <c:pt idx="21">
                  <c:v>-0.264125</c:v>
                </c:pt>
                <c:pt idx="22">
                  <c:v>-0.27588800000000002</c:v>
                </c:pt>
                <c:pt idx="23">
                  <c:v>-0.28978100000000001</c:v>
                </c:pt>
                <c:pt idx="24">
                  <c:v>-0.30261300000000002</c:v>
                </c:pt>
                <c:pt idx="25">
                  <c:v>-0.31331000000000003</c:v>
                </c:pt>
                <c:pt idx="26">
                  <c:v>-0.32507500000000006</c:v>
                </c:pt>
                <c:pt idx="27">
                  <c:v>-0.33683800000000008</c:v>
                </c:pt>
                <c:pt idx="28">
                  <c:v>-0.34966600000000009</c:v>
                </c:pt>
                <c:pt idx="29">
                  <c:v>-0.3603630000000001</c:v>
                </c:pt>
                <c:pt idx="30">
                  <c:v>-0.37106000000000011</c:v>
                </c:pt>
                <c:pt idx="31">
                  <c:v>-0.38175700000000012</c:v>
                </c:pt>
                <c:pt idx="32">
                  <c:v>-0.39352000000000015</c:v>
                </c:pt>
                <c:pt idx="33">
                  <c:v>-0.40741800000000017</c:v>
                </c:pt>
                <c:pt idx="34">
                  <c:v>-0.42131500000000016</c:v>
                </c:pt>
                <c:pt idx="35">
                  <c:v>-0.43308000000000019</c:v>
                </c:pt>
                <c:pt idx="36">
                  <c:v>-0.44484500000000021</c:v>
                </c:pt>
                <c:pt idx="37">
                  <c:v>-0.45767300000000022</c:v>
                </c:pt>
                <c:pt idx="38">
                  <c:v>-0.46943600000000024</c:v>
                </c:pt>
                <c:pt idx="39">
                  <c:v>-0.48120100000000027</c:v>
                </c:pt>
                <c:pt idx="40">
                  <c:v>-0.49403000000000025</c:v>
                </c:pt>
                <c:pt idx="41">
                  <c:v>-0.50579500000000022</c:v>
                </c:pt>
                <c:pt idx="42">
                  <c:v>-0.51862100000000022</c:v>
                </c:pt>
                <c:pt idx="43">
                  <c:v>-0.53145200000000026</c:v>
                </c:pt>
                <c:pt idx="44">
                  <c:v>-0.54428300000000029</c:v>
                </c:pt>
                <c:pt idx="45">
                  <c:v>-0.55711000000000033</c:v>
                </c:pt>
                <c:pt idx="46">
                  <c:v>-0.56887200000000038</c:v>
                </c:pt>
                <c:pt idx="47">
                  <c:v>-0.57956900000000033</c:v>
                </c:pt>
                <c:pt idx="48">
                  <c:v>-0.59239900000000034</c:v>
                </c:pt>
                <c:pt idx="49">
                  <c:v>-0.60523000000000038</c:v>
                </c:pt>
                <c:pt idx="50">
                  <c:v>-0.6169950000000004</c:v>
                </c:pt>
                <c:pt idx="51">
                  <c:v>-0.62876000000000043</c:v>
                </c:pt>
                <c:pt idx="52">
                  <c:v>-0.64159100000000047</c:v>
                </c:pt>
                <c:pt idx="53">
                  <c:v>-0.65442300000000042</c:v>
                </c:pt>
                <c:pt idx="54">
                  <c:v>-0.66725400000000046</c:v>
                </c:pt>
                <c:pt idx="55">
                  <c:v>-0.67901700000000043</c:v>
                </c:pt>
                <c:pt idx="56">
                  <c:v>-0.69078200000000045</c:v>
                </c:pt>
                <c:pt idx="57">
                  <c:v>-0.70254600000000045</c:v>
                </c:pt>
                <c:pt idx="58">
                  <c:v>-0.71537500000000043</c:v>
                </c:pt>
                <c:pt idx="59">
                  <c:v>-0.72714000000000045</c:v>
                </c:pt>
                <c:pt idx="60">
                  <c:v>-0.73890500000000048</c:v>
                </c:pt>
                <c:pt idx="61">
                  <c:v>-0.74960400000000049</c:v>
                </c:pt>
                <c:pt idx="62">
                  <c:v>-0.7602990000000005</c:v>
                </c:pt>
                <c:pt idx="63">
                  <c:v>-0.77313000000000054</c:v>
                </c:pt>
                <c:pt idx="64">
                  <c:v>-0.78596100000000058</c:v>
                </c:pt>
                <c:pt idx="65">
                  <c:v>-0.7977220000000006</c:v>
                </c:pt>
                <c:pt idx="66">
                  <c:v>-0.80948400000000065</c:v>
                </c:pt>
                <c:pt idx="67">
                  <c:v>-0.82231400000000066</c:v>
                </c:pt>
                <c:pt idx="68">
                  <c:v>-0.83301100000000061</c:v>
                </c:pt>
                <c:pt idx="69">
                  <c:v>-0.84584100000000062</c:v>
                </c:pt>
                <c:pt idx="70">
                  <c:v>-0.85760600000000065</c:v>
                </c:pt>
                <c:pt idx="71">
                  <c:v>-0.86937100000000067</c:v>
                </c:pt>
                <c:pt idx="72">
                  <c:v>-0.88220200000000071</c:v>
                </c:pt>
                <c:pt idx="73">
                  <c:v>-0.89503200000000072</c:v>
                </c:pt>
                <c:pt idx="74">
                  <c:v>-0.90679700000000074</c:v>
                </c:pt>
                <c:pt idx="75">
                  <c:v>-0.91855900000000079</c:v>
                </c:pt>
                <c:pt idx="76">
                  <c:v>-0.93032400000000082</c:v>
                </c:pt>
                <c:pt idx="77">
                  <c:v>-0.9431530000000008</c:v>
                </c:pt>
                <c:pt idx="78">
                  <c:v>-0.95491800000000082</c:v>
                </c:pt>
                <c:pt idx="79">
                  <c:v>-0.96668100000000079</c:v>
                </c:pt>
                <c:pt idx="80">
                  <c:v>-0.97951200000000083</c:v>
                </c:pt>
                <c:pt idx="81">
                  <c:v>-0.99234100000000081</c:v>
                </c:pt>
                <c:pt idx="82">
                  <c:v>-1.0030400000000008</c:v>
                </c:pt>
                <c:pt idx="83">
                  <c:v>-1.0158680000000009</c:v>
                </c:pt>
                <c:pt idx="84">
                  <c:v>-1.0286990000000009</c:v>
                </c:pt>
                <c:pt idx="85">
                  <c:v>-1.0404620000000009</c:v>
                </c:pt>
                <c:pt idx="86">
                  <c:v>-1.0522270000000009</c:v>
                </c:pt>
                <c:pt idx="87">
                  <c:v>-1.061862000000001</c:v>
                </c:pt>
                <c:pt idx="88">
                  <c:v>-1.074691000000001</c:v>
                </c:pt>
                <c:pt idx="89">
                  <c:v>-1.0864540000000009</c:v>
                </c:pt>
                <c:pt idx="90">
                  <c:v>-1.0971510000000009</c:v>
                </c:pt>
                <c:pt idx="91">
                  <c:v>-1.1099820000000009</c:v>
                </c:pt>
                <c:pt idx="92">
                  <c:v>-1.1217470000000009</c:v>
                </c:pt>
                <c:pt idx="93">
                  <c:v>-1.134578000000001</c:v>
                </c:pt>
                <c:pt idx="94">
                  <c:v>-1.145277000000001</c:v>
                </c:pt>
                <c:pt idx="95">
                  <c:v>-1.157042000000001</c:v>
                </c:pt>
                <c:pt idx="96">
                  <c:v>-1.1698700000000011</c:v>
                </c:pt>
                <c:pt idx="97">
                  <c:v>-1.1816320000000011</c:v>
                </c:pt>
                <c:pt idx="98">
                  <c:v>-1.1933940000000012</c:v>
                </c:pt>
                <c:pt idx="99">
                  <c:v>-1.2051590000000012</c:v>
                </c:pt>
                <c:pt idx="100">
                  <c:v>-1.2179900000000012</c:v>
                </c:pt>
                <c:pt idx="101">
                  <c:v>-1.2297550000000013</c:v>
                </c:pt>
                <c:pt idx="102">
                  <c:v>-1.2415200000000013</c:v>
                </c:pt>
                <c:pt idx="103">
                  <c:v>-1.2543530000000014</c:v>
                </c:pt>
                <c:pt idx="104">
                  <c:v>-1.2661160000000014</c:v>
                </c:pt>
                <c:pt idx="105">
                  <c:v>-1.2778800000000015</c:v>
                </c:pt>
                <c:pt idx="106">
                  <c:v>-1.2896430000000014</c:v>
                </c:pt>
                <c:pt idx="107">
                  <c:v>-1.3003440000000015</c:v>
                </c:pt>
                <c:pt idx="108">
                  <c:v>-1.3131720000000016</c:v>
                </c:pt>
                <c:pt idx="109">
                  <c:v>-1.3249340000000016</c:v>
                </c:pt>
                <c:pt idx="110">
                  <c:v>-1.3366970000000016</c:v>
                </c:pt>
                <c:pt idx="111">
                  <c:v>-1.3495280000000016</c:v>
                </c:pt>
                <c:pt idx="112">
                  <c:v>-1.3623550000000015</c:v>
                </c:pt>
                <c:pt idx="113">
                  <c:v>-1.3741170000000016</c:v>
                </c:pt>
                <c:pt idx="114">
                  <c:v>-1.3858760000000017</c:v>
                </c:pt>
                <c:pt idx="115">
                  <c:v>-1.3976410000000017</c:v>
                </c:pt>
                <c:pt idx="116">
                  <c:v>-1.4094070000000016</c:v>
                </c:pt>
                <c:pt idx="117">
                  <c:v>-1.4201060000000016</c:v>
                </c:pt>
                <c:pt idx="118">
                  <c:v>-1.4318710000000017</c:v>
                </c:pt>
                <c:pt idx="119">
                  <c:v>-1.4446990000000017</c:v>
                </c:pt>
                <c:pt idx="120">
                  <c:v>-1.4564620000000017</c:v>
                </c:pt>
                <c:pt idx="121">
                  <c:v>-1.4682270000000017</c:v>
                </c:pt>
                <c:pt idx="122">
                  <c:v>-1.4810570000000016</c:v>
                </c:pt>
                <c:pt idx="123">
                  <c:v>-1.4928200000000016</c:v>
                </c:pt>
                <c:pt idx="124">
                  <c:v>-1.5045850000000016</c:v>
                </c:pt>
                <c:pt idx="125">
                  <c:v>-1.5163470000000017</c:v>
                </c:pt>
                <c:pt idx="126">
                  <c:v>-1.5291740000000016</c:v>
                </c:pt>
                <c:pt idx="127">
                  <c:v>-1.5409390000000016</c:v>
                </c:pt>
                <c:pt idx="128">
                  <c:v>-1.5527010000000017</c:v>
                </c:pt>
                <c:pt idx="129">
                  <c:v>-1.5644640000000016</c:v>
                </c:pt>
                <c:pt idx="130">
                  <c:v>-1.5762240000000016</c:v>
                </c:pt>
                <c:pt idx="131">
                  <c:v>-1.5879840000000016</c:v>
                </c:pt>
                <c:pt idx="132">
                  <c:v>-1.5997460000000017</c:v>
                </c:pt>
                <c:pt idx="133">
                  <c:v>-1.6115110000000017</c:v>
                </c:pt>
                <c:pt idx="134">
                  <c:v>-1.6243380000000016</c:v>
                </c:pt>
                <c:pt idx="135">
                  <c:v>-1.6361000000000017</c:v>
                </c:pt>
                <c:pt idx="136">
                  <c:v>-1.6478650000000017</c:v>
                </c:pt>
                <c:pt idx="137">
                  <c:v>-1.6606960000000017</c:v>
                </c:pt>
                <c:pt idx="138">
                  <c:v>-1.6735270000000018</c:v>
                </c:pt>
                <c:pt idx="139">
                  <c:v>-1.6863550000000018</c:v>
                </c:pt>
                <c:pt idx="140">
                  <c:v>-1.6981170000000019</c:v>
                </c:pt>
                <c:pt idx="141">
                  <c:v>-1.7088140000000018</c:v>
                </c:pt>
                <c:pt idx="142">
                  <c:v>-1.7205770000000018</c:v>
                </c:pt>
                <c:pt idx="143">
                  <c:v>-1.7323400000000018</c:v>
                </c:pt>
                <c:pt idx="144">
                  <c:v>-1.7451650000000019</c:v>
                </c:pt>
                <c:pt idx="145">
                  <c:v>-1.7569270000000019</c:v>
                </c:pt>
                <c:pt idx="146">
                  <c:v>-1.7697580000000019</c:v>
                </c:pt>
                <c:pt idx="147">
                  <c:v>-1.781520000000002</c:v>
                </c:pt>
                <c:pt idx="148">
                  <c:v>-1.793285000000002</c:v>
                </c:pt>
                <c:pt idx="149">
                  <c:v>-1.805048000000002</c:v>
                </c:pt>
                <c:pt idx="150">
                  <c:v>-1.817879000000002</c:v>
                </c:pt>
                <c:pt idx="151">
                  <c:v>-1.831772000000002</c:v>
                </c:pt>
                <c:pt idx="152">
                  <c:v>-1.843537000000002</c:v>
                </c:pt>
                <c:pt idx="153">
                  <c:v>-1.8553000000000019</c:v>
                </c:pt>
                <c:pt idx="154">
                  <c:v>-1.8670600000000019</c:v>
                </c:pt>
                <c:pt idx="155">
                  <c:v>-1.8788230000000019</c:v>
                </c:pt>
                <c:pt idx="156">
                  <c:v>-1.8905860000000019</c:v>
                </c:pt>
                <c:pt idx="157">
                  <c:v>-1.9012830000000018</c:v>
                </c:pt>
                <c:pt idx="158">
                  <c:v>-1.9119800000000018</c:v>
                </c:pt>
                <c:pt idx="159">
                  <c:v>-1.9237430000000018</c:v>
                </c:pt>
                <c:pt idx="160">
                  <c:v>-1.9355080000000018</c:v>
                </c:pt>
                <c:pt idx="161">
                  <c:v>-1.9483360000000018</c:v>
                </c:pt>
                <c:pt idx="162">
                  <c:v>-1.9601010000000019</c:v>
                </c:pt>
                <c:pt idx="163">
                  <c:v>-1.9708000000000019</c:v>
                </c:pt>
                <c:pt idx="164">
                  <c:v>-1.9825650000000019</c:v>
                </c:pt>
                <c:pt idx="165">
                  <c:v>-1.9943280000000019</c:v>
                </c:pt>
                <c:pt idx="166">
                  <c:v>-2.0060910000000018</c:v>
                </c:pt>
                <c:pt idx="167">
                  <c:v>-2.0178560000000019</c:v>
                </c:pt>
                <c:pt idx="168">
                  <c:v>-2.0296210000000019</c:v>
                </c:pt>
                <c:pt idx="169">
                  <c:v>-2.0413860000000019</c:v>
                </c:pt>
                <c:pt idx="170">
                  <c:v>-2.0531520000000021</c:v>
                </c:pt>
                <c:pt idx="171">
                  <c:v>-2.0649140000000021</c:v>
                </c:pt>
                <c:pt idx="172">
                  <c:v>-2.0766760000000022</c:v>
                </c:pt>
                <c:pt idx="173">
                  <c:v>-2.0884390000000024</c:v>
                </c:pt>
                <c:pt idx="174">
                  <c:v>-2.0991360000000023</c:v>
                </c:pt>
                <c:pt idx="175">
                  <c:v>-2.1108990000000025</c:v>
                </c:pt>
                <c:pt idx="176">
                  <c:v>-2.1237270000000024</c:v>
                </c:pt>
                <c:pt idx="177">
                  <c:v>-2.1365580000000022</c:v>
                </c:pt>
                <c:pt idx="178">
                  <c:v>-2.149389000000002</c:v>
                </c:pt>
                <c:pt idx="179">
                  <c:v>-2.1611520000000022</c:v>
                </c:pt>
                <c:pt idx="180">
                  <c:v>-2.173980000000002</c:v>
                </c:pt>
                <c:pt idx="181">
                  <c:v>-2.1857460000000022</c:v>
                </c:pt>
                <c:pt idx="182">
                  <c:v>-2.198577000000002</c:v>
                </c:pt>
                <c:pt idx="183">
                  <c:v>-2.2092770000000019</c:v>
                </c:pt>
                <c:pt idx="184">
                  <c:v>-2.2199740000000019</c:v>
                </c:pt>
                <c:pt idx="185">
                  <c:v>-2.2306710000000018</c:v>
                </c:pt>
                <c:pt idx="186">
                  <c:v>-2.242434000000002</c:v>
                </c:pt>
                <c:pt idx="187">
                  <c:v>-2.256327000000002</c:v>
                </c:pt>
                <c:pt idx="188">
                  <c:v>-2.2691550000000018</c:v>
                </c:pt>
                <c:pt idx="189">
                  <c:v>-2.2809200000000018</c:v>
                </c:pt>
                <c:pt idx="190">
                  <c:v>-2.2926850000000019</c:v>
                </c:pt>
                <c:pt idx="191">
                  <c:v>-2.3044480000000021</c:v>
                </c:pt>
                <c:pt idx="192">
                  <c:v>-2.3162110000000022</c:v>
                </c:pt>
                <c:pt idx="193">
                  <c:v>-2.3279740000000024</c:v>
                </c:pt>
                <c:pt idx="194">
                  <c:v>-2.3386710000000024</c:v>
                </c:pt>
                <c:pt idx="195">
                  <c:v>-2.3504340000000026</c:v>
                </c:pt>
                <c:pt idx="196">
                  <c:v>-2.3621960000000026</c:v>
                </c:pt>
                <c:pt idx="197">
                  <c:v>-2.3739590000000028</c:v>
                </c:pt>
                <c:pt idx="198">
                  <c:v>-2.3846560000000028</c:v>
                </c:pt>
                <c:pt idx="199">
                  <c:v>-2.3974870000000026</c:v>
                </c:pt>
                <c:pt idx="200">
                  <c:v>-2.4081860000000024</c:v>
                </c:pt>
                <c:pt idx="201">
                  <c:v>-2.4188830000000023</c:v>
                </c:pt>
                <c:pt idx="202">
                  <c:v>-2.4306510000000023</c:v>
                </c:pt>
                <c:pt idx="203">
                  <c:v>-2.4424130000000024</c:v>
                </c:pt>
                <c:pt idx="204">
                  <c:v>-2.4541760000000026</c:v>
                </c:pt>
                <c:pt idx="205">
                  <c:v>-2.4659380000000026</c:v>
                </c:pt>
                <c:pt idx="206">
                  <c:v>-2.4777000000000027</c:v>
                </c:pt>
                <c:pt idx="207">
                  <c:v>-2.4894650000000027</c:v>
                </c:pt>
                <c:pt idx="208">
                  <c:v>-2.5001620000000027</c:v>
                </c:pt>
                <c:pt idx="209">
                  <c:v>-2.5119250000000028</c:v>
                </c:pt>
                <c:pt idx="210">
                  <c:v>-2.5236900000000029</c:v>
                </c:pt>
                <c:pt idx="211">
                  <c:v>-2.5354530000000031</c:v>
                </c:pt>
                <c:pt idx="212">
                  <c:v>-2.5472150000000031</c:v>
                </c:pt>
                <c:pt idx="213">
                  <c:v>-2.5589770000000032</c:v>
                </c:pt>
                <c:pt idx="214">
                  <c:v>-2.5707420000000032</c:v>
                </c:pt>
                <c:pt idx="215">
                  <c:v>-2.5825050000000034</c:v>
                </c:pt>
                <c:pt idx="216">
                  <c:v>-2.5942680000000036</c:v>
                </c:pt>
                <c:pt idx="217">
                  <c:v>-2.6049650000000035</c:v>
                </c:pt>
                <c:pt idx="218">
                  <c:v>-2.6167280000000037</c:v>
                </c:pt>
                <c:pt idx="219">
                  <c:v>-2.6284950000000036</c:v>
                </c:pt>
                <c:pt idx="220">
                  <c:v>-2.6413250000000037</c:v>
                </c:pt>
                <c:pt idx="221">
                  <c:v>-2.6530900000000037</c:v>
                </c:pt>
                <c:pt idx="222">
                  <c:v>-2.6648510000000036</c:v>
                </c:pt>
                <c:pt idx="223">
                  <c:v>-2.6766140000000038</c:v>
                </c:pt>
                <c:pt idx="224">
                  <c:v>-2.6883790000000038</c:v>
                </c:pt>
                <c:pt idx="225">
                  <c:v>-2.701206000000004</c:v>
                </c:pt>
                <c:pt idx="226">
                  <c:v>-2.712971000000004</c:v>
                </c:pt>
                <c:pt idx="227">
                  <c:v>-2.7247350000000039</c:v>
                </c:pt>
                <c:pt idx="228">
                  <c:v>-2.7375630000000037</c:v>
                </c:pt>
                <c:pt idx="229">
                  <c:v>-2.7493280000000038</c:v>
                </c:pt>
                <c:pt idx="230">
                  <c:v>-2.7600250000000037</c:v>
                </c:pt>
                <c:pt idx="231">
                  <c:v>-2.7717870000000038</c:v>
                </c:pt>
                <c:pt idx="232">
                  <c:v>-2.783550000000004</c:v>
                </c:pt>
                <c:pt idx="233">
                  <c:v>-2.7953130000000042</c:v>
                </c:pt>
                <c:pt idx="234">
                  <c:v>-2.8070760000000043</c:v>
                </c:pt>
                <c:pt idx="235">
                  <c:v>-2.8188410000000044</c:v>
                </c:pt>
                <c:pt idx="236">
                  <c:v>-2.8295420000000044</c:v>
                </c:pt>
                <c:pt idx="237">
                  <c:v>-2.8413050000000046</c:v>
                </c:pt>
                <c:pt idx="238">
                  <c:v>-2.8541320000000048</c:v>
                </c:pt>
                <c:pt idx="239">
                  <c:v>-2.8658940000000048</c:v>
                </c:pt>
                <c:pt idx="240">
                  <c:v>-2.8765930000000046</c:v>
                </c:pt>
                <c:pt idx="241">
                  <c:v>-2.8872900000000046</c:v>
                </c:pt>
                <c:pt idx="242">
                  <c:v>-2.8990550000000046</c:v>
                </c:pt>
                <c:pt idx="243">
                  <c:v>-2.9108180000000048</c:v>
                </c:pt>
                <c:pt idx="244">
                  <c:v>-2.9236460000000046</c:v>
                </c:pt>
                <c:pt idx="245">
                  <c:v>-2.9354090000000048</c:v>
                </c:pt>
                <c:pt idx="246">
                  <c:v>-2.9471740000000048</c:v>
                </c:pt>
                <c:pt idx="247">
                  <c:v>-2.9589390000000049</c:v>
                </c:pt>
                <c:pt idx="248">
                  <c:v>-2.9717670000000047</c:v>
                </c:pt>
                <c:pt idx="249">
                  <c:v>-2.9845940000000049</c:v>
                </c:pt>
                <c:pt idx="250">
                  <c:v>-2.9952910000000048</c:v>
                </c:pt>
                <c:pt idx="251">
                  <c:v>-3.0081220000000046</c:v>
                </c:pt>
                <c:pt idx="252">
                  <c:v>-3.0198870000000047</c:v>
                </c:pt>
                <c:pt idx="253">
                  <c:v>-3.0316500000000048</c:v>
                </c:pt>
                <c:pt idx="254">
                  <c:v>-3.0434150000000049</c:v>
                </c:pt>
                <c:pt idx="255">
                  <c:v>-3.056242000000005</c:v>
                </c:pt>
                <c:pt idx="256">
                  <c:v>-3.0690690000000052</c:v>
                </c:pt>
                <c:pt idx="257">
                  <c:v>-3.0808340000000052</c:v>
                </c:pt>
                <c:pt idx="258">
                  <c:v>-3.0936640000000053</c:v>
                </c:pt>
                <c:pt idx="259">
                  <c:v>-3.1054260000000053</c:v>
                </c:pt>
                <c:pt idx="260">
                  <c:v>-3.1171880000000054</c:v>
                </c:pt>
                <c:pt idx="261">
                  <c:v>-3.1300130000000053</c:v>
                </c:pt>
                <c:pt idx="262">
                  <c:v>-3.1407100000000052</c:v>
                </c:pt>
                <c:pt idx="263">
                  <c:v>-3.1514100000000052</c:v>
                </c:pt>
                <c:pt idx="264">
                  <c:v>-3.1631750000000052</c:v>
                </c:pt>
                <c:pt idx="265">
                  <c:v>-3.1749400000000052</c:v>
                </c:pt>
                <c:pt idx="266">
                  <c:v>-3.187768000000005</c:v>
                </c:pt>
                <c:pt idx="267">
                  <c:v>-3.2005990000000049</c:v>
                </c:pt>
                <c:pt idx="268">
                  <c:v>-3.2144950000000048</c:v>
                </c:pt>
                <c:pt idx="269">
                  <c:v>-3.2273230000000046</c:v>
                </c:pt>
                <c:pt idx="270">
                  <c:v>-3.2390880000000046</c:v>
                </c:pt>
                <c:pt idx="271">
                  <c:v>-3.2497850000000046</c:v>
                </c:pt>
                <c:pt idx="272">
                  <c:v>-3.2615470000000046</c:v>
                </c:pt>
                <c:pt idx="273">
                  <c:v>-3.2733090000000047</c:v>
                </c:pt>
                <c:pt idx="274">
                  <c:v>-3.2861360000000048</c:v>
                </c:pt>
                <c:pt idx="275">
                  <c:v>-3.2989640000000047</c:v>
                </c:pt>
                <c:pt idx="276">
                  <c:v>-3.3107260000000047</c:v>
                </c:pt>
                <c:pt idx="277">
                  <c:v>-3.3224880000000048</c:v>
                </c:pt>
                <c:pt idx="278">
                  <c:v>-3.3353160000000046</c:v>
                </c:pt>
                <c:pt idx="279">
                  <c:v>-3.3481460000000047</c:v>
                </c:pt>
                <c:pt idx="280">
                  <c:v>-3.3599080000000048</c:v>
                </c:pt>
                <c:pt idx="281">
                  <c:v>-3.3738020000000049</c:v>
                </c:pt>
                <c:pt idx="282">
                  <c:v>-3.3866300000000047</c:v>
                </c:pt>
                <c:pt idx="283">
                  <c:v>-3.3994600000000048</c:v>
                </c:pt>
                <c:pt idx="284">
                  <c:v>-3.4122880000000047</c:v>
                </c:pt>
                <c:pt idx="285">
                  <c:v>-3.4251170000000046</c:v>
                </c:pt>
                <c:pt idx="286">
                  <c:v>-3.4379450000000045</c:v>
                </c:pt>
                <c:pt idx="287">
                  <c:v>-3.4497100000000045</c:v>
                </c:pt>
                <c:pt idx="288">
                  <c:v>-3.4625380000000043</c:v>
                </c:pt>
                <c:pt idx="289">
                  <c:v>-3.4732380000000043</c:v>
                </c:pt>
                <c:pt idx="290">
                  <c:v>-3.4850030000000043</c:v>
                </c:pt>
                <c:pt idx="291">
                  <c:v>-3.4988950000000041</c:v>
                </c:pt>
                <c:pt idx="292">
                  <c:v>-3.5106600000000041</c:v>
                </c:pt>
                <c:pt idx="293">
                  <c:v>-3.5224250000000041</c:v>
                </c:pt>
                <c:pt idx="294">
                  <c:v>-3.5331220000000041</c:v>
                </c:pt>
                <c:pt idx="295">
                  <c:v>-3.5448870000000041</c:v>
                </c:pt>
                <c:pt idx="296">
                  <c:v>-3.5566490000000042</c:v>
                </c:pt>
                <c:pt idx="297">
                  <c:v>-3.5684140000000042</c:v>
                </c:pt>
                <c:pt idx="298">
                  <c:v>-3.5812440000000043</c:v>
                </c:pt>
                <c:pt idx="299">
                  <c:v>-3.5940710000000045</c:v>
                </c:pt>
                <c:pt idx="300">
                  <c:v>-3.6068980000000046</c:v>
                </c:pt>
                <c:pt idx="301">
                  <c:v>-3.6186610000000048</c:v>
                </c:pt>
                <c:pt idx="302">
                  <c:v>-3.6304280000000047</c:v>
                </c:pt>
                <c:pt idx="303">
                  <c:v>-3.6432550000000048</c:v>
                </c:pt>
                <c:pt idx="304">
                  <c:v>-3.6550200000000048</c:v>
                </c:pt>
                <c:pt idx="305">
                  <c:v>-3.6667850000000048</c:v>
                </c:pt>
                <c:pt idx="306">
                  <c:v>-3.6785500000000049</c:v>
                </c:pt>
                <c:pt idx="307">
                  <c:v>-3.6903150000000049</c:v>
                </c:pt>
                <c:pt idx="308">
                  <c:v>-3.7020780000000051</c:v>
                </c:pt>
                <c:pt idx="309">
                  <c:v>-3.7149060000000049</c:v>
                </c:pt>
                <c:pt idx="310">
                  <c:v>-3.7256050000000047</c:v>
                </c:pt>
                <c:pt idx="311">
                  <c:v>-3.7373700000000047</c:v>
                </c:pt>
                <c:pt idx="312">
                  <c:v>-3.7491330000000049</c:v>
                </c:pt>
                <c:pt idx="313">
                  <c:v>-3.7608960000000051</c:v>
                </c:pt>
                <c:pt idx="314">
                  <c:v>-3.7726590000000053</c:v>
                </c:pt>
                <c:pt idx="315">
                  <c:v>-3.7844220000000055</c:v>
                </c:pt>
                <c:pt idx="316">
                  <c:v>-3.7961840000000056</c:v>
                </c:pt>
                <c:pt idx="317">
                  <c:v>-3.8090110000000057</c:v>
                </c:pt>
                <c:pt idx="318">
                  <c:v>-3.8207760000000057</c:v>
                </c:pt>
                <c:pt idx="319">
                  <c:v>-3.8336040000000056</c:v>
                </c:pt>
                <c:pt idx="320">
                  <c:v>-3.8453670000000058</c:v>
                </c:pt>
                <c:pt idx="321">
                  <c:v>-3.8571320000000058</c:v>
                </c:pt>
                <c:pt idx="322">
                  <c:v>-3.8699590000000059</c:v>
                </c:pt>
                <c:pt idx="323">
                  <c:v>-3.882789000000006</c:v>
                </c:pt>
                <c:pt idx="324">
                  <c:v>-3.8945520000000062</c:v>
                </c:pt>
                <c:pt idx="325">
                  <c:v>-3.9063140000000063</c:v>
                </c:pt>
                <c:pt idx="326">
                  <c:v>-3.9180770000000065</c:v>
                </c:pt>
                <c:pt idx="327">
                  <c:v>-3.9298400000000067</c:v>
                </c:pt>
                <c:pt idx="328">
                  <c:v>-3.9416020000000067</c:v>
                </c:pt>
                <c:pt idx="329">
                  <c:v>-3.9544300000000066</c:v>
                </c:pt>
                <c:pt idx="330">
                  <c:v>-3.9661980000000066</c:v>
                </c:pt>
                <c:pt idx="331">
                  <c:v>-3.9779600000000066</c:v>
                </c:pt>
                <c:pt idx="332">
                  <c:v>-3.9886570000000066</c:v>
                </c:pt>
                <c:pt idx="333">
                  <c:v>-4.0004190000000062</c:v>
                </c:pt>
                <c:pt idx="334">
                  <c:v>-4.0121840000000057</c:v>
                </c:pt>
                <c:pt idx="335">
                  <c:v>-4.0250120000000056</c:v>
                </c:pt>
                <c:pt idx="336">
                  <c:v>-4.0357110000000054</c:v>
                </c:pt>
                <c:pt idx="337">
                  <c:v>-4.046409000000005</c:v>
                </c:pt>
                <c:pt idx="338">
                  <c:v>-4.0581740000000046</c:v>
                </c:pt>
                <c:pt idx="339">
                  <c:v>-4.0688740000000045</c:v>
                </c:pt>
                <c:pt idx="340">
                  <c:v>-4.0806390000000041</c:v>
                </c:pt>
                <c:pt idx="341">
                  <c:v>-4.0924040000000037</c:v>
                </c:pt>
                <c:pt idx="342">
                  <c:v>-4.1041690000000033</c:v>
                </c:pt>
                <c:pt idx="343">
                  <c:v>-4.1159310000000033</c:v>
                </c:pt>
                <c:pt idx="344">
                  <c:v>-4.1287620000000036</c:v>
                </c:pt>
                <c:pt idx="345">
                  <c:v>-4.1405240000000036</c:v>
                </c:pt>
                <c:pt idx="346">
                  <c:v>-4.1533510000000033</c:v>
                </c:pt>
                <c:pt idx="347">
                  <c:v>-4.166178000000003</c:v>
                </c:pt>
                <c:pt idx="348">
                  <c:v>-4.1790050000000027</c:v>
                </c:pt>
                <c:pt idx="349">
                  <c:v>-4.1907660000000027</c:v>
                </c:pt>
                <c:pt idx="350">
                  <c:v>-4.2025280000000027</c:v>
                </c:pt>
                <c:pt idx="351">
                  <c:v>-4.2142910000000029</c:v>
                </c:pt>
                <c:pt idx="352">
                  <c:v>-4.2260530000000029</c:v>
                </c:pt>
                <c:pt idx="353">
                  <c:v>-4.2378180000000025</c:v>
                </c:pt>
                <c:pt idx="354">
                  <c:v>-4.2495800000000026</c:v>
                </c:pt>
                <c:pt idx="355">
                  <c:v>-4.2624080000000024</c:v>
                </c:pt>
                <c:pt idx="356">
                  <c:v>-4.2741710000000026</c:v>
                </c:pt>
                <c:pt idx="357">
                  <c:v>-4.2870020000000029</c:v>
                </c:pt>
                <c:pt idx="358">
                  <c:v>-4.2987650000000031</c:v>
                </c:pt>
                <c:pt idx="359">
                  <c:v>-4.3105300000000026</c:v>
                </c:pt>
                <c:pt idx="360">
                  <c:v>-4.3212290000000024</c:v>
                </c:pt>
                <c:pt idx="361">
                  <c:v>-4.3329920000000026</c:v>
                </c:pt>
                <c:pt idx="362">
                  <c:v>-4.3447550000000028</c:v>
                </c:pt>
                <c:pt idx="363">
                  <c:v>-4.3565200000000024</c:v>
                </c:pt>
                <c:pt idx="364">
                  <c:v>-4.3682820000000024</c:v>
                </c:pt>
                <c:pt idx="365">
                  <c:v>-4.3800440000000025</c:v>
                </c:pt>
                <c:pt idx="366">
                  <c:v>-4.3918090000000021</c:v>
                </c:pt>
                <c:pt idx="367">
                  <c:v>-4.4035710000000021</c:v>
                </c:pt>
                <c:pt idx="368">
                  <c:v>-4.4174620000000022</c:v>
                </c:pt>
                <c:pt idx="369">
                  <c:v>-4.4302890000000019</c:v>
                </c:pt>
                <c:pt idx="370">
                  <c:v>-4.4409880000000017</c:v>
                </c:pt>
                <c:pt idx="371">
                  <c:v>-4.4527530000000013</c:v>
                </c:pt>
                <c:pt idx="372">
                  <c:v>-4.4645150000000013</c:v>
                </c:pt>
                <c:pt idx="373">
                  <c:v>-4.4773460000000016</c:v>
                </c:pt>
                <c:pt idx="374">
                  <c:v>-4.4880460000000015</c:v>
                </c:pt>
                <c:pt idx="375">
                  <c:v>-4.4998110000000011</c:v>
                </c:pt>
                <c:pt idx="376">
                  <c:v>-4.5115760000000007</c:v>
                </c:pt>
                <c:pt idx="377">
                  <c:v>-4.5233410000000003</c:v>
                </c:pt>
                <c:pt idx="378">
                  <c:v>-4.5351040000000005</c:v>
                </c:pt>
                <c:pt idx="379">
                  <c:v>-4.5479350000000007</c:v>
                </c:pt>
                <c:pt idx="380">
                  <c:v>-4.5596990000000011</c:v>
                </c:pt>
                <c:pt idx="381">
                  <c:v>-4.5703980000000008</c:v>
                </c:pt>
                <c:pt idx="382">
                  <c:v>-4.5821630000000004</c:v>
                </c:pt>
                <c:pt idx="383">
                  <c:v>-4.5939250000000005</c:v>
                </c:pt>
                <c:pt idx="384">
                  <c:v>-4.6067530000000003</c:v>
                </c:pt>
                <c:pt idx="385">
                  <c:v>-4.6185160000000005</c:v>
                </c:pt>
                <c:pt idx="386">
                  <c:v>-4.6302810000000001</c:v>
                </c:pt>
                <c:pt idx="387">
                  <c:v>-4.6409799999999999</c:v>
                </c:pt>
                <c:pt idx="388">
                  <c:v>-4.6527419999999999</c:v>
                </c:pt>
                <c:pt idx="389">
                  <c:v>-4.6634390000000003</c:v>
                </c:pt>
                <c:pt idx="390">
                  <c:v>-4.6752020000000005</c:v>
                </c:pt>
                <c:pt idx="391">
                  <c:v>-4.6859020000000005</c:v>
                </c:pt>
                <c:pt idx="392">
                  <c:v>-4.6987330000000007</c:v>
                </c:pt>
                <c:pt idx="393">
                  <c:v>-4.7115630000000008</c:v>
                </c:pt>
                <c:pt idx="394">
                  <c:v>-4.723326000000001</c:v>
                </c:pt>
                <c:pt idx="395">
                  <c:v>-4.7350880000000011</c:v>
                </c:pt>
                <c:pt idx="396">
                  <c:v>-4.7468510000000013</c:v>
                </c:pt>
                <c:pt idx="397">
                  <c:v>-4.7596810000000014</c:v>
                </c:pt>
                <c:pt idx="398">
                  <c:v>-4.7714430000000014</c:v>
                </c:pt>
                <c:pt idx="399">
                  <c:v>-4.7821390000000017</c:v>
                </c:pt>
                <c:pt idx="400">
                  <c:v>-4.794970000000002</c:v>
                </c:pt>
                <c:pt idx="401">
                  <c:v>-4.806738000000002</c:v>
                </c:pt>
                <c:pt idx="402">
                  <c:v>-4.8174350000000024</c:v>
                </c:pt>
                <c:pt idx="403">
                  <c:v>-4.8302620000000021</c:v>
                </c:pt>
                <c:pt idx="404">
                  <c:v>-4.8420270000000016</c:v>
                </c:pt>
                <c:pt idx="405">
                  <c:v>-4.8516610000000018</c:v>
                </c:pt>
                <c:pt idx="406">
                  <c:v>-4.8623580000000022</c:v>
                </c:pt>
                <c:pt idx="407">
                  <c:v>-4.8751820000000023</c:v>
                </c:pt>
                <c:pt idx="408">
                  <c:v>-4.8869440000000024</c:v>
                </c:pt>
                <c:pt idx="409">
                  <c:v>-4.8987060000000024</c:v>
                </c:pt>
                <c:pt idx="410">
                  <c:v>-4.9126020000000024</c:v>
                </c:pt>
                <c:pt idx="411">
                  <c:v>-4.9264980000000023</c:v>
                </c:pt>
                <c:pt idx="412">
                  <c:v>-4.9393290000000025</c:v>
                </c:pt>
                <c:pt idx="413">
                  <c:v>-4.9521530000000027</c:v>
                </c:pt>
                <c:pt idx="414">
                  <c:v>-4.964984000000003</c:v>
                </c:pt>
                <c:pt idx="415">
                  <c:v>-4.9778120000000028</c:v>
                </c:pt>
                <c:pt idx="416">
                  <c:v>-4.9885090000000032</c:v>
                </c:pt>
                <c:pt idx="417">
                  <c:v>-5.0002710000000032</c:v>
                </c:pt>
                <c:pt idx="418">
                  <c:v>-5.0120360000000028</c:v>
                </c:pt>
                <c:pt idx="419">
                  <c:v>-5.0248670000000031</c:v>
                </c:pt>
                <c:pt idx="420">
                  <c:v>-5.0376980000000033</c:v>
                </c:pt>
                <c:pt idx="421">
                  <c:v>-5.0494600000000034</c:v>
                </c:pt>
                <c:pt idx="422">
                  <c:v>-5.0612230000000036</c:v>
                </c:pt>
                <c:pt idx="423">
                  <c:v>-5.0729880000000032</c:v>
                </c:pt>
                <c:pt idx="424">
                  <c:v>-5.0858190000000034</c:v>
                </c:pt>
                <c:pt idx="425">
                  <c:v>-5.0986500000000037</c:v>
                </c:pt>
                <c:pt idx="426">
                  <c:v>-5.1114780000000035</c:v>
                </c:pt>
                <c:pt idx="427">
                  <c:v>-5.1243060000000034</c:v>
                </c:pt>
                <c:pt idx="428">
                  <c:v>-5.1371310000000037</c:v>
                </c:pt>
                <c:pt idx="429">
                  <c:v>-5.1488940000000039</c:v>
                </c:pt>
                <c:pt idx="430">
                  <c:v>-5.1606590000000034</c:v>
                </c:pt>
                <c:pt idx="431">
                  <c:v>-5.1734870000000033</c:v>
                </c:pt>
                <c:pt idx="432">
                  <c:v>-5.1852490000000033</c:v>
                </c:pt>
                <c:pt idx="433">
                  <c:v>-5.1980800000000036</c:v>
                </c:pt>
                <c:pt idx="434">
                  <c:v>-5.2109100000000037</c:v>
                </c:pt>
                <c:pt idx="435">
                  <c:v>-5.2237400000000038</c:v>
                </c:pt>
                <c:pt idx="436">
                  <c:v>-5.2365670000000035</c:v>
                </c:pt>
                <c:pt idx="437">
                  <c:v>-5.2483300000000037</c:v>
                </c:pt>
                <c:pt idx="438">
                  <c:v>-5.261161000000004</c:v>
                </c:pt>
                <c:pt idx="439">
                  <c:v>-5.2739880000000037</c:v>
                </c:pt>
                <c:pt idx="440">
                  <c:v>-5.2868160000000035</c:v>
                </c:pt>
                <c:pt idx="441">
                  <c:v>-5.2996430000000032</c:v>
                </c:pt>
                <c:pt idx="442">
                  <c:v>-5.3124730000000033</c:v>
                </c:pt>
                <c:pt idx="443">
                  <c:v>-5.3242350000000034</c:v>
                </c:pt>
                <c:pt idx="444">
                  <c:v>-5.337068000000003</c:v>
                </c:pt>
                <c:pt idx="445">
                  <c:v>-5.3488310000000032</c:v>
                </c:pt>
                <c:pt idx="446">
                  <c:v>-5.3616590000000031</c:v>
                </c:pt>
                <c:pt idx="447">
                  <c:v>-5.3734240000000026</c:v>
                </c:pt>
                <c:pt idx="448">
                  <c:v>-5.3851860000000027</c:v>
                </c:pt>
                <c:pt idx="449">
                  <c:v>-5.3969480000000027</c:v>
                </c:pt>
                <c:pt idx="450">
                  <c:v>-5.4087100000000028</c:v>
                </c:pt>
                <c:pt idx="451">
                  <c:v>-5.4204720000000028</c:v>
                </c:pt>
                <c:pt idx="452">
                  <c:v>-5.432235000000003</c:v>
                </c:pt>
                <c:pt idx="453">
                  <c:v>-5.4440010000000028</c:v>
                </c:pt>
                <c:pt idx="454">
                  <c:v>-5.4557660000000023</c:v>
                </c:pt>
                <c:pt idx="455">
                  <c:v>-5.4685940000000022</c:v>
                </c:pt>
                <c:pt idx="456">
                  <c:v>-5.4803590000000018</c:v>
                </c:pt>
                <c:pt idx="457">
                  <c:v>-5.4931870000000016</c:v>
                </c:pt>
                <c:pt idx="458">
                  <c:v>-5.5049490000000016</c:v>
                </c:pt>
                <c:pt idx="459">
                  <c:v>-5.5177770000000015</c:v>
                </c:pt>
                <c:pt idx="460">
                  <c:v>-5.5295420000000011</c:v>
                </c:pt>
                <c:pt idx="461">
                  <c:v>-5.5413070000000006</c:v>
                </c:pt>
                <c:pt idx="462">
                  <c:v>-5.5530720000000002</c:v>
                </c:pt>
                <c:pt idx="463">
                  <c:v>-5.5648369999999998</c:v>
                </c:pt>
                <c:pt idx="464">
                  <c:v>-5.5766019999999994</c:v>
                </c:pt>
                <c:pt idx="465">
                  <c:v>-5.5894299999999992</c:v>
                </c:pt>
                <c:pt idx="466">
                  <c:v>-5.6011949999999988</c:v>
                </c:pt>
                <c:pt idx="467">
                  <c:v>-5.6129599999999984</c:v>
                </c:pt>
                <c:pt idx="468">
                  <c:v>-5.624724999999998</c:v>
                </c:pt>
                <c:pt idx="469">
                  <c:v>-5.6375519999999977</c:v>
                </c:pt>
                <c:pt idx="470">
                  <c:v>-5.6503829999999979</c:v>
                </c:pt>
                <c:pt idx="471">
                  <c:v>-5.662144999999998</c:v>
                </c:pt>
                <c:pt idx="472">
                  <c:v>-5.6739099999999976</c:v>
                </c:pt>
                <c:pt idx="473">
                  <c:v>-5.6856749999999971</c:v>
                </c:pt>
                <c:pt idx="474">
                  <c:v>-5.6974369999999972</c:v>
                </c:pt>
                <c:pt idx="475">
                  <c:v>-5.7091999999999974</c:v>
                </c:pt>
                <c:pt idx="476">
                  <c:v>-5.7220309999999976</c:v>
                </c:pt>
                <c:pt idx="477">
                  <c:v>-5.734855999999998</c:v>
                </c:pt>
                <c:pt idx="478">
                  <c:v>-5.7466189999999981</c:v>
                </c:pt>
                <c:pt idx="479">
                  <c:v>-5.7573179999999979</c:v>
                </c:pt>
                <c:pt idx="480">
                  <c:v>-5.7680179999999979</c:v>
                </c:pt>
                <c:pt idx="481">
                  <c:v>-5.7797829999999975</c:v>
                </c:pt>
                <c:pt idx="482">
                  <c:v>-5.7926109999999973</c:v>
                </c:pt>
                <c:pt idx="483">
                  <c:v>-5.8054349999999975</c:v>
                </c:pt>
                <c:pt idx="484">
                  <c:v>-5.8182589999999976</c:v>
                </c:pt>
                <c:pt idx="485">
                  <c:v>-5.830016999999998</c:v>
                </c:pt>
                <c:pt idx="486">
                  <c:v>-5.8417819999999976</c:v>
                </c:pt>
                <c:pt idx="487">
                  <c:v>-5.8535469999999972</c:v>
                </c:pt>
                <c:pt idx="488">
                  <c:v>-5.8663779999999974</c:v>
                </c:pt>
                <c:pt idx="489">
                  <c:v>-5.8792079999999975</c:v>
                </c:pt>
                <c:pt idx="490">
                  <c:v>-5.8909669999999972</c:v>
                </c:pt>
                <c:pt idx="491">
                  <c:v>-5.9037939999999969</c:v>
                </c:pt>
                <c:pt idx="492">
                  <c:v>-5.9155559999999969</c:v>
                </c:pt>
                <c:pt idx="493">
                  <c:v>-5.927317999999997</c:v>
                </c:pt>
                <c:pt idx="494">
                  <c:v>-5.9380159999999966</c:v>
                </c:pt>
                <c:pt idx="495">
                  <c:v>-5.9497779999999967</c:v>
                </c:pt>
                <c:pt idx="496">
                  <c:v>-5.9615409999999969</c:v>
                </c:pt>
                <c:pt idx="497">
                  <c:v>-5.9733039999999971</c:v>
                </c:pt>
                <c:pt idx="498">
                  <c:v>-5.9850689999999966</c:v>
                </c:pt>
                <c:pt idx="499">
                  <c:v>-5.9968309999999967</c:v>
                </c:pt>
                <c:pt idx="500">
                  <c:v>-6.0085959999999963</c:v>
                </c:pt>
                <c:pt idx="501">
                  <c:v>-6.0214239999999961</c:v>
                </c:pt>
                <c:pt idx="502">
                  <c:v>-6.0331889999999957</c:v>
                </c:pt>
                <c:pt idx="503">
                  <c:v>-6.0460159999999954</c:v>
                </c:pt>
                <c:pt idx="504">
                  <c:v>-6.057780999999995</c:v>
                </c:pt>
                <c:pt idx="505">
                  <c:v>-6.0695459999999946</c:v>
                </c:pt>
                <c:pt idx="506">
                  <c:v>-6.080242999999995</c:v>
                </c:pt>
                <c:pt idx="507">
                  <c:v>-6.0930699999999947</c:v>
                </c:pt>
                <c:pt idx="508">
                  <c:v>-6.1058979999999945</c:v>
                </c:pt>
                <c:pt idx="509">
                  <c:v>-6.1187249999999942</c:v>
                </c:pt>
                <c:pt idx="510">
                  <c:v>-6.1304869999999942</c:v>
                </c:pt>
                <c:pt idx="511">
                  <c:v>-6.1433139999999939</c:v>
                </c:pt>
                <c:pt idx="512">
                  <c:v>-6.1550789999999935</c:v>
                </c:pt>
                <c:pt idx="513">
                  <c:v>-6.1668419999999937</c:v>
                </c:pt>
                <c:pt idx="514">
                  <c:v>-6.1786079999999934</c:v>
                </c:pt>
                <c:pt idx="515">
                  <c:v>-6.190372999999993</c:v>
                </c:pt>
                <c:pt idx="516">
                  <c:v>-6.2032009999999929</c:v>
                </c:pt>
                <c:pt idx="517">
                  <c:v>-6.2160289999999927</c:v>
                </c:pt>
                <c:pt idx="518">
                  <c:v>-6.228859999999993</c:v>
                </c:pt>
                <c:pt idx="519">
                  <c:v>-6.2416869999999927</c:v>
                </c:pt>
                <c:pt idx="520">
                  <c:v>-6.2534499999999928</c:v>
                </c:pt>
                <c:pt idx="521">
                  <c:v>-6.2652089999999925</c:v>
                </c:pt>
                <c:pt idx="522">
                  <c:v>-6.2780359999999922</c:v>
                </c:pt>
                <c:pt idx="523">
                  <c:v>-6.290863999999992</c:v>
                </c:pt>
                <c:pt idx="524">
                  <c:v>-6.3026269999999922</c:v>
                </c:pt>
                <c:pt idx="525">
                  <c:v>-6.315454999999992</c:v>
                </c:pt>
                <c:pt idx="526">
                  <c:v>-6.3272179999999922</c:v>
                </c:pt>
                <c:pt idx="527">
                  <c:v>-6.3389829999999918</c:v>
                </c:pt>
                <c:pt idx="528">
                  <c:v>-6.350745999999992</c:v>
                </c:pt>
                <c:pt idx="529">
                  <c:v>-6.3625109999999916</c:v>
                </c:pt>
                <c:pt idx="530">
                  <c:v>-6.3742759999999912</c:v>
                </c:pt>
                <c:pt idx="531">
                  <c:v>-6.3871069999999914</c:v>
                </c:pt>
                <c:pt idx="532">
                  <c:v>-6.3999349999999913</c:v>
                </c:pt>
                <c:pt idx="533">
                  <c:v>-6.4116999999999909</c:v>
                </c:pt>
                <c:pt idx="534">
                  <c:v>-6.4234619999999909</c:v>
                </c:pt>
                <c:pt idx="535">
                  <c:v>-6.4362889999999906</c:v>
                </c:pt>
                <c:pt idx="536">
                  <c:v>-6.4480509999999907</c:v>
                </c:pt>
                <c:pt idx="537">
                  <c:v>-6.4598139999999908</c:v>
                </c:pt>
                <c:pt idx="538">
                  <c:v>-6.4726449999999911</c:v>
                </c:pt>
                <c:pt idx="539">
                  <c:v>-6.4854739999999911</c:v>
                </c:pt>
                <c:pt idx="540">
                  <c:v>-6.4983049999999913</c:v>
                </c:pt>
                <c:pt idx="541">
                  <c:v>-6.5100699999999909</c:v>
                </c:pt>
                <c:pt idx="542">
                  <c:v>-6.5207699999999909</c:v>
                </c:pt>
                <c:pt idx="543">
                  <c:v>-6.5314669999999913</c:v>
                </c:pt>
                <c:pt idx="544">
                  <c:v>-6.5432319999999908</c:v>
                </c:pt>
                <c:pt idx="545">
                  <c:v>-6.554994999999991</c:v>
                </c:pt>
                <c:pt idx="546">
                  <c:v>-6.5678229999999909</c:v>
                </c:pt>
                <c:pt idx="547">
                  <c:v>-6.5795879999999904</c:v>
                </c:pt>
                <c:pt idx="548">
                  <c:v>-6.5924149999999901</c:v>
                </c:pt>
                <c:pt idx="549">
                  <c:v>-6.6041769999999902</c:v>
                </c:pt>
                <c:pt idx="550">
                  <c:v>-6.6148739999999906</c:v>
                </c:pt>
                <c:pt idx="551">
                  <c:v>-6.6266359999999906</c:v>
                </c:pt>
                <c:pt idx="552">
                  <c:v>-6.6383989999999908</c:v>
                </c:pt>
                <c:pt idx="553">
                  <c:v>-6.6512259999999905</c:v>
                </c:pt>
                <c:pt idx="554">
                  <c:v>-6.6640529999999902</c:v>
                </c:pt>
                <c:pt idx="555">
                  <c:v>-6.6747469999999902</c:v>
                </c:pt>
                <c:pt idx="556">
                  <c:v>-6.6875739999999899</c:v>
                </c:pt>
                <c:pt idx="557">
                  <c:v>-6.7014669999999903</c:v>
                </c:pt>
                <c:pt idx="558">
                  <c:v>-6.7142969999999904</c:v>
                </c:pt>
                <c:pt idx="559">
                  <c:v>-6.72606199999999</c:v>
                </c:pt>
                <c:pt idx="560">
                  <c:v>-6.7388899999999898</c:v>
                </c:pt>
                <c:pt idx="561">
                  <c:v>-6.75065299999999</c:v>
                </c:pt>
                <c:pt idx="562">
                  <c:v>-6.7634789999999896</c:v>
                </c:pt>
                <c:pt idx="563">
                  <c:v>-6.7741789999999895</c:v>
                </c:pt>
                <c:pt idx="564">
                  <c:v>-6.7859439999999891</c:v>
                </c:pt>
                <c:pt idx="565">
                  <c:v>-6.7987749999999894</c:v>
                </c:pt>
                <c:pt idx="566">
                  <c:v>-6.811607999999989</c:v>
                </c:pt>
                <c:pt idx="567">
                  <c:v>-6.8233729999999886</c:v>
                </c:pt>
                <c:pt idx="568">
                  <c:v>-6.8351379999999882</c:v>
                </c:pt>
                <c:pt idx="569">
                  <c:v>-6.8468999999999882</c:v>
                </c:pt>
                <c:pt idx="570">
                  <c:v>-6.8597279999999881</c:v>
                </c:pt>
                <c:pt idx="571">
                  <c:v>-6.8714909999999882</c:v>
                </c:pt>
                <c:pt idx="572">
                  <c:v>-6.8843179999999879</c:v>
                </c:pt>
                <c:pt idx="573">
                  <c:v>-6.8960829999999875</c:v>
                </c:pt>
                <c:pt idx="574">
                  <c:v>-6.9078449999999876</c:v>
                </c:pt>
                <c:pt idx="575">
                  <c:v>-6.918541999999988</c:v>
                </c:pt>
                <c:pt idx="576">
                  <c:v>-6.9324379999999879</c:v>
                </c:pt>
                <c:pt idx="577">
                  <c:v>-6.9442029999999875</c:v>
                </c:pt>
                <c:pt idx="578">
                  <c:v>-6.9570329999999876</c:v>
                </c:pt>
                <c:pt idx="579">
                  <c:v>-6.9677349999999878</c:v>
                </c:pt>
                <c:pt idx="580">
                  <c:v>-6.9794999999999874</c:v>
                </c:pt>
                <c:pt idx="581">
                  <c:v>-6.9933959999999873</c:v>
                </c:pt>
                <c:pt idx="582">
                  <c:v>-7.0062269999999875</c:v>
                </c:pt>
                <c:pt idx="583">
                  <c:v>-7.0179919999999871</c:v>
                </c:pt>
                <c:pt idx="584">
                  <c:v>-7.0308189999999868</c:v>
                </c:pt>
                <c:pt idx="585">
                  <c:v>-7.0436459999999865</c:v>
                </c:pt>
                <c:pt idx="586">
                  <c:v>-7.0543449999999863</c:v>
                </c:pt>
                <c:pt idx="587">
                  <c:v>-7.067171999999986</c:v>
                </c:pt>
                <c:pt idx="588">
                  <c:v>-7.0799989999999857</c:v>
                </c:pt>
                <c:pt idx="589">
                  <c:v>-7.0917619999999859</c:v>
                </c:pt>
                <c:pt idx="590">
                  <c:v>-7.1056549999999863</c:v>
                </c:pt>
                <c:pt idx="591">
                  <c:v>-7.1174179999999865</c:v>
                </c:pt>
                <c:pt idx="592">
                  <c:v>-7.1291809999999867</c:v>
                </c:pt>
                <c:pt idx="593">
                  <c:v>-7.1420089999999865</c:v>
                </c:pt>
                <c:pt idx="594">
                  <c:v>-7.1527059999999869</c:v>
                </c:pt>
                <c:pt idx="595">
                  <c:v>-7.1634059999999868</c:v>
                </c:pt>
                <c:pt idx="596">
                  <c:v>-7.1762339999999867</c:v>
                </c:pt>
                <c:pt idx="597">
                  <c:v>-7.1890649999999869</c:v>
                </c:pt>
                <c:pt idx="598">
                  <c:v>-7.200826999999987</c:v>
                </c:pt>
                <c:pt idx="599">
                  <c:v>-7.2125919999999866</c:v>
                </c:pt>
                <c:pt idx="600">
                  <c:v>-7.2243569999999862</c:v>
                </c:pt>
                <c:pt idx="601">
                  <c:v>-7.2371879999999864</c:v>
                </c:pt>
                <c:pt idx="602">
                  <c:v>-7.2489489999999863</c:v>
                </c:pt>
                <c:pt idx="603">
                  <c:v>-7.2607139999999859</c:v>
                </c:pt>
                <c:pt idx="604">
                  <c:v>-7.2724789999999855</c:v>
                </c:pt>
                <c:pt idx="605">
                  <c:v>-7.2842439999999851</c:v>
                </c:pt>
                <c:pt idx="606">
                  <c:v>-7.2981369999999854</c:v>
                </c:pt>
                <c:pt idx="607">
                  <c:v>-7.309901999999985</c:v>
                </c:pt>
                <c:pt idx="608">
                  <c:v>-7.3227289999999847</c:v>
                </c:pt>
                <c:pt idx="609">
                  <c:v>-7.3344939999999843</c:v>
                </c:pt>
                <c:pt idx="610">
                  <c:v>-7.347320999999984</c:v>
                </c:pt>
                <c:pt idx="611">
                  <c:v>-7.3601479999999837</c:v>
                </c:pt>
                <c:pt idx="612">
                  <c:v>-7.3719129999999833</c:v>
                </c:pt>
                <c:pt idx="613">
                  <c:v>-7.3836759999999835</c:v>
                </c:pt>
                <c:pt idx="614">
                  <c:v>-7.3965039999999833</c:v>
                </c:pt>
                <c:pt idx="615">
                  <c:v>-7.4093349999999836</c:v>
                </c:pt>
                <c:pt idx="616">
                  <c:v>-7.4232319999999836</c:v>
                </c:pt>
                <c:pt idx="617">
                  <c:v>-7.4360629999999839</c:v>
                </c:pt>
                <c:pt idx="618">
                  <c:v>-7.4478229999999837</c:v>
                </c:pt>
                <c:pt idx="619">
                  <c:v>-7.4595879999999832</c:v>
                </c:pt>
                <c:pt idx="620">
                  <c:v>-7.4713499999999833</c:v>
                </c:pt>
                <c:pt idx="621">
                  <c:v>-7.4820469999999837</c:v>
                </c:pt>
                <c:pt idx="622">
                  <c:v>-7.4948769999999838</c:v>
                </c:pt>
                <c:pt idx="623">
                  <c:v>-7.506639999999984</c:v>
                </c:pt>
                <c:pt idx="624">
                  <c:v>-7.5194709999999843</c:v>
                </c:pt>
                <c:pt idx="625">
                  <c:v>-7.5312359999999838</c:v>
                </c:pt>
                <c:pt idx="626">
                  <c:v>-7.5440639999999837</c:v>
                </c:pt>
                <c:pt idx="627">
                  <c:v>-7.5558239999999834</c:v>
                </c:pt>
                <c:pt idx="628">
                  <c:v>-7.5675859999999835</c:v>
                </c:pt>
                <c:pt idx="629">
                  <c:v>-7.5793489999999837</c:v>
                </c:pt>
                <c:pt idx="630">
                  <c:v>-7.5911119999999839</c:v>
                </c:pt>
                <c:pt idx="631">
                  <c:v>-7.6039369999999842</c:v>
                </c:pt>
                <c:pt idx="632">
                  <c:v>-7.6157029999999839</c:v>
                </c:pt>
                <c:pt idx="633">
                  <c:v>-7.6263989999999842</c:v>
                </c:pt>
                <c:pt idx="634">
                  <c:v>-7.639226999999984</c:v>
                </c:pt>
                <c:pt idx="635">
                  <c:v>-7.6509919999999836</c:v>
                </c:pt>
                <c:pt idx="636">
                  <c:v>-7.6638219999999837</c:v>
                </c:pt>
                <c:pt idx="637">
                  <c:v>-7.6766499999999835</c:v>
                </c:pt>
                <c:pt idx="638">
                  <c:v>-7.6884119999999836</c:v>
                </c:pt>
                <c:pt idx="639">
                  <c:v>-7.7012389999999833</c:v>
                </c:pt>
                <c:pt idx="640">
                  <c:v>-7.7129989999999831</c:v>
                </c:pt>
                <c:pt idx="641">
                  <c:v>-7.7258289999999832</c:v>
                </c:pt>
                <c:pt idx="642">
                  <c:v>-7.738656999999983</c:v>
                </c:pt>
                <c:pt idx="643">
                  <c:v>-7.7514819999999833</c:v>
                </c:pt>
                <c:pt idx="644">
                  <c:v>-7.7643129999999836</c:v>
                </c:pt>
                <c:pt idx="645">
                  <c:v>-7.7771399999999833</c:v>
                </c:pt>
                <c:pt idx="646">
                  <c:v>-7.7889019999999833</c:v>
                </c:pt>
                <c:pt idx="647">
                  <c:v>-7.8006649999999835</c:v>
                </c:pt>
                <c:pt idx="648">
                  <c:v>-7.8124279999999837</c:v>
                </c:pt>
                <c:pt idx="649">
                  <c:v>-7.8241909999999839</c:v>
                </c:pt>
                <c:pt idx="650">
                  <c:v>-7.8359569999999836</c:v>
                </c:pt>
                <c:pt idx="651">
                  <c:v>-7.8487879999999839</c:v>
                </c:pt>
                <c:pt idx="652">
                  <c:v>-7.8616189999999841</c:v>
                </c:pt>
                <c:pt idx="653">
                  <c:v>-7.8733839999999837</c:v>
                </c:pt>
                <c:pt idx="654">
                  <c:v>-7.8851429999999834</c:v>
                </c:pt>
                <c:pt idx="655">
                  <c:v>-7.8979699999999831</c:v>
                </c:pt>
                <c:pt idx="656">
                  <c:v>-7.9107999999999832</c:v>
                </c:pt>
                <c:pt idx="657">
                  <c:v>-7.923627999999983</c:v>
                </c:pt>
                <c:pt idx="658">
                  <c:v>-7.9353899999999831</c:v>
                </c:pt>
                <c:pt idx="659">
                  <c:v>-7.9471529999999833</c:v>
                </c:pt>
                <c:pt idx="660">
                  <c:v>-7.9589159999999834</c:v>
                </c:pt>
                <c:pt idx="661">
                  <c:v>-7.9717409999999838</c:v>
                </c:pt>
                <c:pt idx="662">
                  <c:v>-7.9835039999999839</c:v>
                </c:pt>
                <c:pt idx="663">
                  <c:v>-7.9963339999999841</c:v>
                </c:pt>
                <c:pt idx="664">
                  <c:v>-8.0080989999999836</c:v>
                </c:pt>
                <c:pt idx="665">
                  <c:v>-8.0198609999999828</c:v>
                </c:pt>
                <c:pt idx="666">
                  <c:v>-8.0316259999999833</c:v>
                </c:pt>
                <c:pt idx="667">
                  <c:v>-8.0433909999999837</c:v>
                </c:pt>
                <c:pt idx="668">
                  <c:v>-8.0562189999999845</c:v>
                </c:pt>
                <c:pt idx="669">
                  <c:v>-8.0690479999999845</c:v>
                </c:pt>
                <c:pt idx="670">
                  <c:v>-8.0818759999999852</c:v>
                </c:pt>
                <c:pt idx="671">
                  <c:v>-8.0936389999999854</c:v>
                </c:pt>
                <c:pt idx="672">
                  <c:v>-8.1054059999999861</c:v>
                </c:pt>
                <c:pt idx="673">
                  <c:v>-8.1171719999999858</c:v>
                </c:pt>
                <c:pt idx="674">
                  <c:v>-8.128934999999986</c:v>
                </c:pt>
                <c:pt idx="675">
                  <c:v>-8.1406979999999862</c:v>
                </c:pt>
                <c:pt idx="676">
                  <c:v>-8.1513949999999866</c:v>
                </c:pt>
                <c:pt idx="677">
                  <c:v>-8.1631579999999868</c:v>
                </c:pt>
                <c:pt idx="678">
                  <c:v>-8.1759849999999865</c:v>
                </c:pt>
                <c:pt idx="679">
                  <c:v>-8.187749999999987</c:v>
                </c:pt>
                <c:pt idx="680">
                  <c:v>-8.1995129999999872</c:v>
                </c:pt>
                <c:pt idx="681">
                  <c:v>-8.2112759999999874</c:v>
                </c:pt>
                <c:pt idx="682">
                  <c:v>-8.2230409999999878</c:v>
                </c:pt>
                <c:pt idx="683">
                  <c:v>-8.2358709999999871</c:v>
                </c:pt>
                <c:pt idx="684">
                  <c:v>-8.2476329999999862</c:v>
                </c:pt>
                <c:pt idx="685">
                  <c:v>-8.2593959999999864</c:v>
                </c:pt>
                <c:pt idx="686">
                  <c:v>-8.2711609999999869</c:v>
                </c:pt>
                <c:pt idx="687">
                  <c:v>-8.2839879999999866</c:v>
                </c:pt>
                <c:pt idx="688">
                  <c:v>-8.2978799999999868</c:v>
                </c:pt>
                <c:pt idx="689">
                  <c:v>-8.3107109999999871</c:v>
                </c:pt>
                <c:pt idx="690">
                  <c:v>-8.3224759999999876</c:v>
                </c:pt>
                <c:pt idx="691">
                  <c:v>-8.3342419999999873</c:v>
                </c:pt>
                <c:pt idx="692">
                  <c:v>-8.3460039999999864</c:v>
                </c:pt>
                <c:pt idx="693">
                  <c:v>-8.3577659999999856</c:v>
                </c:pt>
                <c:pt idx="694">
                  <c:v>-8.3695289999999858</c:v>
                </c:pt>
                <c:pt idx="695">
                  <c:v>-8.3823569999999865</c:v>
                </c:pt>
                <c:pt idx="696">
                  <c:v>-8.3941189999999857</c:v>
                </c:pt>
                <c:pt idx="697">
                  <c:v>-8.4058819999999859</c:v>
                </c:pt>
                <c:pt idx="698">
                  <c:v>-8.4176449999999861</c:v>
                </c:pt>
                <c:pt idx="699">
                  <c:v>-8.4294069999999852</c:v>
                </c:pt>
                <c:pt idx="700">
                  <c:v>-8.4422349999999859</c:v>
                </c:pt>
                <c:pt idx="701">
                  <c:v>-8.4550659999999862</c:v>
                </c:pt>
                <c:pt idx="702">
                  <c:v>-8.4668289999999864</c:v>
                </c:pt>
                <c:pt idx="703">
                  <c:v>-8.4785909999999856</c:v>
                </c:pt>
                <c:pt idx="704">
                  <c:v>-8.4914209999999848</c:v>
                </c:pt>
                <c:pt idx="705">
                  <c:v>-8.5031859999999853</c:v>
                </c:pt>
                <c:pt idx="706">
                  <c:v>-8.5149509999999857</c:v>
                </c:pt>
                <c:pt idx="707">
                  <c:v>-8.5277779999999854</c:v>
                </c:pt>
                <c:pt idx="708">
                  <c:v>-8.5395429999999859</c:v>
                </c:pt>
                <c:pt idx="709">
                  <c:v>-8.5513079999999864</c:v>
                </c:pt>
                <c:pt idx="710">
                  <c:v>-8.5641359999999871</c:v>
                </c:pt>
                <c:pt idx="711">
                  <c:v>-8.5769639999999878</c:v>
                </c:pt>
                <c:pt idx="712">
                  <c:v>-8.5887289999999883</c:v>
                </c:pt>
                <c:pt idx="713">
                  <c:v>-8.6015589999999875</c:v>
                </c:pt>
                <c:pt idx="714">
                  <c:v>-8.6143879999999875</c:v>
                </c:pt>
                <c:pt idx="715">
                  <c:v>-8.6250849999999879</c:v>
                </c:pt>
                <c:pt idx="716">
                  <c:v>-8.6368479999999881</c:v>
                </c:pt>
                <c:pt idx="717">
                  <c:v>-8.6486109999999883</c:v>
                </c:pt>
                <c:pt idx="718">
                  <c:v>-8.661437999999988</c:v>
                </c:pt>
                <c:pt idx="719">
                  <c:v>-8.6742649999999877</c:v>
                </c:pt>
                <c:pt idx="720">
                  <c:v>-8.6870899999999871</c:v>
                </c:pt>
                <c:pt idx="721">
                  <c:v>-8.6999179999999878</c:v>
                </c:pt>
                <c:pt idx="722">
                  <c:v>-8.711680999999988</c:v>
                </c:pt>
                <c:pt idx="723">
                  <c:v>-8.7234439999999882</c:v>
                </c:pt>
                <c:pt idx="724">
                  <c:v>-8.7352069999999884</c:v>
                </c:pt>
                <c:pt idx="725">
                  <c:v>-8.7469719999999889</c:v>
                </c:pt>
                <c:pt idx="726">
                  <c:v>-8.7587319999999895</c:v>
                </c:pt>
                <c:pt idx="727">
                  <c:v>-8.77049699999999</c:v>
                </c:pt>
                <c:pt idx="728">
                  <c:v>-8.7822589999999892</c:v>
                </c:pt>
                <c:pt idx="729">
                  <c:v>-8.7940239999999896</c:v>
                </c:pt>
                <c:pt idx="730">
                  <c:v>-8.8057889999999901</c:v>
                </c:pt>
                <c:pt idx="731">
                  <c:v>-8.8175539999999906</c:v>
                </c:pt>
                <c:pt idx="732">
                  <c:v>-8.8303849999999908</c:v>
                </c:pt>
                <c:pt idx="733">
                  <c:v>-8.8421509999999905</c:v>
                </c:pt>
                <c:pt idx="734">
                  <c:v>-8.8539129999999897</c:v>
                </c:pt>
                <c:pt idx="735">
                  <c:v>-8.8656779999999902</c:v>
                </c:pt>
                <c:pt idx="736">
                  <c:v>-8.8774409999999904</c:v>
                </c:pt>
                <c:pt idx="737">
                  <c:v>-8.8902679999999901</c:v>
                </c:pt>
                <c:pt idx="738">
                  <c:v>-8.9009649999999905</c:v>
                </c:pt>
                <c:pt idx="739">
                  <c:v>-8.9137949999999897</c:v>
                </c:pt>
                <c:pt idx="740">
                  <c:v>-8.9255599999999902</c:v>
                </c:pt>
                <c:pt idx="741">
                  <c:v>-8.9394539999999907</c:v>
                </c:pt>
                <c:pt idx="742">
                  <c:v>-8.9512189999999912</c:v>
                </c:pt>
                <c:pt idx="743">
                  <c:v>-8.9629819999999913</c:v>
                </c:pt>
                <c:pt idx="744">
                  <c:v>-8.975808999999991</c:v>
                </c:pt>
                <c:pt idx="745">
                  <c:v>-8.9886359999999907</c:v>
                </c:pt>
                <c:pt idx="746">
                  <c:v>-8.9993359999999907</c:v>
                </c:pt>
                <c:pt idx="747">
                  <c:v>-9.0100329999999911</c:v>
                </c:pt>
                <c:pt idx="748">
                  <c:v>-9.0217979999999915</c:v>
                </c:pt>
                <c:pt idx="749">
                  <c:v>-9.0346249999999912</c:v>
                </c:pt>
                <c:pt idx="750">
                  <c:v>-9.0474559999999915</c:v>
                </c:pt>
                <c:pt idx="751">
                  <c:v>-9.059220999999992</c:v>
                </c:pt>
                <c:pt idx="752">
                  <c:v>-9.0709859999999924</c:v>
                </c:pt>
                <c:pt idx="753">
                  <c:v>-9.0838169999999927</c:v>
                </c:pt>
                <c:pt idx="754">
                  <c:v>-9.0977119999999925</c:v>
                </c:pt>
                <c:pt idx="755">
                  <c:v>-9.1094769999999929</c:v>
                </c:pt>
                <c:pt idx="756">
                  <c:v>-9.1201759999999936</c:v>
                </c:pt>
                <c:pt idx="757">
                  <c:v>-9.1319409999999941</c:v>
                </c:pt>
                <c:pt idx="758">
                  <c:v>-9.1437059999999946</c:v>
                </c:pt>
                <c:pt idx="759">
                  <c:v>-9.155470999999995</c:v>
                </c:pt>
                <c:pt idx="760">
                  <c:v>-9.1672359999999955</c:v>
                </c:pt>
                <c:pt idx="761">
                  <c:v>-9.1800659999999947</c:v>
                </c:pt>
                <c:pt idx="762">
                  <c:v>-9.1907659999999947</c:v>
                </c:pt>
                <c:pt idx="763">
                  <c:v>-9.2025309999999951</c:v>
                </c:pt>
                <c:pt idx="764">
                  <c:v>-9.2132279999999955</c:v>
                </c:pt>
                <c:pt idx="765">
                  <c:v>-9.2260579999999948</c:v>
                </c:pt>
                <c:pt idx="766">
                  <c:v>-9.2388849999999945</c:v>
                </c:pt>
                <c:pt idx="767">
                  <c:v>-9.2517119999999942</c:v>
                </c:pt>
                <c:pt idx="768">
                  <c:v>-9.2634749999999944</c:v>
                </c:pt>
                <c:pt idx="769">
                  <c:v>-9.2752379999999945</c:v>
                </c:pt>
                <c:pt idx="770">
                  <c:v>-9.287002999999995</c:v>
                </c:pt>
                <c:pt idx="771">
                  <c:v>-9.2987679999999955</c:v>
                </c:pt>
                <c:pt idx="772">
                  <c:v>-9.3115989999999957</c:v>
                </c:pt>
                <c:pt idx="773">
                  <c:v>-9.3222979999999964</c:v>
                </c:pt>
                <c:pt idx="774">
                  <c:v>-9.3351249999999961</c:v>
                </c:pt>
                <c:pt idx="775">
                  <c:v>-9.3479559999999964</c:v>
                </c:pt>
                <c:pt idx="776">
                  <c:v>-9.3597209999999968</c:v>
                </c:pt>
                <c:pt idx="777">
                  <c:v>-9.371482999999996</c:v>
                </c:pt>
                <c:pt idx="778">
                  <c:v>-9.3832449999999952</c:v>
                </c:pt>
                <c:pt idx="779">
                  <c:v>-9.3960749999999944</c:v>
                </c:pt>
                <c:pt idx="780">
                  <c:v>-9.4089059999999947</c:v>
                </c:pt>
                <c:pt idx="781">
                  <c:v>-9.4206659999999953</c:v>
                </c:pt>
                <c:pt idx="782">
                  <c:v>-9.4313629999999957</c:v>
                </c:pt>
                <c:pt idx="783">
                  <c:v>-9.4431279999999962</c:v>
                </c:pt>
                <c:pt idx="784">
                  <c:v>-9.4548859999999966</c:v>
                </c:pt>
                <c:pt idx="785">
                  <c:v>-9.4677169999999968</c:v>
                </c:pt>
                <c:pt idx="786">
                  <c:v>-9.479479999999997</c:v>
                </c:pt>
                <c:pt idx="787">
                  <c:v>-9.4912449999999975</c:v>
                </c:pt>
                <c:pt idx="788">
                  <c:v>-9.503009999999998</c:v>
                </c:pt>
                <c:pt idx="789">
                  <c:v>-9.5158409999999982</c:v>
                </c:pt>
                <c:pt idx="790">
                  <c:v>-9.5265409999999981</c:v>
                </c:pt>
                <c:pt idx="791">
                  <c:v>-9.5383039999999983</c:v>
                </c:pt>
                <c:pt idx="792">
                  <c:v>-9.551130999999998</c:v>
                </c:pt>
                <c:pt idx="793">
                  <c:v>-9.5639609999999973</c:v>
                </c:pt>
                <c:pt idx="794">
                  <c:v>-9.5767919999999975</c:v>
                </c:pt>
                <c:pt idx="795">
                  <c:v>-9.5906879999999983</c:v>
                </c:pt>
                <c:pt idx="796">
                  <c:v>-9.6045799999999986</c:v>
                </c:pt>
                <c:pt idx="797">
                  <c:v>-9.616344999999999</c:v>
                </c:pt>
                <c:pt idx="798">
                  <c:v>-9.6281079999999992</c:v>
                </c:pt>
                <c:pt idx="799">
                  <c:v>-9.6398729999999997</c:v>
                </c:pt>
                <c:pt idx="800">
                  <c:v>-9.6527010000000004</c:v>
                </c:pt>
                <c:pt idx="801">
                  <c:v>-9.6655290000000011</c:v>
                </c:pt>
                <c:pt idx="802">
                  <c:v>-9.6772940000000016</c:v>
                </c:pt>
                <c:pt idx="803">
                  <c:v>-9.6890590000000021</c:v>
                </c:pt>
                <c:pt idx="804">
                  <c:v>-9.7018890000000013</c:v>
                </c:pt>
                <c:pt idx="805">
                  <c:v>-9.714717000000002</c:v>
                </c:pt>
                <c:pt idx="806">
                  <c:v>-9.7275440000000017</c:v>
                </c:pt>
                <c:pt idx="807">
                  <c:v>-9.7393080000000012</c:v>
                </c:pt>
                <c:pt idx="808">
                  <c:v>-9.7510700000000003</c:v>
                </c:pt>
                <c:pt idx="809">
                  <c:v>-9.7628350000000008</c:v>
                </c:pt>
                <c:pt idx="810">
                  <c:v>-9.7746000000000013</c:v>
                </c:pt>
                <c:pt idx="811">
                  <c:v>-9.785299000000002</c:v>
                </c:pt>
                <c:pt idx="812">
                  <c:v>-9.7981310000000015</c:v>
                </c:pt>
                <c:pt idx="813">
                  <c:v>-9.8109590000000022</c:v>
                </c:pt>
                <c:pt idx="814">
                  <c:v>-9.8216550000000016</c:v>
                </c:pt>
                <c:pt idx="815">
                  <c:v>-9.8334180000000018</c:v>
                </c:pt>
                <c:pt idx="816">
                  <c:v>-9.845181000000002</c:v>
                </c:pt>
                <c:pt idx="817">
                  <c:v>-9.8558780000000024</c:v>
                </c:pt>
                <c:pt idx="818">
                  <c:v>-9.8676440000000021</c:v>
                </c:pt>
                <c:pt idx="819">
                  <c:v>-9.8783430000000028</c:v>
                </c:pt>
                <c:pt idx="820">
                  <c:v>-9.8901070000000022</c:v>
                </c:pt>
                <c:pt idx="821">
                  <c:v>-9.9018720000000027</c:v>
                </c:pt>
                <c:pt idx="822">
                  <c:v>-9.9147000000000034</c:v>
                </c:pt>
                <c:pt idx="823">
                  <c:v>-9.9254000000000033</c:v>
                </c:pt>
                <c:pt idx="824">
                  <c:v>-9.9382310000000036</c:v>
                </c:pt>
                <c:pt idx="825">
                  <c:v>-9.9499970000000033</c:v>
                </c:pt>
                <c:pt idx="826">
                  <c:v>-9.9617640000000041</c:v>
                </c:pt>
                <c:pt idx="827">
                  <c:v>-9.9745950000000043</c:v>
                </c:pt>
                <c:pt idx="828">
                  <c:v>-9.9863600000000048</c:v>
                </c:pt>
                <c:pt idx="829">
                  <c:v>-9.9981250000000053</c:v>
                </c:pt>
                <c:pt idx="830">
                  <c:v>-10.010952000000005</c:v>
                </c:pt>
                <c:pt idx="831">
                  <c:v>-10.021649000000005</c:v>
                </c:pt>
                <c:pt idx="832">
                  <c:v>-10.034476000000005</c:v>
                </c:pt>
                <c:pt idx="833">
                  <c:v>-10.046239000000005</c:v>
                </c:pt>
                <c:pt idx="834">
                  <c:v>-10.058004000000006</c:v>
                </c:pt>
                <c:pt idx="835">
                  <c:v>-10.070834000000005</c:v>
                </c:pt>
                <c:pt idx="836">
                  <c:v>-10.083662000000006</c:v>
                </c:pt>
                <c:pt idx="837">
                  <c:v>-10.096493000000006</c:v>
                </c:pt>
                <c:pt idx="838">
                  <c:v>-10.108256000000006</c:v>
                </c:pt>
                <c:pt idx="839">
                  <c:v>-10.120018000000005</c:v>
                </c:pt>
                <c:pt idx="840">
                  <c:v>-10.130715000000006</c:v>
                </c:pt>
                <c:pt idx="841">
                  <c:v>-10.142478000000006</c:v>
                </c:pt>
                <c:pt idx="842">
                  <c:v>-10.154241000000006</c:v>
                </c:pt>
                <c:pt idx="843">
                  <c:v>-10.166003000000005</c:v>
                </c:pt>
                <c:pt idx="844">
                  <c:v>-10.177765000000004</c:v>
                </c:pt>
                <c:pt idx="845">
                  <c:v>-10.189530000000005</c:v>
                </c:pt>
                <c:pt idx="846">
                  <c:v>-10.201295000000005</c:v>
                </c:pt>
                <c:pt idx="847">
                  <c:v>-10.213057000000004</c:v>
                </c:pt>
                <c:pt idx="848">
                  <c:v>-10.224823000000004</c:v>
                </c:pt>
                <c:pt idx="849">
                  <c:v>-10.236588000000005</c:v>
                </c:pt>
                <c:pt idx="850">
                  <c:v>-10.249415000000004</c:v>
                </c:pt>
                <c:pt idx="851">
                  <c:v>-10.261177000000004</c:v>
                </c:pt>
                <c:pt idx="852">
                  <c:v>-10.271874000000004</c:v>
                </c:pt>
                <c:pt idx="853">
                  <c:v>-10.283637000000004</c:v>
                </c:pt>
                <c:pt idx="854">
                  <c:v>-10.295402000000005</c:v>
                </c:pt>
                <c:pt idx="855">
                  <c:v>-10.307167000000005</c:v>
                </c:pt>
                <c:pt idx="856">
                  <c:v>-10.318932000000006</c:v>
                </c:pt>
                <c:pt idx="857">
                  <c:v>-10.330695000000006</c:v>
                </c:pt>
                <c:pt idx="858">
                  <c:v>-10.342457000000005</c:v>
                </c:pt>
                <c:pt idx="859">
                  <c:v>-10.355288000000005</c:v>
                </c:pt>
                <c:pt idx="860">
                  <c:v>-10.369184000000006</c:v>
                </c:pt>
                <c:pt idx="861">
                  <c:v>-10.382015000000006</c:v>
                </c:pt>
                <c:pt idx="862">
                  <c:v>-10.393778000000006</c:v>
                </c:pt>
                <c:pt idx="863">
                  <c:v>-10.405540000000006</c:v>
                </c:pt>
                <c:pt idx="864">
                  <c:v>-10.416237000000006</c:v>
                </c:pt>
                <c:pt idx="865">
                  <c:v>-10.427996000000006</c:v>
                </c:pt>
                <c:pt idx="866">
                  <c:v>-10.440824000000006</c:v>
                </c:pt>
                <c:pt idx="867">
                  <c:v>-10.452589000000007</c:v>
                </c:pt>
                <c:pt idx="868">
                  <c:v>-10.465420000000007</c:v>
                </c:pt>
                <c:pt idx="869">
                  <c:v>-10.477181000000007</c:v>
                </c:pt>
                <c:pt idx="870">
                  <c:v>-10.490009000000008</c:v>
                </c:pt>
                <c:pt idx="871">
                  <c:v>-10.502836000000007</c:v>
                </c:pt>
                <c:pt idx="872">
                  <c:v>-10.514598000000007</c:v>
                </c:pt>
                <c:pt idx="873">
                  <c:v>-10.526360000000006</c:v>
                </c:pt>
                <c:pt idx="874">
                  <c:v>-10.539187000000005</c:v>
                </c:pt>
                <c:pt idx="875">
                  <c:v>-10.552015000000006</c:v>
                </c:pt>
                <c:pt idx="876">
                  <c:v>-10.563780000000007</c:v>
                </c:pt>
                <c:pt idx="877">
                  <c:v>-10.576610000000006</c:v>
                </c:pt>
                <c:pt idx="878">
                  <c:v>-10.588372000000005</c:v>
                </c:pt>
                <c:pt idx="879">
                  <c:v>-10.601203000000005</c:v>
                </c:pt>
                <c:pt idx="880">
                  <c:v>-10.612966000000005</c:v>
                </c:pt>
                <c:pt idx="881">
                  <c:v>-10.624729000000006</c:v>
                </c:pt>
                <c:pt idx="882">
                  <c:v>-10.636494000000006</c:v>
                </c:pt>
                <c:pt idx="883">
                  <c:v>-10.648259000000007</c:v>
                </c:pt>
                <c:pt idx="884">
                  <c:v>-10.660022000000007</c:v>
                </c:pt>
                <c:pt idx="885">
                  <c:v>-10.671784000000006</c:v>
                </c:pt>
                <c:pt idx="886">
                  <c:v>-10.683547000000006</c:v>
                </c:pt>
                <c:pt idx="887">
                  <c:v>-10.696372000000006</c:v>
                </c:pt>
                <c:pt idx="888">
                  <c:v>-10.709202000000005</c:v>
                </c:pt>
                <c:pt idx="889">
                  <c:v>-10.722032000000004</c:v>
                </c:pt>
                <c:pt idx="890">
                  <c:v>-10.734863000000004</c:v>
                </c:pt>
                <c:pt idx="891">
                  <c:v>-10.746628000000005</c:v>
                </c:pt>
                <c:pt idx="892">
                  <c:v>-10.758393000000005</c:v>
                </c:pt>
                <c:pt idx="893">
                  <c:v>-10.770158000000006</c:v>
                </c:pt>
                <c:pt idx="894">
                  <c:v>-10.782988000000005</c:v>
                </c:pt>
                <c:pt idx="895">
                  <c:v>-10.794750000000004</c:v>
                </c:pt>
                <c:pt idx="896">
                  <c:v>-10.806515000000005</c:v>
                </c:pt>
                <c:pt idx="897">
                  <c:v>-10.819343000000005</c:v>
                </c:pt>
                <c:pt idx="898">
                  <c:v>-10.831108000000006</c:v>
                </c:pt>
                <c:pt idx="899">
                  <c:v>-10.841808000000006</c:v>
                </c:pt>
                <c:pt idx="900">
                  <c:v>-10.853571000000006</c:v>
                </c:pt>
                <c:pt idx="901">
                  <c:v>-10.865333000000005</c:v>
                </c:pt>
                <c:pt idx="902">
                  <c:v>-10.877096000000005</c:v>
                </c:pt>
                <c:pt idx="903">
                  <c:v>-10.888859000000005</c:v>
                </c:pt>
                <c:pt idx="904">
                  <c:v>-10.901688000000005</c:v>
                </c:pt>
                <c:pt idx="905">
                  <c:v>-10.913450000000005</c:v>
                </c:pt>
                <c:pt idx="906">
                  <c:v>-10.924147000000005</c:v>
                </c:pt>
                <c:pt idx="907">
                  <c:v>-10.935909000000004</c:v>
                </c:pt>
                <c:pt idx="908">
                  <c:v>-10.948737000000005</c:v>
                </c:pt>
                <c:pt idx="909">
                  <c:v>-10.960502000000005</c:v>
                </c:pt>
                <c:pt idx="910">
                  <c:v>-10.972264000000004</c:v>
                </c:pt>
                <c:pt idx="911">
                  <c:v>-10.985091000000004</c:v>
                </c:pt>
                <c:pt idx="912">
                  <c:v>-10.997922000000004</c:v>
                </c:pt>
                <c:pt idx="913">
                  <c:v>-11.011816000000005</c:v>
                </c:pt>
                <c:pt idx="914">
                  <c:v>-11.023578000000004</c:v>
                </c:pt>
                <c:pt idx="915">
                  <c:v>-11.035341000000004</c:v>
                </c:pt>
                <c:pt idx="916">
                  <c:v>-11.048168000000004</c:v>
                </c:pt>
                <c:pt idx="917">
                  <c:v>-11.059933000000004</c:v>
                </c:pt>
                <c:pt idx="918">
                  <c:v>-11.071695000000004</c:v>
                </c:pt>
                <c:pt idx="919">
                  <c:v>-11.084526000000004</c:v>
                </c:pt>
                <c:pt idx="920">
                  <c:v>-11.098419000000003</c:v>
                </c:pt>
                <c:pt idx="921">
                  <c:v>-11.110182000000004</c:v>
                </c:pt>
                <c:pt idx="922">
                  <c:v>-11.121947000000004</c:v>
                </c:pt>
                <c:pt idx="923">
                  <c:v>-11.132646000000005</c:v>
                </c:pt>
                <c:pt idx="924">
                  <c:v>-11.144408000000004</c:v>
                </c:pt>
                <c:pt idx="925">
                  <c:v>-11.155107000000005</c:v>
                </c:pt>
                <c:pt idx="926">
                  <c:v>-11.166872000000005</c:v>
                </c:pt>
                <c:pt idx="927">
                  <c:v>-11.178635000000005</c:v>
                </c:pt>
                <c:pt idx="928">
                  <c:v>-11.191465000000004</c:v>
                </c:pt>
                <c:pt idx="929">
                  <c:v>-11.203227000000004</c:v>
                </c:pt>
                <c:pt idx="930">
                  <c:v>-11.216055000000004</c:v>
                </c:pt>
                <c:pt idx="931">
                  <c:v>-11.228882000000004</c:v>
                </c:pt>
                <c:pt idx="932">
                  <c:v>-11.241713000000004</c:v>
                </c:pt>
                <c:pt idx="933">
                  <c:v>-11.253477000000004</c:v>
                </c:pt>
                <c:pt idx="934">
                  <c:v>-11.265240000000004</c:v>
                </c:pt>
                <c:pt idx="935">
                  <c:v>-11.277005000000004</c:v>
                </c:pt>
                <c:pt idx="936">
                  <c:v>-11.287704000000005</c:v>
                </c:pt>
                <c:pt idx="937">
                  <c:v>-11.299469000000006</c:v>
                </c:pt>
                <c:pt idx="938">
                  <c:v>-11.310166000000006</c:v>
                </c:pt>
                <c:pt idx="939">
                  <c:v>-11.320863000000006</c:v>
                </c:pt>
                <c:pt idx="940">
                  <c:v>-11.332628000000007</c:v>
                </c:pt>
                <c:pt idx="941">
                  <c:v>-11.344390000000006</c:v>
                </c:pt>
                <c:pt idx="942">
                  <c:v>-11.356155000000006</c:v>
                </c:pt>
                <c:pt idx="943">
                  <c:v>-11.367920000000007</c:v>
                </c:pt>
                <c:pt idx="944">
                  <c:v>-11.379685000000007</c:v>
                </c:pt>
                <c:pt idx="945">
                  <c:v>-11.391450000000008</c:v>
                </c:pt>
                <c:pt idx="946">
                  <c:v>-11.404277000000008</c:v>
                </c:pt>
                <c:pt idx="947">
                  <c:v>-11.417104000000007</c:v>
                </c:pt>
                <c:pt idx="948">
                  <c:v>-11.429935000000008</c:v>
                </c:pt>
                <c:pt idx="949">
                  <c:v>-11.442765000000007</c:v>
                </c:pt>
                <c:pt idx="950">
                  <c:v>-11.453464000000007</c:v>
                </c:pt>
                <c:pt idx="951">
                  <c:v>-11.466295000000008</c:v>
                </c:pt>
                <c:pt idx="952">
                  <c:v>-11.478057000000007</c:v>
                </c:pt>
                <c:pt idx="953">
                  <c:v>-11.489820000000007</c:v>
                </c:pt>
                <c:pt idx="954">
                  <c:v>-11.501585000000007</c:v>
                </c:pt>
                <c:pt idx="955">
                  <c:v>-11.513347000000007</c:v>
                </c:pt>
                <c:pt idx="956">
                  <c:v>-11.526174000000006</c:v>
                </c:pt>
                <c:pt idx="957">
                  <c:v>-11.537939000000007</c:v>
                </c:pt>
                <c:pt idx="958">
                  <c:v>-11.549704000000007</c:v>
                </c:pt>
                <c:pt idx="959">
                  <c:v>-11.561469000000008</c:v>
                </c:pt>
                <c:pt idx="960">
                  <c:v>-11.574300000000008</c:v>
                </c:pt>
                <c:pt idx="961">
                  <c:v>-11.587130000000007</c:v>
                </c:pt>
                <c:pt idx="962">
                  <c:v>-11.598892000000006</c:v>
                </c:pt>
                <c:pt idx="963">
                  <c:v>-11.612784000000007</c:v>
                </c:pt>
                <c:pt idx="964">
                  <c:v>-11.625614000000006</c:v>
                </c:pt>
                <c:pt idx="965">
                  <c:v>-11.637379000000006</c:v>
                </c:pt>
                <c:pt idx="966">
                  <c:v>-11.649141000000006</c:v>
                </c:pt>
                <c:pt idx="967">
                  <c:v>-11.660906000000006</c:v>
                </c:pt>
                <c:pt idx="968">
                  <c:v>-11.672669000000006</c:v>
                </c:pt>
                <c:pt idx="969">
                  <c:v>-11.684432000000006</c:v>
                </c:pt>
                <c:pt idx="970">
                  <c:v>-11.696197000000007</c:v>
                </c:pt>
                <c:pt idx="971">
                  <c:v>-11.706900000000006</c:v>
                </c:pt>
                <c:pt idx="972">
                  <c:v>-11.718665000000007</c:v>
                </c:pt>
                <c:pt idx="973">
                  <c:v>-11.731495000000006</c:v>
                </c:pt>
                <c:pt idx="974">
                  <c:v>-11.743256000000006</c:v>
                </c:pt>
                <c:pt idx="975">
                  <c:v>-11.755018000000005</c:v>
                </c:pt>
                <c:pt idx="976">
                  <c:v>-11.766781000000005</c:v>
                </c:pt>
                <c:pt idx="977">
                  <c:v>-11.777475000000006</c:v>
                </c:pt>
                <c:pt idx="978">
                  <c:v>-11.789238000000006</c:v>
                </c:pt>
                <c:pt idx="979">
                  <c:v>-11.801000000000005</c:v>
                </c:pt>
                <c:pt idx="980">
                  <c:v>-11.812759000000005</c:v>
                </c:pt>
                <c:pt idx="981">
                  <c:v>-11.825590000000005</c:v>
                </c:pt>
                <c:pt idx="982">
                  <c:v>-11.837352000000005</c:v>
                </c:pt>
                <c:pt idx="983">
                  <c:v>-11.850180000000005</c:v>
                </c:pt>
                <c:pt idx="984">
                  <c:v>-11.861945000000006</c:v>
                </c:pt>
                <c:pt idx="985">
                  <c:v>-11.872642000000006</c:v>
                </c:pt>
                <c:pt idx="986">
                  <c:v>-11.885468000000007</c:v>
                </c:pt>
                <c:pt idx="987">
                  <c:v>-11.898298000000006</c:v>
                </c:pt>
                <c:pt idx="988">
                  <c:v>-11.910060000000005</c:v>
                </c:pt>
                <c:pt idx="989">
                  <c:v>-11.921823000000005</c:v>
                </c:pt>
                <c:pt idx="990">
                  <c:v>-11.932520000000006</c:v>
                </c:pt>
                <c:pt idx="991">
                  <c:v>-11.944282000000005</c:v>
                </c:pt>
                <c:pt idx="992">
                  <c:v>-11.954982000000005</c:v>
                </c:pt>
                <c:pt idx="993">
                  <c:v>-11.966745000000005</c:v>
                </c:pt>
                <c:pt idx="994">
                  <c:v>-11.977444000000006</c:v>
                </c:pt>
                <c:pt idx="995">
                  <c:v>-11.989209000000006</c:v>
                </c:pt>
                <c:pt idx="996">
                  <c:v>-12.000974000000006</c:v>
                </c:pt>
                <c:pt idx="997">
                  <c:v>-12.012739000000007</c:v>
                </c:pt>
                <c:pt idx="998">
                  <c:v>-12.024501000000006</c:v>
                </c:pt>
                <c:pt idx="999">
                  <c:v>-12.036264000000006</c:v>
                </c:pt>
                <c:pt idx="1000">
                  <c:v>-12.048027000000006</c:v>
                </c:pt>
                <c:pt idx="1001">
                  <c:v>-12.059789000000006</c:v>
                </c:pt>
                <c:pt idx="1002">
                  <c:v>-12.071552000000006</c:v>
                </c:pt>
                <c:pt idx="1003">
                  <c:v>-12.082249000000006</c:v>
                </c:pt>
                <c:pt idx="1004">
                  <c:v>-12.094011000000005</c:v>
                </c:pt>
                <c:pt idx="1005">
                  <c:v>-12.104710000000006</c:v>
                </c:pt>
                <c:pt idx="1006">
                  <c:v>-12.116475000000007</c:v>
                </c:pt>
                <c:pt idx="1007">
                  <c:v>-12.129303000000007</c:v>
                </c:pt>
                <c:pt idx="1008">
                  <c:v>-12.142131000000008</c:v>
                </c:pt>
                <c:pt idx="1009">
                  <c:v>-12.154959000000009</c:v>
                </c:pt>
                <c:pt idx="1010">
                  <c:v>-12.166724000000009</c:v>
                </c:pt>
                <c:pt idx="1011">
                  <c:v>-12.17848900000001</c:v>
                </c:pt>
                <c:pt idx="1012">
                  <c:v>-12.19025400000001</c:v>
                </c:pt>
                <c:pt idx="1013">
                  <c:v>-12.20947100000001</c:v>
                </c:pt>
                <c:pt idx="1014">
                  <c:v>-12.23720100000001</c:v>
                </c:pt>
                <c:pt idx="1015">
                  <c:v>-12.24789800000001</c:v>
                </c:pt>
                <c:pt idx="1016">
                  <c:v>-12.252209000000009</c:v>
                </c:pt>
                <c:pt idx="1017">
                  <c:v>-12.258654000000009</c:v>
                </c:pt>
                <c:pt idx="1018">
                  <c:v>-12.268288000000009</c:v>
                </c:pt>
                <c:pt idx="1019">
                  <c:v>-12.278989000000008</c:v>
                </c:pt>
                <c:pt idx="1020">
                  <c:v>-12.290752000000008</c:v>
                </c:pt>
                <c:pt idx="1021">
                  <c:v>-12.303583000000009</c:v>
                </c:pt>
                <c:pt idx="1022">
                  <c:v>-12.315346000000009</c:v>
                </c:pt>
                <c:pt idx="1023">
                  <c:v>-12.326046000000009</c:v>
                </c:pt>
                <c:pt idx="1024">
                  <c:v>-12.337809000000009</c:v>
                </c:pt>
                <c:pt idx="1025">
                  <c:v>-12.350640000000009</c:v>
                </c:pt>
                <c:pt idx="1026">
                  <c:v>-12.36346800000001</c:v>
                </c:pt>
                <c:pt idx="1027">
                  <c:v>-12.376296000000011</c:v>
                </c:pt>
                <c:pt idx="1028">
                  <c:v>-12.388059000000011</c:v>
                </c:pt>
                <c:pt idx="1029">
                  <c:v>-12.40088900000001</c:v>
                </c:pt>
                <c:pt idx="1030">
                  <c:v>-12.412651000000009</c:v>
                </c:pt>
                <c:pt idx="1031">
                  <c:v>-12.42334800000001</c:v>
                </c:pt>
                <c:pt idx="1032">
                  <c:v>-12.43617600000001</c:v>
                </c:pt>
                <c:pt idx="1033">
                  <c:v>-12.447939000000011</c:v>
                </c:pt>
                <c:pt idx="1034">
                  <c:v>-12.45970100000001</c:v>
                </c:pt>
                <c:pt idx="1035">
                  <c:v>-12.47039800000001</c:v>
                </c:pt>
                <c:pt idx="1036">
                  <c:v>-12.48322900000001</c:v>
                </c:pt>
                <c:pt idx="1037">
                  <c:v>-12.496057000000011</c:v>
                </c:pt>
                <c:pt idx="1038">
                  <c:v>-12.506756000000012</c:v>
                </c:pt>
                <c:pt idx="1039">
                  <c:v>-12.518518000000011</c:v>
                </c:pt>
                <c:pt idx="1040">
                  <c:v>-12.531347000000011</c:v>
                </c:pt>
                <c:pt idx="1041">
                  <c:v>-12.544178000000011</c:v>
                </c:pt>
                <c:pt idx="1042">
                  <c:v>-12.554881000000011</c:v>
                </c:pt>
                <c:pt idx="1043">
                  <c:v>-12.567709000000011</c:v>
                </c:pt>
                <c:pt idx="1044">
                  <c:v>-12.580540000000012</c:v>
                </c:pt>
                <c:pt idx="1045">
                  <c:v>-12.591237000000012</c:v>
                </c:pt>
                <c:pt idx="1046">
                  <c:v>-12.603000000000012</c:v>
                </c:pt>
                <c:pt idx="1047">
                  <c:v>-12.615828000000013</c:v>
                </c:pt>
                <c:pt idx="1048">
                  <c:v>-12.628656000000014</c:v>
                </c:pt>
                <c:pt idx="1049">
                  <c:v>-12.641483000000013</c:v>
                </c:pt>
                <c:pt idx="1050">
                  <c:v>-12.653246000000014</c:v>
                </c:pt>
                <c:pt idx="1051">
                  <c:v>-12.665011000000014</c:v>
                </c:pt>
                <c:pt idx="1052">
                  <c:v>-12.675709000000014</c:v>
                </c:pt>
                <c:pt idx="1053">
                  <c:v>-12.687474000000014</c:v>
                </c:pt>
                <c:pt idx="1054">
                  <c:v>-12.700305000000014</c:v>
                </c:pt>
                <c:pt idx="1055">
                  <c:v>-12.714200000000014</c:v>
                </c:pt>
                <c:pt idx="1056">
                  <c:v>-12.724897000000015</c:v>
                </c:pt>
                <c:pt idx="1057">
                  <c:v>-12.737728000000015</c:v>
                </c:pt>
                <c:pt idx="1058">
                  <c:v>-12.750556000000016</c:v>
                </c:pt>
                <c:pt idx="1059">
                  <c:v>-12.761256000000015</c:v>
                </c:pt>
                <c:pt idx="1060">
                  <c:v>-12.774084000000016</c:v>
                </c:pt>
                <c:pt idx="1061">
                  <c:v>-12.786915000000016</c:v>
                </c:pt>
                <c:pt idx="1062">
                  <c:v>-12.798680000000017</c:v>
                </c:pt>
                <c:pt idx="1063">
                  <c:v>-12.811508000000018</c:v>
                </c:pt>
                <c:pt idx="1064">
                  <c:v>-12.823271000000018</c:v>
                </c:pt>
                <c:pt idx="1065">
                  <c:v>-12.835034000000018</c:v>
                </c:pt>
                <c:pt idx="1066">
                  <c:v>-12.845733000000019</c:v>
                </c:pt>
                <c:pt idx="1067">
                  <c:v>-12.857495000000018</c:v>
                </c:pt>
                <c:pt idx="1068">
                  <c:v>-12.869260000000018</c:v>
                </c:pt>
                <c:pt idx="1069">
                  <c:v>-12.881023000000019</c:v>
                </c:pt>
                <c:pt idx="1070">
                  <c:v>-12.892785000000018</c:v>
                </c:pt>
                <c:pt idx="1071">
                  <c:v>-12.904550000000018</c:v>
                </c:pt>
                <c:pt idx="1072">
                  <c:v>-12.916313000000018</c:v>
                </c:pt>
                <c:pt idx="1073">
                  <c:v>-12.929142000000018</c:v>
                </c:pt>
                <c:pt idx="1074">
                  <c:v>-12.941972000000018</c:v>
                </c:pt>
                <c:pt idx="1075">
                  <c:v>-12.954802000000017</c:v>
                </c:pt>
                <c:pt idx="1076">
                  <c:v>-12.967633000000017</c:v>
                </c:pt>
                <c:pt idx="1077">
                  <c:v>-12.980463000000016</c:v>
                </c:pt>
                <c:pt idx="1078">
                  <c:v>-12.993293000000016</c:v>
                </c:pt>
                <c:pt idx="1079">
                  <c:v>-13.005058000000016</c:v>
                </c:pt>
                <c:pt idx="1080">
                  <c:v>-13.016824000000016</c:v>
                </c:pt>
                <c:pt idx="1081">
                  <c:v>-13.028590000000015</c:v>
                </c:pt>
                <c:pt idx="1082">
                  <c:v>-13.040355000000016</c:v>
                </c:pt>
                <c:pt idx="1083">
                  <c:v>-13.052120000000016</c:v>
                </c:pt>
                <c:pt idx="1084">
                  <c:v>-13.064950000000016</c:v>
                </c:pt>
                <c:pt idx="1085">
                  <c:v>-13.077780000000015</c:v>
                </c:pt>
                <c:pt idx="1086">
                  <c:v>-13.090607000000015</c:v>
                </c:pt>
                <c:pt idx="1087">
                  <c:v>-13.101306000000015</c:v>
                </c:pt>
                <c:pt idx="1088">
                  <c:v>-13.113071000000016</c:v>
                </c:pt>
                <c:pt idx="1089">
                  <c:v>-13.125898000000015</c:v>
                </c:pt>
                <c:pt idx="1090">
                  <c:v>-13.137663000000016</c:v>
                </c:pt>
                <c:pt idx="1091">
                  <c:v>-13.150493000000015</c:v>
                </c:pt>
                <c:pt idx="1092">
                  <c:v>-13.163319000000016</c:v>
                </c:pt>
                <c:pt idx="1093">
                  <c:v>-13.175082000000016</c:v>
                </c:pt>
                <c:pt idx="1094">
                  <c:v>-13.187911000000016</c:v>
                </c:pt>
                <c:pt idx="1095">
                  <c:v>-13.199674000000016</c:v>
                </c:pt>
                <c:pt idx="1096">
                  <c:v>-13.211437000000016</c:v>
                </c:pt>
                <c:pt idx="1097">
                  <c:v>-13.224267000000015</c:v>
                </c:pt>
                <c:pt idx="1098">
                  <c:v>-13.237095000000016</c:v>
                </c:pt>
                <c:pt idx="1099">
                  <c:v>-13.248858000000016</c:v>
                </c:pt>
                <c:pt idx="1100">
                  <c:v>-13.261686000000017</c:v>
                </c:pt>
                <c:pt idx="1101">
                  <c:v>-13.274511000000016</c:v>
                </c:pt>
                <c:pt idx="1102">
                  <c:v>-13.287340000000016</c:v>
                </c:pt>
                <c:pt idx="1103">
                  <c:v>-13.299105000000017</c:v>
                </c:pt>
                <c:pt idx="1104">
                  <c:v>-13.310870000000017</c:v>
                </c:pt>
                <c:pt idx="1105">
                  <c:v>-13.323700000000017</c:v>
                </c:pt>
                <c:pt idx="1106">
                  <c:v>-13.335465000000017</c:v>
                </c:pt>
                <c:pt idx="1107">
                  <c:v>-13.347231000000017</c:v>
                </c:pt>
                <c:pt idx="1108">
                  <c:v>-13.360058000000016</c:v>
                </c:pt>
                <c:pt idx="1109">
                  <c:v>-13.372889000000017</c:v>
                </c:pt>
                <c:pt idx="1110">
                  <c:v>-13.385720000000017</c:v>
                </c:pt>
                <c:pt idx="1111">
                  <c:v>-13.398548000000018</c:v>
                </c:pt>
                <c:pt idx="1112">
                  <c:v>-13.409247000000018</c:v>
                </c:pt>
                <c:pt idx="1113">
                  <c:v>-13.421012000000019</c:v>
                </c:pt>
                <c:pt idx="1114">
                  <c:v>-13.432777000000019</c:v>
                </c:pt>
                <c:pt idx="1115">
                  <c:v>-13.44454200000002</c:v>
                </c:pt>
                <c:pt idx="1116">
                  <c:v>-13.45737300000002</c:v>
                </c:pt>
                <c:pt idx="1117">
                  <c:v>-13.46913600000002</c:v>
                </c:pt>
                <c:pt idx="1118">
                  <c:v>-13.479833000000021</c:v>
                </c:pt>
                <c:pt idx="1119">
                  <c:v>-13.49159900000002</c:v>
                </c:pt>
                <c:pt idx="1120">
                  <c:v>-13.503364000000021</c:v>
                </c:pt>
                <c:pt idx="1121">
                  <c:v>-13.51512600000002</c:v>
                </c:pt>
                <c:pt idx="1122">
                  <c:v>-13.526888000000019</c:v>
                </c:pt>
                <c:pt idx="1123">
                  <c:v>-13.539718000000018</c:v>
                </c:pt>
                <c:pt idx="1124">
                  <c:v>-13.552545000000018</c:v>
                </c:pt>
                <c:pt idx="1125">
                  <c:v>-13.564310000000019</c:v>
                </c:pt>
                <c:pt idx="1126">
                  <c:v>-13.577138000000019</c:v>
                </c:pt>
                <c:pt idx="1127">
                  <c:v>-13.585707000000019</c:v>
                </c:pt>
                <c:pt idx="1128">
                  <c:v>-13.588962000000018</c:v>
                </c:pt>
                <c:pt idx="1129">
                  <c:v>-13.601789000000018</c:v>
                </c:pt>
                <c:pt idx="1130">
                  <c:v>-13.618872000000017</c:v>
                </c:pt>
                <c:pt idx="1131">
                  <c:v>-13.634891000000017</c:v>
                </c:pt>
                <c:pt idx="1132">
                  <c:v>-13.647720000000017</c:v>
                </c:pt>
              </c:numCache>
            </c:numRef>
          </c:val>
          <c:smooth val="0"/>
          <c:extLst>
            <c:ext xmlns:c16="http://schemas.microsoft.com/office/drawing/2014/chart" uri="{C3380CC4-5D6E-409C-BE32-E72D297353CC}">
              <c16:uniqueId val="{00000001-AFF4-4CC4-AFC9-BD32C8024584}"/>
            </c:ext>
          </c:extLst>
        </c:ser>
        <c:ser>
          <c:idx val="2"/>
          <c:order val="2"/>
          <c:tx>
            <c:strRef>
              <c:f>Gyro!$AE$1</c:f>
              <c:strCache>
                <c:ptCount val="1"/>
                <c:pt idx="0">
                  <c:v>Gangle_Z</c:v>
                </c:pt>
              </c:strCache>
            </c:strRef>
          </c:tx>
          <c:spPr>
            <a:ln w="28575" cap="rnd">
              <a:solidFill>
                <a:schemeClr val="accent3"/>
              </a:solidFill>
              <a:round/>
            </a:ln>
            <a:effectLst/>
          </c:spPr>
          <c:marker>
            <c:symbol val="none"/>
          </c:marker>
          <c:val>
            <c:numRef>
              <c:f>Gyro!$AE$2:$AE$1357</c:f>
              <c:numCache>
                <c:formatCode>General</c:formatCode>
                <c:ptCount val="1356"/>
                <c:pt idx="0">
                  <c:v>-1.2897E-2</c:v>
                </c:pt>
                <c:pt idx="1">
                  <c:v>-2.5808999999999999E-2</c:v>
                </c:pt>
                <c:pt idx="2">
                  <c:v>-3.8712999999999997E-2</c:v>
                </c:pt>
                <c:pt idx="3">
                  <c:v>-5.1613999999999993E-2</c:v>
                </c:pt>
                <c:pt idx="4">
                  <c:v>-6.558399999999999E-2</c:v>
                </c:pt>
                <c:pt idx="5">
                  <c:v>-7.9556999999999989E-2</c:v>
                </c:pt>
                <c:pt idx="6">
                  <c:v>-9.3529999999999988E-2</c:v>
                </c:pt>
                <c:pt idx="7">
                  <c:v>-0.10749999999999998</c:v>
                </c:pt>
                <c:pt idx="8">
                  <c:v>-0.12039699999999999</c:v>
                </c:pt>
                <c:pt idx="9">
                  <c:v>-0.13436299999999998</c:v>
                </c:pt>
                <c:pt idx="10">
                  <c:v>-0.14832999999999999</c:v>
                </c:pt>
                <c:pt idx="11">
                  <c:v>-0.162296</c:v>
                </c:pt>
                <c:pt idx="12">
                  <c:v>-0.175203</c:v>
                </c:pt>
                <c:pt idx="13">
                  <c:v>-0.189166</c:v>
                </c:pt>
                <c:pt idx="14">
                  <c:v>-0.20313000000000001</c:v>
                </c:pt>
                <c:pt idx="15">
                  <c:v>-0.217083</c:v>
                </c:pt>
                <c:pt idx="16">
                  <c:v>-0.229986</c:v>
                </c:pt>
                <c:pt idx="17">
                  <c:v>-0.24290899999999999</c:v>
                </c:pt>
                <c:pt idx="18">
                  <c:v>-0.255803</c:v>
                </c:pt>
                <c:pt idx="19">
                  <c:v>-0.26869999999999999</c:v>
                </c:pt>
                <c:pt idx="20">
                  <c:v>-0.28160400000000002</c:v>
                </c:pt>
                <c:pt idx="21">
                  <c:v>-0.29450100000000001</c:v>
                </c:pt>
                <c:pt idx="22">
                  <c:v>-0.30740500000000004</c:v>
                </c:pt>
                <c:pt idx="23">
                  <c:v>-0.32030300000000006</c:v>
                </c:pt>
                <c:pt idx="24">
                  <c:v>-0.33533400000000008</c:v>
                </c:pt>
                <c:pt idx="25">
                  <c:v>-0.3482340000000001</c:v>
                </c:pt>
                <c:pt idx="26">
                  <c:v>-0.36220000000000008</c:v>
                </c:pt>
                <c:pt idx="27">
                  <c:v>-0.3751040000000001</c:v>
                </c:pt>
                <c:pt idx="28">
                  <c:v>-0.3880050000000001</c:v>
                </c:pt>
                <c:pt idx="29">
                  <c:v>-0.4009120000000001</c:v>
                </c:pt>
                <c:pt idx="30">
                  <c:v>-0.41381200000000012</c:v>
                </c:pt>
                <c:pt idx="31">
                  <c:v>-0.42671200000000015</c:v>
                </c:pt>
                <c:pt idx="32">
                  <c:v>-0.43962400000000013</c:v>
                </c:pt>
                <c:pt idx="33">
                  <c:v>-0.45465200000000011</c:v>
                </c:pt>
                <c:pt idx="34">
                  <c:v>-0.46967300000000012</c:v>
                </c:pt>
                <c:pt idx="35">
                  <c:v>-0.4836390000000001</c:v>
                </c:pt>
                <c:pt idx="36">
                  <c:v>-0.49761200000000011</c:v>
                </c:pt>
                <c:pt idx="37">
                  <c:v>-0.51051300000000011</c:v>
                </c:pt>
                <c:pt idx="38">
                  <c:v>-0.52341700000000013</c:v>
                </c:pt>
                <c:pt idx="39">
                  <c:v>-0.53738300000000017</c:v>
                </c:pt>
                <c:pt idx="40">
                  <c:v>-0.55133800000000022</c:v>
                </c:pt>
                <c:pt idx="41">
                  <c:v>-0.56531100000000023</c:v>
                </c:pt>
                <c:pt idx="42">
                  <c:v>-0.57819800000000021</c:v>
                </c:pt>
                <c:pt idx="43">
                  <c:v>-0.59216800000000025</c:v>
                </c:pt>
                <c:pt idx="44">
                  <c:v>-0.60613800000000029</c:v>
                </c:pt>
                <c:pt idx="45">
                  <c:v>-0.61903200000000025</c:v>
                </c:pt>
                <c:pt idx="46">
                  <c:v>-0.6319290000000003</c:v>
                </c:pt>
                <c:pt idx="47">
                  <c:v>-0.64482900000000032</c:v>
                </c:pt>
                <c:pt idx="48">
                  <c:v>-0.65879200000000027</c:v>
                </c:pt>
                <c:pt idx="49">
                  <c:v>-0.6727620000000003</c:v>
                </c:pt>
                <c:pt idx="50">
                  <c:v>-0.68673500000000032</c:v>
                </c:pt>
                <c:pt idx="51">
                  <c:v>-0.70070100000000035</c:v>
                </c:pt>
                <c:pt idx="52">
                  <c:v>-0.71467100000000039</c:v>
                </c:pt>
                <c:pt idx="53">
                  <c:v>-0.72970200000000041</c:v>
                </c:pt>
                <c:pt idx="54">
                  <c:v>-0.74367200000000044</c:v>
                </c:pt>
                <c:pt idx="55">
                  <c:v>-0.75657600000000047</c:v>
                </c:pt>
                <c:pt idx="56">
                  <c:v>-0.77054900000000048</c:v>
                </c:pt>
                <c:pt idx="57">
                  <c:v>-0.78450700000000051</c:v>
                </c:pt>
                <c:pt idx="58">
                  <c:v>-0.79846200000000056</c:v>
                </c:pt>
                <c:pt idx="59">
                  <c:v>-0.81243500000000057</c:v>
                </c:pt>
                <c:pt idx="60">
                  <c:v>-0.82640800000000059</c:v>
                </c:pt>
                <c:pt idx="61">
                  <c:v>-0.8403770000000006</c:v>
                </c:pt>
                <c:pt idx="62">
                  <c:v>-0.85221600000000064</c:v>
                </c:pt>
                <c:pt idx="63">
                  <c:v>-0.86618600000000068</c:v>
                </c:pt>
                <c:pt idx="64">
                  <c:v>-0.88015600000000072</c:v>
                </c:pt>
                <c:pt idx="65">
                  <c:v>-0.89304600000000067</c:v>
                </c:pt>
                <c:pt idx="66">
                  <c:v>-0.90594300000000072</c:v>
                </c:pt>
                <c:pt idx="67">
                  <c:v>-0.91990600000000067</c:v>
                </c:pt>
                <c:pt idx="68">
                  <c:v>-0.93280600000000069</c:v>
                </c:pt>
                <c:pt idx="69">
                  <c:v>-0.94676900000000064</c:v>
                </c:pt>
                <c:pt idx="70">
                  <c:v>-0.96073500000000067</c:v>
                </c:pt>
                <c:pt idx="71">
                  <c:v>-0.97470100000000071</c:v>
                </c:pt>
                <c:pt idx="72">
                  <c:v>-0.98867100000000074</c:v>
                </c:pt>
                <c:pt idx="73">
                  <c:v>-1.0026340000000007</c:v>
                </c:pt>
                <c:pt idx="74">
                  <c:v>-1.0166000000000006</c:v>
                </c:pt>
                <c:pt idx="75">
                  <c:v>-1.0294970000000006</c:v>
                </c:pt>
                <c:pt idx="76">
                  <c:v>-1.0434700000000006</c:v>
                </c:pt>
                <c:pt idx="77">
                  <c:v>-1.0574250000000005</c:v>
                </c:pt>
                <c:pt idx="78">
                  <c:v>-1.0713980000000005</c:v>
                </c:pt>
                <c:pt idx="79">
                  <c:v>-1.0843020000000005</c:v>
                </c:pt>
                <c:pt idx="80">
                  <c:v>-1.0982720000000006</c:v>
                </c:pt>
                <c:pt idx="81">
                  <c:v>-1.1122270000000005</c:v>
                </c:pt>
                <c:pt idx="82">
                  <c:v>-1.1261960000000004</c:v>
                </c:pt>
                <c:pt idx="83">
                  <c:v>-1.1390970000000005</c:v>
                </c:pt>
                <c:pt idx="84">
                  <c:v>-1.1530670000000005</c:v>
                </c:pt>
                <c:pt idx="85">
                  <c:v>-1.1659710000000005</c:v>
                </c:pt>
                <c:pt idx="86">
                  <c:v>-1.1799440000000005</c:v>
                </c:pt>
                <c:pt idx="87">
                  <c:v>-1.1939230000000005</c:v>
                </c:pt>
                <c:pt idx="88">
                  <c:v>-1.2068320000000006</c:v>
                </c:pt>
                <c:pt idx="89">
                  <c:v>-1.2197360000000006</c:v>
                </c:pt>
                <c:pt idx="90">
                  <c:v>-1.2326360000000005</c:v>
                </c:pt>
                <c:pt idx="91">
                  <c:v>-1.2466060000000005</c:v>
                </c:pt>
                <c:pt idx="92">
                  <c:v>-1.2605790000000006</c:v>
                </c:pt>
                <c:pt idx="93">
                  <c:v>-1.2745490000000006</c:v>
                </c:pt>
                <c:pt idx="94">
                  <c:v>-1.2885180000000005</c:v>
                </c:pt>
                <c:pt idx="95">
                  <c:v>-1.3024910000000005</c:v>
                </c:pt>
                <c:pt idx="96">
                  <c:v>-1.3153920000000006</c:v>
                </c:pt>
                <c:pt idx="97">
                  <c:v>-1.3282890000000005</c:v>
                </c:pt>
                <c:pt idx="98">
                  <c:v>-1.3411860000000004</c:v>
                </c:pt>
                <c:pt idx="99">
                  <c:v>-1.3551590000000004</c:v>
                </c:pt>
                <c:pt idx="100">
                  <c:v>-1.3691290000000005</c:v>
                </c:pt>
                <c:pt idx="101">
                  <c:v>-1.3831020000000005</c:v>
                </c:pt>
                <c:pt idx="102">
                  <c:v>-1.3970750000000005</c:v>
                </c:pt>
                <c:pt idx="103">
                  <c:v>-1.4121130000000006</c:v>
                </c:pt>
                <c:pt idx="104">
                  <c:v>-1.4250170000000006</c:v>
                </c:pt>
                <c:pt idx="105">
                  <c:v>-1.4389750000000006</c:v>
                </c:pt>
                <c:pt idx="106">
                  <c:v>-1.4518790000000006</c:v>
                </c:pt>
                <c:pt idx="107">
                  <c:v>-1.4658620000000007</c:v>
                </c:pt>
                <c:pt idx="108">
                  <c:v>-1.4787630000000007</c:v>
                </c:pt>
                <c:pt idx="109">
                  <c:v>-1.4916600000000007</c:v>
                </c:pt>
                <c:pt idx="110">
                  <c:v>-1.5045640000000007</c:v>
                </c:pt>
                <c:pt idx="111">
                  <c:v>-1.5185340000000007</c:v>
                </c:pt>
                <c:pt idx="112">
                  <c:v>-1.5314280000000007</c:v>
                </c:pt>
                <c:pt idx="113">
                  <c:v>-1.5443250000000006</c:v>
                </c:pt>
                <c:pt idx="114">
                  <c:v>-1.5561540000000007</c:v>
                </c:pt>
                <c:pt idx="115">
                  <c:v>-1.5701200000000006</c:v>
                </c:pt>
                <c:pt idx="116">
                  <c:v>-1.5851470000000005</c:v>
                </c:pt>
                <c:pt idx="117">
                  <c:v>-1.5991160000000004</c:v>
                </c:pt>
                <c:pt idx="118">
                  <c:v>-1.6130820000000003</c:v>
                </c:pt>
                <c:pt idx="119">
                  <c:v>-1.6259830000000004</c:v>
                </c:pt>
                <c:pt idx="120">
                  <c:v>-1.6388870000000004</c:v>
                </c:pt>
                <c:pt idx="121">
                  <c:v>-1.6528530000000003</c:v>
                </c:pt>
                <c:pt idx="122">
                  <c:v>-1.6668160000000003</c:v>
                </c:pt>
                <c:pt idx="123">
                  <c:v>-1.6797200000000003</c:v>
                </c:pt>
                <c:pt idx="124">
                  <c:v>-1.6936860000000002</c:v>
                </c:pt>
                <c:pt idx="125">
                  <c:v>-1.7065830000000002</c:v>
                </c:pt>
                <c:pt idx="126">
                  <c:v>-1.7194770000000001</c:v>
                </c:pt>
                <c:pt idx="127">
                  <c:v>-1.7334500000000002</c:v>
                </c:pt>
                <c:pt idx="128">
                  <c:v>-1.7463470000000001</c:v>
                </c:pt>
                <c:pt idx="129">
                  <c:v>-1.7592510000000001</c:v>
                </c:pt>
                <c:pt idx="130">
                  <c:v>-1.7710870000000001</c:v>
                </c:pt>
                <c:pt idx="131">
                  <c:v>-1.782923</c:v>
                </c:pt>
                <c:pt idx="132">
                  <c:v>-1.79582</c:v>
                </c:pt>
                <c:pt idx="133">
                  <c:v>-1.809793</c:v>
                </c:pt>
                <c:pt idx="134">
                  <c:v>-1.8226869999999999</c:v>
                </c:pt>
                <c:pt idx="135">
                  <c:v>-1.8355839999999999</c:v>
                </c:pt>
                <c:pt idx="136">
                  <c:v>-1.8495569999999999</c:v>
                </c:pt>
                <c:pt idx="137">
                  <c:v>-1.8635269999999999</c:v>
                </c:pt>
                <c:pt idx="138">
                  <c:v>-1.877497</c:v>
                </c:pt>
                <c:pt idx="139">
                  <c:v>-1.890398</c:v>
                </c:pt>
                <c:pt idx="140">
                  <c:v>-1.903295</c:v>
                </c:pt>
                <c:pt idx="141">
                  <c:v>-1.9161949999999999</c:v>
                </c:pt>
                <c:pt idx="142">
                  <c:v>-1.9290989999999999</c:v>
                </c:pt>
                <c:pt idx="143">
                  <c:v>-1.9420029999999999</c:v>
                </c:pt>
                <c:pt idx="144">
                  <c:v>-1.9538359999999999</c:v>
                </c:pt>
                <c:pt idx="145">
                  <c:v>-1.9667329999999998</c:v>
                </c:pt>
                <c:pt idx="146">
                  <c:v>-1.9807029999999999</c:v>
                </c:pt>
                <c:pt idx="147">
                  <c:v>-1.9935999999999998</c:v>
                </c:pt>
                <c:pt idx="148">
                  <c:v>-2.0075729999999998</c:v>
                </c:pt>
                <c:pt idx="149">
                  <c:v>-2.0204849999999999</c:v>
                </c:pt>
                <c:pt idx="150">
                  <c:v>-2.0344549999999999</c:v>
                </c:pt>
                <c:pt idx="151">
                  <c:v>-2.0473529999999998</c:v>
                </c:pt>
                <c:pt idx="152">
                  <c:v>-2.0613189999999997</c:v>
                </c:pt>
                <c:pt idx="153">
                  <c:v>-2.0742229999999995</c:v>
                </c:pt>
                <c:pt idx="154">
                  <c:v>-2.0860589999999997</c:v>
                </c:pt>
                <c:pt idx="155">
                  <c:v>-2.0989629999999995</c:v>
                </c:pt>
                <c:pt idx="156">
                  <c:v>-2.1118669999999993</c:v>
                </c:pt>
                <c:pt idx="157">
                  <c:v>-2.1247739999999991</c:v>
                </c:pt>
                <c:pt idx="158">
                  <c:v>-2.1376809999999988</c:v>
                </c:pt>
                <c:pt idx="159">
                  <c:v>-2.1505849999999986</c:v>
                </c:pt>
                <c:pt idx="160">
                  <c:v>-2.1645579999999986</c:v>
                </c:pt>
                <c:pt idx="161">
                  <c:v>-2.1774589999999985</c:v>
                </c:pt>
                <c:pt idx="162">
                  <c:v>-2.1914319999999985</c:v>
                </c:pt>
                <c:pt idx="163">
                  <c:v>-2.2054009999999984</c:v>
                </c:pt>
                <c:pt idx="164">
                  <c:v>-2.2193739999999984</c:v>
                </c:pt>
                <c:pt idx="165">
                  <c:v>-2.2322779999999982</c:v>
                </c:pt>
                <c:pt idx="166">
                  <c:v>-2.245181999999998</c:v>
                </c:pt>
                <c:pt idx="167">
                  <c:v>-2.2591479999999979</c:v>
                </c:pt>
                <c:pt idx="168">
                  <c:v>-2.2731139999999979</c:v>
                </c:pt>
                <c:pt idx="169">
                  <c:v>-2.2870799999999978</c:v>
                </c:pt>
                <c:pt idx="170">
                  <c:v>-2.3010599999999979</c:v>
                </c:pt>
                <c:pt idx="171">
                  <c:v>-2.313956999999998</c:v>
                </c:pt>
                <c:pt idx="172">
                  <c:v>-2.3268539999999982</c:v>
                </c:pt>
                <c:pt idx="173">
                  <c:v>-2.339757999999998</c:v>
                </c:pt>
                <c:pt idx="174">
                  <c:v>-2.3526649999999978</c:v>
                </c:pt>
                <c:pt idx="175">
                  <c:v>-2.3655689999999976</c:v>
                </c:pt>
                <c:pt idx="176">
                  <c:v>-2.3784699999999974</c:v>
                </c:pt>
                <c:pt idx="177">
                  <c:v>-2.3924399999999975</c:v>
                </c:pt>
                <c:pt idx="178">
                  <c:v>-2.4064099999999975</c:v>
                </c:pt>
                <c:pt idx="179">
                  <c:v>-2.4193139999999973</c:v>
                </c:pt>
                <c:pt idx="180">
                  <c:v>-2.4322149999999971</c:v>
                </c:pt>
                <c:pt idx="181">
                  <c:v>-2.4461949999999972</c:v>
                </c:pt>
                <c:pt idx="182">
                  <c:v>-2.4601719999999974</c:v>
                </c:pt>
                <c:pt idx="183">
                  <c:v>-2.4741479999999973</c:v>
                </c:pt>
                <c:pt idx="184">
                  <c:v>-2.4870549999999971</c:v>
                </c:pt>
                <c:pt idx="185">
                  <c:v>-2.4999619999999969</c:v>
                </c:pt>
                <c:pt idx="186">
                  <c:v>-2.5128739999999969</c:v>
                </c:pt>
                <c:pt idx="187">
                  <c:v>-2.5257719999999968</c:v>
                </c:pt>
                <c:pt idx="188">
                  <c:v>-2.5386729999999966</c:v>
                </c:pt>
                <c:pt idx="189">
                  <c:v>-2.5526459999999966</c:v>
                </c:pt>
                <c:pt idx="190">
                  <c:v>-2.5666189999999967</c:v>
                </c:pt>
                <c:pt idx="191">
                  <c:v>-2.5795229999999965</c:v>
                </c:pt>
                <c:pt idx="192">
                  <c:v>-2.5924269999999963</c:v>
                </c:pt>
                <c:pt idx="193">
                  <c:v>-2.6053389999999963</c:v>
                </c:pt>
                <c:pt idx="194">
                  <c:v>-2.6182459999999961</c:v>
                </c:pt>
                <c:pt idx="195">
                  <c:v>-2.6311499999999959</c:v>
                </c:pt>
                <c:pt idx="196">
                  <c:v>-2.644046999999996</c:v>
                </c:pt>
                <c:pt idx="197">
                  <c:v>-2.6569509999999958</c:v>
                </c:pt>
                <c:pt idx="198">
                  <c:v>-2.6698579999999956</c:v>
                </c:pt>
                <c:pt idx="199">
                  <c:v>-2.6838279999999957</c:v>
                </c:pt>
                <c:pt idx="200">
                  <c:v>-2.6977969999999956</c:v>
                </c:pt>
                <c:pt idx="201">
                  <c:v>-2.7106969999999957</c:v>
                </c:pt>
                <c:pt idx="202">
                  <c:v>-2.7257379999999958</c:v>
                </c:pt>
                <c:pt idx="203">
                  <c:v>-2.7386349999999959</c:v>
                </c:pt>
                <c:pt idx="204">
                  <c:v>-2.7515389999999957</c:v>
                </c:pt>
                <c:pt idx="205">
                  <c:v>-2.7644359999999959</c:v>
                </c:pt>
                <c:pt idx="206">
                  <c:v>-2.7773329999999961</c:v>
                </c:pt>
                <c:pt idx="207">
                  <c:v>-2.791298999999996</c:v>
                </c:pt>
                <c:pt idx="208">
                  <c:v>-2.8042059999999958</c:v>
                </c:pt>
                <c:pt idx="209">
                  <c:v>-2.8171099999999956</c:v>
                </c:pt>
                <c:pt idx="210">
                  <c:v>-2.8310829999999956</c:v>
                </c:pt>
                <c:pt idx="211">
                  <c:v>-2.8439869999999954</c:v>
                </c:pt>
                <c:pt idx="212">
                  <c:v>-2.8568839999999955</c:v>
                </c:pt>
                <c:pt idx="213">
                  <c:v>-2.8697809999999957</c:v>
                </c:pt>
                <c:pt idx="214">
                  <c:v>-2.8837469999999956</c:v>
                </c:pt>
                <c:pt idx="215">
                  <c:v>-2.8966509999999954</c:v>
                </c:pt>
                <c:pt idx="216">
                  <c:v>-2.9095549999999952</c:v>
                </c:pt>
                <c:pt idx="217">
                  <c:v>-2.9224549999999954</c:v>
                </c:pt>
                <c:pt idx="218">
                  <c:v>-2.9353589999999952</c:v>
                </c:pt>
                <c:pt idx="219">
                  <c:v>-2.9503929999999952</c:v>
                </c:pt>
                <c:pt idx="220">
                  <c:v>-2.9643559999999951</c:v>
                </c:pt>
                <c:pt idx="221">
                  <c:v>-2.978321999999995</c:v>
                </c:pt>
                <c:pt idx="222">
                  <c:v>-2.9912119999999951</c:v>
                </c:pt>
                <c:pt idx="223">
                  <c:v>-3.0041159999999949</c:v>
                </c:pt>
                <c:pt idx="224">
                  <c:v>-3.0180819999999948</c:v>
                </c:pt>
                <c:pt idx="225">
                  <c:v>-3.030975999999995</c:v>
                </c:pt>
                <c:pt idx="226">
                  <c:v>-3.0449419999999949</c:v>
                </c:pt>
                <c:pt idx="227">
                  <c:v>-3.0588999999999951</c:v>
                </c:pt>
                <c:pt idx="228">
                  <c:v>-3.0718009999999949</c:v>
                </c:pt>
                <c:pt idx="229">
                  <c:v>-3.0857669999999948</c:v>
                </c:pt>
                <c:pt idx="230">
                  <c:v>-3.098666999999995</c:v>
                </c:pt>
                <c:pt idx="231">
                  <c:v>-3.1115639999999951</c:v>
                </c:pt>
                <c:pt idx="232">
                  <c:v>-3.1244679999999949</c:v>
                </c:pt>
                <c:pt idx="233">
                  <c:v>-3.1373719999999947</c:v>
                </c:pt>
                <c:pt idx="234">
                  <c:v>-3.1502759999999945</c:v>
                </c:pt>
                <c:pt idx="235">
                  <c:v>-3.1642419999999944</c:v>
                </c:pt>
                <c:pt idx="236">
                  <c:v>-3.1782249999999945</c:v>
                </c:pt>
                <c:pt idx="237">
                  <c:v>-3.1911289999999943</c:v>
                </c:pt>
                <c:pt idx="238">
                  <c:v>-3.2040229999999945</c:v>
                </c:pt>
                <c:pt idx="239">
                  <c:v>-3.2169199999999947</c:v>
                </c:pt>
                <c:pt idx="240">
                  <c:v>-3.2308889999999946</c:v>
                </c:pt>
                <c:pt idx="241">
                  <c:v>-3.2437959999999944</c:v>
                </c:pt>
                <c:pt idx="242">
                  <c:v>-3.2577619999999943</c:v>
                </c:pt>
                <c:pt idx="243">
                  <c:v>-3.2706739999999943</c:v>
                </c:pt>
                <c:pt idx="244">
                  <c:v>-3.2835749999999941</c:v>
                </c:pt>
                <c:pt idx="245">
                  <c:v>-3.2964789999999939</c:v>
                </c:pt>
                <c:pt idx="246">
                  <c:v>-3.310451999999994</c:v>
                </c:pt>
                <c:pt idx="247">
                  <c:v>-3.324424999999994</c:v>
                </c:pt>
                <c:pt idx="248">
                  <c:v>-3.3373259999999938</c:v>
                </c:pt>
                <c:pt idx="249">
                  <c:v>-3.350219999999994</c:v>
                </c:pt>
                <c:pt idx="250">
                  <c:v>-3.3631269999999938</c:v>
                </c:pt>
                <c:pt idx="251">
                  <c:v>-3.3770969999999938</c:v>
                </c:pt>
                <c:pt idx="252">
                  <c:v>-3.3910629999999937</c:v>
                </c:pt>
                <c:pt idx="253">
                  <c:v>-3.4039669999999935</c:v>
                </c:pt>
                <c:pt idx="254">
                  <c:v>-3.4179399999999935</c:v>
                </c:pt>
                <c:pt idx="255">
                  <c:v>-3.4308339999999937</c:v>
                </c:pt>
                <c:pt idx="256">
                  <c:v>-3.4437279999999939</c:v>
                </c:pt>
                <c:pt idx="257">
                  <c:v>-3.4577009999999939</c:v>
                </c:pt>
                <c:pt idx="258">
                  <c:v>-3.4716639999999939</c:v>
                </c:pt>
                <c:pt idx="259">
                  <c:v>-3.484560999999994</c:v>
                </c:pt>
                <c:pt idx="260">
                  <c:v>-3.4974579999999942</c:v>
                </c:pt>
                <c:pt idx="261">
                  <c:v>-3.5092909999999944</c:v>
                </c:pt>
                <c:pt idx="262">
                  <c:v>-3.5221909999999945</c:v>
                </c:pt>
                <c:pt idx="263">
                  <c:v>-3.5361669999999945</c:v>
                </c:pt>
                <c:pt idx="264">
                  <c:v>-3.5501399999999945</c:v>
                </c:pt>
                <c:pt idx="265">
                  <c:v>-3.5641129999999945</c:v>
                </c:pt>
                <c:pt idx="266">
                  <c:v>-3.5770139999999944</c:v>
                </c:pt>
                <c:pt idx="267">
                  <c:v>-3.5909839999999944</c:v>
                </c:pt>
                <c:pt idx="268">
                  <c:v>-3.6049509999999945</c:v>
                </c:pt>
                <c:pt idx="269">
                  <c:v>-3.6178519999999943</c:v>
                </c:pt>
                <c:pt idx="270">
                  <c:v>-3.6318249999999943</c:v>
                </c:pt>
                <c:pt idx="271">
                  <c:v>-3.6447249999999944</c:v>
                </c:pt>
                <c:pt idx="272">
                  <c:v>-3.6576219999999946</c:v>
                </c:pt>
                <c:pt idx="273">
                  <c:v>-3.6705189999999948</c:v>
                </c:pt>
                <c:pt idx="274">
                  <c:v>-3.6834129999999949</c:v>
                </c:pt>
                <c:pt idx="275">
                  <c:v>-3.6963139999999948</c:v>
                </c:pt>
                <c:pt idx="276">
                  <c:v>-3.7092109999999949</c:v>
                </c:pt>
                <c:pt idx="277">
                  <c:v>-3.7221079999999951</c:v>
                </c:pt>
                <c:pt idx="278">
                  <c:v>-3.7350089999999949</c:v>
                </c:pt>
                <c:pt idx="279">
                  <c:v>-3.7489719999999949</c:v>
                </c:pt>
                <c:pt idx="280">
                  <c:v>-3.761868999999995</c:v>
                </c:pt>
                <c:pt idx="281">
                  <c:v>-3.7747749999999951</c:v>
                </c:pt>
                <c:pt idx="282">
                  <c:v>-3.7876759999999949</c:v>
                </c:pt>
                <c:pt idx="283">
                  <c:v>-3.8016389999999949</c:v>
                </c:pt>
                <c:pt idx="284">
                  <c:v>-3.8145399999999947</c:v>
                </c:pt>
                <c:pt idx="285">
                  <c:v>-3.8274489999999948</c:v>
                </c:pt>
                <c:pt idx="286">
                  <c:v>-3.8403499999999946</c:v>
                </c:pt>
                <c:pt idx="287">
                  <c:v>-3.8543159999999945</c:v>
                </c:pt>
                <c:pt idx="288">
                  <c:v>-3.8672169999999944</c:v>
                </c:pt>
                <c:pt idx="289">
                  <c:v>-3.8811929999999943</c:v>
                </c:pt>
                <c:pt idx="290">
                  <c:v>-3.8951659999999944</c:v>
                </c:pt>
                <c:pt idx="291">
                  <c:v>-3.9080569999999946</c:v>
                </c:pt>
                <c:pt idx="292">
                  <c:v>-3.9220229999999945</c:v>
                </c:pt>
                <c:pt idx="293">
                  <c:v>-3.9359959999999945</c:v>
                </c:pt>
                <c:pt idx="294">
                  <c:v>-3.9489029999999943</c:v>
                </c:pt>
                <c:pt idx="295">
                  <c:v>-3.9628759999999943</c:v>
                </c:pt>
                <c:pt idx="296">
                  <c:v>-3.9757729999999945</c:v>
                </c:pt>
                <c:pt idx="297">
                  <c:v>-3.9897389999999944</c:v>
                </c:pt>
                <c:pt idx="298">
                  <c:v>-4.0037019999999943</c:v>
                </c:pt>
                <c:pt idx="299">
                  <c:v>-4.0165959999999945</c:v>
                </c:pt>
                <c:pt idx="300">
                  <c:v>-4.0294899999999947</c:v>
                </c:pt>
                <c:pt idx="301">
                  <c:v>-4.0423939999999945</c:v>
                </c:pt>
                <c:pt idx="302">
                  <c:v>-4.0574279999999945</c:v>
                </c:pt>
                <c:pt idx="303">
                  <c:v>-4.0703219999999947</c:v>
                </c:pt>
                <c:pt idx="304">
                  <c:v>-4.0842879999999946</c:v>
                </c:pt>
                <c:pt idx="305">
                  <c:v>-4.0982539999999945</c:v>
                </c:pt>
                <c:pt idx="306">
                  <c:v>-4.1122199999999944</c:v>
                </c:pt>
                <c:pt idx="307">
                  <c:v>-4.1261859999999944</c:v>
                </c:pt>
                <c:pt idx="308">
                  <c:v>-4.1390899999999942</c:v>
                </c:pt>
                <c:pt idx="309">
                  <c:v>-4.1519909999999944</c:v>
                </c:pt>
                <c:pt idx="310">
                  <c:v>-4.1659599999999948</c:v>
                </c:pt>
                <c:pt idx="311">
                  <c:v>-4.1799259999999947</c:v>
                </c:pt>
                <c:pt idx="312">
                  <c:v>-4.1928379999999947</c:v>
                </c:pt>
                <c:pt idx="313">
                  <c:v>-4.2057499999999948</c:v>
                </c:pt>
                <c:pt idx="314">
                  <c:v>-4.2186539999999946</c:v>
                </c:pt>
                <c:pt idx="315">
                  <c:v>-4.2315579999999944</c:v>
                </c:pt>
                <c:pt idx="316">
                  <c:v>-4.2444549999999941</c:v>
                </c:pt>
                <c:pt idx="317">
                  <c:v>-4.2573489999999943</c:v>
                </c:pt>
                <c:pt idx="318">
                  <c:v>-4.2713149999999942</c:v>
                </c:pt>
                <c:pt idx="319">
                  <c:v>-4.2842159999999945</c:v>
                </c:pt>
                <c:pt idx="320">
                  <c:v>-4.2971199999999943</c:v>
                </c:pt>
                <c:pt idx="321">
                  <c:v>-4.3110929999999943</c:v>
                </c:pt>
                <c:pt idx="322">
                  <c:v>-4.3239869999999945</c:v>
                </c:pt>
                <c:pt idx="323">
                  <c:v>-4.3379499999999949</c:v>
                </c:pt>
                <c:pt idx="324">
                  <c:v>-4.3508539999999947</c:v>
                </c:pt>
                <c:pt idx="325">
                  <c:v>-4.3637509999999944</c:v>
                </c:pt>
                <c:pt idx="326">
                  <c:v>-4.3766629999999944</c:v>
                </c:pt>
                <c:pt idx="327">
                  <c:v>-4.3895669999999942</c:v>
                </c:pt>
                <c:pt idx="328">
                  <c:v>-4.4024639999999939</c:v>
                </c:pt>
                <c:pt idx="329">
                  <c:v>-4.4153649999999942</c:v>
                </c:pt>
                <c:pt idx="330">
                  <c:v>-4.4304059999999943</c:v>
                </c:pt>
                <c:pt idx="331">
                  <c:v>-4.443302999999994</c:v>
                </c:pt>
                <c:pt idx="332">
                  <c:v>-4.4562029999999941</c:v>
                </c:pt>
                <c:pt idx="333">
                  <c:v>-4.4690999999999939</c:v>
                </c:pt>
                <c:pt idx="334">
                  <c:v>-4.4830729999999939</c:v>
                </c:pt>
                <c:pt idx="335">
                  <c:v>-4.4959739999999941</c:v>
                </c:pt>
                <c:pt idx="336">
                  <c:v>-4.5099429999999945</c:v>
                </c:pt>
                <c:pt idx="337">
                  <c:v>-4.5228569999999948</c:v>
                </c:pt>
                <c:pt idx="338">
                  <c:v>-4.5368299999999948</c:v>
                </c:pt>
                <c:pt idx="339">
                  <c:v>-4.5508059999999952</c:v>
                </c:pt>
                <c:pt idx="340">
                  <c:v>-4.5647719999999952</c:v>
                </c:pt>
                <c:pt idx="341">
                  <c:v>-4.5787449999999952</c:v>
                </c:pt>
                <c:pt idx="342">
                  <c:v>-4.5927109999999951</c:v>
                </c:pt>
                <c:pt idx="343">
                  <c:v>-4.6056079999999948</c:v>
                </c:pt>
                <c:pt idx="344">
                  <c:v>-4.6195779999999944</c:v>
                </c:pt>
                <c:pt idx="345">
                  <c:v>-4.6324749999999941</c:v>
                </c:pt>
                <c:pt idx="346">
                  <c:v>-4.6453689999999943</c:v>
                </c:pt>
                <c:pt idx="347">
                  <c:v>-4.6582629999999945</c:v>
                </c:pt>
                <c:pt idx="348">
                  <c:v>-4.6711569999999947</c:v>
                </c:pt>
                <c:pt idx="349">
                  <c:v>-4.6840469999999943</c:v>
                </c:pt>
                <c:pt idx="350">
                  <c:v>-4.696943999999994</c:v>
                </c:pt>
                <c:pt idx="351">
                  <c:v>-4.7098479999999938</c:v>
                </c:pt>
                <c:pt idx="352">
                  <c:v>-4.7227449999999935</c:v>
                </c:pt>
                <c:pt idx="353">
                  <c:v>-4.7367179999999935</c:v>
                </c:pt>
                <c:pt idx="354">
                  <c:v>-4.7496149999999933</c:v>
                </c:pt>
                <c:pt idx="355">
                  <c:v>-4.7625159999999935</c:v>
                </c:pt>
                <c:pt idx="356">
                  <c:v>-4.7754199999999933</c:v>
                </c:pt>
                <c:pt idx="357">
                  <c:v>-4.7893899999999929</c:v>
                </c:pt>
                <c:pt idx="358">
                  <c:v>-4.8022939999999927</c:v>
                </c:pt>
                <c:pt idx="359">
                  <c:v>-4.8162669999999927</c:v>
                </c:pt>
                <c:pt idx="360">
                  <c:v>-4.8302359999999931</c:v>
                </c:pt>
                <c:pt idx="361">
                  <c:v>-4.8431399999999929</c:v>
                </c:pt>
                <c:pt idx="362">
                  <c:v>-4.8560439999999927</c:v>
                </c:pt>
                <c:pt idx="363">
                  <c:v>-4.8700099999999926</c:v>
                </c:pt>
                <c:pt idx="364">
                  <c:v>-4.8829069999999923</c:v>
                </c:pt>
                <c:pt idx="365">
                  <c:v>-4.8958039999999921</c:v>
                </c:pt>
                <c:pt idx="366">
                  <c:v>-4.9097769999999921</c:v>
                </c:pt>
                <c:pt idx="367">
                  <c:v>-4.9226739999999918</c:v>
                </c:pt>
                <c:pt idx="368">
                  <c:v>-4.9345039999999916</c:v>
                </c:pt>
                <c:pt idx="369">
                  <c:v>-4.9473979999999917</c:v>
                </c:pt>
                <c:pt idx="370">
                  <c:v>-4.9613669999999921</c:v>
                </c:pt>
                <c:pt idx="371">
                  <c:v>-4.975332999999992</c:v>
                </c:pt>
                <c:pt idx="372">
                  <c:v>-4.9882299999999917</c:v>
                </c:pt>
                <c:pt idx="373">
                  <c:v>-5.0021999999999913</c:v>
                </c:pt>
                <c:pt idx="374">
                  <c:v>-5.0161759999999918</c:v>
                </c:pt>
                <c:pt idx="375">
                  <c:v>-5.0301489999999918</c:v>
                </c:pt>
                <c:pt idx="376">
                  <c:v>-5.0441149999999917</c:v>
                </c:pt>
                <c:pt idx="377">
                  <c:v>-5.0580809999999916</c:v>
                </c:pt>
                <c:pt idx="378">
                  <c:v>-5.0709849999999914</c:v>
                </c:pt>
                <c:pt idx="379">
                  <c:v>-5.084954999999991</c:v>
                </c:pt>
                <c:pt idx="380">
                  <c:v>-5.0989129999999907</c:v>
                </c:pt>
                <c:pt idx="381">
                  <c:v>-5.112881999999991</c:v>
                </c:pt>
                <c:pt idx="382">
                  <c:v>-5.1268549999999911</c:v>
                </c:pt>
                <c:pt idx="383">
                  <c:v>-5.1397519999999908</c:v>
                </c:pt>
                <c:pt idx="384">
                  <c:v>-5.152652999999991</c:v>
                </c:pt>
                <c:pt idx="385">
                  <c:v>-5.1655569999999909</c:v>
                </c:pt>
                <c:pt idx="386">
                  <c:v>-5.1795229999999908</c:v>
                </c:pt>
                <c:pt idx="387">
                  <c:v>-5.1934919999999911</c:v>
                </c:pt>
                <c:pt idx="388">
                  <c:v>-5.2063889999999908</c:v>
                </c:pt>
                <c:pt idx="389">
                  <c:v>-5.2192959999999911</c:v>
                </c:pt>
                <c:pt idx="390">
                  <c:v>-5.2321999999999909</c:v>
                </c:pt>
                <c:pt idx="391">
                  <c:v>-5.2461759999999913</c:v>
                </c:pt>
                <c:pt idx="392">
                  <c:v>-5.2601459999999909</c:v>
                </c:pt>
                <c:pt idx="393">
                  <c:v>-5.2741089999999913</c:v>
                </c:pt>
                <c:pt idx="394">
                  <c:v>-5.2870209999999913</c:v>
                </c:pt>
                <c:pt idx="395">
                  <c:v>-5.299917999999991</c:v>
                </c:pt>
                <c:pt idx="396">
                  <c:v>-5.3128219999999908</c:v>
                </c:pt>
                <c:pt idx="397">
                  <c:v>-5.3267849999999912</c:v>
                </c:pt>
                <c:pt idx="398">
                  <c:v>-5.3396819999999909</c:v>
                </c:pt>
                <c:pt idx="399">
                  <c:v>-5.352574999999991</c:v>
                </c:pt>
                <c:pt idx="400">
                  <c:v>-5.3665449999999906</c:v>
                </c:pt>
                <c:pt idx="401">
                  <c:v>-5.3815859999999907</c:v>
                </c:pt>
                <c:pt idx="402">
                  <c:v>-5.3944929999999909</c:v>
                </c:pt>
                <c:pt idx="403">
                  <c:v>-5.4073869999999911</c:v>
                </c:pt>
                <c:pt idx="404">
                  <c:v>-5.4213599999999911</c:v>
                </c:pt>
                <c:pt idx="405">
                  <c:v>-5.4353309999999908</c:v>
                </c:pt>
                <c:pt idx="406">
                  <c:v>-5.4482309999999909</c:v>
                </c:pt>
                <c:pt idx="407">
                  <c:v>-5.4600569999999911</c:v>
                </c:pt>
                <c:pt idx="408">
                  <c:v>-5.4729539999999908</c:v>
                </c:pt>
                <c:pt idx="409">
                  <c:v>-5.4858509999999905</c:v>
                </c:pt>
                <c:pt idx="410">
                  <c:v>-5.4998179999999905</c:v>
                </c:pt>
                <c:pt idx="411">
                  <c:v>-5.5137849999999906</c:v>
                </c:pt>
                <c:pt idx="412">
                  <c:v>-5.5277549999999902</c:v>
                </c:pt>
                <c:pt idx="413">
                  <c:v>-5.5395809999999903</c:v>
                </c:pt>
                <c:pt idx="414">
                  <c:v>-5.5535509999999899</c:v>
                </c:pt>
                <c:pt idx="415">
                  <c:v>-5.5664519999999902</c:v>
                </c:pt>
                <c:pt idx="416">
                  <c:v>-5.5793519999999903</c:v>
                </c:pt>
                <c:pt idx="417">
                  <c:v>-5.59224899999999</c:v>
                </c:pt>
                <c:pt idx="418">
                  <c:v>-5.60622199999999</c:v>
                </c:pt>
                <c:pt idx="419">
                  <c:v>-5.6201919999999896</c:v>
                </c:pt>
                <c:pt idx="420">
                  <c:v>-5.6341619999999892</c:v>
                </c:pt>
                <c:pt idx="421">
                  <c:v>-5.6470589999999889</c:v>
                </c:pt>
                <c:pt idx="422">
                  <c:v>-5.6599629999999888</c:v>
                </c:pt>
                <c:pt idx="423">
                  <c:v>-5.6739359999999888</c:v>
                </c:pt>
                <c:pt idx="424">
                  <c:v>-5.6879059999999884</c:v>
                </c:pt>
                <c:pt idx="425">
                  <c:v>-5.701875999999988</c:v>
                </c:pt>
                <c:pt idx="426">
                  <c:v>-5.7147769999999882</c:v>
                </c:pt>
                <c:pt idx="427">
                  <c:v>-5.7276779999999885</c:v>
                </c:pt>
                <c:pt idx="428">
                  <c:v>-5.7395109999999887</c:v>
                </c:pt>
                <c:pt idx="429">
                  <c:v>-5.7524149999999885</c:v>
                </c:pt>
                <c:pt idx="430">
                  <c:v>-5.7663879999999885</c:v>
                </c:pt>
                <c:pt idx="431">
                  <c:v>-5.7792889999999888</c:v>
                </c:pt>
                <c:pt idx="432">
                  <c:v>-5.7921859999999885</c:v>
                </c:pt>
                <c:pt idx="433">
                  <c:v>-5.8061559999999881</c:v>
                </c:pt>
                <c:pt idx="434">
                  <c:v>-5.8201189999999885</c:v>
                </c:pt>
                <c:pt idx="435">
                  <c:v>-5.8330349999999882</c:v>
                </c:pt>
                <c:pt idx="436">
                  <c:v>-5.8459289999999884</c:v>
                </c:pt>
                <c:pt idx="437">
                  <c:v>-5.8588329999999882</c:v>
                </c:pt>
                <c:pt idx="438">
                  <c:v>-5.8728099999999879</c:v>
                </c:pt>
                <c:pt idx="439">
                  <c:v>-5.8857039999999881</c:v>
                </c:pt>
                <c:pt idx="440">
                  <c:v>-5.8986049999999883</c:v>
                </c:pt>
                <c:pt idx="441">
                  <c:v>-5.9114989999999885</c:v>
                </c:pt>
                <c:pt idx="442">
                  <c:v>-5.9254619999999889</c:v>
                </c:pt>
                <c:pt idx="443">
                  <c:v>-5.9383589999999886</c:v>
                </c:pt>
                <c:pt idx="444">
                  <c:v>-5.9533969999999883</c:v>
                </c:pt>
                <c:pt idx="445">
                  <c:v>-5.9663009999999881</c:v>
                </c:pt>
                <c:pt idx="446">
                  <c:v>-5.9792019999999884</c:v>
                </c:pt>
                <c:pt idx="447">
                  <c:v>-5.9931679999999883</c:v>
                </c:pt>
                <c:pt idx="448">
                  <c:v>-6.006064999999988</c:v>
                </c:pt>
                <c:pt idx="449">
                  <c:v>-6.0189619999999877</c:v>
                </c:pt>
                <c:pt idx="450">
                  <c:v>-6.0318589999999874</c:v>
                </c:pt>
                <c:pt idx="451">
                  <c:v>-6.0447559999999871</c:v>
                </c:pt>
                <c:pt idx="452">
                  <c:v>-6.0576599999999869</c:v>
                </c:pt>
                <c:pt idx="453">
                  <c:v>-6.071639999999987</c:v>
                </c:pt>
                <c:pt idx="454">
                  <c:v>-6.0856129999999871</c:v>
                </c:pt>
                <c:pt idx="455">
                  <c:v>-6.0985139999999873</c:v>
                </c:pt>
                <c:pt idx="456">
                  <c:v>-6.1124869999999873</c:v>
                </c:pt>
                <c:pt idx="457">
                  <c:v>-6.1253879999999876</c:v>
                </c:pt>
                <c:pt idx="458">
                  <c:v>-6.1382849999999873</c:v>
                </c:pt>
                <c:pt idx="459">
                  <c:v>-6.1511859999999876</c:v>
                </c:pt>
                <c:pt idx="460">
                  <c:v>-6.1651589999999876</c:v>
                </c:pt>
                <c:pt idx="461">
                  <c:v>-6.1791319999999876</c:v>
                </c:pt>
                <c:pt idx="462">
                  <c:v>-6.1930979999999876</c:v>
                </c:pt>
                <c:pt idx="463">
                  <c:v>-6.2070639999999875</c:v>
                </c:pt>
                <c:pt idx="464">
                  <c:v>-6.2210299999999874</c:v>
                </c:pt>
                <c:pt idx="465">
                  <c:v>-6.2339309999999877</c:v>
                </c:pt>
                <c:pt idx="466">
                  <c:v>-6.2479039999999877</c:v>
                </c:pt>
                <c:pt idx="467">
                  <c:v>-6.2618699999999876</c:v>
                </c:pt>
                <c:pt idx="468">
                  <c:v>-6.2758429999999876</c:v>
                </c:pt>
                <c:pt idx="469">
                  <c:v>-6.2887369999999878</c:v>
                </c:pt>
                <c:pt idx="470">
                  <c:v>-6.3027069999999874</c:v>
                </c:pt>
                <c:pt idx="471">
                  <c:v>-6.3156039999999871</c:v>
                </c:pt>
                <c:pt idx="472">
                  <c:v>-6.329569999999987</c:v>
                </c:pt>
                <c:pt idx="473">
                  <c:v>-6.343535999999987</c:v>
                </c:pt>
                <c:pt idx="474">
                  <c:v>-6.3564329999999867</c:v>
                </c:pt>
                <c:pt idx="475">
                  <c:v>-6.3693369999999865</c:v>
                </c:pt>
                <c:pt idx="476">
                  <c:v>-6.3833069999999861</c:v>
                </c:pt>
                <c:pt idx="477">
                  <c:v>-6.3951399999999863</c:v>
                </c:pt>
                <c:pt idx="478">
                  <c:v>-6.4080439999999861</c:v>
                </c:pt>
                <c:pt idx="479">
                  <c:v>-6.4220129999999864</c:v>
                </c:pt>
                <c:pt idx="480">
                  <c:v>-6.4359889999999869</c:v>
                </c:pt>
                <c:pt idx="481">
                  <c:v>-6.4499619999999869</c:v>
                </c:pt>
                <c:pt idx="482">
                  <c:v>-6.4628629999999871</c:v>
                </c:pt>
                <c:pt idx="483">
                  <c:v>-6.4746889999999873</c:v>
                </c:pt>
                <c:pt idx="484">
                  <c:v>-6.4865149999999874</c:v>
                </c:pt>
                <c:pt idx="485">
                  <c:v>-6.4983369999999869</c:v>
                </c:pt>
                <c:pt idx="486">
                  <c:v>-6.5123099999999869</c:v>
                </c:pt>
                <c:pt idx="487">
                  <c:v>-6.5262759999999869</c:v>
                </c:pt>
                <c:pt idx="488">
                  <c:v>-6.5402459999999865</c:v>
                </c:pt>
                <c:pt idx="489">
                  <c:v>-6.5542089999999869</c:v>
                </c:pt>
                <c:pt idx="490">
                  <c:v>-6.5660379999999865</c:v>
                </c:pt>
                <c:pt idx="491">
                  <c:v>-6.5789319999999867</c:v>
                </c:pt>
                <c:pt idx="492">
                  <c:v>-6.5918289999999864</c:v>
                </c:pt>
                <c:pt idx="493">
                  <c:v>-6.6047259999999861</c:v>
                </c:pt>
                <c:pt idx="494">
                  <c:v>-6.6186869999999862</c:v>
                </c:pt>
                <c:pt idx="495">
                  <c:v>-6.6315839999999859</c:v>
                </c:pt>
                <c:pt idx="496">
                  <c:v>-6.6444879999999857</c:v>
                </c:pt>
                <c:pt idx="497">
                  <c:v>-6.6573919999999855</c:v>
                </c:pt>
                <c:pt idx="498">
                  <c:v>-6.6713649999999856</c:v>
                </c:pt>
                <c:pt idx="499">
                  <c:v>-6.6842619999999853</c:v>
                </c:pt>
                <c:pt idx="500">
                  <c:v>-6.6982349999999853</c:v>
                </c:pt>
                <c:pt idx="501">
                  <c:v>-6.7111359999999856</c:v>
                </c:pt>
                <c:pt idx="502">
                  <c:v>-6.7251089999999856</c:v>
                </c:pt>
                <c:pt idx="503">
                  <c:v>-6.7380029999999858</c:v>
                </c:pt>
                <c:pt idx="504">
                  <c:v>-6.7519759999999858</c:v>
                </c:pt>
                <c:pt idx="505">
                  <c:v>-6.7659489999999858</c:v>
                </c:pt>
                <c:pt idx="506">
                  <c:v>-6.778855999999986</c:v>
                </c:pt>
                <c:pt idx="507">
                  <c:v>-6.7917499999999862</c:v>
                </c:pt>
                <c:pt idx="508">
                  <c:v>-6.8046509999999865</c:v>
                </c:pt>
                <c:pt idx="509">
                  <c:v>-6.8175449999999866</c:v>
                </c:pt>
                <c:pt idx="510">
                  <c:v>-6.8304419999999864</c:v>
                </c:pt>
                <c:pt idx="511">
                  <c:v>-6.8433359999999865</c:v>
                </c:pt>
                <c:pt idx="512">
                  <c:v>-6.8573019999999865</c:v>
                </c:pt>
                <c:pt idx="513">
                  <c:v>-6.8702059999999863</c:v>
                </c:pt>
                <c:pt idx="514">
                  <c:v>-6.8841859999999864</c:v>
                </c:pt>
                <c:pt idx="515">
                  <c:v>-6.8981589999999864</c:v>
                </c:pt>
                <c:pt idx="516">
                  <c:v>-6.9110599999999867</c:v>
                </c:pt>
                <c:pt idx="517">
                  <c:v>-6.9239609999999869</c:v>
                </c:pt>
                <c:pt idx="518">
                  <c:v>-6.9379309999999865</c:v>
                </c:pt>
                <c:pt idx="519">
                  <c:v>-6.9508249999999867</c:v>
                </c:pt>
                <c:pt idx="520">
                  <c:v>-6.9637289999999865</c:v>
                </c:pt>
                <c:pt idx="521">
                  <c:v>-6.9755579999999862</c:v>
                </c:pt>
                <c:pt idx="522">
                  <c:v>-6.9884519999999863</c:v>
                </c:pt>
                <c:pt idx="523">
                  <c:v>-7.0013529999999866</c:v>
                </c:pt>
                <c:pt idx="524">
                  <c:v>-7.0142569999999864</c:v>
                </c:pt>
                <c:pt idx="525">
                  <c:v>-7.0271579999999867</c:v>
                </c:pt>
                <c:pt idx="526">
                  <c:v>-7.0400619999999865</c:v>
                </c:pt>
                <c:pt idx="527">
                  <c:v>-7.0540349999999865</c:v>
                </c:pt>
                <c:pt idx="528">
                  <c:v>-7.0669389999999863</c:v>
                </c:pt>
                <c:pt idx="529">
                  <c:v>-7.0809119999999863</c:v>
                </c:pt>
                <c:pt idx="530">
                  <c:v>-7.0948849999999863</c:v>
                </c:pt>
                <c:pt idx="531">
                  <c:v>-7.1088549999999859</c:v>
                </c:pt>
                <c:pt idx="532">
                  <c:v>-7.1217559999999862</c:v>
                </c:pt>
                <c:pt idx="533">
                  <c:v>-7.1357289999999862</c:v>
                </c:pt>
                <c:pt idx="534">
                  <c:v>-7.1486259999999859</c:v>
                </c:pt>
                <c:pt idx="535">
                  <c:v>-7.1615199999999861</c:v>
                </c:pt>
                <c:pt idx="536">
                  <c:v>-7.1744169999999858</c:v>
                </c:pt>
                <c:pt idx="537">
                  <c:v>-7.1873209999999856</c:v>
                </c:pt>
                <c:pt idx="538">
                  <c:v>-7.2012909999999852</c:v>
                </c:pt>
                <c:pt idx="539">
                  <c:v>-7.2152459999999854</c:v>
                </c:pt>
                <c:pt idx="540">
                  <c:v>-7.229215999999985</c:v>
                </c:pt>
                <c:pt idx="541">
                  <c:v>-7.243188999999985</c:v>
                </c:pt>
                <c:pt idx="542">
                  <c:v>-7.2571649999999854</c:v>
                </c:pt>
                <c:pt idx="543">
                  <c:v>-7.2700649999999856</c:v>
                </c:pt>
                <c:pt idx="544">
                  <c:v>-7.2840309999999855</c:v>
                </c:pt>
                <c:pt idx="545">
                  <c:v>-7.2969349999999853</c:v>
                </c:pt>
                <c:pt idx="546">
                  <c:v>-7.3098359999999856</c:v>
                </c:pt>
                <c:pt idx="547">
                  <c:v>-7.3238019999999855</c:v>
                </c:pt>
                <c:pt idx="548">
                  <c:v>-7.3366959999999857</c:v>
                </c:pt>
                <c:pt idx="549">
                  <c:v>-7.3495929999999854</c:v>
                </c:pt>
                <c:pt idx="550">
                  <c:v>-7.3624929999999855</c:v>
                </c:pt>
                <c:pt idx="551">
                  <c:v>-7.3753899999999852</c:v>
                </c:pt>
                <c:pt idx="552">
                  <c:v>-7.388293999999985</c:v>
                </c:pt>
                <c:pt idx="553">
                  <c:v>-7.4011879999999852</c:v>
                </c:pt>
                <c:pt idx="554">
                  <c:v>-7.4140819999999854</c:v>
                </c:pt>
                <c:pt idx="555">
                  <c:v>-7.4259139999999855</c:v>
                </c:pt>
                <c:pt idx="556">
                  <c:v>-7.4388079999999857</c:v>
                </c:pt>
                <c:pt idx="557">
                  <c:v>-7.4517059999999855</c:v>
                </c:pt>
                <c:pt idx="558">
                  <c:v>-7.4656689999999859</c:v>
                </c:pt>
                <c:pt idx="559">
                  <c:v>-7.4796419999999859</c:v>
                </c:pt>
                <c:pt idx="560">
                  <c:v>-7.4925429999999862</c:v>
                </c:pt>
                <c:pt idx="561">
                  <c:v>-7.5054549999999862</c:v>
                </c:pt>
                <c:pt idx="562">
                  <c:v>-7.5183419999999863</c:v>
                </c:pt>
                <c:pt idx="563">
                  <c:v>-7.5323179999999867</c:v>
                </c:pt>
                <c:pt idx="564">
                  <c:v>-7.5462909999999868</c:v>
                </c:pt>
                <c:pt idx="565">
                  <c:v>-7.5602609999999864</c:v>
                </c:pt>
                <c:pt idx="566">
                  <c:v>-7.575298999999986</c:v>
                </c:pt>
                <c:pt idx="567">
                  <c:v>-7.5892649999999859</c:v>
                </c:pt>
                <c:pt idx="568">
                  <c:v>-7.6032309999999859</c:v>
                </c:pt>
                <c:pt idx="569">
                  <c:v>-7.6161279999999856</c:v>
                </c:pt>
                <c:pt idx="570">
                  <c:v>-7.6290289999999858</c:v>
                </c:pt>
                <c:pt idx="571">
                  <c:v>-7.6419409999999859</c:v>
                </c:pt>
                <c:pt idx="572">
                  <c:v>-7.6548349999999861</c:v>
                </c:pt>
                <c:pt idx="573">
                  <c:v>-7.668800999999986</c:v>
                </c:pt>
                <c:pt idx="574">
                  <c:v>-7.6816979999999857</c:v>
                </c:pt>
                <c:pt idx="575">
                  <c:v>-7.6946049999999859</c:v>
                </c:pt>
                <c:pt idx="576">
                  <c:v>-7.708571999999986</c:v>
                </c:pt>
                <c:pt idx="577">
                  <c:v>-7.7225379999999859</c:v>
                </c:pt>
                <c:pt idx="578">
                  <c:v>-7.7365009999999863</c:v>
                </c:pt>
                <c:pt idx="579">
                  <c:v>-7.7515379999999867</c:v>
                </c:pt>
                <c:pt idx="580">
                  <c:v>-7.7655039999999866</c:v>
                </c:pt>
                <c:pt idx="581">
                  <c:v>-7.7794709999999867</c:v>
                </c:pt>
                <c:pt idx="582">
                  <c:v>-7.7934479999999864</c:v>
                </c:pt>
                <c:pt idx="583">
                  <c:v>-7.8074209999999864</c:v>
                </c:pt>
                <c:pt idx="584">
                  <c:v>-7.8203149999999866</c:v>
                </c:pt>
                <c:pt idx="585">
                  <c:v>-7.8332089999999868</c:v>
                </c:pt>
                <c:pt idx="586">
                  <c:v>-7.8471779999999871</c:v>
                </c:pt>
                <c:pt idx="587">
                  <c:v>-7.8600719999999873</c:v>
                </c:pt>
                <c:pt idx="588">
                  <c:v>-7.8729659999999875</c:v>
                </c:pt>
                <c:pt idx="589">
                  <c:v>-7.8858699999999873</c:v>
                </c:pt>
                <c:pt idx="590">
                  <c:v>-7.8987679999999871</c:v>
                </c:pt>
                <c:pt idx="591">
                  <c:v>-7.9116719999999869</c:v>
                </c:pt>
                <c:pt idx="592">
                  <c:v>-7.9245759999999867</c:v>
                </c:pt>
                <c:pt idx="593">
                  <c:v>-7.937476999999987</c:v>
                </c:pt>
                <c:pt idx="594">
                  <c:v>-7.9503839999999872</c:v>
                </c:pt>
                <c:pt idx="595">
                  <c:v>-7.9643599999999877</c:v>
                </c:pt>
                <c:pt idx="596">
                  <c:v>-7.9772609999999879</c:v>
                </c:pt>
                <c:pt idx="597">
                  <c:v>-7.9912309999999875</c:v>
                </c:pt>
                <c:pt idx="598">
                  <c:v>-8.0041279999999873</c:v>
                </c:pt>
                <c:pt idx="599">
                  <c:v>-8.0181009999999873</c:v>
                </c:pt>
                <c:pt idx="600">
                  <c:v>-8.0320669999999872</c:v>
                </c:pt>
                <c:pt idx="601">
                  <c:v>-8.0460369999999877</c:v>
                </c:pt>
                <c:pt idx="602">
                  <c:v>-8.0589269999999882</c:v>
                </c:pt>
                <c:pt idx="603">
                  <c:v>-8.0728999999999882</c:v>
                </c:pt>
                <c:pt idx="604">
                  <c:v>-8.0868729999999882</c:v>
                </c:pt>
                <c:pt idx="605">
                  <c:v>-8.1008389999999881</c:v>
                </c:pt>
                <c:pt idx="606">
                  <c:v>-8.113736999999988</c:v>
                </c:pt>
                <c:pt idx="607">
                  <c:v>-8.1277029999999879</c:v>
                </c:pt>
                <c:pt idx="608">
                  <c:v>-8.1405969999999872</c:v>
                </c:pt>
                <c:pt idx="609">
                  <c:v>-8.1545699999999872</c:v>
                </c:pt>
                <c:pt idx="610">
                  <c:v>-8.1674639999999865</c:v>
                </c:pt>
                <c:pt idx="611">
                  <c:v>-8.1803579999999858</c:v>
                </c:pt>
                <c:pt idx="612">
                  <c:v>-8.1943309999999858</c:v>
                </c:pt>
                <c:pt idx="613">
                  <c:v>-8.2072349999999865</c:v>
                </c:pt>
                <c:pt idx="614">
                  <c:v>-8.2201359999999859</c:v>
                </c:pt>
                <c:pt idx="615">
                  <c:v>-8.2341059999999864</c:v>
                </c:pt>
                <c:pt idx="616">
                  <c:v>-8.2480799999999856</c:v>
                </c:pt>
                <c:pt idx="617">
                  <c:v>-8.2620569999999862</c:v>
                </c:pt>
                <c:pt idx="618">
                  <c:v>-8.2738929999999868</c:v>
                </c:pt>
                <c:pt idx="619">
                  <c:v>-8.2878659999999869</c:v>
                </c:pt>
                <c:pt idx="620">
                  <c:v>-8.3007629999999875</c:v>
                </c:pt>
                <c:pt idx="621">
                  <c:v>-8.3136629999999876</c:v>
                </c:pt>
                <c:pt idx="622">
                  <c:v>-8.327625999999988</c:v>
                </c:pt>
                <c:pt idx="623">
                  <c:v>-8.3405299999999887</c:v>
                </c:pt>
                <c:pt idx="624">
                  <c:v>-8.3544999999999892</c:v>
                </c:pt>
                <c:pt idx="625">
                  <c:v>-8.3684659999999891</c:v>
                </c:pt>
                <c:pt idx="626">
                  <c:v>-8.3813669999999885</c:v>
                </c:pt>
                <c:pt idx="627">
                  <c:v>-8.3932029999999891</c:v>
                </c:pt>
                <c:pt idx="628">
                  <c:v>-8.4060999999999897</c:v>
                </c:pt>
                <c:pt idx="629">
                  <c:v>-8.4190039999999904</c:v>
                </c:pt>
                <c:pt idx="630">
                  <c:v>-8.4319079999999911</c:v>
                </c:pt>
                <c:pt idx="631">
                  <c:v>-8.4437409999999904</c:v>
                </c:pt>
                <c:pt idx="632">
                  <c:v>-8.4577209999999905</c:v>
                </c:pt>
                <c:pt idx="633">
                  <c:v>-8.4706139999999905</c:v>
                </c:pt>
                <c:pt idx="634">
                  <c:v>-8.4835149999999899</c:v>
                </c:pt>
                <c:pt idx="635">
                  <c:v>-8.4974879999999899</c:v>
                </c:pt>
                <c:pt idx="636">
                  <c:v>-8.5114509999999903</c:v>
                </c:pt>
                <c:pt idx="637">
                  <c:v>-8.5243519999999897</c:v>
                </c:pt>
                <c:pt idx="638">
                  <c:v>-8.5372489999999903</c:v>
                </c:pt>
                <c:pt idx="639">
                  <c:v>-8.5501429999999896</c:v>
                </c:pt>
                <c:pt idx="640">
                  <c:v>-8.5619789999999902</c:v>
                </c:pt>
                <c:pt idx="641">
                  <c:v>-8.5759419999999906</c:v>
                </c:pt>
                <c:pt idx="642">
                  <c:v>-8.58884299999999</c:v>
                </c:pt>
                <c:pt idx="643">
                  <c:v>-8.6006759999999893</c:v>
                </c:pt>
                <c:pt idx="644">
                  <c:v>-8.6146459999999898</c:v>
                </c:pt>
                <c:pt idx="645">
                  <c:v>-8.6275399999999891</c:v>
                </c:pt>
                <c:pt idx="646">
                  <c:v>-8.6404369999999897</c:v>
                </c:pt>
                <c:pt idx="647">
                  <c:v>-8.6533409999999904</c:v>
                </c:pt>
                <c:pt idx="648">
                  <c:v>-8.6662449999999911</c:v>
                </c:pt>
                <c:pt idx="649">
                  <c:v>-8.6791489999999918</c:v>
                </c:pt>
                <c:pt idx="650">
                  <c:v>-8.6931289999999919</c:v>
                </c:pt>
                <c:pt idx="651">
                  <c:v>-8.7070989999999924</c:v>
                </c:pt>
                <c:pt idx="652">
                  <c:v>-8.7210689999999929</c:v>
                </c:pt>
                <c:pt idx="653">
                  <c:v>-8.7350419999999929</c:v>
                </c:pt>
                <c:pt idx="654">
                  <c:v>-8.7468709999999934</c:v>
                </c:pt>
                <c:pt idx="655">
                  <c:v>-8.7597649999999927</c:v>
                </c:pt>
                <c:pt idx="656">
                  <c:v>-8.7737279999999931</c:v>
                </c:pt>
                <c:pt idx="657">
                  <c:v>-8.7866289999999925</c:v>
                </c:pt>
                <c:pt idx="658">
                  <c:v>-8.7995259999999931</c:v>
                </c:pt>
                <c:pt idx="659">
                  <c:v>-8.8124299999999938</c:v>
                </c:pt>
                <c:pt idx="660">
                  <c:v>-8.8253339999999945</c:v>
                </c:pt>
                <c:pt idx="661">
                  <c:v>-8.8371669999999938</c:v>
                </c:pt>
                <c:pt idx="662">
                  <c:v>-8.8500709999999945</c:v>
                </c:pt>
                <c:pt idx="663">
                  <c:v>-8.8640339999999949</c:v>
                </c:pt>
                <c:pt idx="664">
                  <c:v>-8.8780069999999949</c:v>
                </c:pt>
                <c:pt idx="665">
                  <c:v>-8.8909039999999955</c:v>
                </c:pt>
                <c:pt idx="666">
                  <c:v>-8.9048699999999954</c:v>
                </c:pt>
                <c:pt idx="667">
                  <c:v>-8.9188429999999954</c:v>
                </c:pt>
                <c:pt idx="668">
                  <c:v>-8.9317439999999948</c:v>
                </c:pt>
                <c:pt idx="669">
                  <c:v>-8.9446529999999953</c:v>
                </c:pt>
                <c:pt idx="670">
                  <c:v>-8.9575539999999947</c:v>
                </c:pt>
                <c:pt idx="671">
                  <c:v>-8.9704579999999954</c:v>
                </c:pt>
                <c:pt idx="672">
                  <c:v>-8.9854919999999954</c:v>
                </c:pt>
                <c:pt idx="673">
                  <c:v>-8.9994719999999955</c:v>
                </c:pt>
                <c:pt idx="674">
                  <c:v>-9.0123759999999962</c:v>
                </c:pt>
                <c:pt idx="675">
                  <c:v>-9.0252799999999969</c:v>
                </c:pt>
                <c:pt idx="676">
                  <c:v>-9.0381869999999971</c:v>
                </c:pt>
                <c:pt idx="677">
                  <c:v>-9.0510909999999978</c:v>
                </c:pt>
                <c:pt idx="678">
                  <c:v>-9.0639849999999971</c:v>
                </c:pt>
                <c:pt idx="679">
                  <c:v>-9.0779579999999971</c:v>
                </c:pt>
                <c:pt idx="680">
                  <c:v>-9.0908619999999978</c:v>
                </c:pt>
                <c:pt idx="681">
                  <c:v>-9.1037659999999985</c:v>
                </c:pt>
                <c:pt idx="682">
                  <c:v>-9.1177319999999984</c:v>
                </c:pt>
                <c:pt idx="683">
                  <c:v>-9.1316949999999988</c:v>
                </c:pt>
                <c:pt idx="684">
                  <c:v>-9.1445919999999994</c:v>
                </c:pt>
                <c:pt idx="685">
                  <c:v>-9.1574960000000001</c:v>
                </c:pt>
                <c:pt idx="686">
                  <c:v>-9.171462</c:v>
                </c:pt>
                <c:pt idx="687">
                  <c:v>-9.1843559999999993</c:v>
                </c:pt>
                <c:pt idx="688">
                  <c:v>-9.1972469999999991</c:v>
                </c:pt>
                <c:pt idx="689">
                  <c:v>-9.2112169999999995</c:v>
                </c:pt>
                <c:pt idx="690">
                  <c:v>-9.2251829999999995</c:v>
                </c:pt>
                <c:pt idx="691">
                  <c:v>-9.2391629999999996</c:v>
                </c:pt>
                <c:pt idx="692">
                  <c:v>-9.2520600000000002</c:v>
                </c:pt>
                <c:pt idx="693">
                  <c:v>-9.2649570000000008</c:v>
                </c:pt>
                <c:pt idx="694">
                  <c:v>-9.2778610000000015</c:v>
                </c:pt>
                <c:pt idx="695">
                  <c:v>-9.2907620000000009</c:v>
                </c:pt>
                <c:pt idx="696">
                  <c:v>-9.3036590000000015</c:v>
                </c:pt>
                <c:pt idx="697">
                  <c:v>-9.3165630000000021</c:v>
                </c:pt>
                <c:pt idx="698">
                  <c:v>-9.3294670000000028</c:v>
                </c:pt>
                <c:pt idx="699">
                  <c:v>-9.3423640000000034</c:v>
                </c:pt>
                <c:pt idx="700">
                  <c:v>-9.3552650000000028</c:v>
                </c:pt>
                <c:pt idx="701">
                  <c:v>-9.3692420000000034</c:v>
                </c:pt>
                <c:pt idx="702">
                  <c:v>-9.3821460000000041</c:v>
                </c:pt>
                <c:pt idx="703">
                  <c:v>-9.3950430000000047</c:v>
                </c:pt>
                <c:pt idx="704">
                  <c:v>-9.4090060000000051</c:v>
                </c:pt>
                <c:pt idx="705">
                  <c:v>-9.4229790000000051</c:v>
                </c:pt>
                <c:pt idx="706">
                  <c:v>-9.4369520000000051</c:v>
                </c:pt>
                <c:pt idx="707">
                  <c:v>-9.4498460000000044</c:v>
                </c:pt>
                <c:pt idx="708">
                  <c:v>-9.4638120000000043</c:v>
                </c:pt>
                <c:pt idx="709">
                  <c:v>-9.4777850000000043</c:v>
                </c:pt>
                <c:pt idx="710">
                  <c:v>-9.4906860000000037</c:v>
                </c:pt>
                <c:pt idx="711">
                  <c:v>-9.5035870000000031</c:v>
                </c:pt>
                <c:pt idx="712">
                  <c:v>-9.517553000000003</c:v>
                </c:pt>
                <c:pt idx="713">
                  <c:v>-9.5315160000000034</c:v>
                </c:pt>
                <c:pt idx="714">
                  <c:v>-9.5444250000000039</c:v>
                </c:pt>
                <c:pt idx="715">
                  <c:v>-9.5573250000000041</c:v>
                </c:pt>
                <c:pt idx="716">
                  <c:v>-9.5702290000000048</c:v>
                </c:pt>
                <c:pt idx="717">
                  <c:v>-9.5831330000000055</c:v>
                </c:pt>
                <c:pt idx="718">
                  <c:v>-9.5960270000000047</c:v>
                </c:pt>
                <c:pt idx="719">
                  <c:v>-9.608921000000004</c:v>
                </c:pt>
                <c:pt idx="720">
                  <c:v>-9.6207540000000034</c:v>
                </c:pt>
                <c:pt idx="721">
                  <c:v>-9.6336550000000027</c:v>
                </c:pt>
                <c:pt idx="722">
                  <c:v>-9.6465590000000034</c:v>
                </c:pt>
                <c:pt idx="723">
                  <c:v>-9.6594710000000035</c:v>
                </c:pt>
                <c:pt idx="724">
                  <c:v>-9.6723830000000035</c:v>
                </c:pt>
                <c:pt idx="725">
                  <c:v>-9.6863560000000035</c:v>
                </c:pt>
                <c:pt idx="726">
                  <c:v>-9.6981920000000041</c:v>
                </c:pt>
                <c:pt idx="727">
                  <c:v>-9.7121650000000042</c:v>
                </c:pt>
                <c:pt idx="728">
                  <c:v>-9.7250620000000048</c:v>
                </c:pt>
                <c:pt idx="729">
                  <c:v>-9.7390280000000047</c:v>
                </c:pt>
                <c:pt idx="730">
                  <c:v>-9.7529940000000046</c:v>
                </c:pt>
                <c:pt idx="731">
                  <c:v>-9.7669600000000045</c:v>
                </c:pt>
                <c:pt idx="732">
                  <c:v>-9.780930000000005</c:v>
                </c:pt>
                <c:pt idx="733">
                  <c:v>-9.7949100000000051</c:v>
                </c:pt>
                <c:pt idx="734">
                  <c:v>-9.8078070000000057</c:v>
                </c:pt>
                <c:pt idx="735">
                  <c:v>-9.8217730000000056</c:v>
                </c:pt>
                <c:pt idx="736">
                  <c:v>-9.8346770000000063</c:v>
                </c:pt>
                <c:pt idx="737">
                  <c:v>-9.8475710000000056</c:v>
                </c:pt>
                <c:pt idx="738">
                  <c:v>-9.8604710000000058</c:v>
                </c:pt>
                <c:pt idx="739">
                  <c:v>-9.8744340000000062</c:v>
                </c:pt>
                <c:pt idx="740">
                  <c:v>-9.8884070000000062</c:v>
                </c:pt>
                <c:pt idx="741">
                  <c:v>-9.9023600000000069</c:v>
                </c:pt>
                <c:pt idx="742">
                  <c:v>-9.9163260000000069</c:v>
                </c:pt>
                <c:pt idx="743">
                  <c:v>-9.9292300000000075</c:v>
                </c:pt>
                <c:pt idx="744">
                  <c:v>-9.9421240000000068</c:v>
                </c:pt>
                <c:pt idx="745">
                  <c:v>-9.9550180000000061</c:v>
                </c:pt>
                <c:pt idx="746">
                  <c:v>-9.9689940000000057</c:v>
                </c:pt>
                <c:pt idx="747">
                  <c:v>-9.9818940000000058</c:v>
                </c:pt>
                <c:pt idx="748">
                  <c:v>-9.9958670000000058</c:v>
                </c:pt>
                <c:pt idx="749">
                  <c:v>-10.008761000000005</c:v>
                </c:pt>
                <c:pt idx="750">
                  <c:v>-10.022731000000006</c:v>
                </c:pt>
                <c:pt idx="751">
                  <c:v>-10.036697000000006</c:v>
                </c:pt>
                <c:pt idx="752">
                  <c:v>-10.050670000000006</c:v>
                </c:pt>
                <c:pt idx="753">
                  <c:v>-10.064640000000006</c:v>
                </c:pt>
                <c:pt idx="754">
                  <c:v>-10.078600000000007</c:v>
                </c:pt>
                <c:pt idx="755">
                  <c:v>-10.092573000000007</c:v>
                </c:pt>
                <c:pt idx="756">
                  <c:v>-10.106542000000006</c:v>
                </c:pt>
                <c:pt idx="757">
                  <c:v>-10.120515000000006</c:v>
                </c:pt>
                <c:pt idx="758">
                  <c:v>-10.134488000000006</c:v>
                </c:pt>
                <c:pt idx="759">
                  <c:v>-10.148461000000006</c:v>
                </c:pt>
                <c:pt idx="760">
                  <c:v>-10.162427000000006</c:v>
                </c:pt>
                <c:pt idx="761">
                  <c:v>-10.176390000000007</c:v>
                </c:pt>
                <c:pt idx="762">
                  <c:v>-10.190366000000006</c:v>
                </c:pt>
                <c:pt idx="763">
                  <c:v>-10.204339000000006</c:v>
                </c:pt>
                <c:pt idx="764">
                  <c:v>-10.217246000000006</c:v>
                </c:pt>
                <c:pt idx="765">
                  <c:v>-10.231209000000007</c:v>
                </c:pt>
                <c:pt idx="766">
                  <c:v>-10.244103000000006</c:v>
                </c:pt>
                <c:pt idx="767">
                  <c:v>-10.256997000000005</c:v>
                </c:pt>
                <c:pt idx="768">
                  <c:v>-10.269901000000006</c:v>
                </c:pt>
                <c:pt idx="769">
                  <c:v>-10.282805000000007</c:v>
                </c:pt>
                <c:pt idx="770">
                  <c:v>-10.296778000000007</c:v>
                </c:pt>
                <c:pt idx="771">
                  <c:v>-10.310744000000007</c:v>
                </c:pt>
                <c:pt idx="772">
                  <c:v>-10.324714000000007</c:v>
                </c:pt>
                <c:pt idx="773">
                  <c:v>-10.338683000000007</c:v>
                </c:pt>
                <c:pt idx="774">
                  <c:v>-10.351577000000006</c:v>
                </c:pt>
                <c:pt idx="775">
                  <c:v>-10.365547000000007</c:v>
                </c:pt>
                <c:pt idx="776">
                  <c:v>-10.379520000000007</c:v>
                </c:pt>
                <c:pt idx="777">
                  <c:v>-10.392417000000007</c:v>
                </c:pt>
                <c:pt idx="778">
                  <c:v>-10.405314000000008</c:v>
                </c:pt>
                <c:pt idx="779">
                  <c:v>-10.419277000000008</c:v>
                </c:pt>
                <c:pt idx="780">
                  <c:v>-10.433247000000009</c:v>
                </c:pt>
                <c:pt idx="781">
                  <c:v>-10.445083000000009</c:v>
                </c:pt>
                <c:pt idx="782">
                  <c:v>-10.457990000000009</c:v>
                </c:pt>
                <c:pt idx="783">
                  <c:v>-10.471956000000009</c:v>
                </c:pt>
                <c:pt idx="784">
                  <c:v>-10.48377800000001</c:v>
                </c:pt>
                <c:pt idx="785">
                  <c:v>-10.49774800000001</c:v>
                </c:pt>
                <c:pt idx="786">
                  <c:v>-10.510652000000011</c:v>
                </c:pt>
                <c:pt idx="787">
                  <c:v>-10.524625000000011</c:v>
                </c:pt>
                <c:pt idx="788">
                  <c:v>-10.538591000000011</c:v>
                </c:pt>
                <c:pt idx="789">
                  <c:v>-10.552561000000011</c:v>
                </c:pt>
                <c:pt idx="790">
                  <c:v>-10.566537000000011</c:v>
                </c:pt>
                <c:pt idx="791">
                  <c:v>-10.579441000000012</c:v>
                </c:pt>
                <c:pt idx="792">
                  <c:v>-10.592335000000011</c:v>
                </c:pt>
                <c:pt idx="793">
                  <c:v>-10.606298000000011</c:v>
                </c:pt>
                <c:pt idx="794">
                  <c:v>-10.620268000000012</c:v>
                </c:pt>
                <c:pt idx="795">
                  <c:v>-10.634235000000011</c:v>
                </c:pt>
                <c:pt idx="796">
                  <c:v>-10.647126000000011</c:v>
                </c:pt>
                <c:pt idx="797">
                  <c:v>-10.661092000000011</c:v>
                </c:pt>
                <c:pt idx="798">
                  <c:v>-10.673996000000011</c:v>
                </c:pt>
                <c:pt idx="799">
                  <c:v>-10.687962000000011</c:v>
                </c:pt>
                <c:pt idx="800">
                  <c:v>-10.700863000000011</c:v>
                </c:pt>
                <c:pt idx="801">
                  <c:v>-10.71376400000001</c:v>
                </c:pt>
                <c:pt idx="802">
                  <c:v>-10.72773700000001</c:v>
                </c:pt>
                <c:pt idx="803">
                  <c:v>-10.74171000000001</c:v>
                </c:pt>
                <c:pt idx="804">
                  <c:v>-10.75567300000001</c:v>
                </c:pt>
                <c:pt idx="805">
                  <c:v>-10.76857400000001</c:v>
                </c:pt>
                <c:pt idx="806">
                  <c:v>-10.781468000000009</c:v>
                </c:pt>
                <c:pt idx="807">
                  <c:v>-10.79542600000001</c:v>
                </c:pt>
                <c:pt idx="808">
                  <c:v>-10.80832300000001</c:v>
                </c:pt>
                <c:pt idx="809">
                  <c:v>-10.82229600000001</c:v>
                </c:pt>
                <c:pt idx="810">
                  <c:v>-10.83626900000001</c:v>
                </c:pt>
                <c:pt idx="811">
                  <c:v>-10.85023800000001</c:v>
                </c:pt>
                <c:pt idx="812">
                  <c:v>-10.86526900000001</c:v>
                </c:pt>
                <c:pt idx="813">
                  <c:v>-10.87817000000001</c:v>
                </c:pt>
                <c:pt idx="814">
                  <c:v>-10.89001600000001</c:v>
                </c:pt>
                <c:pt idx="815">
                  <c:v>-10.902920000000011</c:v>
                </c:pt>
                <c:pt idx="816">
                  <c:v>-10.915824000000011</c:v>
                </c:pt>
                <c:pt idx="817">
                  <c:v>-10.928731000000012</c:v>
                </c:pt>
                <c:pt idx="818">
                  <c:v>-10.942711000000012</c:v>
                </c:pt>
                <c:pt idx="819">
                  <c:v>-10.956680000000011</c:v>
                </c:pt>
                <c:pt idx="820">
                  <c:v>-10.970638000000012</c:v>
                </c:pt>
                <c:pt idx="821">
                  <c:v>-10.984604000000012</c:v>
                </c:pt>
                <c:pt idx="822">
                  <c:v>-10.997505000000011</c:v>
                </c:pt>
                <c:pt idx="823">
                  <c:v>-11.011481000000011</c:v>
                </c:pt>
                <c:pt idx="824">
                  <c:v>-11.025451000000011</c:v>
                </c:pt>
                <c:pt idx="825">
                  <c:v>-11.039431000000011</c:v>
                </c:pt>
                <c:pt idx="826">
                  <c:v>-11.054465000000011</c:v>
                </c:pt>
                <c:pt idx="827">
                  <c:v>-11.068435000000012</c:v>
                </c:pt>
                <c:pt idx="828">
                  <c:v>-11.082408000000012</c:v>
                </c:pt>
                <c:pt idx="829">
                  <c:v>-11.096381000000012</c:v>
                </c:pt>
                <c:pt idx="830">
                  <c:v>-11.109275000000011</c:v>
                </c:pt>
                <c:pt idx="831">
                  <c:v>-11.122182000000011</c:v>
                </c:pt>
                <c:pt idx="832">
                  <c:v>-11.13507600000001</c:v>
                </c:pt>
                <c:pt idx="833">
                  <c:v>-11.147980000000011</c:v>
                </c:pt>
                <c:pt idx="834">
                  <c:v>-11.161953000000011</c:v>
                </c:pt>
                <c:pt idx="835">
                  <c:v>-11.175916000000012</c:v>
                </c:pt>
                <c:pt idx="836">
                  <c:v>-11.188817000000011</c:v>
                </c:pt>
                <c:pt idx="837">
                  <c:v>-11.202787000000011</c:v>
                </c:pt>
                <c:pt idx="838">
                  <c:v>-11.215691000000012</c:v>
                </c:pt>
                <c:pt idx="839">
                  <c:v>-11.228588000000013</c:v>
                </c:pt>
                <c:pt idx="840">
                  <c:v>-11.241488000000013</c:v>
                </c:pt>
                <c:pt idx="841">
                  <c:v>-11.254392000000013</c:v>
                </c:pt>
                <c:pt idx="842">
                  <c:v>-11.267296000000014</c:v>
                </c:pt>
                <c:pt idx="843">
                  <c:v>-11.280193000000015</c:v>
                </c:pt>
                <c:pt idx="844">
                  <c:v>-11.293090000000015</c:v>
                </c:pt>
                <c:pt idx="845">
                  <c:v>-11.307056000000015</c:v>
                </c:pt>
                <c:pt idx="846">
                  <c:v>-11.321029000000015</c:v>
                </c:pt>
                <c:pt idx="847">
                  <c:v>-11.333926000000016</c:v>
                </c:pt>
                <c:pt idx="848">
                  <c:v>-11.347906000000016</c:v>
                </c:pt>
                <c:pt idx="849">
                  <c:v>-11.361879000000016</c:v>
                </c:pt>
                <c:pt idx="850">
                  <c:v>-11.374773000000015</c:v>
                </c:pt>
                <c:pt idx="851">
                  <c:v>-11.387670000000016</c:v>
                </c:pt>
                <c:pt idx="852">
                  <c:v>-11.400570000000016</c:v>
                </c:pt>
                <c:pt idx="853">
                  <c:v>-11.413474000000017</c:v>
                </c:pt>
                <c:pt idx="854">
                  <c:v>-11.427440000000017</c:v>
                </c:pt>
                <c:pt idx="855">
                  <c:v>-11.441406000000017</c:v>
                </c:pt>
                <c:pt idx="856">
                  <c:v>-11.455372000000017</c:v>
                </c:pt>
                <c:pt idx="857">
                  <c:v>-11.468276000000017</c:v>
                </c:pt>
                <c:pt idx="858">
                  <c:v>-11.481173000000018</c:v>
                </c:pt>
                <c:pt idx="859">
                  <c:v>-11.495143000000018</c:v>
                </c:pt>
                <c:pt idx="860">
                  <c:v>-11.509110000000017</c:v>
                </c:pt>
                <c:pt idx="861">
                  <c:v>-11.523080000000018</c:v>
                </c:pt>
                <c:pt idx="862">
                  <c:v>-11.535992000000018</c:v>
                </c:pt>
                <c:pt idx="863">
                  <c:v>-11.548889000000019</c:v>
                </c:pt>
                <c:pt idx="864">
                  <c:v>-11.561789000000019</c:v>
                </c:pt>
                <c:pt idx="865">
                  <c:v>-11.573618000000019</c:v>
                </c:pt>
                <c:pt idx="866">
                  <c:v>-11.586519000000019</c:v>
                </c:pt>
                <c:pt idx="867">
                  <c:v>-11.600485000000019</c:v>
                </c:pt>
                <c:pt idx="868">
                  <c:v>-11.614455000000019</c:v>
                </c:pt>
                <c:pt idx="869">
                  <c:v>-11.62734500000002</c:v>
                </c:pt>
                <c:pt idx="870">
                  <c:v>-11.640246000000019</c:v>
                </c:pt>
                <c:pt idx="871">
                  <c:v>-11.653140000000018</c:v>
                </c:pt>
                <c:pt idx="872">
                  <c:v>-11.666037000000019</c:v>
                </c:pt>
                <c:pt idx="873">
                  <c:v>-11.678934000000019</c:v>
                </c:pt>
                <c:pt idx="874">
                  <c:v>-11.691828000000019</c:v>
                </c:pt>
                <c:pt idx="875">
                  <c:v>-11.704729000000018</c:v>
                </c:pt>
                <c:pt idx="876">
                  <c:v>-11.718702000000018</c:v>
                </c:pt>
                <c:pt idx="877">
                  <c:v>-11.732665000000019</c:v>
                </c:pt>
                <c:pt idx="878">
                  <c:v>-11.745562000000019</c:v>
                </c:pt>
                <c:pt idx="879">
                  <c:v>-11.75953200000002</c:v>
                </c:pt>
                <c:pt idx="880">
                  <c:v>-11.77244400000002</c:v>
                </c:pt>
                <c:pt idx="881">
                  <c:v>-11.78534800000002</c:v>
                </c:pt>
                <c:pt idx="882">
                  <c:v>-11.79932100000002</c:v>
                </c:pt>
                <c:pt idx="883">
                  <c:v>-11.81328700000002</c:v>
                </c:pt>
                <c:pt idx="884">
                  <c:v>-11.826191000000021</c:v>
                </c:pt>
                <c:pt idx="885">
                  <c:v>-11.839088000000022</c:v>
                </c:pt>
                <c:pt idx="886">
                  <c:v>-11.851992000000022</c:v>
                </c:pt>
                <c:pt idx="887">
                  <c:v>-11.863825000000022</c:v>
                </c:pt>
                <c:pt idx="888">
                  <c:v>-11.877788000000022</c:v>
                </c:pt>
                <c:pt idx="889">
                  <c:v>-11.891751000000022</c:v>
                </c:pt>
                <c:pt idx="890">
                  <c:v>-11.905721000000023</c:v>
                </c:pt>
                <c:pt idx="891">
                  <c:v>-11.919687000000023</c:v>
                </c:pt>
                <c:pt idx="892">
                  <c:v>-11.933653000000023</c:v>
                </c:pt>
                <c:pt idx="893">
                  <c:v>-11.947626000000023</c:v>
                </c:pt>
                <c:pt idx="894">
                  <c:v>-11.961589000000023</c:v>
                </c:pt>
                <c:pt idx="895">
                  <c:v>-11.974486000000024</c:v>
                </c:pt>
                <c:pt idx="896">
                  <c:v>-11.988452000000024</c:v>
                </c:pt>
                <c:pt idx="897">
                  <c:v>-12.001353000000023</c:v>
                </c:pt>
                <c:pt idx="898">
                  <c:v>-12.015326000000023</c:v>
                </c:pt>
                <c:pt idx="899">
                  <c:v>-12.029302000000023</c:v>
                </c:pt>
                <c:pt idx="900">
                  <c:v>-12.042206000000023</c:v>
                </c:pt>
                <c:pt idx="901">
                  <c:v>-12.055103000000024</c:v>
                </c:pt>
                <c:pt idx="902">
                  <c:v>-12.068007000000025</c:v>
                </c:pt>
                <c:pt idx="903">
                  <c:v>-12.080911000000025</c:v>
                </c:pt>
                <c:pt idx="904">
                  <c:v>-12.094866000000025</c:v>
                </c:pt>
                <c:pt idx="905">
                  <c:v>-12.107763000000025</c:v>
                </c:pt>
                <c:pt idx="906">
                  <c:v>-12.120663000000025</c:v>
                </c:pt>
                <c:pt idx="907">
                  <c:v>-12.133560000000026</c:v>
                </c:pt>
                <c:pt idx="908">
                  <c:v>-12.146461000000025</c:v>
                </c:pt>
                <c:pt idx="909">
                  <c:v>-12.160434000000025</c:v>
                </c:pt>
                <c:pt idx="910">
                  <c:v>-12.173331000000026</c:v>
                </c:pt>
                <c:pt idx="911">
                  <c:v>-12.186225000000025</c:v>
                </c:pt>
                <c:pt idx="912">
                  <c:v>-12.200195000000026</c:v>
                </c:pt>
                <c:pt idx="913">
                  <c:v>-12.213101000000025</c:v>
                </c:pt>
                <c:pt idx="914">
                  <c:v>-12.225998000000025</c:v>
                </c:pt>
                <c:pt idx="915">
                  <c:v>-12.238902000000026</c:v>
                </c:pt>
                <c:pt idx="916">
                  <c:v>-12.251796000000025</c:v>
                </c:pt>
                <c:pt idx="917">
                  <c:v>-12.265769000000025</c:v>
                </c:pt>
                <c:pt idx="918">
                  <c:v>-12.278666000000026</c:v>
                </c:pt>
                <c:pt idx="919">
                  <c:v>-12.292636000000027</c:v>
                </c:pt>
                <c:pt idx="920">
                  <c:v>-12.305534000000026</c:v>
                </c:pt>
                <c:pt idx="921">
                  <c:v>-12.318438000000027</c:v>
                </c:pt>
                <c:pt idx="922">
                  <c:v>-12.332411000000027</c:v>
                </c:pt>
                <c:pt idx="923">
                  <c:v>-12.346380000000027</c:v>
                </c:pt>
                <c:pt idx="924">
                  <c:v>-12.359277000000027</c:v>
                </c:pt>
                <c:pt idx="925">
                  <c:v>-12.373246000000027</c:v>
                </c:pt>
                <c:pt idx="926">
                  <c:v>-12.387212000000027</c:v>
                </c:pt>
                <c:pt idx="927">
                  <c:v>-12.400116000000027</c:v>
                </c:pt>
                <c:pt idx="928">
                  <c:v>-12.414079000000028</c:v>
                </c:pt>
                <c:pt idx="929">
                  <c:v>-12.426976000000028</c:v>
                </c:pt>
                <c:pt idx="930">
                  <c:v>-12.439877000000028</c:v>
                </c:pt>
                <c:pt idx="931">
                  <c:v>-12.452771000000027</c:v>
                </c:pt>
                <c:pt idx="932">
                  <c:v>-12.466748000000027</c:v>
                </c:pt>
                <c:pt idx="933">
                  <c:v>-12.480706000000028</c:v>
                </c:pt>
                <c:pt idx="934">
                  <c:v>-12.493610000000029</c:v>
                </c:pt>
                <c:pt idx="935">
                  <c:v>-12.507583000000029</c:v>
                </c:pt>
                <c:pt idx="936">
                  <c:v>-12.521552000000028</c:v>
                </c:pt>
                <c:pt idx="937">
                  <c:v>-12.535518000000028</c:v>
                </c:pt>
                <c:pt idx="938">
                  <c:v>-12.548425000000028</c:v>
                </c:pt>
                <c:pt idx="939">
                  <c:v>-12.561325000000028</c:v>
                </c:pt>
                <c:pt idx="940">
                  <c:v>-12.575298000000029</c:v>
                </c:pt>
                <c:pt idx="941">
                  <c:v>-12.588195000000029</c:v>
                </c:pt>
                <c:pt idx="942">
                  <c:v>-12.602161000000029</c:v>
                </c:pt>
                <c:pt idx="943">
                  <c:v>-12.616134000000029</c:v>
                </c:pt>
                <c:pt idx="944">
                  <c:v>-12.630100000000029</c:v>
                </c:pt>
                <c:pt idx="945">
                  <c:v>-12.644066000000029</c:v>
                </c:pt>
                <c:pt idx="946">
                  <c:v>-12.656960000000028</c:v>
                </c:pt>
                <c:pt idx="947">
                  <c:v>-12.669854000000027</c:v>
                </c:pt>
                <c:pt idx="948">
                  <c:v>-12.683824000000028</c:v>
                </c:pt>
                <c:pt idx="949">
                  <c:v>-12.697787000000028</c:v>
                </c:pt>
                <c:pt idx="950">
                  <c:v>-12.711756000000028</c:v>
                </c:pt>
                <c:pt idx="951">
                  <c:v>-12.725726000000028</c:v>
                </c:pt>
                <c:pt idx="952">
                  <c:v>-12.738623000000029</c:v>
                </c:pt>
                <c:pt idx="953">
                  <c:v>-12.75152700000003</c:v>
                </c:pt>
                <c:pt idx="954">
                  <c:v>-12.76550000000003</c:v>
                </c:pt>
                <c:pt idx="955">
                  <c:v>-12.77839700000003</c:v>
                </c:pt>
                <c:pt idx="956">
                  <c:v>-12.791291000000029</c:v>
                </c:pt>
                <c:pt idx="957">
                  <c:v>-12.80526400000003</c:v>
                </c:pt>
                <c:pt idx="958">
                  <c:v>-12.819230000000029</c:v>
                </c:pt>
                <c:pt idx="959">
                  <c:v>-12.833196000000029</c:v>
                </c:pt>
                <c:pt idx="960">
                  <c:v>-12.84716600000003</c:v>
                </c:pt>
                <c:pt idx="961">
                  <c:v>-12.86112900000003</c:v>
                </c:pt>
                <c:pt idx="962">
                  <c:v>-12.874026000000031</c:v>
                </c:pt>
                <c:pt idx="963">
                  <c:v>-12.886917000000031</c:v>
                </c:pt>
                <c:pt idx="964">
                  <c:v>-12.900880000000031</c:v>
                </c:pt>
                <c:pt idx="965">
                  <c:v>-12.914846000000031</c:v>
                </c:pt>
                <c:pt idx="966">
                  <c:v>-12.927743000000032</c:v>
                </c:pt>
                <c:pt idx="967">
                  <c:v>-12.941709000000031</c:v>
                </c:pt>
                <c:pt idx="968">
                  <c:v>-12.954613000000032</c:v>
                </c:pt>
                <c:pt idx="969">
                  <c:v>-12.967525000000032</c:v>
                </c:pt>
                <c:pt idx="970">
                  <c:v>-12.981498000000032</c:v>
                </c:pt>
                <c:pt idx="971">
                  <c:v>-12.996542000000032</c:v>
                </c:pt>
                <c:pt idx="972">
                  <c:v>-13.010515000000032</c:v>
                </c:pt>
                <c:pt idx="973">
                  <c:v>-13.024478000000032</c:v>
                </c:pt>
                <c:pt idx="974">
                  <c:v>-13.037368000000033</c:v>
                </c:pt>
                <c:pt idx="975">
                  <c:v>-13.050265000000033</c:v>
                </c:pt>
                <c:pt idx="976">
                  <c:v>-13.063169000000034</c:v>
                </c:pt>
                <c:pt idx="977">
                  <c:v>-13.075001000000034</c:v>
                </c:pt>
                <c:pt idx="978">
                  <c:v>-13.087913000000034</c:v>
                </c:pt>
                <c:pt idx="979">
                  <c:v>-13.100810000000035</c:v>
                </c:pt>
                <c:pt idx="980">
                  <c:v>-13.112639000000035</c:v>
                </c:pt>
                <c:pt idx="981">
                  <c:v>-13.126609000000036</c:v>
                </c:pt>
                <c:pt idx="982">
                  <c:v>-13.139506000000036</c:v>
                </c:pt>
                <c:pt idx="983">
                  <c:v>-13.152407000000036</c:v>
                </c:pt>
                <c:pt idx="984">
                  <c:v>-13.166373000000036</c:v>
                </c:pt>
                <c:pt idx="985">
                  <c:v>-13.179273000000036</c:v>
                </c:pt>
                <c:pt idx="986">
                  <c:v>-13.192160000000035</c:v>
                </c:pt>
                <c:pt idx="987">
                  <c:v>-13.206123000000035</c:v>
                </c:pt>
                <c:pt idx="988">
                  <c:v>-13.219020000000036</c:v>
                </c:pt>
                <c:pt idx="989">
                  <c:v>-13.231924000000037</c:v>
                </c:pt>
                <c:pt idx="990">
                  <c:v>-13.244824000000037</c:v>
                </c:pt>
                <c:pt idx="991">
                  <c:v>-13.257721000000037</c:v>
                </c:pt>
                <c:pt idx="992">
                  <c:v>-13.271697000000037</c:v>
                </c:pt>
                <c:pt idx="993">
                  <c:v>-13.284601000000038</c:v>
                </c:pt>
                <c:pt idx="994">
                  <c:v>-13.298570000000037</c:v>
                </c:pt>
                <c:pt idx="995">
                  <c:v>-13.312543000000037</c:v>
                </c:pt>
                <c:pt idx="996">
                  <c:v>-13.326516000000037</c:v>
                </c:pt>
                <c:pt idx="997">
                  <c:v>-13.340489000000037</c:v>
                </c:pt>
                <c:pt idx="998">
                  <c:v>-13.353386000000038</c:v>
                </c:pt>
                <c:pt idx="999">
                  <c:v>-13.366290000000038</c:v>
                </c:pt>
                <c:pt idx="1000">
                  <c:v>-13.379194000000039</c:v>
                </c:pt>
                <c:pt idx="1001">
                  <c:v>-13.39209100000004</c:v>
                </c:pt>
                <c:pt idx="1002">
                  <c:v>-13.40499500000004</c:v>
                </c:pt>
                <c:pt idx="1003">
                  <c:v>-13.417895000000041</c:v>
                </c:pt>
                <c:pt idx="1004">
                  <c:v>-13.430792000000041</c:v>
                </c:pt>
                <c:pt idx="1005">
                  <c:v>-13.444761000000041</c:v>
                </c:pt>
                <c:pt idx="1006">
                  <c:v>-13.458734000000041</c:v>
                </c:pt>
                <c:pt idx="1007">
                  <c:v>-13.47163500000004</c:v>
                </c:pt>
                <c:pt idx="1008">
                  <c:v>-13.484536000000039</c:v>
                </c:pt>
                <c:pt idx="1009">
                  <c:v>-13.497437000000039</c:v>
                </c:pt>
                <c:pt idx="1010">
                  <c:v>-13.511410000000039</c:v>
                </c:pt>
                <c:pt idx="1011">
                  <c:v>-13.525376000000039</c:v>
                </c:pt>
                <c:pt idx="1012">
                  <c:v>-13.539342000000039</c:v>
                </c:pt>
                <c:pt idx="1013">
                  <c:v>-13.553251000000039</c:v>
                </c:pt>
                <c:pt idx="1014">
                  <c:v>-13.567050000000039</c:v>
                </c:pt>
                <c:pt idx="1015">
                  <c:v>-13.580997000000039</c:v>
                </c:pt>
                <c:pt idx="1016">
                  <c:v>-13.59397200000004</c:v>
                </c:pt>
                <c:pt idx="1017">
                  <c:v>-13.608017000000039</c:v>
                </c:pt>
                <c:pt idx="1018">
                  <c:v>-13.619902000000039</c:v>
                </c:pt>
                <c:pt idx="1019">
                  <c:v>-13.632838000000039</c:v>
                </c:pt>
                <c:pt idx="1020">
                  <c:v>-13.645750000000039</c:v>
                </c:pt>
                <c:pt idx="1021">
                  <c:v>-13.659727000000039</c:v>
                </c:pt>
                <c:pt idx="1022">
                  <c:v>-13.67263100000004</c:v>
                </c:pt>
                <c:pt idx="1023">
                  <c:v>-13.686607000000039</c:v>
                </c:pt>
                <c:pt idx="1024">
                  <c:v>-13.69951100000004</c:v>
                </c:pt>
                <c:pt idx="1025">
                  <c:v>-13.713481000000041</c:v>
                </c:pt>
                <c:pt idx="1026">
                  <c:v>-13.72638200000004</c:v>
                </c:pt>
                <c:pt idx="1027">
                  <c:v>-13.739283000000039</c:v>
                </c:pt>
                <c:pt idx="1028">
                  <c:v>-13.75218700000004</c:v>
                </c:pt>
                <c:pt idx="1029">
                  <c:v>-13.766150000000041</c:v>
                </c:pt>
                <c:pt idx="1030">
                  <c:v>-13.779047000000041</c:v>
                </c:pt>
                <c:pt idx="1031">
                  <c:v>-13.791947000000041</c:v>
                </c:pt>
                <c:pt idx="1032">
                  <c:v>-13.804848000000041</c:v>
                </c:pt>
                <c:pt idx="1033">
                  <c:v>-13.817752000000041</c:v>
                </c:pt>
                <c:pt idx="1034">
                  <c:v>-13.830649000000042</c:v>
                </c:pt>
                <c:pt idx="1035">
                  <c:v>-13.843556000000042</c:v>
                </c:pt>
                <c:pt idx="1036">
                  <c:v>-13.857526000000043</c:v>
                </c:pt>
                <c:pt idx="1037">
                  <c:v>-13.870427000000042</c:v>
                </c:pt>
                <c:pt idx="1038">
                  <c:v>-13.884396000000041</c:v>
                </c:pt>
                <c:pt idx="1039">
                  <c:v>-13.897293000000042</c:v>
                </c:pt>
                <c:pt idx="1040">
                  <c:v>-13.911248000000041</c:v>
                </c:pt>
                <c:pt idx="1041">
                  <c:v>-13.925218000000042</c:v>
                </c:pt>
                <c:pt idx="1042">
                  <c:v>-13.940262000000041</c:v>
                </c:pt>
                <c:pt idx="1043">
                  <c:v>-13.953163000000041</c:v>
                </c:pt>
                <c:pt idx="1044">
                  <c:v>-13.967133000000041</c:v>
                </c:pt>
                <c:pt idx="1045">
                  <c:v>-13.980040000000042</c:v>
                </c:pt>
                <c:pt idx="1046">
                  <c:v>-13.992944000000042</c:v>
                </c:pt>
                <c:pt idx="1047">
                  <c:v>-14.005845000000042</c:v>
                </c:pt>
                <c:pt idx="1048">
                  <c:v>-14.018746000000041</c:v>
                </c:pt>
                <c:pt idx="1049">
                  <c:v>-14.03164000000004</c:v>
                </c:pt>
                <c:pt idx="1050">
                  <c:v>-14.044544000000041</c:v>
                </c:pt>
                <c:pt idx="1051">
                  <c:v>-14.058510000000041</c:v>
                </c:pt>
                <c:pt idx="1052">
                  <c:v>-14.071424000000041</c:v>
                </c:pt>
                <c:pt idx="1053">
                  <c:v>-14.085397000000041</c:v>
                </c:pt>
                <c:pt idx="1054">
                  <c:v>-14.099367000000042</c:v>
                </c:pt>
                <c:pt idx="1055">
                  <c:v>-14.113327000000043</c:v>
                </c:pt>
                <c:pt idx="1056">
                  <c:v>-14.126227000000043</c:v>
                </c:pt>
                <c:pt idx="1057">
                  <c:v>-14.140197000000043</c:v>
                </c:pt>
                <c:pt idx="1058">
                  <c:v>-14.153098000000043</c:v>
                </c:pt>
                <c:pt idx="1059">
                  <c:v>-14.167074000000042</c:v>
                </c:pt>
                <c:pt idx="1060">
                  <c:v>-14.179975000000042</c:v>
                </c:pt>
                <c:pt idx="1061">
                  <c:v>-14.193945000000042</c:v>
                </c:pt>
                <c:pt idx="1062">
                  <c:v>-14.207911000000042</c:v>
                </c:pt>
                <c:pt idx="1063">
                  <c:v>-14.220812000000041</c:v>
                </c:pt>
                <c:pt idx="1064">
                  <c:v>-14.233716000000042</c:v>
                </c:pt>
                <c:pt idx="1065">
                  <c:v>-14.246620000000043</c:v>
                </c:pt>
                <c:pt idx="1066">
                  <c:v>-14.260589000000042</c:v>
                </c:pt>
                <c:pt idx="1067">
                  <c:v>-14.273486000000043</c:v>
                </c:pt>
                <c:pt idx="1068">
                  <c:v>-14.287459000000043</c:v>
                </c:pt>
                <c:pt idx="1069">
                  <c:v>-14.300363000000043</c:v>
                </c:pt>
                <c:pt idx="1070">
                  <c:v>-14.313260000000044</c:v>
                </c:pt>
                <c:pt idx="1071">
                  <c:v>-14.327233000000044</c:v>
                </c:pt>
                <c:pt idx="1072">
                  <c:v>-14.340137000000045</c:v>
                </c:pt>
                <c:pt idx="1073">
                  <c:v>-14.354092000000044</c:v>
                </c:pt>
                <c:pt idx="1074">
                  <c:v>-14.368055000000044</c:v>
                </c:pt>
                <c:pt idx="1075">
                  <c:v>-14.382018000000045</c:v>
                </c:pt>
                <c:pt idx="1076">
                  <c:v>-14.395988000000045</c:v>
                </c:pt>
                <c:pt idx="1077">
                  <c:v>-14.409951000000046</c:v>
                </c:pt>
                <c:pt idx="1078">
                  <c:v>-14.423914000000046</c:v>
                </c:pt>
                <c:pt idx="1079">
                  <c:v>-14.437880000000046</c:v>
                </c:pt>
                <c:pt idx="1080">
                  <c:v>-14.451860000000046</c:v>
                </c:pt>
                <c:pt idx="1081">
                  <c:v>-14.465840000000046</c:v>
                </c:pt>
                <c:pt idx="1082">
                  <c:v>-14.479813000000046</c:v>
                </c:pt>
                <c:pt idx="1083">
                  <c:v>-14.493786000000046</c:v>
                </c:pt>
                <c:pt idx="1084">
                  <c:v>-14.507749000000047</c:v>
                </c:pt>
                <c:pt idx="1085">
                  <c:v>-14.521712000000047</c:v>
                </c:pt>
                <c:pt idx="1086">
                  <c:v>-14.534606000000046</c:v>
                </c:pt>
                <c:pt idx="1087">
                  <c:v>-14.548575000000046</c:v>
                </c:pt>
                <c:pt idx="1088">
                  <c:v>-14.562541000000046</c:v>
                </c:pt>
                <c:pt idx="1089">
                  <c:v>-14.575435000000045</c:v>
                </c:pt>
                <c:pt idx="1090">
                  <c:v>-14.589408000000045</c:v>
                </c:pt>
                <c:pt idx="1091">
                  <c:v>-14.603371000000045</c:v>
                </c:pt>
                <c:pt idx="1092">
                  <c:v>-14.616258000000045</c:v>
                </c:pt>
                <c:pt idx="1093">
                  <c:v>-14.629162000000045</c:v>
                </c:pt>
                <c:pt idx="1094">
                  <c:v>-14.642071000000046</c:v>
                </c:pt>
                <c:pt idx="1095">
                  <c:v>-14.654975000000046</c:v>
                </c:pt>
                <c:pt idx="1096">
                  <c:v>-14.667887000000047</c:v>
                </c:pt>
                <c:pt idx="1097">
                  <c:v>-14.681850000000047</c:v>
                </c:pt>
                <c:pt idx="1098">
                  <c:v>-14.694751000000046</c:v>
                </c:pt>
                <c:pt idx="1099">
                  <c:v>-14.707655000000047</c:v>
                </c:pt>
                <c:pt idx="1100">
                  <c:v>-14.720556000000046</c:v>
                </c:pt>
                <c:pt idx="1101">
                  <c:v>-14.732389000000046</c:v>
                </c:pt>
                <c:pt idx="1102">
                  <c:v>-14.745298000000046</c:v>
                </c:pt>
                <c:pt idx="1103">
                  <c:v>-14.759271000000046</c:v>
                </c:pt>
                <c:pt idx="1104">
                  <c:v>-14.773244000000046</c:v>
                </c:pt>
                <c:pt idx="1105">
                  <c:v>-14.787207000000047</c:v>
                </c:pt>
                <c:pt idx="1106">
                  <c:v>-14.801180000000047</c:v>
                </c:pt>
                <c:pt idx="1107">
                  <c:v>-14.815160000000047</c:v>
                </c:pt>
                <c:pt idx="1108">
                  <c:v>-14.828054000000046</c:v>
                </c:pt>
                <c:pt idx="1109">
                  <c:v>-14.842024000000047</c:v>
                </c:pt>
                <c:pt idx="1110">
                  <c:v>-14.855994000000047</c:v>
                </c:pt>
                <c:pt idx="1111">
                  <c:v>-14.868895000000046</c:v>
                </c:pt>
                <c:pt idx="1112">
                  <c:v>-14.882864000000046</c:v>
                </c:pt>
                <c:pt idx="1113">
                  <c:v>-14.896830000000046</c:v>
                </c:pt>
                <c:pt idx="1114">
                  <c:v>-14.910803000000046</c:v>
                </c:pt>
                <c:pt idx="1115">
                  <c:v>-14.924776000000046</c:v>
                </c:pt>
                <c:pt idx="1116">
                  <c:v>-14.938746000000046</c:v>
                </c:pt>
                <c:pt idx="1117">
                  <c:v>-14.951650000000047</c:v>
                </c:pt>
                <c:pt idx="1118">
                  <c:v>-14.964557000000047</c:v>
                </c:pt>
                <c:pt idx="1119">
                  <c:v>-14.978537000000047</c:v>
                </c:pt>
                <c:pt idx="1120">
                  <c:v>-14.992510000000047</c:v>
                </c:pt>
                <c:pt idx="1121">
                  <c:v>-15.005407000000048</c:v>
                </c:pt>
                <c:pt idx="1122">
                  <c:v>-15.018304000000049</c:v>
                </c:pt>
                <c:pt idx="1123">
                  <c:v>-15.032267000000049</c:v>
                </c:pt>
                <c:pt idx="1124">
                  <c:v>-15.045161000000048</c:v>
                </c:pt>
                <c:pt idx="1125">
                  <c:v>-15.059127000000048</c:v>
                </c:pt>
                <c:pt idx="1126">
                  <c:v>-15.072028000000047</c:v>
                </c:pt>
                <c:pt idx="1127">
                  <c:v>-15.084963000000048</c:v>
                </c:pt>
                <c:pt idx="1128">
                  <c:v>-15.099067000000048</c:v>
                </c:pt>
                <c:pt idx="1129">
                  <c:v>-15.113008000000049</c:v>
                </c:pt>
                <c:pt idx="1130">
                  <c:v>-15.125840000000048</c:v>
                </c:pt>
                <c:pt idx="1131">
                  <c:v>-15.138689000000047</c:v>
                </c:pt>
                <c:pt idx="1132">
                  <c:v>-15.152644000000047</c:v>
                </c:pt>
              </c:numCache>
            </c:numRef>
          </c:val>
          <c:smooth val="0"/>
          <c:extLst>
            <c:ext xmlns:c16="http://schemas.microsoft.com/office/drawing/2014/chart" uri="{C3380CC4-5D6E-409C-BE32-E72D297353CC}">
              <c16:uniqueId val="{00000002-AFF4-4CC4-AFC9-BD32C8024584}"/>
            </c:ext>
          </c:extLst>
        </c:ser>
        <c:dLbls>
          <c:showLegendKey val="0"/>
          <c:showVal val="0"/>
          <c:showCatName val="0"/>
          <c:showSerName val="0"/>
          <c:showPercent val="0"/>
          <c:showBubbleSize val="0"/>
        </c:dLbls>
        <c:smooth val="0"/>
        <c:axId val="931686088"/>
        <c:axId val="931688056"/>
      </c:lineChart>
      <c:catAx>
        <c:axId val="931686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8056"/>
        <c:crosses val="autoZero"/>
        <c:auto val="1"/>
        <c:lblAlgn val="ctr"/>
        <c:lblOffset val="100"/>
        <c:noMultiLvlLbl val="0"/>
      </c:catAx>
      <c:valAx>
        <c:axId val="93168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60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After</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Gyro!$X$1</c:f>
              <c:strCache>
                <c:ptCount val="1"/>
                <c:pt idx="0">
                  <c:v>Gangle_X</c:v>
                </c:pt>
              </c:strCache>
            </c:strRef>
          </c:tx>
          <c:spPr>
            <a:ln w="28575" cap="rnd">
              <a:solidFill>
                <a:schemeClr val="accent1"/>
              </a:solidFill>
              <a:round/>
            </a:ln>
            <a:effectLst/>
          </c:spPr>
          <c:marker>
            <c:symbol val="none"/>
          </c:marker>
          <c:val>
            <c:numRef>
              <c:f>Gyro!$X$2:$X$1357</c:f>
              <c:numCache>
                <c:formatCode>General</c:formatCode>
                <c:ptCount val="1356"/>
                <c:pt idx="0">
                  <c:v>-1.5855000000000001E-2</c:v>
                </c:pt>
                <c:pt idx="1">
                  <c:v>-3.2952999999999996E-2</c:v>
                </c:pt>
                <c:pt idx="2">
                  <c:v>-4.8661920000000004E-2</c:v>
                </c:pt>
                <c:pt idx="3">
                  <c:v>-6.4044441600000002E-2</c:v>
                </c:pt>
                <c:pt idx="4">
                  <c:v>-7.9094512768000017E-2</c:v>
                </c:pt>
                <c:pt idx="5">
                  <c:v>-9.3848782512640019E-2</c:v>
                </c:pt>
                <c:pt idx="6">
                  <c:v>-0.10833390686238721</c:v>
                </c:pt>
                <c:pt idx="7">
                  <c:v>-0.12252564872513946</c:v>
                </c:pt>
                <c:pt idx="8">
                  <c:v>-0.13539513575063669</c:v>
                </c:pt>
                <c:pt idx="9">
                  <c:v>-0.14799275303562395</c:v>
                </c:pt>
                <c:pt idx="10">
                  <c:v>-0.16137939797491146</c:v>
                </c:pt>
                <c:pt idx="11">
                  <c:v>-0.17345519001541324</c:v>
                </c:pt>
                <c:pt idx="12">
                  <c:v>-0.18636414621510497</c:v>
                </c:pt>
                <c:pt idx="13">
                  <c:v>-0.19793412329080287</c:v>
                </c:pt>
                <c:pt idx="14">
                  <c:v>-0.20827116082498681</c:v>
                </c:pt>
                <c:pt idx="15">
                  <c:v>-0.21630539760848708</c:v>
                </c:pt>
                <c:pt idx="16">
                  <c:v>-0.2293351296563173</c:v>
                </c:pt>
                <c:pt idx="17">
                  <c:v>-0.24423272706319096</c:v>
                </c:pt>
                <c:pt idx="18">
                  <c:v>-0.25461159252192717</c:v>
                </c:pt>
                <c:pt idx="19">
                  <c:v>-0.26484334067148863</c:v>
                </c:pt>
                <c:pt idx="20">
                  <c:v>-0.2759034738580588</c:v>
                </c:pt>
                <c:pt idx="21">
                  <c:v>-0.28572402438089761</c:v>
                </c:pt>
                <c:pt idx="22">
                  <c:v>-0.29635524389327961</c:v>
                </c:pt>
                <c:pt idx="23">
                  <c:v>-0.30677165901541398</c:v>
                </c:pt>
                <c:pt idx="24">
                  <c:v>-0.31591234583510569</c:v>
                </c:pt>
                <c:pt idx="25">
                  <c:v>-0.32490587891840356</c:v>
                </c:pt>
                <c:pt idx="26">
                  <c:v>-0.33373220134003551</c:v>
                </c:pt>
                <c:pt idx="27">
                  <c:v>-0.34345177731323479</c:v>
                </c:pt>
                <c:pt idx="28">
                  <c:v>-0.35290706176697012</c:v>
                </c:pt>
                <c:pt idx="29">
                  <c:v>-0.36221050053163073</c:v>
                </c:pt>
                <c:pt idx="30">
                  <c:v>-0.37029363052099812</c:v>
                </c:pt>
                <c:pt idx="31">
                  <c:v>-0.3782205979105781</c:v>
                </c:pt>
                <c:pt idx="32">
                  <c:v>-0.38806914595236652</c:v>
                </c:pt>
                <c:pt idx="33">
                  <c:v>-0.39556158303331918</c:v>
                </c:pt>
                <c:pt idx="34">
                  <c:v>-0.40188605137265276</c:v>
                </c:pt>
                <c:pt idx="35">
                  <c:v>-0.40913645034519969</c:v>
                </c:pt>
                <c:pt idx="36">
                  <c:v>-0.41732284133829567</c:v>
                </c:pt>
                <c:pt idx="37">
                  <c:v>-0.4253498445115298</c:v>
                </c:pt>
                <c:pt idx="38">
                  <c:v>-0.43319128762129916</c:v>
                </c:pt>
                <c:pt idx="39">
                  <c:v>-0.43982778186887317</c:v>
                </c:pt>
                <c:pt idx="40">
                  <c:v>-0.44529876623149572</c:v>
                </c:pt>
                <c:pt idx="41">
                  <c:v>-0.45274085090686578</c:v>
                </c:pt>
                <c:pt idx="42">
                  <c:v>-0.45794363388872844</c:v>
                </c:pt>
                <c:pt idx="43">
                  <c:v>-0.46516728121095391</c:v>
                </c:pt>
                <c:pt idx="44">
                  <c:v>-0.47221411558673482</c:v>
                </c:pt>
                <c:pt idx="45">
                  <c:v>-0.47810111327500004</c:v>
                </c:pt>
                <c:pt idx="46">
                  <c:v>-0.48387649100950003</c:v>
                </c:pt>
                <c:pt idx="47">
                  <c:v>-0.48954310118930999</c:v>
                </c:pt>
                <c:pt idx="48">
                  <c:v>-0.49504185916552379</c:v>
                </c:pt>
                <c:pt idx="49">
                  <c:v>-0.5014905819822133</c:v>
                </c:pt>
                <c:pt idx="50">
                  <c:v>-0.50782409034256903</c:v>
                </c:pt>
                <c:pt idx="51">
                  <c:v>-0.51299630853571765</c:v>
                </c:pt>
                <c:pt idx="52">
                  <c:v>-0.51912532236500331</c:v>
                </c:pt>
                <c:pt idx="53">
                  <c:v>-0.52405067591770327</c:v>
                </c:pt>
                <c:pt idx="54">
                  <c:v>-0.52992412239934916</c:v>
                </c:pt>
                <c:pt idx="55">
                  <c:v>-0.53568385995136225</c:v>
                </c:pt>
                <c:pt idx="56">
                  <c:v>-0.54129382275233495</c:v>
                </c:pt>
                <c:pt idx="57">
                  <c:v>-0.54473426629728827</c:v>
                </c:pt>
                <c:pt idx="58">
                  <c:v>-0.54806042097134244</c:v>
                </c:pt>
                <c:pt idx="59">
                  <c:v>-0.55346863255191558</c:v>
                </c:pt>
                <c:pt idx="60">
                  <c:v>-0.55873297990087734</c:v>
                </c:pt>
                <c:pt idx="61">
                  <c:v>-0.56286294030285977</c:v>
                </c:pt>
                <c:pt idx="62">
                  <c:v>-0.56799122149680259</c:v>
                </c:pt>
                <c:pt idx="63">
                  <c:v>-0.57299011706686642</c:v>
                </c:pt>
                <c:pt idx="64">
                  <c:v>-0.57787285472552907</c:v>
                </c:pt>
                <c:pt idx="65">
                  <c:v>-0.58059803763101858</c:v>
                </c:pt>
                <c:pt idx="66">
                  <c:v>-0.58431187687839814</c:v>
                </c:pt>
                <c:pt idx="67">
                  <c:v>-0.58793051934083018</c:v>
                </c:pt>
                <c:pt idx="68">
                  <c:v>-0.59147880895401361</c:v>
                </c:pt>
                <c:pt idx="69">
                  <c:v>-0.59495777277493334</c:v>
                </c:pt>
                <c:pt idx="70">
                  <c:v>-0.59833697731943458</c:v>
                </c:pt>
                <c:pt idx="71">
                  <c:v>-0.60166507777304579</c:v>
                </c:pt>
                <c:pt idx="72">
                  <c:v>-0.60599019621758476</c:v>
                </c:pt>
                <c:pt idx="73">
                  <c:v>-0.6091902322932331</c:v>
                </c:pt>
                <c:pt idx="74">
                  <c:v>-0.61232598764736834</c:v>
                </c:pt>
                <c:pt idx="75">
                  <c:v>-0.61537536789442093</c:v>
                </c:pt>
                <c:pt idx="76">
                  <c:v>-0.61944430053653243</c:v>
                </c:pt>
                <c:pt idx="77">
                  <c:v>-0.62130189452580187</c:v>
                </c:pt>
                <c:pt idx="78">
                  <c:v>-0.62524955663528581</c:v>
                </c:pt>
                <c:pt idx="79">
                  <c:v>-0.62908874550258009</c:v>
                </c:pt>
                <c:pt idx="80">
                  <c:v>-0.63286081059252841</c:v>
                </c:pt>
                <c:pt idx="81">
                  <c:v>-0.63447753438067789</c:v>
                </c:pt>
                <c:pt idx="82">
                  <c:v>-0.63709076369306439</c:v>
                </c:pt>
                <c:pt idx="83">
                  <c:v>-0.64071598841920308</c:v>
                </c:pt>
                <c:pt idx="84">
                  <c:v>-0.64426282865081896</c:v>
                </c:pt>
                <c:pt idx="85">
                  <c:v>-0.64776355207780267</c:v>
                </c:pt>
                <c:pt idx="86">
                  <c:v>-0.65113924103624665</c:v>
                </c:pt>
                <c:pt idx="87">
                  <c:v>-0.65448133621552174</c:v>
                </c:pt>
                <c:pt idx="88">
                  <c:v>-0.65877870949121131</c:v>
                </c:pt>
                <c:pt idx="89">
                  <c:v>-0.66195035530138713</c:v>
                </c:pt>
                <c:pt idx="90">
                  <c:v>-0.66406860819535929</c:v>
                </c:pt>
                <c:pt idx="91">
                  <c:v>-0.66713467603145205</c:v>
                </c:pt>
                <c:pt idx="92">
                  <c:v>-0.67013058251082303</c:v>
                </c:pt>
                <c:pt idx="93">
                  <c:v>-0.67309035086060653</c:v>
                </c:pt>
                <c:pt idx="94">
                  <c:v>-0.67496002384339449</c:v>
                </c:pt>
                <c:pt idx="95">
                  <c:v>-0.67781560336652658</c:v>
                </c:pt>
                <c:pt idx="96">
                  <c:v>-0.68062237129919601</c:v>
                </c:pt>
                <c:pt idx="97">
                  <c:v>-0.68231772387321199</c:v>
                </c:pt>
                <c:pt idx="98">
                  <c:v>-0.68399380939574772</c:v>
                </c:pt>
                <c:pt idx="99">
                  <c:v>-0.68668823320783268</c:v>
                </c:pt>
                <c:pt idx="100">
                  <c:v>-0.68931960854367602</c:v>
                </c:pt>
                <c:pt idx="101">
                  <c:v>-0.69189927637280246</c:v>
                </c:pt>
                <c:pt idx="102">
                  <c:v>-0.69443133084534636</c:v>
                </c:pt>
                <c:pt idx="103">
                  <c:v>-0.69688058422843946</c:v>
                </c:pt>
                <c:pt idx="104">
                  <c:v>-0.69930881254387067</c:v>
                </c:pt>
                <c:pt idx="105">
                  <c:v>-0.69961581629299319</c:v>
                </c:pt>
                <c:pt idx="106">
                  <c:v>-0.70199849996713337</c:v>
                </c:pt>
                <c:pt idx="107">
                  <c:v>-0.70535676996779073</c:v>
                </c:pt>
                <c:pt idx="108">
                  <c:v>-0.70758769456843496</c:v>
                </c:pt>
                <c:pt idx="109">
                  <c:v>-0.70875136067706612</c:v>
                </c:pt>
                <c:pt idx="110">
                  <c:v>-0.71093821346352482</c:v>
                </c:pt>
                <c:pt idx="111">
                  <c:v>-0.71306900919425431</c:v>
                </c:pt>
                <c:pt idx="112">
                  <c:v>-0.71413982901036921</c:v>
                </c:pt>
                <c:pt idx="113">
                  <c:v>-0.71517277243016175</c:v>
                </c:pt>
                <c:pt idx="114">
                  <c:v>-0.71618481698155856</c:v>
                </c:pt>
                <c:pt idx="115">
                  <c:v>-0.71720966064192737</c:v>
                </c:pt>
                <c:pt idx="116">
                  <c:v>-0.71713658742908881</c:v>
                </c:pt>
                <c:pt idx="117">
                  <c:v>-0.71810335568050698</c:v>
                </c:pt>
                <c:pt idx="118">
                  <c:v>-0.71904618856689684</c:v>
                </c:pt>
                <c:pt idx="119">
                  <c:v>-0.72101216479555896</c:v>
                </c:pt>
                <c:pt idx="120">
                  <c:v>-0.72294434149964781</c:v>
                </c:pt>
                <c:pt idx="121">
                  <c:v>-0.72380623466965477</c:v>
                </c:pt>
                <c:pt idx="122">
                  <c:v>-0.7246414099762617</c:v>
                </c:pt>
                <c:pt idx="123">
                  <c:v>-0.72655592177673656</c:v>
                </c:pt>
                <c:pt idx="124">
                  <c:v>-0.72734192334120185</c:v>
                </c:pt>
                <c:pt idx="125">
                  <c:v>-0.72810136487437771</c:v>
                </c:pt>
                <c:pt idx="126">
                  <c:v>-0.72882239757689016</c:v>
                </c:pt>
                <c:pt idx="127">
                  <c:v>-0.7305958296253523</c:v>
                </c:pt>
                <c:pt idx="128">
                  <c:v>-0.73130239303284528</c:v>
                </c:pt>
                <c:pt idx="129">
                  <c:v>-0.73304768517218843</c:v>
                </c:pt>
                <c:pt idx="130">
                  <c:v>-0.73478995146874471</c:v>
                </c:pt>
                <c:pt idx="131">
                  <c:v>-0.73649859243936988</c:v>
                </c:pt>
                <c:pt idx="132">
                  <c:v>-0.73704742059058248</c:v>
                </c:pt>
                <c:pt idx="133">
                  <c:v>-0.73866429217877083</c:v>
                </c:pt>
                <c:pt idx="134">
                  <c:v>-0.73919940633519543</c:v>
                </c:pt>
                <c:pt idx="135">
                  <c:v>-0.73974061820849146</c:v>
                </c:pt>
                <c:pt idx="136">
                  <c:v>-0.74129538584432164</c:v>
                </c:pt>
                <c:pt idx="137">
                  <c:v>-0.74280591812743513</c:v>
                </c:pt>
                <c:pt idx="138">
                  <c:v>-0.74428501976488637</c:v>
                </c:pt>
                <c:pt idx="139">
                  <c:v>-0.74575903936958865</c:v>
                </c:pt>
                <c:pt idx="140">
                  <c:v>-0.74615959858219683</c:v>
                </c:pt>
                <c:pt idx="141">
                  <c:v>-0.74658632661055291</c:v>
                </c:pt>
                <c:pt idx="142">
                  <c:v>-0.7480177000783419</c:v>
                </c:pt>
                <c:pt idx="143">
                  <c:v>-0.74939358607677509</c:v>
                </c:pt>
                <c:pt idx="144">
                  <c:v>-0.75079579435523958</c:v>
                </c:pt>
                <c:pt idx="145">
                  <c:v>-0.75109255846813472</c:v>
                </c:pt>
                <c:pt idx="146">
                  <c:v>-0.75240684729877194</c:v>
                </c:pt>
                <c:pt idx="147">
                  <c:v>-0.75266131035279638</c:v>
                </c:pt>
                <c:pt idx="148">
                  <c:v>-0.75394790414574042</c:v>
                </c:pt>
                <c:pt idx="149">
                  <c:v>-0.75628038606282555</c:v>
                </c:pt>
                <c:pt idx="150">
                  <c:v>-0.75750587834156891</c:v>
                </c:pt>
                <c:pt idx="151">
                  <c:v>-0.75873102077473742</c:v>
                </c:pt>
                <c:pt idx="152">
                  <c:v>-0.75889274035924259</c:v>
                </c:pt>
                <c:pt idx="153">
                  <c:v>-0.76006454555205771</c:v>
                </c:pt>
                <c:pt idx="154">
                  <c:v>-0.76119415464101658</c:v>
                </c:pt>
                <c:pt idx="155">
                  <c:v>-0.76232329154819622</c:v>
                </c:pt>
                <c:pt idx="156">
                  <c:v>-0.76345334571723233</c:v>
                </c:pt>
                <c:pt idx="157">
                  <c:v>-0.76454891880288767</c:v>
                </c:pt>
                <c:pt idx="158">
                  <c:v>-0.76565034042682989</c:v>
                </c:pt>
                <c:pt idx="159">
                  <c:v>-0.76669859361829329</c:v>
                </c:pt>
                <c:pt idx="160">
                  <c:v>-0.76774746174592745</c:v>
                </c:pt>
                <c:pt idx="161">
                  <c:v>-0.76877267251100889</c:v>
                </c:pt>
                <c:pt idx="162">
                  <c:v>-0.76977975906078866</c:v>
                </c:pt>
                <c:pt idx="163">
                  <c:v>-0.76972296387957284</c:v>
                </c:pt>
                <c:pt idx="164">
                  <c:v>-0.77065122460198143</c:v>
                </c:pt>
                <c:pt idx="165">
                  <c:v>-0.77162938010994186</c:v>
                </c:pt>
                <c:pt idx="166">
                  <c:v>-0.77258307250774305</c:v>
                </c:pt>
                <c:pt idx="167">
                  <c:v>-0.7724720310575881</c:v>
                </c:pt>
                <c:pt idx="168">
                  <c:v>-0.77234703043643638</c:v>
                </c:pt>
                <c:pt idx="169">
                  <c:v>-0.77221262982770755</c:v>
                </c:pt>
                <c:pt idx="170">
                  <c:v>-0.77415439723115342</c:v>
                </c:pt>
                <c:pt idx="171">
                  <c:v>-0.77399284928653023</c:v>
                </c:pt>
                <c:pt idx="172">
                  <c:v>-0.77382659230079964</c:v>
                </c:pt>
                <c:pt idx="173">
                  <c:v>-0.77472810045478369</c:v>
                </c:pt>
                <c:pt idx="174">
                  <c:v>-0.77559085844568787</c:v>
                </c:pt>
                <c:pt idx="175">
                  <c:v>-0.7764540412767742</c:v>
                </c:pt>
                <c:pt idx="176">
                  <c:v>-0.77727064045123873</c:v>
                </c:pt>
                <c:pt idx="177">
                  <c:v>-0.7780989076422139</c:v>
                </c:pt>
                <c:pt idx="178">
                  <c:v>-0.77889838948936951</c:v>
                </c:pt>
                <c:pt idx="179">
                  <c:v>-0.77966398169958206</c:v>
                </c:pt>
                <c:pt idx="180">
                  <c:v>-0.78043012206559048</c:v>
                </c:pt>
                <c:pt idx="181">
                  <c:v>-0.78222157962427863</c:v>
                </c:pt>
                <c:pt idx="182">
                  <c:v>-0.78396742803179298</c:v>
                </c:pt>
                <c:pt idx="183">
                  <c:v>-0.78461661947115713</c:v>
                </c:pt>
                <c:pt idx="184">
                  <c:v>-0.7852877070817339</c:v>
                </c:pt>
                <c:pt idx="185">
                  <c:v>-0.78594781294009919</c:v>
                </c:pt>
                <c:pt idx="186">
                  <c:v>-0.78766471668129712</c:v>
                </c:pt>
                <c:pt idx="187">
                  <c:v>-0.78828302234767111</c:v>
                </c:pt>
                <c:pt idx="188">
                  <c:v>-0.78888258190071769</c:v>
                </c:pt>
                <c:pt idx="189">
                  <c:v>-0.78947161026270329</c:v>
                </c:pt>
                <c:pt idx="190">
                  <c:v>-0.79004487805744916</c:v>
                </c:pt>
                <c:pt idx="191">
                  <c:v>-0.79062752049630025</c:v>
                </c:pt>
                <c:pt idx="192">
                  <c:v>-0.79120279008637429</c:v>
                </c:pt>
                <c:pt idx="193">
                  <c:v>-0.79277003428464676</c:v>
                </c:pt>
                <c:pt idx="194">
                  <c:v>-0.79327225359895381</c:v>
                </c:pt>
                <c:pt idx="195">
                  <c:v>-0.79376256852697469</c:v>
                </c:pt>
                <c:pt idx="196">
                  <c:v>-0.79319145715643513</c:v>
                </c:pt>
                <c:pt idx="197">
                  <c:v>-0.79369652801330648</c:v>
                </c:pt>
                <c:pt idx="198">
                  <c:v>-0.79420951745304036</c:v>
                </c:pt>
                <c:pt idx="199">
                  <c:v>-0.79468892710397954</c:v>
                </c:pt>
                <c:pt idx="200">
                  <c:v>-0.79412906856189991</c:v>
                </c:pt>
                <c:pt idx="201">
                  <c:v>-0.79357902719066187</c:v>
                </c:pt>
                <c:pt idx="202">
                  <c:v>-0.79407006664684865</c:v>
                </c:pt>
                <c:pt idx="203">
                  <c:v>-0.79350408531391159</c:v>
                </c:pt>
                <c:pt idx="204">
                  <c:v>-0.79398946360763345</c:v>
                </c:pt>
                <c:pt idx="205">
                  <c:v>-0.79342113433548067</c:v>
                </c:pt>
                <c:pt idx="206">
                  <c:v>-0.79287149164877102</c:v>
                </c:pt>
                <c:pt idx="207">
                  <c:v>-0.79232294181579555</c:v>
                </c:pt>
                <c:pt idx="208">
                  <c:v>-0.79285088297947959</c:v>
                </c:pt>
                <c:pt idx="209">
                  <c:v>-0.79337710531989003</c:v>
                </c:pt>
                <c:pt idx="210">
                  <c:v>-0.7938356432134922</c:v>
                </c:pt>
                <c:pt idx="211">
                  <c:v>-0.79430493034922234</c:v>
                </c:pt>
                <c:pt idx="212">
                  <c:v>-0.79372327174223778</c:v>
                </c:pt>
                <c:pt idx="213">
                  <c:v>-0.79318864630739294</c:v>
                </c:pt>
                <c:pt idx="214">
                  <c:v>-0.7926282533812451</c:v>
                </c:pt>
                <c:pt idx="215">
                  <c:v>-0.7931631883136202</c:v>
                </c:pt>
                <c:pt idx="216">
                  <c:v>-0.79365874454734786</c:v>
                </c:pt>
                <c:pt idx="217">
                  <c:v>-0.79310100965640085</c:v>
                </c:pt>
                <c:pt idx="218">
                  <c:v>-0.79357582946327287</c:v>
                </c:pt>
                <c:pt idx="219">
                  <c:v>-0.79299997287400747</c:v>
                </c:pt>
                <c:pt idx="220">
                  <c:v>-0.79241281341652736</c:v>
                </c:pt>
                <c:pt idx="221">
                  <c:v>-0.79188197714819675</c:v>
                </c:pt>
                <c:pt idx="222">
                  <c:v>-0.79030715760523285</c:v>
                </c:pt>
                <c:pt idx="223">
                  <c:v>-0.79085373445312823</c:v>
                </c:pt>
                <c:pt idx="224">
                  <c:v>-0.7903436997640656</c:v>
                </c:pt>
                <c:pt idx="225">
                  <c:v>-0.7898565057687843</c:v>
                </c:pt>
                <c:pt idx="226">
                  <c:v>-0.78935635565340856</c:v>
                </c:pt>
                <c:pt idx="227">
                  <c:v>-0.78782762854034027</c:v>
                </c:pt>
                <c:pt idx="228">
                  <c:v>-0.78843141596953348</c:v>
                </c:pt>
                <c:pt idx="229">
                  <c:v>-0.78798874765014282</c:v>
                </c:pt>
                <c:pt idx="230">
                  <c:v>-0.78753251269713997</c:v>
                </c:pt>
                <c:pt idx="231">
                  <c:v>-0.78711590244319718</c:v>
                </c:pt>
                <c:pt idx="232">
                  <c:v>-0.78774828439433331</c:v>
                </c:pt>
                <c:pt idx="233">
                  <c:v>-0.78836099870644671</c:v>
                </c:pt>
                <c:pt idx="234">
                  <c:v>-0.78892329873231781</c:v>
                </c:pt>
                <c:pt idx="235">
                  <c:v>-0.78843447275767142</c:v>
                </c:pt>
                <c:pt idx="236">
                  <c:v>-0.79007104330251798</c:v>
                </c:pt>
                <c:pt idx="237">
                  <c:v>-0.79061960243646767</c:v>
                </c:pt>
                <c:pt idx="238">
                  <c:v>-0.79012445038773838</c:v>
                </c:pt>
                <c:pt idx="239">
                  <c:v>-0.78960932137998352</c:v>
                </c:pt>
                <c:pt idx="240">
                  <c:v>-0.78912235495238381</c:v>
                </c:pt>
                <c:pt idx="241">
                  <c:v>-0.78972376785333609</c:v>
                </c:pt>
                <c:pt idx="242">
                  <c:v>-0.7892167924962693</c:v>
                </c:pt>
                <c:pt idx="243">
                  <c:v>-0.79082375664634386</c:v>
                </c:pt>
                <c:pt idx="244">
                  <c:v>-0.79136700151341699</c:v>
                </c:pt>
                <c:pt idx="245">
                  <c:v>-0.79189666148314863</c:v>
                </c:pt>
                <c:pt idx="246">
                  <c:v>-0.79240404825348565</c:v>
                </c:pt>
                <c:pt idx="247">
                  <c:v>-0.79289486728841585</c:v>
                </c:pt>
                <c:pt idx="248">
                  <c:v>-0.79338874994264752</c:v>
                </c:pt>
                <c:pt idx="249">
                  <c:v>-0.79281745494379463</c:v>
                </c:pt>
                <c:pt idx="250">
                  <c:v>-0.79332146584491869</c:v>
                </c:pt>
                <c:pt idx="251">
                  <c:v>-0.79379727652802023</c:v>
                </c:pt>
                <c:pt idx="252">
                  <c:v>-0.79324881099745981</c:v>
                </c:pt>
                <c:pt idx="253">
                  <c:v>-0.79376585477751072</c:v>
                </c:pt>
                <c:pt idx="254">
                  <c:v>-0.79427613768196048</c:v>
                </c:pt>
                <c:pt idx="255">
                  <c:v>-0.79369443492832126</c:v>
                </c:pt>
                <c:pt idx="256">
                  <c:v>-0.79313594622975481</c:v>
                </c:pt>
                <c:pt idx="257">
                  <c:v>-0.79366308730515966</c:v>
                </c:pt>
                <c:pt idx="258">
                  <c:v>-0.79306632555905643</c:v>
                </c:pt>
                <c:pt idx="259">
                  <c:v>-0.79250913904787523</c:v>
                </c:pt>
                <c:pt idx="260">
                  <c:v>-0.79199421626691768</c:v>
                </c:pt>
                <c:pt idx="261">
                  <c:v>-0.79252457194157933</c:v>
                </c:pt>
                <c:pt idx="262">
                  <c:v>-0.79198068050274772</c:v>
                </c:pt>
                <c:pt idx="263">
                  <c:v>-0.79250042689269273</c:v>
                </c:pt>
                <c:pt idx="264">
                  <c:v>-0.79299481835483876</c:v>
                </c:pt>
                <c:pt idx="265">
                  <c:v>-0.79349304198774195</c:v>
                </c:pt>
                <c:pt idx="266">
                  <c:v>-0.79395544114798711</c:v>
                </c:pt>
                <c:pt idx="267">
                  <c:v>-0.79443079232502722</c:v>
                </c:pt>
                <c:pt idx="268">
                  <c:v>-0.79490057647852663</c:v>
                </c:pt>
                <c:pt idx="269">
                  <c:v>-0.79537846494895614</c:v>
                </c:pt>
                <c:pt idx="270">
                  <c:v>-0.79582475564997701</c:v>
                </c:pt>
                <c:pt idx="271">
                  <c:v>-0.79524294053697742</c:v>
                </c:pt>
                <c:pt idx="272">
                  <c:v>-0.79466694172623786</c:v>
                </c:pt>
                <c:pt idx="273">
                  <c:v>-0.794091162891713</c:v>
                </c:pt>
                <c:pt idx="274">
                  <c:v>-0.79355067963387871</c:v>
                </c:pt>
                <c:pt idx="275">
                  <c:v>-0.79403114604120106</c:v>
                </c:pt>
                <c:pt idx="276">
                  <c:v>-0.79346504312037702</c:v>
                </c:pt>
                <c:pt idx="277">
                  <c:v>-0.7929154422579695</c:v>
                </c:pt>
                <c:pt idx="278">
                  <c:v>-0.79344309341281016</c:v>
                </c:pt>
                <c:pt idx="279">
                  <c:v>-0.79289957154455404</c:v>
                </c:pt>
                <c:pt idx="280">
                  <c:v>-0.79234694011366291</c:v>
                </c:pt>
                <c:pt idx="281">
                  <c:v>-0.79391080131138969</c:v>
                </c:pt>
                <c:pt idx="282">
                  <c:v>-0.79440572528516196</c:v>
                </c:pt>
                <c:pt idx="283">
                  <c:v>-0.79386217077945875</c:v>
                </c:pt>
                <c:pt idx="284">
                  <c:v>-0.79436874736386964</c:v>
                </c:pt>
                <c:pt idx="285">
                  <c:v>-0.79586623241659227</c:v>
                </c:pt>
                <c:pt idx="286">
                  <c:v>-0.79633730776826039</c:v>
                </c:pt>
                <c:pt idx="287">
                  <c:v>-0.79573866161289519</c:v>
                </c:pt>
                <c:pt idx="288">
                  <c:v>-0.79619734838063727</c:v>
                </c:pt>
                <c:pt idx="289">
                  <c:v>-0.7966629814130245</c:v>
                </c:pt>
                <c:pt idx="290">
                  <c:v>-0.79708174178476388</c:v>
                </c:pt>
                <c:pt idx="291">
                  <c:v>-0.79645390694906859</c:v>
                </c:pt>
                <c:pt idx="292">
                  <c:v>-0.79584468881008719</c:v>
                </c:pt>
                <c:pt idx="293">
                  <c:v>-0.79628959503388541</c:v>
                </c:pt>
                <c:pt idx="294">
                  <c:v>-0.79673118313320768</c:v>
                </c:pt>
                <c:pt idx="295">
                  <c:v>-0.79715285947054348</c:v>
                </c:pt>
                <c:pt idx="296">
                  <c:v>-0.79654080228113255</c:v>
                </c:pt>
                <c:pt idx="297">
                  <c:v>-0.79592648623550988</c:v>
                </c:pt>
                <c:pt idx="298">
                  <c:v>-0.79532139651079981</c:v>
                </c:pt>
                <c:pt idx="299">
                  <c:v>-0.79475204858058379</c:v>
                </c:pt>
                <c:pt idx="300">
                  <c:v>-0.79420140760897218</c:v>
                </c:pt>
                <c:pt idx="301">
                  <c:v>-0.79467223945679277</c:v>
                </c:pt>
                <c:pt idx="302">
                  <c:v>-0.79409949466765695</c:v>
                </c:pt>
                <c:pt idx="303">
                  <c:v>-0.79352528477430384</c:v>
                </c:pt>
                <c:pt idx="304">
                  <c:v>-0.79300057907881771</c:v>
                </c:pt>
                <c:pt idx="305">
                  <c:v>-0.79245828749724134</c:v>
                </c:pt>
                <c:pt idx="306">
                  <c:v>-0.79195096174729651</c:v>
                </c:pt>
                <c:pt idx="307">
                  <c:v>-0.79143240251235059</c:v>
                </c:pt>
                <c:pt idx="308">
                  <c:v>-0.79196501446210354</c:v>
                </c:pt>
                <c:pt idx="309">
                  <c:v>-0.79248817417286144</c:v>
                </c:pt>
                <c:pt idx="310">
                  <c:v>-0.79193173068940426</c:v>
                </c:pt>
                <c:pt idx="311">
                  <c:v>-0.79140319607561616</c:v>
                </c:pt>
                <c:pt idx="312">
                  <c:v>-0.79297161215410383</c:v>
                </c:pt>
                <c:pt idx="313">
                  <c:v>-0.79450439991102162</c:v>
                </c:pt>
                <c:pt idx="314">
                  <c:v>-0.79497069191280123</c:v>
                </c:pt>
                <c:pt idx="315">
                  <c:v>-0.79543345807454524</c:v>
                </c:pt>
                <c:pt idx="316">
                  <c:v>-0.79482342891305435</c:v>
                </c:pt>
                <c:pt idx="317">
                  <c:v>-0.79424572033479324</c:v>
                </c:pt>
                <c:pt idx="318">
                  <c:v>-0.79365778592809733</c:v>
                </c:pt>
                <c:pt idx="319">
                  <c:v>-0.7941589902095354</c:v>
                </c:pt>
                <c:pt idx="320">
                  <c:v>-0.79465539040534472</c:v>
                </c:pt>
                <c:pt idx="321">
                  <c:v>-0.79510424259723778</c:v>
                </c:pt>
                <c:pt idx="322">
                  <c:v>-0.79453435774529302</c:v>
                </c:pt>
                <c:pt idx="323">
                  <c:v>-0.79395131059038715</c:v>
                </c:pt>
                <c:pt idx="324">
                  <c:v>-0.79443598437857943</c:v>
                </c:pt>
                <c:pt idx="325">
                  <c:v>-0.79384102469100781</c:v>
                </c:pt>
                <c:pt idx="326">
                  <c:v>-0.79534238419718761</c:v>
                </c:pt>
                <c:pt idx="327">
                  <c:v>-0.79576047651324389</c:v>
                </c:pt>
                <c:pt idx="328">
                  <c:v>-0.79515764698297897</c:v>
                </c:pt>
                <c:pt idx="329">
                  <c:v>-0.79560933404331935</c:v>
                </c:pt>
                <c:pt idx="330">
                  <c:v>-0.7960213273624529</c:v>
                </c:pt>
                <c:pt idx="331">
                  <c:v>-0.79544044081520382</c:v>
                </c:pt>
                <c:pt idx="332">
                  <c:v>-0.79484769199889971</c:v>
                </c:pt>
                <c:pt idx="333">
                  <c:v>-0.79427287815892167</c:v>
                </c:pt>
                <c:pt idx="334">
                  <c:v>-0.79473030059574323</c:v>
                </c:pt>
                <c:pt idx="335">
                  <c:v>-0.7951630745838284</c:v>
                </c:pt>
                <c:pt idx="336">
                  <c:v>-0.79457449309215178</c:v>
                </c:pt>
                <c:pt idx="337">
                  <c:v>-0.79610482323030862</c:v>
                </c:pt>
                <c:pt idx="338">
                  <c:v>-0.79655702676570239</c:v>
                </c:pt>
                <c:pt idx="339">
                  <c:v>-0.79697792623038832</c:v>
                </c:pt>
                <c:pt idx="340">
                  <c:v>-0.79635760770578057</c:v>
                </c:pt>
                <c:pt idx="341">
                  <c:v>-0.79676691555166501</c:v>
                </c:pt>
                <c:pt idx="342">
                  <c:v>-0.79616547724063158</c:v>
                </c:pt>
                <c:pt idx="343">
                  <c:v>-0.79556338769581891</c:v>
                </c:pt>
                <c:pt idx="344">
                  <c:v>-0.79599039994190257</c:v>
                </c:pt>
                <c:pt idx="345">
                  <c:v>-0.79537565194306448</c:v>
                </c:pt>
                <c:pt idx="346">
                  <c:v>-0.79474357890420322</c:v>
                </c:pt>
                <c:pt idx="347">
                  <c:v>-0.79415832732611913</c:v>
                </c:pt>
                <c:pt idx="348">
                  <c:v>-0.79356402077959687</c:v>
                </c:pt>
                <c:pt idx="349">
                  <c:v>-0.79198028036400503</c:v>
                </c:pt>
                <c:pt idx="350">
                  <c:v>-0.79144205475672491</c:v>
                </c:pt>
                <c:pt idx="351">
                  <c:v>-0.79198241366159039</c:v>
                </c:pt>
                <c:pt idx="352">
                  <c:v>-0.79144872538835853</c:v>
                </c:pt>
                <c:pt idx="353">
                  <c:v>-0.79198001088059133</c:v>
                </c:pt>
                <c:pt idx="354">
                  <c:v>-0.79147019066297941</c:v>
                </c:pt>
                <c:pt idx="355">
                  <c:v>-0.79199378684971977</c:v>
                </c:pt>
                <c:pt idx="356">
                  <c:v>-0.7925029711127255</c:v>
                </c:pt>
                <c:pt idx="357">
                  <c:v>-0.79299057169047094</c:v>
                </c:pt>
                <c:pt idx="358">
                  <c:v>-0.79348988025666156</c:v>
                </c:pt>
                <c:pt idx="359">
                  <c:v>-0.7939782026515283</c:v>
                </c:pt>
                <c:pt idx="360">
                  <c:v>-0.7934346785984977</c:v>
                </c:pt>
                <c:pt idx="361">
                  <c:v>-0.79392968502652783</c:v>
                </c:pt>
                <c:pt idx="362">
                  <c:v>-0.79441785132599729</c:v>
                </c:pt>
                <c:pt idx="363">
                  <c:v>-0.79379717429947727</c:v>
                </c:pt>
                <c:pt idx="364">
                  <c:v>-0.79323147081348766</c:v>
                </c:pt>
                <c:pt idx="365">
                  <c:v>-0.79267768139721795</c:v>
                </c:pt>
                <c:pt idx="366">
                  <c:v>-0.79320696776927357</c:v>
                </c:pt>
                <c:pt idx="367">
                  <c:v>-0.79264756841388806</c:v>
                </c:pt>
                <c:pt idx="368">
                  <c:v>-0.79314377704561023</c:v>
                </c:pt>
                <c:pt idx="369">
                  <c:v>-0.79258684150469805</c:v>
                </c:pt>
                <c:pt idx="370">
                  <c:v>-0.79205772467460411</c:v>
                </c:pt>
                <c:pt idx="371">
                  <c:v>-0.79155719018111192</c:v>
                </c:pt>
                <c:pt idx="372">
                  <c:v>-0.7910341463774897</c:v>
                </c:pt>
                <c:pt idx="373">
                  <c:v>-0.79156516344993988</c:v>
                </c:pt>
                <c:pt idx="374">
                  <c:v>-0.79211184018094105</c:v>
                </c:pt>
                <c:pt idx="375">
                  <c:v>-0.79262224337732212</c:v>
                </c:pt>
                <c:pt idx="376">
                  <c:v>-0.7920817185097756</c:v>
                </c:pt>
                <c:pt idx="377">
                  <c:v>-0.79154010413958009</c:v>
                </c:pt>
                <c:pt idx="378">
                  <c:v>-0.79207820205678858</c:v>
                </c:pt>
                <c:pt idx="379">
                  <c:v>-0.79256423801565279</c:v>
                </c:pt>
                <c:pt idx="380">
                  <c:v>-0.79098295325533963</c:v>
                </c:pt>
                <c:pt idx="381">
                  <c:v>-0.79050423419023286</c:v>
                </c:pt>
                <c:pt idx="382">
                  <c:v>-0.7910724295064282</c:v>
                </c:pt>
                <c:pt idx="383">
                  <c:v>-0.79060272091629957</c:v>
                </c:pt>
                <c:pt idx="384">
                  <c:v>-0.79112138649797359</c:v>
                </c:pt>
                <c:pt idx="385">
                  <c:v>-0.79165777876801413</c:v>
                </c:pt>
                <c:pt idx="386">
                  <c:v>-0.79113074319265386</c:v>
                </c:pt>
                <c:pt idx="387">
                  <c:v>-0.79060664832880079</c:v>
                </c:pt>
                <c:pt idx="388">
                  <c:v>-0.79012093536222472</c:v>
                </c:pt>
                <c:pt idx="389">
                  <c:v>-0.7906730766549801</c:v>
                </c:pt>
                <c:pt idx="390">
                  <c:v>-0.79124193512188046</c:v>
                </c:pt>
                <c:pt idx="391">
                  <c:v>-0.79174991641944281</c:v>
                </c:pt>
                <c:pt idx="392">
                  <c:v>-0.79226997809105393</c:v>
                </c:pt>
                <c:pt idx="393">
                  <c:v>-0.79172763852923289</c:v>
                </c:pt>
                <c:pt idx="394">
                  <c:v>-0.79331672575864809</c:v>
                </c:pt>
                <c:pt idx="395">
                  <c:v>-0.79274781124347504</c:v>
                </c:pt>
                <c:pt idx="396">
                  <c:v>-0.79324039501860555</c:v>
                </c:pt>
                <c:pt idx="397">
                  <c:v>-0.79264690711823349</c:v>
                </c:pt>
                <c:pt idx="398">
                  <c:v>-0.79210726897586869</c:v>
                </c:pt>
                <c:pt idx="399">
                  <c:v>-0.79052550359635132</c:v>
                </c:pt>
                <c:pt idx="400">
                  <c:v>-0.79103617352442424</c:v>
                </c:pt>
                <c:pt idx="401">
                  <c:v>-0.79155275005393577</c:v>
                </c:pt>
                <c:pt idx="402">
                  <c:v>-0.79208725505285704</c:v>
                </c:pt>
                <c:pt idx="403">
                  <c:v>-0.79157404995179992</c:v>
                </c:pt>
                <c:pt idx="404">
                  <c:v>-0.79206682895276392</c:v>
                </c:pt>
                <c:pt idx="405">
                  <c:v>-0.79154081237370866</c:v>
                </c:pt>
                <c:pt idx="406">
                  <c:v>-0.79100559612623444</c:v>
                </c:pt>
                <c:pt idx="407">
                  <c:v>-0.79048816420370971</c:v>
                </c:pt>
                <c:pt idx="408">
                  <c:v>-0.79000542091963544</c:v>
                </c:pt>
                <c:pt idx="409">
                  <c:v>-0.78950609250124271</c:v>
                </c:pt>
                <c:pt idx="410">
                  <c:v>-0.79003989065121794</c:v>
                </c:pt>
                <c:pt idx="411">
                  <c:v>-0.79059169283819364</c:v>
                </c:pt>
                <c:pt idx="412">
                  <c:v>-0.79114041898142973</c:v>
                </c:pt>
                <c:pt idx="413">
                  <c:v>-0.79064195060180109</c:v>
                </c:pt>
                <c:pt idx="414">
                  <c:v>-0.79116831158976497</c:v>
                </c:pt>
                <c:pt idx="415">
                  <c:v>-0.79170894535796976</c:v>
                </c:pt>
                <c:pt idx="416">
                  <c:v>-0.79115602645081029</c:v>
                </c:pt>
                <c:pt idx="417">
                  <c:v>-0.79060438592179405</c:v>
                </c:pt>
                <c:pt idx="418">
                  <c:v>-0.79115713820335809</c:v>
                </c:pt>
                <c:pt idx="419">
                  <c:v>-0.79170309543929096</c:v>
                </c:pt>
                <c:pt idx="420">
                  <c:v>-0.7922271535305051</c:v>
                </c:pt>
                <c:pt idx="421">
                  <c:v>-0.79167759045989494</c:v>
                </c:pt>
                <c:pt idx="422">
                  <c:v>-0.79220133865069708</c:v>
                </c:pt>
                <c:pt idx="423">
                  <c:v>-0.79272337187768316</c:v>
                </c:pt>
                <c:pt idx="424">
                  <c:v>-0.7932187844401295</c:v>
                </c:pt>
                <c:pt idx="425">
                  <c:v>-0.79371556875132687</c:v>
                </c:pt>
                <c:pt idx="426">
                  <c:v>-0.79418999737630036</c:v>
                </c:pt>
                <c:pt idx="427">
                  <c:v>-0.79467903742877444</c:v>
                </c:pt>
                <c:pt idx="428">
                  <c:v>-0.79514959668019891</c:v>
                </c:pt>
                <c:pt idx="429">
                  <c:v>-0.79561672474659495</c:v>
                </c:pt>
                <c:pt idx="430">
                  <c:v>-0.79605031025166306</c:v>
                </c:pt>
                <c:pt idx="431">
                  <c:v>-0.79647528404662982</c:v>
                </c:pt>
                <c:pt idx="432">
                  <c:v>-0.7958737183656972</c:v>
                </c:pt>
                <c:pt idx="433">
                  <c:v>-0.79630550399838329</c:v>
                </c:pt>
                <c:pt idx="434">
                  <c:v>-0.79569863391841567</c:v>
                </c:pt>
                <c:pt idx="435">
                  <c:v>-0.79823436124004732</c:v>
                </c:pt>
                <c:pt idx="436">
                  <c:v>-0.79760767401524646</c:v>
                </c:pt>
                <c:pt idx="437">
                  <c:v>-0.79797436053494153</c:v>
                </c:pt>
                <c:pt idx="438">
                  <c:v>-0.79938989332424271</c:v>
                </c:pt>
                <c:pt idx="439">
                  <c:v>-0.79869461545775788</c:v>
                </c:pt>
                <c:pt idx="440">
                  <c:v>-0.7990819631486028</c:v>
                </c:pt>
                <c:pt idx="441">
                  <c:v>-0.79842184388563076</c:v>
                </c:pt>
                <c:pt idx="442">
                  <c:v>-0.79775188700791821</c:v>
                </c:pt>
                <c:pt idx="443">
                  <c:v>-0.79712326926775978</c:v>
                </c:pt>
                <c:pt idx="444">
                  <c:v>-0.79753090388240455</c:v>
                </c:pt>
                <c:pt idx="445">
                  <c:v>-0.79793574580475646</c:v>
                </c:pt>
                <c:pt idx="446">
                  <c:v>-0.7983510908886613</c:v>
                </c:pt>
                <c:pt idx="447">
                  <c:v>-0.79770666907088805</c:v>
                </c:pt>
                <c:pt idx="448">
                  <c:v>-0.79707345568947019</c:v>
                </c:pt>
                <c:pt idx="449">
                  <c:v>-0.79644252657568071</c:v>
                </c:pt>
                <c:pt idx="450">
                  <c:v>-0.79584131604416697</c:v>
                </c:pt>
                <c:pt idx="451">
                  <c:v>-0.7952420497232835</c:v>
                </c:pt>
                <c:pt idx="452">
                  <c:v>-0.79572136872881782</c:v>
                </c:pt>
                <c:pt idx="453">
                  <c:v>-0.79721890135424145</c:v>
                </c:pt>
                <c:pt idx="454">
                  <c:v>-0.79763478332715665</c:v>
                </c:pt>
                <c:pt idx="455">
                  <c:v>-0.79803752766061353</c:v>
                </c:pt>
                <c:pt idx="456">
                  <c:v>-0.79837935710740127</c:v>
                </c:pt>
                <c:pt idx="457">
                  <c:v>-0.79876842996525321</c:v>
                </c:pt>
                <c:pt idx="458">
                  <c:v>-0.79809354136594801</c:v>
                </c:pt>
                <c:pt idx="459">
                  <c:v>-0.79845935053862904</c:v>
                </c:pt>
                <c:pt idx="460">
                  <c:v>-0.79885042352785651</c:v>
                </c:pt>
                <c:pt idx="461">
                  <c:v>-0.79923307505729935</c:v>
                </c:pt>
                <c:pt idx="462">
                  <c:v>-0.79859147355615334</c:v>
                </c:pt>
                <c:pt idx="463">
                  <c:v>-0.79790928408503026</c:v>
                </c:pt>
                <c:pt idx="464">
                  <c:v>-0.79726881840332964</c:v>
                </c:pt>
                <c:pt idx="465">
                  <c:v>-0.797673702035263</c:v>
                </c:pt>
                <c:pt idx="466">
                  <c:v>-0.79807590799455774</c:v>
                </c:pt>
                <c:pt idx="467">
                  <c:v>-0.79741318983466658</c:v>
                </c:pt>
                <c:pt idx="468">
                  <c:v>-0.79780992603797318</c:v>
                </c:pt>
                <c:pt idx="469">
                  <c:v>-0.79717432751721373</c:v>
                </c:pt>
                <c:pt idx="470">
                  <c:v>-0.79756790096686947</c:v>
                </c:pt>
                <c:pt idx="471">
                  <c:v>-0.79691122294753203</c:v>
                </c:pt>
                <c:pt idx="472">
                  <c:v>-0.79628797848858135</c:v>
                </c:pt>
                <c:pt idx="473">
                  <c:v>-0.79570251891880972</c:v>
                </c:pt>
                <c:pt idx="474">
                  <c:v>-0.79510602854043344</c:v>
                </c:pt>
                <c:pt idx="475">
                  <c:v>-0.79556822796962479</c:v>
                </c:pt>
                <c:pt idx="476">
                  <c:v>-0.79599362341023217</c:v>
                </c:pt>
                <c:pt idx="477">
                  <c:v>-0.79642263094202748</c:v>
                </c:pt>
                <c:pt idx="478">
                  <c:v>-0.79683407832318698</c:v>
                </c:pt>
                <c:pt idx="479">
                  <c:v>-0.7962074967567232</c:v>
                </c:pt>
                <c:pt idx="480">
                  <c:v>-0.79664270682158878</c:v>
                </c:pt>
                <c:pt idx="481">
                  <c:v>-0.79704021268515701</c:v>
                </c:pt>
                <c:pt idx="482">
                  <c:v>-0.79745240843145382</c:v>
                </c:pt>
                <c:pt idx="483">
                  <c:v>-0.79682800026282463</c:v>
                </c:pt>
                <c:pt idx="484">
                  <c:v>-0.79620266025756814</c:v>
                </c:pt>
                <c:pt idx="485">
                  <c:v>-0.79458360705241682</c:v>
                </c:pt>
                <c:pt idx="486">
                  <c:v>-0.79507325491136838</c:v>
                </c:pt>
                <c:pt idx="487">
                  <c:v>-0.79445990981314096</c:v>
                </c:pt>
                <c:pt idx="488">
                  <c:v>-0.79491509161687801</c:v>
                </c:pt>
                <c:pt idx="489">
                  <c:v>-0.79433022978454049</c:v>
                </c:pt>
                <c:pt idx="490">
                  <c:v>-0.79379728518884973</c:v>
                </c:pt>
                <c:pt idx="491">
                  <c:v>-0.79324071948507269</c:v>
                </c:pt>
                <c:pt idx="492">
                  <c:v>-0.79268096509537112</c:v>
                </c:pt>
                <c:pt idx="493">
                  <c:v>-0.79212384579346373</c:v>
                </c:pt>
                <c:pt idx="494">
                  <c:v>-0.7905587088775945</c:v>
                </c:pt>
                <c:pt idx="495">
                  <c:v>-0.79010233470004254</c:v>
                </c:pt>
                <c:pt idx="496">
                  <c:v>-0.79064628800604175</c:v>
                </c:pt>
                <c:pt idx="497">
                  <c:v>-0.79124314224592085</c:v>
                </c:pt>
                <c:pt idx="498">
                  <c:v>-0.79179319940100246</c:v>
                </c:pt>
                <c:pt idx="499">
                  <c:v>-0.79126849541298239</c:v>
                </c:pt>
                <c:pt idx="500">
                  <c:v>-0.7918192655047227</c:v>
                </c:pt>
                <c:pt idx="501">
                  <c:v>-0.79237740019462821</c:v>
                </c:pt>
                <c:pt idx="502">
                  <c:v>-0.7928742521907356</c:v>
                </c:pt>
                <c:pt idx="503">
                  <c:v>-0.79234896714692094</c:v>
                </c:pt>
                <c:pt idx="504">
                  <c:v>-0.79282806780398241</c:v>
                </c:pt>
                <c:pt idx="505">
                  <c:v>-0.79332048644790276</c:v>
                </c:pt>
                <c:pt idx="506">
                  <c:v>-0.7938150567189447</c:v>
                </c:pt>
                <c:pt idx="507">
                  <c:v>-0.79325447558456585</c:v>
                </c:pt>
                <c:pt idx="508">
                  <c:v>-0.79376954607287453</c:v>
                </c:pt>
                <c:pt idx="509">
                  <c:v>-0.79319277515141706</c:v>
                </c:pt>
                <c:pt idx="510">
                  <c:v>-0.79266417964838864</c:v>
                </c:pt>
                <c:pt idx="511">
                  <c:v>-0.79210707605542086</c:v>
                </c:pt>
                <c:pt idx="512">
                  <c:v>-0.79156587453431237</c:v>
                </c:pt>
                <c:pt idx="513">
                  <c:v>-0.79210497704362615</c:v>
                </c:pt>
                <c:pt idx="514">
                  <c:v>-0.79368461750275354</c:v>
                </c:pt>
                <c:pt idx="515">
                  <c:v>-0.79416752515269839</c:v>
                </c:pt>
                <c:pt idx="516">
                  <c:v>-0.7946545746496444</c:v>
                </c:pt>
                <c:pt idx="517">
                  <c:v>-0.79513462315665151</c:v>
                </c:pt>
                <c:pt idx="518">
                  <c:v>-0.79557113069351848</c:v>
                </c:pt>
                <c:pt idx="519">
                  <c:v>-0.79496778807964819</c:v>
                </c:pt>
                <c:pt idx="520">
                  <c:v>-0.79543549231805522</c:v>
                </c:pt>
                <c:pt idx="521">
                  <c:v>-0.79487312247169417</c:v>
                </c:pt>
                <c:pt idx="522">
                  <c:v>-0.79428406002226026</c:v>
                </c:pt>
                <c:pt idx="523">
                  <c:v>-0.79473947882181506</c:v>
                </c:pt>
                <c:pt idx="524">
                  <c:v>-0.79521326924537883</c:v>
                </c:pt>
                <c:pt idx="525">
                  <c:v>-0.79566292386047133</c:v>
                </c:pt>
                <c:pt idx="526">
                  <c:v>-0.79611092538326189</c:v>
                </c:pt>
                <c:pt idx="527">
                  <c:v>-0.79659596687559664</c:v>
                </c:pt>
                <c:pt idx="528">
                  <c:v>-0.79704362753808466</c:v>
                </c:pt>
                <c:pt idx="529">
                  <c:v>-0.79743829498732288</c:v>
                </c:pt>
                <c:pt idx="530">
                  <c:v>-0.79783636908757638</c:v>
                </c:pt>
                <c:pt idx="531">
                  <c:v>-0.79820938170582478</c:v>
                </c:pt>
                <c:pt idx="532">
                  <c:v>-0.79856859407170833</c:v>
                </c:pt>
                <c:pt idx="533">
                  <c:v>-0.79895840219027414</c:v>
                </c:pt>
                <c:pt idx="534">
                  <c:v>-0.79827115414646865</c:v>
                </c:pt>
                <c:pt idx="535">
                  <c:v>-0.79763305106353932</c:v>
                </c:pt>
                <c:pt idx="536">
                  <c:v>-0.79701047004226855</c:v>
                </c:pt>
                <c:pt idx="537">
                  <c:v>-0.79743518064142327</c:v>
                </c:pt>
                <c:pt idx="538">
                  <c:v>-0.7978491770285947</c:v>
                </c:pt>
                <c:pt idx="539">
                  <c:v>-0.79614233348802277</c:v>
                </c:pt>
                <c:pt idx="540">
                  <c:v>-0.7965440268182622</c:v>
                </c:pt>
                <c:pt idx="541">
                  <c:v>-0.79696180628189695</c:v>
                </c:pt>
                <c:pt idx="542">
                  <c:v>-0.797389570156259</c:v>
                </c:pt>
                <c:pt idx="543">
                  <c:v>-0.79677217875313378</c:v>
                </c:pt>
                <c:pt idx="544">
                  <c:v>-0.79611875517807107</c:v>
                </c:pt>
                <c:pt idx="545">
                  <c:v>-0.79655794007450975</c:v>
                </c:pt>
                <c:pt idx="546">
                  <c:v>-0.79698010127301955</c:v>
                </c:pt>
                <c:pt idx="547">
                  <c:v>-0.79634235924755903</c:v>
                </c:pt>
                <c:pt idx="548">
                  <c:v>-0.79575107206260787</c:v>
                </c:pt>
                <c:pt idx="549">
                  <c:v>-0.79511883062135558</c:v>
                </c:pt>
                <c:pt idx="550">
                  <c:v>-0.79449771400892844</c:v>
                </c:pt>
                <c:pt idx="551">
                  <c:v>-0.79391249972874989</c:v>
                </c:pt>
                <c:pt idx="552">
                  <c:v>-0.79438086973417488</c:v>
                </c:pt>
                <c:pt idx="553">
                  <c:v>-0.79383125233949148</c:v>
                </c:pt>
                <c:pt idx="554">
                  <c:v>-0.79327278729270156</c:v>
                </c:pt>
                <c:pt idx="555">
                  <c:v>-0.7927558115468476</c:v>
                </c:pt>
                <c:pt idx="556">
                  <c:v>-0.79224327531591066</c:v>
                </c:pt>
                <c:pt idx="557">
                  <c:v>-0.79275200980959248</c:v>
                </c:pt>
                <c:pt idx="558">
                  <c:v>-0.79222260961340063</c:v>
                </c:pt>
                <c:pt idx="559">
                  <c:v>-0.79273109742113257</c:v>
                </c:pt>
                <c:pt idx="560">
                  <c:v>-0.79323771547270994</c:v>
                </c:pt>
                <c:pt idx="561">
                  <c:v>-0.79477066116325568</c:v>
                </c:pt>
                <c:pt idx="562">
                  <c:v>-0.79314810793999058</c:v>
                </c:pt>
                <c:pt idx="563">
                  <c:v>-0.79364572578119075</c:v>
                </c:pt>
                <c:pt idx="564">
                  <c:v>-0.79417061126556687</c:v>
                </c:pt>
                <c:pt idx="565">
                  <c:v>-0.79462729904025542</c:v>
                </c:pt>
                <c:pt idx="566">
                  <c:v>-0.79511171305945028</c:v>
                </c:pt>
                <c:pt idx="567">
                  <c:v>-0.79452261879826125</c:v>
                </c:pt>
                <c:pt idx="568">
                  <c:v>-0.79396330642229596</c:v>
                </c:pt>
                <c:pt idx="569">
                  <c:v>-0.79339122029385001</c:v>
                </c:pt>
                <c:pt idx="570">
                  <c:v>-0.793906315887973</c:v>
                </c:pt>
                <c:pt idx="571">
                  <c:v>-0.79546404957021344</c:v>
                </c:pt>
                <c:pt idx="572">
                  <c:v>-0.79486804857880911</c:v>
                </c:pt>
                <c:pt idx="573">
                  <c:v>-0.79425696760723297</c:v>
                </c:pt>
                <c:pt idx="574">
                  <c:v>-0.79371228825508822</c:v>
                </c:pt>
                <c:pt idx="575">
                  <c:v>-0.79420298248998644</c:v>
                </c:pt>
                <c:pt idx="576">
                  <c:v>-0.7946996028401867</c:v>
                </c:pt>
                <c:pt idx="577">
                  <c:v>-0.79412181078338284</c:v>
                </c:pt>
                <c:pt idx="578">
                  <c:v>-0.79354547456771529</c:v>
                </c:pt>
                <c:pt idx="579">
                  <c:v>-0.79298002507636089</c:v>
                </c:pt>
                <c:pt idx="580">
                  <c:v>-0.79244058457483357</c:v>
                </c:pt>
                <c:pt idx="581">
                  <c:v>-0.79295475288333694</c:v>
                </c:pt>
                <c:pt idx="582">
                  <c:v>-0.79449661782567016</c:v>
                </c:pt>
                <c:pt idx="583">
                  <c:v>-0.79496816546915672</c:v>
                </c:pt>
                <c:pt idx="584">
                  <c:v>-0.79439672215977364</c:v>
                </c:pt>
                <c:pt idx="585">
                  <c:v>-0.7938415877165782</c:v>
                </c:pt>
                <c:pt idx="586">
                  <c:v>-0.79325381596224664</c:v>
                </c:pt>
                <c:pt idx="587">
                  <c:v>-0.7926766796430017</c:v>
                </c:pt>
                <c:pt idx="588">
                  <c:v>-0.79213642605014167</c:v>
                </c:pt>
                <c:pt idx="589">
                  <c:v>-0.79268029752913893</c:v>
                </c:pt>
                <c:pt idx="590">
                  <c:v>-0.79315863157855615</c:v>
                </c:pt>
                <c:pt idx="591">
                  <c:v>-0.79364023894698499</c:v>
                </c:pt>
                <c:pt idx="592">
                  <c:v>-0.79413053416804535</c:v>
                </c:pt>
                <c:pt idx="593">
                  <c:v>-0.79464060348468446</c:v>
                </c:pt>
                <c:pt idx="594">
                  <c:v>-0.79510357141499066</c:v>
                </c:pt>
                <c:pt idx="595">
                  <c:v>-0.79558619998669089</c:v>
                </c:pt>
                <c:pt idx="596">
                  <c:v>-0.79603847598695709</c:v>
                </c:pt>
                <c:pt idx="597">
                  <c:v>-0.79651090646721789</c:v>
                </c:pt>
                <c:pt idx="598">
                  <c:v>-0.79587628833787349</c:v>
                </c:pt>
                <c:pt idx="599">
                  <c:v>-0.79633032257111602</c:v>
                </c:pt>
                <c:pt idx="600">
                  <c:v>-0.79572021611969368</c:v>
                </c:pt>
                <c:pt idx="601">
                  <c:v>-0.79616149179729978</c:v>
                </c:pt>
                <c:pt idx="602">
                  <c:v>-0.79449680196135375</c:v>
                </c:pt>
                <c:pt idx="603">
                  <c:v>-0.79494150592212665</c:v>
                </c:pt>
                <c:pt idx="604">
                  <c:v>-0.79539683580368414</c:v>
                </c:pt>
                <c:pt idx="605">
                  <c:v>-0.79481303908761036</c:v>
                </c:pt>
                <c:pt idx="606">
                  <c:v>-0.79526609830585815</c:v>
                </c:pt>
                <c:pt idx="607">
                  <c:v>-0.79467117633974094</c:v>
                </c:pt>
                <c:pt idx="608">
                  <c:v>-0.79407881281294612</c:v>
                </c:pt>
                <c:pt idx="609">
                  <c:v>-0.79455475655668717</c:v>
                </c:pt>
                <c:pt idx="610">
                  <c:v>-0.79398578142555343</c:v>
                </c:pt>
                <c:pt idx="611">
                  <c:v>-0.7934059057970424</c:v>
                </c:pt>
                <c:pt idx="612">
                  <c:v>-0.79389316768110152</c:v>
                </c:pt>
                <c:pt idx="613">
                  <c:v>-0.79434636432747951</c:v>
                </c:pt>
                <c:pt idx="614">
                  <c:v>-0.79480695704092985</c:v>
                </c:pt>
                <c:pt idx="615">
                  <c:v>-0.79522589790011122</c:v>
                </c:pt>
                <c:pt idx="616">
                  <c:v>-0.79673055994210906</c:v>
                </c:pt>
                <c:pt idx="617">
                  <c:v>-0.79817036874326686</c:v>
                </c:pt>
                <c:pt idx="618">
                  <c:v>-0.79857050136840158</c:v>
                </c:pt>
                <c:pt idx="619">
                  <c:v>-0.79897645134103357</c:v>
                </c:pt>
                <c:pt idx="620">
                  <c:v>-0.79830166231421285</c:v>
                </c:pt>
                <c:pt idx="621">
                  <c:v>-0.79765900906792864</c:v>
                </c:pt>
                <c:pt idx="622">
                  <c:v>-0.79699606888657015</c:v>
                </c:pt>
                <c:pt idx="623">
                  <c:v>-0.79741588750883874</c:v>
                </c:pt>
                <c:pt idx="624">
                  <c:v>-0.79781164975866192</c:v>
                </c:pt>
                <c:pt idx="625">
                  <c:v>-0.79716551676348868</c:v>
                </c:pt>
                <c:pt idx="626">
                  <c:v>-0.79756696642821889</c:v>
                </c:pt>
                <c:pt idx="627">
                  <c:v>-0.79798100709965447</c:v>
                </c:pt>
                <c:pt idx="628">
                  <c:v>-0.79733162695766135</c:v>
                </c:pt>
                <c:pt idx="629">
                  <c:v>-0.79774777441850819</c:v>
                </c:pt>
                <c:pt idx="630">
                  <c:v>-0.79815591893013804</c:v>
                </c:pt>
                <c:pt idx="631">
                  <c:v>-0.79855052055153519</c:v>
                </c:pt>
                <c:pt idx="632">
                  <c:v>-0.80000063014050449</c:v>
                </c:pt>
                <c:pt idx="633">
                  <c:v>-0.79826801753769439</c:v>
                </c:pt>
                <c:pt idx="634">
                  <c:v>-0.79863705718694045</c:v>
                </c:pt>
                <c:pt idx="635">
                  <c:v>-0.79903435604320161</c:v>
                </c:pt>
                <c:pt idx="636">
                  <c:v>-0.79835764892233763</c:v>
                </c:pt>
                <c:pt idx="637">
                  <c:v>-0.79875387594389091</c:v>
                </c:pt>
                <c:pt idx="638">
                  <c:v>-0.7981116184250131</c:v>
                </c:pt>
                <c:pt idx="639">
                  <c:v>-0.79744740605651288</c:v>
                </c:pt>
                <c:pt idx="640">
                  <c:v>-0.79787939793538265</c:v>
                </c:pt>
                <c:pt idx="641">
                  <c:v>-0.797234929976675</c:v>
                </c:pt>
                <c:pt idx="642">
                  <c:v>-0.79765727137714149</c:v>
                </c:pt>
                <c:pt idx="643">
                  <c:v>-0.79808290594959863</c:v>
                </c:pt>
                <c:pt idx="644">
                  <c:v>-0.79848942783060661</c:v>
                </c:pt>
                <c:pt idx="645">
                  <c:v>-0.7978374992739945</c:v>
                </c:pt>
                <c:pt idx="646">
                  <c:v>-0.79719952928851456</c:v>
                </c:pt>
                <c:pt idx="647">
                  <c:v>-0.79759085870274427</c:v>
                </c:pt>
                <c:pt idx="648">
                  <c:v>-0.79800488152868942</c:v>
                </c:pt>
                <c:pt idx="649">
                  <c:v>-0.7984118438981157</c:v>
                </c:pt>
                <c:pt idx="650">
                  <c:v>-0.79984184702015337</c:v>
                </c:pt>
                <c:pt idx="651">
                  <c:v>-0.80020679007975026</c:v>
                </c:pt>
                <c:pt idx="652">
                  <c:v>-0.80057541427815515</c:v>
                </c:pt>
                <c:pt idx="653">
                  <c:v>-0.80093820599259202</c:v>
                </c:pt>
                <c:pt idx="654">
                  <c:v>-0.80023342187274027</c:v>
                </c:pt>
                <c:pt idx="655">
                  <c:v>-0.79958323343528548</c:v>
                </c:pt>
                <c:pt idx="656">
                  <c:v>-0.79890346876657981</c:v>
                </c:pt>
                <c:pt idx="657">
                  <c:v>-0.79925611939124819</c:v>
                </c:pt>
                <c:pt idx="658">
                  <c:v>-0.79857115700342318</c:v>
                </c:pt>
                <c:pt idx="659">
                  <c:v>-0.79895367386335481</c:v>
                </c:pt>
                <c:pt idx="660">
                  <c:v>-0.79934044038608776</c:v>
                </c:pt>
                <c:pt idx="661">
                  <c:v>-0.79971471157836593</c:v>
                </c:pt>
                <c:pt idx="662">
                  <c:v>-0.80009723734679861</c:v>
                </c:pt>
                <c:pt idx="663">
                  <c:v>-0.79944565259986267</c:v>
                </c:pt>
                <c:pt idx="664">
                  <c:v>-0.79979381954786544</c:v>
                </c:pt>
                <c:pt idx="665">
                  <c:v>-0.79913198315690814</c:v>
                </c:pt>
                <c:pt idx="666">
                  <c:v>-0.79849362349376996</c:v>
                </c:pt>
                <c:pt idx="667">
                  <c:v>-0.79887975102389452</c:v>
                </c:pt>
                <c:pt idx="668">
                  <c:v>-0.79929361600341664</c:v>
                </c:pt>
                <c:pt idx="669">
                  <c:v>-0.80069292368334832</c:v>
                </c:pt>
                <c:pt idx="670">
                  <c:v>-0.80104672520968134</c:v>
                </c:pt>
                <c:pt idx="671">
                  <c:v>-0.80139255070548765</c:v>
                </c:pt>
                <c:pt idx="672">
                  <c:v>-0.80064571969137799</c:v>
                </c:pt>
                <c:pt idx="673">
                  <c:v>-0.80203592529755041</c:v>
                </c:pt>
                <c:pt idx="674">
                  <c:v>-0.80238942679159952</c:v>
                </c:pt>
                <c:pt idx="675">
                  <c:v>-0.80274195825576766</c:v>
                </c:pt>
                <c:pt idx="676">
                  <c:v>-0.80306731909065232</c:v>
                </c:pt>
                <c:pt idx="677">
                  <c:v>-0.80335747270883928</c:v>
                </c:pt>
                <c:pt idx="678">
                  <c:v>-0.80260604325466256</c:v>
                </c:pt>
                <c:pt idx="679">
                  <c:v>-0.80292578238956935</c:v>
                </c:pt>
                <c:pt idx="680">
                  <c:v>-0.80323066674177801</c:v>
                </c:pt>
                <c:pt idx="681">
                  <c:v>-0.80358163340694244</c:v>
                </c:pt>
                <c:pt idx="682">
                  <c:v>-0.80282620073880351</c:v>
                </c:pt>
                <c:pt idx="683">
                  <c:v>-0.80205777672402745</c:v>
                </c:pt>
                <c:pt idx="684">
                  <c:v>-0.80132960118954688</c:v>
                </c:pt>
                <c:pt idx="685">
                  <c:v>-0.80168806916575597</c:v>
                </c:pt>
                <c:pt idx="686">
                  <c:v>-0.80095004778244072</c:v>
                </c:pt>
                <c:pt idx="687">
                  <c:v>-0.80025164682679195</c:v>
                </c:pt>
                <c:pt idx="688">
                  <c:v>-0.79955217389025612</c:v>
                </c:pt>
                <c:pt idx="689">
                  <c:v>-0.79992077041245091</c:v>
                </c:pt>
                <c:pt idx="690">
                  <c:v>-0.79922909500420192</c:v>
                </c:pt>
                <c:pt idx="691">
                  <c:v>-0.80065647310411792</c:v>
                </c:pt>
                <c:pt idx="692">
                  <c:v>-0.79995754364203542</c:v>
                </c:pt>
                <c:pt idx="693">
                  <c:v>-0.79928663276919465</c:v>
                </c:pt>
                <c:pt idx="694">
                  <c:v>-0.79966156011381084</c:v>
                </c:pt>
                <c:pt idx="695">
                  <c:v>-0.80002620891153464</c:v>
                </c:pt>
                <c:pt idx="696">
                  <c:v>-0.79933836473330389</c:v>
                </c:pt>
                <c:pt idx="697">
                  <c:v>-0.7997329974386379</c:v>
                </c:pt>
                <c:pt idx="698">
                  <c:v>-0.80009959748986514</c:v>
                </c:pt>
                <c:pt idx="699">
                  <c:v>-0.79942860554006778</c:v>
                </c:pt>
                <c:pt idx="700">
                  <c:v>-0.79978999342926638</c:v>
                </c:pt>
                <c:pt idx="701">
                  <c:v>-0.80117257356068106</c:v>
                </c:pt>
                <c:pt idx="702">
                  <c:v>-0.80151588208946745</c:v>
                </c:pt>
                <c:pt idx="703">
                  <c:v>-0.80081960444767808</c:v>
                </c:pt>
                <c:pt idx="704">
                  <c:v>-0.80011633235872459</c:v>
                </c:pt>
                <c:pt idx="705">
                  <c:v>-0.80050600571155006</c:v>
                </c:pt>
                <c:pt idx="706">
                  <c:v>-0.80089796559731907</c:v>
                </c:pt>
                <c:pt idx="707">
                  <c:v>-0.8001972462853727</c:v>
                </c:pt>
                <c:pt idx="708">
                  <c:v>-0.79953574135966521</c:v>
                </c:pt>
                <c:pt idx="709">
                  <c:v>-0.79989674653247189</c:v>
                </c:pt>
                <c:pt idx="710">
                  <c:v>-0.80026189160182237</c:v>
                </c:pt>
                <c:pt idx="711">
                  <c:v>-0.80059805376978588</c:v>
                </c:pt>
                <c:pt idx="712">
                  <c:v>-0.79990503269439006</c:v>
                </c:pt>
                <c:pt idx="713">
                  <c:v>-0.79921975204050233</c:v>
                </c:pt>
                <c:pt idx="714">
                  <c:v>-0.80063883699969229</c:v>
                </c:pt>
                <c:pt idx="715">
                  <c:v>-0.7999897202596985</c:v>
                </c:pt>
                <c:pt idx="716">
                  <c:v>-0.80038994585450451</c:v>
                </c:pt>
                <c:pt idx="717">
                  <c:v>-0.80075684693741445</c:v>
                </c:pt>
                <c:pt idx="718">
                  <c:v>-0.80009006999866616</c:v>
                </c:pt>
                <c:pt idx="719">
                  <c:v>-0.79940580859869292</c:v>
                </c:pt>
                <c:pt idx="720">
                  <c:v>-0.799803492426719</c:v>
                </c:pt>
                <c:pt idx="721">
                  <c:v>-0.8001436425781846</c:v>
                </c:pt>
                <c:pt idx="722">
                  <c:v>-0.80048706972662087</c:v>
                </c:pt>
                <c:pt idx="723">
                  <c:v>-0.80189608833208836</c:v>
                </c:pt>
                <c:pt idx="724">
                  <c:v>-0.80330958656544649</c:v>
                </c:pt>
                <c:pt idx="725">
                  <c:v>-0.80361647483413745</c:v>
                </c:pt>
                <c:pt idx="726">
                  <c:v>-0.80394766533745465</c:v>
                </c:pt>
                <c:pt idx="727">
                  <c:v>-0.80423997203070552</c:v>
                </c:pt>
                <c:pt idx="728">
                  <c:v>-0.80348341259009137</c:v>
                </c:pt>
                <c:pt idx="729">
                  <c:v>-0.80270826433828957</c:v>
                </c:pt>
                <c:pt idx="730">
                  <c:v>-0.80194739905152379</c:v>
                </c:pt>
                <c:pt idx="731">
                  <c:v>-0.80122007107049331</c:v>
                </c:pt>
                <c:pt idx="732">
                  <c:v>-0.80153516964908333</c:v>
                </c:pt>
                <c:pt idx="733">
                  <c:v>-0.8029219262561017</c:v>
                </c:pt>
                <c:pt idx="734">
                  <c:v>-0.80218012773097958</c:v>
                </c:pt>
                <c:pt idx="735">
                  <c:v>-0.80146370517636001</c:v>
                </c:pt>
                <c:pt idx="736">
                  <c:v>-0.80181797107283281</c:v>
                </c:pt>
                <c:pt idx="737">
                  <c:v>-0.80109245165137621</c:v>
                </c:pt>
                <c:pt idx="738">
                  <c:v>-0.8003994826183487</c:v>
                </c:pt>
                <c:pt idx="739">
                  <c:v>-0.79967257296598171</c:v>
                </c:pt>
                <c:pt idx="740">
                  <c:v>-0.80002626150666201</c:v>
                </c:pt>
                <c:pt idx="741">
                  <c:v>-0.79829721627652883</c:v>
                </c:pt>
                <c:pt idx="742">
                  <c:v>-0.79764259195099818</c:v>
                </c:pt>
                <c:pt idx="743">
                  <c:v>-0.79804124011197819</c:v>
                </c:pt>
                <c:pt idx="744">
                  <c:v>-0.79740651530973861</c:v>
                </c:pt>
                <c:pt idx="745">
                  <c:v>-0.79677654500354378</c:v>
                </c:pt>
                <c:pt idx="746">
                  <c:v>-0.79724067410347288</c:v>
                </c:pt>
                <c:pt idx="747">
                  <c:v>-0.79662656062140336</c:v>
                </c:pt>
                <c:pt idx="748">
                  <c:v>-0.79705490940897517</c:v>
                </c:pt>
                <c:pt idx="749">
                  <c:v>-0.79646309122079573</c:v>
                </c:pt>
                <c:pt idx="750">
                  <c:v>-0.79690140939637966</c:v>
                </c:pt>
                <c:pt idx="751">
                  <c:v>-0.79626768120845204</c:v>
                </c:pt>
                <c:pt idx="752">
                  <c:v>-0.79670472758428301</c:v>
                </c:pt>
                <c:pt idx="753">
                  <c:v>-0.79712935303259724</c:v>
                </c:pt>
                <c:pt idx="754">
                  <c:v>-0.79651178597194539</c:v>
                </c:pt>
                <c:pt idx="755">
                  <c:v>-0.79693021025250654</c:v>
                </c:pt>
                <c:pt idx="756">
                  <c:v>-0.79633376604745643</c:v>
                </c:pt>
                <c:pt idx="757">
                  <c:v>-0.79677957072650718</c:v>
                </c:pt>
                <c:pt idx="758">
                  <c:v>-0.79720881931197696</c:v>
                </c:pt>
                <c:pt idx="759">
                  <c:v>-0.7976221629257374</c:v>
                </c:pt>
                <c:pt idx="760">
                  <c:v>-0.79699597966722258</c:v>
                </c:pt>
                <c:pt idx="761">
                  <c:v>-0.79638048007387818</c:v>
                </c:pt>
                <c:pt idx="762">
                  <c:v>-0.79683635047240053</c:v>
                </c:pt>
                <c:pt idx="763">
                  <c:v>-0.79724250346295245</c:v>
                </c:pt>
                <c:pt idx="764">
                  <c:v>-0.79766595339369339</c:v>
                </c:pt>
                <c:pt idx="765">
                  <c:v>-0.79702149432581959</c:v>
                </c:pt>
                <c:pt idx="766">
                  <c:v>-0.79638700443930321</c:v>
                </c:pt>
                <c:pt idx="767">
                  <c:v>-0.79575086435051723</c:v>
                </c:pt>
                <c:pt idx="768">
                  <c:v>-0.79621206706350689</c:v>
                </c:pt>
                <c:pt idx="769">
                  <c:v>-0.79668510572223672</c:v>
                </c:pt>
                <c:pt idx="770">
                  <c:v>-0.79711288360779198</c:v>
                </c:pt>
                <c:pt idx="771">
                  <c:v>-0.7964679059356361</c:v>
                </c:pt>
                <c:pt idx="772">
                  <c:v>-0.79690336781692328</c:v>
                </c:pt>
                <c:pt idx="773">
                  <c:v>-0.79629524046058475</c:v>
                </c:pt>
                <c:pt idx="774">
                  <c:v>-0.79570611565137306</c:v>
                </c:pt>
                <c:pt idx="775">
                  <c:v>-0.79612935333834556</c:v>
                </c:pt>
                <c:pt idx="776">
                  <c:v>-0.79656000627157864</c:v>
                </c:pt>
                <c:pt idx="777">
                  <c:v>-0.79595674614614709</c:v>
                </c:pt>
                <c:pt idx="778">
                  <c:v>-0.79537379122322416</c:v>
                </c:pt>
                <c:pt idx="779">
                  <c:v>-0.7947611353987597</c:v>
                </c:pt>
                <c:pt idx="780">
                  <c:v>-0.79521303269078436</c:v>
                </c:pt>
                <c:pt idx="781">
                  <c:v>-0.79569155203696873</c:v>
                </c:pt>
                <c:pt idx="782">
                  <c:v>-0.79615426099622932</c:v>
                </c:pt>
                <c:pt idx="783">
                  <c:v>-0.79552661577630468</c:v>
                </c:pt>
                <c:pt idx="784">
                  <c:v>-0.79388386346077855</c:v>
                </c:pt>
                <c:pt idx="785">
                  <c:v>-0.79438474619156285</c:v>
                </c:pt>
                <c:pt idx="786">
                  <c:v>-0.79486289126773157</c:v>
                </c:pt>
                <c:pt idx="787">
                  <c:v>-0.79533993344237686</c:v>
                </c:pt>
                <c:pt idx="788">
                  <c:v>-0.79472003477352937</c:v>
                </c:pt>
                <c:pt idx="789">
                  <c:v>-0.79518283407805868</c:v>
                </c:pt>
                <c:pt idx="790">
                  <c:v>-0.79564647739649752</c:v>
                </c:pt>
                <c:pt idx="791">
                  <c:v>-0.79611434784856761</c:v>
                </c:pt>
                <c:pt idx="792">
                  <c:v>-0.79551540089159622</c:v>
                </c:pt>
                <c:pt idx="793">
                  <c:v>-0.7949386728737643</c:v>
                </c:pt>
                <c:pt idx="794">
                  <c:v>-0.79542181941628887</c:v>
                </c:pt>
                <c:pt idx="795">
                  <c:v>-0.7958760630279631</c:v>
                </c:pt>
                <c:pt idx="796">
                  <c:v>-0.79525342176740377</c:v>
                </c:pt>
                <c:pt idx="797">
                  <c:v>-0.79463891333205572</c:v>
                </c:pt>
                <c:pt idx="798">
                  <c:v>-0.79509549506541466</c:v>
                </c:pt>
                <c:pt idx="799">
                  <c:v>-0.79451618516410638</c:v>
                </c:pt>
                <c:pt idx="800">
                  <c:v>-0.79496940146082429</c:v>
                </c:pt>
                <c:pt idx="801">
                  <c:v>-0.79542333343160776</c:v>
                </c:pt>
                <c:pt idx="802">
                  <c:v>-0.79586078676297567</c:v>
                </c:pt>
                <c:pt idx="803">
                  <c:v>-0.79629529102771612</c:v>
                </c:pt>
                <c:pt idx="804">
                  <c:v>-0.79563428520716184</c:v>
                </c:pt>
                <c:pt idx="805">
                  <c:v>-0.79608741950301853</c:v>
                </c:pt>
                <c:pt idx="806">
                  <c:v>-0.79546979111295824</c:v>
                </c:pt>
                <c:pt idx="807">
                  <c:v>-0.79382459529069904</c:v>
                </c:pt>
                <c:pt idx="808">
                  <c:v>-0.79325590338488494</c:v>
                </c:pt>
                <c:pt idx="809">
                  <c:v>-0.79375654531718731</c:v>
                </c:pt>
                <c:pt idx="810">
                  <c:v>-0.79423709441084356</c:v>
                </c:pt>
                <c:pt idx="811">
                  <c:v>-0.79370855252262673</c:v>
                </c:pt>
                <c:pt idx="812">
                  <c:v>-0.79313248147217419</c:v>
                </c:pt>
                <c:pt idx="813">
                  <c:v>-0.79363931184273073</c:v>
                </c:pt>
                <c:pt idx="814">
                  <c:v>-0.795179345605876</c:v>
                </c:pt>
                <c:pt idx="815">
                  <c:v>-0.7956791386937585</c:v>
                </c:pt>
                <c:pt idx="816">
                  <c:v>-0.79613475591988336</c:v>
                </c:pt>
                <c:pt idx="817">
                  <c:v>-0.7965629608014857</c:v>
                </c:pt>
                <c:pt idx="818">
                  <c:v>-0.79801772158545603</c:v>
                </c:pt>
                <c:pt idx="819">
                  <c:v>-0.79736106715374688</c:v>
                </c:pt>
                <c:pt idx="820">
                  <c:v>-0.79565514581067187</c:v>
                </c:pt>
                <c:pt idx="821">
                  <c:v>-0.79505030289445844</c:v>
                </c:pt>
                <c:pt idx="822">
                  <c:v>-0.79551511683656928</c:v>
                </c:pt>
                <c:pt idx="823">
                  <c:v>-0.79594099449983791</c:v>
                </c:pt>
                <c:pt idx="824">
                  <c:v>-0.79636869460984117</c:v>
                </c:pt>
                <c:pt idx="825">
                  <c:v>-0.79787464071764436</c:v>
                </c:pt>
                <c:pt idx="826">
                  <c:v>-0.79722776790329153</c:v>
                </c:pt>
                <c:pt idx="827">
                  <c:v>-0.79762057254522567</c:v>
                </c:pt>
                <c:pt idx="828">
                  <c:v>-0.79801744109432105</c:v>
                </c:pt>
                <c:pt idx="829">
                  <c:v>-0.79840697227243451</c:v>
                </c:pt>
                <c:pt idx="830">
                  <c:v>-0.7977478328269858</c:v>
                </c:pt>
                <c:pt idx="831">
                  <c:v>-0.79814805617044604</c:v>
                </c:pt>
                <c:pt idx="832">
                  <c:v>-0.79747181504703712</c:v>
                </c:pt>
                <c:pt idx="833">
                  <c:v>-0.79787661874609639</c:v>
                </c:pt>
                <c:pt idx="834">
                  <c:v>-0.79826196637117441</c:v>
                </c:pt>
                <c:pt idx="835">
                  <c:v>-0.79761840704375098</c:v>
                </c:pt>
                <c:pt idx="836">
                  <c:v>-0.79804009890287597</c:v>
                </c:pt>
                <c:pt idx="837">
                  <c:v>-0.79846181692481832</c:v>
                </c:pt>
                <c:pt idx="838">
                  <c:v>-0.79885904058632196</c:v>
                </c:pt>
                <c:pt idx="839">
                  <c:v>-0.7982015597745955</c:v>
                </c:pt>
                <c:pt idx="840">
                  <c:v>-0.79757676857910353</c:v>
                </c:pt>
                <c:pt idx="841">
                  <c:v>-0.79801823320752152</c:v>
                </c:pt>
                <c:pt idx="842">
                  <c:v>-0.79842950854337114</c:v>
                </c:pt>
                <c:pt idx="843">
                  <c:v>-0.79779313837250365</c:v>
                </c:pt>
                <c:pt idx="844">
                  <c:v>-0.79714903560505357</c:v>
                </c:pt>
                <c:pt idx="845">
                  <c:v>-0.79650791489295236</c:v>
                </c:pt>
                <c:pt idx="846">
                  <c:v>-0.79694535659509325</c:v>
                </c:pt>
                <c:pt idx="847">
                  <c:v>-0.7963490294631913</c:v>
                </c:pt>
                <c:pt idx="848">
                  <c:v>-0.79784956887392755</c:v>
                </c:pt>
                <c:pt idx="849">
                  <c:v>-0.79823453749644901</c:v>
                </c:pt>
                <c:pt idx="850">
                  <c:v>-0.79759440674652005</c:v>
                </c:pt>
                <c:pt idx="851">
                  <c:v>-0.79699975861158956</c:v>
                </c:pt>
                <c:pt idx="852">
                  <c:v>-0.7963981034393578</c:v>
                </c:pt>
                <c:pt idx="853">
                  <c:v>-0.79683048137057066</c:v>
                </c:pt>
                <c:pt idx="854">
                  <c:v>-0.79622777174315917</c:v>
                </c:pt>
                <c:pt idx="855">
                  <c:v>-0.79564291630829598</c:v>
                </c:pt>
                <c:pt idx="856">
                  <c:v>-0.79504777798213011</c:v>
                </c:pt>
                <c:pt idx="857">
                  <c:v>-0.79551998242248756</c:v>
                </c:pt>
                <c:pt idx="858">
                  <c:v>-0.79493936277403776</c:v>
                </c:pt>
                <c:pt idx="859">
                  <c:v>-0.795400215518557</c:v>
                </c:pt>
                <c:pt idx="860">
                  <c:v>-0.79580179120818595</c:v>
                </c:pt>
                <c:pt idx="861">
                  <c:v>-0.7962191553840221</c:v>
                </c:pt>
                <c:pt idx="862">
                  <c:v>-0.79770011227634163</c:v>
                </c:pt>
                <c:pt idx="863">
                  <c:v>-0.79706031003081468</c:v>
                </c:pt>
                <c:pt idx="864">
                  <c:v>-0.79645010383019832</c:v>
                </c:pt>
                <c:pt idx="865">
                  <c:v>-0.79584790175359432</c:v>
                </c:pt>
                <c:pt idx="866">
                  <c:v>-0.79624702371852241</c:v>
                </c:pt>
                <c:pt idx="867">
                  <c:v>-0.79563278324415188</c:v>
                </c:pt>
                <c:pt idx="868">
                  <c:v>-0.79606236757926874</c:v>
                </c:pt>
                <c:pt idx="869">
                  <c:v>-0.79440820022768344</c:v>
                </c:pt>
                <c:pt idx="870">
                  <c:v>-0.7948776162231298</c:v>
                </c:pt>
                <c:pt idx="871">
                  <c:v>-0.79425306389866723</c:v>
                </c:pt>
                <c:pt idx="872">
                  <c:v>-0.79370234262069383</c:v>
                </c:pt>
                <c:pt idx="873">
                  <c:v>-0.79314615576827996</c:v>
                </c:pt>
                <c:pt idx="874">
                  <c:v>-0.79256965265291435</c:v>
                </c:pt>
                <c:pt idx="875">
                  <c:v>-0.79308895959985604</c:v>
                </c:pt>
                <c:pt idx="876">
                  <c:v>-0.79357860040785888</c:v>
                </c:pt>
                <c:pt idx="877">
                  <c:v>-0.79303052839970167</c:v>
                </c:pt>
                <c:pt idx="878">
                  <c:v>-0.79247587783170759</c:v>
                </c:pt>
                <c:pt idx="879">
                  <c:v>-0.79301956027507337</c:v>
                </c:pt>
                <c:pt idx="880">
                  <c:v>-0.79456754906957183</c:v>
                </c:pt>
                <c:pt idx="881">
                  <c:v>-0.79502951808818045</c:v>
                </c:pt>
                <c:pt idx="882">
                  <c:v>-0.79550474772641677</c:v>
                </c:pt>
                <c:pt idx="883">
                  <c:v>-0.7949001727718884</c:v>
                </c:pt>
                <c:pt idx="884">
                  <c:v>-0.79534572931645064</c:v>
                </c:pt>
                <c:pt idx="885">
                  <c:v>-0.79472403473012154</c:v>
                </c:pt>
                <c:pt idx="886">
                  <c:v>-0.79520271403551912</c:v>
                </c:pt>
                <c:pt idx="887">
                  <c:v>-0.79566675975480872</c:v>
                </c:pt>
                <c:pt idx="888">
                  <c:v>-0.79506410455971266</c:v>
                </c:pt>
                <c:pt idx="889">
                  <c:v>-0.79450128246851837</c:v>
                </c:pt>
                <c:pt idx="890">
                  <c:v>-0.79495471681914798</c:v>
                </c:pt>
                <c:pt idx="891">
                  <c:v>-0.79438128248276496</c:v>
                </c:pt>
                <c:pt idx="892">
                  <c:v>-0.79377903683310957</c:v>
                </c:pt>
                <c:pt idx="893">
                  <c:v>-0.7942432760964474</c:v>
                </c:pt>
                <c:pt idx="894">
                  <c:v>-0.79366239057451848</c:v>
                </c:pt>
                <c:pt idx="895">
                  <c:v>-0.79310640276302802</c:v>
                </c:pt>
                <c:pt idx="896">
                  <c:v>-0.79256351470776742</c:v>
                </c:pt>
                <c:pt idx="897">
                  <c:v>-0.79305456441361211</c:v>
                </c:pt>
                <c:pt idx="898">
                  <c:v>-0.79355037312533994</c:v>
                </c:pt>
                <c:pt idx="899">
                  <c:v>-0.79404392566283322</c:v>
                </c:pt>
                <c:pt idx="900">
                  <c:v>-0.79452156714957656</c:v>
                </c:pt>
                <c:pt idx="901">
                  <c:v>-0.79393557580658491</c:v>
                </c:pt>
                <c:pt idx="902">
                  <c:v>-0.79445902429045323</c:v>
                </c:pt>
                <c:pt idx="903">
                  <c:v>-0.7949274438046442</c:v>
                </c:pt>
                <c:pt idx="904">
                  <c:v>-0.79328971492855138</c:v>
                </c:pt>
                <c:pt idx="905">
                  <c:v>-0.7927537006299803</c:v>
                </c:pt>
                <c:pt idx="906">
                  <c:v>-0.7922174266173807</c:v>
                </c:pt>
                <c:pt idx="907">
                  <c:v>-0.79170375808503313</c:v>
                </c:pt>
                <c:pt idx="908">
                  <c:v>-0.79224436292333245</c:v>
                </c:pt>
                <c:pt idx="909">
                  <c:v>-0.79276767566486572</c:v>
                </c:pt>
                <c:pt idx="910">
                  <c:v>-0.79220272215156839</c:v>
                </c:pt>
                <c:pt idx="911">
                  <c:v>-0.79167652770853703</c:v>
                </c:pt>
                <c:pt idx="912">
                  <c:v>-0.79223619715436622</c:v>
                </c:pt>
                <c:pt idx="913">
                  <c:v>-0.79381813321127881</c:v>
                </c:pt>
                <c:pt idx="914">
                  <c:v>-0.79325261054705321</c:v>
                </c:pt>
                <c:pt idx="915">
                  <c:v>-0.79375889833611213</c:v>
                </c:pt>
                <c:pt idx="916">
                  <c:v>-0.79317196036938997</c:v>
                </c:pt>
                <c:pt idx="917">
                  <c:v>-0.79367184116200218</c:v>
                </c:pt>
                <c:pt idx="918">
                  <c:v>-0.79313640433876209</c:v>
                </c:pt>
                <c:pt idx="919">
                  <c:v>-0.79365559625198678</c:v>
                </c:pt>
                <c:pt idx="920">
                  <c:v>-0.79414462432694699</c:v>
                </c:pt>
                <c:pt idx="921">
                  <c:v>-0.79464527184040812</c:v>
                </c:pt>
                <c:pt idx="922">
                  <c:v>-0.79510224640359994</c:v>
                </c:pt>
                <c:pt idx="923">
                  <c:v>-0.79451580147552792</c:v>
                </c:pt>
                <c:pt idx="924">
                  <c:v>-0.7939174054460173</c:v>
                </c:pt>
                <c:pt idx="925">
                  <c:v>-0.7933735773370969</c:v>
                </c:pt>
                <c:pt idx="926">
                  <c:v>-0.79281040579035489</c:v>
                </c:pt>
                <c:pt idx="927">
                  <c:v>-0.79331545767454781</c:v>
                </c:pt>
                <c:pt idx="928">
                  <c:v>-0.7927677685210569</c:v>
                </c:pt>
                <c:pt idx="929">
                  <c:v>-0.79221807315063575</c:v>
                </c:pt>
                <c:pt idx="930">
                  <c:v>-0.79272825168762306</c:v>
                </c:pt>
                <c:pt idx="931">
                  <c:v>-0.79215338665387058</c:v>
                </c:pt>
                <c:pt idx="932">
                  <c:v>-0.79369601892079322</c:v>
                </c:pt>
                <c:pt idx="933">
                  <c:v>-0.79207651854237726</c:v>
                </c:pt>
                <c:pt idx="934">
                  <c:v>-0.79260112817152983</c:v>
                </c:pt>
                <c:pt idx="935">
                  <c:v>-0.79309014560809921</c:v>
                </c:pt>
                <c:pt idx="936">
                  <c:v>-0.79254944269593719</c:v>
                </c:pt>
                <c:pt idx="937">
                  <c:v>-0.79202807384201834</c:v>
                </c:pt>
                <c:pt idx="938">
                  <c:v>-0.79256435236517797</c:v>
                </c:pt>
                <c:pt idx="939">
                  <c:v>-0.79205688531787444</c:v>
                </c:pt>
                <c:pt idx="940">
                  <c:v>-0.79261140761151683</c:v>
                </c:pt>
                <c:pt idx="941">
                  <c:v>-0.79208803945928641</c:v>
                </c:pt>
                <c:pt idx="942">
                  <c:v>-0.79156307867010056</c:v>
                </c:pt>
                <c:pt idx="943">
                  <c:v>-0.79211801709669849</c:v>
                </c:pt>
                <c:pt idx="944">
                  <c:v>-0.79157629675476449</c:v>
                </c:pt>
                <c:pt idx="945">
                  <c:v>-0.7910499708196691</c:v>
                </c:pt>
                <c:pt idx="946">
                  <c:v>-0.79057277140327575</c:v>
                </c:pt>
                <c:pt idx="947">
                  <c:v>-0.79006879597521029</c:v>
                </c:pt>
                <c:pt idx="948">
                  <c:v>-0.79060600005570603</c:v>
                </c:pt>
                <c:pt idx="949">
                  <c:v>-0.79009418005459187</c:v>
                </c:pt>
                <c:pt idx="950">
                  <c:v>-0.78955907645349999</c:v>
                </c:pt>
                <c:pt idx="951">
                  <c:v>-0.79012723492442993</c:v>
                </c:pt>
                <c:pt idx="952">
                  <c:v>-0.78962883022594132</c:v>
                </c:pt>
                <c:pt idx="953">
                  <c:v>-0.79019019362142262</c:v>
                </c:pt>
                <c:pt idx="954">
                  <c:v>-0.7906941697489942</c:v>
                </c:pt>
                <c:pt idx="955">
                  <c:v>-0.79020944635401424</c:v>
                </c:pt>
                <c:pt idx="956">
                  <c:v>-0.78973805742693404</c:v>
                </c:pt>
                <c:pt idx="957">
                  <c:v>-0.79028707627839534</c:v>
                </c:pt>
                <c:pt idx="958">
                  <c:v>-0.78976059475282734</c:v>
                </c:pt>
                <c:pt idx="959">
                  <c:v>-0.78927670285777074</c:v>
                </c:pt>
                <c:pt idx="960">
                  <c:v>-0.78983370880061532</c:v>
                </c:pt>
                <c:pt idx="961">
                  <c:v>-0.789321474624603</c:v>
                </c:pt>
                <c:pt idx="962">
                  <c:v>-0.78883796513211091</c:v>
                </c:pt>
                <c:pt idx="963">
                  <c:v>-0.78835394582946872</c:v>
                </c:pt>
                <c:pt idx="964">
                  <c:v>-0.78787222691287928</c:v>
                </c:pt>
                <c:pt idx="965">
                  <c:v>-0.78742670237462165</c:v>
                </c:pt>
                <c:pt idx="966">
                  <c:v>-0.78697620832712922</c:v>
                </c:pt>
                <c:pt idx="967">
                  <c:v>-0.78655684416058658</c:v>
                </c:pt>
                <c:pt idx="968">
                  <c:v>-0.7872123072773749</c:v>
                </c:pt>
                <c:pt idx="969">
                  <c:v>-0.78887430113182733</c:v>
                </c:pt>
                <c:pt idx="970">
                  <c:v>-0.78942595510919078</c:v>
                </c:pt>
                <c:pt idx="971">
                  <c:v>-0.78999397600700694</c:v>
                </c:pt>
                <c:pt idx="972">
                  <c:v>-0.79053819648686674</c:v>
                </c:pt>
                <c:pt idx="973">
                  <c:v>-0.79004635255712952</c:v>
                </c:pt>
                <c:pt idx="974">
                  <c:v>-0.78851220550598689</c:v>
                </c:pt>
                <c:pt idx="975">
                  <c:v>-0.78806684139586702</c:v>
                </c:pt>
                <c:pt idx="976">
                  <c:v>-0.78866554456794979</c:v>
                </c:pt>
                <c:pt idx="977">
                  <c:v>-0.78822423367659089</c:v>
                </c:pt>
                <c:pt idx="978">
                  <c:v>-0.78988308900305904</c:v>
                </c:pt>
                <c:pt idx="979">
                  <c:v>-0.78940024722299773</c:v>
                </c:pt>
                <c:pt idx="980">
                  <c:v>-0.78892622227853781</c:v>
                </c:pt>
                <c:pt idx="981">
                  <c:v>-0.78951739783296693</c:v>
                </c:pt>
                <c:pt idx="982">
                  <c:v>-0.78906108987630763</c:v>
                </c:pt>
                <c:pt idx="983">
                  <c:v>-0.78966522807878148</c:v>
                </c:pt>
                <c:pt idx="984">
                  <c:v>-0.7891472235172059</c:v>
                </c:pt>
                <c:pt idx="985">
                  <c:v>-0.7887181790468617</c:v>
                </c:pt>
                <c:pt idx="986">
                  <c:v>-0.78721515546592447</c:v>
                </c:pt>
                <c:pt idx="987">
                  <c:v>-0.786806572356606</c:v>
                </c:pt>
                <c:pt idx="988">
                  <c:v>-0.78638952090947389</c:v>
                </c:pt>
                <c:pt idx="989">
                  <c:v>-0.78702117049128451</c:v>
                </c:pt>
                <c:pt idx="990">
                  <c:v>-0.78660168708145872</c:v>
                </c:pt>
                <c:pt idx="991">
                  <c:v>-0.78620217333982945</c:v>
                </c:pt>
                <c:pt idx="992">
                  <c:v>-0.78683260987303283</c:v>
                </c:pt>
                <c:pt idx="993">
                  <c:v>-0.78744959767557221</c:v>
                </c:pt>
                <c:pt idx="994">
                  <c:v>-0.78701560572206086</c:v>
                </c:pt>
                <c:pt idx="995">
                  <c:v>-0.78764441360761972</c:v>
                </c:pt>
                <c:pt idx="996">
                  <c:v>-0.78824538533546729</c:v>
                </c:pt>
                <c:pt idx="997">
                  <c:v>-0.78882213762875786</c:v>
                </c:pt>
                <c:pt idx="998">
                  <c:v>-0.78837333487618266</c:v>
                </c:pt>
                <c:pt idx="999">
                  <c:v>-0.78892836817865908</c:v>
                </c:pt>
                <c:pt idx="1000">
                  <c:v>-0.78951136081508599</c:v>
                </c:pt>
                <c:pt idx="1001">
                  <c:v>-0.7890551735987843</c:v>
                </c:pt>
                <c:pt idx="1002">
                  <c:v>-0.78965517012680864</c:v>
                </c:pt>
                <c:pt idx="1003">
                  <c:v>-0.78919398672427243</c:v>
                </c:pt>
                <c:pt idx="1004">
                  <c:v>-0.78872462698978696</c:v>
                </c:pt>
                <c:pt idx="1005">
                  <c:v>-0.78825749444999116</c:v>
                </c:pt>
                <c:pt idx="1006">
                  <c:v>-0.78886298456099135</c:v>
                </c:pt>
                <c:pt idx="1007">
                  <c:v>-0.78944606486977154</c:v>
                </c:pt>
                <c:pt idx="1008">
                  <c:v>-0.7900141235723761</c:v>
                </c:pt>
                <c:pt idx="1009">
                  <c:v>-0.7905714211009286</c:v>
                </c:pt>
                <c:pt idx="1010">
                  <c:v>-0.79112087267890996</c:v>
                </c:pt>
                <c:pt idx="1011">
                  <c:v>-0.79062991522533177</c:v>
                </c:pt>
                <c:pt idx="1012">
                  <c:v>-0.79014023692082502</c:v>
                </c:pt>
                <c:pt idx="1013">
                  <c:v>-0.78437677218240853</c:v>
                </c:pt>
                <c:pt idx="1014">
                  <c:v>-0.76617439673876042</c:v>
                </c:pt>
                <c:pt idx="1015">
                  <c:v>-0.76304046880398524</c:v>
                </c:pt>
                <c:pt idx="1016">
                  <c:v>-0.77149127942790552</c:v>
                </c:pt>
                <c:pt idx="1017">
                  <c:v>-0.78081611383934735</c:v>
                </c:pt>
                <c:pt idx="1018">
                  <c:v>-0.78786983156256041</c:v>
                </c:pt>
                <c:pt idx="1019">
                  <c:v>-0.79265761493130926</c:v>
                </c:pt>
                <c:pt idx="1020">
                  <c:v>-0.79420308263268302</c:v>
                </c:pt>
                <c:pt idx="1021">
                  <c:v>-0.79573616098002931</c:v>
                </c:pt>
                <c:pt idx="1022">
                  <c:v>-0.79620833776042876</c:v>
                </c:pt>
                <c:pt idx="1023">
                  <c:v>-0.79665879100522019</c:v>
                </c:pt>
                <c:pt idx="1024">
                  <c:v>-0.79706001518511582</c:v>
                </c:pt>
                <c:pt idx="1025">
                  <c:v>-0.7974445748814134</c:v>
                </c:pt>
                <c:pt idx="1026">
                  <c:v>-0.79784808338378521</c:v>
                </c:pt>
                <c:pt idx="1027">
                  <c:v>-0.79824046171610952</c:v>
                </c:pt>
                <c:pt idx="1028">
                  <c:v>-0.79862257248178736</c:v>
                </c:pt>
                <c:pt idx="1029">
                  <c:v>-0.7979220410321517</c:v>
                </c:pt>
                <c:pt idx="1030">
                  <c:v>-0.79728146021150859</c:v>
                </c:pt>
                <c:pt idx="1031">
                  <c:v>-0.79667263100727836</c:v>
                </c:pt>
                <c:pt idx="1032">
                  <c:v>-0.79704945838713281</c:v>
                </c:pt>
                <c:pt idx="1033">
                  <c:v>-0.79746454921939025</c:v>
                </c:pt>
                <c:pt idx="1034">
                  <c:v>-0.79687401823500237</c:v>
                </c:pt>
                <c:pt idx="1035">
                  <c:v>-0.79732223787030232</c:v>
                </c:pt>
                <c:pt idx="1036">
                  <c:v>-0.79773177311289611</c:v>
                </c:pt>
                <c:pt idx="1037">
                  <c:v>-0.79814357765063815</c:v>
                </c:pt>
                <c:pt idx="1038">
                  <c:v>-0.79751828609762543</c:v>
                </c:pt>
                <c:pt idx="1039">
                  <c:v>-0.79689464037567292</c:v>
                </c:pt>
                <c:pt idx="1040">
                  <c:v>-0.7952239675681595</c:v>
                </c:pt>
                <c:pt idx="1041">
                  <c:v>-0.79563334821679632</c:v>
                </c:pt>
                <c:pt idx="1042">
                  <c:v>-0.79606714125246036</c:v>
                </c:pt>
                <c:pt idx="1043">
                  <c:v>-0.79653907842741112</c:v>
                </c:pt>
                <c:pt idx="1044">
                  <c:v>-0.79697769685886277</c:v>
                </c:pt>
                <c:pt idx="1045">
                  <c:v>-0.79740308292168549</c:v>
                </c:pt>
                <c:pt idx="1046">
                  <c:v>-0.79784192126325182</c:v>
                </c:pt>
                <c:pt idx="1047">
                  <c:v>-0.7982557828379867</c:v>
                </c:pt>
                <c:pt idx="1048">
                  <c:v>-0.79867418718122696</c:v>
                </c:pt>
                <c:pt idx="1049">
                  <c:v>-0.79803076343760249</c:v>
                </c:pt>
                <c:pt idx="1050">
                  <c:v>-0.79844392816885046</c:v>
                </c:pt>
                <c:pt idx="1051">
                  <c:v>-0.79777934960547336</c:v>
                </c:pt>
                <c:pt idx="1052">
                  <c:v>-0.7992214826133639</c:v>
                </c:pt>
                <c:pt idx="1053">
                  <c:v>-0.79959121296109659</c:v>
                </c:pt>
                <c:pt idx="1054">
                  <c:v>-0.79993644870187464</c:v>
                </c:pt>
                <c:pt idx="1055">
                  <c:v>-0.79919711972783714</c:v>
                </c:pt>
                <c:pt idx="1056">
                  <c:v>-0.79855425733328045</c:v>
                </c:pt>
                <c:pt idx="1057">
                  <c:v>-0.79895105218661477</c:v>
                </c:pt>
                <c:pt idx="1058">
                  <c:v>-0.79930397114288254</c:v>
                </c:pt>
                <c:pt idx="1059">
                  <c:v>-0.79970503172002494</c:v>
                </c:pt>
                <c:pt idx="1060">
                  <c:v>-0.80008499108562436</c:v>
                </c:pt>
                <c:pt idx="1061">
                  <c:v>-0.80043529126391189</c:v>
                </c:pt>
                <c:pt idx="1062">
                  <c:v>-0.79971408543863354</c:v>
                </c:pt>
                <c:pt idx="1063">
                  <c:v>-0.80008470372986085</c:v>
                </c:pt>
                <c:pt idx="1064">
                  <c:v>-0.80044000965526363</c:v>
                </c:pt>
                <c:pt idx="1065">
                  <c:v>-0.80079704946215835</c:v>
                </c:pt>
                <c:pt idx="1066">
                  <c:v>-0.8001284484729152</c:v>
                </c:pt>
                <c:pt idx="1067">
                  <c:v>-0.79944495950345684</c:v>
                </c:pt>
                <c:pt idx="1068">
                  <c:v>-0.7998264003133877</c:v>
                </c:pt>
                <c:pt idx="1069">
                  <c:v>-0.80017557230712</c:v>
                </c:pt>
                <c:pt idx="1070">
                  <c:v>-0.79951526086097757</c:v>
                </c:pt>
                <c:pt idx="1071">
                  <c:v>-0.79987117564375798</c:v>
                </c:pt>
                <c:pt idx="1072">
                  <c:v>-0.80023319213088284</c:v>
                </c:pt>
                <c:pt idx="1073">
                  <c:v>-0.79849544828826524</c:v>
                </c:pt>
                <c:pt idx="1074">
                  <c:v>-0.79785727932249995</c:v>
                </c:pt>
                <c:pt idx="1075">
                  <c:v>-0.79718853373605003</c:v>
                </c:pt>
                <c:pt idx="1076">
                  <c:v>-0.79762516306132891</c:v>
                </c:pt>
                <c:pt idx="1077">
                  <c:v>-0.79699463980010232</c:v>
                </c:pt>
                <c:pt idx="1078">
                  <c:v>-0.7963483470041004</c:v>
                </c:pt>
                <c:pt idx="1079">
                  <c:v>-0.79574430006401831</c:v>
                </c:pt>
                <c:pt idx="1080">
                  <c:v>-0.79722855406273796</c:v>
                </c:pt>
                <c:pt idx="1081">
                  <c:v>-0.79872036298148319</c:v>
                </c:pt>
                <c:pt idx="1082">
                  <c:v>-0.79912117572185348</c:v>
                </c:pt>
                <c:pt idx="1083">
                  <c:v>-0.79949687220741639</c:v>
                </c:pt>
                <c:pt idx="1084">
                  <c:v>-0.79882463476326815</c:v>
                </c:pt>
                <c:pt idx="1085">
                  <c:v>-0.79816950206800286</c:v>
                </c:pt>
                <c:pt idx="1086">
                  <c:v>-0.79752975202664278</c:v>
                </c:pt>
                <c:pt idx="1087">
                  <c:v>-0.79691459698610989</c:v>
                </c:pt>
                <c:pt idx="1088">
                  <c:v>-0.79630622504638759</c:v>
                </c:pt>
                <c:pt idx="1089">
                  <c:v>-0.79570100054545978</c:v>
                </c:pt>
                <c:pt idx="1090">
                  <c:v>-0.79613718053455063</c:v>
                </c:pt>
                <c:pt idx="1091">
                  <c:v>-0.79553823692385972</c:v>
                </c:pt>
                <c:pt idx="1092">
                  <c:v>-0.79391071218538256</c:v>
                </c:pt>
                <c:pt idx="1093">
                  <c:v>-0.79441695794167488</c:v>
                </c:pt>
                <c:pt idx="1094">
                  <c:v>-0.79592661878284143</c:v>
                </c:pt>
                <c:pt idx="1095">
                  <c:v>-0.79634768640718467</c:v>
                </c:pt>
                <c:pt idx="1096">
                  <c:v>-0.79782271267904092</c:v>
                </c:pt>
                <c:pt idx="1097">
                  <c:v>-0.7972016584254602</c:v>
                </c:pt>
                <c:pt idx="1098">
                  <c:v>-0.79764420525695101</c:v>
                </c:pt>
                <c:pt idx="1099">
                  <c:v>-0.79806784115181206</c:v>
                </c:pt>
                <c:pt idx="1100">
                  <c:v>-0.7984463643287758</c:v>
                </c:pt>
                <c:pt idx="1101">
                  <c:v>-0.79883363704220023</c:v>
                </c:pt>
                <c:pt idx="1102">
                  <c:v>-0.80027144430135622</c:v>
                </c:pt>
                <c:pt idx="1103">
                  <c:v>-0.80063361541532907</c:v>
                </c:pt>
                <c:pt idx="1104">
                  <c:v>-0.80098152310702242</c:v>
                </c:pt>
                <c:pt idx="1105">
                  <c:v>-0.80025335264488195</c:v>
                </c:pt>
                <c:pt idx="1106">
                  <c:v>-0.80062410559198427</c:v>
                </c:pt>
                <c:pt idx="1107">
                  <c:v>-0.80199032348014454</c:v>
                </c:pt>
                <c:pt idx="1108">
                  <c:v>-0.8012988770105417</c:v>
                </c:pt>
                <c:pt idx="1109">
                  <c:v>-0.80161941947033089</c:v>
                </c:pt>
                <c:pt idx="1110">
                  <c:v>-0.80194025108092415</c:v>
                </c:pt>
                <c:pt idx="1111">
                  <c:v>-0.80224986605930571</c:v>
                </c:pt>
                <c:pt idx="1112">
                  <c:v>-0.80155892873811962</c:v>
                </c:pt>
                <c:pt idx="1113">
                  <c:v>-0.80083663016335727</c:v>
                </c:pt>
                <c:pt idx="1114">
                  <c:v>-0.80116825756009014</c:v>
                </c:pt>
                <c:pt idx="1115">
                  <c:v>-0.80151859240888823</c:v>
                </c:pt>
                <c:pt idx="1116">
                  <c:v>-0.8018713605607104</c:v>
                </c:pt>
                <c:pt idx="1117">
                  <c:v>-0.80222693334949624</c:v>
                </c:pt>
                <c:pt idx="1118">
                  <c:v>-0.80256167468250628</c:v>
                </c:pt>
                <c:pt idx="1119">
                  <c:v>-0.80391874118885609</c:v>
                </c:pt>
                <c:pt idx="1120">
                  <c:v>-0.80421680636507886</c:v>
                </c:pt>
                <c:pt idx="1121">
                  <c:v>-0.80347445023777719</c:v>
                </c:pt>
                <c:pt idx="1122">
                  <c:v>-0.80274420123302159</c:v>
                </c:pt>
                <c:pt idx="1123">
                  <c:v>-0.80198077720836114</c:v>
                </c:pt>
                <c:pt idx="1124">
                  <c:v>-0.80122452166419389</c:v>
                </c:pt>
                <c:pt idx="1125">
                  <c:v>-0.80055163123090989</c:v>
                </c:pt>
                <c:pt idx="1126">
                  <c:v>-0.80090275860629168</c:v>
                </c:pt>
                <c:pt idx="1127">
                  <c:v>-0.80439348343416583</c:v>
                </c:pt>
                <c:pt idx="1128">
                  <c:v>-0.82036623376548257</c:v>
                </c:pt>
                <c:pt idx="1129">
                  <c:v>-0.81613072909017292</c:v>
                </c:pt>
                <c:pt idx="1130">
                  <c:v>-0.80779305450836947</c:v>
                </c:pt>
                <c:pt idx="1131">
                  <c:v>-0.80170443341820208</c:v>
                </c:pt>
                <c:pt idx="1132">
                  <c:v>-0.7999561847498381</c:v>
                </c:pt>
              </c:numCache>
            </c:numRef>
          </c:val>
          <c:smooth val="0"/>
          <c:extLst>
            <c:ext xmlns:c16="http://schemas.microsoft.com/office/drawing/2014/chart" uri="{C3380CC4-5D6E-409C-BE32-E72D297353CC}">
              <c16:uniqueId val="{00000000-0A93-481F-AA86-82951360B3FA}"/>
            </c:ext>
          </c:extLst>
        </c:ser>
        <c:ser>
          <c:idx val="1"/>
          <c:order val="1"/>
          <c:tx>
            <c:strRef>
              <c:f>Gyro!$Y$1</c:f>
              <c:strCache>
                <c:ptCount val="1"/>
                <c:pt idx="0">
                  <c:v>Gangle_y</c:v>
                </c:pt>
              </c:strCache>
            </c:strRef>
          </c:tx>
          <c:spPr>
            <a:ln w="28575" cap="rnd">
              <a:solidFill>
                <a:schemeClr val="accent2"/>
              </a:solidFill>
              <a:round/>
            </a:ln>
            <a:effectLst/>
          </c:spPr>
          <c:marker>
            <c:symbol val="none"/>
          </c:marker>
          <c:val>
            <c:numRef>
              <c:f>Gyro!$Y$2:$Y$1357</c:f>
              <c:numCache>
                <c:formatCode>General</c:formatCode>
                <c:ptCount val="1356"/>
                <c:pt idx="0">
                  <c:v>-1.1762E-2</c:v>
                </c:pt>
                <c:pt idx="1">
                  <c:v>-2.3236999999999997E-2</c:v>
                </c:pt>
                <c:pt idx="2">
                  <c:v>-3.4481879999999999E-2</c:v>
                </c:pt>
                <c:pt idx="3">
                  <c:v>-4.6578222399999994E-2</c:v>
                </c:pt>
                <c:pt idx="4">
                  <c:v>-5.8397437951999996E-2</c:v>
                </c:pt>
                <c:pt idx="5">
                  <c:v>-6.8972809192959991E-2</c:v>
                </c:pt>
                <c:pt idx="6">
                  <c:v>-7.9301893009100788E-2</c:v>
                </c:pt>
                <c:pt idx="7">
                  <c:v>-9.0476395148918767E-2</c:v>
                </c:pt>
                <c:pt idx="8">
                  <c:v>-0.10042068724594039</c:v>
                </c:pt>
                <c:pt idx="9">
                  <c:v>-0.11013819350102157</c:v>
                </c:pt>
                <c:pt idx="10">
                  <c:v>-0.12177354963100115</c:v>
                </c:pt>
                <c:pt idx="11">
                  <c:v>-0.13109817863838111</c:v>
                </c:pt>
                <c:pt idx="12">
                  <c:v>-0.13917197506561352</c:v>
                </c:pt>
                <c:pt idx="13">
                  <c:v>-0.14917311556430127</c:v>
                </c:pt>
                <c:pt idx="14">
                  <c:v>-0.15581615325301523</c:v>
                </c:pt>
                <c:pt idx="15">
                  <c:v>-0.16124893018795491</c:v>
                </c:pt>
                <c:pt idx="16">
                  <c:v>-0.17290593158419582</c:v>
                </c:pt>
                <c:pt idx="17">
                  <c:v>-0.1822598529525119</c:v>
                </c:pt>
                <c:pt idx="18">
                  <c:v>-0.19137645589346167</c:v>
                </c:pt>
                <c:pt idx="19">
                  <c:v>-0.19924964677559243</c:v>
                </c:pt>
                <c:pt idx="20">
                  <c:v>-0.20699473384008057</c:v>
                </c:pt>
                <c:pt idx="21">
                  <c:v>-0.21455767916327895</c:v>
                </c:pt>
                <c:pt idx="22">
                  <c:v>-0.22199018558001335</c:v>
                </c:pt>
                <c:pt idx="23">
                  <c:v>-0.23144262186841308</c:v>
                </c:pt>
                <c:pt idx="24">
                  <c:v>-0.23958474943104482</c:v>
                </c:pt>
                <c:pt idx="25">
                  <c:v>-0.24546745444242393</c:v>
                </c:pt>
                <c:pt idx="26">
                  <c:v>-0.25227030535357542</c:v>
                </c:pt>
                <c:pt idx="27">
                  <c:v>-0.25891925924650394</c:v>
                </c:pt>
                <c:pt idx="28">
                  <c:v>-0.26650853406157388</c:v>
                </c:pt>
                <c:pt idx="29">
                  <c:v>-0.27188786338034238</c:v>
                </c:pt>
                <c:pt idx="30">
                  <c:v>-0.27710254611273555</c:v>
                </c:pt>
                <c:pt idx="31">
                  <c:v>-0.28219919519048087</c:v>
                </c:pt>
                <c:pt idx="32">
                  <c:v>-0.28828101128667127</c:v>
                </c:pt>
                <c:pt idx="33">
                  <c:v>-0.29632341106093785</c:v>
                </c:pt>
                <c:pt idx="34">
                  <c:v>-0.30421924283971907</c:v>
                </c:pt>
                <c:pt idx="35">
                  <c:v>-0.30989343798292468</c:v>
                </c:pt>
                <c:pt idx="36">
                  <c:v>-0.31543766922326621</c:v>
                </c:pt>
                <c:pt idx="37">
                  <c:v>-0.32186545583880088</c:v>
                </c:pt>
                <c:pt idx="38">
                  <c:v>-0.32715730672202487</c:v>
                </c:pt>
                <c:pt idx="39">
                  <c:v>-0.3323223805875844</c:v>
                </c:pt>
                <c:pt idx="40">
                  <c:v>-0.33845159297583266</c:v>
                </c:pt>
                <c:pt idx="41">
                  <c:v>-0.34337034111631604</c:v>
                </c:pt>
                <c:pt idx="42">
                  <c:v>-0.34928023429398974</c:v>
                </c:pt>
                <c:pt idx="43">
                  <c:v>-0.35508324960810989</c:v>
                </c:pt>
                <c:pt idx="44">
                  <c:v>-0.36079826461594766</c:v>
                </c:pt>
                <c:pt idx="45">
                  <c:v>-0.36634379932362865</c:v>
                </c:pt>
                <c:pt idx="46">
                  <c:v>-0.37073136333715606</c:v>
                </c:pt>
                <c:pt idx="47">
                  <c:v>-0.37397649607041294</c:v>
                </c:pt>
                <c:pt idx="48">
                  <c:v>-0.37927666614900468</c:v>
                </c:pt>
                <c:pt idx="49">
                  <c:v>-0.38445197282602456</c:v>
                </c:pt>
                <c:pt idx="50">
                  <c:v>-0.38848153336950408</c:v>
                </c:pt>
                <c:pt idx="51">
                  <c:v>-0.392479642702114</c:v>
                </c:pt>
                <c:pt idx="52">
                  <c:v>-0.39741500984807171</c:v>
                </c:pt>
                <c:pt idx="53">
                  <c:v>-0.4022440896511103</c:v>
                </c:pt>
                <c:pt idx="54">
                  <c:v>-0.40698690785808811</c:v>
                </c:pt>
                <c:pt idx="55">
                  <c:v>-0.41057296970092638</c:v>
                </c:pt>
                <c:pt idx="56">
                  <c:v>-0.41411399030690788</c:v>
                </c:pt>
                <c:pt idx="57">
                  <c:v>-0.41758137050076971</c:v>
                </c:pt>
                <c:pt idx="58">
                  <c:v>-0.42197488309075432</c:v>
                </c:pt>
                <c:pt idx="59">
                  <c:v>-0.4252472654289392</c:v>
                </c:pt>
                <c:pt idx="60">
                  <c:v>-0.42847770012036041</c:v>
                </c:pt>
                <c:pt idx="61">
                  <c:v>-0.43056986611795317</c:v>
                </c:pt>
                <c:pt idx="62">
                  <c:v>-0.4326556287955941</c:v>
                </c:pt>
                <c:pt idx="63">
                  <c:v>-0.43676671621968222</c:v>
                </c:pt>
                <c:pt idx="64">
                  <c:v>-0.44082732189528856</c:v>
                </c:pt>
                <c:pt idx="65">
                  <c:v>-0.44376665545738281</c:v>
                </c:pt>
                <c:pt idx="66">
                  <c:v>-0.44663232234823513</c:v>
                </c:pt>
                <c:pt idx="67">
                  <c:v>-0.45043969590127042</c:v>
                </c:pt>
                <c:pt idx="68">
                  <c:v>-0.45207570198324504</c:v>
                </c:pt>
                <c:pt idx="69">
                  <c:v>-0.45580960794358016</c:v>
                </c:pt>
                <c:pt idx="70">
                  <c:v>-0.45844771578470861</c:v>
                </c:pt>
                <c:pt idx="71">
                  <c:v>-0.46101080146901446</c:v>
                </c:pt>
                <c:pt idx="72">
                  <c:v>-0.46459902543963411</c:v>
                </c:pt>
                <c:pt idx="73">
                  <c:v>-0.46807910493084143</c:v>
                </c:pt>
                <c:pt idx="74">
                  <c:v>-0.47043856283222463</c:v>
                </c:pt>
                <c:pt idx="75">
                  <c:v>-0.47276713157558015</c:v>
                </c:pt>
                <c:pt idx="76">
                  <c:v>-0.4750438289440686</c:v>
                </c:pt>
                <c:pt idx="77">
                  <c:v>-0.47831159236518722</c:v>
                </c:pt>
                <c:pt idx="78">
                  <c:v>-0.48051584051788349</c:v>
                </c:pt>
                <c:pt idx="79">
                  <c:v>-0.4826505437075258</c:v>
                </c:pt>
                <c:pt idx="80">
                  <c:v>-0.48575685283337527</c:v>
                </c:pt>
                <c:pt idx="81">
                  <c:v>-0.48880609577670775</c:v>
                </c:pt>
                <c:pt idx="82">
                  <c:v>-0.48973381386117359</c:v>
                </c:pt>
                <c:pt idx="83">
                  <c:v>-0.49273609758395009</c:v>
                </c:pt>
                <c:pt idx="84">
                  <c:v>-0.49566327563227114</c:v>
                </c:pt>
                <c:pt idx="85">
                  <c:v>-0.49745933011962573</c:v>
                </c:pt>
                <c:pt idx="86">
                  <c:v>-0.49922508351723321</c:v>
                </c:pt>
                <c:pt idx="87">
                  <c:v>-0.49891298184688854</c:v>
                </c:pt>
                <c:pt idx="88">
                  <c:v>-0.5016713222099507</c:v>
                </c:pt>
                <c:pt idx="89">
                  <c:v>-0.50338413576575169</c:v>
                </c:pt>
                <c:pt idx="90">
                  <c:v>-0.50398871305043658</c:v>
                </c:pt>
                <c:pt idx="91">
                  <c:v>-0.50671799878942791</c:v>
                </c:pt>
                <c:pt idx="92">
                  <c:v>-0.50828911881363936</c:v>
                </c:pt>
                <c:pt idx="93">
                  <c:v>-0.51091041643736657</c:v>
                </c:pt>
                <c:pt idx="94">
                  <c:v>-0.51138566810861918</c:v>
                </c:pt>
                <c:pt idx="95">
                  <c:v>-0.51287259474644686</c:v>
                </c:pt>
                <c:pt idx="96">
                  <c:v>-0.5153407028515179</c:v>
                </c:pt>
                <c:pt idx="97">
                  <c:v>-0.51671384879448756</c:v>
                </c:pt>
                <c:pt idx="98">
                  <c:v>-0.5181071318185978</c:v>
                </c:pt>
                <c:pt idx="99">
                  <c:v>-0.51947030918222581</c:v>
                </c:pt>
                <c:pt idx="100">
                  <c:v>-0.52185182299858135</c:v>
                </c:pt>
                <c:pt idx="101">
                  <c:v>-0.52316756653860974</c:v>
                </c:pt>
                <c:pt idx="102">
                  <c:v>-0.52448385520783758</c:v>
                </c:pt>
                <c:pt idx="103">
                  <c:v>-0.52677711810368077</c:v>
                </c:pt>
                <c:pt idx="104">
                  <c:v>-0.5279920957416071</c:v>
                </c:pt>
                <c:pt idx="105">
                  <c:v>-0.52916147382677503</c:v>
                </c:pt>
                <c:pt idx="106">
                  <c:v>-0.53031990435023946</c:v>
                </c:pt>
                <c:pt idx="107">
                  <c:v>-0.53043332626323458</c:v>
                </c:pt>
                <c:pt idx="108">
                  <c:v>-0.53263047973796984</c:v>
                </c:pt>
                <c:pt idx="109">
                  <c:v>-0.5337271101432105</c:v>
                </c:pt>
                <c:pt idx="110">
                  <c:v>-0.53477928794034624</c:v>
                </c:pt>
                <c:pt idx="111">
                  <c:v>-0.53680304218153929</c:v>
                </c:pt>
                <c:pt idx="112">
                  <c:v>-0.53885504133790851</c:v>
                </c:pt>
                <c:pt idx="113">
                  <c:v>-0.53979666051115038</c:v>
                </c:pt>
                <c:pt idx="114">
                  <c:v>-0.54071130730092731</c:v>
                </c:pt>
                <c:pt idx="115">
                  <c:v>-0.54164956115490881</c:v>
                </c:pt>
                <c:pt idx="116">
                  <c:v>-0.54252454993181076</c:v>
                </c:pt>
                <c:pt idx="117">
                  <c:v>-0.54235041893317448</c:v>
                </c:pt>
                <c:pt idx="118">
                  <c:v>-0.54319607055451102</c:v>
                </c:pt>
                <c:pt idx="119">
                  <c:v>-0.54509920914342069</c:v>
                </c:pt>
                <c:pt idx="120">
                  <c:v>-0.54593156496055217</c:v>
                </c:pt>
                <c:pt idx="121">
                  <c:v>-0.54676113366134116</c:v>
                </c:pt>
                <c:pt idx="122">
                  <c:v>-0.54860195098811437</c:v>
                </c:pt>
                <c:pt idx="123">
                  <c:v>-0.54938349196835212</c:v>
                </c:pt>
                <c:pt idx="124">
                  <c:v>-0.55013640212898507</c:v>
                </c:pt>
                <c:pt idx="125">
                  <c:v>-0.55088443408640542</c:v>
                </c:pt>
                <c:pt idx="126">
                  <c:v>-0.55266364540467738</c:v>
                </c:pt>
                <c:pt idx="127">
                  <c:v>-0.55333691249658379</c:v>
                </c:pt>
                <c:pt idx="128">
                  <c:v>-0.55397607424665207</c:v>
                </c:pt>
                <c:pt idx="129">
                  <c:v>-0.55464311276171896</c:v>
                </c:pt>
                <c:pt idx="130">
                  <c:v>-0.55527433050648456</c:v>
                </c:pt>
                <c:pt idx="131">
                  <c:v>-0.55586210389635493</c:v>
                </c:pt>
                <c:pt idx="132">
                  <c:v>-0.5564834218184278</c:v>
                </c:pt>
                <c:pt idx="133">
                  <c:v>-0.55707815338205924</c:v>
                </c:pt>
                <c:pt idx="134">
                  <c:v>-0.55869809031441808</c:v>
                </c:pt>
                <c:pt idx="135">
                  <c:v>-0.55925322850812975</c:v>
                </c:pt>
                <c:pt idx="136">
                  <c:v>-0.55982948393796717</c:v>
                </c:pt>
                <c:pt idx="137">
                  <c:v>-0.56142731425920778</c:v>
                </c:pt>
                <c:pt idx="138">
                  <c:v>-0.56295808797402369</c:v>
                </c:pt>
                <c:pt idx="139">
                  <c:v>-0.56446690621454321</c:v>
                </c:pt>
                <c:pt idx="140">
                  <c:v>-0.56491794809025242</c:v>
                </c:pt>
                <c:pt idx="141">
                  <c:v>-0.56428666912844727</c:v>
                </c:pt>
                <c:pt idx="142">
                  <c:v>-0.5647532757458783</c:v>
                </c:pt>
                <c:pt idx="143">
                  <c:v>-0.5651788302309606</c:v>
                </c:pt>
                <c:pt idx="144">
                  <c:v>-0.56664181362634136</c:v>
                </c:pt>
                <c:pt idx="145">
                  <c:v>-0.56704173735381458</c:v>
                </c:pt>
                <c:pt idx="146">
                  <c:v>-0.56846418260673837</c:v>
                </c:pt>
                <c:pt idx="147">
                  <c:v>-0.56885785895460361</c:v>
                </c:pt>
                <c:pt idx="148">
                  <c:v>-0.56918648177551157</c:v>
                </c:pt>
                <c:pt idx="149">
                  <c:v>-0.56955755214000126</c:v>
                </c:pt>
                <c:pt idx="150">
                  <c:v>-0.57094768109720129</c:v>
                </c:pt>
                <c:pt idx="151">
                  <c:v>-0.57332636747525723</c:v>
                </c:pt>
                <c:pt idx="152">
                  <c:v>-0.5736562601257521</c:v>
                </c:pt>
                <c:pt idx="153">
                  <c:v>-0.57391961492323706</c:v>
                </c:pt>
                <c:pt idx="154">
                  <c:v>-0.57415188262477224</c:v>
                </c:pt>
                <c:pt idx="155">
                  <c:v>-0.57439128497227676</c:v>
                </c:pt>
                <c:pt idx="156">
                  <c:v>-0.5746289592728312</c:v>
                </c:pt>
                <c:pt idx="157">
                  <c:v>-0.57385106008737452</c:v>
                </c:pt>
                <c:pt idx="158">
                  <c:v>-0.57304325888562702</c:v>
                </c:pt>
                <c:pt idx="159">
                  <c:v>-0.57332375370791444</c:v>
                </c:pt>
                <c:pt idx="160">
                  <c:v>-0.57362531863375621</c:v>
                </c:pt>
                <c:pt idx="161">
                  <c:v>-0.57489209226108107</c:v>
                </c:pt>
                <c:pt idx="162">
                  <c:v>-0.57516291041585943</c:v>
                </c:pt>
                <c:pt idx="163">
                  <c:v>-0.57434913220754225</c:v>
                </c:pt>
                <c:pt idx="164">
                  <c:v>-0.57458074956339145</c:v>
                </c:pt>
                <c:pt idx="165">
                  <c:v>-0.5748246945721236</c:v>
                </c:pt>
                <c:pt idx="166">
                  <c:v>-0.57508330068068114</c:v>
                </c:pt>
                <c:pt idx="167">
                  <c:v>-0.57533471466706754</c:v>
                </c:pt>
                <c:pt idx="168">
                  <c:v>-0.57559302037372628</c:v>
                </c:pt>
                <c:pt idx="169">
                  <c:v>-0.57583759996625172</c:v>
                </c:pt>
                <c:pt idx="170">
                  <c:v>-0.57606912796692678</c:v>
                </c:pt>
                <c:pt idx="171">
                  <c:v>-0.57626706540758832</c:v>
                </c:pt>
                <c:pt idx="172">
                  <c:v>-0.57646624409943659</c:v>
                </c:pt>
                <c:pt idx="173">
                  <c:v>-0.57667461921744778</c:v>
                </c:pt>
                <c:pt idx="174">
                  <c:v>-0.57585642683309879</c:v>
                </c:pt>
                <c:pt idx="175">
                  <c:v>-0.5760931782964368</c:v>
                </c:pt>
                <c:pt idx="176">
                  <c:v>-0.57735271473050798</c:v>
                </c:pt>
                <c:pt idx="177">
                  <c:v>-0.57859794043589785</c:v>
                </c:pt>
                <c:pt idx="178">
                  <c:v>-0.57978378162717992</c:v>
                </c:pt>
                <c:pt idx="179">
                  <c:v>-0.57992306599463628</c:v>
                </c:pt>
                <c:pt idx="180">
                  <c:v>-0.58109838467474351</c:v>
                </c:pt>
                <c:pt idx="181">
                  <c:v>-0.58124239698124869</c:v>
                </c:pt>
                <c:pt idx="182">
                  <c:v>-0.58236342904162375</c:v>
                </c:pt>
                <c:pt idx="183">
                  <c:v>-0.5813935004607913</c:v>
                </c:pt>
                <c:pt idx="184">
                  <c:v>-0.58042783045157542</c:v>
                </c:pt>
                <c:pt idx="185">
                  <c:v>-0.57949977384254381</c:v>
                </c:pt>
                <c:pt idx="186">
                  <c:v>-0.57964351836569294</c:v>
                </c:pt>
                <c:pt idx="187">
                  <c:v>-0.58184278799837907</c:v>
                </c:pt>
                <c:pt idx="188">
                  <c:v>-0.58300717223841136</c:v>
                </c:pt>
                <c:pt idx="189">
                  <c:v>-0.58309308879364319</c:v>
                </c:pt>
                <c:pt idx="190">
                  <c:v>-0.58318064701777039</c:v>
                </c:pt>
                <c:pt idx="191">
                  <c:v>-0.58321841407741493</c:v>
                </c:pt>
                <c:pt idx="192">
                  <c:v>-0.5832877857958666</c:v>
                </c:pt>
                <c:pt idx="193">
                  <c:v>-0.58334539007994912</c:v>
                </c:pt>
                <c:pt idx="194">
                  <c:v>-0.58233092227835004</c:v>
                </c:pt>
                <c:pt idx="195">
                  <c:v>-0.582360363832783</c:v>
                </c:pt>
                <c:pt idx="196">
                  <c:v>-0.58247337655612741</c:v>
                </c:pt>
                <c:pt idx="197">
                  <c:v>-0.58253932902500483</c:v>
                </c:pt>
                <c:pt idx="198">
                  <c:v>-0.58157668244450467</c:v>
                </c:pt>
                <c:pt idx="199">
                  <c:v>-0.58268492879561462</c:v>
                </c:pt>
                <c:pt idx="200">
                  <c:v>-0.58169355021970237</c:v>
                </c:pt>
                <c:pt idx="201">
                  <c:v>-0.5807551392153083</c:v>
                </c:pt>
                <c:pt idx="202">
                  <c:v>-0.5809006364310022</c:v>
                </c:pt>
                <c:pt idx="203">
                  <c:v>-0.58103704370238218</c:v>
                </c:pt>
                <c:pt idx="204">
                  <c:v>-0.5811213428283345</c:v>
                </c:pt>
                <c:pt idx="205">
                  <c:v>-0.58122861597176778</c:v>
                </c:pt>
                <c:pt idx="206">
                  <c:v>-0.58132306365233255</c:v>
                </c:pt>
                <c:pt idx="207">
                  <c:v>-0.58140300237928599</c:v>
                </c:pt>
                <c:pt idx="208">
                  <c:v>-0.58043592233170027</c:v>
                </c:pt>
                <c:pt idx="209">
                  <c:v>-0.58055422388506628</c:v>
                </c:pt>
                <c:pt idx="210">
                  <c:v>-0.5806772994073649</c:v>
                </c:pt>
                <c:pt idx="211">
                  <c:v>-0.58080145341921752</c:v>
                </c:pt>
                <c:pt idx="212">
                  <c:v>-0.58089102435083317</c:v>
                </c:pt>
                <c:pt idx="213">
                  <c:v>-0.58101206386381665</c:v>
                </c:pt>
                <c:pt idx="214">
                  <c:v>-0.58111988258654024</c:v>
                </c:pt>
                <c:pt idx="215">
                  <c:v>-0.58119612493480932</c:v>
                </c:pt>
                <c:pt idx="216">
                  <c:v>-0.58128792243611305</c:v>
                </c:pt>
                <c:pt idx="217">
                  <c:v>-0.58033412398739082</c:v>
                </c:pt>
                <c:pt idx="218">
                  <c:v>-0.58045446150764302</c:v>
                </c:pt>
                <c:pt idx="219">
                  <c:v>-0.58062269227749019</c:v>
                </c:pt>
                <c:pt idx="220">
                  <c:v>-0.58180489843194039</c:v>
                </c:pt>
                <c:pt idx="221">
                  <c:v>-0.58189930046330163</c:v>
                </c:pt>
                <c:pt idx="222">
                  <c:v>-0.58196317445403567</c:v>
                </c:pt>
                <c:pt idx="223">
                  <c:v>-0.58205551096495489</c:v>
                </c:pt>
                <c:pt idx="224">
                  <c:v>-0.58213698074565579</c:v>
                </c:pt>
                <c:pt idx="225">
                  <c:v>-0.58326246113074276</c:v>
                </c:pt>
                <c:pt idx="226">
                  <c:v>-0.58330087190812796</c:v>
                </c:pt>
                <c:pt idx="227">
                  <c:v>-0.58334667446996535</c:v>
                </c:pt>
                <c:pt idx="228">
                  <c:v>-0.58445352098056591</c:v>
                </c:pt>
                <c:pt idx="229">
                  <c:v>-0.5844961705609546</c:v>
                </c:pt>
                <c:pt idx="230">
                  <c:v>-0.58351330714973548</c:v>
                </c:pt>
                <c:pt idx="231">
                  <c:v>-0.58358556100674086</c:v>
                </c:pt>
                <c:pt idx="232">
                  <c:v>-0.58367474978660594</c:v>
                </c:pt>
                <c:pt idx="233">
                  <c:v>-0.58370295479087386</c:v>
                </c:pt>
                <c:pt idx="234">
                  <c:v>-0.58371349569505637</c:v>
                </c:pt>
                <c:pt idx="235">
                  <c:v>-0.58375844578115532</c:v>
                </c:pt>
                <c:pt idx="236">
                  <c:v>-0.58278021686553216</c:v>
                </c:pt>
                <c:pt idx="237">
                  <c:v>-0.58283545252822144</c:v>
                </c:pt>
                <c:pt idx="238">
                  <c:v>-0.58396130347765707</c:v>
                </c:pt>
                <c:pt idx="239">
                  <c:v>-0.58400293740810394</c:v>
                </c:pt>
                <c:pt idx="240">
                  <c:v>-0.58304135865994189</c:v>
                </c:pt>
                <c:pt idx="241">
                  <c:v>-0.58206225148674307</c:v>
                </c:pt>
                <c:pt idx="242">
                  <c:v>-0.58216158645700822</c:v>
                </c:pt>
                <c:pt idx="243">
                  <c:v>-0.58223927472786807</c:v>
                </c:pt>
                <c:pt idx="244">
                  <c:v>-0.58337832923331068</c:v>
                </c:pt>
                <c:pt idx="245">
                  <c:v>-0.5834216026486444</c:v>
                </c:pt>
                <c:pt idx="246">
                  <c:v>-0.58348551059567155</c:v>
                </c:pt>
                <c:pt idx="247">
                  <c:v>-0.58356370038375804</c:v>
                </c:pt>
                <c:pt idx="248">
                  <c:v>-0.58465154637608285</c:v>
                </c:pt>
                <c:pt idx="249">
                  <c:v>-0.58568033544856124</c:v>
                </c:pt>
                <c:pt idx="250">
                  <c:v>-0.58466706873958996</c:v>
                </c:pt>
                <c:pt idx="251">
                  <c:v>-0.58574402736479825</c:v>
                </c:pt>
                <c:pt idx="252">
                  <c:v>-0.58576484681750229</c:v>
                </c:pt>
                <c:pt idx="253">
                  <c:v>-0.58580280988115219</c:v>
                </c:pt>
                <c:pt idx="254">
                  <c:v>-0.58580993368352907</c:v>
                </c:pt>
                <c:pt idx="255">
                  <c:v>-0.58684303500985857</c:v>
                </c:pt>
                <c:pt idx="256">
                  <c:v>-0.58792809430966142</c:v>
                </c:pt>
                <c:pt idx="257">
                  <c:v>-0.58791499242346823</c:v>
                </c:pt>
                <c:pt idx="258">
                  <c:v>-0.58893211257499889</c:v>
                </c:pt>
                <c:pt idx="259">
                  <c:v>-0.58891521032349892</c:v>
                </c:pt>
                <c:pt idx="260">
                  <c:v>-0.58882784611702899</c:v>
                </c:pt>
                <c:pt idx="261">
                  <c:v>-0.5898047291946884</c:v>
                </c:pt>
                <c:pt idx="262">
                  <c:v>-0.58870745461079454</c:v>
                </c:pt>
                <c:pt idx="263">
                  <c:v>-0.58762560551857868</c:v>
                </c:pt>
                <c:pt idx="264">
                  <c:v>-0.58759993340820715</c:v>
                </c:pt>
                <c:pt idx="265">
                  <c:v>-0.58753357474004297</c:v>
                </c:pt>
                <c:pt idx="266">
                  <c:v>-0.58855300324524207</c:v>
                </c:pt>
                <c:pt idx="267">
                  <c:v>-0.58955560318033728</c:v>
                </c:pt>
                <c:pt idx="268">
                  <c:v>-0.5915931511167305</c:v>
                </c:pt>
                <c:pt idx="269">
                  <c:v>-0.59253352809439586</c:v>
                </c:pt>
                <c:pt idx="270">
                  <c:v>-0.59247225753250787</c:v>
                </c:pt>
                <c:pt idx="271">
                  <c:v>-0.59129263238185759</c:v>
                </c:pt>
                <c:pt idx="272">
                  <c:v>-0.59117755973422037</c:v>
                </c:pt>
                <c:pt idx="273">
                  <c:v>-0.59111208853953601</c:v>
                </c:pt>
                <c:pt idx="274">
                  <c:v>-0.59209254676874534</c:v>
                </c:pt>
                <c:pt idx="275">
                  <c:v>-0.59303331583337038</c:v>
                </c:pt>
                <c:pt idx="276">
                  <c:v>-0.59290296951670296</c:v>
                </c:pt>
                <c:pt idx="277">
                  <c:v>-0.59273067012636893</c:v>
                </c:pt>
                <c:pt idx="278">
                  <c:v>-0.5936507367238415</c:v>
                </c:pt>
                <c:pt idx="279">
                  <c:v>-0.59458672198936469</c:v>
                </c:pt>
                <c:pt idx="280">
                  <c:v>-0.5944652875495775</c:v>
                </c:pt>
                <c:pt idx="281">
                  <c:v>-0.59641214179858593</c:v>
                </c:pt>
                <c:pt idx="282">
                  <c:v>-0.59726651896261418</c:v>
                </c:pt>
                <c:pt idx="283">
                  <c:v>-0.59811308858336187</c:v>
                </c:pt>
                <c:pt idx="284">
                  <c:v>-0.59893344681169458</c:v>
                </c:pt>
                <c:pt idx="285">
                  <c:v>-0.59969473787546057</c:v>
                </c:pt>
                <c:pt idx="286">
                  <c:v>-0.60047888311795128</c:v>
                </c:pt>
                <c:pt idx="287">
                  <c:v>-0.6002104854555923</c:v>
                </c:pt>
                <c:pt idx="288">
                  <c:v>-0.60099285574648043</c:v>
                </c:pt>
                <c:pt idx="289">
                  <c:v>-0.59965919863155082</c:v>
                </c:pt>
                <c:pt idx="290">
                  <c:v>-0.59937211465891982</c:v>
                </c:pt>
                <c:pt idx="291">
                  <c:v>-0.60120605236574143</c:v>
                </c:pt>
                <c:pt idx="292">
                  <c:v>-0.60091305131842665</c:v>
                </c:pt>
                <c:pt idx="293">
                  <c:v>-0.60059295029205817</c:v>
                </c:pt>
                <c:pt idx="294">
                  <c:v>-0.59926343128621695</c:v>
                </c:pt>
                <c:pt idx="295">
                  <c:v>-0.59900134266049254</c:v>
                </c:pt>
                <c:pt idx="296">
                  <c:v>-0.59874979580728271</c:v>
                </c:pt>
                <c:pt idx="297">
                  <c:v>-0.59851109989113704</c:v>
                </c:pt>
                <c:pt idx="298">
                  <c:v>-0.59932239789331432</c:v>
                </c:pt>
                <c:pt idx="299">
                  <c:v>-0.60014016993544805</c:v>
                </c:pt>
                <c:pt idx="300">
                  <c:v>-0.60092114653673911</c:v>
                </c:pt>
                <c:pt idx="301">
                  <c:v>-0.60063402360600426</c:v>
                </c:pt>
                <c:pt idx="302">
                  <c:v>-0.60032206313388414</c:v>
                </c:pt>
                <c:pt idx="303">
                  <c:v>-0.60107040187120653</c:v>
                </c:pt>
                <c:pt idx="304">
                  <c:v>-0.6007321938337824</c:v>
                </c:pt>
                <c:pt idx="305">
                  <c:v>-0.6004471499571068</c:v>
                </c:pt>
                <c:pt idx="306">
                  <c:v>-0.60021876695796461</c:v>
                </c:pt>
                <c:pt idx="307">
                  <c:v>-0.59993025161880542</c:v>
                </c:pt>
                <c:pt idx="308">
                  <c:v>-0.5996812465864293</c:v>
                </c:pt>
                <c:pt idx="309">
                  <c:v>-0.60047268165470069</c:v>
                </c:pt>
                <c:pt idx="310">
                  <c:v>-0.59914234802160671</c:v>
                </c:pt>
                <c:pt idx="311">
                  <c:v>-0.59889824106117462</c:v>
                </c:pt>
                <c:pt idx="312">
                  <c:v>-0.59864241623995107</c:v>
                </c:pt>
                <c:pt idx="313">
                  <c:v>-0.59837736791515206</c:v>
                </c:pt>
                <c:pt idx="314">
                  <c:v>-0.59817774055684902</c:v>
                </c:pt>
                <c:pt idx="315">
                  <c:v>-0.59794944574571207</c:v>
                </c:pt>
                <c:pt idx="316">
                  <c:v>-0.59773907683079786</c:v>
                </c:pt>
                <c:pt idx="317">
                  <c:v>-0.59852717529418187</c:v>
                </c:pt>
                <c:pt idx="318">
                  <c:v>-0.59828043178829826</c:v>
                </c:pt>
                <c:pt idx="319">
                  <c:v>-0.59914170315253223</c:v>
                </c:pt>
                <c:pt idx="320">
                  <c:v>-0.59885232908948161</c:v>
                </c:pt>
                <c:pt idx="321">
                  <c:v>-0.59862868250769208</c:v>
                </c:pt>
                <c:pt idx="322">
                  <c:v>-0.59941088885753824</c:v>
                </c:pt>
                <c:pt idx="323">
                  <c:v>-0.60024661108038746</c:v>
                </c:pt>
                <c:pt idx="324">
                  <c:v>-0.59997663885877961</c:v>
                </c:pt>
                <c:pt idx="325">
                  <c:v>-0.59966500608160411</c:v>
                </c:pt>
                <c:pt idx="326">
                  <c:v>-0.59938712595997201</c:v>
                </c:pt>
                <c:pt idx="327">
                  <c:v>-0.59912610344077244</c:v>
                </c:pt>
                <c:pt idx="328">
                  <c:v>-0.59886810137195712</c:v>
                </c:pt>
                <c:pt idx="329">
                  <c:v>-0.59961903934451799</c:v>
                </c:pt>
                <c:pt idx="330">
                  <c:v>-0.59940435855762764</c:v>
                </c:pt>
                <c:pt idx="331">
                  <c:v>-0.5991014113864751</c:v>
                </c:pt>
                <c:pt idx="332">
                  <c:v>-0.59780690315874552</c:v>
                </c:pt>
                <c:pt idx="333">
                  <c:v>-0.59763966509557065</c:v>
                </c:pt>
                <c:pt idx="334">
                  <c:v>-0.59742959179365929</c:v>
                </c:pt>
                <c:pt idx="335">
                  <c:v>-0.598230059957786</c:v>
                </c:pt>
                <c:pt idx="336">
                  <c:v>-0.5969369387586303</c:v>
                </c:pt>
                <c:pt idx="337">
                  <c:v>-0.59570959998345763</c:v>
                </c:pt>
                <c:pt idx="338">
                  <c:v>-0.59553842798378842</c:v>
                </c:pt>
                <c:pt idx="339">
                  <c:v>-0.59428699942411267</c:v>
                </c:pt>
                <c:pt idx="340">
                  <c:v>-0.59414945943563047</c:v>
                </c:pt>
                <c:pt idx="341">
                  <c:v>-0.59398995024691792</c:v>
                </c:pt>
                <c:pt idx="342">
                  <c:v>-0.5938406512419796</c:v>
                </c:pt>
                <c:pt idx="343">
                  <c:v>-0.59367857821713999</c:v>
                </c:pt>
                <c:pt idx="344">
                  <c:v>-0.59457470665279721</c:v>
                </c:pt>
                <c:pt idx="345">
                  <c:v>-0.59441657251974123</c:v>
                </c:pt>
                <c:pt idx="346">
                  <c:v>-0.59531904106934641</c:v>
                </c:pt>
                <c:pt idx="347">
                  <c:v>-0.59621444024795955</c:v>
                </c:pt>
                <c:pt idx="348">
                  <c:v>-0.59707119144300036</c:v>
                </c:pt>
                <c:pt idx="349">
                  <c:v>-0.59687314761414045</c:v>
                </c:pt>
                <c:pt idx="350">
                  <c:v>-0.59667606466185774</c:v>
                </c:pt>
                <c:pt idx="351">
                  <c:v>-0.59646194336862057</c:v>
                </c:pt>
                <c:pt idx="352">
                  <c:v>-0.59628010450124824</c:v>
                </c:pt>
                <c:pt idx="353">
                  <c:v>-0.59608012241122332</c:v>
                </c:pt>
                <c:pt idx="354">
                  <c:v>-0.59589249996299887</c:v>
                </c:pt>
                <c:pt idx="355">
                  <c:v>-0.59674292996373879</c:v>
                </c:pt>
                <c:pt idx="356">
                  <c:v>-0.59650823136446396</c:v>
                </c:pt>
                <c:pt idx="357">
                  <c:v>-0.59735508673717475</c:v>
                </c:pt>
                <c:pt idx="358">
                  <c:v>-0.59716918500243121</c:v>
                </c:pt>
                <c:pt idx="359">
                  <c:v>-0.5969660813023826</c:v>
                </c:pt>
                <c:pt idx="360">
                  <c:v>-0.595726619676335</c:v>
                </c:pt>
                <c:pt idx="361">
                  <c:v>-0.59551804728280822</c:v>
                </c:pt>
                <c:pt idx="362">
                  <c:v>-0.59537194633715196</c:v>
                </c:pt>
                <c:pt idx="363">
                  <c:v>-0.59522308741040897</c:v>
                </c:pt>
                <c:pt idx="364">
                  <c:v>-0.59501872566220082</c:v>
                </c:pt>
                <c:pt idx="365">
                  <c:v>-0.59484867114895679</c:v>
                </c:pt>
                <c:pt idx="366">
                  <c:v>-0.59467091772597769</c:v>
                </c:pt>
                <c:pt idx="367">
                  <c:v>-0.59451025937145818</c:v>
                </c:pt>
                <c:pt idx="368">
                  <c:v>-0.59646059418402897</c:v>
                </c:pt>
                <c:pt idx="369">
                  <c:v>-0.59731210230034848</c:v>
                </c:pt>
                <c:pt idx="370">
                  <c:v>-0.59605566025434153</c:v>
                </c:pt>
                <c:pt idx="371">
                  <c:v>-0.59584978704925473</c:v>
                </c:pt>
                <c:pt idx="372">
                  <c:v>-0.5956539513082697</c:v>
                </c:pt>
                <c:pt idx="373">
                  <c:v>-0.59652949228210439</c:v>
                </c:pt>
                <c:pt idx="374">
                  <c:v>-0.59531958243646232</c:v>
                </c:pt>
                <c:pt idx="375">
                  <c:v>-0.59516903078773309</c:v>
                </c:pt>
                <c:pt idx="376">
                  <c:v>-0.59502759017197848</c:v>
                </c:pt>
                <c:pt idx="377">
                  <c:v>-0.59484227836853898</c:v>
                </c:pt>
                <c:pt idx="378">
                  <c:v>-0.59470449280116822</c:v>
                </c:pt>
                <c:pt idx="379">
                  <c:v>-0.59554316294514487</c:v>
                </c:pt>
                <c:pt idx="380">
                  <c:v>-0.59535937968624186</c:v>
                </c:pt>
                <c:pt idx="381">
                  <c:v>-0.59415357209251707</c:v>
                </c:pt>
                <c:pt idx="382">
                  <c:v>-0.59401962065066671</c:v>
                </c:pt>
                <c:pt idx="383">
                  <c:v>-0.59388082823765342</c:v>
                </c:pt>
                <c:pt idx="384">
                  <c:v>-0.59480323167290028</c:v>
                </c:pt>
                <c:pt idx="385">
                  <c:v>-0.59465066703944225</c:v>
                </c:pt>
                <c:pt idx="386">
                  <c:v>-0.59448969369865334</c:v>
                </c:pt>
                <c:pt idx="387">
                  <c:v>-0.5932793198246803</c:v>
                </c:pt>
                <c:pt idx="388">
                  <c:v>-0.59312299342818675</c:v>
                </c:pt>
                <c:pt idx="389">
                  <c:v>-0.59196363355962289</c:v>
                </c:pt>
                <c:pt idx="390">
                  <c:v>-0.59185076088843036</c:v>
                </c:pt>
                <c:pt idx="391">
                  <c:v>-0.59068926567066182</c:v>
                </c:pt>
                <c:pt idx="392">
                  <c:v>-0.59166012035724858</c:v>
                </c:pt>
                <c:pt idx="393">
                  <c:v>-0.59258739795010362</c:v>
                </c:pt>
                <c:pt idx="394">
                  <c:v>-0.59247274999110155</c:v>
                </c:pt>
                <c:pt idx="395">
                  <c:v>-0.59235695499127961</c:v>
                </c:pt>
                <c:pt idx="396">
                  <c:v>-0.59224171589145402</c:v>
                </c:pt>
                <c:pt idx="397">
                  <c:v>-0.59318574157362491</c:v>
                </c:pt>
                <c:pt idx="398">
                  <c:v>-0.59301204674215247</c:v>
                </c:pt>
                <c:pt idx="399">
                  <c:v>-0.59182798580730944</c:v>
                </c:pt>
                <c:pt idx="400">
                  <c:v>-0.59272450609116323</c:v>
                </c:pt>
                <c:pt idx="401">
                  <c:v>-0.59262513596933997</c:v>
                </c:pt>
                <c:pt idx="402">
                  <c:v>-0.59147297324995307</c:v>
                </c:pt>
                <c:pt idx="403">
                  <c:v>-0.59244041378495405</c:v>
                </c:pt>
                <c:pt idx="404">
                  <c:v>-0.592309905509255</c:v>
                </c:pt>
                <c:pt idx="405">
                  <c:v>-0.59013176739906992</c:v>
                </c:pt>
                <c:pt idx="406">
                  <c:v>-0.58902979205108852</c:v>
                </c:pt>
                <c:pt idx="407">
                  <c:v>-0.59003553621006666</c:v>
                </c:pt>
                <c:pt idx="408">
                  <c:v>-0.58993584548586531</c:v>
                </c:pt>
                <c:pt idx="409">
                  <c:v>-0.58986042857614807</c:v>
                </c:pt>
                <c:pt idx="410">
                  <c:v>-0.59189248000462513</c:v>
                </c:pt>
                <c:pt idx="411">
                  <c:v>-0.5938381104045326</c:v>
                </c:pt>
                <c:pt idx="412">
                  <c:v>-0.59474324819644198</c:v>
                </c:pt>
                <c:pt idx="413">
                  <c:v>-0.59562648323251299</c:v>
                </c:pt>
                <c:pt idx="414">
                  <c:v>-0.59652393356786271</c:v>
                </c:pt>
                <c:pt idx="415">
                  <c:v>-0.59738431489650534</c:v>
                </c:pt>
                <c:pt idx="416">
                  <c:v>-0.59609790859857514</c:v>
                </c:pt>
                <c:pt idx="417">
                  <c:v>-0.59589437042660376</c:v>
                </c:pt>
                <c:pt idx="418">
                  <c:v>-0.59571798301807166</c:v>
                </c:pt>
                <c:pt idx="419">
                  <c:v>-0.59659284335771035</c:v>
                </c:pt>
                <c:pt idx="420">
                  <c:v>-0.59742578649055622</c:v>
                </c:pt>
                <c:pt idx="421">
                  <c:v>-0.59721857076074514</c:v>
                </c:pt>
                <c:pt idx="422">
                  <c:v>-0.59696825934553022</c:v>
                </c:pt>
                <c:pt idx="423">
                  <c:v>-0.59678167415861971</c:v>
                </c:pt>
                <c:pt idx="424">
                  <c:v>-0.59760138067544732</c:v>
                </c:pt>
                <c:pt idx="425">
                  <c:v>-0.59844467306193838</c:v>
                </c:pt>
                <c:pt idx="426">
                  <c:v>-0.59928005960069952</c:v>
                </c:pt>
                <c:pt idx="427">
                  <c:v>-0.60008683840868537</c:v>
                </c:pt>
                <c:pt idx="428">
                  <c:v>-0.60088034164051163</c:v>
                </c:pt>
                <c:pt idx="429">
                  <c:v>-0.60058181480770134</c:v>
                </c:pt>
                <c:pt idx="430">
                  <c:v>-0.60031257851154729</c:v>
                </c:pt>
                <c:pt idx="431">
                  <c:v>-0.60109078694131635</c:v>
                </c:pt>
                <c:pt idx="432">
                  <c:v>-0.60082217120249015</c:v>
                </c:pt>
                <c:pt idx="433">
                  <c:v>-0.60157542777844042</c:v>
                </c:pt>
                <c:pt idx="434">
                  <c:v>-0.60230317922287158</c:v>
                </c:pt>
                <c:pt idx="435">
                  <c:v>-0.60302765563841421</c:v>
                </c:pt>
                <c:pt idx="436">
                  <c:v>-0.60373500252564594</c:v>
                </c:pt>
                <c:pt idx="437">
                  <c:v>-0.60339770247513302</c:v>
                </c:pt>
                <c:pt idx="438">
                  <c:v>-0.60410340842563037</c:v>
                </c:pt>
                <c:pt idx="439">
                  <c:v>-0.60481152025711782</c:v>
                </c:pt>
                <c:pt idx="440">
                  <c:v>-0.60547928985197541</c:v>
                </c:pt>
                <c:pt idx="441">
                  <c:v>-0.60617606405493585</c:v>
                </c:pt>
                <c:pt idx="442">
                  <c:v>-0.60684994277383708</c:v>
                </c:pt>
                <c:pt idx="443">
                  <c:v>-0.60648140391836036</c:v>
                </c:pt>
                <c:pt idx="444">
                  <c:v>-0.60711731583999318</c:v>
                </c:pt>
                <c:pt idx="445">
                  <c:v>-0.60671418952319334</c:v>
                </c:pt>
                <c:pt idx="446">
                  <c:v>-0.60735336573272947</c:v>
                </c:pt>
                <c:pt idx="447">
                  <c:v>-0.60694779841807489</c:v>
                </c:pt>
                <c:pt idx="448">
                  <c:v>-0.60656570244971342</c:v>
                </c:pt>
                <c:pt idx="449">
                  <c:v>-0.60616316840071927</c:v>
                </c:pt>
                <c:pt idx="450">
                  <c:v>-0.60576106503270499</c:v>
                </c:pt>
                <c:pt idx="451">
                  <c:v>-0.6053334237320509</c:v>
                </c:pt>
                <c:pt idx="452">
                  <c:v>-0.6049797152574099</c:v>
                </c:pt>
                <c:pt idx="453">
                  <c:v>-0.60461404095226179</c:v>
                </c:pt>
                <c:pt idx="454">
                  <c:v>-0.60425318013321649</c:v>
                </c:pt>
                <c:pt idx="455">
                  <c:v>-0.60492753653055209</c:v>
                </c:pt>
                <c:pt idx="456">
                  <c:v>-0.60455368579994095</c:v>
                </c:pt>
                <c:pt idx="457">
                  <c:v>-0.6052308920839421</c:v>
                </c:pt>
                <c:pt idx="458">
                  <c:v>-0.60484469424226328</c:v>
                </c:pt>
                <c:pt idx="459">
                  <c:v>-0.60550204035741795</c:v>
                </c:pt>
                <c:pt idx="460">
                  <c:v>-0.60509991955026965</c:v>
                </c:pt>
                <c:pt idx="461">
                  <c:v>-0.60471928115926432</c:v>
                </c:pt>
                <c:pt idx="462">
                  <c:v>-0.60432427553607904</c:v>
                </c:pt>
                <c:pt idx="463">
                  <c:v>-0.60395487002535742</c:v>
                </c:pt>
                <c:pt idx="464">
                  <c:v>-0.60358583262485033</c:v>
                </c:pt>
                <c:pt idx="465">
                  <c:v>-0.60426897597235329</c:v>
                </c:pt>
                <c:pt idx="466">
                  <c:v>-0.60391441645290633</c:v>
                </c:pt>
                <c:pt idx="467">
                  <c:v>-0.60352206812384823</c:v>
                </c:pt>
                <c:pt idx="468">
                  <c:v>-0.60323492676137125</c:v>
                </c:pt>
                <c:pt idx="469">
                  <c:v>-0.60392958822614384</c:v>
                </c:pt>
                <c:pt idx="470">
                  <c:v>-0.60462649646162103</c:v>
                </c:pt>
                <c:pt idx="471">
                  <c:v>-0.60426366653238861</c:v>
                </c:pt>
                <c:pt idx="472">
                  <c:v>-0.60390675320174092</c:v>
                </c:pt>
                <c:pt idx="473">
                  <c:v>-0.60355759813770615</c:v>
                </c:pt>
                <c:pt idx="474">
                  <c:v>-0.603233246174952</c:v>
                </c:pt>
                <c:pt idx="475">
                  <c:v>-0.60292062125145285</c:v>
                </c:pt>
                <c:pt idx="476">
                  <c:v>-0.60368286882642386</c:v>
                </c:pt>
                <c:pt idx="477">
                  <c:v>-0.6044187914498953</c:v>
                </c:pt>
                <c:pt idx="478">
                  <c:v>-0.60403759562089743</c:v>
                </c:pt>
                <c:pt idx="479">
                  <c:v>-0.60265274370847954</c:v>
                </c:pt>
                <c:pt idx="480">
                  <c:v>-0.60130236883430999</c:v>
                </c:pt>
                <c:pt idx="481">
                  <c:v>-0.60104222145762387</c:v>
                </c:pt>
                <c:pt idx="482">
                  <c:v>-0.60181467702847136</c:v>
                </c:pt>
                <c:pt idx="483">
                  <c:v>-0.60254580348790188</c:v>
                </c:pt>
                <c:pt idx="484">
                  <c:v>-0.60326564741814381</c:v>
                </c:pt>
                <c:pt idx="485">
                  <c:v>-0.60293497446978095</c:v>
                </c:pt>
                <c:pt idx="486">
                  <c:v>-0.6026217349803854</c:v>
                </c:pt>
                <c:pt idx="487">
                  <c:v>-0.60231598028077771</c:v>
                </c:pt>
                <c:pt idx="488">
                  <c:v>-0.60305552067516222</c:v>
                </c:pt>
                <c:pt idx="489">
                  <c:v>-0.60382203026165893</c:v>
                </c:pt>
                <c:pt idx="490">
                  <c:v>-0.60348272965642569</c:v>
                </c:pt>
                <c:pt idx="491">
                  <c:v>-0.60418251506329712</c:v>
                </c:pt>
                <c:pt idx="492">
                  <c:v>-0.60383100476203122</c:v>
                </c:pt>
                <c:pt idx="493">
                  <c:v>-0.60348256466679062</c:v>
                </c:pt>
                <c:pt idx="494">
                  <c:v>-0.60211393337345487</c:v>
                </c:pt>
                <c:pt idx="495">
                  <c:v>-0.60181143470598586</c:v>
                </c:pt>
                <c:pt idx="496">
                  <c:v>-0.60154068601186605</c:v>
                </c:pt>
                <c:pt idx="497">
                  <c:v>-0.60124971229162871</c:v>
                </c:pt>
                <c:pt idx="498">
                  <c:v>-0.60096833804579608</c:v>
                </c:pt>
                <c:pt idx="499">
                  <c:v>-0.60067959128488013</c:v>
                </c:pt>
                <c:pt idx="500">
                  <c:v>-0.60041999945918245</c:v>
                </c:pt>
                <c:pt idx="501">
                  <c:v>-0.60115241946999876</c:v>
                </c:pt>
                <c:pt idx="502">
                  <c:v>-0.60084157108059877</c:v>
                </c:pt>
                <c:pt idx="503">
                  <c:v>-0.60161187965898677</c:v>
                </c:pt>
                <c:pt idx="504">
                  <c:v>-0.60131076206580703</c:v>
                </c:pt>
                <c:pt idx="505">
                  <c:v>-0.60102726682449092</c:v>
                </c:pt>
                <c:pt idx="506">
                  <c:v>-0.599671661488001</c:v>
                </c:pt>
                <c:pt idx="507">
                  <c:v>-0.60045132825824099</c:v>
                </c:pt>
                <c:pt idx="508">
                  <c:v>-0.60124964169307604</c:v>
                </c:pt>
                <c:pt idx="509">
                  <c:v>-0.60203802885921454</c:v>
                </c:pt>
                <c:pt idx="510">
                  <c:v>-0.60173550828203037</c:v>
                </c:pt>
                <c:pt idx="511">
                  <c:v>-0.60246443811638983</c:v>
                </c:pt>
                <c:pt idx="512">
                  <c:v>-0.60214930935406197</c:v>
                </c:pt>
                <c:pt idx="513">
                  <c:v>-0.60184920316698065</c:v>
                </c:pt>
                <c:pt idx="514">
                  <c:v>-0.60154645910364102</c:v>
                </c:pt>
                <c:pt idx="515">
                  <c:v>-0.60126526992156815</c:v>
                </c:pt>
                <c:pt idx="516">
                  <c:v>-0.60200794452313677</c:v>
                </c:pt>
                <c:pt idx="517">
                  <c:v>-0.60271896563267391</c:v>
                </c:pt>
                <c:pt idx="518">
                  <c:v>-0.60344312632002051</c:v>
                </c:pt>
                <c:pt idx="519">
                  <c:v>-0.60414584379362013</c:v>
                </c:pt>
                <c:pt idx="520">
                  <c:v>-0.6037310469177477</c:v>
                </c:pt>
                <c:pt idx="521">
                  <c:v>-0.60338074597939273</c:v>
                </c:pt>
                <c:pt idx="522">
                  <c:v>-0.60404563105980491</c:v>
                </c:pt>
                <c:pt idx="523">
                  <c:v>-0.60475679843860874</c:v>
                </c:pt>
                <c:pt idx="524">
                  <c:v>-0.60440974246983659</c:v>
                </c:pt>
                <c:pt idx="525">
                  <c:v>-0.60507334762043974</c:v>
                </c:pt>
                <c:pt idx="526">
                  <c:v>-0.60470836066803091</c:v>
                </c:pt>
                <c:pt idx="527">
                  <c:v>-0.60435995345467031</c:v>
                </c:pt>
                <c:pt idx="528">
                  <c:v>-0.60400099438557686</c:v>
                </c:pt>
                <c:pt idx="529">
                  <c:v>-0.60367773449786533</c:v>
                </c:pt>
                <c:pt idx="530">
                  <c:v>-0.60332095980790801</c:v>
                </c:pt>
                <c:pt idx="531">
                  <c:v>-0.6040575006117499</c:v>
                </c:pt>
                <c:pt idx="532">
                  <c:v>-0.60475469059951481</c:v>
                </c:pt>
                <c:pt idx="533">
                  <c:v>-0.6044196967875245</c:v>
                </c:pt>
                <c:pt idx="534">
                  <c:v>-0.60405582285177406</c:v>
                </c:pt>
                <c:pt idx="535">
                  <c:v>-0.60475054639473869</c:v>
                </c:pt>
                <c:pt idx="536">
                  <c:v>-0.60436357546684394</c:v>
                </c:pt>
                <c:pt idx="537">
                  <c:v>-0.60401858395750696</c:v>
                </c:pt>
                <c:pt idx="538">
                  <c:v>-0.60470425227835689</c:v>
                </c:pt>
                <c:pt idx="539">
                  <c:v>-0.60538156723278969</c:v>
                </c:pt>
                <c:pt idx="540">
                  <c:v>-0.60606559588813391</c:v>
                </c:pt>
                <c:pt idx="541">
                  <c:v>-0.60567876397037124</c:v>
                </c:pt>
                <c:pt idx="542">
                  <c:v>-0.60426298869096384</c:v>
                </c:pt>
                <c:pt idx="543">
                  <c:v>-0.60284542891714443</c:v>
                </c:pt>
                <c:pt idx="544">
                  <c:v>-0.60254496033880156</c:v>
                </c:pt>
                <c:pt idx="545">
                  <c:v>-0.60223084113202552</c:v>
                </c:pt>
                <c:pt idx="546">
                  <c:v>-0.60293894430938488</c:v>
                </c:pt>
                <c:pt idx="547">
                  <c:v>-0.60260640542319721</c:v>
                </c:pt>
                <c:pt idx="548">
                  <c:v>-0.60332707731473323</c:v>
                </c:pt>
                <c:pt idx="549">
                  <c:v>-0.6030003157684386</c:v>
                </c:pt>
                <c:pt idx="550">
                  <c:v>-0.60160372945306972</c:v>
                </c:pt>
                <c:pt idx="551">
                  <c:v>-0.60130349486400836</c:v>
                </c:pt>
                <c:pt idx="552">
                  <c:v>-0.60096018496672821</c:v>
                </c:pt>
                <c:pt idx="553">
                  <c:v>-0.60170004126739363</c:v>
                </c:pt>
                <c:pt idx="554">
                  <c:v>-0.60245104044204578</c:v>
                </c:pt>
                <c:pt idx="555">
                  <c:v>-0.60109301963320483</c:v>
                </c:pt>
                <c:pt idx="556">
                  <c:v>-0.60180885924054073</c:v>
                </c:pt>
                <c:pt idx="557">
                  <c:v>-0.60358802205572992</c:v>
                </c:pt>
                <c:pt idx="558">
                  <c:v>-0.6042645216146153</c:v>
                </c:pt>
                <c:pt idx="559">
                  <c:v>-0.60388899118232309</c:v>
                </c:pt>
                <c:pt idx="560">
                  <c:v>-0.60459779135867653</c:v>
                </c:pt>
                <c:pt idx="561">
                  <c:v>-0.6042120955315029</c:v>
                </c:pt>
                <c:pt idx="562">
                  <c:v>-0.60490759362087287</c:v>
                </c:pt>
                <c:pt idx="563">
                  <c:v>-0.6034825217484554</c:v>
                </c:pt>
                <c:pt idx="564">
                  <c:v>-0.60315009131348629</c:v>
                </c:pt>
                <c:pt idx="565">
                  <c:v>-0.60386288948721656</c:v>
                </c:pt>
                <c:pt idx="566">
                  <c:v>-0.60455117169747219</c:v>
                </c:pt>
                <c:pt idx="567">
                  <c:v>-0.60419584826352279</c:v>
                </c:pt>
                <c:pt idx="568">
                  <c:v>-0.60381345129825237</c:v>
                </c:pt>
                <c:pt idx="569">
                  <c:v>-0.60347084227228742</c:v>
                </c:pt>
                <c:pt idx="570">
                  <c:v>-0.60417336542684164</c:v>
                </c:pt>
                <c:pt idx="571">
                  <c:v>-0.60385415811830467</c:v>
                </c:pt>
                <c:pt idx="572">
                  <c:v>-0.6045614549559386</c:v>
                </c:pt>
                <c:pt idx="573">
                  <c:v>-0.60423276585681984</c:v>
                </c:pt>
                <c:pt idx="574">
                  <c:v>-0.60385493053968353</c:v>
                </c:pt>
                <c:pt idx="575">
                  <c:v>-0.60248703192888975</c:v>
                </c:pt>
                <c:pt idx="576">
                  <c:v>-0.60427785129031197</c:v>
                </c:pt>
                <c:pt idx="577">
                  <c:v>-0.60392737426450582</c:v>
                </c:pt>
                <c:pt idx="578">
                  <c:v>-0.60461784677921571</c:v>
                </c:pt>
                <c:pt idx="579">
                  <c:v>-0.6032072298436314</c:v>
                </c:pt>
                <c:pt idx="580">
                  <c:v>-0.60288762524675887</c:v>
                </c:pt>
                <c:pt idx="581">
                  <c:v>-0.60465731274182377</c:v>
                </c:pt>
                <c:pt idx="582">
                  <c:v>-0.60533812648698726</c:v>
                </c:pt>
                <c:pt idx="583">
                  <c:v>-0.60495972395724751</c:v>
                </c:pt>
                <c:pt idx="584">
                  <c:v>-0.60564430947810255</c:v>
                </c:pt>
                <c:pt idx="585">
                  <c:v>-0.60633686328854053</c:v>
                </c:pt>
                <c:pt idx="586">
                  <c:v>-0.60487488602276973</c:v>
                </c:pt>
                <c:pt idx="587">
                  <c:v>-0.60557000830231433</c:v>
                </c:pt>
                <c:pt idx="588">
                  <c:v>-0.60623048813626812</c:v>
                </c:pt>
                <c:pt idx="589">
                  <c:v>-0.60581549837354265</c:v>
                </c:pt>
                <c:pt idx="590">
                  <c:v>-0.60751298840607182</c:v>
                </c:pt>
                <c:pt idx="591">
                  <c:v>-0.60708364863795039</c:v>
                </c:pt>
                <c:pt idx="592">
                  <c:v>-0.60667693566519132</c:v>
                </c:pt>
                <c:pt idx="593">
                  <c:v>-0.60733273695188739</c:v>
                </c:pt>
                <c:pt idx="594">
                  <c:v>-0.60589344221284958</c:v>
                </c:pt>
                <c:pt idx="595">
                  <c:v>-0.60445139336859266</c:v>
                </c:pt>
                <c:pt idx="596">
                  <c:v>-0.6051214855012208</c:v>
                </c:pt>
                <c:pt idx="597">
                  <c:v>-0.60580187579119638</c:v>
                </c:pt>
                <c:pt idx="598">
                  <c:v>-0.60542225827537244</c:v>
                </c:pt>
                <c:pt idx="599">
                  <c:v>-0.60506843310986491</c:v>
                </c:pt>
                <c:pt idx="600">
                  <c:v>-0.60470244444766763</c:v>
                </c:pt>
                <c:pt idx="601">
                  <c:v>-0.60539303555871438</c:v>
                </c:pt>
                <c:pt idx="602">
                  <c:v>-0.60500505484754008</c:v>
                </c:pt>
                <c:pt idx="603">
                  <c:v>-0.60463179375058929</c:v>
                </c:pt>
                <c:pt idx="604">
                  <c:v>-0.60430445787557752</c:v>
                </c:pt>
                <c:pt idx="605">
                  <c:v>-0.60395528871806592</c:v>
                </c:pt>
                <c:pt idx="606">
                  <c:v>-0.60571348294370464</c:v>
                </c:pt>
                <c:pt idx="607">
                  <c:v>-0.60530225328483056</c:v>
                </c:pt>
                <c:pt idx="608">
                  <c:v>-0.60596472821913394</c:v>
                </c:pt>
                <c:pt idx="609">
                  <c:v>-0.60557869365475125</c:v>
                </c:pt>
                <c:pt idx="610">
                  <c:v>-0.60627103978165631</c:v>
                </c:pt>
                <c:pt idx="611">
                  <c:v>-0.60693275898602317</c:v>
                </c:pt>
                <c:pt idx="612">
                  <c:v>-0.60645930380630264</c:v>
                </c:pt>
                <c:pt idx="613">
                  <c:v>-0.6060369977301765</c:v>
                </c:pt>
                <c:pt idx="614">
                  <c:v>-0.60665127777557293</c:v>
                </c:pt>
                <c:pt idx="615">
                  <c:v>-0.60730137222006153</c:v>
                </c:pt>
                <c:pt idx="616">
                  <c:v>-0.60897734477566035</c:v>
                </c:pt>
                <c:pt idx="617">
                  <c:v>-0.60955375788014721</c:v>
                </c:pt>
                <c:pt idx="618">
                  <c:v>-0.60912216272254427</c:v>
                </c:pt>
                <c:pt idx="619">
                  <c:v>-0.60870775946809341</c:v>
                </c:pt>
                <c:pt idx="620">
                  <c:v>-0.60827032427873151</c:v>
                </c:pt>
                <c:pt idx="621">
                  <c:v>-0.60678389779315689</c:v>
                </c:pt>
                <c:pt idx="622">
                  <c:v>-0.60741937983729377</c:v>
                </c:pt>
                <c:pt idx="623">
                  <c:v>-0.60699863224054784</c:v>
                </c:pt>
                <c:pt idx="624">
                  <c:v>-0.60763017959573695</c:v>
                </c:pt>
                <c:pt idx="625">
                  <c:v>-0.60719007600382224</c:v>
                </c:pt>
                <c:pt idx="626">
                  <c:v>-0.60777365448374565</c:v>
                </c:pt>
                <c:pt idx="627">
                  <c:v>-0.60734196139407071</c:v>
                </c:pt>
                <c:pt idx="628">
                  <c:v>-0.6069287821661894</c:v>
                </c:pt>
                <c:pt idx="629">
                  <c:v>-0.60656148652286557</c:v>
                </c:pt>
                <c:pt idx="630">
                  <c:v>-0.60618199679240825</c:v>
                </c:pt>
                <c:pt idx="631">
                  <c:v>-0.60682491685656004</c:v>
                </c:pt>
                <c:pt idx="632">
                  <c:v>-0.60639823851942887</c:v>
                </c:pt>
                <c:pt idx="633">
                  <c:v>-0.60494155374904035</c:v>
                </c:pt>
                <c:pt idx="634">
                  <c:v>-0.60561984267405944</c:v>
                </c:pt>
                <c:pt idx="635">
                  <c:v>-0.60523398582057819</c:v>
                </c:pt>
                <c:pt idx="636">
                  <c:v>-0.60593280610416667</c:v>
                </c:pt>
                <c:pt idx="637">
                  <c:v>-0.60656838998208329</c:v>
                </c:pt>
                <c:pt idx="638">
                  <c:v>-0.6061838221824416</c:v>
                </c:pt>
                <c:pt idx="639">
                  <c:v>-0.60684026573879279</c:v>
                </c:pt>
                <c:pt idx="640">
                  <c:v>-0.60643028042401692</c:v>
                </c:pt>
                <c:pt idx="641">
                  <c:v>-0.60709601481553654</c:v>
                </c:pt>
                <c:pt idx="642">
                  <c:v>-0.60775593451922572</c:v>
                </c:pt>
                <c:pt idx="643">
                  <c:v>-0.60839941582884116</c:v>
                </c:pt>
                <c:pt idx="644">
                  <c:v>-0.60899226751226432</c:v>
                </c:pt>
                <c:pt idx="645">
                  <c:v>-0.60960658216201913</c:v>
                </c:pt>
                <c:pt idx="646">
                  <c:v>-0.60916917051877884</c:v>
                </c:pt>
                <c:pt idx="647">
                  <c:v>-0.60873264710840325</c:v>
                </c:pt>
                <c:pt idx="648">
                  <c:v>-0.60828563416623516</c:v>
                </c:pt>
                <c:pt idx="649">
                  <c:v>-0.60784572148291038</c:v>
                </c:pt>
                <c:pt idx="650">
                  <c:v>-0.60738886705325223</c:v>
                </c:pt>
                <c:pt idx="651">
                  <c:v>-0.6079845297121873</c:v>
                </c:pt>
                <c:pt idx="652">
                  <c:v>-0.60857377911794364</c:v>
                </c:pt>
                <c:pt idx="653">
                  <c:v>-0.60811968353558477</c:v>
                </c:pt>
                <c:pt idx="654">
                  <c:v>-0.60771364986487297</c:v>
                </c:pt>
                <c:pt idx="655">
                  <c:v>-0.6083367368675755</c:v>
                </c:pt>
                <c:pt idx="656">
                  <c:v>-0.60896160213022399</c:v>
                </c:pt>
                <c:pt idx="657">
                  <c:v>-0.60952685008761942</c:v>
                </c:pt>
                <c:pt idx="658">
                  <c:v>-0.60905899308586708</c:v>
                </c:pt>
                <c:pt idx="659">
                  <c:v>-0.60860177322414966</c:v>
                </c:pt>
                <c:pt idx="660">
                  <c:v>-0.60815125775966661</c:v>
                </c:pt>
                <c:pt idx="661">
                  <c:v>-0.60874625260447335</c:v>
                </c:pt>
                <c:pt idx="662">
                  <c:v>-0.60829834755238388</c:v>
                </c:pt>
                <c:pt idx="663">
                  <c:v>-0.60891452060133622</c:v>
                </c:pt>
                <c:pt idx="664">
                  <c:v>-0.60848199018930949</c:v>
                </c:pt>
                <c:pt idx="665">
                  <c:v>-0.60803229038552331</c:v>
                </c:pt>
                <c:pt idx="666">
                  <c:v>-0.60764030457781282</c:v>
                </c:pt>
                <c:pt idx="667">
                  <c:v>-0.60721067848625654</c:v>
                </c:pt>
                <c:pt idx="668">
                  <c:v>-0.60783626491653131</c:v>
                </c:pt>
                <c:pt idx="669">
                  <c:v>-0.60845031961820062</c:v>
                </c:pt>
                <c:pt idx="670">
                  <c:v>-0.60902121322583658</c:v>
                </c:pt>
                <c:pt idx="671">
                  <c:v>-0.60858672896131971</c:v>
                </c:pt>
                <c:pt idx="672">
                  <c:v>-0.60815387438209323</c:v>
                </c:pt>
                <c:pt idx="673">
                  <c:v>-0.60773875689445145</c:v>
                </c:pt>
                <c:pt idx="674">
                  <c:v>-0.60733450175656234</c:v>
                </c:pt>
                <c:pt idx="675">
                  <c:v>-0.60692979172143113</c:v>
                </c:pt>
                <c:pt idx="676">
                  <c:v>-0.6054411958870024</c:v>
                </c:pt>
                <c:pt idx="677">
                  <c:v>-0.60508259196926228</c:v>
                </c:pt>
                <c:pt idx="678">
                  <c:v>-0.60574762012987704</c:v>
                </c:pt>
                <c:pt idx="679">
                  <c:v>-0.60537140772727949</c:v>
                </c:pt>
                <c:pt idx="680">
                  <c:v>-0.6049980195727338</c:v>
                </c:pt>
                <c:pt idx="681">
                  <c:v>-0.60462233918127906</c:v>
                </c:pt>
                <c:pt idx="682">
                  <c:v>-0.6042692523976535</c:v>
                </c:pt>
                <c:pt idx="683">
                  <c:v>-0.60499590734970043</c:v>
                </c:pt>
                <c:pt idx="684">
                  <c:v>-0.60462660920270639</c:v>
                </c:pt>
                <c:pt idx="685">
                  <c:v>-0.60425163701865225</c:v>
                </c:pt>
                <c:pt idx="686">
                  <c:v>-0.60391358427827924</c:v>
                </c:pt>
                <c:pt idx="687">
                  <c:v>-0.60461757259271365</c:v>
                </c:pt>
                <c:pt idx="688">
                  <c:v>-0.6063163811408594</c:v>
                </c:pt>
                <c:pt idx="689">
                  <c:v>-0.60698873351804217</c:v>
                </c:pt>
                <c:pt idx="690">
                  <c:v>-0.60656329884768134</c:v>
                </c:pt>
                <c:pt idx="691">
                  <c:v>-0.60619129287072782</c:v>
                </c:pt>
                <c:pt idx="692">
                  <c:v>-0.60579258701331329</c:v>
                </c:pt>
                <c:pt idx="693">
                  <c:v>-0.60541315527304707</c:v>
                </c:pt>
                <c:pt idx="694">
                  <c:v>-0.60504015216758611</c:v>
                </c:pt>
                <c:pt idx="695">
                  <c:v>-0.60569114912423427</c:v>
                </c:pt>
                <c:pt idx="696">
                  <c:v>-0.60533510614174957</c:v>
                </c:pt>
                <c:pt idx="697">
                  <c:v>-0.60497862401891456</c:v>
                </c:pt>
                <c:pt idx="698">
                  <c:v>-0.60459661153853628</c:v>
                </c:pt>
                <c:pt idx="699">
                  <c:v>-0.60427191930776558</c:v>
                </c:pt>
                <c:pt idx="700">
                  <c:v>-0.60495506092161022</c:v>
                </c:pt>
                <c:pt idx="701">
                  <c:v>-0.60562503970317805</c:v>
                </c:pt>
                <c:pt idx="702">
                  <c:v>-0.60519561890911444</c:v>
                </c:pt>
                <c:pt idx="703">
                  <c:v>-0.60486474653093225</c:v>
                </c:pt>
                <c:pt idx="704">
                  <c:v>-0.60554653160031358</c:v>
                </c:pt>
                <c:pt idx="705">
                  <c:v>-0.60517588096830732</c:v>
                </c:pt>
                <c:pt idx="706">
                  <c:v>-0.60485016334894115</c:v>
                </c:pt>
                <c:pt idx="707">
                  <c:v>-0.6055277800819624</c:v>
                </c:pt>
                <c:pt idx="708">
                  <c:v>-0.60517184448032313</c:v>
                </c:pt>
                <c:pt idx="709">
                  <c:v>-0.60480012759071666</c:v>
                </c:pt>
                <c:pt idx="710">
                  <c:v>-0.60545134503890219</c:v>
                </c:pt>
                <c:pt idx="711">
                  <c:v>-0.60610541813812413</c:v>
                </c:pt>
                <c:pt idx="712">
                  <c:v>-0.60571624977536176</c:v>
                </c:pt>
                <c:pt idx="713">
                  <c:v>-0.60639718477985449</c:v>
                </c:pt>
                <c:pt idx="714">
                  <c:v>-0.60704856108425742</c:v>
                </c:pt>
                <c:pt idx="715">
                  <c:v>-0.60558870986257218</c:v>
                </c:pt>
                <c:pt idx="716">
                  <c:v>-0.6051950956653207</c:v>
                </c:pt>
                <c:pt idx="717">
                  <c:v>-0.6048023537520143</c:v>
                </c:pt>
                <c:pt idx="718">
                  <c:v>-0.60549832667697401</c:v>
                </c:pt>
                <c:pt idx="719">
                  <c:v>-0.60618526014343455</c:v>
                </c:pt>
                <c:pt idx="720">
                  <c:v>-0.60681651494056577</c:v>
                </c:pt>
                <c:pt idx="721">
                  <c:v>-0.6074573046417544</c:v>
                </c:pt>
                <c:pt idx="722">
                  <c:v>-0.60702663854891925</c:v>
                </c:pt>
                <c:pt idx="723">
                  <c:v>-0.60663234577794078</c:v>
                </c:pt>
                <c:pt idx="724">
                  <c:v>-0.60625203886238199</c:v>
                </c:pt>
                <c:pt idx="725">
                  <c:v>-0.60582241808513437</c:v>
                </c:pt>
                <c:pt idx="726">
                  <c:v>-0.60542730972343173</c:v>
                </c:pt>
                <c:pt idx="727">
                  <c:v>-0.60506728352896311</c:v>
                </c:pt>
                <c:pt idx="728">
                  <c:v>-0.60470693785838392</c:v>
                </c:pt>
                <c:pt idx="729">
                  <c:v>-0.60430545910121625</c:v>
                </c:pt>
                <c:pt idx="730">
                  <c:v>-0.60395016991919204</c:v>
                </c:pt>
                <c:pt idx="731">
                  <c:v>-0.60357908652080827</c:v>
                </c:pt>
                <c:pt idx="732">
                  <c:v>-0.60428116479039218</c:v>
                </c:pt>
                <c:pt idx="733">
                  <c:v>-0.60391360149458428</c:v>
                </c:pt>
                <c:pt idx="734">
                  <c:v>-0.60358760946469259</c:v>
                </c:pt>
                <c:pt idx="735">
                  <c:v>-0.60327839727539878</c:v>
                </c:pt>
                <c:pt idx="736">
                  <c:v>-0.60288980932989078</c:v>
                </c:pt>
                <c:pt idx="737">
                  <c:v>-0.60360785314329302</c:v>
                </c:pt>
                <c:pt idx="738">
                  <c:v>-0.60218873608042711</c:v>
                </c:pt>
                <c:pt idx="739">
                  <c:v>-0.60298906135881858</c:v>
                </c:pt>
                <c:pt idx="740">
                  <c:v>-0.60264636013164219</c:v>
                </c:pt>
                <c:pt idx="741">
                  <c:v>-0.60445705292900931</c:v>
                </c:pt>
                <c:pt idx="742">
                  <c:v>-0.60414999187042917</c:v>
                </c:pt>
                <c:pt idx="743">
                  <c:v>-0.60377815203302054</c:v>
                </c:pt>
                <c:pt idx="744">
                  <c:v>-0.60445858899236016</c:v>
                </c:pt>
                <c:pt idx="745">
                  <c:v>-0.60515045721251293</c:v>
                </c:pt>
                <c:pt idx="746">
                  <c:v>-0.60371624806826274</c:v>
                </c:pt>
                <c:pt idx="747">
                  <c:v>-0.60233250310689745</c:v>
                </c:pt>
                <c:pt idx="748">
                  <c:v>-0.60200781304475959</c:v>
                </c:pt>
                <c:pt idx="749">
                  <c:v>-0.6027264167838644</c:v>
                </c:pt>
                <c:pt idx="750">
                  <c:v>-0.60346202844818719</c:v>
                </c:pt>
                <c:pt idx="751">
                  <c:v>-0.60316418787922343</c:v>
                </c:pt>
                <c:pt idx="752">
                  <c:v>-0.6028439241216389</c:v>
                </c:pt>
                <c:pt idx="753">
                  <c:v>-0.60357046563920613</c:v>
                </c:pt>
                <c:pt idx="754">
                  <c:v>-0.60531879632642205</c:v>
                </c:pt>
                <c:pt idx="755">
                  <c:v>-0.60499084039989359</c:v>
                </c:pt>
                <c:pt idx="756">
                  <c:v>-0.60357562359189565</c:v>
                </c:pt>
                <c:pt idx="757">
                  <c:v>-0.60326513112005775</c:v>
                </c:pt>
                <c:pt idx="758">
                  <c:v>-0.60292208849765661</c:v>
                </c:pt>
                <c:pt idx="759">
                  <c:v>-0.60258408672770347</c:v>
                </c:pt>
                <c:pt idx="760">
                  <c:v>-0.60225710499314933</c:v>
                </c:pt>
                <c:pt idx="761">
                  <c:v>-0.60296968289328634</c:v>
                </c:pt>
                <c:pt idx="762">
                  <c:v>-0.60159160923542065</c:v>
                </c:pt>
                <c:pt idx="763">
                  <c:v>-0.60127411705071221</c:v>
                </c:pt>
                <c:pt idx="764">
                  <c:v>-0.5999358547096979</c:v>
                </c:pt>
                <c:pt idx="765">
                  <c:v>-0.60069455761550394</c:v>
                </c:pt>
                <c:pt idx="766">
                  <c:v>-0.6014491864631939</c:v>
                </c:pt>
                <c:pt idx="767">
                  <c:v>-0.60220184273393007</c:v>
                </c:pt>
                <c:pt idx="768">
                  <c:v>-0.60189214587925133</c:v>
                </c:pt>
                <c:pt idx="769">
                  <c:v>-0.60164144296166633</c:v>
                </c:pt>
                <c:pt idx="770">
                  <c:v>-0.60133485410243304</c:v>
                </c:pt>
                <c:pt idx="771">
                  <c:v>-0.60105177702038437</c:v>
                </c:pt>
                <c:pt idx="772">
                  <c:v>-0.60179372147997667</c:v>
                </c:pt>
                <c:pt idx="773">
                  <c:v>-0.60044184705037706</c:v>
                </c:pt>
                <c:pt idx="774">
                  <c:v>-0.60118109010936949</c:v>
                </c:pt>
                <c:pt idx="775">
                  <c:v>-0.60196316830718211</c:v>
                </c:pt>
                <c:pt idx="776">
                  <c:v>-0.60163122494103849</c:v>
                </c:pt>
                <c:pt idx="777">
                  <c:v>-0.60131518044221777</c:v>
                </c:pt>
                <c:pt idx="778">
                  <c:v>-0.60100271683337347</c:v>
                </c:pt>
                <c:pt idx="779">
                  <c:v>-0.60176022249670602</c:v>
                </c:pt>
                <c:pt idx="780">
                  <c:v>-0.60251087804677195</c:v>
                </c:pt>
                <c:pt idx="781">
                  <c:v>-0.60217284048583641</c:v>
                </c:pt>
                <c:pt idx="782">
                  <c:v>-0.60084376367611969</c:v>
                </c:pt>
                <c:pt idx="783">
                  <c:v>-0.60057570840259733</c:v>
                </c:pt>
                <c:pt idx="784">
                  <c:v>-0.60026587423454547</c:v>
                </c:pt>
                <c:pt idx="785">
                  <c:v>-0.60104489674985451</c:v>
                </c:pt>
                <c:pt idx="786">
                  <c:v>-0.60072569881485738</c:v>
                </c:pt>
                <c:pt idx="787">
                  <c:v>-0.60044778483856021</c:v>
                </c:pt>
                <c:pt idx="788">
                  <c:v>-0.60015010914178901</c:v>
                </c:pt>
                <c:pt idx="789">
                  <c:v>-0.60092748695895326</c:v>
                </c:pt>
                <c:pt idx="790">
                  <c:v>-0.59957559721977427</c:v>
                </c:pt>
                <c:pt idx="791">
                  <c:v>-0.59931842527537871</c:v>
                </c:pt>
                <c:pt idx="792">
                  <c:v>-0.60012467676987113</c:v>
                </c:pt>
                <c:pt idx="793">
                  <c:v>-0.60089334323447374</c:v>
                </c:pt>
                <c:pt idx="794">
                  <c:v>-0.60160763636978432</c:v>
                </c:pt>
                <c:pt idx="795">
                  <c:v>-0.60342946364238859</c:v>
                </c:pt>
                <c:pt idx="796">
                  <c:v>-0.60519445436954078</c:v>
                </c:pt>
                <c:pt idx="797">
                  <c:v>-0.60481282528214997</c:v>
                </c:pt>
                <c:pt idx="798">
                  <c:v>-0.6044384087765069</c:v>
                </c:pt>
                <c:pt idx="799">
                  <c:v>-0.60408778060097679</c:v>
                </c:pt>
                <c:pt idx="800">
                  <c:v>-0.60477400498895717</c:v>
                </c:pt>
                <c:pt idx="801">
                  <c:v>-0.60548190488917797</c:v>
                </c:pt>
                <c:pt idx="802">
                  <c:v>-0.60511558679139443</c:v>
                </c:pt>
                <c:pt idx="803">
                  <c:v>-0.60474255505556651</c:v>
                </c:pt>
                <c:pt idx="804">
                  <c:v>-0.60543106395445512</c:v>
                </c:pt>
                <c:pt idx="805">
                  <c:v>-0.60609194267536592</c:v>
                </c:pt>
                <c:pt idx="806">
                  <c:v>-0.60676730382185862</c:v>
                </c:pt>
                <c:pt idx="807">
                  <c:v>-0.60634987774542148</c:v>
                </c:pt>
                <c:pt idx="808">
                  <c:v>-0.60591046019051309</c:v>
                </c:pt>
                <c:pt idx="809">
                  <c:v>-0.60549529098670285</c:v>
                </c:pt>
                <c:pt idx="810">
                  <c:v>-0.60516228516696879</c:v>
                </c:pt>
                <c:pt idx="811">
                  <c:v>-0.60377385946362938</c:v>
                </c:pt>
                <c:pt idx="812">
                  <c:v>-0.60445348227435669</c:v>
                </c:pt>
                <c:pt idx="813">
                  <c:v>-0.6051674726288695</c:v>
                </c:pt>
                <c:pt idx="814">
                  <c:v>-0.60373846317629221</c:v>
                </c:pt>
                <c:pt idx="815">
                  <c:v>-0.6033977339127663</c:v>
                </c:pt>
                <c:pt idx="816">
                  <c:v>-0.60307449923451095</c:v>
                </c:pt>
                <c:pt idx="817">
                  <c:v>-0.60172646924982065</c:v>
                </c:pt>
                <c:pt idx="818">
                  <c:v>-0.60142829986482427</c:v>
                </c:pt>
                <c:pt idx="819">
                  <c:v>-0.60007151386752777</c:v>
                </c:pt>
                <c:pt idx="820">
                  <c:v>-0.59980144359017729</c:v>
                </c:pt>
                <c:pt idx="821">
                  <c:v>-0.59954293471837372</c:v>
                </c:pt>
                <c:pt idx="822">
                  <c:v>-0.60036949602400613</c:v>
                </c:pt>
                <c:pt idx="823">
                  <c:v>-0.59904738610352604</c:v>
                </c:pt>
                <c:pt idx="824">
                  <c:v>-0.59987121838145552</c:v>
                </c:pt>
                <c:pt idx="825">
                  <c:v>-0.59961657401382651</c:v>
                </c:pt>
                <c:pt idx="826">
                  <c:v>-0.59936586253354984</c:v>
                </c:pt>
                <c:pt idx="827">
                  <c:v>-0.60017112528287886</c:v>
                </c:pt>
                <c:pt idx="828">
                  <c:v>-0.59991896277722123</c:v>
                </c:pt>
                <c:pt idx="829">
                  <c:v>-0.59965262352167681</c:v>
                </c:pt>
                <c:pt idx="830">
                  <c:v>-0.60041375105124328</c:v>
                </c:pt>
                <c:pt idx="831">
                  <c:v>-0.59908995603021842</c:v>
                </c:pt>
                <c:pt idx="832">
                  <c:v>-0.59986415690961414</c:v>
                </c:pt>
                <c:pt idx="833">
                  <c:v>-0.59959785377142183</c:v>
                </c:pt>
                <c:pt idx="834">
                  <c:v>-0.59931107669599337</c:v>
                </c:pt>
                <c:pt idx="835">
                  <c:v>-0.60006487516207352</c:v>
                </c:pt>
                <c:pt idx="836">
                  <c:v>-0.60080897765883201</c:v>
                </c:pt>
                <c:pt idx="837">
                  <c:v>-0.60158445810565542</c:v>
                </c:pt>
                <c:pt idx="838">
                  <c:v>-0.60128558894354223</c:v>
                </c:pt>
                <c:pt idx="839">
                  <c:v>-0.60098653716467143</c:v>
                </c:pt>
                <c:pt idx="840">
                  <c:v>-0.59965128642137799</c:v>
                </c:pt>
                <c:pt idx="841">
                  <c:v>-0.59942038069295034</c:v>
                </c:pt>
                <c:pt idx="842">
                  <c:v>-0.59915625307909126</c:v>
                </c:pt>
                <c:pt idx="843">
                  <c:v>-0.59891046801750947</c:v>
                </c:pt>
                <c:pt idx="844">
                  <c:v>-0.59866195865715932</c:v>
                </c:pt>
                <c:pt idx="845">
                  <c:v>-0.59844729948401609</c:v>
                </c:pt>
                <c:pt idx="846">
                  <c:v>-0.59821709349433583</c:v>
                </c:pt>
                <c:pt idx="847">
                  <c:v>-0.59800809162444923</c:v>
                </c:pt>
                <c:pt idx="848">
                  <c:v>-0.59777178979196033</c:v>
                </c:pt>
                <c:pt idx="849">
                  <c:v>-0.59754717399612123</c:v>
                </c:pt>
                <c:pt idx="850">
                  <c:v>-0.59840015051619888</c:v>
                </c:pt>
                <c:pt idx="851">
                  <c:v>-0.59813286750587502</c:v>
                </c:pt>
                <c:pt idx="852">
                  <c:v>-0.59686293015575742</c:v>
                </c:pt>
                <c:pt idx="853">
                  <c:v>-0.59665819155264221</c:v>
                </c:pt>
                <c:pt idx="854">
                  <c:v>-0.59642166772158933</c:v>
                </c:pt>
                <c:pt idx="855">
                  <c:v>-0.59628935436715758</c:v>
                </c:pt>
                <c:pt idx="856">
                  <c:v>-0.59610628727981441</c:v>
                </c:pt>
                <c:pt idx="857">
                  <c:v>-0.59590020153421808</c:v>
                </c:pt>
                <c:pt idx="858">
                  <c:v>-0.59569541750353372</c:v>
                </c:pt>
                <c:pt idx="859">
                  <c:v>-0.59656492915346304</c:v>
                </c:pt>
                <c:pt idx="860">
                  <c:v>-0.59845099057039386</c:v>
                </c:pt>
                <c:pt idx="861">
                  <c:v>-0.59922603075898595</c:v>
                </c:pt>
                <c:pt idx="862">
                  <c:v>-0.59896761014380617</c:v>
                </c:pt>
                <c:pt idx="863">
                  <c:v>-0.5987191779409301</c:v>
                </c:pt>
                <c:pt idx="864">
                  <c:v>-0.59743507438211141</c:v>
                </c:pt>
                <c:pt idx="865">
                  <c:v>-0.59718017289446912</c:v>
                </c:pt>
                <c:pt idx="866">
                  <c:v>-0.59799264943657959</c:v>
                </c:pt>
                <c:pt idx="867">
                  <c:v>-0.59780205644784801</c:v>
                </c:pt>
                <c:pt idx="868">
                  <c:v>-0.59863675531889105</c:v>
                </c:pt>
                <c:pt idx="869">
                  <c:v>-0.59840708021251321</c:v>
                </c:pt>
                <c:pt idx="870">
                  <c:v>-0.59923009860826293</c:v>
                </c:pt>
                <c:pt idx="871">
                  <c:v>-0.6000341566360976</c:v>
                </c:pt>
                <c:pt idx="872">
                  <c:v>-0.59978149350337573</c:v>
                </c:pt>
                <c:pt idx="873">
                  <c:v>-0.59946246363330824</c:v>
                </c:pt>
                <c:pt idx="874">
                  <c:v>-0.60022403436064209</c:v>
                </c:pt>
                <c:pt idx="875">
                  <c:v>-0.60100339367342914</c:v>
                </c:pt>
                <c:pt idx="876">
                  <c:v>-0.60072908579996054</c:v>
                </c:pt>
                <c:pt idx="877">
                  <c:v>-0.60149268408396139</c:v>
                </c:pt>
                <c:pt idx="878">
                  <c:v>-0.60119253040228215</c:v>
                </c:pt>
                <c:pt idx="879">
                  <c:v>-0.60193439979423657</c:v>
                </c:pt>
                <c:pt idx="880">
                  <c:v>-0.60163525179835176</c:v>
                </c:pt>
                <c:pt idx="881">
                  <c:v>-0.60133474676238463</c:v>
                </c:pt>
                <c:pt idx="882">
                  <c:v>-0.60102361182713693</c:v>
                </c:pt>
                <c:pt idx="883">
                  <c:v>-0.60073517959059419</c:v>
                </c:pt>
                <c:pt idx="884">
                  <c:v>-0.60046457599878234</c:v>
                </c:pt>
                <c:pt idx="885">
                  <c:v>-0.60019170447880676</c:v>
                </c:pt>
                <c:pt idx="886">
                  <c:v>-0.5999335103892306</c:v>
                </c:pt>
                <c:pt idx="887">
                  <c:v>-0.60067240018144596</c:v>
                </c:pt>
                <c:pt idx="888">
                  <c:v>-0.60146307217781703</c:v>
                </c:pt>
                <c:pt idx="889">
                  <c:v>-0.60222023073426068</c:v>
                </c:pt>
                <c:pt idx="890">
                  <c:v>-0.60296870611957554</c:v>
                </c:pt>
                <c:pt idx="891">
                  <c:v>-0.60266577199718407</c:v>
                </c:pt>
                <c:pt idx="892">
                  <c:v>-0.60237255655724042</c:v>
                </c:pt>
                <c:pt idx="893">
                  <c:v>-0.60206872542609557</c:v>
                </c:pt>
                <c:pt idx="894">
                  <c:v>-0.6028329909175737</c:v>
                </c:pt>
                <c:pt idx="895">
                  <c:v>-0.60254387109922236</c:v>
                </c:pt>
                <c:pt idx="896">
                  <c:v>-0.60223327367723789</c:v>
                </c:pt>
                <c:pt idx="897">
                  <c:v>-0.6029629882036931</c:v>
                </c:pt>
                <c:pt idx="898">
                  <c:v>-0.60263910843961921</c:v>
                </c:pt>
                <c:pt idx="899">
                  <c:v>-0.60127710627082687</c:v>
                </c:pt>
                <c:pt idx="900">
                  <c:v>-0.60097552414541022</c:v>
                </c:pt>
                <c:pt idx="901">
                  <c:v>-0.60067351366250199</c:v>
                </c:pt>
                <c:pt idx="902">
                  <c:v>-0.60039896338925192</c:v>
                </c:pt>
                <c:pt idx="903">
                  <c:v>-0.60007772412146687</c:v>
                </c:pt>
                <c:pt idx="904">
                  <c:v>-0.60085916963903752</c:v>
                </c:pt>
                <c:pt idx="905">
                  <c:v>-0.60057474624625684</c:v>
                </c:pt>
                <c:pt idx="906">
                  <c:v>-0.59926879132133171</c:v>
                </c:pt>
                <c:pt idx="907">
                  <c:v>-0.59903967549490511</c:v>
                </c:pt>
                <c:pt idx="908">
                  <c:v>-0.59982532198500693</c:v>
                </c:pt>
                <c:pt idx="909">
                  <c:v>-0.59957763554530685</c:v>
                </c:pt>
                <c:pt idx="910">
                  <c:v>-0.59930968283440078</c:v>
                </c:pt>
                <c:pt idx="911">
                  <c:v>-0.60007522917771272</c:v>
                </c:pt>
                <c:pt idx="912">
                  <c:v>-0.60084952459415852</c:v>
                </c:pt>
                <c:pt idx="913">
                  <c:v>-0.60265251410227527</c:v>
                </c:pt>
                <c:pt idx="914">
                  <c:v>-0.60233068382022981</c:v>
                </c:pt>
                <c:pt idx="915">
                  <c:v>-0.60198943014382511</c:v>
                </c:pt>
                <c:pt idx="916">
                  <c:v>-0.60269466154094864</c:v>
                </c:pt>
                <c:pt idx="917">
                  <c:v>-0.60235754831012966</c:v>
                </c:pt>
                <c:pt idx="918">
                  <c:v>-0.60205229734392707</c:v>
                </c:pt>
                <c:pt idx="919">
                  <c:v>-0.60279865139704858</c:v>
                </c:pt>
                <c:pt idx="920">
                  <c:v>-0.60454977836910762</c:v>
                </c:pt>
                <c:pt idx="921">
                  <c:v>-0.60418642280172541</c:v>
                </c:pt>
                <c:pt idx="922">
                  <c:v>-0.60385547434569098</c:v>
                </c:pt>
                <c:pt idx="923">
                  <c:v>-0.60246572485877714</c:v>
                </c:pt>
                <c:pt idx="924">
                  <c:v>-0.60212413036160162</c:v>
                </c:pt>
                <c:pt idx="925">
                  <c:v>-0.60076014775436959</c:v>
                </c:pt>
                <c:pt idx="926">
                  <c:v>-0.60047666479928219</c:v>
                </c:pt>
                <c:pt idx="927">
                  <c:v>-0.60022559150329657</c:v>
                </c:pt>
                <c:pt idx="928">
                  <c:v>-0.60097819967323063</c:v>
                </c:pt>
                <c:pt idx="929">
                  <c:v>-0.60069077567976614</c:v>
                </c:pt>
                <c:pt idx="930">
                  <c:v>-0.60144096016617077</c:v>
                </c:pt>
                <c:pt idx="931">
                  <c:v>-0.60220812096284737</c:v>
                </c:pt>
                <c:pt idx="932">
                  <c:v>-0.60293303854359048</c:v>
                </c:pt>
                <c:pt idx="933">
                  <c:v>-0.60260023777271865</c:v>
                </c:pt>
                <c:pt idx="934">
                  <c:v>-0.60229325301726422</c:v>
                </c:pt>
                <c:pt idx="935">
                  <c:v>-0.60199924795691895</c:v>
                </c:pt>
                <c:pt idx="936">
                  <c:v>-0.60063684299778053</c:v>
                </c:pt>
                <c:pt idx="937">
                  <c:v>-0.600378406137825</c:v>
                </c:pt>
                <c:pt idx="938">
                  <c:v>-0.59906019801506849</c:v>
                </c:pt>
                <c:pt idx="939">
                  <c:v>-0.597792454054767</c:v>
                </c:pt>
                <c:pt idx="940">
                  <c:v>-0.59751462497367169</c:v>
                </c:pt>
                <c:pt idx="941">
                  <c:v>-0.59730075247419834</c:v>
                </c:pt>
                <c:pt idx="942">
                  <c:v>-0.59709317742471446</c:v>
                </c:pt>
                <c:pt idx="943">
                  <c:v>-0.59687205387622022</c:v>
                </c:pt>
                <c:pt idx="944">
                  <c:v>-0.59669349279869588</c:v>
                </c:pt>
                <c:pt idx="945">
                  <c:v>-0.59648432294272191</c:v>
                </c:pt>
                <c:pt idx="946">
                  <c:v>-0.59732589648386747</c:v>
                </c:pt>
                <c:pt idx="947">
                  <c:v>-0.59815857855419019</c:v>
                </c:pt>
                <c:pt idx="948">
                  <c:v>-0.59895776698310643</c:v>
                </c:pt>
                <c:pt idx="949">
                  <c:v>-0.59976961164344433</c:v>
                </c:pt>
                <c:pt idx="950">
                  <c:v>-0.59845515941057548</c:v>
                </c:pt>
                <c:pt idx="951">
                  <c:v>-0.59927253622236409</c:v>
                </c:pt>
                <c:pt idx="952">
                  <c:v>-0.5990189254979168</c:v>
                </c:pt>
                <c:pt idx="953">
                  <c:v>-0.59874724698795845</c:v>
                </c:pt>
                <c:pt idx="954">
                  <c:v>-0.59852692204819924</c:v>
                </c:pt>
                <c:pt idx="955">
                  <c:v>-0.59829218360723524</c:v>
                </c:pt>
                <c:pt idx="956">
                  <c:v>-0.59913483993509065</c:v>
                </c:pt>
                <c:pt idx="957">
                  <c:v>-0.59886678313638886</c:v>
                </c:pt>
                <c:pt idx="958">
                  <c:v>-0.59858974747366112</c:v>
                </c:pt>
                <c:pt idx="959">
                  <c:v>-0.59836829252418788</c:v>
                </c:pt>
                <c:pt idx="960">
                  <c:v>-0.59917184667370416</c:v>
                </c:pt>
                <c:pt idx="961">
                  <c:v>-0.60000198974023011</c:v>
                </c:pt>
                <c:pt idx="962">
                  <c:v>-0.59970814994542554</c:v>
                </c:pt>
                <c:pt idx="963">
                  <c:v>-0.601538726946517</c:v>
                </c:pt>
                <c:pt idx="964">
                  <c:v>-0.60226781240758664</c:v>
                </c:pt>
                <c:pt idx="965">
                  <c:v>-0.60197127615943491</c:v>
                </c:pt>
                <c:pt idx="966">
                  <c:v>-0.60166827063624628</c:v>
                </c:pt>
                <c:pt idx="967">
                  <c:v>-0.60137640522352132</c:v>
                </c:pt>
                <c:pt idx="968">
                  <c:v>-0.60107527711905084</c:v>
                </c:pt>
                <c:pt idx="969">
                  <c:v>-0.60078293157666984</c:v>
                </c:pt>
                <c:pt idx="970">
                  <c:v>-0.6005203529451365</c:v>
                </c:pt>
                <c:pt idx="971">
                  <c:v>-0.59922624588623374</c:v>
                </c:pt>
                <c:pt idx="972">
                  <c:v>-0.59896582096850914</c:v>
                </c:pt>
                <c:pt idx="973">
                  <c:v>-0.59973446454913903</c:v>
                </c:pt>
                <c:pt idx="974">
                  <c:v>-0.59944499525815631</c:v>
                </c:pt>
                <c:pt idx="975">
                  <c:v>-0.59919617535299319</c:v>
                </c:pt>
                <c:pt idx="976">
                  <c:v>-0.59894843184593327</c:v>
                </c:pt>
                <c:pt idx="977">
                  <c:v>-0.59767632320901454</c:v>
                </c:pt>
                <c:pt idx="978">
                  <c:v>-0.59745133674483419</c:v>
                </c:pt>
                <c:pt idx="979">
                  <c:v>-0.59725459000993752</c:v>
                </c:pt>
                <c:pt idx="980">
                  <c:v>-0.59702191820973871</c:v>
                </c:pt>
                <c:pt idx="981">
                  <c:v>-0.59784171984554391</c:v>
                </c:pt>
                <c:pt idx="982">
                  <c:v>-0.59761580544863313</c:v>
                </c:pt>
                <c:pt idx="983">
                  <c:v>-0.59843482933966041</c:v>
                </c:pt>
                <c:pt idx="984">
                  <c:v>-0.59821097275286728</c:v>
                </c:pt>
                <c:pt idx="985">
                  <c:v>-0.59691383329780978</c:v>
                </c:pt>
                <c:pt idx="986">
                  <c:v>-0.59774583663185354</c:v>
                </c:pt>
                <c:pt idx="987">
                  <c:v>-0.5985736798992165</c:v>
                </c:pt>
                <c:pt idx="988">
                  <c:v>-0.59833220630123229</c:v>
                </c:pt>
                <c:pt idx="989">
                  <c:v>-0.59810540217520769</c:v>
                </c:pt>
                <c:pt idx="990">
                  <c:v>-0.59680275413170347</c:v>
                </c:pt>
                <c:pt idx="991">
                  <c:v>-0.59660311904906949</c:v>
                </c:pt>
                <c:pt idx="992">
                  <c:v>-0.59534229666808813</c:v>
                </c:pt>
                <c:pt idx="993">
                  <c:v>-0.59513135073472634</c:v>
                </c:pt>
                <c:pt idx="994">
                  <c:v>-0.59397620372003179</c:v>
                </c:pt>
                <c:pt idx="995">
                  <c:v>-0.59381985964563111</c:v>
                </c:pt>
                <c:pt idx="996">
                  <c:v>-0.59365626245271852</c:v>
                </c:pt>
                <c:pt idx="997">
                  <c:v>-0.59354019720366413</c:v>
                </c:pt>
                <c:pt idx="998">
                  <c:v>-0.5933658332595908</c:v>
                </c:pt>
                <c:pt idx="999">
                  <c:v>-0.59321791659439893</c:v>
                </c:pt>
                <c:pt idx="1000">
                  <c:v>-0.59307629826251085</c:v>
                </c:pt>
                <c:pt idx="1001">
                  <c:v>-0.59294387229726064</c:v>
                </c:pt>
                <c:pt idx="1002">
                  <c:v>-0.59283825485131536</c:v>
                </c:pt>
                <c:pt idx="1003">
                  <c:v>-0.591669929754289</c:v>
                </c:pt>
                <c:pt idx="1004">
                  <c:v>-0.59154365115920327</c:v>
                </c:pt>
                <c:pt idx="1005">
                  <c:v>-0.5903525181360193</c:v>
                </c:pt>
                <c:pt idx="1006">
                  <c:v>-0.59027536777329892</c:v>
                </c:pt>
                <c:pt idx="1007">
                  <c:v>-0.5912317204178329</c:v>
                </c:pt>
                <c:pt idx="1008">
                  <c:v>-0.59215858600947624</c:v>
                </c:pt>
                <c:pt idx="1009">
                  <c:v>-0.59308307428928664</c:v>
                </c:pt>
                <c:pt idx="1010">
                  <c:v>-0.59298823280350088</c:v>
                </c:pt>
                <c:pt idx="1011">
                  <c:v>-0.59280952814743093</c:v>
                </c:pt>
                <c:pt idx="1012">
                  <c:v>-0.59270977758448229</c:v>
                </c:pt>
                <c:pt idx="1013">
                  <c:v>-0.59989728203279269</c:v>
                </c:pt>
                <c:pt idx="1014">
                  <c:v>-0.61528195639213679</c:v>
                </c:pt>
                <c:pt idx="1015">
                  <c:v>-0.61366353726429401</c:v>
                </c:pt>
                <c:pt idx="1016">
                  <c:v>-0.60584820651900806</c:v>
                </c:pt>
                <c:pt idx="1017">
                  <c:v>-0.60021244238862792</c:v>
                </c:pt>
                <c:pt idx="1018">
                  <c:v>-0.59787687354085539</c:v>
                </c:pt>
                <c:pt idx="1019">
                  <c:v>-0.59664985607003829</c:v>
                </c:pt>
                <c:pt idx="1020">
                  <c:v>-0.59646249894863745</c:v>
                </c:pt>
                <c:pt idx="1021">
                  <c:v>-0.59730018896966475</c:v>
                </c:pt>
                <c:pt idx="1022">
                  <c:v>-0.59707326519027137</c:v>
                </c:pt>
                <c:pt idx="1023">
                  <c:v>-0.59583599988646596</c:v>
                </c:pt>
                <c:pt idx="1024">
                  <c:v>-0.59569023988873659</c:v>
                </c:pt>
                <c:pt idx="1025">
                  <c:v>-0.59657145509096188</c:v>
                </c:pt>
                <c:pt idx="1026">
                  <c:v>-0.59744492598914256</c:v>
                </c:pt>
                <c:pt idx="1027">
                  <c:v>-0.59827284746935971</c:v>
                </c:pt>
                <c:pt idx="1028">
                  <c:v>-0.59800359051997254</c:v>
                </c:pt>
                <c:pt idx="1029">
                  <c:v>-0.5988137587095731</c:v>
                </c:pt>
                <c:pt idx="1030">
                  <c:v>-0.59857390353538165</c:v>
                </c:pt>
                <c:pt idx="1031">
                  <c:v>-0.59725698546467398</c:v>
                </c:pt>
                <c:pt idx="1032">
                  <c:v>-0.59806424575538042</c:v>
                </c:pt>
                <c:pt idx="1033">
                  <c:v>-0.59785500084027277</c:v>
                </c:pt>
                <c:pt idx="1034">
                  <c:v>-0.59762120082346737</c:v>
                </c:pt>
                <c:pt idx="1035">
                  <c:v>-0.59636271680699804</c:v>
                </c:pt>
                <c:pt idx="1036">
                  <c:v>-0.59722744247085813</c:v>
                </c:pt>
                <c:pt idx="1037">
                  <c:v>-0.59804415362144092</c:v>
                </c:pt>
                <c:pt idx="1038">
                  <c:v>-0.59677001054901202</c:v>
                </c:pt>
                <c:pt idx="1039">
                  <c:v>-0.59655241033803186</c:v>
                </c:pt>
                <c:pt idx="1040">
                  <c:v>-0.59739214213127112</c:v>
                </c:pt>
                <c:pt idx="1041">
                  <c:v>-0.59822527928864566</c:v>
                </c:pt>
                <c:pt idx="1042">
                  <c:v>-0.59691969370287279</c:v>
                </c:pt>
                <c:pt idx="1043">
                  <c:v>-0.5977056398288153</c:v>
                </c:pt>
                <c:pt idx="1044">
                  <c:v>-0.59850108703223903</c:v>
                </c:pt>
                <c:pt idx="1045">
                  <c:v>-0.59720790529159418</c:v>
                </c:pt>
                <c:pt idx="1046">
                  <c:v>-0.59696086718576225</c:v>
                </c:pt>
                <c:pt idx="1047">
                  <c:v>-0.59779542984204692</c:v>
                </c:pt>
                <c:pt idx="1048">
                  <c:v>-0.59862642124520582</c:v>
                </c:pt>
                <c:pt idx="1049">
                  <c:v>-0.59944225282030172</c:v>
                </c:pt>
                <c:pt idx="1050">
                  <c:v>-0.59913372776389562</c:v>
                </c:pt>
                <c:pt idx="1051">
                  <c:v>-0.59888613320861772</c:v>
                </c:pt>
                <c:pt idx="1052">
                  <c:v>-0.59756885054444531</c:v>
                </c:pt>
                <c:pt idx="1053">
                  <c:v>-0.59738399353355642</c:v>
                </c:pt>
                <c:pt idx="1054">
                  <c:v>-0.59822401366288525</c:v>
                </c:pt>
                <c:pt idx="1055">
                  <c:v>-0.60007255338962751</c:v>
                </c:pt>
                <c:pt idx="1056">
                  <c:v>-0.59878244232183486</c:v>
                </c:pt>
                <c:pt idx="1057">
                  <c:v>-0.59960089347539824</c:v>
                </c:pt>
                <c:pt idx="1058">
                  <c:v>-0.6004018756058902</c:v>
                </c:pt>
                <c:pt idx="1059">
                  <c:v>-0.59910169809377245</c:v>
                </c:pt>
                <c:pt idx="1060">
                  <c:v>-0.59991662413189695</c:v>
                </c:pt>
                <c:pt idx="1061">
                  <c:v>-0.60070843164925902</c:v>
                </c:pt>
                <c:pt idx="1062">
                  <c:v>-0.60041958301627385</c:v>
                </c:pt>
                <c:pt idx="1063">
                  <c:v>-0.60116757135594834</c:v>
                </c:pt>
                <c:pt idx="1064">
                  <c:v>-0.60088801992882934</c:v>
                </c:pt>
                <c:pt idx="1065">
                  <c:v>-0.60063023953025274</c:v>
                </c:pt>
                <c:pt idx="1066">
                  <c:v>-0.59929797473964774</c:v>
                </c:pt>
                <c:pt idx="1067">
                  <c:v>-0.59905391524485485</c:v>
                </c:pt>
                <c:pt idx="1068">
                  <c:v>-0.59883905693995776</c:v>
                </c:pt>
                <c:pt idx="1069">
                  <c:v>-0.59861981580115853</c:v>
                </c:pt>
                <c:pt idx="1070">
                  <c:v>-0.59836735948513542</c:v>
                </c:pt>
                <c:pt idx="1071">
                  <c:v>-0.59814669229543271</c:v>
                </c:pt>
                <c:pt idx="1072">
                  <c:v>-0.59791595844952394</c:v>
                </c:pt>
                <c:pt idx="1073">
                  <c:v>-0.59872079928053346</c:v>
                </c:pt>
                <c:pt idx="1074">
                  <c:v>-0.5995270032949227</c:v>
                </c:pt>
                <c:pt idx="1075">
                  <c:v>-0.60032256322902422</c:v>
                </c:pt>
                <c:pt idx="1076">
                  <c:v>-0.60108245196444376</c:v>
                </c:pt>
                <c:pt idx="1077">
                  <c:v>-0.6018289029251549</c:v>
                </c:pt>
                <c:pt idx="1078">
                  <c:v>-0.60254334486665173</c:v>
                </c:pt>
                <c:pt idx="1079">
                  <c:v>-0.60220863796931867</c:v>
                </c:pt>
                <c:pt idx="1080">
                  <c:v>-0.60187428520993236</c:v>
                </c:pt>
                <c:pt idx="1081">
                  <c:v>-0.60154997950573375</c:v>
                </c:pt>
                <c:pt idx="1082">
                  <c:v>-0.60126321991561904</c:v>
                </c:pt>
                <c:pt idx="1083">
                  <c:v>-0.60095655551730676</c:v>
                </c:pt>
                <c:pt idx="1084">
                  <c:v>-0.60168782440696056</c:v>
                </c:pt>
                <c:pt idx="1085">
                  <c:v>-0.60242156791882129</c:v>
                </c:pt>
                <c:pt idx="1086">
                  <c:v>-0.60311327656044489</c:v>
                </c:pt>
                <c:pt idx="1087">
                  <c:v>-0.60173623102923601</c:v>
                </c:pt>
                <c:pt idx="1088">
                  <c:v>-0.60144116640865131</c:v>
                </c:pt>
                <c:pt idx="1089">
                  <c:v>-0.60216164308047837</c:v>
                </c:pt>
                <c:pt idx="1090">
                  <c:v>-0.60181749021886877</c:v>
                </c:pt>
                <c:pt idx="1091">
                  <c:v>-0.60257884041449139</c:v>
                </c:pt>
                <c:pt idx="1092">
                  <c:v>-0.6033076236062016</c:v>
                </c:pt>
                <c:pt idx="1093">
                  <c:v>-0.60298101113407754</c:v>
                </c:pt>
                <c:pt idx="1094">
                  <c:v>-0.60371049091139595</c:v>
                </c:pt>
                <c:pt idx="1095">
                  <c:v>-0.60335322109316802</c:v>
                </c:pt>
                <c:pt idx="1096">
                  <c:v>-0.60298265667130457</c:v>
                </c:pt>
                <c:pt idx="1097">
                  <c:v>-0.60368316353787843</c:v>
                </c:pt>
                <c:pt idx="1098">
                  <c:v>-0.60437168026712074</c:v>
                </c:pt>
                <c:pt idx="1099">
                  <c:v>-0.60401522666177831</c:v>
                </c:pt>
                <c:pt idx="1100">
                  <c:v>-0.60471784212854274</c:v>
                </c:pt>
                <c:pt idx="1101">
                  <c:v>-0.60538942528597184</c:v>
                </c:pt>
                <c:pt idx="1102">
                  <c:v>-0.60601701678025244</c:v>
                </c:pt>
                <c:pt idx="1103">
                  <c:v>-0.60560307644464739</c:v>
                </c:pt>
                <c:pt idx="1104">
                  <c:v>-0.60520717491575449</c:v>
                </c:pt>
                <c:pt idx="1105">
                  <c:v>-0.60585923141743947</c:v>
                </c:pt>
                <c:pt idx="1106">
                  <c:v>-0.60546584678909066</c:v>
                </c:pt>
                <c:pt idx="1107">
                  <c:v>-0.60510662985330887</c:v>
                </c:pt>
                <c:pt idx="1108">
                  <c:v>-0.6057482972562428</c:v>
                </c:pt>
                <c:pt idx="1109">
                  <c:v>-0.60643079131111799</c:v>
                </c:pt>
                <c:pt idx="1110">
                  <c:v>-0.60709963548489565</c:v>
                </c:pt>
                <c:pt idx="1111">
                  <c:v>-0.60772134277519774</c:v>
                </c:pt>
                <c:pt idx="1112">
                  <c:v>-0.60627349591969371</c:v>
                </c:pt>
                <c:pt idx="1113">
                  <c:v>-0.60585656600129989</c:v>
                </c:pt>
                <c:pt idx="1114">
                  <c:v>-0.60547879468127386</c:v>
                </c:pt>
                <c:pt idx="1115">
                  <c:v>-0.6051177387876483</c:v>
                </c:pt>
                <c:pt idx="1116">
                  <c:v>-0.6058018640118954</c:v>
                </c:pt>
                <c:pt idx="1117">
                  <c:v>-0.60544428673165751</c:v>
                </c:pt>
                <c:pt idx="1118">
                  <c:v>-0.60398294099702432</c:v>
                </c:pt>
                <c:pt idx="1119">
                  <c:v>-0.60365400217708387</c:v>
                </c:pt>
                <c:pt idx="1120">
                  <c:v>-0.60325740213354218</c:v>
                </c:pt>
                <c:pt idx="1121">
                  <c:v>-0.60293507409087133</c:v>
                </c:pt>
                <c:pt idx="1122">
                  <c:v>-0.60262317260905396</c:v>
                </c:pt>
                <c:pt idx="1123">
                  <c:v>-0.60334308915687285</c:v>
                </c:pt>
                <c:pt idx="1124">
                  <c:v>-0.60403314737373537</c:v>
                </c:pt>
                <c:pt idx="1125">
                  <c:v>-0.60370862442626072</c:v>
                </c:pt>
                <c:pt idx="1126">
                  <c:v>-0.60438777193773541</c:v>
                </c:pt>
                <c:pt idx="1127">
                  <c:v>-0.60088837649898075</c:v>
                </c:pt>
                <c:pt idx="1128">
                  <c:v>-0.59224086896900108</c:v>
                </c:pt>
                <c:pt idx="1129">
                  <c:v>-0.59316609158962108</c:v>
                </c:pt>
                <c:pt idx="1130">
                  <c:v>-0.59825070975782857</c:v>
                </c:pt>
                <c:pt idx="1131">
                  <c:v>-0.60218633556267198</c:v>
                </c:pt>
                <c:pt idx="1132">
                  <c:v>-0.60291002885141842</c:v>
                </c:pt>
              </c:numCache>
            </c:numRef>
          </c:val>
          <c:smooth val="0"/>
          <c:extLst>
            <c:ext xmlns:c16="http://schemas.microsoft.com/office/drawing/2014/chart" uri="{C3380CC4-5D6E-409C-BE32-E72D297353CC}">
              <c16:uniqueId val="{00000001-0A93-481F-AA86-82951360B3FA}"/>
            </c:ext>
          </c:extLst>
        </c:ser>
        <c:ser>
          <c:idx val="2"/>
          <c:order val="2"/>
          <c:tx>
            <c:strRef>
              <c:f>Gyro!$Z$1</c:f>
              <c:strCache>
                <c:ptCount val="1"/>
                <c:pt idx="0">
                  <c:v>Gangle_Z</c:v>
                </c:pt>
              </c:strCache>
            </c:strRef>
          </c:tx>
          <c:spPr>
            <a:ln w="28575" cap="rnd">
              <a:solidFill>
                <a:schemeClr val="accent3"/>
              </a:solidFill>
              <a:round/>
            </a:ln>
            <a:effectLst/>
          </c:spPr>
          <c:marker>
            <c:symbol val="none"/>
          </c:marker>
          <c:val>
            <c:numRef>
              <c:f>Gyro!$Z$2:$Z$1357</c:f>
              <c:numCache>
                <c:formatCode>General</c:formatCode>
                <c:ptCount val="1356"/>
                <c:pt idx="0">
                  <c:v>-1.2897E-2</c:v>
                </c:pt>
                <c:pt idx="1">
                  <c:v>-4.5413979999999993E-2</c:v>
                </c:pt>
                <c:pt idx="2">
                  <c:v>-7.7274920399999988E-2</c:v>
                </c:pt>
                <c:pt idx="3">
                  <c:v>-0.10848410199199998</c:v>
                </c:pt>
                <c:pt idx="4">
                  <c:v>-0.14005873995215998</c:v>
                </c:pt>
                <c:pt idx="5">
                  <c:v>-0.17103166515311677</c:v>
                </c:pt>
                <c:pt idx="6">
                  <c:v>-0.20138301185005442</c:v>
                </c:pt>
                <c:pt idx="7">
                  <c:v>-0.23112895161305336</c:v>
                </c:pt>
                <c:pt idx="8">
                  <c:v>-0.25916771258079224</c:v>
                </c:pt>
                <c:pt idx="9">
                  <c:v>-0.2877860983291764</c:v>
                </c:pt>
                <c:pt idx="10">
                  <c:v>-0.31580531636259285</c:v>
                </c:pt>
                <c:pt idx="11">
                  <c:v>-0.34325279003534098</c:v>
                </c:pt>
                <c:pt idx="12">
                  <c:v>-0.36911807423463416</c:v>
                </c:pt>
                <c:pt idx="13">
                  <c:v>-0.39555311274994148</c:v>
                </c:pt>
                <c:pt idx="14">
                  <c:v>-0.42130235049494263</c:v>
                </c:pt>
                <c:pt idx="15">
                  <c:v>-0.4463781234850438</c:v>
                </c:pt>
                <c:pt idx="16">
                  <c:v>-0.47084044101534289</c:v>
                </c:pt>
                <c:pt idx="17">
                  <c:v>-0.49417637219503602</c:v>
                </c:pt>
                <c:pt idx="18">
                  <c:v>-0.51667902475113525</c:v>
                </c:pt>
                <c:pt idx="19">
                  <c:v>-0.53913586425611248</c:v>
                </c:pt>
                <c:pt idx="20">
                  <c:v>-0.56114890697099018</c:v>
                </c:pt>
                <c:pt idx="21">
                  <c:v>-0.58256162883157048</c:v>
                </c:pt>
                <c:pt idx="22">
                  <c:v>-0.60366281625493912</c:v>
                </c:pt>
                <c:pt idx="23">
                  <c:v>-0.62436875992984031</c:v>
                </c:pt>
                <c:pt idx="24">
                  <c:v>-0.64671582473124345</c:v>
                </c:pt>
                <c:pt idx="25">
                  <c:v>-0.66654008823661859</c:v>
                </c:pt>
                <c:pt idx="26">
                  <c:v>-0.6869692064718862</c:v>
                </c:pt>
                <c:pt idx="27">
                  <c:v>-0.70589344234244855</c:v>
                </c:pt>
                <c:pt idx="28">
                  <c:v>-0.72458793349559958</c:v>
                </c:pt>
                <c:pt idx="29">
                  <c:v>-0.74291685482568748</c:v>
                </c:pt>
                <c:pt idx="30">
                  <c:v>-0.76076215772917377</c:v>
                </c:pt>
                <c:pt idx="31">
                  <c:v>-0.7782734545745903</c:v>
                </c:pt>
                <c:pt idx="32">
                  <c:v>-0.79553386548309857</c:v>
                </c:pt>
                <c:pt idx="33">
                  <c:v>-0.81441624817343661</c:v>
                </c:pt>
                <c:pt idx="34">
                  <c:v>-0.83294920320996779</c:v>
                </c:pt>
                <c:pt idx="35">
                  <c:v>-0.85005989914576841</c:v>
                </c:pt>
                <c:pt idx="36">
                  <c:v>-0.86680504116285306</c:v>
                </c:pt>
                <c:pt idx="37">
                  <c:v>-0.88220622033959606</c:v>
                </c:pt>
                <c:pt idx="38">
                  <c:v>-0.89728155593280412</c:v>
                </c:pt>
                <c:pt idx="39">
                  <c:v>-0.91309126481414804</c:v>
                </c:pt>
                <c:pt idx="40">
                  <c:v>-0.92863595951786515</c:v>
                </c:pt>
                <c:pt idx="41">
                  <c:v>-0.9438077403275078</c:v>
                </c:pt>
                <c:pt idx="42">
                  <c:v>-0.95762554552095769</c:v>
                </c:pt>
                <c:pt idx="43">
                  <c:v>-0.97225977461053859</c:v>
                </c:pt>
                <c:pt idx="44">
                  <c:v>-0.98656865911832781</c:v>
                </c:pt>
                <c:pt idx="45">
                  <c:v>-0.99954604593596119</c:v>
                </c:pt>
                <c:pt idx="46">
                  <c:v>-1.012314425017242</c:v>
                </c:pt>
                <c:pt idx="47">
                  <c:v>-1.0247931365168972</c:v>
                </c:pt>
                <c:pt idx="48">
                  <c:v>-1.0380753137865593</c:v>
                </c:pt>
                <c:pt idx="49">
                  <c:v>-1.0511139675108281</c:v>
                </c:pt>
                <c:pt idx="50">
                  <c:v>-1.0638419881606114</c:v>
                </c:pt>
                <c:pt idx="51">
                  <c:v>-1.076341548397399</c:v>
                </c:pt>
                <c:pt idx="52">
                  <c:v>-1.0885980974294509</c:v>
                </c:pt>
                <c:pt idx="53">
                  <c:v>-1.1016624154808619</c:v>
                </c:pt>
                <c:pt idx="54">
                  <c:v>-1.1134073471712447</c:v>
                </c:pt>
                <c:pt idx="55">
                  <c:v>-1.1239035202278198</c:v>
                </c:pt>
                <c:pt idx="56">
                  <c:v>-1.1351879498232633</c:v>
                </c:pt>
                <c:pt idx="57">
                  <c:v>-1.146264350826798</c:v>
                </c:pt>
                <c:pt idx="58">
                  <c:v>-1.1570753838102621</c:v>
                </c:pt>
                <c:pt idx="59">
                  <c:v>-1.1677040161340568</c:v>
                </c:pt>
                <c:pt idx="60">
                  <c:v>-1.1781298358113759</c:v>
                </c:pt>
                <c:pt idx="61">
                  <c:v>-1.1883471990951484</c:v>
                </c:pt>
                <c:pt idx="62">
                  <c:v>-1.1962557151132454</c:v>
                </c:pt>
                <c:pt idx="63">
                  <c:v>-1.2060975008109804</c:v>
                </c:pt>
                <c:pt idx="64">
                  <c:v>-1.2158004307947607</c:v>
                </c:pt>
                <c:pt idx="65">
                  <c:v>-1.2241898621788656</c:v>
                </c:pt>
                <c:pt idx="66">
                  <c:v>-1.2323878449352881</c:v>
                </c:pt>
                <c:pt idx="67">
                  <c:v>-1.2415095880365823</c:v>
                </c:pt>
                <c:pt idx="68">
                  <c:v>-1.2494236362758504</c:v>
                </c:pt>
                <c:pt idx="69">
                  <c:v>-1.2582068035503333</c:v>
                </c:pt>
                <c:pt idx="70">
                  <c:v>-1.2668147874793265</c:v>
                </c:pt>
                <c:pt idx="71">
                  <c:v>-1.2752500117297398</c:v>
                </c:pt>
                <c:pt idx="72">
                  <c:v>-1.2835201514951451</c:v>
                </c:pt>
                <c:pt idx="73">
                  <c:v>-1.2915905484652421</c:v>
                </c:pt>
                <c:pt idx="74">
                  <c:v>-1.2995360574959371</c:v>
                </c:pt>
                <c:pt idx="75">
                  <c:v>-1.3062878563460183</c:v>
                </c:pt>
                <c:pt idx="76">
                  <c:v>-1.3139419992190979</c:v>
                </c:pt>
                <c:pt idx="77">
                  <c:v>-1.3213817792347158</c:v>
                </c:pt>
                <c:pt idx="78">
                  <c:v>-1.3287187836500214</c:v>
                </c:pt>
                <c:pt idx="79">
                  <c:v>-1.334911487977021</c:v>
                </c:pt>
                <c:pt idx="80">
                  <c:v>-1.3419954182174805</c:v>
                </c:pt>
                <c:pt idx="81">
                  <c:v>-1.3489110698531308</c:v>
                </c:pt>
                <c:pt idx="82">
                  <c:v>-1.355720128456068</c:v>
                </c:pt>
                <c:pt idx="83">
                  <c:v>-1.3613277458869466</c:v>
                </c:pt>
                <c:pt idx="84">
                  <c:v>-1.3678866909692076</c:v>
                </c:pt>
                <c:pt idx="85">
                  <c:v>-1.3732493371498233</c:v>
                </c:pt>
                <c:pt idx="86">
                  <c:v>-1.3795615104068268</c:v>
                </c:pt>
                <c:pt idx="87">
                  <c:v>-1.3857545401986902</c:v>
                </c:pt>
                <c:pt idx="88">
                  <c:v>-1.3907705293947163</c:v>
                </c:pt>
                <c:pt idx="89">
                  <c:v>-1.395692278806822</c:v>
                </c:pt>
                <c:pt idx="90">
                  <c:v>-1.4005083332306856</c:v>
                </c:pt>
                <c:pt idx="91">
                  <c:v>-1.406266586566072</c:v>
                </c:pt>
                <c:pt idx="92">
                  <c:v>-1.4119519748347504</c:v>
                </c:pt>
                <c:pt idx="93">
                  <c:v>-1.4174514553380555</c:v>
                </c:pt>
                <c:pt idx="94">
                  <c:v>-1.4228985462312942</c:v>
                </c:pt>
                <c:pt idx="95">
                  <c:v>-1.4282207753066682</c:v>
                </c:pt>
                <c:pt idx="96">
                  <c:v>-1.4324055398005351</c:v>
                </c:pt>
                <c:pt idx="97">
                  <c:v>-1.4365066490045242</c:v>
                </c:pt>
                <c:pt idx="98">
                  <c:v>-1.4404607360244337</c:v>
                </c:pt>
                <c:pt idx="99">
                  <c:v>-1.4454015213039451</c:v>
                </c:pt>
                <c:pt idx="100">
                  <c:v>-1.4502512308778663</c:v>
                </c:pt>
                <c:pt idx="101">
                  <c:v>-1.454989486260309</c:v>
                </c:pt>
                <c:pt idx="102">
                  <c:v>-1.4596622765351028</c:v>
                </c:pt>
                <c:pt idx="103">
                  <c:v>-1.4652785910044008</c:v>
                </c:pt>
                <c:pt idx="104">
                  <c:v>-1.4686814991843127</c:v>
                </c:pt>
                <c:pt idx="105">
                  <c:v>-1.4730868092006264</c:v>
                </c:pt>
                <c:pt idx="106">
                  <c:v>-1.4763265330166138</c:v>
                </c:pt>
                <c:pt idx="107">
                  <c:v>-1.4805796423562814</c:v>
                </c:pt>
                <c:pt idx="108">
                  <c:v>-1.4837224095091557</c:v>
                </c:pt>
                <c:pt idx="109">
                  <c:v>-1.4867682013189725</c:v>
                </c:pt>
                <c:pt idx="110">
                  <c:v>-1.489736137292593</c:v>
                </c:pt>
                <c:pt idx="111">
                  <c:v>-1.4937205145467412</c:v>
                </c:pt>
                <c:pt idx="112">
                  <c:v>-1.4965661442558063</c:v>
                </c:pt>
                <c:pt idx="113">
                  <c:v>-1.4993611613706901</c:v>
                </c:pt>
                <c:pt idx="114">
                  <c:v>-1.5010545581432764</c:v>
                </c:pt>
                <c:pt idx="115">
                  <c:v>-1.5048089469804107</c:v>
                </c:pt>
                <c:pt idx="116">
                  <c:v>-1.5095182680408024</c:v>
                </c:pt>
                <c:pt idx="117">
                  <c:v>-1.5131118226799862</c:v>
                </c:pt>
                <c:pt idx="118">
                  <c:v>-1.5166101262263862</c:v>
                </c:pt>
                <c:pt idx="119">
                  <c:v>-1.5189950637018585</c:v>
                </c:pt>
                <c:pt idx="120">
                  <c:v>-1.5213422624278214</c:v>
                </c:pt>
                <c:pt idx="121">
                  <c:v>-1.5246960971792649</c:v>
                </c:pt>
                <c:pt idx="122">
                  <c:v>-1.5279411552356796</c:v>
                </c:pt>
                <c:pt idx="123">
                  <c:v>-1.530064872130966</c:v>
                </c:pt>
                <c:pt idx="124">
                  <c:v>-1.5332411946883466</c:v>
                </c:pt>
                <c:pt idx="125">
                  <c:v>-1.5352847107945795</c:v>
                </c:pt>
                <c:pt idx="126">
                  <c:v>-1.5373237765786878</c:v>
                </c:pt>
                <c:pt idx="127">
                  <c:v>-1.5403334010471139</c:v>
                </c:pt>
                <c:pt idx="128">
                  <c:v>-1.5422448330261715</c:v>
                </c:pt>
                <c:pt idx="129">
                  <c:v>-1.544175856365648</c:v>
                </c:pt>
                <c:pt idx="130">
                  <c:v>-1.5450081992383351</c:v>
                </c:pt>
                <c:pt idx="131">
                  <c:v>-1.5457942952535684</c:v>
                </c:pt>
                <c:pt idx="132">
                  <c:v>-1.5476322093484969</c:v>
                </c:pt>
                <c:pt idx="133">
                  <c:v>-1.550452145161527</c:v>
                </c:pt>
                <c:pt idx="134">
                  <c:v>-1.5521579622582964</c:v>
                </c:pt>
                <c:pt idx="135">
                  <c:v>-1.5538585430131304</c:v>
                </c:pt>
                <c:pt idx="136">
                  <c:v>-1.5565704321528677</c:v>
                </c:pt>
                <c:pt idx="137">
                  <c:v>-1.5592025635098103</c:v>
                </c:pt>
                <c:pt idx="138">
                  <c:v>-1.5618153122396141</c:v>
                </c:pt>
                <c:pt idx="139">
                  <c:v>-1.5632775259948219</c:v>
                </c:pt>
                <c:pt idx="140">
                  <c:v>-1.5647340354749255</c:v>
                </c:pt>
                <c:pt idx="141">
                  <c:v>-1.5661704747654268</c:v>
                </c:pt>
                <c:pt idx="142">
                  <c:v>-1.5676156652701183</c:v>
                </c:pt>
                <c:pt idx="143">
                  <c:v>-1.5690173119647159</c:v>
                </c:pt>
                <c:pt idx="144">
                  <c:v>-1.5693202857254216</c:v>
                </c:pt>
                <c:pt idx="145">
                  <c:v>-1.5706840200109131</c:v>
                </c:pt>
                <c:pt idx="146">
                  <c:v>-1.5730268596106949</c:v>
                </c:pt>
                <c:pt idx="147">
                  <c:v>-1.5742853424184808</c:v>
                </c:pt>
                <c:pt idx="148">
                  <c:v>-1.5765343755701113</c:v>
                </c:pt>
                <c:pt idx="149">
                  <c:v>-1.5777084080587092</c:v>
                </c:pt>
                <c:pt idx="150">
                  <c:v>-1.579946459897535</c:v>
                </c:pt>
                <c:pt idx="151">
                  <c:v>-1.5810754706995844</c:v>
                </c:pt>
                <c:pt idx="152">
                  <c:v>-1.5831934412855926</c:v>
                </c:pt>
                <c:pt idx="153">
                  <c:v>-1.5842880924598808</c:v>
                </c:pt>
                <c:pt idx="154">
                  <c:v>-1.584277910610683</c:v>
                </c:pt>
                <c:pt idx="155">
                  <c:v>-1.5853347123984693</c:v>
                </c:pt>
                <c:pt idx="156">
                  <c:v>-1.5863499181505001</c:v>
                </c:pt>
                <c:pt idx="157">
                  <c:v>-1.58731663978749</c:v>
                </c:pt>
                <c:pt idx="158">
                  <c:v>-1.5882902669917403</c:v>
                </c:pt>
                <c:pt idx="159">
                  <c:v>-1.5892158616519054</c:v>
                </c:pt>
                <c:pt idx="160">
                  <c:v>-1.5911928244188673</c:v>
                </c:pt>
                <c:pt idx="161">
                  <c:v>-1.5920919079304898</c:v>
                </c:pt>
                <c:pt idx="162">
                  <c:v>-1.59397930977188</c:v>
                </c:pt>
                <c:pt idx="163">
                  <c:v>-1.5958915835764422</c:v>
                </c:pt>
                <c:pt idx="164">
                  <c:v>-1.5977722719049132</c:v>
                </c:pt>
                <c:pt idx="165">
                  <c:v>-1.5985475864668151</c:v>
                </c:pt>
                <c:pt idx="166">
                  <c:v>-1.5993028147374788</c:v>
                </c:pt>
                <c:pt idx="167">
                  <c:v>-1.6010495184427291</c:v>
                </c:pt>
                <c:pt idx="168">
                  <c:v>-1.6028186680738745</c:v>
                </c:pt>
                <c:pt idx="169">
                  <c:v>-1.6045496747123968</c:v>
                </c:pt>
                <c:pt idx="170">
                  <c:v>-1.606288161218149</c:v>
                </c:pt>
                <c:pt idx="171">
                  <c:v>-1.6069088779937859</c:v>
                </c:pt>
                <c:pt idx="172">
                  <c:v>-1.6075181004339101</c:v>
                </c:pt>
                <c:pt idx="173">
                  <c:v>-1.6080920984252318</c:v>
                </c:pt>
                <c:pt idx="174">
                  <c:v>-1.6086828764567271</c:v>
                </c:pt>
                <c:pt idx="175">
                  <c:v>-1.6092356989275927</c:v>
                </c:pt>
                <c:pt idx="176">
                  <c:v>-1.6097891849490409</c:v>
                </c:pt>
                <c:pt idx="177">
                  <c:v>-1.6113636612500599</c:v>
                </c:pt>
                <c:pt idx="178">
                  <c:v>-1.6129096880250586</c:v>
                </c:pt>
                <c:pt idx="179">
                  <c:v>-1.6133651542645575</c:v>
                </c:pt>
                <c:pt idx="180">
                  <c:v>-1.6138519111792664</c:v>
                </c:pt>
                <c:pt idx="181">
                  <c:v>-1.6153985729556812</c:v>
                </c:pt>
                <c:pt idx="182">
                  <c:v>-1.6168518414965676</c:v>
                </c:pt>
                <c:pt idx="183">
                  <c:v>-1.6182851446666362</c:v>
                </c:pt>
                <c:pt idx="184">
                  <c:v>-1.6186473417733034</c:v>
                </c:pt>
                <c:pt idx="185">
                  <c:v>-1.6190090149378373</c:v>
                </c:pt>
                <c:pt idx="186">
                  <c:v>-1.6193823946390804</c:v>
                </c:pt>
                <c:pt idx="187">
                  <c:v>-1.6197223667462988</c:v>
                </c:pt>
                <c:pt idx="188">
                  <c:v>-1.6200566594113728</c:v>
                </c:pt>
                <c:pt idx="189">
                  <c:v>-1.6214766262231453</c:v>
                </c:pt>
                <c:pt idx="190">
                  <c:v>-1.6228163136986822</c:v>
                </c:pt>
                <c:pt idx="191">
                  <c:v>-1.6230562674247084</c:v>
                </c:pt>
                <c:pt idx="192">
                  <c:v>-1.6233457420762143</c:v>
                </c:pt>
                <c:pt idx="193">
                  <c:v>-1.62361986723469</c:v>
                </c:pt>
                <c:pt idx="194">
                  <c:v>-1.6238945898899961</c:v>
                </c:pt>
                <c:pt idx="195">
                  <c:v>-1.6241401380921963</c:v>
                </c:pt>
                <c:pt idx="196">
                  <c:v>-1.6243674953303522</c:v>
                </c:pt>
                <c:pt idx="197">
                  <c:v>-1.6245721454237452</c:v>
                </c:pt>
                <c:pt idx="198">
                  <c:v>-1.6248171425152702</c:v>
                </c:pt>
                <c:pt idx="199">
                  <c:v>-1.6260907396649649</c:v>
                </c:pt>
                <c:pt idx="200">
                  <c:v>-1.6273369848716654</c:v>
                </c:pt>
                <c:pt idx="201">
                  <c:v>-1.627497245174232</c:v>
                </c:pt>
                <c:pt idx="202">
                  <c:v>-1.6297885002707475</c:v>
                </c:pt>
                <c:pt idx="203">
                  <c:v>-1.6298970902653325</c:v>
                </c:pt>
                <c:pt idx="204">
                  <c:v>-1.6300527884600258</c:v>
                </c:pt>
                <c:pt idx="205">
                  <c:v>-1.6301817326908252</c:v>
                </c:pt>
                <c:pt idx="206">
                  <c:v>-1.6303016980370086</c:v>
                </c:pt>
                <c:pt idx="207">
                  <c:v>-1.6314729840762685</c:v>
                </c:pt>
                <c:pt idx="208">
                  <c:v>-1.6315763043947431</c:v>
                </c:pt>
                <c:pt idx="209">
                  <c:v>-1.6316889583068481</c:v>
                </c:pt>
                <c:pt idx="210">
                  <c:v>-1.6328259191407111</c:v>
                </c:pt>
                <c:pt idx="211">
                  <c:v>-1.6329114607578967</c:v>
                </c:pt>
                <c:pt idx="212">
                  <c:v>-1.6329493515427387</c:v>
                </c:pt>
                <c:pt idx="213">
                  <c:v>-1.633036544511884</c:v>
                </c:pt>
                <c:pt idx="214">
                  <c:v>-1.6341616736216462</c:v>
                </c:pt>
                <c:pt idx="215">
                  <c:v>-1.6342211001492133</c:v>
                </c:pt>
                <c:pt idx="216">
                  <c:v>-1.6342488181462289</c:v>
                </c:pt>
                <c:pt idx="217">
                  <c:v>-1.6342983017833044</c:v>
                </c:pt>
                <c:pt idx="218">
                  <c:v>-1.6343443157476383</c:v>
                </c:pt>
                <c:pt idx="219">
                  <c:v>-1.6364395694326854</c:v>
                </c:pt>
                <c:pt idx="220">
                  <c:v>-1.6374848580440318</c:v>
                </c:pt>
                <c:pt idx="221">
                  <c:v>-1.638538420883151</c:v>
                </c:pt>
                <c:pt idx="222">
                  <c:v>-1.638449592465488</c:v>
                </c:pt>
                <c:pt idx="223">
                  <c:v>-1.6384339406161783</c:v>
                </c:pt>
                <c:pt idx="224">
                  <c:v>-1.6394242618038546</c:v>
                </c:pt>
                <c:pt idx="225">
                  <c:v>-1.6393127965677774</c:v>
                </c:pt>
                <c:pt idx="226">
                  <c:v>-1.6402788406364217</c:v>
                </c:pt>
                <c:pt idx="227">
                  <c:v>-1.6412479238236932</c:v>
                </c:pt>
                <c:pt idx="228">
                  <c:v>-1.6411358253472195</c:v>
                </c:pt>
                <c:pt idx="229">
                  <c:v>-1.6420931688402751</c:v>
                </c:pt>
                <c:pt idx="230">
                  <c:v>-1.6419616654634694</c:v>
                </c:pt>
                <c:pt idx="231">
                  <c:v>-1.6418441921542</c:v>
                </c:pt>
                <c:pt idx="232">
                  <c:v>-1.641735628311116</c:v>
                </c:pt>
                <c:pt idx="233">
                  <c:v>-1.6416145757448937</c:v>
                </c:pt>
                <c:pt idx="234">
                  <c:v>-1.6415045042299958</c:v>
                </c:pt>
                <c:pt idx="235">
                  <c:v>-1.6424617941453958</c:v>
                </c:pt>
                <c:pt idx="236">
                  <c:v>-1.6434193582624881</c:v>
                </c:pt>
                <c:pt idx="237">
                  <c:v>-1.6432557910972383</c:v>
                </c:pt>
                <c:pt idx="238">
                  <c:v>-1.6431186552752934</c:v>
                </c:pt>
                <c:pt idx="239">
                  <c:v>-1.6429786621697873</c:v>
                </c:pt>
                <c:pt idx="240">
                  <c:v>-1.6438605889263915</c:v>
                </c:pt>
                <c:pt idx="241">
                  <c:v>-1.6436761771478638</c:v>
                </c:pt>
                <c:pt idx="242">
                  <c:v>-1.6445827136049065</c:v>
                </c:pt>
                <c:pt idx="243">
                  <c:v>-1.6444436993328082</c:v>
                </c:pt>
                <c:pt idx="244">
                  <c:v>-1.6442951653461522</c:v>
                </c:pt>
                <c:pt idx="245">
                  <c:v>-1.6441223220392291</c:v>
                </c:pt>
                <c:pt idx="246">
                  <c:v>-1.6450124555984444</c:v>
                </c:pt>
                <c:pt idx="247">
                  <c:v>-1.6458802064864755</c:v>
                </c:pt>
                <c:pt idx="248">
                  <c:v>-1.645712402356746</c:v>
                </c:pt>
                <c:pt idx="249">
                  <c:v>-1.645536514309611</c:v>
                </c:pt>
                <c:pt idx="250">
                  <c:v>-1.6453881640234187</c:v>
                </c:pt>
                <c:pt idx="251">
                  <c:v>-1.6462439407429503</c:v>
                </c:pt>
                <c:pt idx="252">
                  <c:v>-1.6471159019280912</c:v>
                </c:pt>
                <c:pt idx="253">
                  <c:v>-1.6468774838895295</c:v>
                </c:pt>
                <c:pt idx="254">
                  <c:v>-1.6477021342117388</c:v>
                </c:pt>
                <c:pt idx="255">
                  <c:v>-1.6474571515275038</c:v>
                </c:pt>
                <c:pt idx="256">
                  <c:v>-1.6472329284969536</c:v>
                </c:pt>
                <c:pt idx="257">
                  <c:v>-1.6480327699270145</c:v>
                </c:pt>
                <c:pt idx="258">
                  <c:v>-1.6487973545284742</c:v>
                </c:pt>
                <c:pt idx="259">
                  <c:v>-1.6485642274379047</c:v>
                </c:pt>
                <c:pt idx="260">
                  <c:v>-1.6483305828891464</c:v>
                </c:pt>
                <c:pt idx="261">
                  <c:v>-1.6470280512313633</c:v>
                </c:pt>
                <c:pt idx="262">
                  <c:v>-1.6468381302067359</c:v>
                </c:pt>
                <c:pt idx="263">
                  <c:v>-1.6476604076026011</c:v>
                </c:pt>
                <c:pt idx="264">
                  <c:v>-1.6484645194505492</c:v>
                </c:pt>
                <c:pt idx="265">
                  <c:v>-1.649278189061538</c:v>
                </c:pt>
                <c:pt idx="266">
                  <c:v>-1.6490393652803073</c:v>
                </c:pt>
                <c:pt idx="267">
                  <c:v>-1.6498675779747012</c:v>
                </c:pt>
                <c:pt idx="268">
                  <c:v>-1.6506891064152072</c:v>
                </c:pt>
                <c:pt idx="269">
                  <c:v>-1.650404664286903</c:v>
                </c:pt>
                <c:pt idx="270">
                  <c:v>-1.6511630510011648</c:v>
                </c:pt>
                <c:pt idx="271">
                  <c:v>-1.6508632699811414</c:v>
                </c:pt>
                <c:pt idx="272">
                  <c:v>-1.6505937045815184</c:v>
                </c:pt>
                <c:pt idx="273">
                  <c:v>-1.650302670489888</c:v>
                </c:pt>
                <c:pt idx="274">
                  <c:v>-1.6500425970800903</c:v>
                </c:pt>
                <c:pt idx="275">
                  <c:v>-1.6498034451384884</c:v>
                </c:pt>
                <c:pt idx="276">
                  <c:v>-1.6495166362357185</c:v>
                </c:pt>
                <c:pt idx="277">
                  <c:v>-1.6492602635110041</c:v>
                </c:pt>
                <c:pt idx="278">
                  <c:v>-1.6489708382407839</c:v>
                </c:pt>
                <c:pt idx="279">
                  <c:v>-1.6497853214759681</c:v>
                </c:pt>
                <c:pt idx="280">
                  <c:v>-1.6495315150464487</c:v>
                </c:pt>
                <c:pt idx="281">
                  <c:v>-1.6492824447455197</c:v>
                </c:pt>
                <c:pt idx="282">
                  <c:v>-1.6490511558506091</c:v>
                </c:pt>
                <c:pt idx="283">
                  <c:v>-1.649876852733597</c:v>
                </c:pt>
                <c:pt idx="284">
                  <c:v>-1.6495964556789251</c:v>
                </c:pt>
                <c:pt idx="285">
                  <c:v>-1.6493404865653465</c:v>
                </c:pt>
                <c:pt idx="286">
                  <c:v>-1.6491232968340395</c:v>
                </c:pt>
                <c:pt idx="287">
                  <c:v>-1.6499337108973586</c:v>
                </c:pt>
                <c:pt idx="288">
                  <c:v>-1.6496570566794113</c:v>
                </c:pt>
                <c:pt idx="289">
                  <c:v>-1.650463535545823</c:v>
                </c:pt>
                <c:pt idx="290">
                  <c:v>-1.6512109848349066</c:v>
                </c:pt>
                <c:pt idx="291">
                  <c:v>-1.6509267651382085</c:v>
                </c:pt>
                <c:pt idx="292">
                  <c:v>-1.6516846298354442</c:v>
                </c:pt>
                <c:pt idx="293">
                  <c:v>-1.6524271772387351</c:v>
                </c:pt>
                <c:pt idx="294">
                  <c:v>-1.6521355336939603</c:v>
                </c:pt>
                <c:pt idx="295">
                  <c:v>-1.6528751630200809</c:v>
                </c:pt>
                <c:pt idx="296">
                  <c:v>-1.6525369797596792</c:v>
                </c:pt>
                <c:pt idx="297">
                  <c:v>-1.6532574601644856</c:v>
                </c:pt>
                <c:pt idx="298">
                  <c:v>-1.6539749309611957</c:v>
                </c:pt>
                <c:pt idx="299">
                  <c:v>-1.6536145523419719</c:v>
                </c:pt>
                <c:pt idx="300">
                  <c:v>-1.6532678012951323</c:v>
                </c:pt>
                <c:pt idx="301">
                  <c:v>-1.6529622052692297</c:v>
                </c:pt>
                <c:pt idx="302">
                  <c:v>-1.6547122611638452</c:v>
                </c:pt>
                <c:pt idx="303">
                  <c:v>-1.6543661359405681</c:v>
                </c:pt>
                <c:pt idx="304">
                  <c:v>-1.6550188932217567</c:v>
                </c:pt>
                <c:pt idx="305">
                  <c:v>-1.6556756953573215</c:v>
                </c:pt>
                <c:pt idx="306">
                  <c:v>-1.6563236214501749</c:v>
                </c:pt>
                <c:pt idx="307">
                  <c:v>-1.6569592090211713</c:v>
                </c:pt>
                <c:pt idx="308">
                  <c:v>-1.6565449848407479</c:v>
                </c:pt>
                <c:pt idx="309">
                  <c:v>-1.656155025143933</c:v>
                </c:pt>
                <c:pt idx="310">
                  <c:v>-1.656788384641054</c:v>
                </c:pt>
                <c:pt idx="311">
                  <c:v>-1.6574186369482327</c:v>
                </c:pt>
                <c:pt idx="312">
                  <c:v>-1.6569902442092679</c:v>
                </c:pt>
                <c:pt idx="313">
                  <c:v>-1.6566140593250827</c:v>
                </c:pt>
                <c:pt idx="314">
                  <c:v>-1.6561792781385811</c:v>
                </c:pt>
                <c:pt idx="315">
                  <c:v>-1.6557803525758095</c:v>
                </c:pt>
                <c:pt idx="316">
                  <c:v>-1.6554139655242932</c:v>
                </c:pt>
                <c:pt idx="317">
                  <c:v>-1.6549833062138073</c:v>
                </c:pt>
                <c:pt idx="318">
                  <c:v>-1.6556637000895311</c:v>
                </c:pt>
                <c:pt idx="319">
                  <c:v>-1.6552446660877405</c:v>
                </c:pt>
                <c:pt idx="320">
                  <c:v>-1.6548473327659856</c:v>
                </c:pt>
                <c:pt idx="321">
                  <c:v>-1.6555266261106658</c:v>
                </c:pt>
                <c:pt idx="322">
                  <c:v>-1.6551455935884525</c:v>
                </c:pt>
                <c:pt idx="323">
                  <c:v>-1.6558362817166834</c:v>
                </c:pt>
                <c:pt idx="324">
                  <c:v>-1.6554554960823498</c:v>
                </c:pt>
                <c:pt idx="325">
                  <c:v>-1.6550574661607027</c:v>
                </c:pt>
                <c:pt idx="326">
                  <c:v>-1.6546750768374887</c:v>
                </c:pt>
                <c:pt idx="327">
                  <c:v>-1.654321495300739</c:v>
                </c:pt>
                <c:pt idx="328">
                  <c:v>-1.6539473653947243</c:v>
                </c:pt>
                <c:pt idx="329">
                  <c:v>-1.6536349980868299</c:v>
                </c:pt>
                <c:pt idx="330">
                  <c:v>-1.6553790781250934</c:v>
                </c:pt>
                <c:pt idx="331">
                  <c:v>-1.6550173765625915</c:v>
                </c:pt>
                <c:pt idx="332">
                  <c:v>-1.6546185290313395</c:v>
                </c:pt>
                <c:pt idx="333">
                  <c:v>-1.6542970584507126</c:v>
                </c:pt>
                <c:pt idx="334">
                  <c:v>-1.6550425972816982</c:v>
                </c:pt>
                <c:pt idx="335">
                  <c:v>-1.6546823853360644</c:v>
                </c:pt>
                <c:pt idx="336">
                  <c:v>-1.6553750976293431</c:v>
                </c:pt>
                <c:pt idx="337">
                  <c:v>-1.6549898356767563</c:v>
                </c:pt>
                <c:pt idx="338">
                  <c:v>-1.6556525389632211</c:v>
                </c:pt>
                <c:pt idx="339">
                  <c:v>-1.6563223281839567</c:v>
                </c:pt>
                <c:pt idx="340">
                  <c:v>-1.6570064616202775</c:v>
                </c:pt>
                <c:pt idx="341">
                  <c:v>-1.6576447123878719</c:v>
                </c:pt>
                <c:pt idx="342">
                  <c:v>-1.6582596781401144</c:v>
                </c:pt>
                <c:pt idx="343">
                  <c:v>-1.6578235645773121</c:v>
                </c:pt>
                <c:pt idx="344">
                  <c:v>-1.6584214732857658</c:v>
                </c:pt>
                <c:pt idx="345">
                  <c:v>-1.6579888438200505</c:v>
                </c:pt>
                <c:pt idx="346">
                  <c:v>-1.6575848069436494</c:v>
                </c:pt>
                <c:pt idx="347">
                  <c:v>-1.6571632308047763</c:v>
                </c:pt>
                <c:pt idx="348">
                  <c:v>-1.6567238261886807</c:v>
                </c:pt>
                <c:pt idx="349">
                  <c:v>-1.656349109664907</c:v>
                </c:pt>
                <c:pt idx="350">
                  <c:v>-1.6559191674716087</c:v>
                </c:pt>
                <c:pt idx="351">
                  <c:v>-1.6555715241221765</c:v>
                </c:pt>
                <c:pt idx="352">
                  <c:v>-1.6551940536397327</c:v>
                </c:pt>
                <c:pt idx="353">
                  <c:v>-1.6558096525669381</c:v>
                </c:pt>
                <c:pt idx="354">
                  <c:v>-1.6553987395155991</c:v>
                </c:pt>
                <c:pt idx="355">
                  <c:v>-1.6550079047252872</c:v>
                </c:pt>
                <c:pt idx="356">
                  <c:v>-1.6546479666307816</c:v>
                </c:pt>
                <c:pt idx="357">
                  <c:v>-1.655377147298166</c:v>
                </c:pt>
                <c:pt idx="358">
                  <c:v>-1.6550162243522026</c:v>
                </c:pt>
                <c:pt idx="359">
                  <c:v>-1.6556524598651585</c:v>
                </c:pt>
                <c:pt idx="360">
                  <c:v>-1.6563181506678553</c:v>
                </c:pt>
                <c:pt idx="361">
                  <c:v>-1.655903927654498</c:v>
                </c:pt>
                <c:pt idx="362">
                  <c:v>-1.655470529101408</c:v>
                </c:pt>
                <c:pt idx="363">
                  <c:v>-1.6561362985193797</c:v>
                </c:pt>
                <c:pt idx="364">
                  <c:v>-1.655762192548992</c:v>
                </c:pt>
                <c:pt idx="365">
                  <c:v>-1.6554016686980122</c:v>
                </c:pt>
                <c:pt idx="366">
                  <c:v>-1.6560576753240521</c:v>
                </c:pt>
                <c:pt idx="367">
                  <c:v>-1.6556695818175711</c:v>
                </c:pt>
                <c:pt idx="368">
                  <c:v>-1.6542692101812195</c:v>
                </c:pt>
                <c:pt idx="369">
                  <c:v>-1.6539099659775951</c:v>
                </c:pt>
                <c:pt idx="370">
                  <c:v>-1.6546214866580431</c:v>
                </c:pt>
                <c:pt idx="371">
                  <c:v>-1.6552874569248821</c:v>
                </c:pt>
                <c:pt idx="372">
                  <c:v>-1.6549303277863845</c:v>
                </c:pt>
                <c:pt idx="373">
                  <c:v>-1.655625781230657</c:v>
                </c:pt>
                <c:pt idx="374">
                  <c:v>-1.6562985456060437</c:v>
                </c:pt>
                <c:pt idx="375">
                  <c:v>-1.6569390546939227</c:v>
                </c:pt>
                <c:pt idx="376">
                  <c:v>-1.657578813600044</c:v>
                </c:pt>
                <c:pt idx="377">
                  <c:v>-1.658198137328043</c:v>
                </c:pt>
                <c:pt idx="378">
                  <c:v>-1.6577664545814823</c:v>
                </c:pt>
                <c:pt idx="379">
                  <c:v>-1.6583865654898526</c:v>
                </c:pt>
                <c:pt idx="380">
                  <c:v>-1.6589822141800554</c:v>
                </c:pt>
                <c:pt idx="381">
                  <c:v>-1.6595297298964542</c:v>
                </c:pt>
                <c:pt idx="382">
                  <c:v>-1.660097675298525</c:v>
                </c:pt>
                <c:pt idx="383">
                  <c:v>-1.6596492217925545</c:v>
                </c:pt>
                <c:pt idx="384">
                  <c:v>-1.6592041973567033</c:v>
                </c:pt>
                <c:pt idx="385">
                  <c:v>-1.6587444734095693</c:v>
                </c:pt>
                <c:pt idx="386">
                  <c:v>-1.6593569639413779</c:v>
                </c:pt>
                <c:pt idx="387">
                  <c:v>-1.6599812046625504</c:v>
                </c:pt>
                <c:pt idx="388">
                  <c:v>-1.6595320205692992</c:v>
                </c:pt>
                <c:pt idx="389">
                  <c:v>-1.6590445601579131</c:v>
                </c:pt>
                <c:pt idx="390">
                  <c:v>-1.6585855689547551</c:v>
                </c:pt>
                <c:pt idx="391">
                  <c:v>-1.6591759575756599</c:v>
                </c:pt>
                <c:pt idx="392">
                  <c:v>-1.6597431584241467</c:v>
                </c:pt>
                <c:pt idx="393">
                  <c:v>-1.6603141352556636</c:v>
                </c:pt>
                <c:pt idx="394">
                  <c:v>-1.6598388125505503</c:v>
                </c:pt>
                <c:pt idx="395">
                  <c:v>-1.6593457962995393</c:v>
                </c:pt>
                <c:pt idx="396">
                  <c:v>-1.6588826203735485</c:v>
                </c:pt>
                <c:pt idx="397">
                  <c:v>-1.6594656079660774</c:v>
                </c:pt>
                <c:pt idx="398">
                  <c:v>-1.6590239958067556</c:v>
                </c:pt>
                <c:pt idx="399">
                  <c:v>-1.6585793558906206</c:v>
                </c:pt>
                <c:pt idx="400">
                  <c:v>-1.6591868687728082</c:v>
                </c:pt>
                <c:pt idx="401">
                  <c:v>-1.6608186913973519</c:v>
                </c:pt>
                <c:pt idx="402">
                  <c:v>-1.6603643975694049</c:v>
                </c:pt>
                <c:pt idx="403">
                  <c:v>-1.6599070696180167</c:v>
                </c:pt>
                <c:pt idx="404">
                  <c:v>-1.6605010482256564</c:v>
                </c:pt>
                <c:pt idx="405">
                  <c:v>-1.661039367261143</c:v>
                </c:pt>
                <c:pt idx="406">
                  <c:v>-1.66054449991592</c:v>
                </c:pt>
                <c:pt idx="407">
                  <c:v>-1.6589807699176016</c:v>
                </c:pt>
                <c:pt idx="408">
                  <c:v>-1.6585439745192494</c:v>
                </c:pt>
                <c:pt idx="409">
                  <c:v>-1.6581107350288642</c:v>
                </c:pt>
                <c:pt idx="410">
                  <c:v>-1.658675860328287</c:v>
                </c:pt>
                <c:pt idx="411">
                  <c:v>-1.6592769831217213</c:v>
                </c:pt>
                <c:pt idx="412">
                  <c:v>-1.659862923459287</c:v>
                </c:pt>
                <c:pt idx="413">
                  <c:v>-1.658366224990101</c:v>
                </c:pt>
                <c:pt idx="414">
                  <c:v>-1.658960600490299</c:v>
                </c:pt>
                <c:pt idx="415">
                  <c:v>-1.6585183684804932</c:v>
                </c:pt>
                <c:pt idx="416">
                  <c:v>-1.6580623211108831</c:v>
                </c:pt>
                <c:pt idx="417">
                  <c:v>-1.6576536546886653</c:v>
                </c:pt>
                <c:pt idx="418">
                  <c:v>-1.6582667615948921</c:v>
                </c:pt>
                <c:pt idx="419">
                  <c:v>-1.6588664863629943</c:v>
                </c:pt>
                <c:pt idx="420">
                  <c:v>-1.6594380366357344</c:v>
                </c:pt>
                <c:pt idx="421">
                  <c:v>-1.6589841559030198</c:v>
                </c:pt>
                <c:pt idx="422">
                  <c:v>-1.6585102127849594</c:v>
                </c:pt>
                <c:pt idx="423">
                  <c:v>-1.6591199085292603</c:v>
                </c:pt>
                <c:pt idx="424">
                  <c:v>-1.6596983103586751</c:v>
                </c:pt>
                <c:pt idx="425">
                  <c:v>-1.6603060241515015</c:v>
                </c:pt>
                <c:pt idx="426">
                  <c:v>-1.6598512236684715</c:v>
                </c:pt>
                <c:pt idx="427">
                  <c:v>-1.6593945391951022</c:v>
                </c:pt>
                <c:pt idx="428">
                  <c:v>-1.6578982084111999</c:v>
                </c:pt>
                <c:pt idx="429">
                  <c:v>-1.6574899242429759</c:v>
                </c:pt>
                <c:pt idx="430">
                  <c:v>-1.6581420057581164</c:v>
                </c:pt>
                <c:pt idx="431">
                  <c:v>-1.657734145642954</c:v>
                </c:pt>
                <c:pt idx="432">
                  <c:v>-1.6573341827300949</c:v>
                </c:pt>
                <c:pt idx="433">
                  <c:v>-1.6579720990754931</c:v>
                </c:pt>
                <c:pt idx="434">
                  <c:v>-1.6585439970939833</c:v>
                </c:pt>
                <c:pt idx="435">
                  <c:v>-1.6581351771521036</c:v>
                </c:pt>
                <c:pt idx="436">
                  <c:v>-1.6576973936090613</c:v>
                </c:pt>
                <c:pt idx="437">
                  <c:v>-1.6572598657368802</c:v>
                </c:pt>
                <c:pt idx="438">
                  <c:v>-1.6579064284221425</c:v>
                </c:pt>
                <c:pt idx="439">
                  <c:v>-1.6574726198536995</c:v>
                </c:pt>
                <c:pt idx="440">
                  <c:v>-1.6570372474566255</c:v>
                </c:pt>
                <c:pt idx="441">
                  <c:v>-1.6566189825074931</c:v>
                </c:pt>
                <c:pt idx="442">
                  <c:v>-1.6572695228573433</c:v>
                </c:pt>
                <c:pt idx="443">
                  <c:v>-1.6568870924001964</c:v>
                </c:pt>
                <c:pt idx="444">
                  <c:v>-1.6585760105521925</c:v>
                </c:pt>
                <c:pt idx="445">
                  <c:v>-1.6581398303411485</c:v>
                </c:pt>
                <c:pt idx="446">
                  <c:v>-1.6576895937343255</c:v>
                </c:pt>
                <c:pt idx="447">
                  <c:v>-1.658292361859639</c:v>
                </c:pt>
                <c:pt idx="448">
                  <c:v>-1.6578916146224463</c:v>
                </c:pt>
                <c:pt idx="449">
                  <c:v>-1.6574842223299973</c:v>
                </c:pt>
                <c:pt idx="450">
                  <c:v>-1.6570480578833973</c:v>
                </c:pt>
                <c:pt idx="451">
                  <c:v>-1.6566053567257291</c:v>
                </c:pt>
                <c:pt idx="452">
                  <c:v>-1.6562125495912146</c:v>
                </c:pt>
                <c:pt idx="453">
                  <c:v>-1.6569119985993903</c:v>
                </c:pt>
                <c:pt idx="454">
                  <c:v>-1.6575475586274027</c:v>
                </c:pt>
                <c:pt idx="455">
                  <c:v>-1.6571338874548547</c:v>
                </c:pt>
                <c:pt idx="456">
                  <c:v>-1.6577613497057575</c:v>
                </c:pt>
                <c:pt idx="457">
                  <c:v>-1.6573446227116424</c:v>
                </c:pt>
                <c:pt idx="458">
                  <c:v>-1.6569393302574094</c:v>
                </c:pt>
                <c:pt idx="459">
                  <c:v>-1.6565466636522612</c:v>
                </c:pt>
                <c:pt idx="460">
                  <c:v>-1.657172450379216</c:v>
                </c:pt>
                <c:pt idx="461">
                  <c:v>-1.6578400413716317</c:v>
                </c:pt>
                <c:pt idx="462">
                  <c:v>-1.6584831405441989</c:v>
                </c:pt>
                <c:pt idx="463">
                  <c:v>-1.6590773577333149</c:v>
                </c:pt>
                <c:pt idx="464">
                  <c:v>-1.6596584705786486</c:v>
                </c:pt>
                <c:pt idx="465">
                  <c:v>-1.6592559811670757</c:v>
                </c:pt>
                <c:pt idx="466">
                  <c:v>-1.6598907415437343</c:v>
                </c:pt>
                <c:pt idx="467">
                  <c:v>-1.6604922067128596</c:v>
                </c:pt>
                <c:pt idx="468">
                  <c:v>-1.6610897425786024</c:v>
                </c:pt>
                <c:pt idx="469">
                  <c:v>-1.6605675477270303</c:v>
                </c:pt>
                <c:pt idx="470">
                  <c:v>-1.6611514767724898</c:v>
                </c:pt>
                <c:pt idx="471">
                  <c:v>-1.6606441072370397</c:v>
                </c:pt>
                <c:pt idx="472">
                  <c:v>-1.6612015250922989</c:v>
                </c:pt>
                <c:pt idx="473">
                  <c:v>-1.6617590745904527</c:v>
                </c:pt>
                <c:pt idx="474">
                  <c:v>-1.6612050730986436</c:v>
                </c:pt>
                <c:pt idx="475">
                  <c:v>-1.6607333916366709</c:v>
                </c:pt>
                <c:pt idx="476">
                  <c:v>-1.6613292638039376</c:v>
                </c:pt>
                <c:pt idx="477">
                  <c:v>-1.6598134585278588</c:v>
                </c:pt>
                <c:pt idx="478">
                  <c:v>-1.6593278093573016</c:v>
                </c:pt>
                <c:pt idx="479">
                  <c:v>-1.6599205931701555</c:v>
                </c:pt>
                <c:pt idx="480">
                  <c:v>-1.6605321813067524</c:v>
                </c:pt>
                <c:pt idx="481">
                  <c:v>-1.6611087576806174</c:v>
                </c:pt>
                <c:pt idx="482">
                  <c:v>-1.660634542527005</c:v>
                </c:pt>
                <c:pt idx="483">
                  <c:v>-1.6590821316764648</c:v>
                </c:pt>
                <c:pt idx="484">
                  <c:v>-1.6575864090429355</c:v>
                </c:pt>
                <c:pt idx="485">
                  <c:v>-1.6561288808620767</c:v>
                </c:pt>
                <c:pt idx="486">
                  <c:v>-1.6567743032448352</c:v>
                </c:pt>
                <c:pt idx="487">
                  <c:v>-1.6574011771799384</c:v>
                </c:pt>
                <c:pt idx="488">
                  <c:v>-1.6580383536363397</c:v>
                </c:pt>
                <c:pt idx="489">
                  <c:v>-1.6586397665636128</c:v>
                </c:pt>
                <c:pt idx="490">
                  <c:v>-1.6571161512323405</c:v>
                </c:pt>
                <c:pt idx="491">
                  <c:v>-1.6566911282076937</c:v>
                </c:pt>
                <c:pt idx="492">
                  <c:v>-1.6562360456435397</c:v>
                </c:pt>
                <c:pt idx="493">
                  <c:v>-1.6558202647306688</c:v>
                </c:pt>
                <c:pt idx="494">
                  <c:v>-1.6564536994360552</c:v>
                </c:pt>
                <c:pt idx="495">
                  <c:v>-1.6560320454473341</c:v>
                </c:pt>
                <c:pt idx="496">
                  <c:v>-1.6556534645383874</c:v>
                </c:pt>
                <c:pt idx="497">
                  <c:v>-1.6552665752476197</c:v>
                </c:pt>
                <c:pt idx="498">
                  <c:v>-1.6559451237426674</c:v>
                </c:pt>
                <c:pt idx="499">
                  <c:v>-1.655564161267814</c:v>
                </c:pt>
                <c:pt idx="500">
                  <c:v>-1.6562736780424576</c:v>
                </c:pt>
                <c:pt idx="501">
                  <c:v>-1.6558683844816084</c:v>
                </c:pt>
                <c:pt idx="502">
                  <c:v>-1.6565205367919764</c:v>
                </c:pt>
                <c:pt idx="503">
                  <c:v>-1.6561168860561368</c:v>
                </c:pt>
                <c:pt idx="504">
                  <c:v>-1.6567924683350141</c:v>
                </c:pt>
                <c:pt idx="505">
                  <c:v>-1.6574523989683139</c:v>
                </c:pt>
                <c:pt idx="506">
                  <c:v>-1.6569967709889477</c:v>
                </c:pt>
                <c:pt idx="507">
                  <c:v>-1.6565472755691688</c:v>
                </c:pt>
                <c:pt idx="508">
                  <c:v>-1.6561847300577854</c:v>
                </c:pt>
                <c:pt idx="509">
                  <c:v>-1.6557960354566297</c:v>
                </c:pt>
                <c:pt idx="510">
                  <c:v>-1.6554091947474969</c:v>
                </c:pt>
                <c:pt idx="511">
                  <c:v>-1.6550387508525468</c:v>
                </c:pt>
                <c:pt idx="512">
                  <c:v>-1.655691175835496</c:v>
                </c:pt>
                <c:pt idx="513">
                  <c:v>-1.6552818723187861</c:v>
                </c:pt>
                <c:pt idx="514">
                  <c:v>-1.6559568948724106</c:v>
                </c:pt>
                <c:pt idx="515">
                  <c:v>-1.6566051569749622</c:v>
                </c:pt>
                <c:pt idx="516">
                  <c:v>-1.6561764538354631</c:v>
                </c:pt>
                <c:pt idx="517">
                  <c:v>-1.6557737247587538</c:v>
                </c:pt>
                <c:pt idx="518">
                  <c:v>-1.6564309502635788</c:v>
                </c:pt>
                <c:pt idx="519">
                  <c:v>-1.656042511258307</c:v>
                </c:pt>
                <c:pt idx="520">
                  <c:v>-1.655638081033141</c:v>
                </c:pt>
                <c:pt idx="521">
                  <c:v>-1.6542251594124782</c:v>
                </c:pt>
                <c:pt idx="522">
                  <c:v>-1.6538664962242287</c:v>
                </c:pt>
                <c:pt idx="523">
                  <c:v>-1.653517286299744</c:v>
                </c:pt>
                <c:pt idx="524">
                  <c:v>-1.6531795205737492</c:v>
                </c:pt>
                <c:pt idx="525">
                  <c:v>-1.6528312301622741</c:v>
                </c:pt>
                <c:pt idx="526">
                  <c:v>-1.6525258055590284</c:v>
                </c:pt>
                <c:pt idx="527">
                  <c:v>-1.6532466494478479</c:v>
                </c:pt>
                <c:pt idx="528">
                  <c:v>-1.6529127764588909</c:v>
                </c:pt>
                <c:pt idx="529">
                  <c:v>-1.653663420929713</c:v>
                </c:pt>
                <c:pt idx="530">
                  <c:v>-1.6543410725111185</c:v>
                </c:pt>
                <c:pt idx="531">
                  <c:v>-1.6550696710608961</c:v>
                </c:pt>
                <c:pt idx="532">
                  <c:v>-1.6547244776396783</c:v>
                </c:pt>
                <c:pt idx="533">
                  <c:v>-1.6554120280868847</c:v>
                </c:pt>
                <c:pt idx="534">
                  <c:v>-1.654990767525147</c:v>
                </c:pt>
                <c:pt idx="535">
                  <c:v>-1.6546302121746439</c:v>
                </c:pt>
                <c:pt idx="536">
                  <c:v>-1.6542654679311508</c:v>
                </c:pt>
                <c:pt idx="537">
                  <c:v>-1.6539142785725278</c:v>
                </c:pt>
                <c:pt idx="538">
                  <c:v>-1.6546465330010773</c:v>
                </c:pt>
                <c:pt idx="539">
                  <c:v>-1.6553238023410557</c:v>
                </c:pt>
                <c:pt idx="540">
                  <c:v>-1.6559768862942346</c:v>
                </c:pt>
                <c:pt idx="541">
                  <c:v>-1.65664334856835</c:v>
                </c:pt>
                <c:pt idx="542">
                  <c:v>-1.657251221596983</c:v>
                </c:pt>
                <c:pt idx="543">
                  <c:v>-1.6568354771650433</c:v>
                </c:pt>
                <c:pt idx="544">
                  <c:v>-1.6575221676217424</c:v>
                </c:pt>
                <c:pt idx="545">
                  <c:v>-1.6571153042693076</c:v>
                </c:pt>
                <c:pt idx="546">
                  <c:v>-1.6567182181839215</c:v>
                </c:pt>
                <c:pt idx="547">
                  <c:v>-1.6573819138202428</c:v>
                </c:pt>
                <c:pt idx="548">
                  <c:v>-1.656934795543838</c:v>
                </c:pt>
                <c:pt idx="549">
                  <c:v>-1.6565263996329611</c:v>
                </c:pt>
                <c:pt idx="550">
                  <c:v>-1.6561376716403018</c:v>
                </c:pt>
                <c:pt idx="551">
                  <c:v>-1.6557403382074958</c:v>
                </c:pt>
                <c:pt idx="552">
                  <c:v>-1.6553959714433459</c:v>
                </c:pt>
                <c:pt idx="553">
                  <c:v>-1.6550163320144788</c:v>
                </c:pt>
                <c:pt idx="554">
                  <c:v>-1.6546265853741893</c:v>
                </c:pt>
                <c:pt idx="555">
                  <c:v>-1.6532154736667055</c:v>
                </c:pt>
                <c:pt idx="556">
                  <c:v>-1.6528855441933712</c:v>
                </c:pt>
                <c:pt idx="557">
                  <c:v>-1.6525038933095038</c:v>
                </c:pt>
                <c:pt idx="558">
                  <c:v>-1.6532385754433137</c:v>
                </c:pt>
                <c:pt idx="559">
                  <c:v>-1.6539781239344473</c:v>
                </c:pt>
                <c:pt idx="560">
                  <c:v>-1.6536178414557583</c:v>
                </c:pt>
                <c:pt idx="561">
                  <c:v>-1.6532776846266433</c:v>
                </c:pt>
                <c:pt idx="562">
                  <c:v>-1.6529488109341104</c:v>
                </c:pt>
                <c:pt idx="563">
                  <c:v>-1.6536616947154281</c:v>
                </c:pt>
                <c:pt idx="564">
                  <c:v>-1.6543744608211197</c:v>
                </c:pt>
                <c:pt idx="565">
                  <c:v>-1.6550328116046973</c:v>
                </c:pt>
                <c:pt idx="566">
                  <c:v>-1.6567765153726035</c:v>
                </c:pt>
                <c:pt idx="567">
                  <c:v>-1.6574033450651513</c:v>
                </c:pt>
                <c:pt idx="568">
                  <c:v>-1.6580286181638482</c:v>
                </c:pt>
                <c:pt idx="569">
                  <c:v>-1.657565385800571</c:v>
                </c:pt>
                <c:pt idx="570">
                  <c:v>-1.6571428180845595</c:v>
                </c:pt>
                <c:pt idx="571">
                  <c:v>-1.6567196417228682</c:v>
                </c:pt>
                <c:pt idx="572">
                  <c:v>-1.6563162688884108</c:v>
                </c:pt>
                <c:pt idx="573">
                  <c:v>-1.6570026635106425</c:v>
                </c:pt>
                <c:pt idx="574">
                  <c:v>-1.6566026902404296</c:v>
                </c:pt>
                <c:pt idx="575">
                  <c:v>-1.6561777764356209</c:v>
                </c:pt>
                <c:pt idx="576">
                  <c:v>-1.6568548009069086</c:v>
                </c:pt>
                <c:pt idx="577">
                  <c:v>-1.6574718248887703</c:v>
                </c:pt>
                <c:pt idx="578">
                  <c:v>-1.6580842483909948</c:v>
                </c:pt>
                <c:pt idx="579">
                  <c:v>-1.6597778434231749</c:v>
                </c:pt>
                <c:pt idx="580">
                  <c:v>-1.6603361065547113</c:v>
                </c:pt>
                <c:pt idx="581">
                  <c:v>-1.6608893644236171</c:v>
                </c:pt>
                <c:pt idx="582">
                  <c:v>-1.6614822571351446</c:v>
                </c:pt>
                <c:pt idx="583">
                  <c:v>-1.6620474719924416</c:v>
                </c:pt>
                <c:pt idx="584">
                  <c:v>-1.6615296225525928</c:v>
                </c:pt>
                <c:pt idx="585">
                  <c:v>-1.660971470101541</c:v>
                </c:pt>
                <c:pt idx="586">
                  <c:v>-1.6615329006995101</c:v>
                </c:pt>
                <c:pt idx="587">
                  <c:v>-1.6610238026855197</c:v>
                </c:pt>
                <c:pt idx="588">
                  <c:v>-1.6605471666318092</c:v>
                </c:pt>
                <c:pt idx="589">
                  <c:v>-1.6600987232991731</c:v>
                </c:pt>
                <c:pt idx="590">
                  <c:v>-1.6596320088331897</c:v>
                </c:pt>
                <c:pt idx="591">
                  <c:v>-1.659173188656526</c:v>
                </c:pt>
                <c:pt idx="592">
                  <c:v>-1.6587104048833954</c:v>
                </c:pt>
                <c:pt idx="593">
                  <c:v>-1.6582548567857274</c:v>
                </c:pt>
                <c:pt idx="594">
                  <c:v>-1.6578368796500127</c:v>
                </c:pt>
                <c:pt idx="595">
                  <c:v>-1.6585279820570125</c:v>
                </c:pt>
                <c:pt idx="596">
                  <c:v>-1.6581093424158724</c:v>
                </c:pt>
                <c:pt idx="597">
                  <c:v>-1.6587354155675549</c:v>
                </c:pt>
                <c:pt idx="598">
                  <c:v>-1.6582727072562036</c:v>
                </c:pt>
                <c:pt idx="599">
                  <c:v>-1.6588804531110795</c:v>
                </c:pt>
                <c:pt idx="600">
                  <c:v>-1.6594615440488578</c:v>
                </c:pt>
                <c:pt idx="601">
                  <c:v>-1.6600373731678806</c:v>
                </c:pt>
                <c:pt idx="602">
                  <c:v>-1.6595573257045229</c:v>
                </c:pt>
                <c:pt idx="603">
                  <c:v>-1.6601512791904325</c:v>
                </c:pt>
                <c:pt idx="604">
                  <c:v>-1.6607229736066238</c:v>
                </c:pt>
                <c:pt idx="605">
                  <c:v>-1.6612623341344912</c:v>
                </c:pt>
                <c:pt idx="606">
                  <c:v>-1.6607470074518016</c:v>
                </c:pt>
                <c:pt idx="607">
                  <c:v>-1.6612837473027655</c:v>
                </c:pt>
                <c:pt idx="608">
                  <c:v>-1.6607726323567102</c:v>
                </c:pt>
                <c:pt idx="609">
                  <c:v>-1.6613315997095761</c:v>
                </c:pt>
                <c:pt idx="610">
                  <c:v>-1.6608048677153846</c:v>
                </c:pt>
                <c:pt idx="611">
                  <c:v>-1.6602795103610768</c:v>
                </c:pt>
                <c:pt idx="612">
                  <c:v>-1.6609350001538554</c:v>
                </c:pt>
                <c:pt idx="613">
                  <c:v>-1.6604360801507783</c:v>
                </c:pt>
                <c:pt idx="614">
                  <c:v>-1.6599618985477627</c:v>
                </c:pt>
                <c:pt idx="615">
                  <c:v>-1.6605408405768074</c:v>
                </c:pt>
                <c:pt idx="616">
                  <c:v>-1.661109983765271</c:v>
                </c:pt>
                <c:pt idx="617">
                  <c:v>-1.6616706840899653</c:v>
                </c:pt>
                <c:pt idx="618">
                  <c:v>-1.6601329904081661</c:v>
                </c:pt>
                <c:pt idx="619">
                  <c:v>-1.6607029106000026</c:v>
                </c:pt>
                <c:pt idx="620">
                  <c:v>-1.6602035923880025</c:v>
                </c:pt>
                <c:pt idx="621">
                  <c:v>-1.6597407005402425</c:v>
                </c:pt>
                <c:pt idx="622">
                  <c:v>-1.6603269865294377</c:v>
                </c:pt>
                <c:pt idx="623">
                  <c:v>-1.6598673867988489</c:v>
                </c:pt>
                <c:pt idx="624">
                  <c:v>-1.6604399790628719</c:v>
                </c:pt>
                <c:pt idx="625">
                  <c:v>-1.6610188794816143</c:v>
                </c:pt>
                <c:pt idx="626">
                  <c:v>-1.660550121891982</c:v>
                </c:pt>
                <c:pt idx="627">
                  <c:v>-1.6590149994541421</c:v>
                </c:pt>
                <c:pt idx="628">
                  <c:v>-1.6585897194650592</c:v>
                </c:pt>
                <c:pt idx="629">
                  <c:v>-1.6581706650757582</c:v>
                </c:pt>
                <c:pt idx="630">
                  <c:v>-1.657738611774243</c:v>
                </c:pt>
                <c:pt idx="631">
                  <c:v>-1.6562579995387581</c:v>
                </c:pt>
                <c:pt idx="632">
                  <c:v>-1.6568994595479829</c:v>
                </c:pt>
                <c:pt idx="633">
                  <c:v>-1.6564835903570234</c:v>
                </c:pt>
                <c:pt idx="634">
                  <c:v>-1.656092718549883</c:v>
                </c:pt>
                <c:pt idx="635">
                  <c:v>-1.6567523041788854</c:v>
                </c:pt>
                <c:pt idx="636">
                  <c:v>-1.6573937780953076</c:v>
                </c:pt>
                <c:pt idx="637">
                  <c:v>-1.6569627425334015</c:v>
                </c:pt>
                <c:pt idx="638">
                  <c:v>-1.6565364076827334</c:v>
                </c:pt>
                <c:pt idx="639">
                  <c:v>-1.6561272395290785</c:v>
                </c:pt>
                <c:pt idx="640">
                  <c:v>-1.6546820947384968</c:v>
                </c:pt>
                <c:pt idx="641">
                  <c:v>-1.6553976128437269</c:v>
                </c:pt>
                <c:pt idx="642">
                  <c:v>-1.6550147405868523</c:v>
                </c:pt>
                <c:pt idx="643">
                  <c:v>-1.6536246257751153</c:v>
                </c:pt>
                <c:pt idx="644">
                  <c:v>-1.6543116932596129</c:v>
                </c:pt>
                <c:pt idx="645">
                  <c:v>-1.6539232193944207</c:v>
                </c:pt>
                <c:pt idx="646">
                  <c:v>-1.6535848350065321</c:v>
                </c:pt>
                <c:pt idx="647">
                  <c:v>-1.6532597583064015</c:v>
                </c:pt>
                <c:pt idx="648">
                  <c:v>-1.6529176831402734</c:v>
                </c:pt>
                <c:pt idx="649">
                  <c:v>-1.6525968094774679</c:v>
                </c:pt>
                <c:pt idx="650">
                  <c:v>-1.6533661132879185</c:v>
                </c:pt>
                <c:pt idx="651">
                  <c:v>-1.6540684310221601</c:v>
                </c:pt>
                <c:pt idx="652">
                  <c:v>-1.654758542401717</c:v>
                </c:pt>
                <c:pt idx="653">
                  <c:v>-1.6554255715536828</c:v>
                </c:pt>
                <c:pt idx="654">
                  <c:v>-1.653974780122609</c:v>
                </c:pt>
                <c:pt idx="655">
                  <c:v>-1.6536351645201568</c:v>
                </c:pt>
                <c:pt idx="656">
                  <c:v>-1.6543499612297536</c:v>
                </c:pt>
                <c:pt idx="657">
                  <c:v>-1.6539926020051585</c:v>
                </c:pt>
                <c:pt idx="658">
                  <c:v>-1.6536326899650553</c:v>
                </c:pt>
                <c:pt idx="659">
                  <c:v>-1.6533277161657542</c:v>
                </c:pt>
                <c:pt idx="660">
                  <c:v>-1.6530032218424391</c:v>
                </c:pt>
                <c:pt idx="661">
                  <c:v>-1.6516157974055903</c:v>
                </c:pt>
                <c:pt idx="662">
                  <c:v>-1.6513102814574785</c:v>
                </c:pt>
                <c:pt idx="663">
                  <c:v>-1.6520422758283289</c:v>
                </c:pt>
                <c:pt idx="664">
                  <c:v>-1.6527642503117623</c:v>
                </c:pt>
                <c:pt idx="665">
                  <c:v>-1.6524200453055269</c:v>
                </c:pt>
                <c:pt idx="666">
                  <c:v>-1.6531672643994164</c:v>
                </c:pt>
                <c:pt idx="667">
                  <c:v>-1.6538496391114281</c:v>
                </c:pt>
                <c:pt idx="668">
                  <c:v>-1.6534925263291997</c:v>
                </c:pt>
                <c:pt idx="669">
                  <c:v>-1.6531683958026158</c:v>
                </c:pt>
                <c:pt idx="670">
                  <c:v>-1.6528899078865635</c:v>
                </c:pt>
                <c:pt idx="671">
                  <c:v>-1.6525692697288321</c:v>
                </c:pt>
                <c:pt idx="672">
                  <c:v>-1.6543452043342555</c:v>
                </c:pt>
                <c:pt idx="673">
                  <c:v>-1.6550466002475706</c:v>
                </c:pt>
                <c:pt idx="674">
                  <c:v>-1.6546678882426191</c:v>
                </c:pt>
                <c:pt idx="675">
                  <c:v>-1.6542955304777667</c:v>
                </c:pt>
                <c:pt idx="676">
                  <c:v>-1.6539188998682115</c:v>
                </c:pt>
                <c:pt idx="677">
                  <c:v>-1.6535773818708472</c:v>
                </c:pt>
                <c:pt idx="678">
                  <c:v>-1.6531999342334303</c:v>
                </c:pt>
                <c:pt idx="679">
                  <c:v>-1.6538935555487617</c:v>
                </c:pt>
                <c:pt idx="680">
                  <c:v>-1.6535079844377865</c:v>
                </c:pt>
                <c:pt idx="681">
                  <c:v>-1.6531551647490308</c:v>
                </c:pt>
                <c:pt idx="682">
                  <c:v>-1.65384770145405</c:v>
                </c:pt>
                <c:pt idx="683">
                  <c:v>-1.6545207074249688</c:v>
                </c:pt>
                <c:pt idx="684">
                  <c:v>-1.6541541932764694</c:v>
                </c:pt>
                <c:pt idx="685">
                  <c:v>-1.65380124941094</c:v>
                </c:pt>
                <c:pt idx="686">
                  <c:v>-1.654489724422721</c:v>
                </c:pt>
                <c:pt idx="687">
                  <c:v>-1.6541300499342666</c:v>
                </c:pt>
                <c:pt idx="688">
                  <c:v>-1.6537874489355813</c:v>
                </c:pt>
                <c:pt idx="689">
                  <c:v>-1.6544740199568697</c:v>
                </c:pt>
                <c:pt idx="690">
                  <c:v>-1.6551908395577322</c:v>
                </c:pt>
                <c:pt idx="691">
                  <c:v>-1.6558618827665776</c:v>
                </c:pt>
                <c:pt idx="692">
                  <c:v>-1.655466105111246</c:v>
                </c:pt>
                <c:pt idx="693">
                  <c:v>-1.6550864830090211</c:v>
                </c:pt>
                <c:pt idx="694">
                  <c:v>-1.6547448133488407</c:v>
                </c:pt>
                <c:pt idx="695">
                  <c:v>-1.6543588170818639</c:v>
                </c:pt>
                <c:pt idx="696">
                  <c:v>-1.6539912607402265</c:v>
                </c:pt>
                <c:pt idx="697">
                  <c:v>-1.653676675525422</c:v>
                </c:pt>
                <c:pt idx="698">
                  <c:v>-1.6533540420149135</c:v>
                </c:pt>
                <c:pt idx="699">
                  <c:v>-1.6530117811746152</c:v>
                </c:pt>
                <c:pt idx="700">
                  <c:v>-1.652701345551123</c:v>
                </c:pt>
                <c:pt idx="701">
                  <c:v>-1.6534332786401005</c:v>
                </c:pt>
                <c:pt idx="702">
                  <c:v>-1.6530944530672984</c:v>
                </c:pt>
                <c:pt idx="703">
                  <c:v>-1.6527402840059524</c:v>
                </c:pt>
                <c:pt idx="704">
                  <c:v>-1.6534686983258333</c:v>
                </c:pt>
                <c:pt idx="705">
                  <c:v>-1.6541883843593166</c:v>
                </c:pt>
                <c:pt idx="706">
                  <c:v>-1.6548735366721301</c:v>
                </c:pt>
                <c:pt idx="707">
                  <c:v>-1.6545055659386876</c:v>
                </c:pt>
                <c:pt idx="708">
                  <c:v>-1.6552071146199137</c:v>
                </c:pt>
                <c:pt idx="709">
                  <c:v>-1.6559051523275152</c:v>
                </c:pt>
                <c:pt idx="710">
                  <c:v>-1.6555615692809649</c:v>
                </c:pt>
                <c:pt idx="711">
                  <c:v>-1.6551503778953456</c:v>
                </c:pt>
                <c:pt idx="712">
                  <c:v>-1.6558030103374384</c:v>
                </c:pt>
                <c:pt idx="713">
                  <c:v>-1.6564573501306896</c:v>
                </c:pt>
                <c:pt idx="714">
                  <c:v>-1.6560248031280758</c:v>
                </c:pt>
                <c:pt idx="715">
                  <c:v>-1.6556430470655141</c:v>
                </c:pt>
                <c:pt idx="716">
                  <c:v>-1.6552652261242038</c:v>
                </c:pt>
                <c:pt idx="717">
                  <c:v>-1.6549010616017197</c:v>
                </c:pt>
                <c:pt idx="718">
                  <c:v>-1.6545145403696853</c:v>
                </c:pt>
                <c:pt idx="719">
                  <c:v>-1.6541220095622915</c:v>
                </c:pt>
                <c:pt idx="720">
                  <c:v>-1.6527726293710456</c:v>
                </c:pt>
                <c:pt idx="721">
                  <c:v>-1.6524587367836248</c:v>
                </c:pt>
                <c:pt idx="722">
                  <c:v>-1.6521253620479524</c:v>
                </c:pt>
                <c:pt idx="723">
                  <c:v>-1.6517866548069935</c:v>
                </c:pt>
                <c:pt idx="724">
                  <c:v>-1.6515148417108536</c:v>
                </c:pt>
                <c:pt idx="725">
                  <c:v>-1.6522437048766365</c:v>
                </c:pt>
                <c:pt idx="726">
                  <c:v>-1.6509049307791037</c:v>
                </c:pt>
                <c:pt idx="727">
                  <c:v>-1.6516520921635216</c:v>
                </c:pt>
                <c:pt idx="728">
                  <c:v>-1.651313950320251</c:v>
                </c:pt>
                <c:pt idx="729">
                  <c:v>-1.6520384313138459</c:v>
                </c:pt>
                <c:pt idx="730">
                  <c:v>-1.6527676626875687</c:v>
                </c:pt>
                <c:pt idx="731">
                  <c:v>-1.6534755894338171</c:v>
                </c:pt>
                <c:pt idx="732">
                  <c:v>-1.654183657645141</c:v>
                </c:pt>
                <c:pt idx="733">
                  <c:v>-1.6548943844922384</c:v>
                </c:pt>
                <c:pt idx="734">
                  <c:v>-1.6545209968023935</c:v>
                </c:pt>
                <c:pt idx="735">
                  <c:v>-1.6551901968663454</c:v>
                </c:pt>
                <c:pt idx="736">
                  <c:v>-1.6548128729290186</c:v>
                </c:pt>
                <c:pt idx="737">
                  <c:v>-1.6544714554704381</c:v>
                </c:pt>
                <c:pt idx="738">
                  <c:v>-1.6541134463610292</c:v>
                </c:pt>
                <c:pt idx="739">
                  <c:v>-1.6547994574338085</c:v>
                </c:pt>
                <c:pt idx="740">
                  <c:v>-1.6554723882851323</c:v>
                </c:pt>
                <c:pt idx="741">
                  <c:v>-1.6561092005194298</c:v>
                </c:pt>
                <c:pt idx="742">
                  <c:v>-1.6567402165090412</c:v>
                </c:pt>
                <c:pt idx="743">
                  <c:v>-1.6563553921788603</c:v>
                </c:pt>
                <c:pt idx="744">
                  <c:v>-1.655946504335283</c:v>
                </c:pt>
                <c:pt idx="745">
                  <c:v>-1.6555506742485773</c:v>
                </c:pt>
                <c:pt idx="746">
                  <c:v>-1.6562481407636056</c:v>
                </c:pt>
                <c:pt idx="747">
                  <c:v>-1.6558213379483333</c:v>
                </c:pt>
                <c:pt idx="748">
                  <c:v>-1.6564948911893667</c:v>
                </c:pt>
                <c:pt idx="749">
                  <c:v>-1.6560749733655791</c:v>
                </c:pt>
                <c:pt idx="750">
                  <c:v>-1.6567304338982676</c:v>
                </c:pt>
                <c:pt idx="751">
                  <c:v>-1.6573731452203022</c:v>
                </c:pt>
                <c:pt idx="752">
                  <c:v>-1.6579888023158962</c:v>
                </c:pt>
                <c:pt idx="753">
                  <c:v>-1.6585977462695782</c:v>
                </c:pt>
                <c:pt idx="754">
                  <c:v>-1.6591691513441866</c:v>
                </c:pt>
                <c:pt idx="755">
                  <c:v>-1.6597559083173028</c:v>
                </c:pt>
                <c:pt idx="756">
                  <c:v>-1.6603273101509566</c:v>
                </c:pt>
                <c:pt idx="757">
                  <c:v>-1.6609134839479376</c:v>
                </c:pt>
                <c:pt idx="758">
                  <c:v>-1.6614610742689788</c:v>
                </c:pt>
                <c:pt idx="759">
                  <c:v>-1.6620187727835993</c:v>
                </c:pt>
                <c:pt idx="760">
                  <c:v>-1.6625428973279273</c:v>
                </c:pt>
                <c:pt idx="761">
                  <c:v>-1.6630630593813687</c:v>
                </c:pt>
                <c:pt idx="762">
                  <c:v>-1.6635980781937412</c:v>
                </c:pt>
                <c:pt idx="763">
                  <c:v>-1.6640855766298663</c:v>
                </c:pt>
                <c:pt idx="764">
                  <c:v>-1.6635494650972691</c:v>
                </c:pt>
                <c:pt idx="765">
                  <c:v>-1.6640253957953235</c:v>
                </c:pt>
                <c:pt idx="766">
                  <c:v>-1.6634722478794168</c:v>
                </c:pt>
                <c:pt idx="767">
                  <c:v>-1.6629393229218286</c:v>
                </c:pt>
                <c:pt idx="768">
                  <c:v>-1.662386876463392</c:v>
                </c:pt>
                <c:pt idx="769">
                  <c:v>-1.6618375589341241</c:v>
                </c:pt>
                <c:pt idx="770">
                  <c:v>-1.6623492877554418</c:v>
                </c:pt>
                <c:pt idx="771">
                  <c:v>-1.6628970220003327</c:v>
                </c:pt>
                <c:pt idx="772">
                  <c:v>-1.6634279415603259</c:v>
                </c:pt>
                <c:pt idx="773">
                  <c:v>-1.6639188827291194</c:v>
                </c:pt>
                <c:pt idx="774">
                  <c:v>-1.6633727650745369</c:v>
                </c:pt>
                <c:pt idx="775">
                  <c:v>-1.6638603097730462</c:v>
                </c:pt>
                <c:pt idx="776">
                  <c:v>-1.6643782635775852</c:v>
                </c:pt>
                <c:pt idx="777">
                  <c:v>-1.6637932383060334</c:v>
                </c:pt>
                <c:pt idx="778">
                  <c:v>-1.6632620335399126</c:v>
                </c:pt>
                <c:pt idx="779">
                  <c:v>-1.6637714728691144</c:v>
                </c:pt>
                <c:pt idx="780">
                  <c:v>-1.6642476834117321</c:v>
                </c:pt>
                <c:pt idx="781">
                  <c:v>-1.6626636297434974</c:v>
                </c:pt>
                <c:pt idx="782">
                  <c:v>-1.6621843371486276</c:v>
                </c:pt>
                <c:pt idx="783">
                  <c:v>-1.662681650405655</c:v>
                </c:pt>
                <c:pt idx="784">
                  <c:v>-1.6611286373975418</c:v>
                </c:pt>
                <c:pt idx="785">
                  <c:v>-1.661667764649591</c:v>
                </c:pt>
                <c:pt idx="786">
                  <c:v>-1.6611416693565992</c:v>
                </c:pt>
                <c:pt idx="787">
                  <c:v>-1.6617155159694672</c:v>
                </c:pt>
                <c:pt idx="788">
                  <c:v>-1.6622405256500776</c:v>
                </c:pt>
                <c:pt idx="789">
                  <c:v>-1.6627760351370762</c:v>
                </c:pt>
                <c:pt idx="790">
                  <c:v>-1.6632987744343346</c:v>
                </c:pt>
                <c:pt idx="791">
                  <c:v>-1.6627708789456479</c:v>
                </c:pt>
                <c:pt idx="792">
                  <c:v>-1.662196141366735</c:v>
                </c:pt>
                <c:pt idx="793">
                  <c:v>-1.6627094985394002</c:v>
                </c:pt>
                <c:pt idx="794">
                  <c:v>-1.6632444885686122</c:v>
                </c:pt>
                <c:pt idx="795">
                  <c:v>-1.66378779879724</c:v>
                </c:pt>
                <c:pt idx="796">
                  <c:v>-1.6632669828212954</c:v>
                </c:pt>
                <c:pt idx="797">
                  <c:v>-1.6637563831648694</c:v>
                </c:pt>
                <c:pt idx="798">
                  <c:v>-1.663178435501572</c:v>
                </c:pt>
                <c:pt idx="799">
                  <c:v>-1.6636821067915404</c:v>
                </c:pt>
                <c:pt idx="800">
                  <c:v>-1.6631057646557097</c:v>
                </c:pt>
                <c:pt idx="801">
                  <c:v>-1.6625888693625954</c:v>
                </c:pt>
                <c:pt idx="802">
                  <c:v>-1.6631334719753437</c:v>
                </c:pt>
                <c:pt idx="803">
                  <c:v>-1.6636156025358368</c:v>
                </c:pt>
                <c:pt idx="804">
                  <c:v>-1.6640764704851201</c:v>
                </c:pt>
                <c:pt idx="805">
                  <c:v>-1.6635572410754178</c:v>
                </c:pt>
                <c:pt idx="806">
                  <c:v>-1.6630546562539095</c:v>
                </c:pt>
                <c:pt idx="807">
                  <c:v>-1.6635606031288313</c:v>
                </c:pt>
                <c:pt idx="808">
                  <c:v>-1.6629818510662546</c:v>
                </c:pt>
                <c:pt idx="809">
                  <c:v>-1.6634731340449294</c:v>
                </c:pt>
                <c:pt idx="810">
                  <c:v>-1.6639536713640306</c:v>
                </c:pt>
                <c:pt idx="811">
                  <c:v>-1.6644408179367498</c:v>
                </c:pt>
                <c:pt idx="812">
                  <c:v>-1.6659821815780149</c:v>
                </c:pt>
                <c:pt idx="813">
                  <c:v>-1.6653882179464545</c:v>
                </c:pt>
                <c:pt idx="814">
                  <c:v>-1.6637563735875254</c:v>
                </c:pt>
                <c:pt idx="815">
                  <c:v>-1.6631634861157749</c:v>
                </c:pt>
                <c:pt idx="816">
                  <c:v>-1.6626205963934595</c:v>
                </c:pt>
                <c:pt idx="817">
                  <c:v>-1.6621363644655904</c:v>
                </c:pt>
                <c:pt idx="818">
                  <c:v>-1.6626651371762786</c:v>
                </c:pt>
                <c:pt idx="819">
                  <c:v>-1.6631475344327529</c:v>
                </c:pt>
                <c:pt idx="820">
                  <c:v>-1.6636961837440978</c:v>
                </c:pt>
                <c:pt idx="821">
                  <c:v>-1.6641916400692156</c:v>
                </c:pt>
                <c:pt idx="822">
                  <c:v>-1.6636142672678311</c:v>
                </c:pt>
                <c:pt idx="823">
                  <c:v>-1.6641541219224745</c:v>
                </c:pt>
                <c:pt idx="824">
                  <c:v>-1.6646321394840251</c:v>
                </c:pt>
                <c:pt idx="825">
                  <c:v>-1.6650673566943448</c:v>
                </c:pt>
                <c:pt idx="826">
                  <c:v>-1.6665826495604579</c:v>
                </c:pt>
                <c:pt idx="827">
                  <c:v>-1.6670053765692487</c:v>
                </c:pt>
                <c:pt idx="828">
                  <c:v>-1.6674424290378638</c:v>
                </c:pt>
                <c:pt idx="829">
                  <c:v>-1.6678722604571063</c:v>
                </c:pt>
                <c:pt idx="830">
                  <c:v>-1.6672281352479641</c:v>
                </c:pt>
                <c:pt idx="831">
                  <c:v>-1.6666401525430048</c:v>
                </c:pt>
                <c:pt idx="832">
                  <c:v>-1.6660048094921447</c:v>
                </c:pt>
                <c:pt idx="833">
                  <c:v>-1.6654554533023018</c:v>
                </c:pt>
                <c:pt idx="834">
                  <c:v>-1.6659174042362559</c:v>
                </c:pt>
                <c:pt idx="835">
                  <c:v>-1.6664054761515308</c:v>
                </c:pt>
                <c:pt idx="836">
                  <c:v>-1.6657911466285003</c:v>
                </c:pt>
                <c:pt idx="837">
                  <c:v>-1.6662559436959303</c:v>
                </c:pt>
                <c:pt idx="838">
                  <c:v>-1.6656777648220118</c:v>
                </c:pt>
                <c:pt idx="839">
                  <c:v>-1.6650792495255715</c:v>
                </c:pt>
                <c:pt idx="840">
                  <c:v>-1.6645273845350599</c:v>
                </c:pt>
                <c:pt idx="841">
                  <c:v>-1.6639828568443586</c:v>
                </c:pt>
                <c:pt idx="842">
                  <c:v>-1.6634254197074714</c:v>
                </c:pt>
                <c:pt idx="843">
                  <c:v>-1.6628676913133218</c:v>
                </c:pt>
                <c:pt idx="844">
                  <c:v>-1.6623293574870552</c:v>
                </c:pt>
                <c:pt idx="845">
                  <c:v>-1.6628204103373141</c:v>
                </c:pt>
                <c:pt idx="846">
                  <c:v>-1.6633661821305676</c:v>
                </c:pt>
                <c:pt idx="847">
                  <c:v>-1.6628303784879563</c:v>
                </c:pt>
                <c:pt idx="848">
                  <c:v>-1.6633718309181973</c:v>
                </c:pt>
                <c:pt idx="849">
                  <c:v>-1.6638675142998332</c:v>
                </c:pt>
                <c:pt idx="850">
                  <c:v>-1.6633242440138365</c:v>
                </c:pt>
                <c:pt idx="851">
                  <c:v>-1.6627904991335596</c:v>
                </c:pt>
                <c:pt idx="852">
                  <c:v>-1.6622584691508882</c:v>
                </c:pt>
                <c:pt idx="853">
                  <c:v>-1.6617458797678704</c:v>
                </c:pt>
                <c:pt idx="854">
                  <c:v>-1.6622693621725129</c:v>
                </c:pt>
                <c:pt idx="855">
                  <c:v>-1.6627719949290625</c:v>
                </c:pt>
                <c:pt idx="856">
                  <c:v>-1.663288995030481</c:v>
                </c:pt>
                <c:pt idx="857">
                  <c:v>-1.6627582551298714</c:v>
                </c:pt>
                <c:pt idx="858">
                  <c:v>-1.662225770027274</c:v>
                </c:pt>
                <c:pt idx="859">
                  <c:v>-1.6627707346267284</c:v>
                </c:pt>
                <c:pt idx="860">
                  <c:v>-1.6633082599341937</c:v>
                </c:pt>
                <c:pt idx="861">
                  <c:v>-1.6638068547355098</c:v>
                </c:pt>
                <c:pt idx="862">
                  <c:v>-1.6632998376407995</c:v>
                </c:pt>
                <c:pt idx="863">
                  <c:v>-1.6627522408879836</c:v>
                </c:pt>
                <c:pt idx="864">
                  <c:v>-1.6622002360702239</c:v>
                </c:pt>
                <c:pt idx="865">
                  <c:v>-1.6606267713488194</c:v>
                </c:pt>
                <c:pt idx="866">
                  <c:v>-1.660147235921843</c:v>
                </c:pt>
                <c:pt idx="867">
                  <c:v>-1.660692311203406</c:v>
                </c:pt>
                <c:pt idx="868">
                  <c:v>-1.6612453649793377</c:v>
                </c:pt>
                <c:pt idx="869">
                  <c:v>-1.6607792976797511</c:v>
                </c:pt>
                <c:pt idx="870">
                  <c:v>-1.6602802317261562</c:v>
                </c:pt>
                <c:pt idx="871">
                  <c:v>-1.6597781870916331</c:v>
                </c:pt>
                <c:pt idx="872">
                  <c:v>-1.6593358233498003</c:v>
                </c:pt>
                <c:pt idx="873">
                  <c:v>-1.6588568268828041</c:v>
                </c:pt>
                <c:pt idx="874">
                  <c:v>-1.6584192703451481</c:v>
                </c:pt>
                <c:pt idx="875">
                  <c:v>-1.6579842049382454</c:v>
                </c:pt>
                <c:pt idx="876">
                  <c:v>-1.6585855008394805</c:v>
                </c:pt>
                <c:pt idx="877">
                  <c:v>-1.6592052508226909</c:v>
                </c:pt>
                <c:pt idx="878">
                  <c:v>-1.6587291658062369</c:v>
                </c:pt>
                <c:pt idx="879">
                  <c:v>-1.6592937024901122</c:v>
                </c:pt>
                <c:pt idx="880">
                  <c:v>-1.65886534844031</c:v>
                </c:pt>
                <c:pt idx="881">
                  <c:v>-1.6584099414715039</c:v>
                </c:pt>
                <c:pt idx="882">
                  <c:v>-1.6590387426420738</c:v>
                </c:pt>
                <c:pt idx="883">
                  <c:v>-1.6595922477892324</c:v>
                </c:pt>
                <c:pt idx="884">
                  <c:v>-1.6591470228334477</c:v>
                </c:pt>
                <c:pt idx="885">
                  <c:v>-1.6586913423767786</c:v>
                </c:pt>
                <c:pt idx="886">
                  <c:v>-1.658248875529243</c:v>
                </c:pt>
                <c:pt idx="887">
                  <c:v>-1.6567647780186583</c:v>
                </c:pt>
                <c:pt idx="888">
                  <c:v>-1.6574188224582851</c:v>
                </c:pt>
                <c:pt idx="889">
                  <c:v>-1.6580649660091193</c:v>
                </c:pt>
                <c:pt idx="890">
                  <c:v>-1.658685506688937</c:v>
                </c:pt>
                <c:pt idx="891">
                  <c:v>-1.6592555365551582</c:v>
                </c:pt>
                <c:pt idx="892">
                  <c:v>-1.659835545824055</c:v>
                </c:pt>
                <c:pt idx="893">
                  <c:v>-1.6604019549075739</c:v>
                </c:pt>
                <c:pt idx="894">
                  <c:v>-1.6609643158094225</c:v>
                </c:pt>
                <c:pt idx="895">
                  <c:v>-1.6604616094932341</c:v>
                </c:pt>
                <c:pt idx="896">
                  <c:v>-1.6609796373033694</c:v>
                </c:pt>
                <c:pt idx="897">
                  <c:v>-1.6605318045573021</c:v>
                </c:pt>
                <c:pt idx="898">
                  <c:v>-1.6610971084661559</c:v>
                </c:pt>
                <c:pt idx="899">
                  <c:v>-1.6616406062968327</c:v>
                </c:pt>
                <c:pt idx="900">
                  <c:v>-1.661143134170896</c:v>
                </c:pt>
                <c:pt idx="901">
                  <c:v>-1.6606490514874781</c:v>
                </c:pt>
                <c:pt idx="902">
                  <c:v>-1.6601790304577286</c:v>
                </c:pt>
                <c:pt idx="903">
                  <c:v>-1.6596616498485739</c:v>
                </c:pt>
                <c:pt idx="904">
                  <c:v>-1.6602202968516024</c:v>
                </c:pt>
                <c:pt idx="905">
                  <c:v>-1.6597303309145703</c:v>
                </c:pt>
                <c:pt idx="906">
                  <c:v>-1.6592650042962789</c:v>
                </c:pt>
                <c:pt idx="907">
                  <c:v>-1.658778884210353</c:v>
                </c:pt>
                <c:pt idx="908">
                  <c:v>-1.6583186065261459</c:v>
                </c:pt>
                <c:pt idx="909">
                  <c:v>-1.6589138343956231</c:v>
                </c:pt>
                <c:pt idx="910">
                  <c:v>-1.6584560977077105</c:v>
                </c:pt>
                <c:pt idx="911">
                  <c:v>-1.6579774157535563</c:v>
                </c:pt>
                <c:pt idx="912">
                  <c:v>-1.6585963674384852</c:v>
                </c:pt>
                <c:pt idx="913">
                  <c:v>-1.6581925600897156</c:v>
                </c:pt>
                <c:pt idx="914">
                  <c:v>-1.657757188887921</c:v>
                </c:pt>
                <c:pt idx="915">
                  <c:v>-1.6573029051101626</c:v>
                </c:pt>
                <c:pt idx="916">
                  <c:v>-1.6569046670079592</c:v>
                </c:pt>
                <c:pt idx="917">
                  <c:v>-1.6575348736677999</c:v>
                </c:pt>
                <c:pt idx="918">
                  <c:v>-1.657119976194444</c:v>
                </c:pt>
                <c:pt idx="919">
                  <c:v>-1.6577594166705549</c:v>
                </c:pt>
                <c:pt idx="920">
                  <c:v>-1.657319028337144</c:v>
                </c:pt>
                <c:pt idx="921">
                  <c:v>-1.6569403277704011</c:v>
                </c:pt>
                <c:pt idx="922">
                  <c:v>-1.6575414412149929</c:v>
                </c:pt>
                <c:pt idx="923">
                  <c:v>-1.6581369923906928</c:v>
                </c:pt>
                <c:pt idx="924">
                  <c:v>-1.6577079125428789</c:v>
                </c:pt>
                <c:pt idx="925">
                  <c:v>-1.6583370542920211</c:v>
                </c:pt>
                <c:pt idx="926">
                  <c:v>-1.6589546532061805</c:v>
                </c:pt>
                <c:pt idx="927">
                  <c:v>-1.658488620142057</c:v>
                </c:pt>
                <c:pt idx="928">
                  <c:v>-1.6590575277392159</c:v>
                </c:pt>
                <c:pt idx="929">
                  <c:v>-1.6585993571844315</c:v>
                </c:pt>
                <c:pt idx="930">
                  <c:v>-1.6581814300407429</c:v>
                </c:pt>
                <c:pt idx="931">
                  <c:v>-1.6577174014399279</c:v>
                </c:pt>
                <c:pt idx="932">
                  <c:v>-1.6583749534111292</c:v>
                </c:pt>
                <c:pt idx="933">
                  <c:v>-1.6589836543429066</c:v>
                </c:pt>
                <c:pt idx="934">
                  <c:v>-1.6585326012560484</c:v>
                </c:pt>
                <c:pt idx="935">
                  <c:v>-1.6591494892309275</c:v>
                </c:pt>
                <c:pt idx="936">
                  <c:v>-1.6597171594463089</c:v>
                </c:pt>
                <c:pt idx="937">
                  <c:v>-1.6602760162573826</c:v>
                </c:pt>
                <c:pt idx="938">
                  <c:v>-1.6597697159322349</c:v>
                </c:pt>
                <c:pt idx="939">
                  <c:v>-1.6593219216135899</c:v>
                </c:pt>
                <c:pt idx="940">
                  <c:v>-1.6599010431813181</c:v>
                </c:pt>
                <c:pt idx="941">
                  <c:v>-1.6594604823176917</c:v>
                </c:pt>
                <c:pt idx="942">
                  <c:v>-1.6600891726713376</c:v>
                </c:pt>
                <c:pt idx="943">
                  <c:v>-1.6606401292179107</c:v>
                </c:pt>
                <c:pt idx="944">
                  <c:v>-1.6612177666335524</c:v>
                </c:pt>
                <c:pt idx="945">
                  <c:v>-1.6617743913008811</c:v>
                </c:pt>
                <c:pt idx="946">
                  <c:v>-1.6612168234748634</c:v>
                </c:pt>
                <c:pt idx="947">
                  <c:v>-1.6607015470053661</c:v>
                </c:pt>
                <c:pt idx="948">
                  <c:v>-1.6612730160652587</c:v>
                </c:pt>
                <c:pt idx="949">
                  <c:v>-1.6618268157439533</c:v>
                </c:pt>
                <c:pt idx="950">
                  <c:v>-1.6623485594290741</c:v>
                </c:pt>
                <c:pt idx="951">
                  <c:v>-1.6628550482404925</c:v>
                </c:pt>
                <c:pt idx="952">
                  <c:v>-1.6623352672756824</c:v>
                </c:pt>
                <c:pt idx="953">
                  <c:v>-1.6618373219301688</c:v>
                </c:pt>
                <c:pt idx="954">
                  <c:v>-1.6623404954915653</c:v>
                </c:pt>
                <c:pt idx="955">
                  <c:v>-1.661780045581734</c:v>
                </c:pt>
                <c:pt idx="956">
                  <c:v>-1.6612559446700992</c:v>
                </c:pt>
                <c:pt idx="957">
                  <c:v>-1.6617942457766972</c:v>
                </c:pt>
                <c:pt idx="958">
                  <c:v>-1.6622932608611631</c:v>
                </c:pt>
                <c:pt idx="959">
                  <c:v>-1.6628387556439397</c:v>
                </c:pt>
                <c:pt idx="960">
                  <c:v>-1.6633415405310608</c:v>
                </c:pt>
                <c:pt idx="961">
                  <c:v>-1.6638161297204395</c:v>
                </c:pt>
                <c:pt idx="962">
                  <c:v>-1.6632624871260306</c:v>
                </c:pt>
                <c:pt idx="963">
                  <c:v>-1.6627164773835099</c:v>
                </c:pt>
                <c:pt idx="964">
                  <c:v>-1.6632429278358396</c:v>
                </c:pt>
                <c:pt idx="965">
                  <c:v>-1.6637526492791228</c:v>
                </c:pt>
                <c:pt idx="966">
                  <c:v>-1.6632097362935403</c:v>
                </c:pt>
                <c:pt idx="967">
                  <c:v>-1.6637304815676692</c:v>
                </c:pt>
                <c:pt idx="968">
                  <c:v>-1.6631606919363158</c:v>
                </c:pt>
                <c:pt idx="969">
                  <c:v>-1.6625878580975895</c:v>
                </c:pt>
                <c:pt idx="970">
                  <c:v>-1.6631074609356378</c:v>
                </c:pt>
                <c:pt idx="971">
                  <c:v>-1.6646729717169251</c:v>
                </c:pt>
                <c:pt idx="972">
                  <c:v>-1.6651859722825866</c:v>
                </c:pt>
                <c:pt idx="973">
                  <c:v>-1.6656407528369348</c:v>
                </c:pt>
                <c:pt idx="974">
                  <c:v>-1.665091977780196</c:v>
                </c:pt>
                <c:pt idx="975">
                  <c:v>-1.6645240982245919</c:v>
                </c:pt>
                <c:pt idx="976">
                  <c:v>-1.6639640762601</c:v>
                </c:pt>
                <c:pt idx="977">
                  <c:v>-1.6623726147348981</c:v>
                </c:pt>
                <c:pt idx="978">
                  <c:v>-1.6618836024402002</c:v>
                </c:pt>
                <c:pt idx="979">
                  <c:v>-1.6613805103913959</c:v>
                </c:pt>
                <c:pt idx="980">
                  <c:v>-1.6598316801835682</c:v>
                </c:pt>
                <c:pt idx="981">
                  <c:v>-1.6604281865798969</c:v>
                </c:pt>
                <c:pt idx="982">
                  <c:v>-1.6599777028482989</c:v>
                </c:pt>
                <c:pt idx="983">
                  <c:v>-1.6594675087913329</c:v>
                </c:pt>
                <c:pt idx="984">
                  <c:v>-1.6600307586155061</c:v>
                </c:pt>
                <c:pt idx="985">
                  <c:v>-1.6595441634431958</c:v>
                </c:pt>
                <c:pt idx="986">
                  <c:v>-1.659078360174332</c:v>
                </c:pt>
                <c:pt idx="987">
                  <c:v>-1.6597257929708453</c:v>
                </c:pt>
                <c:pt idx="988">
                  <c:v>-1.6592402171114284</c:v>
                </c:pt>
                <c:pt idx="989">
                  <c:v>-1.6587513727692</c:v>
                </c:pt>
                <c:pt idx="990">
                  <c:v>-1.658319365313816</c:v>
                </c:pt>
                <c:pt idx="991">
                  <c:v>-1.6578616180075394</c:v>
                </c:pt>
                <c:pt idx="992">
                  <c:v>-1.6585162256473884</c:v>
                </c:pt>
                <c:pt idx="993">
                  <c:v>-1.6580736011344406</c:v>
                </c:pt>
                <c:pt idx="994">
                  <c:v>-1.6586847491117518</c:v>
                </c:pt>
                <c:pt idx="995">
                  <c:v>-1.6592875941295169</c:v>
                </c:pt>
                <c:pt idx="996">
                  <c:v>-1.6598777822469264</c:v>
                </c:pt>
                <c:pt idx="997">
                  <c:v>-1.6604531066019876</c:v>
                </c:pt>
                <c:pt idx="998">
                  <c:v>-1.6599954044699479</c:v>
                </c:pt>
                <c:pt idx="999">
                  <c:v>-1.6595491363805488</c:v>
                </c:pt>
                <c:pt idx="1000">
                  <c:v>-1.6590550336529379</c:v>
                </c:pt>
                <c:pt idx="1001">
                  <c:v>-1.6586048529798791</c:v>
                </c:pt>
                <c:pt idx="1002">
                  <c:v>-1.6581485559202815</c:v>
                </c:pt>
                <c:pt idx="1003">
                  <c:v>-1.6577478248018758</c:v>
                </c:pt>
                <c:pt idx="1004">
                  <c:v>-1.6573103683058381</c:v>
                </c:pt>
                <c:pt idx="1005">
                  <c:v>-1.657920000939721</c:v>
                </c:pt>
                <c:pt idx="1006">
                  <c:v>-1.6585222809209268</c:v>
                </c:pt>
                <c:pt idx="1007">
                  <c:v>-1.6580384553025083</c:v>
                </c:pt>
                <c:pt idx="1008">
                  <c:v>-1.6575850661964582</c:v>
                </c:pt>
                <c:pt idx="1009">
                  <c:v>-1.6571709448725289</c:v>
                </c:pt>
                <c:pt idx="1010">
                  <c:v>-1.6577717259750782</c:v>
                </c:pt>
                <c:pt idx="1011">
                  <c:v>-1.6583615714555766</c:v>
                </c:pt>
                <c:pt idx="1012">
                  <c:v>-1.6589158200264649</c:v>
                </c:pt>
                <c:pt idx="1013">
                  <c:v>-1.6594299636259355</c:v>
                </c:pt>
                <c:pt idx="1014">
                  <c:v>-1.6598614243534167</c:v>
                </c:pt>
                <c:pt idx="1015">
                  <c:v>-1.6604323558663483</c:v>
                </c:pt>
                <c:pt idx="1016">
                  <c:v>-1.6599904687490212</c:v>
                </c:pt>
                <c:pt idx="1017">
                  <c:v>-1.6606267793740408</c:v>
                </c:pt>
                <c:pt idx="1018">
                  <c:v>-1.65918056378656</c:v>
                </c:pt>
                <c:pt idx="1019">
                  <c:v>-1.6587535725108289</c:v>
                </c:pt>
                <c:pt idx="1020">
                  <c:v>-1.6583473210606123</c:v>
                </c:pt>
                <c:pt idx="1021">
                  <c:v>-1.6589669546393999</c:v>
                </c:pt>
                <c:pt idx="1022">
                  <c:v>-1.6584973155466121</c:v>
                </c:pt>
                <c:pt idx="1023">
                  <c:v>-1.6591044092356797</c:v>
                </c:pt>
                <c:pt idx="1024">
                  <c:v>-1.6586616210509662</c:v>
                </c:pt>
                <c:pt idx="1025">
                  <c:v>-1.6592677886299467</c:v>
                </c:pt>
                <c:pt idx="1026">
                  <c:v>-1.6587779128573479</c:v>
                </c:pt>
                <c:pt idx="1027">
                  <c:v>-1.6583350546002011</c:v>
                </c:pt>
                <c:pt idx="1028">
                  <c:v>-1.657887213508197</c:v>
                </c:pt>
                <c:pt idx="1029">
                  <c:v>-1.658524909238033</c:v>
                </c:pt>
                <c:pt idx="1030">
                  <c:v>-1.6580847110532722</c:v>
                </c:pt>
                <c:pt idx="1031">
                  <c:v>-1.6576644968322067</c:v>
                </c:pt>
                <c:pt idx="1032">
                  <c:v>-1.6573015868955625</c:v>
                </c:pt>
                <c:pt idx="1033">
                  <c:v>-1.6568777751576511</c:v>
                </c:pt>
                <c:pt idx="1034">
                  <c:v>-1.6564531396544981</c:v>
                </c:pt>
                <c:pt idx="1035">
                  <c:v>-1.6560608368614083</c:v>
                </c:pt>
                <c:pt idx="1036">
                  <c:v>-1.65668668012418</c:v>
                </c:pt>
                <c:pt idx="1037">
                  <c:v>-1.6562587865216962</c:v>
                </c:pt>
                <c:pt idx="1038">
                  <c:v>-1.6569163107912623</c:v>
                </c:pt>
                <c:pt idx="1039">
                  <c:v>-1.656479004575437</c:v>
                </c:pt>
                <c:pt idx="1040">
                  <c:v>-1.657114124483928</c:v>
                </c:pt>
                <c:pt idx="1041">
                  <c:v>-1.6577713819942494</c:v>
                </c:pt>
                <c:pt idx="1042">
                  <c:v>-1.6594658943543645</c:v>
                </c:pt>
                <c:pt idx="1043">
                  <c:v>-1.6590172164672772</c:v>
                </c:pt>
                <c:pt idx="1044">
                  <c:v>-1.6596007121379317</c:v>
                </c:pt>
                <c:pt idx="1045">
                  <c:v>-1.659156737895173</c:v>
                </c:pt>
                <c:pt idx="1046">
                  <c:v>-1.6587266431372696</c:v>
                </c:pt>
                <c:pt idx="1047">
                  <c:v>-1.6582692502745242</c:v>
                </c:pt>
                <c:pt idx="1048">
                  <c:v>-1.6578130652690337</c:v>
                </c:pt>
                <c:pt idx="1049">
                  <c:v>-1.6574128639636529</c:v>
                </c:pt>
                <c:pt idx="1050">
                  <c:v>-1.6569956666843799</c:v>
                </c:pt>
                <c:pt idx="1051">
                  <c:v>-1.6576077333506922</c:v>
                </c:pt>
                <c:pt idx="1052">
                  <c:v>-1.6571964386836784</c:v>
                </c:pt>
                <c:pt idx="1053">
                  <c:v>-1.6577799299100047</c:v>
                </c:pt>
                <c:pt idx="1054">
                  <c:v>-1.6584336513118045</c:v>
                </c:pt>
                <c:pt idx="1055">
                  <c:v>-1.6590419182855682</c:v>
                </c:pt>
                <c:pt idx="1056">
                  <c:v>-1.6585805999198568</c:v>
                </c:pt>
                <c:pt idx="1057">
                  <c:v>-1.6591786279214598</c:v>
                </c:pt>
                <c:pt idx="1058">
                  <c:v>-1.6586728353630305</c:v>
                </c:pt>
                <c:pt idx="1059">
                  <c:v>-1.6592928986557698</c:v>
                </c:pt>
                <c:pt idx="1060">
                  <c:v>-1.6588366806826544</c:v>
                </c:pt>
                <c:pt idx="1061">
                  <c:v>-1.6594366070690012</c:v>
                </c:pt>
                <c:pt idx="1062">
                  <c:v>-1.6600593749276209</c:v>
                </c:pt>
                <c:pt idx="1063">
                  <c:v>-1.6596400274290686</c:v>
                </c:pt>
                <c:pt idx="1064">
                  <c:v>-1.6592103268804872</c:v>
                </c:pt>
                <c:pt idx="1065">
                  <c:v>-1.6587782403428775</c:v>
                </c:pt>
                <c:pt idx="1066">
                  <c:v>-1.6593502755360199</c:v>
                </c:pt>
                <c:pt idx="1067">
                  <c:v>-1.6588847300252993</c:v>
                </c:pt>
                <c:pt idx="1068">
                  <c:v>-1.6594918154247933</c:v>
                </c:pt>
                <c:pt idx="1069">
                  <c:v>-1.6590531791162972</c:v>
                </c:pt>
                <c:pt idx="1070">
                  <c:v>-1.6585804555339712</c:v>
                </c:pt>
                <c:pt idx="1071">
                  <c:v>-1.6592046264232916</c:v>
                </c:pt>
                <c:pt idx="1072">
                  <c:v>-1.6587653338948256</c:v>
                </c:pt>
                <c:pt idx="1073">
                  <c:v>-1.6593803672169289</c:v>
                </c:pt>
                <c:pt idx="1074">
                  <c:v>-1.6599674398725903</c:v>
                </c:pt>
                <c:pt idx="1075">
                  <c:v>-1.6605555910751384</c:v>
                </c:pt>
                <c:pt idx="1076">
                  <c:v>-1.6611025192536357</c:v>
                </c:pt>
                <c:pt idx="1077">
                  <c:v>-1.6616594288685629</c:v>
                </c:pt>
                <c:pt idx="1078">
                  <c:v>-1.6622042802911916</c:v>
                </c:pt>
                <c:pt idx="1079">
                  <c:v>-1.6627143146853678</c:v>
                </c:pt>
                <c:pt idx="1080">
                  <c:v>-1.6632278683916606</c:v>
                </c:pt>
                <c:pt idx="1081">
                  <c:v>-1.6637671710238275</c:v>
                </c:pt>
                <c:pt idx="1082">
                  <c:v>-1.664284547603351</c:v>
                </c:pt>
                <c:pt idx="1083">
                  <c:v>-1.6647784566512838</c:v>
                </c:pt>
                <c:pt idx="1084">
                  <c:v>-1.6652481075182579</c:v>
                </c:pt>
                <c:pt idx="1085">
                  <c:v>-1.6657053253678926</c:v>
                </c:pt>
                <c:pt idx="1086">
                  <c:v>-1.6651033188605349</c:v>
                </c:pt>
                <c:pt idx="1087">
                  <c:v>-1.6655464124833239</c:v>
                </c:pt>
                <c:pt idx="1088">
                  <c:v>-1.6660009042336572</c:v>
                </c:pt>
                <c:pt idx="1089">
                  <c:v>-1.665403366148984</c:v>
                </c:pt>
                <c:pt idx="1090">
                  <c:v>-1.6658446788260042</c:v>
                </c:pt>
                <c:pt idx="1091">
                  <c:v>-1.6662713452494839</c:v>
                </c:pt>
                <c:pt idx="1092">
                  <c:v>-1.6656835183444942</c:v>
                </c:pt>
                <c:pt idx="1093">
                  <c:v>-1.6651158679776044</c:v>
                </c:pt>
                <c:pt idx="1094">
                  <c:v>-1.6645461506180523</c:v>
                </c:pt>
                <c:pt idx="1095">
                  <c:v>-1.6639978876056913</c:v>
                </c:pt>
                <c:pt idx="1096">
                  <c:v>-1.6634333298535775</c:v>
                </c:pt>
                <c:pt idx="1097">
                  <c:v>-1.663961623256506</c:v>
                </c:pt>
                <c:pt idx="1098">
                  <c:v>-1.6633922107913759</c:v>
                </c:pt>
                <c:pt idx="1099">
                  <c:v>-1.6628175865755486</c:v>
                </c:pt>
                <c:pt idx="1100">
                  <c:v>-1.6622875348440376</c:v>
                </c:pt>
                <c:pt idx="1101">
                  <c:v>-1.6607092241471568</c:v>
                </c:pt>
                <c:pt idx="1102">
                  <c:v>-1.6602187996642137</c:v>
                </c:pt>
                <c:pt idx="1103">
                  <c:v>-1.6607882236709295</c:v>
                </c:pt>
                <c:pt idx="1104">
                  <c:v>-1.6613456591975109</c:v>
                </c:pt>
                <c:pt idx="1105">
                  <c:v>-1.6618937260135604</c:v>
                </c:pt>
                <c:pt idx="1106">
                  <c:v>-1.6624461314932892</c:v>
                </c:pt>
                <c:pt idx="1107">
                  <c:v>-1.6630004488634236</c:v>
                </c:pt>
                <c:pt idx="1108">
                  <c:v>-1.662462319886155</c:v>
                </c:pt>
                <c:pt idx="1109">
                  <c:v>-1.6629766134884318</c:v>
                </c:pt>
                <c:pt idx="1110">
                  <c:v>-1.6635318812186632</c:v>
                </c:pt>
                <c:pt idx="1111">
                  <c:v>-1.66298112359429</c:v>
                </c:pt>
                <c:pt idx="1112">
                  <c:v>-1.6635139611224041</c:v>
                </c:pt>
                <c:pt idx="1113">
                  <c:v>-1.6640454218999559</c:v>
                </c:pt>
                <c:pt idx="1114">
                  <c:v>-1.6645886734619566</c:v>
                </c:pt>
                <c:pt idx="1115">
                  <c:v>-1.6650926799927175</c:v>
                </c:pt>
                <c:pt idx="1116">
                  <c:v>-1.6655842663928633</c:v>
                </c:pt>
                <c:pt idx="1117">
                  <c:v>-1.664990221065006</c:v>
                </c:pt>
                <c:pt idx="1118">
                  <c:v>-1.664426256643706</c:v>
                </c:pt>
                <c:pt idx="1119">
                  <c:v>-1.6649614315108321</c:v>
                </c:pt>
                <c:pt idx="1120">
                  <c:v>-1.6654805628806153</c:v>
                </c:pt>
                <c:pt idx="1121">
                  <c:v>-1.664890271623003</c:v>
                </c:pt>
                <c:pt idx="1122">
                  <c:v>-1.664321246190543</c:v>
                </c:pt>
                <c:pt idx="1123">
                  <c:v>-1.6648119412667322</c:v>
                </c:pt>
                <c:pt idx="1124">
                  <c:v>-1.6642571024413972</c:v>
                </c:pt>
                <c:pt idx="1125">
                  <c:v>-1.6647196803925692</c:v>
                </c:pt>
                <c:pt idx="1126">
                  <c:v>-1.6641644067847179</c:v>
                </c:pt>
                <c:pt idx="1127">
                  <c:v>-1.6636523186490233</c:v>
                </c:pt>
                <c:pt idx="1128">
                  <c:v>-1.6642512322760428</c:v>
                </c:pt>
                <c:pt idx="1129">
                  <c:v>-1.6647141476305218</c:v>
                </c:pt>
                <c:pt idx="1130">
                  <c:v>-1.6640638846779112</c:v>
                </c:pt>
                <c:pt idx="1131">
                  <c:v>-1.6634869269843529</c:v>
                </c:pt>
                <c:pt idx="1132">
                  <c:v>-1.6639879884446656</c:v>
                </c:pt>
              </c:numCache>
            </c:numRef>
          </c:val>
          <c:smooth val="0"/>
          <c:extLst>
            <c:ext xmlns:c16="http://schemas.microsoft.com/office/drawing/2014/chart" uri="{C3380CC4-5D6E-409C-BE32-E72D297353CC}">
              <c16:uniqueId val="{00000002-0A93-481F-AA86-82951360B3FA}"/>
            </c:ext>
          </c:extLst>
        </c:ser>
        <c:dLbls>
          <c:showLegendKey val="0"/>
          <c:showVal val="0"/>
          <c:showCatName val="0"/>
          <c:showSerName val="0"/>
          <c:showPercent val="0"/>
          <c:showBubbleSize val="0"/>
        </c:dLbls>
        <c:smooth val="0"/>
        <c:axId val="928979320"/>
        <c:axId val="928979976"/>
      </c:lineChart>
      <c:catAx>
        <c:axId val="928979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976"/>
        <c:crosses val="autoZero"/>
        <c:auto val="1"/>
        <c:lblAlgn val="ctr"/>
        <c:lblOffset val="100"/>
        <c:noMultiLvlLbl val="0"/>
      </c:catAx>
      <c:valAx>
        <c:axId val="928979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3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The clination in X,Y and Z axes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Accel_X</c:v>
                </c:pt>
              </c:strCache>
            </c:strRef>
          </c:tx>
          <c:spPr>
            <a:ln w="28575" cap="rnd">
              <a:solidFill>
                <a:schemeClr val="accent1"/>
              </a:solidFill>
              <a:round/>
            </a:ln>
            <a:effectLst/>
          </c:spPr>
          <c:marker>
            <c:symbol val="none"/>
          </c:marker>
          <c:val>
            <c:numRef>
              <c:f>accelerometer!$P$2:$P$423</c:f>
              <c:numCache>
                <c:formatCode>General</c:formatCode>
                <c:ptCount val="422"/>
                <c:pt idx="0">
                  <c:v>0.63979657607705276</c:v>
                </c:pt>
                <c:pt idx="1">
                  <c:v>0.62784537237450089</c:v>
                </c:pt>
                <c:pt idx="2">
                  <c:v>0.66171691518884102</c:v>
                </c:pt>
                <c:pt idx="3">
                  <c:v>0.63435201355775839</c:v>
                </c:pt>
                <c:pt idx="4">
                  <c:v>0.57718035985435545</c:v>
                </c:pt>
                <c:pt idx="5">
                  <c:v>0.60278324499234348</c:v>
                </c:pt>
                <c:pt idx="6">
                  <c:v>0.61467274000222205</c:v>
                </c:pt>
                <c:pt idx="7">
                  <c:v>0.57309792463995424</c:v>
                </c:pt>
                <c:pt idx="8">
                  <c:v>0.67830145549355614</c:v>
                </c:pt>
                <c:pt idx="9">
                  <c:v>0.57706030912778217</c:v>
                </c:pt>
                <c:pt idx="10">
                  <c:v>0.5668026595372847</c:v>
                </c:pt>
                <c:pt idx="11">
                  <c:v>0.64339477818363988</c:v>
                </c:pt>
                <c:pt idx="12">
                  <c:v>0.61840539408772333</c:v>
                </c:pt>
                <c:pt idx="13">
                  <c:v>0.6322518192693084</c:v>
                </c:pt>
                <c:pt idx="14">
                  <c:v>0.68593202170796252</c:v>
                </c:pt>
                <c:pt idx="15">
                  <c:v>0.67471776787461457</c:v>
                </c:pt>
                <c:pt idx="16">
                  <c:v>0.62724129714522725</c:v>
                </c:pt>
                <c:pt idx="17">
                  <c:v>0.64590956938273947</c:v>
                </c:pt>
                <c:pt idx="18">
                  <c:v>0.665046274976139</c:v>
                </c:pt>
                <c:pt idx="19">
                  <c:v>0.66674491388459345</c:v>
                </c:pt>
                <c:pt idx="20">
                  <c:v>0.59005206632914986</c:v>
                </c:pt>
                <c:pt idx="21">
                  <c:v>0.53015974740247251</c:v>
                </c:pt>
                <c:pt idx="22">
                  <c:v>0.66963750484274032</c:v>
                </c:pt>
                <c:pt idx="23">
                  <c:v>-0.65279413666218888</c:v>
                </c:pt>
                <c:pt idx="24">
                  <c:v>-3.2738391592341354</c:v>
                </c:pt>
                <c:pt idx="25">
                  <c:v>-1.6470014559474329</c:v>
                </c:pt>
                <c:pt idx="26">
                  <c:v>4.259644374942317</c:v>
                </c:pt>
                <c:pt idx="27">
                  <c:v>5.4693546082023614</c:v>
                </c:pt>
                <c:pt idx="28">
                  <c:v>0.34419711336718462</c:v>
                </c:pt>
                <c:pt idx="29">
                  <c:v>0.70312403984639749</c:v>
                </c:pt>
                <c:pt idx="30">
                  <c:v>0.6856214080607268</c:v>
                </c:pt>
                <c:pt idx="31">
                  <c:v>0.66789457055057477</c:v>
                </c:pt>
                <c:pt idx="32">
                  <c:v>0.75312871406557758</c:v>
                </c:pt>
                <c:pt idx="33">
                  <c:v>3.5154920805425318</c:v>
                </c:pt>
                <c:pt idx="34">
                  <c:v>2.5955354442630183</c:v>
                </c:pt>
                <c:pt idx="35">
                  <c:v>0.36403929301969978</c:v>
                </c:pt>
                <c:pt idx="36">
                  <c:v>-0.59316964011154272</c:v>
                </c:pt>
                <c:pt idx="37">
                  <c:v>0.27325957832737197</c:v>
                </c:pt>
                <c:pt idx="38">
                  <c:v>0.53580936344651298</c:v>
                </c:pt>
                <c:pt idx="39">
                  <c:v>0.63918609082754951</c:v>
                </c:pt>
                <c:pt idx="40">
                  <c:v>0.13983000074747559</c:v>
                </c:pt>
                <c:pt idx="41">
                  <c:v>0.3311342130807633</c:v>
                </c:pt>
                <c:pt idx="42">
                  <c:v>0.84872453551004268</c:v>
                </c:pt>
                <c:pt idx="43">
                  <c:v>0.98016206958073937</c:v>
                </c:pt>
                <c:pt idx="44">
                  <c:v>0.80434988382779138</c:v>
                </c:pt>
                <c:pt idx="45">
                  <c:v>0.46180977976912363</c:v>
                </c:pt>
                <c:pt idx="46">
                  <c:v>0.24419440941844783</c:v>
                </c:pt>
                <c:pt idx="47">
                  <c:v>-0.39714704774184945</c:v>
                </c:pt>
                <c:pt idx="48">
                  <c:v>-0.16091270092294796</c:v>
                </c:pt>
                <c:pt idx="49">
                  <c:v>0.68729831195089874</c:v>
                </c:pt>
                <c:pt idx="50">
                  <c:v>1.6272053304467466</c:v>
                </c:pt>
                <c:pt idx="51">
                  <c:v>1.0314756512671759</c:v>
                </c:pt>
                <c:pt idx="52">
                  <c:v>-0.26002402262920277</c:v>
                </c:pt>
                <c:pt idx="53">
                  <c:v>-0.57097922811701185</c:v>
                </c:pt>
                <c:pt idx="54">
                  <c:v>0.95994493577613615</c:v>
                </c:pt>
                <c:pt idx="55">
                  <c:v>0.75448782868230901</c:v>
                </c:pt>
                <c:pt idx="56">
                  <c:v>1.9530763832492652</c:v>
                </c:pt>
                <c:pt idx="57">
                  <c:v>2.0256696299495069</c:v>
                </c:pt>
                <c:pt idx="58">
                  <c:v>1.0096005884827537</c:v>
                </c:pt>
                <c:pt idx="59">
                  <c:v>1.6718924749528357</c:v>
                </c:pt>
                <c:pt idx="60">
                  <c:v>0.43296994409274209</c:v>
                </c:pt>
                <c:pt idx="61">
                  <c:v>-0.39524399267985799</c:v>
                </c:pt>
                <c:pt idx="62">
                  <c:v>0.73374357213061103</c:v>
                </c:pt>
                <c:pt idx="63">
                  <c:v>-1.0478624410282937</c:v>
                </c:pt>
                <c:pt idx="64">
                  <c:v>-0.23397968704554023</c:v>
                </c:pt>
                <c:pt idx="65">
                  <c:v>-0.15466711714872555</c:v>
                </c:pt>
                <c:pt idx="66">
                  <c:v>-1.1366908599119223</c:v>
                </c:pt>
                <c:pt idx="67">
                  <c:v>0.90011107469006224</c:v>
                </c:pt>
                <c:pt idx="68">
                  <c:v>1.5183847649080855</c:v>
                </c:pt>
                <c:pt idx="69">
                  <c:v>0.60816564967485764</c:v>
                </c:pt>
                <c:pt idx="70">
                  <c:v>0.65520325537270097</c:v>
                </c:pt>
                <c:pt idx="71">
                  <c:v>0.16963219844872138</c:v>
                </c:pt>
                <c:pt idx="72">
                  <c:v>0.2240427713707788</c:v>
                </c:pt>
                <c:pt idx="73">
                  <c:v>0.19232648403880293</c:v>
                </c:pt>
                <c:pt idx="74">
                  <c:v>0.41783655746663517</c:v>
                </c:pt>
                <c:pt idx="75">
                  <c:v>1.2276953483872648</c:v>
                </c:pt>
                <c:pt idx="76">
                  <c:v>1.0331859864425499</c:v>
                </c:pt>
                <c:pt idx="77">
                  <c:v>0.30682099048655687</c:v>
                </c:pt>
                <c:pt idx="78">
                  <c:v>0.83839116136854874</c:v>
                </c:pt>
                <c:pt idx="79">
                  <c:v>1.8476962990453041</c:v>
                </c:pt>
                <c:pt idx="80">
                  <c:v>1.1015268853498019</c:v>
                </c:pt>
                <c:pt idx="81">
                  <c:v>0.49349567425878632</c:v>
                </c:pt>
                <c:pt idx="82">
                  <c:v>2.0258163316408151</c:v>
                </c:pt>
                <c:pt idx="83">
                  <c:v>0.17896632375304497</c:v>
                </c:pt>
                <c:pt idx="84">
                  <c:v>0.15949989473530532</c:v>
                </c:pt>
                <c:pt idx="85">
                  <c:v>1.429202081400434</c:v>
                </c:pt>
                <c:pt idx="86">
                  <c:v>8.9401374052781118E-2</c:v>
                </c:pt>
                <c:pt idx="87">
                  <c:v>-0.32708834360653566</c:v>
                </c:pt>
                <c:pt idx="88">
                  <c:v>-0.39878240217575539</c:v>
                </c:pt>
                <c:pt idx="89">
                  <c:v>1.0660815131203869</c:v>
                </c:pt>
                <c:pt idx="90">
                  <c:v>1.3637335538765762</c:v>
                </c:pt>
                <c:pt idx="91">
                  <c:v>1.8483795431488335</c:v>
                </c:pt>
                <c:pt idx="92">
                  <c:v>0.29039951805718917</c:v>
                </c:pt>
                <c:pt idx="93">
                  <c:v>1.8560021210951008</c:v>
                </c:pt>
                <c:pt idx="94">
                  <c:v>-1.4868682186614952</c:v>
                </c:pt>
                <c:pt idx="95">
                  <c:v>-0.4832686698109549</c:v>
                </c:pt>
                <c:pt idx="96">
                  <c:v>-1.3033774653208974</c:v>
                </c:pt>
                <c:pt idx="97">
                  <c:v>-2.1646565947250798</c:v>
                </c:pt>
                <c:pt idx="98">
                  <c:v>7.3795869246041673E-2</c:v>
                </c:pt>
                <c:pt idx="99">
                  <c:v>0.85079093559290153</c:v>
                </c:pt>
                <c:pt idx="100">
                  <c:v>2.6731617415314775</c:v>
                </c:pt>
                <c:pt idx="101">
                  <c:v>0.58700385164249924</c:v>
                </c:pt>
                <c:pt idx="102">
                  <c:v>2.3883104133258546</c:v>
                </c:pt>
                <c:pt idx="103">
                  <c:v>-2.2482287670859176</c:v>
                </c:pt>
                <c:pt idx="104">
                  <c:v>-0.13595255927061814</c:v>
                </c:pt>
                <c:pt idx="105">
                  <c:v>1.1585615185017746</c:v>
                </c:pt>
                <c:pt idx="106">
                  <c:v>0.55825797047893422</c:v>
                </c:pt>
                <c:pt idx="107">
                  <c:v>2.4214030996236997</c:v>
                </c:pt>
                <c:pt idx="108">
                  <c:v>-0.20709366114321662</c:v>
                </c:pt>
                <c:pt idx="109">
                  <c:v>1.8369994299187078</c:v>
                </c:pt>
                <c:pt idx="110">
                  <c:v>-0.67858550130626283</c:v>
                </c:pt>
                <c:pt idx="111">
                  <c:v>-0.2783677030115328</c:v>
                </c:pt>
                <c:pt idx="112">
                  <c:v>0.80162434483096123</c:v>
                </c:pt>
                <c:pt idx="113">
                  <c:v>0.20122424900185931</c:v>
                </c:pt>
                <c:pt idx="114">
                  <c:v>-1.1237582198771383</c:v>
                </c:pt>
                <c:pt idx="115">
                  <c:v>1.5233524742001996</c:v>
                </c:pt>
                <c:pt idx="116">
                  <c:v>2.2827051967572887</c:v>
                </c:pt>
                <c:pt idx="117">
                  <c:v>-0.9733617698240522</c:v>
                </c:pt>
                <c:pt idx="118">
                  <c:v>0.96849785715755632</c:v>
                </c:pt>
                <c:pt idx="119">
                  <c:v>1.9132248269049668</c:v>
                </c:pt>
                <c:pt idx="120">
                  <c:v>-0.53450844352638538</c:v>
                </c:pt>
                <c:pt idx="121">
                  <c:v>-2.1938589981564893E-2</c:v>
                </c:pt>
                <c:pt idx="122">
                  <c:v>-1.1196051818726036</c:v>
                </c:pt>
                <c:pt idx="123">
                  <c:v>0.7217783565313618</c:v>
                </c:pt>
                <c:pt idx="124">
                  <c:v>2.8883604785699193</c:v>
                </c:pt>
                <c:pt idx="125">
                  <c:v>4.203297837647396</c:v>
                </c:pt>
                <c:pt idx="126">
                  <c:v>1.3103197643542717</c:v>
                </c:pt>
                <c:pt idx="127">
                  <c:v>1.519795980073311</c:v>
                </c:pt>
                <c:pt idx="128">
                  <c:v>0.47000369862811231</c:v>
                </c:pt>
                <c:pt idx="129">
                  <c:v>1.0711794359768461</c:v>
                </c:pt>
                <c:pt idx="130">
                  <c:v>-2.1811967199855857</c:v>
                </c:pt>
                <c:pt idx="131">
                  <c:v>-1.516593520389687</c:v>
                </c:pt>
                <c:pt idx="132">
                  <c:v>-1.3168621633826627</c:v>
                </c:pt>
                <c:pt idx="133">
                  <c:v>-9.5358060758750335E-2</c:v>
                </c:pt>
                <c:pt idx="134">
                  <c:v>0.8057314738731971</c:v>
                </c:pt>
                <c:pt idx="135">
                  <c:v>0.73901839617867415</c:v>
                </c:pt>
                <c:pt idx="136">
                  <c:v>0.60793271392191561</c:v>
                </c:pt>
                <c:pt idx="137">
                  <c:v>0.26326154959090486</c:v>
                </c:pt>
                <c:pt idx="138">
                  <c:v>0.32774382271684527</c:v>
                </c:pt>
                <c:pt idx="139">
                  <c:v>0.20647646898971003</c:v>
                </c:pt>
                <c:pt idx="140">
                  <c:v>-0.48954051986765035</c:v>
                </c:pt>
                <c:pt idx="141">
                  <c:v>-1.5468977781258424</c:v>
                </c:pt>
                <c:pt idx="142">
                  <c:v>-0.49243537242223934</c:v>
                </c:pt>
                <c:pt idx="143">
                  <c:v>1.4378900838006474</c:v>
                </c:pt>
                <c:pt idx="144">
                  <c:v>2.3429556810162944</c:v>
                </c:pt>
                <c:pt idx="145">
                  <c:v>1.9209933035832405</c:v>
                </c:pt>
                <c:pt idx="146">
                  <c:v>-2.4298774025813659</c:v>
                </c:pt>
                <c:pt idx="147">
                  <c:v>-1.5132634075064855</c:v>
                </c:pt>
                <c:pt idx="148">
                  <c:v>0.28982117681060537</c:v>
                </c:pt>
                <c:pt idx="149">
                  <c:v>2.5462993191154522</c:v>
                </c:pt>
                <c:pt idx="150">
                  <c:v>0.2596603774118259</c:v>
                </c:pt>
                <c:pt idx="151">
                  <c:v>3.2956705879620016</c:v>
                </c:pt>
                <c:pt idx="152">
                  <c:v>0.57896584631874948</c:v>
                </c:pt>
                <c:pt idx="153">
                  <c:v>2.7601557298769142</c:v>
                </c:pt>
                <c:pt idx="154">
                  <c:v>-0.20153717426964415</c:v>
                </c:pt>
                <c:pt idx="155">
                  <c:v>0.73118351641055346</c:v>
                </c:pt>
                <c:pt idx="156">
                  <c:v>0.59670334660562685</c:v>
                </c:pt>
                <c:pt idx="157">
                  <c:v>-6.164960120164123E-2</c:v>
                </c:pt>
                <c:pt idx="158">
                  <c:v>1.8124603249183582</c:v>
                </c:pt>
                <c:pt idx="159">
                  <c:v>-1.8943269626947623</c:v>
                </c:pt>
                <c:pt idx="160">
                  <c:v>-0.45839474564393501</c:v>
                </c:pt>
                <c:pt idx="161">
                  <c:v>1.4655298153978376</c:v>
                </c:pt>
                <c:pt idx="162">
                  <c:v>1.7501432240568853</c:v>
                </c:pt>
                <c:pt idx="163">
                  <c:v>1.0260662175346651</c:v>
                </c:pt>
                <c:pt idx="164">
                  <c:v>0.25016082942250073</c:v>
                </c:pt>
                <c:pt idx="165">
                  <c:v>0.16365087416756693</c:v>
                </c:pt>
                <c:pt idx="166">
                  <c:v>0.5326038128154259</c:v>
                </c:pt>
                <c:pt idx="167">
                  <c:v>2.1785170690804474</c:v>
                </c:pt>
                <c:pt idx="168">
                  <c:v>0.82983819754706045</c:v>
                </c:pt>
                <c:pt idx="169">
                  <c:v>-0.14030398765798016</c:v>
                </c:pt>
                <c:pt idx="170">
                  <c:v>0.26315856698386408</c:v>
                </c:pt>
                <c:pt idx="171">
                  <c:v>0.8211442697489777</c:v>
                </c:pt>
                <c:pt idx="172">
                  <c:v>1.1473794158357355</c:v>
                </c:pt>
                <c:pt idx="173">
                  <c:v>1.400230261619271</c:v>
                </c:pt>
                <c:pt idx="174">
                  <c:v>0.88035022015068487</c:v>
                </c:pt>
                <c:pt idx="175">
                  <c:v>0.28723687532946279</c:v>
                </c:pt>
                <c:pt idx="176">
                  <c:v>-0.14204225468285034</c:v>
                </c:pt>
                <c:pt idx="177">
                  <c:v>0.20279439797888721</c:v>
                </c:pt>
                <c:pt idx="178">
                  <c:v>2.1584614997008003</c:v>
                </c:pt>
                <c:pt idx="179">
                  <c:v>0.54732949039743251</c:v>
                </c:pt>
                <c:pt idx="180">
                  <c:v>0.87165767337297839</c:v>
                </c:pt>
                <c:pt idx="181">
                  <c:v>1.0273682947913618</c:v>
                </c:pt>
                <c:pt idx="182">
                  <c:v>1.0800519288985935</c:v>
                </c:pt>
                <c:pt idx="183">
                  <c:v>6.5152314096030089E-2</c:v>
                </c:pt>
                <c:pt idx="184">
                  <c:v>0.82522744880352372</c:v>
                </c:pt>
                <c:pt idx="185">
                  <c:v>1.3746994609321688</c:v>
                </c:pt>
                <c:pt idx="186">
                  <c:v>0.21512901508239307</c:v>
                </c:pt>
                <c:pt idx="187">
                  <c:v>-1.0886835665976975</c:v>
                </c:pt>
                <c:pt idx="188">
                  <c:v>0.9507541850210055</c:v>
                </c:pt>
                <c:pt idx="189">
                  <c:v>1.104090098228957</c:v>
                </c:pt>
                <c:pt idx="190">
                  <c:v>0.23571963271015639</c:v>
                </c:pt>
                <c:pt idx="191">
                  <c:v>1.3047810080222324</c:v>
                </c:pt>
                <c:pt idx="192">
                  <c:v>-0.2486189387164093</c:v>
                </c:pt>
                <c:pt idx="193">
                  <c:v>0.45816446082969492</c:v>
                </c:pt>
                <c:pt idx="194">
                  <c:v>0.82022444519658844</c:v>
                </c:pt>
                <c:pt idx="195">
                  <c:v>0.33564629980783983</c:v>
                </c:pt>
                <c:pt idx="196">
                  <c:v>0.47067307099131411</c:v>
                </c:pt>
                <c:pt idx="197">
                  <c:v>0.13530752481619157</c:v>
                </c:pt>
                <c:pt idx="198">
                  <c:v>0.37719399590906605</c:v>
                </c:pt>
                <c:pt idx="199">
                  <c:v>1.1500439629629944</c:v>
                </c:pt>
                <c:pt idx="200">
                  <c:v>0.96681493965123011</c:v>
                </c:pt>
                <c:pt idx="201">
                  <c:v>0.68881947035779878</c:v>
                </c:pt>
                <c:pt idx="202">
                  <c:v>0.39363141000665636</c:v>
                </c:pt>
                <c:pt idx="203">
                  <c:v>0.25519496536277453</c:v>
                </c:pt>
                <c:pt idx="204">
                  <c:v>0.43185012343078272</c:v>
                </c:pt>
                <c:pt idx="205">
                  <c:v>1.0977907947215035</c:v>
                </c:pt>
                <c:pt idx="206">
                  <c:v>1.522005005736069</c:v>
                </c:pt>
                <c:pt idx="207">
                  <c:v>0.86421449296035202</c:v>
                </c:pt>
                <c:pt idx="208">
                  <c:v>-0.30907326618631781</c:v>
                </c:pt>
                <c:pt idx="209">
                  <c:v>0.47060133887734024</c:v>
                </c:pt>
                <c:pt idx="210">
                  <c:v>0.28228627505515169</c:v>
                </c:pt>
                <c:pt idx="211">
                  <c:v>1.0460094320695126</c:v>
                </c:pt>
                <c:pt idx="212">
                  <c:v>-2.722142679531633</c:v>
                </c:pt>
                <c:pt idx="213">
                  <c:v>-2.4105681484559107</c:v>
                </c:pt>
                <c:pt idx="214">
                  <c:v>1.2623994931821474</c:v>
                </c:pt>
                <c:pt idx="215">
                  <c:v>4.3948756180888227</c:v>
                </c:pt>
                <c:pt idx="216">
                  <c:v>3.8554186090504858</c:v>
                </c:pt>
                <c:pt idx="217">
                  <c:v>1.0854680708958298</c:v>
                </c:pt>
                <c:pt idx="218">
                  <c:v>-0.42298098238333487</c:v>
                </c:pt>
                <c:pt idx="219">
                  <c:v>0.46485106691636524</c:v>
                </c:pt>
                <c:pt idx="220">
                  <c:v>0.90931053783821436</c:v>
                </c:pt>
                <c:pt idx="221">
                  <c:v>0.24395629337453589</c:v>
                </c:pt>
                <c:pt idx="222">
                  <c:v>0.83275573466957775</c:v>
                </c:pt>
                <c:pt idx="223">
                  <c:v>0.26361952154476254</c:v>
                </c:pt>
                <c:pt idx="224">
                  <c:v>0.11710425394293202</c:v>
                </c:pt>
                <c:pt idx="225">
                  <c:v>0.51143295985774073</c:v>
                </c:pt>
                <c:pt idx="226">
                  <c:v>0.90175436035888779</c:v>
                </c:pt>
                <c:pt idx="227">
                  <c:v>-0.14527035954384024</c:v>
                </c:pt>
                <c:pt idx="228">
                  <c:v>0.58642935218824499</c:v>
                </c:pt>
                <c:pt idx="229">
                  <c:v>0.25136562475874874</c:v>
                </c:pt>
                <c:pt idx="230">
                  <c:v>0.53843585886393974</c:v>
                </c:pt>
                <c:pt idx="231">
                  <c:v>2.3430437558104149</c:v>
                </c:pt>
                <c:pt idx="232">
                  <c:v>0.45113988503874008</c:v>
                </c:pt>
                <c:pt idx="233">
                  <c:v>-5.19851527113998E-2</c:v>
                </c:pt>
                <c:pt idx="234">
                  <c:v>0.11785865586447286</c:v>
                </c:pt>
                <c:pt idx="235">
                  <c:v>1.280953046141533</c:v>
                </c:pt>
                <c:pt idx="236">
                  <c:v>0.42161825619043075</c:v>
                </c:pt>
                <c:pt idx="237">
                  <c:v>2.1699997700148024</c:v>
                </c:pt>
                <c:pt idx="238">
                  <c:v>1.7682088262035174</c:v>
                </c:pt>
                <c:pt idx="239">
                  <c:v>0.83237481160344107</c:v>
                </c:pt>
                <c:pt idx="240">
                  <c:v>-0.54826952043986055</c:v>
                </c:pt>
                <c:pt idx="241">
                  <c:v>-2.9961762367992577</c:v>
                </c:pt>
                <c:pt idx="242">
                  <c:v>-2.5498451250572725</c:v>
                </c:pt>
                <c:pt idx="243">
                  <c:v>1.1176311224756807</c:v>
                </c:pt>
                <c:pt idx="244">
                  <c:v>3.3452447132808638</c:v>
                </c:pt>
                <c:pt idx="245">
                  <c:v>3.3820838095753993</c:v>
                </c:pt>
                <c:pt idx="246">
                  <c:v>2.820473668304877</c:v>
                </c:pt>
                <c:pt idx="247">
                  <c:v>2.3189102993635542</c:v>
                </c:pt>
                <c:pt idx="248">
                  <c:v>0.5166769036779062</c:v>
                </c:pt>
                <c:pt idx="249">
                  <c:v>-0.13195684566249483</c:v>
                </c:pt>
                <c:pt idx="250">
                  <c:v>-0.76017317157599618</c:v>
                </c:pt>
                <c:pt idx="251">
                  <c:v>-1.2784426314653907</c:v>
                </c:pt>
                <c:pt idx="252">
                  <c:v>-1.6231717863355131</c:v>
                </c:pt>
                <c:pt idx="253">
                  <c:v>-2.7557280548949756</c:v>
                </c:pt>
                <c:pt idx="254">
                  <c:v>-2.4692379077909603</c:v>
                </c:pt>
                <c:pt idx="255">
                  <c:v>1.1461766893376526</c:v>
                </c:pt>
                <c:pt idx="256">
                  <c:v>5.0623452263239184</c:v>
                </c:pt>
                <c:pt idx="257">
                  <c:v>2.4580608242143551</c:v>
                </c:pt>
                <c:pt idx="258">
                  <c:v>1.5689740887791996</c:v>
                </c:pt>
                <c:pt idx="259">
                  <c:v>0.43472185190116691</c:v>
                </c:pt>
                <c:pt idx="260">
                  <c:v>-0.49894473157702751</c:v>
                </c:pt>
                <c:pt idx="261">
                  <c:v>-1.3678359374813545</c:v>
                </c:pt>
                <c:pt idx="262">
                  <c:v>0.60659920287521163</c:v>
                </c:pt>
                <c:pt idx="263">
                  <c:v>1.4350992201425488</c:v>
                </c:pt>
                <c:pt idx="264">
                  <c:v>1.1948826620418198</c:v>
                </c:pt>
                <c:pt idx="265">
                  <c:v>0.51377682619536391</c:v>
                </c:pt>
                <c:pt idx="266">
                  <c:v>0.99229327941157408</c:v>
                </c:pt>
                <c:pt idx="267">
                  <c:v>0.6463879435615757</c:v>
                </c:pt>
                <c:pt idx="268">
                  <c:v>0.38398619288246139</c:v>
                </c:pt>
                <c:pt idx="269">
                  <c:v>-3.3322129665420142E-2</c:v>
                </c:pt>
                <c:pt idx="270">
                  <c:v>0.70674297322068014</c:v>
                </c:pt>
                <c:pt idx="271">
                  <c:v>1.7180334897074447</c:v>
                </c:pt>
                <c:pt idx="272">
                  <c:v>1.1193466916951751</c:v>
                </c:pt>
                <c:pt idx="273">
                  <c:v>0.49572573859299635</c:v>
                </c:pt>
                <c:pt idx="274">
                  <c:v>-0.11205160065707075</c:v>
                </c:pt>
                <c:pt idx="275">
                  <c:v>-0.13868785616273505</c:v>
                </c:pt>
                <c:pt idx="276">
                  <c:v>4.7212857688325484E-2</c:v>
                </c:pt>
                <c:pt idx="277">
                  <c:v>0.43478128434511981</c:v>
                </c:pt>
                <c:pt idx="278">
                  <c:v>0.59909097070332951</c:v>
                </c:pt>
                <c:pt idx="279">
                  <c:v>0.97130538680557865</c:v>
                </c:pt>
                <c:pt idx="280">
                  <c:v>1.1704355947090253</c:v>
                </c:pt>
                <c:pt idx="281">
                  <c:v>0.60275618736796788</c:v>
                </c:pt>
                <c:pt idx="282">
                  <c:v>0.54952413893987329</c:v>
                </c:pt>
                <c:pt idx="283">
                  <c:v>0.32725014794571788</c:v>
                </c:pt>
                <c:pt idx="284">
                  <c:v>0.29846172782593294</c:v>
                </c:pt>
                <c:pt idx="285">
                  <c:v>1.0917667123059247</c:v>
                </c:pt>
                <c:pt idx="286">
                  <c:v>1.0522835772947734</c:v>
                </c:pt>
                <c:pt idx="287">
                  <c:v>0.84100243958955401</c:v>
                </c:pt>
                <c:pt idx="288">
                  <c:v>0.57519047888575947</c:v>
                </c:pt>
                <c:pt idx="289">
                  <c:v>0.260901040304368</c:v>
                </c:pt>
                <c:pt idx="290">
                  <c:v>0.35317000450610347</c:v>
                </c:pt>
                <c:pt idx="291">
                  <c:v>0.47114819620765952</c:v>
                </c:pt>
                <c:pt idx="292">
                  <c:v>0.80342426626861563</c:v>
                </c:pt>
                <c:pt idx="293">
                  <c:v>1.2853827070189285</c:v>
                </c:pt>
                <c:pt idx="294">
                  <c:v>1.4277621565576364</c:v>
                </c:pt>
                <c:pt idx="295">
                  <c:v>1.2388593362722853</c:v>
                </c:pt>
                <c:pt idx="296">
                  <c:v>0.22921531303086959</c:v>
                </c:pt>
                <c:pt idx="297">
                  <c:v>-0.57146476889477338</c:v>
                </c:pt>
                <c:pt idx="298">
                  <c:v>0.26626325582313798</c:v>
                </c:pt>
                <c:pt idx="299">
                  <c:v>0.5456874235640079</c:v>
                </c:pt>
                <c:pt idx="300">
                  <c:v>0.27145690077412804</c:v>
                </c:pt>
                <c:pt idx="301">
                  <c:v>0.26400176409876602</c:v>
                </c:pt>
                <c:pt idx="302">
                  <c:v>0.98025138795288491</c:v>
                </c:pt>
                <c:pt idx="303">
                  <c:v>1.4632912226277035</c:v>
                </c:pt>
                <c:pt idx="304">
                  <c:v>1.0298877311134669</c:v>
                </c:pt>
                <c:pt idx="305">
                  <c:v>0.93886812642084672</c:v>
                </c:pt>
                <c:pt idx="306">
                  <c:v>0.48166448529322059</c:v>
                </c:pt>
                <c:pt idx="307">
                  <c:v>3.9626986130162078E-2</c:v>
                </c:pt>
                <c:pt idx="308">
                  <c:v>-0.36732600944034616</c:v>
                </c:pt>
                <c:pt idx="309">
                  <c:v>0.25850956279426934</c:v>
                </c:pt>
                <c:pt idx="310">
                  <c:v>1.168790951309117</c:v>
                </c:pt>
                <c:pt idx="311">
                  <c:v>1.160289917156726</c:v>
                </c:pt>
                <c:pt idx="312">
                  <c:v>0.40693597954816657</c:v>
                </c:pt>
                <c:pt idx="313">
                  <c:v>0.44135035019774599</c:v>
                </c:pt>
                <c:pt idx="314">
                  <c:v>0.68756820082361991</c:v>
                </c:pt>
                <c:pt idx="315">
                  <c:v>0.40762378783064207</c:v>
                </c:pt>
                <c:pt idx="316">
                  <c:v>1.2360827379962793</c:v>
                </c:pt>
                <c:pt idx="317">
                  <c:v>2.0080315652978515</c:v>
                </c:pt>
                <c:pt idx="318">
                  <c:v>1.2544841251179755</c:v>
                </c:pt>
                <c:pt idx="319">
                  <c:v>0.23895671557991663</c:v>
                </c:pt>
                <c:pt idx="320">
                  <c:v>-0.43907951374014742</c:v>
                </c:pt>
                <c:pt idx="321">
                  <c:v>0.44506874539721886</c:v>
                </c:pt>
                <c:pt idx="322">
                  <c:v>3.4897726128370402E-2</c:v>
                </c:pt>
                <c:pt idx="323">
                  <c:v>0.66875753429682105</c:v>
                </c:pt>
                <c:pt idx="324">
                  <c:v>1.3709779850617676</c:v>
                </c:pt>
                <c:pt idx="325">
                  <c:v>0.16855967302859823</c:v>
                </c:pt>
                <c:pt idx="326">
                  <c:v>0.35744882239567888</c:v>
                </c:pt>
                <c:pt idx="327">
                  <c:v>0.71319180551249928</c:v>
                </c:pt>
                <c:pt idx="328">
                  <c:v>0.67573928645108017</c:v>
                </c:pt>
                <c:pt idx="329">
                  <c:v>0.69766165720799123</c:v>
                </c:pt>
                <c:pt idx="330">
                  <c:v>0.65538772355947239</c:v>
                </c:pt>
                <c:pt idx="331">
                  <c:v>3.4104195898401288E-2</c:v>
                </c:pt>
                <c:pt idx="332">
                  <c:v>0.14440442146657598</c:v>
                </c:pt>
                <c:pt idx="333">
                  <c:v>1.3869139607949719</c:v>
                </c:pt>
                <c:pt idx="334">
                  <c:v>0.91268525110181997</c:v>
                </c:pt>
                <c:pt idx="335">
                  <c:v>-0.45917459744935196</c:v>
                </c:pt>
                <c:pt idx="336">
                  <c:v>0.91111169350161436</c:v>
                </c:pt>
                <c:pt idx="337">
                  <c:v>3.1119313462202292</c:v>
                </c:pt>
                <c:pt idx="338">
                  <c:v>-0.15295076094942209</c:v>
                </c:pt>
                <c:pt idx="339">
                  <c:v>-1.0158236043181448</c:v>
                </c:pt>
                <c:pt idx="340">
                  <c:v>0.92895715062394957</c:v>
                </c:pt>
                <c:pt idx="341">
                  <c:v>0.852961189449982</c:v>
                </c:pt>
                <c:pt idx="342">
                  <c:v>0.2414385994219902</c:v>
                </c:pt>
                <c:pt idx="343">
                  <c:v>1.2083981125961041</c:v>
                </c:pt>
                <c:pt idx="344">
                  <c:v>1.5268608762565439</c:v>
                </c:pt>
                <c:pt idx="345">
                  <c:v>0.35268137478698031</c:v>
                </c:pt>
                <c:pt idx="346">
                  <c:v>0.57977680280706978</c:v>
                </c:pt>
                <c:pt idx="347">
                  <c:v>0.12792118382484324</c:v>
                </c:pt>
                <c:pt idx="348">
                  <c:v>0.18555652774143019</c:v>
                </c:pt>
                <c:pt idx="349">
                  <c:v>0.69217377550881976</c:v>
                </c:pt>
                <c:pt idx="350">
                  <c:v>4.0888531637022628E-2</c:v>
                </c:pt>
                <c:pt idx="351">
                  <c:v>1.8269935594472015</c:v>
                </c:pt>
                <c:pt idx="352">
                  <c:v>0.14115234977699448</c:v>
                </c:pt>
                <c:pt idx="353">
                  <c:v>-0.52059213397426163</c:v>
                </c:pt>
                <c:pt idx="354">
                  <c:v>1.4143696575828291</c:v>
                </c:pt>
                <c:pt idx="355">
                  <c:v>0.31939039850072992</c:v>
                </c:pt>
                <c:pt idx="356">
                  <c:v>0.53960315814606441</c:v>
                </c:pt>
                <c:pt idx="357">
                  <c:v>0.42888402287969513</c:v>
                </c:pt>
                <c:pt idx="358">
                  <c:v>0.3803793715041433</c:v>
                </c:pt>
                <c:pt idx="359">
                  <c:v>0.70526206517021017</c:v>
                </c:pt>
                <c:pt idx="360">
                  <c:v>1.0739806846996087</c:v>
                </c:pt>
                <c:pt idx="361">
                  <c:v>1.2344649444473388</c:v>
                </c:pt>
                <c:pt idx="362">
                  <c:v>0.60009402238417242</c:v>
                </c:pt>
                <c:pt idx="363">
                  <c:v>0.31263105200804081</c:v>
                </c:pt>
                <c:pt idx="364">
                  <c:v>8.0597137046499678E-2</c:v>
                </c:pt>
                <c:pt idx="365">
                  <c:v>8.7216171537366043E-3</c:v>
                </c:pt>
                <c:pt idx="366">
                  <c:v>1.4756753018181067E-2</c:v>
                </c:pt>
                <c:pt idx="367">
                  <c:v>0.827995786000428</c:v>
                </c:pt>
                <c:pt idx="368">
                  <c:v>0.77427387960029337</c:v>
                </c:pt>
                <c:pt idx="369">
                  <c:v>1.1125877629593979</c:v>
                </c:pt>
                <c:pt idx="370">
                  <c:v>1.2002120008525174</c:v>
                </c:pt>
                <c:pt idx="371">
                  <c:v>0.64679398111766717</c:v>
                </c:pt>
                <c:pt idx="372">
                  <c:v>0.43107005761910483</c:v>
                </c:pt>
                <c:pt idx="373">
                  <c:v>0.82667445738206147</c:v>
                </c:pt>
                <c:pt idx="374">
                  <c:v>0.19953001352073804</c:v>
                </c:pt>
                <c:pt idx="375">
                  <c:v>-0.49275799381276497</c:v>
                </c:pt>
                <c:pt idx="376">
                  <c:v>0.85289642479394256</c:v>
                </c:pt>
                <c:pt idx="377">
                  <c:v>1.1499394487441701</c:v>
                </c:pt>
                <c:pt idx="378">
                  <c:v>0.61720463867969422</c:v>
                </c:pt>
                <c:pt idx="379">
                  <c:v>0.93547639095576052</c:v>
                </c:pt>
                <c:pt idx="380">
                  <c:v>0.50179972582090948</c:v>
                </c:pt>
                <c:pt idx="381">
                  <c:v>3.3014614966629947E-2</c:v>
                </c:pt>
                <c:pt idx="382">
                  <c:v>1.6712700400674876</c:v>
                </c:pt>
                <c:pt idx="383">
                  <c:v>0.45746742267969093</c:v>
                </c:pt>
                <c:pt idx="384">
                  <c:v>-0.47551263316326586</c:v>
                </c:pt>
                <c:pt idx="385">
                  <c:v>-1.3895296714417256E-2</c:v>
                </c:pt>
                <c:pt idx="386">
                  <c:v>1.0590199354546073</c:v>
                </c:pt>
                <c:pt idx="387">
                  <c:v>1.5789398279514613</c:v>
                </c:pt>
                <c:pt idx="388">
                  <c:v>0.1524798635156617</c:v>
                </c:pt>
                <c:pt idx="389">
                  <c:v>1.3621188309308925</c:v>
                </c:pt>
                <c:pt idx="390">
                  <c:v>-0.60536065746507195</c:v>
                </c:pt>
                <c:pt idx="391">
                  <c:v>0.38884773527893524</c:v>
                </c:pt>
                <c:pt idx="392">
                  <c:v>1.4735976657308623</c:v>
                </c:pt>
                <c:pt idx="393">
                  <c:v>0.41249748525154639</c:v>
                </c:pt>
                <c:pt idx="394">
                  <c:v>0.48034706666036447</c:v>
                </c:pt>
                <c:pt idx="395">
                  <c:v>-0.41097898647597048</c:v>
                </c:pt>
                <c:pt idx="396">
                  <c:v>0.88792807272041241</c:v>
                </c:pt>
                <c:pt idx="397">
                  <c:v>1.392787865685434</c:v>
                </c:pt>
                <c:pt idx="398">
                  <c:v>0.98718154504396671</c:v>
                </c:pt>
                <c:pt idx="399">
                  <c:v>0.36693801715172569</c:v>
                </c:pt>
                <c:pt idx="400">
                  <c:v>-4.1679753277091905E-2</c:v>
                </c:pt>
                <c:pt idx="401">
                  <c:v>3.4678281654508663</c:v>
                </c:pt>
                <c:pt idx="402">
                  <c:v>0.5093350912741843</c:v>
                </c:pt>
                <c:pt idx="403">
                  <c:v>-0.77901727684172639</c:v>
                </c:pt>
                <c:pt idx="404">
                  <c:v>-0.35895754448384742</c:v>
                </c:pt>
                <c:pt idx="405">
                  <c:v>0.56460618008956753</c:v>
                </c:pt>
                <c:pt idx="406">
                  <c:v>0.89625899260981645</c:v>
                </c:pt>
                <c:pt idx="407">
                  <c:v>0.56588459839653082</c:v>
                </c:pt>
                <c:pt idx="408">
                  <c:v>0.94693276271878224</c:v>
                </c:pt>
                <c:pt idx="409">
                  <c:v>1.4869918330126537</c:v>
                </c:pt>
                <c:pt idx="410">
                  <c:v>0.49089255954375766</c:v>
                </c:pt>
                <c:pt idx="411">
                  <c:v>-0.17517515799394698</c:v>
                </c:pt>
                <c:pt idx="412">
                  <c:v>-4.3267166024811583E-3</c:v>
                </c:pt>
                <c:pt idx="413">
                  <c:v>0.40978075826140431</c:v>
                </c:pt>
                <c:pt idx="414">
                  <c:v>0.69544170227847668</c:v>
                </c:pt>
                <c:pt idx="415">
                  <c:v>0.94231970755889427</c:v>
                </c:pt>
                <c:pt idx="416">
                  <c:v>1.0554150215343672</c:v>
                </c:pt>
                <c:pt idx="417">
                  <c:v>0.85560101688755996</c:v>
                </c:pt>
                <c:pt idx="418">
                  <c:v>1.010911305284858</c:v>
                </c:pt>
                <c:pt idx="419">
                  <c:v>-0.18649256293356831</c:v>
                </c:pt>
                <c:pt idx="420">
                  <c:v>0.18541879401304409</c:v>
                </c:pt>
                <c:pt idx="421">
                  <c:v>0.48856994522765546</c:v>
                </c:pt>
              </c:numCache>
            </c:numRef>
          </c:val>
          <c:smooth val="0"/>
          <c:extLst>
            <c:ext xmlns:c16="http://schemas.microsoft.com/office/drawing/2014/chart" uri="{C3380CC4-5D6E-409C-BE32-E72D297353CC}">
              <c16:uniqueId val="{00000000-74E7-4597-A4DC-285F6B0F7178}"/>
            </c:ext>
          </c:extLst>
        </c:ser>
        <c:ser>
          <c:idx val="1"/>
          <c:order val="1"/>
          <c:tx>
            <c:strRef>
              <c:f>accelerometer!$Q$1</c:f>
              <c:strCache>
                <c:ptCount val="1"/>
                <c:pt idx="0">
                  <c:v>Accel_Y</c:v>
                </c:pt>
              </c:strCache>
            </c:strRef>
          </c:tx>
          <c:spPr>
            <a:ln w="28575" cap="rnd">
              <a:solidFill>
                <a:schemeClr val="accent2"/>
              </a:solidFill>
              <a:round/>
            </a:ln>
            <a:effectLst/>
          </c:spPr>
          <c:marker>
            <c:symbol val="none"/>
          </c:marker>
          <c:val>
            <c:numRef>
              <c:f>accelerometer!$Q$2:$Q$423</c:f>
              <c:numCache>
                <c:formatCode>General</c:formatCode>
                <c:ptCount val="422"/>
                <c:pt idx="0">
                  <c:v>-0.23589044459073327</c:v>
                </c:pt>
                <c:pt idx="1">
                  <c:v>-0.39959051259959122</c:v>
                </c:pt>
                <c:pt idx="2">
                  <c:v>-0.40831086130705874</c:v>
                </c:pt>
                <c:pt idx="3">
                  <c:v>-0.30280079612403543</c:v>
                </c:pt>
                <c:pt idx="4">
                  <c:v>-0.20404717967408914</c:v>
                </c:pt>
                <c:pt idx="5">
                  <c:v>-0.38968999609336646</c:v>
                </c:pt>
                <c:pt idx="6">
                  <c:v>-0.3513594745284318</c:v>
                </c:pt>
                <c:pt idx="7">
                  <c:v>-0.23552426207707472</c:v>
                </c:pt>
                <c:pt idx="8">
                  <c:v>-0.30214006542784838</c:v>
                </c:pt>
                <c:pt idx="9">
                  <c:v>-0.33857784124962331</c:v>
                </c:pt>
                <c:pt idx="10">
                  <c:v>-0.4392792159939235</c:v>
                </c:pt>
                <c:pt idx="11">
                  <c:v>-0.28254875861150963</c:v>
                </c:pt>
                <c:pt idx="12">
                  <c:v>-0.3122850621349339</c:v>
                </c:pt>
                <c:pt idx="13">
                  <c:v>-0.37061361552677408</c:v>
                </c:pt>
                <c:pt idx="14">
                  <c:v>-0.28697000046707116</c:v>
                </c:pt>
                <c:pt idx="15">
                  <c:v>-0.30186571125519962</c:v>
                </c:pt>
                <c:pt idx="16">
                  <c:v>-0.27165130128115605</c:v>
                </c:pt>
                <c:pt idx="17">
                  <c:v>-0.37479023131665939</c:v>
                </c:pt>
                <c:pt idx="18">
                  <c:v>-0.399546857790053</c:v>
                </c:pt>
                <c:pt idx="19">
                  <c:v>-0.29594540766725524</c:v>
                </c:pt>
                <c:pt idx="20">
                  <c:v>-0.40676891172246582</c:v>
                </c:pt>
                <c:pt idx="21">
                  <c:v>-0.43249216518617617</c:v>
                </c:pt>
                <c:pt idx="22">
                  <c:v>-0.34827401971708322</c:v>
                </c:pt>
                <c:pt idx="23">
                  <c:v>-0.54032640315281844</c:v>
                </c:pt>
                <c:pt idx="24">
                  <c:v>0.27080495955217204</c:v>
                </c:pt>
                <c:pt idx="25">
                  <c:v>6.2722870116781612E-2</c:v>
                </c:pt>
                <c:pt idx="26">
                  <c:v>-0.66460889932803791</c:v>
                </c:pt>
                <c:pt idx="27">
                  <c:v>-0.90572681833633906</c:v>
                </c:pt>
                <c:pt idx="28">
                  <c:v>-0.18297706863487317</c:v>
                </c:pt>
                <c:pt idx="29">
                  <c:v>-0.44465695253337828</c:v>
                </c:pt>
                <c:pt idx="30">
                  <c:v>-0.50896466401757445</c:v>
                </c:pt>
                <c:pt idx="31">
                  <c:v>-0.33695833504707356</c:v>
                </c:pt>
                <c:pt idx="32">
                  <c:v>-0.42448342769245767</c:v>
                </c:pt>
                <c:pt idx="33">
                  <c:v>-1.2284814394380803</c:v>
                </c:pt>
                <c:pt idx="34">
                  <c:v>-0.75862101342672328</c:v>
                </c:pt>
                <c:pt idx="35">
                  <c:v>-0.40663364991619577</c:v>
                </c:pt>
                <c:pt idx="36">
                  <c:v>-9.3287679813771202E-2</c:v>
                </c:pt>
                <c:pt idx="37">
                  <c:v>-0.22283934894420812</c:v>
                </c:pt>
                <c:pt idx="38">
                  <c:v>-0.55487486021179222</c:v>
                </c:pt>
                <c:pt idx="39">
                  <c:v>-0.39992744585743251</c:v>
                </c:pt>
                <c:pt idx="40">
                  <c:v>-0.43010700767129134</c:v>
                </c:pt>
                <c:pt idx="41">
                  <c:v>-0.3608524969032389</c:v>
                </c:pt>
                <c:pt idx="42">
                  <c:v>-0.44979715640461532</c:v>
                </c:pt>
                <c:pt idx="43">
                  <c:v>-0.57421131910762924</c:v>
                </c:pt>
                <c:pt idx="44">
                  <c:v>-0.61002252647390065</c:v>
                </c:pt>
                <c:pt idx="45">
                  <c:v>-0.78335515765359409</c:v>
                </c:pt>
                <c:pt idx="46">
                  <c:v>-1.0028172114684213</c:v>
                </c:pt>
                <c:pt idx="47">
                  <c:v>-0.87133806261303237</c:v>
                </c:pt>
                <c:pt idx="48">
                  <c:v>-1.0201571974221002</c:v>
                </c:pt>
                <c:pt idx="49">
                  <c:v>-1.5005470812896222</c:v>
                </c:pt>
                <c:pt idx="50">
                  <c:v>-1.7676429376464351</c:v>
                </c:pt>
                <c:pt idx="51">
                  <c:v>-1.6860769401418632</c:v>
                </c:pt>
                <c:pt idx="52">
                  <c:v>-1.4209090712068881</c:v>
                </c:pt>
                <c:pt idx="53">
                  <c:v>-1.7810892646983258</c:v>
                </c:pt>
                <c:pt idx="54">
                  <c:v>-2.2269301082525144</c:v>
                </c:pt>
                <c:pt idx="55">
                  <c:v>-2.7007542279278485</c:v>
                </c:pt>
                <c:pt idx="56">
                  <c:v>-4.0438906445403928</c:v>
                </c:pt>
                <c:pt idx="57">
                  <c:v>-4.2762689522272508</c:v>
                </c:pt>
                <c:pt idx="58">
                  <c:v>-5.3358781454109101</c:v>
                </c:pt>
                <c:pt idx="59">
                  <c:v>-5.6305511936215984</c:v>
                </c:pt>
                <c:pt idx="60">
                  <c:v>-4.4159680987237167</c:v>
                </c:pt>
                <c:pt idx="61">
                  <c:v>-5.9619634071311554</c:v>
                </c:pt>
                <c:pt idx="62">
                  <c:v>-4.9285917847377041</c:v>
                </c:pt>
                <c:pt idx="63">
                  <c:v>-6.881084931971241</c:v>
                </c:pt>
                <c:pt idx="64">
                  <c:v>-6.3334610036746479</c:v>
                </c:pt>
                <c:pt idx="65">
                  <c:v>-9.1015396999175575</c:v>
                </c:pt>
                <c:pt idx="66">
                  <c:v>-7.782645750560591</c:v>
                </c:pt>
                <c:pt idx="67">
                  <c:v>-9.501718715950588</c:v>
                </c:pt>
                <c:pt idx="68">
                  <c:v>-9.8797919784995241</c:v>
                </c:pt>
                <c:pt idx="69">
                  <c:v>-9.666404730643352</c:v>
                </c:pt>
                <c:pt idx="70">
                  <c:v>-9.6204815441954779</c:v>
                </c:pt>
                <c:pt idx="71">
                  <c:v>-10.302091641670383</c:v>
                </c:pt>
                <c:pt idx="72">
                  <c:v>-10.89484468578641</c:v>
                </c:pt>
                <c:pt idx="73">
                  <c:v>-12.2538275046725</c:v>
                </c:pt>
                <c:pt idx="74">
                  <c:v>-13.254927207826011</c:v>
                </c:pt>
                <c:pt idx="75">
                  <c:v>-13.693111216696144</c:v>
                </c:pt>
                <c:pt idx="76">
                  <c:v>-13.795469941330731</c:v>
                </c:pt>
                <c:pt idx="77">
                  <c:v>-13.337510480053401</c:v>
                </c:pt>
                <c:pt idx="78">
                  <c:v>-12.430650135050179</c:v>
                </c:pt>
                <c:pt idx="79">
                  <c:v>-13.865367336685651</c:v>
                </c:pt>
                <c:pt idx="80">
                  <c:v>-14.306568682718817</c:v>
                </c:pt>
                <c:pt idx="81">
                  <c:v>-14.588078189559175</c:v>
                </c:pt>
                <c:pt idx="82">
                  <c:v>-13.791119960280353</c:v>
                </c:pt>
                <c:pt idx="83">
                  <c:v>-16.252865463689233</c:v>
                </c:pt>
                <c:pt idx="84">
                  <c:v>-14.603409158702961</c:v>
                </c:pt>
                <c:pt idx="85">
                  <c:v>-14.33550479628447</c:v>
                </c:pt>
                <c:pt idx="86">
                  <c:v>-15.847356762290307</c:v>
                </c:pt>
                <c:pt idx="87">
                  <c:v>-15.093652842248918</c:v>
                </c:pt>
                <c:pt idx="88">
                  <c:v>-15.444443080757342</c:v>
                </c:pt>
                <c:pt idx="89">
                  <c:v>-16.603232615029583</c:v>
                </c:pt>
                <c:pt idx="90">
                  <c:v>-17.832636582673878</c:v>
                </c:pt>
                <c:pt idx="91">
                  <c:v>-15.818744296179611</c:v>
                </c:pt>
                <c:pt idx="92">
                  <c:v>-18.298367551388917</c:v>
                </c:pt>
                <c:pt idx="93">
                  <c:v>-17.540535280968594</c:v>
                </c:pt>
                <c:pt idx="94">
                  <c:v>-17.786663813090517</c:v>
                </c:pt>
                <c:pt idx="95">
                  <c:v>-17.955806948157367</c:v>
                </c:pt>
                <c:pt idx="96">
                  <c:v>-20.000026093217311</c:v>
                </c:pt>
                <c:pt idx="97">
                  <c:v>-19.216860921529658</c:v>
                </c:pt>
                <c:pt idx="98">
                  <c:v>-20.936078600508516</c:v>
                </c:pt>
                <c:pt idx="99">
                  <c:v>-21.489437841758143</c:v>
                </c:pt>
                <c:pt idx="100">
                  <c:v>-22.34285909314756</c:v>
                </c:pt>
                <c:pt idx="101">
                  <c:v>-21.499789670732813</c:v>
                </c:pt>
                <c:pt idx="102">
                  <c:v>-20.385885129774628</c:v>
                </c:pt>
                <c:pt idx="103">
                  <c:v>-22.671061564440759</c:v>
                </c:pt>
                <c:pt idx="104">
                  <c:v>-22.475962658404661</c:v>
                </c:pt>
                <c:pt idx="105">
                  <c:v>-23.163980603014974</c:v>
                </c:pt>
                <c:pt idx="106">
                  <c:v>-24.452415950089449</c:v>
                </c:pt>
                <c:pt idx="107">
                  <c:v>-24.819355059984421</c:v>
                </c:pt>
                <c:pt idx="108">
                  <c:v>-25.126488300401189</c:v>
                </c:pt>
                <c:pt idx="109">
                  <c:v>-25.334050502650975</c:v>
                </c:pt>
                <c:pt idx="110">
                  <c:v>-25.96551530055282</c:v>
                </c:pt>
                <c:pt idx="111">
                  <c:v>-26.050202101791303</c:v>
                </c:pt>
                <c:pt idx="112">
                  <c:v>-25.669455320267037</c:v>
                </c:pt>
                <c:pt idx="113">
                  <c:v>-25.881298839829174</c:v>
                </c:pt>
                <c:pt idx="114">
                  <c:v>-27.057000295962872</c:v>
                </c:pt>
                <c:pt idx="115">
                  <c:v>-27.696723368254254</c:v>
                </c:pt>
                <c:pt idx="116">
                  <c:v>-27.663541628536638</c:v>
                </c:pt>
                <c:pt idx="117">
                  <c:v>-28.561350135740696</c:v>
                </c:pt>
                <c:pt idx="118">
                  <c:v>-29.303892331505914</c:v>
                </c:pt>
                <c:pt idx="119">
                  <c:v>-29.083961797516857</c:v>
                </c:pt>
                <c:pt idx="120">
                  <c:v>-29.816508708834906</c:v>
                </c:pt>
                <c:pt idx="121">
                  <c:v>-30.633744531616614</c:v>
                </c:pt>
                <c:pt idx="122">
                  <c:v>-30.645360863338066</c:v>
                </c:pt>
                <c:pt idx="123">
                  <c:v>-31.42541318826888</c:v>
                </c:pt>
                <c:pt idx="124">
                  <c:v>-32.987852819476871</c:v>
                </c:pt>
                <c:pt idx="125">
                  <c:v>-34.661636222094124</c:v>
                </c:pt>
                <c:pt idx="126">
                  <c:v>-34.758917441591755</c:v>
                </c:pt>
                <c:pt idx="127">
                  <c:v>-33.673671526932907</c:v>
                </c:pt>
                <c:pt idx="128">
                  <c:v>-33.371435931256613</c:v>
                </c:pt>
                <c:pt idx="129">
                  <c:v>-31.716843079637759</c:v>
                </c:pt>
                <c:pt idx="130">
                  <c:v>-33.243071649613398</c:v>
                </c:pt>
                <c:pt idx="131">
                  <c:v>-33.398509373839175</c:v>
                </c:pt>
                <c:pt idx="132">
                  <c:v>-33.503854475097803</c:v>
                </c:pt>
                <c:pt idx="133">
                  <c:v>-33.781859452662133</c:v>
                </c:pt>
                <c:pt idx="134">
                  <c:v>-33.065345892907978</c:v>
                </c:pt>
                <c:pt idx="135">
                  <c:v>-33.568874735821026</c:v>
                </c:pt>
                <c:pt idx="136">
                  <c:v>-33.192150759272444</c:v>
                </c:pt>
                <c:pt idx="137">
                  <c:v>-33.119065803232182</c:v>
                </c:pt>
                <c:pt idx="138">
                  <c:v>-32.545564265969233</c:v>
                </c:pt>
                <c:pt idx="139">
                  <c:v>-31.831494319520392</c:v>
                </c:pt>
                <c:pt idx="140">
                  <c:v>-32.392067296264322</c:v>
                </c:pt>
                <c:pt idx="141">
                  <c:v>-31.594314647775118</c:v>
                </c:pt>
                <c:pt idx="142">
                  <c:v>-31.894559860961959</c:v>
                </c:pt>
                <c:pt idx="143">
                  <c:v>-34.159655620780967</c:v>
                </c:pt>
                <c:pt idx="144">
                  <c:v>-37.547771332680448</c:v>
                </c:pt>
                <c:pt idx="145">
                  <c:v>-35.603933737222711</c:v>
                </c:pt>
                <c:pt idx="146">
                  <c:v>-35.613324292982945</c:v>
                </c:pt>
                <c:pt idx="147">
                  <c:v>-37.557174942701295</c:v>
                </c:pt>
                <c:pt idx="148">
                  <c:v>-36.814357139625614</c:v>
                </c:pt>
                <c:pt idx="149">
                  <c:v>-38.36630000127316</c:v>
                </c:pt>
                <c:pt idx="150">
                  <c:v>-38.178244379876141</c:v>
                </c:pt>
                <c:pt idx="151">
                  <c:v>-37.159533673746132</c:v>
                </c:pt>
                <c:pt idx="152">
                  <c:v>-38.82119259010755</c:v>
                </c:pt>
                <c:pt idx="153">
                  <c:v>-38.212137318331322</c:v>
                </c:pt>
                <c:pt idx="154">
                  <c:v>-39.605697033876574</c:v>
                </c:pt>
                <c:pt idx="155">
                  <c:v>-40.191198679947775</c:v>
                </c:pt>
                <c:pt idx="156">
                  <c:v>-40.053553438390836</c:v>
                </c:pt>
                <c:pt idx="157">
                  <c:v>-41.029761697017307</c:v>
                </c:pt>
                <c:pt idx="158">
                  <c:v>-39.823885711629295</c:v>
                </c:pt>
                <c:pt idx="159">
                  <c:v>-39.978580006999884</c:v>
                </c:pt>
                <c:pt idx="160">
                  <c:v>-41.374687547980933</c:v>
                </c:pt>
                <c:pt idx="161">
                  <c:v>-41.988744053127597</c:v>
                </c:pt>
                <c:pt idx="162">
                  <c:v>-42.534936468545332</c:v>
                </c:pt>
                <c:pt idx="163">
                  <c:v>-41.773778039167475</c:v>
                </c:pt>
                <c:pt idx="164">
                  <c:v>-40.333488185211678</c:v>
                </c:pt>
                <c:pt idx="165">
                  <c:v>-39.837692701099279</c:v>
                </c:pt>
                <c:pt idx="166">
                  <c:v>-40.522362758485038</c:v>
                </c:pt>
                <c:pt idx="167">
                  <c:v>-40.697019963019564</c:v>
                </c:pt>
                <c:pt idx="168">
                  <c:v>-41.636200765654046</c:v>
                </c:pt>
                <c:pt idx="169">
                  <c:v>-42.309819541516902</c:v>
                </c:pt>
                <c:pt idx="170">
                  <c:v>-43.239672902377457</c:v>
                </c:pt>
                <c:pt idx="171">
                  <c:v>-43.18959534200944</c:v>
                </c:pt>
                <c:pt idx="172">
                  <c:v>-42.009963438383217</c:v>
                </c:pt>
                <c:pt idx="173">
                  <c:v>-42.173762123135333</c:v>
                </c:pt>
                <c:pt idx="174">
                  <c:v>-41.992725700091434</c:v>
                </c:pt>
                <c:pt idx="175">
                  <c:v>-43.446736031235424</c:v>
                </c:pt>
                <c:pt idx="176">
                  <c:v>-43.301246007254697</c:v>
                </c:pt>
                <c:pt idx="177">
                  <c:v>-43.104145907931496</c:v>
                </c:pt>
                <c:pt idx="178">
                  <c:v>-42.986578630070603</c:v>
                </c:pt>
                <c:pt idx="179">
                  <c:v>-43.504151939035964</c:v>
                </c:pt>
                <c:pt idx="180">
                  <c:v>-44.414130284244663</c:v>
                </c:pt>
                <c:pt idx="181">
                  <c:v>-44.605793883876579</c:v>
                </c:pt>
                <c:pt idx="182">
                  <c:v>-44.457284761866987</c:v>
                </c:pt>
                <c:pt idx="183">
                  <c:v>-45.45013652227032</c:v>
                </c:pt>
                <c:pt idx="184">
                  <c:v>-46.706314080204869</c:v>
                </c:pt>
                <c:pt idx="185">
                  <c:v>-46.780707226261434</c:v>
                </c:pt>
                <c:pt idx="186">
                  <c:v>-46.501500404024689</c:v>
                </c:pt>
                <c:pt idx="187">
                  <c:v>-46.544846272641287</c:v>
                </c:pt>
                <c:pt idx="188">
                  <c:v>-46.618440510133041</c:v>
                </c:pt>
                <c:pt idx="189">
                  <c:v>-45.871531888289553</c:v>
                </c:pt>
                <c:pt idx="190">
                  <c:v>-45.769265621213989</c:v>
                </c:pt>
                <c:pt idx="191">
                  <c:v>-46.367488253334557</c:v>
                </c:pt>
                <c:pt idx="192">
                  <c:v>-46.205562426996174</c:v>
                </c:pt>
                <c:pt idx="193">
                  <c:v>-46.825552505864152</c:v>
                </c:pt>
                <c:pt idx="194">
                  <c:v>-46.677580316018528</c:v>
                </c:pt>
                <c:pt idx="195">
                  <c:v>-46.66061544795766</c:v>
                </c:pt>
                <c:pt idx="196">
                  <c:v>-47.145464632969443</c:v>
                </c:pt>
                <c:pt idx="197">
                  <c:v>-47.62795739620973</c:v>
                </c:pt>
                <c:pt idx="198">
                  <c:v>-48.345153650790856</c:v>
                </c:pt>
                <c:pt idx="199">
                  <c:v>-49.848886084422872</c:v>
                </c:pt>
                <c:pt idx="200">
                  <c:v>-49.21805488971011</c:v>
                </c:pt>
                <c:pt idx="201">
                  <c:v>-48.400195833153553</c:v>
                </c:pt>
                <c:pt idx="202">
                  <c:v>-47.510436993590808</c:v>
                </c:pt>
                <c:pt idx="203">
                  <c:v>-46.836963393924229</c:v>
                </c:pt>
                <c:pt idx="204">
                  <c:v>-46.474773724781407</c:v>
                </c:pt>
                <c:pt idx="205">
                  <c:v>-45.695733314458529</c:v>
                </c:pt>
                <c:pt idx="206">
                  <c:v>-44.926725163528843</c:v>
                </c:pt>
                <c:pt idx="207">
                  <c:v>-44.758990521159959</c:v>
                </c:pt>
                <c:pt idx="208">
                  <c:v>-46.42334808008227</c:v>
                </c:pt>
                <c:pt idx="209">
                  <c:v>-48.017169707211728</c:v>
                </c:pt>
                <c:pt idx="210">
                  <c:v>-49.819787870309661</c:v>
                </c:pt>
                <c:pt idx="211">
                  <c:v>-49.240658102291327</c:v>
                </c:pt>
                <c:pt idx="212">
                  <c:v>-48.233960350470504</c:v>
                </c:pt>
                <c:pt idx="213">
                  <c:v>-49.923365949738461</c:v>
                </c:pt>
                <c:pt idx="214">
                  <c:v>-51.231259560984867</c:v>
                </c:pt>
                <c:pt idx="215">
                  <c:v>-51.888935621133335</c:v>
                </c:pt>
                <c:pt idx="216">
                  <c:v>-51.812770858691934</c:v>
                </c:pt>
                <c:pt idx="217">
                  <c:v>-53.244813236799828</c:v>
                </c:pt>
                <c:pt idx="218">
                  <c:v>-52.481622433867457</c:v>
                </c:pt>
                <c:pt idx="219">
                  <c:v>-51.691624402698352</c:v>
                </c:pt>
                <c:pt idx="220">
                  <c:v>-51.880547708872548</c:v>
                </c:pt>
                <c:pt idx="221">
                  <c:v>-51.797555766529122</c:v>
                </c:pt>
                <c:pt idx="222">
                  <c:v>-52.895475995272122</c:v>
                </c:pt>
                <c:pt idx="223">
                  <c:v>-54.311409038022866</c:v>
                </c:pt>
                <c:pt idx="224">
                  <c:v>-53.85238689299176</c:v>
                </c:pt>
                <c:pt idx="225">
                  <c:v>-54.868602468858775</c:v>
                </c:pt>
                <c:pt idx="226">
                  <c:v>-53.953289541910173</c:v>
                </c:pt>
                <c:pt idx="227">
                  <c:v>-54.116597759924446</c:v>
                </c:pt>
                <c:pt idx="228">
                  <c:v>-53.702862980804028</c:v>
                </c:pt>
                <c:pt idx="229">
                  <c:v>-54.12923060085744</c:v>
                </c:pt>
                <c:pt idx="230">
                  <c:v>-56.080706991000454</c:v>
                </c:pt>
                <c:pt idx="231">
                  <c:v>-57.260782798415292</c:v>
                </c:pt>
                <c:pt idx="232">
                  <c:v>-59.020479209796058</c:v>
                </c:pt>
                <c:pt idx="233">
                  <c:v>-57.210712191857994</c:v>
                </c:pt>
                <c:pt idx="234">
                  <c:v>-56.960366415933983</c:v>
                </c:pt>
                <c:pt idx="235">
                  <c:v>-53.33772427326393</c:v>
                </c:pt>
                <c:pt idx="236">
                  <c:v>-53.474289015820979</c:v>
                </c:pt>
                <c:pt idx="237">
                  <c:v>-56.610249707607281</c:v>
                </c:pt>
                <c:pt idx="238">
                  <c:v>-59.794436486582441</c:v>
                </c:pt>
                <c:pt idx="239">
                  <c:v>-59.591769551435732</c:v>
                </c:pt>
                <c:pt idx="240">
                  <c:v>-60.128196136445212</c:v>
                </c:pt>
                <c:pt idx="241">
                  <c:v>-63.264532397963535</c:v>
                </c:pt>
                <c:pt idx="242">
                  <c:v>-60.647529621630163</c:v>
                </c:pt>
                <c:pt idx="243">
                  <c:v>-60.155247412316243</c:v>
                </c:pt>
                <c:pt idx="244">
                  <c:v>-60.546483917184283</c:v>
                </c:pt>
                <c:pt idx="245">
                  <c:v>-59.297460024296086</c:v>
                </c:pt>
                <c:pt idx="246">
                  <c:v>-60.538022842391705</c:v>
                </c:pt>
                <c:pt idx="247">
                  <c:v>-62.089873368336541</c:v>
                </c:pt>
                <c:pt idx="248">
                  <c:v>-65.389133739787169</c:v>
                </c:pt>
                <c:pt idx="249">
                  <c:v>-64.268605457357182</c:v>
                </c:pt>
                <c:pt idx="250">
                  <c:v>-65.634886502968726</c:v>
                </c:pt>
                <c:pt idx="251">
                  <c:v>-62.768832432221174</c:v>
                </c:pt>
                <c:pt idx="252">
                  <c:v>-64.233688746269252</c:v>
                </c:pt>
                <c:pt idx="253">
                  <c:v>-68.434361579436654</c:v>
                </c:pt>
                <c:pt idx="254">
                  <c:v>-68.096846321110007</c:v>
                </c:pt>
                <c:pt idx="255">
                  <c:v>-66.66672941643877</c:v>
                </c:pt>
                <c:pt idx="256">
                  <c:v>-64.918699044291259</c:v>
                </c:pt>
                <c:pt idx="257">
                  <c:v>-63.729263578585773</c:v>
                </c:pt>
                <c:pt idx="258">
                  <c:v>-63.25695287468367</c:v>
                </c:pt>
                <c:pt idx="259">
                  <c:v>-68.446145693336263</c:v>
                </c:pt>
                <c:pt idx="260">
                  <c:v>-67.05514284258048</c:v>
                </c:pt>
                <c:pt idx="261">
                  <c:v>-65.93494669923281</c:v>
                </c:pt>
                <c:pt idx="262">
                  <c:v>-65.875252046041084</c:v>
                </c:pt>
                <c:pt idx="263">
                  <c:v>-66.613170604801766</c:v>
                </c:pt>
                <c:pt idx="264">
                  <c:v>-67.209773806345893</c:v>
                </c:pt>
                <c:pt idx="265">
                  <c:v>-67.856954686036957</c:v>
                </c:pt>
                <c:pt idx="266">
                  <c:v>-67.876275714866807</c:v>
                </c:pt>
                <c:pt idx="267">
                  <c:v>-68.049266752587457</c:v>
                </c:pt>
                <c:pt idx="268">
                  <c:v>-67.242317427782865</c:v>
                </c:pt>
                <c:pt idx="269">
                  <c:v>-68.742628834212155</c:v>
                </c:pt>
                <c:pt idx="270">
                  <c:v>-68.622519345971156</c:v>
                </c:pt>
                <c:pt idx="271">
                  <c:v>-69.061594441695576</c:v>
                </c:pt>
                <c:pt idx="272">
                  <c:v>-69.779357609844155</c:v>
                </c:pt>
                <c:pt idx="273">
                  <c:v>-70.753159801206863</c:v>
                </c:pt>
                <c:pt idx="274">
                  <c:v>-70.516221857741172</c:v>
                </c:pt>
                <c:pt idx="275">
                  <c:v>-70.586940580727756</c:v>
                </c:pt>
                <c:pt idx="276">
                  <c:v>-70.173923875044238</c:v>
                </c:pt>
                <c:pt idx="277">
                  <c:v>-70.353751491111268</c:v>
                </c:pt>
                <c:pt idx="278">
                  <c:v>-70.196687590578321</c:v>
                </c:pt>
                <c:pt idx="279">
                  <c:v>-70.353832558714672</c:v>
                </c:pt>
                <c:pt idx="280">
                  <c:v>-70.10496033430428</c:v>
                </c:pt>
                <c:pt idx="281">
                  <c:v>-70.355563905026841</c:v>
                </c:pt>
                <c:pt idx="282">
                  <c:v>-70.915996875146249</c:v>
                </c:pt>
                <c:pt idx="283">
                  <c:v>-71.876829128089625</c:v>
                </c:pt>
                <c:pt idx="284">
                  <c:v>-71.228869896614697</c:v>
                </c:pt>
                <c:pt idx="285">
                  <c:v>-70.091760501642185</c:v>
                </c:pt>
                <c:pt idx="286">
                  <c:v>-70.170124913515863</c:v>
                </c:pt>
                <c:pt idx="287">
                  <c:v>-70.263969891838428</c:v>
                </c:pt>
                <c:pt idx="288">
                  <c:v>-71.85839200443138</c:v>
                </c:pt>
                <c:pt idx="289">
                  <c:v>-73.053908332235878</c:v>
                </c:pt>
                <c:pt idx="290">
                  <c:v>-74.168907167339498</c:v>
                </c:pt>
                <c:pt idx="291">
                  <c:v>-74.867554835883283</c:v>
                </c:pt>
                <c:pt idx="292">
                  <c:v>-73.877294063400029</c:v>
                </c:pt>
                <c:pt idx="293">
                  <c:v>-72.288249341125166</c:v>
                </c:pt>
                <c:pt idx="294">
                  <c:v>-72.137551793007859</c:v>
                </c:pt>
                <c:pt idx="295">
                  <c:v>-72.76485150621626</c:v>
                </c:pt>
                <c:pt idx="296">
                  <c:v>-72.524116395831868</c:v>
                </c:pt>
                <c:pt idx="297">
                  <c:v>-72.480279830079098</c:v>
                </c:pt>
                <c:pt idx="298">
                  <c:v>-73.152345315323899</c:v>
                </c:pt>
                <c:pt idx="299">
                  <c:v>-73.146505234911771</c:v>
                </c:pt>
                <c:pt idx="300">
                  <c:v>-73.105003325897187</c:v>
                </c:pt>
                <c:pt idx="301">
                  <c:v>-72.969272869085444</c:v>
                </c:pt>
                <c:pt idx="302">
                  <c:v>-72.950836134778584</c:v>
                </c:pt>
                <c:pt idx="303">
                  <c:v>-73.469649894564313</c:v>
                </c:pt>
                <c:pt idx="304">
                  <c:v>-73.832018825979674</c:v>
                </c:pt>
                <c:pt idx="305">
                  <c:v>-74.768310651818013</c:v>
                </c:pt>
                <c:pt idx="306">
                  <c:v>-75.75009707043786</c:v>
                </c:pt>
                <c:pt idx="307">
                  <c:v>-77.338321513134289</c:v>
                </c:pt>
                <c:pt idx="308">
                  <c:v>-77.861561364811436</c:v>
                </c:pt>
                <c:pt idx="309">
                  <c:v>-76.76720579295754</c:v>
                </c:pt>
                <c:pt idx="310">
                  <c:v>-75.956044859776739</c:v>
                </c:pt>
                <c:pt idx="311">
                  <c:v>-75.714294421057119</c:v>
                </c:pt>
                <c:pt idx="312">
                  <c:v>-75.649545305023892</c:v>
                </c:pt>
                <c:pt idx="313">
                  <c:v>-75.708410300439226</c:v>
                </c:pt>
                <c:pt idx="314">
                  <c:v>-76.107935736053477</c:v>
                </c:pt>
                <c:pt idx="315">
                  <c:v>-76.301094046631022</c:v>
                </c:pt>
                <c:pt idx="316">
                  <c:v>-76.590822951268336</c:v>
                </c:pt>
                <c:pt idx="317">
                  <c:v>-77.764982094322079</c:v>
                </c:pt>
                <c:pt idx="318">
                  <c:v>-76.817320170207253</c:v>
                </c:pt>
                <c:pt idx="319">
                  <c:v>-76.908813533693845</c:v>
                </c:pt>
                <c:pt idx="320">
                  <c:v>-77.708127554806026</c:v>
                </c:pt>
                <c:pt idx="321">
                  <c:v>-79.152266043707911</c:v>
                </c:pt>
                <c:pt idx="322">
                  <c:v>-78.555638076408883</c:v>
                </c:pt>
                <c:pt idx="323">
                  <c:v>-77.460400733288949</c:v>
                </c:pt>
                <c:pt idx="324">
                  <c:v>-77.995016094880341</c:v>
                </c:pt>
                <c:pt idx="325">
                  <c:v>-78.638154403212013</c:v>
                </c:pt>
                <c:pt idx="326">
                  <c:v>-79.360965040433769</c:v>
                </c:pt>
                <c:pt idx="327">
                  <c:v>-79.774443531790055</c:v>
                </c:pt>
                <c:pt idx="328">
                  <c:v>-79.981066975589869</c:v>
                </c:pt>
                <c:pt idx="329">
                  <c:v>-80.054748739486655</c:v>
                </c:pt>
                <c:pt idx="330">
                  <c:v>-80.606694582262605</c:v>
                </c:pt>
                <c:pt idx="331">
                  <c:v>-80.237665281669749</c:v>
                </c:pt>
                <c:pt idx="332">
                  <c:v>-79.039515712476998</c:v>
                </c:pt>
                <c:pt idx="333">
                  <c:v>-81.590057887564669</c:v>
                </c:pt>
                <c:pt idx="334">
                  <c:v>-81.160992262904401</c:v>
                </c:pt>
                <c:pt idx="335">
                  <c:v>-78.432767733958485</c:v>
                </c:pt>
                <c:pt idx="336">
                  <c:v>-77.5473248007183</c:v>
                </c:pt>
                <c:pt idx="337">
                  <c:v>-80.29992597721602</c:v>
                </c:pt>
                <c:pt idx="338">
                  <c:v>-82.161393828516722</c:v>
                </c:pt>
                <c:pt idx="339">
                  <c:v>-83.771111174012901</c:v>
                </c:pt>
                <c:pt idx="340">
                  <c:v>-83.456192835619916</c:v>
                </c:pt>
                <c:pt idx="341">
                  <c:v>-82.663286971512605</c:v>
                </c:pt>
                <c:pt idx="342">
                  <c:v>-81.74084200892284</c:v>
                </c:pt>
                <c:pt idx="343">
                  <c:v>-81.953097893257706</c:v>
                </c:pt>
                <c:pt idx="344">
                  <c:v>-82.148486482325907</c:v>
                </c:pt>
                <c:pt idx="345">
                  <c:v>-81.030791574132564</c:v>
                </c:pt>
                <c:pt idx="346">
                  <c:v>-82.33413998709625</c:v>
                </c:pt>
                <c:pt idx="347">
                  <c:v>-83.555905651572829</c:v>
                </c:pt>
                <c:pt idx="348">
                  <c:v>-83.94945350473732</c:v>
                </c:pt>
                <c:pt idx="349">
                  <c:v>-84.344024289893696</c:v>
                </c:pt>
                <c:pt idx="350">
                  <c:v>-83.04407463956187</c:v>
                </c:pt>
                <c:pt idx="351">
                  <c:v>-84.303476418109284</c:v>
                </c:pt>
                <c:pt idx="352">
                  <c:v>-84.559289044936904</c:v>
                </c:pt>
                <c:pt idx="353">
                  <c:v>-84.30041479472095</c:v>
                </c:pt>
                <c:pt idx="354">
                  <c:v>-84.520782603679436</c:v>
                </c:pt>
                <c:pt idx="355">
                  <c:v>-84.285686452887987</c:v>
                </c:pt>
                <c:pt idx="356">
                  <c:v>-84.182462503118856</c:v>
                </c:pt>
                <c:pt idx="357">
                  <c:v>-84.028031285124939</c:v>
                </c:pt>
                <c:pt idx="358">
                  <c:v>-84.18824130237941</c:v>
                </c:pt>
                <c:pt idx="359">
                  <c:v>-84.793487178716475</c:v>
                </c:pt>
                <c:pt idx="360">
                  <c:v>-84.670915439355213</c:v>
                </c:pt>
                <c:pt idx="361">
                  <c:v>-84.406255321796181</c:v>
                </c:pt>
                <c:pt idx="362">
                  <c:v>-84.959745445983103</c:v>
                </c:pt>
                <c:pt idx="363">
                  <c:v>-85.853386671863845</c:v>
                </c:pt>
                <c:pt idx="364">
                  <c:v>-86.346632351697224</c:v>
                </c:pt>
                <c:pt idx="365">
                  <c:v>-85.430381309689707</c:v>
                </c:pt>
                <c:pt idx="366">
                  <c:v>-85.149985827447878</c:v>
                </c:pt>
                <c:pt idx="367">
                  <c:v>-84.753519265521547</c:v>
                </c:pt>
                <c:pt idx="368">
                  <c:v>-84.271791850250281</c:v>
                </c:pt>
                <c:pt idx="369">
                  <c:v>-84.57741778527425</c:v>
                </c:pt>
                <c:pt idx="370">
                  <c:v>-84.041976487966224</c:v>
                </c:pt>
                <c:pt idx="371">
                  <c:v>-84.877548717432674</c:v>
                </c:pt>
                <c:pt idx="372">
                  <c:v>-85.323319518208194</c:v>
                </c:pt>
                <c:pt idx="373">
                  <c:v>-84.694962156623291</c:v>
                </c:pt>
                <c:pt idx="374">
                  <c:v>-84.514682788136909</c:v>
                </c:pt>
                <c:pt idx="375">
                  <c:v>-84.316863387327771</c:v>
                </c:pt>
                <c:pt idx="376">
                  <c:v>-84.338270475825254</c:v>
                </c:pt>
                <c:pt idx="377">
                  <c:v>-84.250177731717088</c:v>
                </c:pt>
                <c:pt idx="378">
                  <c:v>-84.690679626360108</c:v>
                </c:pt>
                <c:pt idx="379">
                  <c:v>-84.972797035315565</c:v>
                </c:pt>
                <c:pt idx="380">
                  <c:v>-84.960095133198237</c:v>
                </c:pt>
                <c:pt idx="381">
                  <c:v>-83.682240064958052</c:v>
                </c:pt>
                <c:pt idx="382">
                  <c:v>-85.922622848389125</c:v>
                </c:pt>
                <c:pt idx="383">
                  <c:v>-87.793193916014502</c:v>
                </c:pt>
                <c:pt idx="384">
                  <c:v>-86.669459303954838</c:v>
                </c:pt>
                <c:pt idx="385">
                  <c:v>-84.705747862684674</c:v>
                </c:pt>
                <c:pt idx="386">
                  <c:v>-84.765640145539038</c:v>
                </c:pt>
                <c:pt idx="387">
                  <c:v>-86.823855273377006</c:v>
                </c:pt>
                <c:pt idx="388">
                  <c:v>-87.905233499158953</c:v>
                </c:pt>
                <c:pt idx="389">
                  <c:v>-88.345528979892791</c:v>
                </c:pt>
                <c:pt idx="390">
                  <c:v>-85.988200071238168</c:v>
                </c:pt>
                <c:pt idx="391">
                  <c:v>-86.874855183301648</c:v>
                </c:pt>
                <c:pt idx="392">
                  <c:v>-88.525840280494762</c:v>
                </c:pt>
                <c:pt idx="393">
                  <c:v>-89.223464670234051</c:v>
                </c:pt>
                <c:pt idx="394">
                  <c:v>-88.885995204509015</c:v>
                </c:pt>
                <c:pt idx="395">
                  <c:v>-89.54750594861386</c:v>
                </c:pt>
                <c:pt idx="396">
                  <c:v>-88.936179878411465</c:v>
                </c:pt>
                <c:pt idx="397">
                  <c:v>-88.280151524578855</c:v>
                </c:pt>
                <c:pt idx="398">
                  <c:v>-88.4067058683342</c:v>
                </c:pt>
                <c:pt idx="399">
                  <c:v>-88.220642976194441</c:v>
                </c:pt>
                <c:pt idx="400">
                  <c:v>-85.742096421714763</c:v>
                </c:pt>
                <c:pt idx="401">
                  <c:v>-86.479208659541072</c:v>
                </c:pt>
                <c:pt idx="402">
                  <c:v>-86.856671884732251</c:v>
                </c:pt>
                <c:pt idx="403">
                  <c:v>-86.674388242794194</c:v>
                </c:pt>
                <c:pt idx="404">
                  <c:v>-89.640529103215755</c:v>
                </c:pt>
                <c:pt idx="405">
                  <c:v>-88.695287457244405</c:v>
                </c:pt>
                <c:pt idx="406">
                  <c:v>-88.467175680575053</c:v>
                </c:pt>
                <c:pt idx="407">
                  <c:v>-87.938397086693769</c:v>
                </c:pt>
                <c:pt idx="408">
                  <c:v>-86.883986198380541</c:v>
                </c:pt>
                <c:pt idx="409">
                  <c:v>-86.563238489489663</c:v>
                </c:pt>
                <c:pt idx="410">
                  <c:v>-87.348390581703711</c:v>
                </c:pt>
                <c:pt idx="411">
                  <c:v>-87.995260438251648</c:v>
                </c:pt>
                <c:pt idx="412">
                  <c:v>-88.405736463577739</c:v>
                </c:pt>
                <c:pt idx="413">
                  <c:v>-88.471408238379013</c:v>
                </c:pt>
                <c:pt idx="414">
                  <c:v>-89.13366580432556</c:v>
                </c:pt>
                <c:pt idx="415">
                  <c:v>-87.260555050375316</c:v>
                </c:pt>
                <c:pt idx="416">
                  <c:v>-87.293267082066833</c:v>
                </c:pt>
                <c:pt idx="417">
                  <c:v>-88.200365794276252</c:v>
                </c:pt>
                <c:pt idx="418">
                  <c:v>-88.337112330519517</c:v>
                </c:pt>
                <c:pt idx="419">
                  <c:v>-89.036086883948514</c:v>
                </c:pt>
                <c:pt idx="420">
                  <c:v>-89.212652631429052</c:v>
                </c:pt>
                <c:pt idx="421">
                  <c:v>-89.500595279491947</c:v>
                </c:pt>
              </c:numCache>
            </c:numRef>
          </c:val>
          <c:smooth val="0"/>
          <c:extLst>
            <c:ext xmlns:c16="http://schemas.microsoft.com/office/drawing/2014/chart" uri="{C3380CC4-5D6E-409C-BE32-E72D297353CC}">
              <c16:uniqueId val="{00000001-74E7-4597-A4DC-285F6B0F7178}"/>
            </c:ext>
          </c:extLst>
        </c:ser>
        <c:ser>
          <c:idx val="2"/>
          <c:order val="2"/>
          <c:tx>
            <c:strRef>
              <c:f>accelerometer!$R$1</c:f>
              <c:strCache>
                <c:ptCount val="1"/>
                <c:pt idx="0">
                  <c:v>Accel_Z</c:v>
                </c:pt>
              </c:strCache>
            </c:strRef>
          </c:tx>
          <c:spPr>
            <a:ln w="28575" cap="rnd">
              <a:solidFill>
                <a:schemeClr val="accent3"/>
              </a:solidFill>
              <a:round/>
            </a:ln>
            <a:effectLst/>
          </c:spPr>
          <c:marker>
            <c:symbol val="none"/>
          </c:marker>
          <c:val>
            <c:numRef>
              <c:f>accelerometer!$R$2:$R$423</c:f>
              <c:numCache>
                <c:formatCode>General</c:formatCode>
                <c:ptCount val="422"/>
                <c:pt idx="0">
                  <c:v>-89.318100819210599</c:v>
                </c:pt>
                <c:pt idx="1">
                  <c:v>-89.255773631706759</c:v>
                </c:pt>
                <c:pt idx="2">
                  <c:v>-89.222440051224893</c:v>
                </c:pt>
                <c:pt idx="3">
                  <c:v>-89.297080279003936</c:v>
                </c:pt>
                <c:pt idx="4">
                  <c:v>-89.387812645894797</c:v>
                </c:pt>
                <c:pt idx="5">
                  <c:v>-89.282215258101175</c:v>
                </c:pt>
                <c:pt idx="6">
                  <c:v>-89.29198633017063</c:v>
                </c:pt>
                <c:pt idx="7">
                  <c:v>-89.380391489014812</c:v>
                </c:pt>
                <c:pt idx="8">
                  <c:v>-89.257445130730602</c:v>
                </c:pt>
                <c:pt idx="9">
                  <c:v>-89.330941517289261</c:v>
                </c:pt>
                <c:pt idx="10">
                  <c:v>-89.282893401906932</c:v>
                </c:pt>
                <c:pt idx="11">
                  <c:v>-89.29729437479169</c:v>
                </c:pt>
                <c:pt idx="12">
                  <c:v>-89.307213857975768</c:v>
                </c:pt>
                <c:pt idx="13">
                  <c:v>-89.267125033953363</c:v>
                </c:pt>
                <c:pt idx="14">
                  <c:v>-89.256454368733515</c:v>
                </c:pt>
                <c:pt idx="15">
                  <c:v>-89.260829431526076</c:v>
                </c:pt>
                <c:pt idx="16">
                  <c:v>-89.31645784920687</c:v>
                </c:pt>
                <c:pt idx="17">
                  <c:v>-89.253222591200014</c:v>
                </c:pt>
                <c:pt idx="18">
                  <c:v>-89.22415452768692</c:v>
                </c:pt>
                <c:pt idx="19">
                  <c:v>-89.270522013927916</c:v>
                </c:pt>
                <c:pt idx="20">
                  <c:v>-89.283318838267263</c:v>
                </c:pt>
                <c:pt idx="21">
                  <c:v>-89.315801631671533</c:v>
                </c:pt>
                <c:pt idx="22">
                  <c:v>-89.245203398584138</c:v>
                </c:pt>
                <c:pt idx="23">
                  <c:v>-89.152583058383044</c:v>
                </c:pt>
                <c:pt idx="24">
                  <c:v>-86.714956933809134</c:v>
                </c:pt>
                <c:pt idx="25">
                  <c:v>-88.351805514614625</c:v>
                </c:pt>
                <c:pt idx="26">
                  <c:v>-85.688632021811713</c:v>
                </c:pt>
                <c:pt idx="27">
                  <c:v>-84.455708414293028</c:v>
                </c:pt>
                <c:pt idx="28">
                  <c:v>-89.610189957642874</c:v>
                </c:pt>
                <c:pt idx="29">
                  <c:v>-89.168062190343747</c:v>
                </c:pt>
                <c:pt idx="30">
                  <c:v>-89.14610079391565</c:v>
                </c:pt>
                <c:pt idx="31">
                  <c:v>-89.251914399002501</c:v>
                </c:pt>
                <c:pt idx="32">
                  <c:v>-89.13547287893077</c:v>
                </c:pt>
                <c:pt idx="33">
                  <c:v>-86.275535617303106</c:v>
                </c:pt>
                <c:pt idx="34">
                  <c:v>-87.295727463987063</c:v>
                </c:pt>
                <c:pt idx="35">
                  <c:v>-89.454217711397121</c:v>
                </c:pt>
                <c:pt idx="36">
                  <c:v>-89.399540516504416</c:v>
                </c:pt>
                <c:pt idx="37">
                  <c:v>-89.647398464340199</c:v>
                </c:pt>
                <c:pt idx="38">
                  <c:v>-89.228641867912302</c:v>
                </c:pt>
                <c:pt idx="39">
                  <c:v>-89.246002800472297</c:v>
                </c:pt>
                <c:pt idx="40">
                  <c:v>-89.54773479787552</c:v>
                </c:pt>
                <c:pt idx="41">
                  <c:v>-89.510239050712215</c:v>
                </c:pt>
                <c:pt idx="42">
                  <c:v>-89.039438981941203</c:v>
                </c:pt>
                <c:pt idx="43">
                  <c:v>-88.863999483370961</c:v>
                </c:pt>
                <c:pt idx="44">
                  <c:v>-88.990469406801779</c:v>
                </c:pt>
                <c:pt idx="45">
                  <c:v>-89.090639035507877</c:v>
                </c:pt>
                <c:pt idx="46">
                  <c:v>-88.96787487192104</c:v>
                </c:pt>
                <c:pt idx="47">
                  <c:v>-89.042410746477998</c:v>
                </c:pt>
                <c:pt idx="48">
                  <c:v>-88.967229015263996</c:v>
                </c:pt>
                <c:pt idx="49">
                  <c:v>-88.349475377849132</c:v>
                </c:pt>
                <c:pt idx="50">
                  <c:v>-87.597078267497707</c:v>
                </c:pt>
                <c:pt idx="51">
                  <c:v>-88.023284042548141</c:v>
                </c:pt>
                <c:pt idx="52">
                  <c:v>-88.555486803185488</c:v>
                </c:pt>
                <c:pt idx="53">
                  <c:v>-88.129572071336341</c:v>
                </c:pt>
                <c:pt idx="54">
                  <c:v>-87.574792099170381</c:v>
                </c:pt>
                <c:pt idx="55">
                  <c:v>-87.195688884801797</c:v>
                </c:pt>
                <c:pt idx="56">
                  <c:v>-85.507756760347391</c:v>
                </c:pt>
                <c:pt idx="57">
                  <c:v>-85.266598915475811</c:v>
                </c:pt>
                <c:pt idx="58">
                  <c:v>-84.568905213919464</c:v>
                </c:pt>
                <c:pt idx="59">
                  <c:v>-84.124934206254906</c:v>
                </c:pt>
                <c:pt idx="60">
                  <c:v>-85.562774733242676</c:v>
                </c:pt>
                <c:pt idx="61">
                  <c:v>-84.024856442709464</c:v>
                </c:pt>
                <c:pt idx="62">
                  <c:v>-85.016823650623721</c:v>
                </c:pt>
                <c:pt idx="63">
                  <c:v>-83.038825139077701</c:v>
                </c:pt>
                <c:pt idx="64">
                  <c:v>-83.662184615747009</c:v>
                </c:pt>
                <c:pt idx="65">
                  <c:v>-80.897125393787448</c:v>
                </c:pt>
                <c:pt idx="66">
                  <c:v>-82.133765155649129</c:v>
                </c:pt>
                <c:pt idx="67">
                  <c:v>-80.454955295081817</c:v>
                </c:pt>
                <c:pt idx="68">
                  <c:v>-80.001894700474963</c:v>
                </c:pt>
                <c:pt idx="69">
                  <c:v>-80.314117011942486</c:v>
                </c:pt>
                <c:pt idx="70">
                  <c:v>-80.3568105073075</c:v>
                </c:pt>
                <c:pt idx="71">
                  <c:v>-79.696482866161816</c:v>
                </c:pt>
                <c:pt idx="72">
                  <c:v>-79.102797004626822</c:v>
                </c:pt>
                <c:pt idx="73">
                  <c:v>-77.744617800542699</c:v>
                </c:pt>
                <c:pt idx="74">
                  <c:v>-76.73824934370208</c:v>
                </c:pt>
                <c:pt idx="75">
                  <c:v>-76.249819606842919</c:v>
                </c:pt>
                <c:pt idx="76">
                  <c:v>-76.164363795519634</c:v>
                </c:pt>
                <c:pt idx="77">
                  <c:v>-76.658831654000636</c:v>
                </c:pt>
                <c:pt idx="78">
                  <c:v>-77.540205546763715</c:v>
                </c:pt>
                <c:pt idx="79">
                  <c:v>-76.007164633885552</c:v>
                </c:pt>
                <c:pt idx="80">
                  <c:v>-75.649279617286012</c:v>
                </c:pt>
                <c:pt idx="81">
                  <c:v>-75.40320681530963</c:v>
                </c:pt>
                <c:pt idx="82">
                  <c:v>-76.055040919066499</c:v>
                </c:pt>
                <c:pt idx="83">
                  <c:v>-73.746095860377622</c:v>
                </c:pt>
                <c:pt idx="84">
                  <c:v>-75.395682468830813</c:v>
                </c:pt>
                <c:pt idx="85">
                  <c:v>-75.590381567134358</c:v>
                </c:pt>
                <c:pt idx="86">
                  <c:v>-74.152379264866497</c:v>
                </c:pt>
                <c:pt idx="87">
                  <c:v>-74.902635610767106</c:v>
                </c:pt>
                <c:pt idx="88">
                  <c:v>-74.550152911889128</c:v>
                </c:pt>
                <c:pt idx="89">
                  <c:v>-73.360587946639868</c:v>
                </c:pt>
                <c:pt idx="90">
                  <c:v>-72.111779263220782</c:v>
                </c:pt>
                <c:pt idx="91">
                  <c:v>-74.067981320959987</c:v>
                </c:pt>
                <c:pt idx="92">
                  <c:v>-71.699165311421581</c:v>
                </c:pt>
                <c:pt idx="93">
                  <c:v>-72.355164519746353</c:v>
                </c:pt>
                <c:pt idx="94">
                  <c:v>-72.147132546125562</c:v>
                </c:pt>
                <c:pt idx="95">
                  <c:v>-72.037246319085668</c:v>
                </c:pt>
                <c:pt idx="96">
                  <c:v>-69.953901106346024</c:v>
                </c:pt>
                <c:pt idx="97">
                  <c:v>-70.652016567325688</c:v>
                </c:pt>
                <c:pt idx="98">
                  <c:v>-69.063780535453887</c:v>
                </c:pt>
                <c:pt idx="99">
                  <c:v>-68.492039940919653</c:v>
                </c:pt>
                <c:pt idx="100">
                  <c:v>-67.480467912865066</c:v>
                </c:pt>
                <c:pt idx="101">
                  <c:v>-68.491395439650944</c:v>
                </c:pt>
                <c:pt idx="102">
                  <c:v>-69.462225595808491</c:v>
                </c:pt>
                <c:pt idx="103">
                  <c:v>-67.205246004486284</c:v>
                </c:pt>
                <c:pt idx="104">
                  <c:v>-67.523582285602743</c:v>
                </c:pt>
                <c:pt idx="105">
                  <c:v>-66.80365401711569</c:v>
                </c:pt>
                <c:pt idx="106">
                  <c:v>-65.540368961717817</c:v>
                </c:pt>
                <c:pt idx="107">
                  <c:v>-65.046693866248475</c:v>
                </c:pt>
                <c:pt idx="108">
                  <c:v>-64.872539709671088</c:v>
                </c:pt>
                <c:pt idx="109">
                  <c:v>-64.589914586243836</c:v>
                </c:pt>
                <c:pt idx="110">
                  <c:v>-64.02427960322359</c:v>
                </c:pt>
                <c:pt idx="111">
                  <c:v>-63.948085571409486</c:v>
                </c:pt>
                <c:pt idx="112">
                  <c:v>-64.316186908449836</c:v>
                </c:pt>
                <c:pt idx="113">
                  <c:v>-64.11780296869081</c:v>
                </c:pt>
                <c:pt idx="114">
                  <c:v>-62.91580967049223</c:v>
                </c:pt>
                <c:pt idx="115">
                  <c:v>-62.254110291643869</c:v>
                </c:pt>
                <c:pt idx="116">
                  <c:v>-62.226082557784245</c:v>
                </c:pt>
                <c:pt idx="117">
                  <c:v>-61.418968286143318</c:v>
                </c:pt>
                <c:pt idx="118">
                  <c:v>-60.676936679007568</c:v>
                </c:pt>
                <c:pt idx="119">
                  <c:v>-60.840932476977009</c:v>
                </c:pt>
                <c:pt idx="120">
                  <c:v>-60.177714054873746</c:v>
                </c:pt>
                <c:pt idx="121">
                  <c:v>-59.366247423788728</c:v>
                </c:pt>
                <c:pt idx="122">
                  <c:v>-59.329705350052087</c:v>
                </c:pt>
                <c:pt idx="123">
                  <c:v>-58.56437143858296</c:v>
                </c:pt>
                <c:pt idx="124">
                  <c:v>-56.8530637367707</c:v>
                </c:pt>
                <c:pt idx="125">
                  <c:v>-55.010069471992615</c:v>
                </c:pt>
                <c:pt idx="126">
                  <c:v>-55.209107834737637</c:v>
                </c:pt>
                <c:pt idx="127">
                  <c:v>-56.282670994204111</c:v>
                </c:pt>
                <c:pt idx="128">
                  <c:v>-56.624369339131633</c:v>
                </c:pt>
                <c:pt idx="129">
                  <c:v>-58.260775046811915</c:v>
                </c:pt>
                <c:pt idx="130">
                  <c:v>-56.666480078935201</c:v>
                </c:pt>
                <c:pt idx="131">
                  <c:v>-56.557840286160449</c:v>
                </c:pt>
                <c:pt idx="132">
                  <c:v>-56.463282709407444</c:v>
                </c:pt>
                <c:pt idx="133">
                  <c:v>-56.217970380254556</c:v>
                </c:pt>
                <c:pt idx="134">
                  <c:v>-56.922267163268543</c:v>
                </c:pt>
                <c:pt idx="135">
                  <c:v>-56.420783408811175</c:v>
                </c:pt>
                <c:pt idx="136">
                  <c:v>-56.800811412989468</c:v>
                </c:pt>
                <c:pt idx="137">
                  <c:v>-56.879614085077435</c:v>
                </c:pt>
                <c:pt idx="138">
                  <c:v>-57.452370284667523</c:v>
                </c:pt>
                <c:pt idx="139">
                  <c:v>-58.167676966366884</c:v>
                </c:pt>
                <c:pt idx="140">
                  <c:v>-57.603311295112</c:v>
                </c:pt>
                <c:pt idx="141">
                  <c:v>-58.358923094840179</c:v>
                </c:pt>
                <c:pt idx="142">
                  <c:v>-58.100724622678257</c:v>
                </c:pt>
                <c:pt idx="143">
                  <c:v>-55.801532232323233</c:v>
                </c:pt>
                <c:pt idx="144">
                  <c:v>-52.353186393147716</c:v>
                </c:pt>
                <c:pt idx="145">
                  <c:v>-54.328087660614791</c:v>
                </c:pt>
                <c:pt idx="146">
                  <c:v>-54.27797238468645</c:v>
                </c:pt>
                <c:pt idx="147">
                  <c:v>-52.401488806682138</c:v>
                </c:pt>
                <c:pt idx="148">
                  <c:v>-53.184116457657481</c:v>
                </c:pt>
                <c:pt idx="149">
                  <c:v>-51.517569239367468</c:v>
                </c:pt>
                <c:pt idx="150">
                  <c:v>-51.820546237701087</c:v>
                </c:pt>
                <c:pt idx="151">
                  <c:v>-52.643976445678192</c:v>
                </c:pt>
                <c:pt idx="152">
                  <c:v>-51.172820154147288</c:v>
                </c:pt>
                <c:pt idx="153">
                  <c:v>-51.65125911532553</c:v>
                </c:pt>
                <c:pt idx="154">
                  <c:v>-50.393582845925309</c:v>
                </c:pt>
                <c:pt idx="155">
                  <c:v>-49.799339571973178</c:v>
                </c:pt>
                <c:pt idx="156">
                  <c:v>-49.940140318203831</c:v>
                </c:pt>
                <c:pt idx="157">
                  <c:v>-48.970172861829468</c:v>
                </c:pt>
                <c:pt idx="158">
                  <c:v>-50.117863006198249</c:v>
                </c:pt>
                <c:pt idx="159">
                  <c:v>-49.957851859667556</c:v>
                </c:pt>
                <c:pt idx="160">
                  <c:v>-48.621617148086216</c:v>
                </c:pt>
                <c:pt idx="161">
                  <c:v>-47.973574473046924</c:v>
                </c:pt>
                <c:pt idx="162">
                  <c:v>-47.411428074609582</c:v>
                </c:pt>
                <c:pt idx="163">
                  <c:v>-48.207733973677669</c:v>
                </c:pt>
                <c:pt idx="164">
                  <c:v>-49.665406473328432</c:v>
                </c:pt>
                <c:pt idx="165">
                  <c:v>-50.161833715816293</c:v>
                </c:pt>
                <c:pt idx="166">
                  <c:v>-49.472626974520992</c:v>
                </c:pt>
                <c:pt idx="167">
                  <c:v>-49.219264866916511</c:v>
                </c:pt>
                <c:pt idx="168">
                  <c:v>-48.351699699412315</c:v>
                </c:pt>
                <c:pt idx="169">
                  <c:v>-47.689836902478461</c:v>
                </c:pt>
                <c:pt idx="170">
                  <c:v>-46.759117674594407</c:v>
                </c:pt>
                <c:pt idx="171">
                  <c:v>-46.798615245977111</c:v>
                </c:pt>
                <c:pt idx="172">
                  <c:v>-47.966939535879334</c:v>
                </c:pt>
                <c:pt idx="173">
                  <c:v>-47.791861381636849</c:v>
                </c:pt>
                <c:pt idx="174">
                  <c:v>-47.99367578374585</c:v>
                </c:pt>
                <c:pt idx="175">
                  <c:v>-46.551823414611661</c:v>
                </c:pt>
                <c:pt idx="176">
                  <c:v>-46.69840277116549</c:v>
                </c:pt>
                <c:pt idx="177">
                  <c:v>-46.895136279726145</c:v>
                </c:pt>
                <c:pt idx="178">
                  <c:v>-46.931954143438595</c:v>
                </c:pt>
                <c:pt idx="179">
                  <c:v>-46.490614169589406</c:v>
                </c:pt>
                <c:pt idx="180">
                  <c:v>-45.572608776728686</c:v>
                </c:pt>
                <c:pt idx="181">
                  <c:v>-45.37578626295997</c:v>
                </c:pt>
                <c:pt idx="182">
                  <c:v>-45.522356188859</c:v>
                </c:pt>
                <c:pt idx="183">
                  <c:v>-44.54979091769389</c:v>
                </c:pt>
                <c:pt idx="184">
                  <c:v>-43.281781318540922</c:v>
                </c:pt>
                <c:pt idx="185">
                  <c:v>-43.186252428453237</c:v>
                </c:pt>
                <c:pt idx="186">
                  <c:v>-43.49769227671252</c:v>
                </c:pt>
                <c:pt idx="187">
                  <c:v>-43.434441037193508</c:v>
                </c:pt>
                <c:pt idx="188">
                  <c:v>-43.365760402494679</c:v>
                </c:pt>
                <c:pt idx="189">
                  <c:v>-44.107186365621367</c:v>
                </c:pt>
                <c:pt idx="190">
                  <c:v>-44.229765799037338</c:v>
                </c:pt>
                <c:pt idx="191">
                  <c:v>-43.602770378706438</c:v>
                </c:pt>
                <c:pt idx="192">
                  <c:v>-43.793359346199757</c:v>
                </c:pt>
                <c:pt idx="193">
                  <c:v>-43.170777939226639</c:v>
                </c:pt>
                <c:pt idx="194">
                  <c:v>-43.310659700746108</c:v>
                </c:pt>
                <c:pt idx="195">
                  <c:v>-43.337416537177496</c:v>
                </c:pt>
                <c:pt idx="196">
                  <c:v>-42.850659618918499</c:v>
                </c:pt>
                <c:pt idx="197">
                  <c:v>-42.371723253205104</c:v>
                </c:pt>
                <c:pt idx="198">
                  <c:v>-41.652347709782347</c:v>
                </c:pt>
                <c:pt idx="199">
                  <c:v>-40.127698565462936</c:v>
                </c:pt>
                <c:pt idx="200">
                  <c:v>-40.765454921824336</c:v>
                </c:pt>
                <c:pt idx="201">
                  <c:v>-41.591466183135097</c:v>
                </c:pt>
                <c:pt idx="202">
                  <c:v>-42.486849843961082</c:v>
                </c:pt>
                <c:pt idx="203">
                  <c:v>-43.161899170244816</c:v>
                </c:pt>
                <c:pt idx="204">
                  <c:v>-43.52196860133958</c:v>
                </c:pt>
                <c:pt idx="205">
                  <c:v>-44.283230660095917</c:v>
                </c:pt>
                <c:pt idx="206">
                  <c:v>-45.032855269871916</c:v>
                </c:pt>
                <c:pt idx="207">
                  <c:v>-45.227976283229275</c:v>
                </c:pt>
                <c:pt idx="208">
                  <c:v>-43.574984160841694</c:v>
                </c:pt>
                <c:pt idx="209">
                  <c:v>-41.978945046651901</c:v>
                </c:pt>
                <c:pt idx="210">
                  <c:v>-40.178802977285208</c:v>
                </c:pt>
                <c:pt idx="211">
                  <c:v>-40.740037190047708</c:v>
                </c:pt>
                <c:pt idx="212">
                  <c:v>-41.635946749813499</c:v>
                </c:pt>
                <c:pt idx="213">
                  <c:v>-39.973729380674648</c:v>
                </c:pt>
                <c:pt idx="214">
                  <c:v>-38.740257769779049</c:v>
                </c:pt>
                <c:pt idx="215">
                  <c:v>-37.76412611220217</c:v>
                </c:pt>
                <c:pt idx="216">
                  <c:v>-37.920385261899092</c:v>
                </c:pt>
                <c:pt idx="217">
                  <c:v>-36.733742243245445</c:v>
                </c:pt>
                <c:pt idx="218">
                  <c:v>-37.5151468928822</c:v>
                </c:pt>
                <c:pt idx="219">
                  <c:v>-38.304500456919683</c:v>
                </c:pt>
                <c:pt idx="220">
                  <c:v>-38.104596477106874</c:v>
                </c:pt>
                <c:pt idx="221">
                  <c:v>-38.201377100369221</c:v>
                </c:pt>
                <c:pt idx="222">
                  <c:v>-37.091947408158852</c:v>
                </c:pt>
                <c:pt idx="223">
                  <c:v>-35.687312559865212</c:v>
                </c:pt>
                <c:pt idx="224">
                  <c:v>-36.147363398273491</c:v>
                </c:pt>
                <c:pt idx="225">
                  <c:v>-35.126548965412951</c:v>
                </c:pt>
                <c:pt idx="226">
                  <c:v>-36.03179714709956</c:v>
                </c:pt>
                <c:pt idx="227">
                  <c:v>-35.883015979246643</c:v>
                </c:pt>
                <c:pt idx="228">
                  <c:v>-36.290848355545577</c:v>
                </c:pt>
                <c:pt idx="229">
                  <c:v>-35.869609688030963</c:v>
                </c:pt>
                <c:pt idx="230">
                  <c:v>-33.913830932085276</c:v>
                </c:pt>
                <c:pt idx="231">
                  <c:v>-32.633873946540987</c:v>
                </c:pt>
                <c:pt idx="232">
                  <c:v>-30.975497589736147</c:v>
                </c:pt>
                <c:pt idx="233">
                  <c:v>-32.789237541890571</c:v>
                </c:pt>
                <c:pt idx="234">
                  <c:v>-33.03936990103724</c:v>
                </c:pt>
                <c:pt idx="235">
                  <c:v>-36.632382261831815</c:v>
                </c:pt>
                <c:pt idx="236">
                  <c:v>-36.522469119237769</c:v>
                </c:pt>
                <c:pt idx="237">
                  <c:v>-33.300304387843212</c:v>
                </c:pt>
                <c:pt idx="238">
                  <c:v>-30.142793589230418</c:v>
                </c:pt>
                <c:pt idx="239">
                  <c:v>-30.394380441552759</c:v>
                </c:pt>
                <c:pt idx="240">
                  <c:v>-29.865731376624638</c:v>
                </c:pt>
                <c:pt idx="241">
                  <c:v>-26.540169313337373</c:v>
                </c:pt>
                <c:pt idx="242">
                  <c:v>-29.219573846227622</c:v>
                </c:pt>
                <c:pt idx="243">
                  <c:v>-29.819497928291881</c:v>
                </c:pt>
                <c:pt idx="244">
                  <c:v>-29.225142910084333</c:v>
                </c:pt>
                <c:pt idx="245">
                  <c:v>-30.474937173069122</c:v>
                </c:pt>
                <c:pt idx="246">
                  <c:v>-29.299724454680916</c:v>
                </c:pt>
                <c:pt idx="247">
                  <c:v>-27.796589981866877</c:v>
                </c:pt>
                <c:pt idx="248">
                  <c:v>-24.60471448644396</c:v>
                </c:pt>
                <c:pt idx="249">
                  <c:v>-25.731007549350835</c:v>
                </c:pt>
                <c:pt idx="250">
                  <c:v>-24.35169441764409</c:v>
                </c:pt>
                <c:pt idx="251">
                  <c:v>-27.196103968361236</c:v>
                </c:pt>
                <c:pt idx="252">
                  <c:v>-25.707549848619937</c:v>
                </c:pt>
                <c:pt idx="253">
                  <c:v>-21.371217468840179</c:v>
                </c:pt>
                <c:pt idx="254">
                  <c:v>-21.749088133515038</c:v>
                </c:pt>
                <c:pt idx="255">
                  <c:v>-23.301737211884792</c:v>
                </c:pt>
                <c:pt idx="256">
                  <c:v>-24.495275727214256</c:v>
                </c:pt>
                <c:pt idx="257">
                  <c:v>-26.137734441183326</c:v>
                </c:pt>
                <c:pt idx="258">
                  <c:v>-26.689567589219052</c:v>
                </c:pt>
                <c:pt idx="259">
                  <c:v>-21.549028880133779</c:v>
                </c:pt>
                <c:pt idx="260">
                  <c:v>-22.938806810564017</c:v>
                </c:pt>
                <c:pt idx="261">
                  <c:v>-24.021181385185141</c:v>
                </c:pt>
                <c:pt idx="262">
                  <c:v>-24.116140459105964</c:v>
                </c:pt>
                <c:pt idx="263">
                  <c:v>-23.337470248340413</c:v>
                </c:pt>
                <c:pt idx="264">
                  <c:v>-22.755323031956365</c:v>
                </c:pt>
                <c:pt idx="265">
                  <c:v>-22.136448119459079</c:v>
                </c:pt>
                <c:pt idx="266">
                  <c:v>-22.099088091887769</c:v>
                </c:pt>
                <c:pt idx="267">
                  <c:v>-21.940216817236688</c:v>
                </c:pt>
                <c:pt idx="268">
                  <c:v>-22.754076889021583</c:v>
                </c:pt>
                <c:pt idx="269">
                  <c:v>-21.25734402375495</c:v>
                </c:pt>
                <c:pt idx="270">
                  <c:v>-21.364638178761687</c:v>
                </c:pt>
                <c:pt idx="271">
                  <c:v>-20.86114026087937</c:v>
                </c:pt>
                <c:pt idx="272">
                  <c:v>-20.186912963434931</c:v>
                </c:pt>
                <c:pt idx="273">
                  <c:v>-19.239950043070703</c:v>
                </c:pt>
                <c:pt idx="274">
                  <c:v>-19.483431221261512</c:v>
                </c:pt>
                <c:pt idx="275">
                  <c:v>-19.412525504102398</c:v>
                </c:pt>
                <c:pt idx="276">
                  <c:v>-19.826016693507206</c:v>
                </c:pt>
                <c:pt idx="277">
                  <c:v>-19.641039734855198</c:v>
                </c:pt>
                <c:pt idx="278">
                  <c:v>-19.793486332604235</c:v>
                </c:pt>
                <c:pt idx="279">
                  <c:v>-19.620155734896564</c:v>
                </c:pt>
                <c:pt idx="280">
                  <c:v>-19.85765698161088</c:v>
                </c:pt>
                <c:pt idx="281">
                  <c:v>-19.634422061673835</c:v>
                </c:pt>
                <c:pt idx="282">
                  <c:v>-19.07547458575895</c:v>
                </c:pt>
                <c:pt idx="283">
                  <c:v>-18.120010945926104</c:v>
                </c:pt>
                <c:pt idx="284">
                  <c:v>-18.768580044418208</c:v>
                </c:pt>
                <c:pt idx="285">
                  <c:v>-19.875734104382932</c:v>
                </c:pt>
                <c:pt idx="286">
                  <c:v>-19.79957987588049</c:v>
                </c:pt>
                <c:pt idx="287">
                  <c:v>-19.716606419371324</c:v>
                </c:pt>
                <c:pt idx="288">
                  <c:v>-18.131850003603823</c:v>
                </c:pt>
                <c:pt idx="289">
                  <c:v>-16.943962600617482</c:v>
                </c:pt>
                <c:pt idx="290">
                  <c:v>-15.826946684712299</c:v>
                </c:pt>
                <c:pt idx="291">
                  <c:v>-15.12475799279475</c:v>
                </c:pt>
                <c:pt idx="292">
                  <c:v>-16.101581329678115</c:v>
                </c:pt>
                <c:pt idx="293">
                  <c:v>-17.66194859888056</c:v>
                </c:pt>
                <c:pt idx="294">
                  <c:v>-17.801438631604963</c:v>
                </c:pt>
                <c:pt idx="295">
                  <c:v>-17.187771998152236</c:v>
                </c:pt>
                <c:pt idx="296">
                  <c:v>-17.474284435783325</c:v>
                </c:pt>
                <c:pt idx="297">
                  <c:v>-17.509792116191434</c:v>
                </c:pt>
                <c:pt idx="298">
                  <c:v>-16.845425710160015</c:v>
                </c:pt>
                <c:pt idx="299">
                  <c:v>-16.844129141419845</c:v>
                </c:pt>
                <c:pt idx="300">
                  <c:v>-16.892685560257</c:v>
                </c:pt>
                <c:pt idx="301">
                  <c:v>-17.028556661168743</c:v>
                </c:pt>
                <c:pt idx="302">
                  <c:v>-17.019230302965784</c:v>
                </c:pt>
                <c:pt idx="303">
                  <c:v>-16.46173519911089</c:v>
                </c:pt>
                <c:pt idx="304">
                  <c:v>-16.133343596213702</c:v>
                </c:pt>
                <c:pt idx="305">
                  <c:v>-15.201321079192379</c:v>
                </c:pt>
                <c:pt idx="306">
                  <c:v>-14.241416282954351</c:v>
                </c:pt>
                <c:pt idx="307">
                  <c:v>-12.661615946258191</c:v>
                </c:pt>
                <c:pt idx="308">
                  <c:v>-12.132711228645165</c:v>
                </c:pt>
                <c:pt idx="309">
                  <c:v>-13.230178381653531</c:v>
                </c:pt>
                <c:pt idx="310">
                  <c:v>-13.993239889243975</c:v>
                </c:pt>
                <c:pt idx="311">
                  <c:v>-14.236505626815823</c:v>
                </c:pt>
                <c:pt idx="312">
                  <c:v>-14.344436880842622</c:v>
                </c:pt>
                <c:pt idx="313">
                  <c:v>-14.284483806780266</c:v>
                </c:pt>
                <c:pt idx="314">
                  <c:v>-13.874355533446245</c:v>
                </c:pt>
                <c:pt idx="315">
                  <c:v>-13.692604205438384</c:v>
                </c:pt>
                <c:pt idx="316">
                  <c:v>-13.349959696441173</c:v>
                </c:pt>
                <c:pt idx="317">
                  <c:v>-12.0640684656079</c:v>
                </c:pt>
                <c:pt idx="318">
                  <c:v>-13.120706881077092</c:v>
                </c:pt>
                <c:pt idx="319">
                  <c:v>-13.088929172927319</c:v>
                </c:pt>
                <c:pt idx="320">
                  <c:v>-12.283783541557954</c:v>
                </c:pt>
                <c:pt idx="321">
                  <c:v>-10.838379646525139</c:v>
                </c:pt>
                <c:pt idx="322">
                  <c:v>-11.444308809232471</c:v>
                </c:pt>
                <c:pt idx="323">
                  <c:v>-12.521173564065684</c:v>
                </c:pt>
                <c:pt idx="324">
                  <c:v>-11.924122185490164</c:v>
                </c:pt>
                <c:pt idx="325">
                  <c:v>-11.360563335971394</c:v>
                </c:pt>
                <c:pt idx="326">
                  <c:v>-10.632889843640456</c:v>
                </c:pt>
                <c:pt idx="327">
                  <c:v>-10.200121814355727</c:v>
                </c:pt>
                <c:pt idx="328">
                  <c:v>-9.9956504156345787</c:v>
                </c:pt>
                <c:pt idx="329">
                  <c:v>-9.9202548057901918</c:v>
                </c:pt>
                <c:pt idx="330">
                  <c:v>-9.3700014334974711</c:v>
                </c:pt>
                <c:pt idx="331">
                  <c:v>-9.7622755140615993</c:v>
                </c:pt>
                <c:pt idx="332">
                  <c:v>-10.959510909526578</c:v>
                </c:pt>
                <c:pt idx="333">
                  <c:v>-8.293158825033661</c:v>
                </c:pt>
                <c:pt idx="334">
                  <c:v>-8.7910107867271883</c:v>
                </c:pt>
                <c:pt idx="335">
                  <c:v>-11.557864253232113</c:v>
                </c:pt>
                <c:pt idx="336">
                  <c:v>-12.418230609671653</c:v>
                </c:pt>
                <c:pt idx="337">
                  <c:v>-9.1782045786622319</c:v>
                </c:pt>
                <c:pt idx="338">
                  <c:v>-7.8370965593806545</c:v>
                </c:pt>
                <c:pt idx="339">
                  <c:v>-6.1448532129366864</c:v>
                </c:pt>
                <c:pt idx="340">
                  <c:v>-6.4769648787086131</c:v>
                </c:pt>
                <c:pt idx="341">
                  <c:v>-7.2864211466993893</c:v>
                </c:pt>
                <c:pt idx="342">
                  <c:v>-8.2555804629076661</c:v>
                </c:pt>
                <c:pt idx="343">
                  <c:v>-7.9544638377778005</c:v>
                </c:pt>
                <c:pt idx="344">
                  <c:v>-7.699783638217693</c:v>
                </c:pt>
                <c:pt idx="345">
                  <c:v>-8.9621588282230213</c:v>
                </c:pt>
                <c:pt idx="346">
                  <c:v>-7.6436424747753735</c:v>
                </c:pt>
                <c:pt idx="347">
                  <c:v>-6.4428153137316535</c:v>
                </c:pt>
                <c:pt idx="348">
                  <c:v>-6.0476808092134693</c:v>
                </c:pt>
                <c:pt idx="349">
                  <c:v>-5.6131893325462068</c:v>
                </c:pt>
                <c:pt idx="350">
                  <c:v>-6.9558055295638157</c:v>
                </c:pt>
                <c:pt idx="351">
                  <c:v>-5.3937631537876571</c:v>
                </c:pt>
                <c:pt idx="352">
                  <c:v>-5.4388701235533494</c:v>
                </c:pt>
                <c:pt idx="353">
                  <c:v>-5.6756049656859773</c:v>
                </c:pt>
                <c:pt idx="354">
                  <c:v>-5.2924446981051831</c:v>
                </c:pt>
                <c:pt idx="355">
                  <c:v>-5.7053228802543572</c:v>
                </c:pt>
                <c:pt idx="356">
                  <c:v>-5.7922875764623782</c:v>
                </c:pt>
                <c:pt idx="357">
                  <c:v>-5.9564381224195175</c:v>
                </c:pt>
                <c:pt idx="358">
                  <c:v>-5.7992133599066795</c:v>
                </c:pt>
                <c:pt idx="359">
                  <c:v>-5.1582651276180949</c:v>
                </c:pt>
                <c:pt idx="360">
                  <c:v>-5.2191299836173926</c:v>
                </c:pt>
                <c:pt idx="361">
                  <c:v>-5.4549833158975005</c:v>
                </c:pt>
                <c:pt idx="362">
                  <c:v>-5.0042212789488882</c:v>
                </c:pt>
                <c:pt idx="363">
                  <c:v>-4.1347716360829816</c:v>
                </c:pt>
                <c:pt idx="364">
                  <c:v>-3.6524776331531079</c:v>
                </c:pt>
                <c:pt idx="365">
                  <c:v>-4.569611867060277</c:v>
                </c:pt>
                <c:pt idx="366">
                  <c:v>-4.8499931505419056</c:v>
                </c:pt>
                <c:pt idx="367">
                  <c:v>-5.1803714360787669</c:v>
                </c:pt>
                <c:pt idx="368">
                  <c:v>-5.6752926351895132</c:v>
                </c:pt>
                <c:pt idx="369">
                  <c:v>-5.3065482708918239</c:v>
                </c:pt>
                <c:pt idx="370">
                  <c:v>-5.8350272489896069</c:v>
                </c:pt>
                <c:pt idx="371">
                  <c:v>-5.0812379124910434</c:v>
                </c:pt>
                <c:pt idx="372">
                  <c:v>-4.656684705014837</c:v>
                </c:pt>
                <c:pt idx="373">
                  <c:v>-5.2398689321999834</c:v>
                </c:pt>
                <c:pt idx="374">
                  <c:v>-5.48166631093126</c:v>
                </c:pt>
                <c:pt idx="375">
                  <c:v>-5.6615952637038083</c:v>
                </c:pt>
                <c:pt idx="376">
                  <c:v>-5.5967059844741485</c:v>
                </c:pt>
                <c:pt idx="377">
                  <c:v>-5.6328990832954577</c:v>
                </c:pt>
                <c:pt idx="378">
                  <c:v>-5.2731203126851636</c:v>
                </c:pt>
                <c:pt idx="379">
                  <c:v>-4.9389592297088827</c:v>
                </c:pt>
                <c:pt idx="380">
                  <c:v>-5.0147345871450604</c:v>
                </c:pt>
                <c:pt idx="381">
                  <c:v>-6.3176745045507321</c:v>
                </c:pt>
                <c:pt idx="382">
                  <c:v>-3.7180658264859083</c:v>
                </c:pt>
                <c:pt idx="383">
                  <c:v>-2.15882496239105</c:v>
                </c:pt>
                <c:pt idx="384">
                  <c:v>-3.2963463950992704</c:v>
                </c:pt>
                <c:pt idx="385">
                  <c:v>-5.2942353335134031</c:v>
                </c:pt>
                <c:pt idx="386">
                  <c:v>-5.1255252553251536</c:v>
                </c:pt>
                <c:pt idx="387">
                  <c:v>-2.7551779199068744</c:v>
                </c:pt>
                <c:pt idx="388">
                  <c:v>-2.0892061637383184</c:v>
                </c:pt>
                <c:pt idx="389">
                  <c:v>-0.93892461450254172</c:v>
                </c:pt>
                <c:pt idx="390">
                  <c:v>-3.9657176367778613</c:v>
                </c:pt>
                <c:pt idx="391">
                  <c:v>-3.1008130402084206</c:v>
                </c:pt>
                <c:pt idx="392">
                  <c:v>4.0750362086498189E-2</c:v>
                </c:pt>
                <c:pt idx="393">
                  <c:v>0.65790604910651396</c:v>
                </c:pt>
                <c:pt idx="394">
                  <c:v>1.0051017141829128</c:v>
                </c:pt>
                <c:pt idx="395">
                  <c:v>-0.18933382942286797</c:v>
                </c:pt>
                <c:pt idx="396">
                  <c:v>-0.58587139312463576</c:v>
                </c:pt>
                <c:pt idx="397">
                  <c:v>-1.0087739912779341</c:v>
                </c:pt>
                <c:pt idx="398">
                  <c:v>-1.2505015362990566</c:v>
                </c:pt>
                <c:pt idx="399">
                  <c:v>-1.7410888685099255</c:v>
                </c:pt>
                <c:pt idx="400">
                  <c:v>-4.2577003584140876</c:v>
                </c:pt>
                <c:pt idx="401">
                  <c:v>0.60765691594618743</c:v>
                </c:pt>
                <c:pt idx="402">
                  <c:v>3.101707836326502</c:v>
                </c:pt>
                <c:pt idx="403">
                  <c:v>3.2328850519619219</c:v>
                </c:pt>
                <c:pt idx="404">
                  <c:v>-1.9232809475714246E-2</c:v>
                </c:pt>
                <c:pt idx="405">
                  <c:v>-1.1761841296480349</c:v>
                </c:pt>
                <c:pt idx="406">
                  <c:v>-1.2433915850921549</c:v>
                </c:pt>
                <c:pt idx="407">
                  <c:v>-1.982355118384862</c:v>
                </c:pt>
                <c:pt idx="408">
                  <c:v>-2.9683772004890563</c:v>
                </c:pt>
                <c:pt idx="409">
                  <c:v>-3.0977216444012918</c:v>
                </c:pt>
                <c:pt idx="410">
                  <c:v>-2.605711523381371</c:v>
                </c:pt>
                <c:pt idx="411">
                  <c:v>-1.9970667645067555</c:v>
                </c:pt>
                <c:pt idx="412">
                  <c:v>-1.5942591974211864</c:v>
                </c:pt>
                <c:pt idx="413">
                  <c:v>-1.4726178123774392</c:v>
                </c:pt>
                <c:pt idx="414">
                  <c:v>-0.51659677050954467</c:v>
                </c:pt>
                <c:pt idx="415">
                  <c:v>-2.572043235254807</c:v>
                </c:pt>
                <c:pt idx="416">
                  <c:v>-2.4922086709709084</c:v>
                </c:pt>
                <c:pt idx="417">
                  <c:v>-1.5831181058781001</c:v>
                </c:pt>
                <c:pt idx="418">
                  <c:v>-1.3201882392803055</c:v>
                </c:pt>
                <c:pt idx="419">
                  <c:v>-0.94569850448008574</c:v>
                </c:pt>
                <c:pt idx="420">
                  <c:v>0.76520198554025987</c:v>
                </c:pt>
                <c:pt idx="421">
                  <c:v>0.10346737615631393</c:v>
                </c:pt>
              </c:numCache>
            </c:numRef>
          </c:val>
          <c:smooth val="0"/>
          <c:extLst>
            <c:ext xmlns:c16="http://schemas.microsoft.com/office/drawing/2014/chart" uri="{C3380CC4-5D6E-409C-BE32-E72D297353CC}">
              <c16:uniqueId val="{00000002-74E7-4597-A4DC-285F6B0F7178}"/>
            </c:ext>
          </c:extLst>
        </c:ser>
        <c:dLbls>
          <c:showLegendKey val="0"/>
          <c:showVal val="0"/>
          <c:showCatName val="0"/>
          <c:showSerName val="0"/>
          <c:showPercent val="0"/>
          <c:showBubbleSize val="0"/>
        </c:dLbls>
        <c:smooth val="0"/>
        <c:axId val="931666736"/>
        <c:axId val="931671656"/>
      </c:lineChart>
      <c:catAx>
        <c:axId val="931666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71656"/>
        <c:crosses val="autoZero"/>
        <c:auto val="1"/>
        <c:lblAlgn val="ctr"/>
        <c:lblOffset val="100"/>
        <c:noMultiLvlLbl val="0"/>
      </c:catAx>
      <c:valAx>
        <c:axId val="93167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667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sz="1800" b="0" i="0" baseline="0">
                <a:effectLst/>
              </a:rPr>
              <a:t>Gesture 1 Gyro Angle Test</a:t>
            </a:r>
            <a:endParaRPr lang="en-IE">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Gyro_A1_20!$Y$1</c:f>
              <c:strCache>
                <c:ptCount val="1"/>
                <c:pt idx="0">
                  <c:v>Gyro_X</c:v>
                </c:pt>
              </c:strCache>
            </c:strRef>
          </c:tx>
          <c:spPr>
            <a:ln w="28575" cap="rnd">
              <a:solidFill>
                <a:schemeClr val="accent1"/>
              </a:solidFill>
              <a:round/>
            </a:ln>
            <a:effectLst/>
          </c:spPr>
          <c:marker>
            <c:symbol val="none"/>
          </c:marker>
          <c:val>
            <c:numRef>
              <c:f>Gyro_A1_20!$Y$2:$Y$988</c:f>
              <c:numCache>
                <c:formatCode>General</c:formatCode>
                <c:ptCount val="987"/>
                <c:pt idx="0">
                  <c:v>-50.666417439999996</c:v>
                </c:pt>
                <c:pt idx="1">
                  <c:v>-58.85521353</c:v>
                </c:pt>
                <c:pt idx="2">
                  <c:v>-66.789042480000006</c:v>
                </c:pt>
                <c:pt idx="3">
                  <c:v>-74.266679629999999</c:v>
                </c:pt>
                <c:pt idx="4">
                  <c:v>-81.198553500000003</c:v>
                </c:pt>
                <c:pt idx="5">
                  <c:v>-87.420049230000004</c:v>
                </c:pt>
                <c:pt idx="6">
                  <c:v>-92.756533020000006</c:v>
                </c:pt>
                <c:pt idx="7">
                  <c:v>-97.373976339999999</c:v>
                </c:pt>
                <c:pt idx="8">
                  <c:v>-101.5550178</c:v>
                </c:pt>
                <c:pt idx="9">
                  <c:v>-105.5567849</c:v>
                </c:pt>
                <c:pt idx="10">
                  <c:v>-109.5054112</c:v>
                </c:pt>
                <c:pt idx="11">
                  <c:v>-113.4595654</c:v>
                </c:pt>
                <c:pt idx="12">
                  <c:v>-117.44933519999999</c:v>
                </c:pt>
                <c:pt idx="13">
                  <c:v>-121.363696</c:v>
                </c:pt>
                <c:pt idx="14">
                  <c:v>-125.0599785</c:v>
                </c:pt>
                <c:pt idx="15">
                  <c:v>-128.34031569999999</c:v>
                </c:pt>
                <c:pt idx="16">
                  <c:v>-130.95958690000001</c:v>
                </c:pt>
                <c:pt idx="17">
                  <c:v>-132.7700902</c:v>
                </c:pt>
                <c:pt idx="18">
                  <c:v>-133.72189599999999</c:v>
                </c:pt>
                <c:pt idx="19">
                  <c:v>-133.77159710000001</c:v>
                </c:pt>
                <c:pt idx="20">
                  <c:v>-132.90360459999999</c:v>
                </c:pt>
                <c:pt idx="21">
                  <c:v>-131.10220140000001</c:v>
                </c:pt>
                <c:pt idx="22">
                  <c:v>-128.44120469999999</c:v>
                </c:pt>
                <c:pt idx="23">
                  <c:v>-125.05478220000001</c:v>
                </c:pt>
                <c:pt idx="24">
                  <c:v>-121.06466279999999</c:v>
                </c:pt>
                <c:pt idx="25">
                  <c:v>-116.6293845</c:v>
                </c:pt>
                <c:pt idx="26">
                  <c:v>-111.9039645</c:v>
                </c:pt>
                <c:pt idx="27">
                  <c:v>-107.0049842</c:v>
                </c:pt>
                <c:pt idx="28">
                  <c:v>-102.0179181</c:v>
                </c:pt>
                <c:pt idx="29">
                  <c:v>-96.971424600000006</c:v>
                </c:pt>
                <c:pt idx="30">
                  <c:v>-91.819440029999996</c:v>
                </c:pt>
                <c:pt idx="31">
                  <c:v>-86.440077489999993</c:v>
                </c:pt>
                <c:pt idx="32">
                  <c:v>-80.716348819999993</c:v>
                </c:pt>
                <c:pt idx="33">
                  <c:v>-74.547514340000006</c:v>
                </c:pt>
                <c:pt idx="34">
                  <c:v>-67.818215390000006</c:v>
                </c:pt>
                <c:pt idx="35">
                  <c:v>-60.40554247</c:v>
                </c:pt>
                <c:pt idx="36">
                  <c:v>-52.271683920000001</c:v>
                </c:pt>
                <c:pt idx="37">
                  <c:v>-43.41078246</c:v>
                </c:pt>
                <c:pt idx="38">
                  <c:v>-33.86088779</c:v>
                </c:pt>
                <c:pt idx="39">
                  <c:v>-23.759554189999999</c:v>
                </c:pt>
                <c:pt idx="40">
                  <c:v>-13.161647009999999</c:v>
                </c:pt>
                <c:pt idx="41">
                  <c:v>-2.1428960300000002</c:v>
                </c:pt>
                <c:pt idx="42">
                  <c:v>9.2213834509999995</c:v>
                </c:pt>
                <c:pt idx="43">
                  <c:v>20.904379259999999</c:v>
                </c:pt>
                <c:pt idx="44">
                  <c:v>32.906062779999999</c:v>
                </c:pt>
                <c:pt idx="45">
                  <c:v>45.195530400000003</c:v>
                </c:pt>
                <c:pt idx="46">
                  <c:v>57.746232089999999</c:v>
                </c:pt>
                <c:pt idx="47">
                  <c:v>70.308903209999997</c:v>
                </c:pt>
                <c:pt idx="48">
                  <c:v>82.121061010000005</c:v>
                </c:pt>
                <c:pt idx="49">
                  <c:v>92.259656590000006</c:v>
                </c:pt>
                <c:pt idx="50">
                  <c:v>99.9683457</c:v>
                </c:pt>
                <c:pt idx="51">
                  <c:v>105.56926369999999</c:v>
                </c:pt>
                <c:pt idx="52">
                  <c:v>109.7775297</c:v>
                </c:pt>
                <c:pt idx="53">
                  <c:v>113.08813120000001</c:v>
                </c:pt>
                <c:pt idx="54">
                  <c:v>116.02162389999999</c:v>
                </c:pt>
                <c:pt idx="55">
                  <c:v>118.9886328</c:v>
                </c:pt>
                <c:pt idx="56">
                  <c:v>122.09699550000001</c:v>
                </c:pt>
                <c:pt idx="57">
                  <c:v>125.1956735</c:v>
                </c:pt>
                <c:pt idx="58">
                  <c:v>127.9829273</c:v>
                </c:pt>
                <c:pt idx="59">
                  <c:v>130.223837</c:v>
                </c:pt>
                <c:pt idx="60">
                  <c:v>131.58486920000001</c:v>
                </c:pt>
                <c:pt idx="61">
                  <c:v>131.96935110000001</c:v>
                </c:pt>
                <c:pt idx="62">
                  <c:v>131.65565989999999</c:v>
                </c:pt>
                <c:pt idx="63">
                  <c:v>130.94616120000001</c:v>
                </c:pt>
                <c:pt idx="64">
                  <c:v>130.06707220000001</c:v>
                </c:pt>
                <c:pt idx="65">
                  <c:v>129.0715241</c:v>
                </c:pt>
                <c:pt idx="66">
                  <c:v>127.7863066</c:v>
                </c:pt>
                <c:pt idx="67">
                  <c:v>125.9848727</c:v>
                </c:pt>
                <c:pt idx="68">
                  <c:v>123.5186319</c:v>
                </c:pt>
                <c:pt idx="69">
                  <c:v>120.3112608</c:v>
                </c:pt>
                <c:pt idx="70">
                  <c:v>116.4163504</c:v>
                </c:pt>
                <c:pt idx="71">
                  <c:v>111.9349656</c:v>
                </c:pt>
                <c:pt idx="72">
                  <c:v>107.0165799</c:v>
                </c:pt>
                <c:pt idx="73">
                  <c:v>101.8557612</c:v>
                </c:pt>
                <c:pt idx="74">
                  <c:v>96.643237310000004</c:v>
                </c:pt>
                <c:pt idx="75">
                  <c:v>91.467205179999993</c:v>
                </c:pt>
                <c:pt idx="76">
                  <c:v>86.293189459999994</c:v>
                </c:pt>
                <c:pt idx="77">
                  <c:v>81.031164290000007</c:v>
                </c:pt>
                <c:pt idx="78">
                  <c:v>75.58425321</c:v>
                </c:pt>
                <c:pt idx="79">
                  <c:v>69.931214679999997</c:v>
                </c:pt>
                <c:pt idx="80">
                  <c:v>64.042746390000005</c:v>
                </c:pt>
                <c:pt idx="81">
                  <c:v>57.90043704</c:v>
                </c:pt>
                <c:pt idx="82">
                  <c:v>51.549190660000001</c:v>
                </c:pt>
                <c:pt idx="83">
                  <c:v>45.102560590000003</c:v>
                </c:pt>
                <c:pt idx="84">
                  <c:v>38.710450510000001</c:v>
                </c:pt>
                <c:pt idx="85">
                  <c:v>32.440639580000003</c:v>
                </c:pt>
                <c:pt idx="86">
                  <c:v>26.21881857</c:v>
                </c:pt>
                <c:pt idx="87">
                  <c:v>19.855034379999999</c:v>
                </c:pt>
                <c:pt idx="88">
                  <c:v>13.25577569</c:v>
                </c:pt>
                <c:pt idx="89">
                  <c:v>6.4212809200000001</c:v>
                </c:pt>
                <c:pt idx="90">
                  <c:v>-0.55909157799999998</c:v>
                </c:pt>
                <c:pt idx="91">
                  <c:v>-7.5379953469999998</c:v>
                </c:pt>
                <c:pt idx="92">
                  <c:v>-14.38475476</c:v>
                </c:pt>
                <c:pt idx="93">
                  <c:v>-20.965906660000002</c:v>
                </c:pt>
                <c:pt idx="94">
                  <c:v>-27.18543309</c:v>
                </c:pt>
                <c:pt idx="95">
                  <c:v>-33.093672150000003</c:v>
                </c:pt>
                <c:pt idx="96">
                  <c:v>-38.793493609999999</c:v>
                </c:pt>
                <c:pt idx="97">
                  <c:v>-44.441193929999997</c:v>
                </c:pt>
                <c:pt idx="98">
                  <c:v>-50.114619140000002</c:v>
                </c:pt>
                <c:pt idx="99">
                  <c:v>-55.691631510000001</c:v>
                </c:pt>
                <c:pt idx="100">
                  <c:v>-61.03716558</c:v>
                </c:pt>
                <c:pt idx="101">
                  <c:v>-66.036016329999995</c:v>
                </c:pt>
                <c:pt idx="102">
                  <c:v>-70.663629940000007</c:v>
                </c:pt>
                <c:pt idx="103">
                  <c:v>-74.976378650000001</c:v>
                </c:pt>
                <c:pt idx="104">
                  <c:v>-79.118657589999998</c:v>
                </c:pt>
                <c:pt idx="105">
                  <c:v>-83.225517580000002</c:v>
                </c:pt>
                <c:pt idx="106">
                  <c:v>-87.296667929999998</c:v>
                </c:pt>
                <c:pt idx="107">
                  <c:v>-91.317108230000002</c:v>
                </c:pt>
                <c:pt idx="108">
                  <c:v>-95.201990809999998</c:v>
                </c:pt>
                <c:pt idx="109">
                  <c:v>-98.76691993</c:v>
                </c:pt>
                <c:pt idx="110">
                  <c:v>-101.94896679999999</c:v>
                </c:pt>
                <c:pt idx="111">
                  <c:v>-104.83608049999999</c:v>
                </c:pt>
                <c:pt idx="112">
                  <c:v>-107.47939940000001</c:v>
                </c:pt>
                <c:pt idx="113">
                  <c:v>-109.9435416</c:v>
                </c:pt>
                <c:pt idx="114">
                  <c:v>-112.2716125</c:v>
                </c:pt>
                <c:pt idx="115">
                  <c:v>-114.3689346</c:v>
                </c:pt>
                <c:pt idx="116">
                  <c:v>-115.9079942</c:v>
                </c:pt>
                <c:pt idx="117">
                  <c:v>-116.6602563</c:v>
                </c:pt>
                <c:pt idx="118">
                  <c:v>-116.5652161</c:v>
                </c:pt>
                <c:pt idx="119">
                  <c:v>-115.6899478</c:v>
                </c:pt>
                <c:pt idx="120">
                  <c:v>-114.17675319999999</c:v>
                </c:pt>
                <c:pt idx="121">
                  <c:v>-112.17408810000001</c:v>
                </c:pt>
                <c:pt idx="122">
                  <c:v>-109.7607941</c:v>
                </c:pt>
                <c:pt idx="123">
                  <c:v>-106.92874209999999</c:v>
                </c:pt>
                <c:pt idx="124">
                  <c:v>-103.58481449999999</c:v>
                </c:pt>
                <c:pt idx="125">
                  <c:v>-99.565404479999998</c:v>
                </c:pt>
                <c:pt idx="126">
                  <c:v>-94.719617549999995</c:v>
                </c:pt>
                <c:pt idx="127">
                  <c:v>-88.957990379999998</c:v>
                </c:pt>
                <c:pt idx="128">
                  <c:v>-82.301861310000007</c:v>
                </c:pt>
                <c:pt idx="129">
                  <c:v>-74.816834099999994</c:v>
                </c:pt>
                <c:pt idx="130">
                  <c:v>-66.632347559999999</c:v>
                </c:pt>
                <c:pt idx="131">
                  <c:v>-57.954161130000003</c:v>
                </c:pt>
                <c:pt idx="132">
                  <c:v>-48.952312409999998</c:v>
                </c:pt>
                <c:pt idx="133">
                  <c:v>-39.678992059999999</c:v>
                </c:pt>
                <c:pt idx="134">
                  <c:v>-30.002095499999999</c:v>
                </c:pt>
                <c:pt idx="135">
                  <c:v>-19.749603189999998</c:v>
                </c:pt>
                <c:pt idx="136">
                  <c:v>-8.9606480039999994</c:v>
                </c:pt>
                <c:pt idx="137">
                  <c:v>2.2646996160000001</c:v>
                </c:pt>
                <c:pt idx="138">
                  <c:v>13.822670560000001</c:v>
                </c:pt>
                <c:pt idx="139">
                  <c:v>25.534918730000001</c:v>
                </c:pt>
                <c:pt idx="140">
                  <c:v>37.1266727</c:v>
                </c:pt>
                <c:pt idx="141">
                  <c:v>48.192090559999997</c:v>
                </c:pt>
                <c:pt idx="142">
                  <c:v>58.521467090000002</c:v>
                </c:pt>
                <c:pt idx="143">
                  <c:v>67.891737410000005</c:v>
                </c:pt>
                <c:pt idx="144">
                  <c:v>75.933058380000006</c:v>
                </c:pt>
                <c:pt idx="145">
                  <c:v>82.804359399999996</c:v>
                </c:pt>
                <c:pt idx="146">
                  <c:v>89.063519429999999</c:v>
                </c:pt>
                <c:pt idx="147">
                  <c:v>95.098648019999999</c:v>
                </c:pt>
                <c:pt idx="148">
                  <c:v>101.2117946</c:v>
                </c:pt>
                <c:pt idx="149">
                  <c:v>107.45545970000001</c:v>
                </c:pt>
                <c:pt idx="150">
                  <c:v>113.5487263</c:v>
                </c:pt>
                <c:pt idx="151">
                  <c:v>119.15660459999999</c:v>
                </c:pt>
                <c:pt idx="152">
                  <c:v>124.0467266</c:v>
                </c:pt>
                <c:pt idx="153">
                  <c:v>127.86784249999999</c:v>
                </c:pt>
                <c:pt idx="154">
                  <c:v>130.43685289999999</c:v>
                </c:pt>
                <c:pt idx="155">
                  <c:v>131.97353860000001</c:v>
                </c:pt>
                <c:pt idx="156">
                  <c:v>132.7503332</c:v>
                </c:pt>
                <c:pt idx="157">
                  <c:v>133.04967350000001</c:v>
                </c:pt>
                <c:pt idx="158">
                  <c:v>133.12584390000001</c:v>
                </c:pt>
                <c:pt idx="159">
                  <c:v>133.0230277</c:v>
                </c:pt>
                <c:pt idx="160">
                  <c:v>132.60335549999999</c:v>
                </c:pt>
                <c:pt idx="161">
                  <c:v>131.66514849999999</c:v>
                </c:pt>
                <c:pt idx="162">
                  <c:v>130.0841709</c:v>
                </c:pt>
                <c:pt idx="163">
                  <c:v>127.8249079</c:v>
                </c:pt>
                <c:pt idx="164">
                  <c:v>124.90787589999999</c:v>
                </c:pt>
                <c:pt idx="165">
                  <c:v>121.39192319999999</c:v>
                </c:pt>
                <c:pt idx="166">
                  <c:v>117.4346254</c:v>
                </c:pt>
                <c:pt idx="167">
                  <c:v>113.1601048</c:v>
                </c:pt>
                <c:pt idx="168">
                  <c:v>108.60727780000001</c:v>
                </c:pt>
                <c:pt idx="169">
                  <c:v>103.7665825</c:v>
                </c:pt>
                <c:pt idx="170">
                  <c:v>98.640945869999996</c:v>
                </c:pt>
                <c:pt idx="171">
                  <c:v>93.225685150000004</c:v>
                </c:pt>
                <c:pt idx="172">
                  <c:v>87.497647810000004</c:v>
                </c:pt>
                <c:pt idx="173">
                  <c:v>81.537750489999993</c:v>
                </c:pt>
                <c:pt idx="174">
                  <c:v>75.445233079999994</c:v>
                </c:pt>
                <c:pt idx="175">
                  <c:v>69.379009760000002</c:v>
                </c:pt>
                <c:pt idx="176">
                  <c:v>63.458052909999999</c:v>
                </c:pt>
                <c:pt idx="177">
                  <c:v>57.58618663</c:v>
                </c:pt>
                <c:pt idx="178">
                  <c:v>51.608898959999998</c:v>
                </c:pt>
                <c:pt idx="179">
                  <c:v>45.403504460000001</c:v>
                </c:pt>
                <c:pt idx="180">
                  <c:v>38.93919717</c:v>
                </c:pt>
                <c:pt idx="181">
                  <c:v>32.235740999999997</c:v>
                </c:pt>
                <c:pt idx="182">
                  <c:v>25.399868399999999</c:v>
                </c:pt>
                <c:pt idx="183">
                  <c:v>18.524523940000002</c:v>
                </c:pt>
                <c:pt idx="184">
                  <c:v>11.75061706</c:v>
                </c:pt>
                <c:pt idx="185">
                  <c:v>5.2415776950000001</c:v>
                </c:pt>
                <c:pt idx="186">
                  <c:v>-1.0508780980000001</c:v>
                </c:pt>
                <c:pt idx="187">
                  <c:v>-7.3364810360000003</c:v>
                </c:pt>
                <c:pt idx="188">
                  <c:v>-13.797136760000001</c:v>
                </c:pt>
                <c:pt idx="189">
                  <c:v>-20.48024144</c:v>
                </c:pt>
                <c:pt idx="190">
                  <c:v>-27.37470295</c:v>
                </c:pt>
                <c:pt idx="191">
                  <c:v>-34.30054647</c:v>
                </c:pt>
                <c:pt idx="192">
                  <c:v>-41.067849359999997</c:v>
                </c:pt>
                <c:pt idx="193">
                  <c:v>-47.633629880000001</c:v>
                </c:pt>
                <c:pt idx="194">
                  <c:v>-54.013218260000002</c:v>
                </c:pt>
                <c:pt idx="195">
                  <c:v>-60.338320510000003</c:v>
                </c:pt>
                <c:pt idx="196">
                  <c:v>-66.6828261</c:v>
                </c:pt>
                <c:pt idx="197">
                  <c:v>-73.017776339999998</c:v>
                </c:pt>
                <c:pt idx="198">
                  <c:v>-79.298038109999993</c:v>
                </c:pt>
                <c:pt idx="199">
                  <c:v>-85.494360869999994</c:v>
                </c:pt>
                <c:pt idx="200">
                  <c:v>-91.464115730000003</c:v>
                </c:pt>
                <c:pt idx="201">
                  <c:v>-97.062014739999995</c:v>
                </c:pt>
                <c:pt idx="202">
                  <c:v>-102.0998902</c:v>
                </c:pt>
                <c:pt idx="203">
                  <c:v>-106.3669178</c:v>
                </c:pt>
                <c:pt idx="204">
                  <c:v>-109.84827629999999</c:v>
                </c:pt>
                <c:pt idx="205">
                  <c:v>-112.743236</c:v>
                </c:pt>
                <c:pt idx="206">
                  <c:v>-115.2878219</c:v>
                </c:pt>
                <c:pt idx="207">
                  <c:v>-117.6576544</c:v>
                </c:pt>
                <c:pt idx="208">
                  <c:v>-119.929011</c:v>
                </c:pt>
                <c:pt idx="209">
                  <c:v>-122.08282029999999</c:v>
                </c:pt>
                <c:pt idx="210">
                  <c:v>-124.0634325</c:v>
                </c:pt>
                <c:pt idx="211">
                  <c:v>-125.74581550000001</c:v>
                </c:pt>
                <c:pt idx="212">
                  <c:v>-127.0032774</c:v>
                </c:pt>
                <c:pt idx="213">
                  <c:v>-127.6109069</c:v>
                </c:pt>
                <c:pt idx="214">
                  <c:v>-127.2958553</c:v>
                </c:pt>
                <c:pt idx="215">
                  <c:v>-125.9783802</c:v>
                </c:pt>
                <c:pt idx="216">
                  <c:v>-123.7820485</c:v>
                </c:pt>
                <c:pt idx="217">
                  <c:v>-120.8753213</c:v>
                </c:pt>
                <c:pt idx="218">
                  <c:v>-117.4560838</c:v>
                </c:pt>
                <c:pt idx="219">
                  <c:v>-113.7113275</c:v>
                </c:pt>
                <c:pt idx="220">
                  <c:v>-109.7191892</c:v>
                </c:pt>
                <c:pt idx="221">
                  <c:v>-105.4938727</c:v>
                </c:pt>
                <c:pt idx="222">
                  <c:v>-101.0369577</c:v>
                </c:pt>
                <c:pt idx="223">
                  <c:v>-96.341871999999995</c:v>
                </c:pt>
                <c:pt idx="224">
                  <c:v>-91.371961279999994</c:v>
                </c:pt>
                <c:pt idx="225">
                  <c:v>-86.058702389999993</c:v>
                </c:pt>
                <c:pt idx="226">
                  <c:v>-80.314725330000002</c:v>
                </c:pt>
                <c:pt idx="227">
                  <c:v>-74.073923359999995</c:v>
                </c:pt>
                <c:pt idx="228">
                  <c:v>-67.282068129999999</c:v>
                </c:pt>
                <c:pt idx="229">
                  <c:v>-59.865191729999999</c:v>
                </c:pt>
                <c:pt idx="230">
                  <c:v>-51.694201620000001</c:v>
                </c:pt>
                <c:pt idx="231">
                  <c:v>-42.67174662</c:v>
                </c:pt>
                <c:pt idx="232">
                  <c:v>-32.811211550000003</c:v>
                </c:pt>
                <c:pt idx="233">
                  <c:v>-22.182424000000001</c:v>
                </c:pt>
                <c:pt idx="234">
                  <c:v>-10.798218479999999</c:v>
                </c:pt>
                <c:pt idx="235">
                  <c:v>1.2188939700000001</c:v>
                </c:pt>
                <c:pt idx="236">
                  <c:v>13.69194779</c:v>
                </c:pt>
                <c:pt idx="237">
                  <c:v>26.538729570000001</c:v>
                </c:pt>
                <c:pt idx="238">
                  <c:v>39.64212148</c:v>
                </c:pt>
                <c:pt idx="239">
                  <c:v>52.737910589999998</c:v>
                </c:pt>
                <c:pt idx="240">
                  <c:v>65.676948300000006</c:v>
                </c:pt>
                <c:pt idx="241">
                  <c:v>77.991097280000005</c:v>
                </c:pt>
                <c:pt idx="242">
                  <c:v>88.972394550000004</c:v>
                </c:pt>
                <c:pt idx="243">
                  <c:v>97.744735300000002</c:v>
                </c:pt>
                <c:pt idx="244">
                  <c:v>103.7057947</c:v>
                </c:pt>
                <c:pt idx="245">
                  <c:v>107.57476699999999</c:v>
                </c:pt>
                <c:pt idx="246">
                  <c:v>110.17283759999999</c:v>
                </c:pt>
                <c:pt idx="247">
                  <c:v>112.26922140000001</c:v>
                </c:pt>
                <c:pt idx="248">
                  <c:v>114.530612</c:v>
                </c:pt>
                <c:pt idx="249">
                  <c:v>117.2432506</c:v>
                </c:pt>
                <c:pt idx="250">
                  <c:v>120.2220856</c:v>
                </c:pt>
                <c:pt idx="251">
                  <c:v>123.0311734</c:v>
                </c:pt>
                <c:pt idx="252">
                  <c:v>125.31883379999999</c:v>
                </c:pt>
                <c:pt idx="253">
                  <c:v>126.73088180000001</c:v>
                </c:pt>
                <c:pt idx="254">
                  <c:v>127.0059972</c:v>
                </c:pt>
                <c:pt idx="255">
                  <c:v>126.2559286</c:v>
                </c:pt>
                <c:pt idx="256">
                  <c:v>124.86590080000001</c:v>
                </c:pt>
                <c:pt idx="257">
                  <c:v>123.2467364</c:v>
                </c:pt>
                <c:pt idx="258">
                  <c:v>121.59837760000001</c:v>
                </c:pt>
                <c:pt idx="259">
                  <c:v>119.9587677</c:v>
                </c:pt>
                <c:pt idx="260">
                  <c:v>118.21652210000001</c:v>
                </c:pt>
                <c:pt idx="261">
                  <c:v>116.2099547</c:v>
                </c:pt>
                <c:pt idx="262">
                  <c:v>113.81195</c:v>
                </c:pt>
                <c:pt idx="263">
                  <c:v>110.87286</c:v>
                </c:pt>
                <c:pt idx="264">
                  <c:v>107.2749931</c:v>
                </c:pt>
                <c:pt idx="265">
                  <c:v>103.0979676</c:v>
                </c:pt>
                <c:pt idx="266">
                  <c:v>98.601892899999996</c:v>
                </c:pt>
                <c:pt idx="267">
                  <c:v>94.098378920000002</c:v>
                </c:pt>
                <c:pt idx="268">
                  <c:v>89.772633690000006</c:v>
                </c:pt>
                <c:pt idx="269">
                  <c:v>85.584637229999998</c:v>
                </c:pt>
                <c:pt idx="270">
                  <c:v>81.38810857</c:v>
                </c:pt>
                <c:pt idx="271">
                  <c:v>76.971899579999999</c:v>
                </c:pt>
                <c:pt idx="272">
                  <c:v>72.169891019999994</c:v>
                </c:pt>
                <c:pt idx="273">
                  <c:v>66.955661219999996</c:v>
                </c:pt>
                <c:pt idx="274">
                  <c:v>61.410495240000003</c:v>
                </c:pt>
                <c:pt idx="275">
                  <c:v>55.752423550000003</c:v>
                </c:pt>
                <c:pt idx="276">
                  <c:v>50.244458899999998</c:v>
                </c:pt>
                <c:pt idx="277">
                  <c:v>44.96406013</c:v>
                </c:pt>
                <c:pt idx="278">
                  <c:v>39.75215206</c:v>
                </c:pt>
                <c:pt idx="279">
                  <c:v>34.356508859999998</c:v>
                </c:pt>
                <c:pt idx="280">
                  <c:v>28.58547604</c:v>
                </c:pt>
                <c:pt idx="281">
                  <c:v>22.540888200000001</c:v>
                </c:pt>
                <c:pt idx="282">
                  <c:v>16.542695800000001</c:v>
                </c:pt>
                <c:pt idx="283">
                  <c:v>10.85848244</c:v>
                </c:pt>
                <c:pt idx="284">
                  <c:v>5.5396403940000001</c:v>
                </c:pt>
                <c:pt idx="285">
                  <c:v>0.49597882599999998</c:v>
                </c:pt>
                <c:pt idx="286">
                  <c:v>-4.5120636100000002</c:v>
                </c:pt>
                <c:pt idx="287">
                  <c:v>-9.7195741980000001</c:v>
                </c:pt>
                <c:pt idx="288">
                  <c:v>-15.149950029999999</c:v>
                </c:pt>
                <c:pt idx="289">
                  <c:v>-20.731358589999999</c:v>
                </c:pt>
                <c:pt idx="290">
                  <c:v>-26.229899939999999</c:v>
                </c:pt>
                <c:pt idx="291">
                  <c:v>-31.38503296</c:v>
                </c:pt>
                <c:pt idx="292">
                  <c:v>-36.115437999999997</c:v>
                </c:pt>
                <c:pt idx="293">
                  <c:v>-40.439388460000004</c:v>
                </c:pt>
                <c:pt idx="294">
                  <c:v>-44.486014089999998</c:v>
                </c:pt>
                <c:pt idx="295">
                  <c:v>-48.390224230000001</c:v>
                </c:pt>
                <c:pt idx="296">
                  <c:v>-52.180130949999999</c:v>
                </c:pt>
                <c:pt idx="297">
                  <c:v>-55.987718450000003</c:v>
                </c:pt>
                <c:pt idx="298">
                  <c:v>-59.901489320000003</c:v>
                </c:pt>
                <c:pt idx="299">
                  <c:v>-63.720921990000001</c:v>
                </c:pt>
                <c:pt idx="300">
                  <c:v>-67.19099645</c:v>
                </c:pt>
                <c:pt idx="301">
                  <c:v>-70.15730404</c:v>
                </c:pt>
                <c:pt idx="302">
                  <c:v>-72.679884400000006</c:v>
                </c:pt>
                <c:pt idx="303">
                  <c:v>-74.948348559999999</c:v>
                </c:pt>
                <c:pt idx="304">
                  <c:v>-77.146607299999999</c:v>
                </c:pt>
                <c:pt idx="305">
                  <c:v>-79.366717859999994</c:v>
                </c:pt>
                <c:pt idx="306">
                  <c:v>-81.658796620000004</c:v>
                </c:pt>
                <c:pt idx="307">
                  <c:v>-84.094511609999998</c:v>
                </c:pt>
                <c:pt idx="308">
                  <c:v>-86.687751779999999</c:v>
                </c:pt>
                <c:pt idx="309">
                  <c:v>-89.304620580000005</c:v>
                </c:pt>
                <c:pt idx="310">
                  <c:v>-91.703665270000002</c:v>
                </c:pt>
                <c:pt idx="311">
                  <c:v>-93.669109939999998</c:v>
                </c:pt>
                <c:pt idx="312">
                  <c:v>-95.126893719999998</c:v>
                </c:pt>
                <c:pt idx="313">
                  <c:v>-96.13143565</c:v>
                </c:pt>
                <c:pt idx="314">
                  <c:v>-96.724980040000005</c:v>
                </c:pt>
                <c:pt idx="315">
                  <c:v>-96.874092480000002</c:v>
                </c:pt>
                <c:pt idx="316">
                  <c:v>-96.552731410000007</c:v>
                </c:pt>
                <c:pt idx="317">
                  <c:v>-95.766853859999998</c:v>
                </c:pt>
                <c:pt idx="318">
                  <c:v>-94.579725260000004</c:v>
                </c:pt>
                <c:pt idx="319">
                  <c:v>-93.008110160000001</c:v>
                </c:pt>
                <c:pt idx="320">
                  <c:v>-90.990565649999994</c:v>
                </c:pt>
                <c:pt idx="321">
                  <c:v>-88.427325940000003</c:v>
                </c:pt>
                <c:pt idx="322">
                  <c:v>-85.222652179999997</c:v>
                </c:pt>
                <c:pt idx="323">
                  <c:v>-81.212910519999994</c:v>
                </c:pt>
                <c:pt idx="324">
                  <c:v>-76.364294810000004</c:v>
                </c:pt>
                <c:pt idx="325">
                  <c:v>-70.798797730000004</c:v>
                </c:pt>
                <c:pt idx="326">
                  <c:v>-64.61351836</c:v>
                </c:pt>
                <c:pt idx="327">
                  <c:v>-57.818196450000002</c:v>
                </c:pt>
                <c:pt idx="328">
                  <c:v>-50.41569776</c:v>
                </c:pt>
                <c:pt idx="329">
                  <c:v>-42.446150330000002</c:v>
                </c:pt>
                <c:pt idx="330">
                  <c:v>-33.905408399999999</c:v>
                </c:pt>
                <c:pt idx="331">
                  <c:v>-24.763080370000001</c:v>
                </c:pt>
                <c:pt idx="332">
                  <c:v>-15.074614540000001</c:v>
                </c:pt>
                <c:pt idx="333">
                  <c:v>-4.9371497529999999</c:v>
                </c:pt>
                <c:pt idx="334">
                  <c:v>5.5236248220000004</c:v>
                </c:pt>
                <c:pt idx="335">
                  <c:v>16.244018730000001</c:v>
                </c:pt>
                <c:pt idx="336">
                  <c:v>27.155270430000002</c:v>
                </c:pt>
                <c:pt idx="337">
                  <c:v>38.072970519999998</c:v>
                </c:pt>
                <c:pt idx="338">
                  <c:v>48.86656799</c:v>
                </c:pt>
                <c:pt idx="339">
                  <c:v>59.150622669999997</c:v>
                </c:pt>
                <c:pt idx="340">
                  <c:v>68.493748620000005</c:v>
                </c:pt>
                <c:pt idx="341">
                  <c:v>76.952222989999996</c:v>
                </c:pt>
                <c:pt idx="342">
                  <c:v>84.786217530000002</c:v>
                </c:pt>
                <c:pt idx="343">
                  <c:v>92.165852580000006</c:v>
                </c:pt>
                <c:pt idx="344">
                  <c:v>99.096404100000001</c:v>
                </c:pt>
                <c:pt idx="345">
                  <c:v>105.39883140000001</c:v>
                </c:pt>
                <c:pt idx="346">
                  <c:v>110.6096596</c:v>
                </c:pt>
                <c:pt idx="347">
                  <c:v>114.1105637</c:v>
                </c:pt>
                <c:pt idx="348">
                  <c:v>115.8818868</c:v>
                </c:pt>
                <c:pt idx="349">
                  <c:v>116.3127416</c:v>
                </c:pt>
                <c:pt idx="350">
                  <c:v>116.0152633</c:v>
                </c:pt>
                <c:pt idx="351">
                  <c:v>115.5315848</c:v>
                </c:pt>
                <c:pt idx="352">
                  <c:v>115.1988932</c:v>
                </c:pt>
                <c:pt idx="353">
                  <c:v>114.8960785</c:v>
                </c:pt>
                <c:pt idx="354">
                  <c:v>114.3529265</c:v>
                </c:pt>
                <c:pt idx="355">
                  <c:v>113.3416082</c:v>
                </c:pt>
                <c:pt idx="356">
                  <c:v>111.80208279999999</c:v>
                </c:pt>
                <c:pt idx="357">
                  <c:v>109.7527123</c:v>
                </c:pt>
                <c:pt idx="358">
                  <c:v>107.2451137</c:v>
                </c:pt>
                <c:pt idx="359">
                  <c:v>104.3865327</c:v>
                </c:pt>
                <c:pt idx="360">
                  <c:v>101.1954578</c:v>
                </c:pt>
                <c:pt idx="361">
                  <c:v>97.587466259999999</c:v>
                </c:pt>
                <c:pt idx="362">
                  <c:v>93.477942780000006</c:v>
                </c:pt>
                <c:pt idx="363">
                  <c:v>88.882574599999998</c:v>
                </c:pt>
                <c:pt idx="364">
                  <c:v>83.97196735</c:v>
                </c:pt>
                <c:pt idx="365">
                  <c:v>78.991829999999993</c:v>
                </c:pt>
                <c:pt idx="366">
                  <c:v>74.077737659999997</c:v>
                </c:pt>
                <c:pt idx="367">
                  <c:v>69.096643510000007</c:v>
                </c:pt>
                <c:pt idx="368">
                  <c:v>63.899037280000002</c:v>
                </c:pt>
                <c:pt idx="369">
                  <c:v>58.405279610000001</c:v>
                </c:pt>
                <c:pt idx="370">
                  <c:v>52.667826380000001</c:v>
                </c:pt>
                <c:pt idx="371">
                  <c:v>46.828267089999997</c:v>
                </c:pt>
                <c:pt idx="372">
                  <c:v>41.10069463</c:v>
                </c:pt>
                <c:pt idx="373">
                  <c:v>35.588575179999999</c:v>
                </c:pt>
                <c:pt idx="374">
                  <c:v>30.179646179999999</c:v>
                </c:pt>
                <c:pt idx="375">
                  <c:v>24.644435829999999</c:v>
                </c:pt>
                <c:pt idx="376">
                  <c:v>18.762301359999999</c:v>
                </c:pt>
                <c:pt idx="377">
                  <c:v>12.45180163</c:v>
                </c:pt>
                <c:pt idx="378">
                  <c:v>5.8336661769999996</c:v>
                </c:pt>
                <c:pt idx="379">
                  <c:v>-0.95046818700000002</c:v>
                </c:pt>
                <c:pt idx="380">
                  <c:v>-7.801815403</c:v>
                </c:pt>
                <c:pt idx="381">
                  <c:v>-14.6116803</c:v>
                </c:pt>
                <c:pt idx="382">
                  <c:v>-21.238734529999999</c:v>
                </c:pt>
                <c:pt idx="383">
                  <c:v>-27.72198406</c:v>
                </c:pt>
                <c:pt idx="384">
                  <c:v>-34.1487774</c:v>
                </c:pt>
                <c:pt idx="385">
                  <c:v>-40.729483850000001</c:v>
                </c:pt>
                <c:pt idx="386">
                  <c:v>-47.570832490000001</c:v>
                </c:pt>
                <c:pt idx="387">
                  <c:v>-54.609140519999997</c:v>
                </c:pt>
                <c:pt idx="388">
                  <c:v>-61.752743189999997</c:v>
                </c:pt>
                <c:pt idx="389">
                  <c:v>-68.910979490000003</c:v>
                </c:pt>
                <c:pt idx="390">
                  <c:v>-75.855729240000002</c:v>
                </c:pt>
                <c:pt idx="391">
                  <c:v>-82.450832869999999</c:v>
                </c:pt>
                <c:pt idx="392">
                  <c:v>-88.667111559999995</c:v>
                </c:pt>
                <c:pt idx="393">
                  <c:v>-94.456251330000001</c:v>
                </c:pt>
                <c:pt idx="394">
                  <c:v>-99.816896700000001</c:v>
                </c:pt>
                <c:pt idx="395">
                  <c:v>-104.81077929999999</c:v>
                </c:pt>
                <c:pt idx="396">
                  <c:v>-109.4842809</c:v>
                </c:pt>
                <c:pt idx="397">
                  <c:v>-113.87417550000001</c:v>
                </c:pt>
                <c:pt idx="398">
                  <c:v>-118.0444021</c:v>
                </c:pt>
                <c:pt idx="399">
                  <c:v>-121.9844983</c:v>
                </c:pt>
                <c:pt idx="400">
                  <c:v>-125.5381398</c:v>
                </c:pt>
                <c:pt idx="401">
                  <c:v>-128.50187750000001</c:v>
                </c:pt>
                <c:pt idx="402">
                  <c:v>-130.76038930000001</c:v>
                </c:pt>
                <c:pt idx="403">
                  <c:v>-132.2377023</c:v>
                </c:pt>
                <c:pt idx="404">
                  <c:v>-132.8926481</c:v>
                </c:pt>
                <c:pt idx="405">
                  <c:v>-132.79190009999999</c:v>
                </c:pt>
                <c:pt idx="406">
                  <c:v>-132.0045676</c:v>
                </c:pt>
                <c:pt idx="407">
                  <c:v>-130.54861030000001</c:v>
                </c:pt>
                <c:pt idx="408">
                  <c:v>-128.3298882</c:v>
                </c:pt>
                <c:pt idx="409">
                  <c:v>-125.3166004</c:v>
                </c:pt>
                <c:pt idx="410">
                  <c:v>-121.50977709999999</c:v>
                </c:pt>
                <c:pt idx="411">
                  <c:v>-116.9850424</c:v>
                </c:pt>
                <c:pt idx="412">
                  <c:v>-111.8650181</c:v>
                </c:pt>
                <c:pt idx="413">
                  <c:v>-106.26794</c:v>
                </c:pt>
                <c:pt idx="414">
                  <c:v>-100.3735243</c:v>
                </c:pt>
                <c:pt idx="415">
                  <c:v>-94.295923369999997</c:v>
                </c:pt>
                <c:pt idx="416">
                  <c:v>-88.057021820000003</c:v>
                </c:pt>
                <c:pt idx="417">
                  <c:v>-81.499465150000006</c:v>
                </c:pt>
                <c:pt idx="418">
                  <c:v>-74.396056639999998</c:v>
                </c:pt>
                <c:pt idx="419">
                  <c:v>-66.555236910000005</c:v>
                </c:pt>
                <c:pt idx="420">
                  <c:v>-57.877729510000002</c:v>
                </c:pt>
                <c:pt idx="421">
                  <c:v>-48.37971048</c:v>
                </c:pt>
                <c:pt idx="422">
                  <c:v>-38.174750670000002</c:v>
                </c:pt>
                <c:pt idx="423">
                  <c:v>-27.594739359999998</c:v>
                </c:pt>
                <c:pt idx="424">
                  <c:v>-17.122683590000001</c:v>
                </c:pt>
                <c:pt idx="425">
                  <c:v>-6.9418067810000004</c:v>
                </c:pt>
                <c:pt idx="426">
                  <c:v>3.127571514</c:v>
                </c:pt>
                <c:pt idx="427">
                  <c:v>13.41271236</c:v>
                </c:pt>
                <c:pt idx="428">
                  <c:v>24.232015199999999</c:v>
                </c:pt>
                <c:pt idx="429">
                  <c:v>35.845543290000002</c:v>
                </c:pt>
                <c:pt idx="430">
                  <c:v>48.241248450000001</c:v>
                </c:pt>
                <c:pt idx="431">
                  <c:v>60.790423160000003</c:v>
                </c:pt>
                <c:pt idx="432">
                  <c:v>72.611844820000002</c:v>
                </c:pt>
                <c:pt idx="433">
                  <c:v>83.00659838</c:v>
                </c:pt>
                <c:pt idx="434">
                  <c:v>91.32345995</c:v>
                </c:pt>
                <c:pt idx="435">
                  <c:v>97.183964869999997</c:v>
                </c:pt>
                <c:pt idx="436">
                  <c:v>101.02120789999999</c:v>
                </c:pt>
                <c:pt idx="437">
                  <c:v>103.6378454</c:v>
                </c:pt>
                <c:pt idx="438">
                  <c:v>105.7545605</c:v>
                </c:pt>
                <c:pt idx="439">
                  <c:v>107.86717229999999</c:v>
                </c:pt>
                <c:pt idx="440">
                  <c:v>110.0466792</c:v>
                </c:pt>
                <c:pt idx="441">
                  <c:v>112.09365149999999</c:v>
                </c:pt>
                <c:pt idx="442">
                  <c:v>113.71258090000001</c:v>
                </c:pt>
                <c:pt idx="443">
                  <c:v>114.8106834</c:v>
                </c:pt>
                <c:pt idx="444">
                  <c:v>115.47411270000001</c:v>
                </c:pt>
                <c:pt idx="445">
                  <c:v>115.81357850000001</c:v>
                </c:pt>
                <c:pt idx="446">
                  <c:v>115.8016123</c:v>
                </c:pt>
                <c:pt idx="447">
                  <c:v>115.2756263</c:v>
                </c:pt>
                <c:pt idx="448">
                  <c:v>114.13648739999999</c:v>
                </c:pt>
                <c:pt idx="449">
                  <c:v>112.4051012</c:v>
                </c:pt>
                <c:pt idx="450">
                  <c:v>110.2164221</c:v>
                </c:pt>
                <c:pt idx="451">
                  <c:v>107.7011846</c:v>
                </c:pt>
                <c:pt idx="452">
                  <c:v>105.00955399999999</c:v>
                </c:pt>
                <c:pt idx="453">
                  <c:v>102.223178</c:v>
                </c:pt>
                <c:pt idx="454">
                  <c:v>99.272603669999995</c:v>
                </c:pt>
                <c:pt idx="455">
                  <c:v>96.028153880000005</c:v>
                </c:pt>
                <c:pt idx="456">
                  <c:v>92.455532880000007</c:v>
                </c:pt>
                <c:pt idx="457">
                  <c:v>88.535333019999996</c:v>
                </c:pt>
                <c:pt idx="458">
                  <c:v>84.351700800000003</c:v>
                </c:pt>
                <c:pt idx="459">
                  <c:v>80.050193870000001</c:v>
                </c:pt>
                <c:pt idx="460">
                  <c:v>75.672153570000006</c:v>
                </c:pt>
                <c:pt idx="461">
                  <c:v>71.183625579999998</c:v>
                </c:pt>
                <c:pt idx="462">
                  <c:v>66.485445749999997</c:v>
                </c:pt>
                <c:pt idx="463">
                  <c:v>61.514410990000002</c:v>
                </c:pt>
                <c:pt idx="464">
                  <c:v>56.225774850000001</c:v>
                </c:pt>
                <c:pt idx="465">
                  <c:v>50.624751109999998</c:v>
                </c:pt>
                <c:pt idx="466">
                  <c:v>44.803377009999998</c:v>
                </c:pt>
                <c:pt idx="467">
                  <c:v>38.927927390000001</c:v>
                </c:pt>
                <c:pt idx="468">
                  <c:v>33.021790979999999</c:v>
                </c:pt>
                <c:pt idx="469">
                  <c:v>26.922560059999999</c:v>
                </c:pt>
                <c:pt idx="470">
                  <c:v>20.56367796</c:v>
                </c:pt>
                <c:pt idx="471">
                  <c:v>13.942231960000001</c:v>
                </c:pt>
                <c:pt idx="472">
                  <c:v>7.0996731449999997</c:v>
                </c:pt>
                <c:pt idx="473">
                  <c:v>0.178145262</c:v>
                </c:pt>
                <c:pt idx="474">
                  <c:v>-6.6579978830000002</c:v>
                </c:pt>
                <c:pt idx="475">
                  <c:v>-13.27656303</c:v>
                </c:pt>
                <c:pt idx="476">
                  <c:v>-19.6385842</c:v>
                </c:pt>
                <c:pt idx="477">
                  <c:v>-25.80066386</c:v>
                </c:pt>
                <c:pt idx="478">
                  <c:v>-31.86140954</c:v>
                </c:pt>
                <c:pt idx="479">
                  <c:v>-37.88922625</c:v>
                </c:pt>
                <c:pt idx="480">
                  <c:v>-43.963796469999998</c:v>
                </c:pt>
                <c:pt idx="481">
                  <c:v>-50.11960062</c:v>
                </c:pt>
                <c:pt idx="482">
                  <c:v>-56.317928729999998</c:v>
                </c:pt>
                <c:pt idx="483">
                  <c:v>-62.440465330000002</c:v>
                </c:pt>
                <c:pt idx="484">
                  <c:v>-68.419870779999997</c:v>
                </c:pt>
                <c:pt idx="485">
                  <c:v>-74.161136010000007</c:v>
                </c:pt>
                <c:pt idx="486">
                  <c:v>-79.635598150000007</c:v>
                </c:pt>
                <c:pt idx="487">
                  <c:v>-84.918360890000002</c:v>
                </c:pt>
                <c:pt idx="488">
                  <c:v>-90.113015570000002</c:v>
                </c:pt>
                <c:pt idx="489">
                  <c:v>-95.364170560000005</c:v>
                </c:pt>
                <c:pt idx="490">
                  <c:v>-100.67222649999999</c:v>
                </c:pt>
                <c:pt idx="491">
                  <c:v>-105.89160889999999</c:v>
                </c:pt>
                <c:pt idx="492">
                  <c:v>-110.7948324</c:v>
                </c:pt>
                <c:pt idx="493">
                  <c:v>-115.08924450000001</c:v>
                </c:pt>
                <c:pt idx="494">
                  <c:v>-118.60705249999999</c:v>
                </c:pt>
                <c:pt idx="495">
                  <c:v>-121.2476053</c:v>
                </c:pt>
                <c:pt idx="496">
                  <c:v>-122.9941707</c:v>
                </c:pt>
                <c:pt idx="497">
                  <c:v>-123.9731951</c:v>
                </c:pt>
                <c:pt idx="498">
                  <c:v>-124.3091119</c:v>
                </c:pt>
                <c:pt idx="499">
                  <c:v>-124.004801</c:v>
                </c:pt>
                <c:pt idx="500">
                  <c:v>-122.98760249999999</c:v>
                </c:pt>
                <c:pt idx="501">
                  <c:v>-121.16861900000001</c:v>
                </c:pt>
                <c:pt idx="502">
                  <c:v>-118.4918352</c:v>
                </c:pt>
                <c:pt idx="503">
                  <c:v>-114.913746</c:v>
                </c:pt>
                <c:pt idx="504">
                  <c:v>-110.451138</c:v>
                </c:pt>
                <c:pt idx="505">
                  <c:v>-105.1500838</c:v>
                </c:pt>
                <c:pt idx="506">
                  <c:v>-99.137976019999996</c:v>
                </c:pt>
                <c:pt idx="507">
                  <c:v>-92.585755160000005</c:v>
                </c:pt>
                <c:pt idx="508">
                  <c:v>-85.648276659999993</c:v>
                </c:pt>
                <c:pt idx="509">
                  <c:v>-78.3753423</c:v>
                </c:pt>
                <c:pt idx="510">
                  <c:v>-70.686316520000005</c:v>
                </c:pt>
                <c:pt idx="511">
                  <c:v>-62.330117729999998</c:v>
                </c:pt>
                <c:pt idx="512">
                  <c:v>-52.97869103</c:v>
                </c:pt>
                <c:pt idx="513">
                  <c:v>-42.426197569999999</c:v>
                </c:pt>
                <c:pt idx="514">
                  <c:v>-30.79424264</c:v>
                </c:pt>
                <c:pt idx="515">
                  <c:v>-18.402388210000002</c:v>
                </c:pt>
                <c:pt idx="516">
                  <c:v>-5.6944551030000001</c:v>
                </c:pt>
                <c:pt idx="517">
                  <c:v>6.9690304589999998</c:v>
                </c:pt>
                <c:pt idx="518">
                  <c:v>19.401342769999999</c:v>
                </c:pt>
                <c:pt idx="519">
                  <c:v>31.47290495</c:v>
                </c:pt>
                <c:pt idx="520">
                  <c:v>42.924265140000003</c:v>
                </c:pt>
                <c:pt idx="521">
                  <c:v>52.896265829999997</c:v>
                </c:pt>
                <c:pt idx="522">
                  <c:v>60.862551959999998</c:v>
                </c:pt>
                <c:pt idx="523">
                  <c:v>67.343958380000004</c:v>
                </c:pt>
                <c:pt idx="524">
                  <c:v>73.257783130000007</c:v>
                </c:pt>
                <c:pt idx="525">
                  <c:v>79.443095409999998</c:v>
                </c:pt>
                <c:pt idx="526">
                  <c:v>86.102931479999995</c:v>
                </c:pt>
                <c:pt idx="527">
                  <c:v>92.858051529999997</c:v>
                </c:pt>
                <c:pt idx="528">
                  <c:v>99.237952059999998</c:v>
                </c:pt>
                <c:pt idx="529">
                  <c:v>104.78681159999999</c:v>
                </c:pt>
                <c:pt idx="530">
                  <c:v>108.8929842</c:v>
                </c:pt>
                <c:pt idx="531">
                  <c:v>111.31800560000001</c:v>
                </c:pt>
                <c:pt idx="532">
                  <c:v>112.3102178</c:v>
                </c:pt>
                <c:pt idx="533">
                  <c:v>112.3541561</c:v>
                </c:pt>
                <c:pt idx="534">
                  <c:v>111.88210650000001</c:v>
                </c:pt>
                <c:pt idx="535">
                  <c:v>111.3056895</c:v>
                </c:pt>
                <c:pt idx="536">
                  <c:v>110.8581447</c:v>
                </c:pt>
                <c:pt idx="537">
                  <c:v>110.4672557</c:v>
                </c:pt>
                <c:pt idx="538">
                  <c:v>109.93064819999999</c:v>
                </c:pt>
                <c:pt idx="539">
                  <c:v>109.0970425</c:v>
                </c:pt>
                <c:pt idx="540">
                  <c:v>107.8083297</c:v>
                </c:pt>
                <c:pt idx="541">
                  <c:v>106.0358538</c:v>
                </c:pt>
                <c:pt idx="542">
                  <c:v>103.81382120000001</c:v>
                </c:pt>
                <c:pt idx="543">
                  <c:v>101.2508558</c:v>
                </c:pt>
                <c:pt idx="544">
                  <c:v>98.480047799999994</c:v>
                </c:pt>
                <c:pt idx="545">
                  <c:v>95.560835890000007</c:v>
                </c:pt>
                <c:pt idx="546">
                  <c:v>92.521892410000007</c:v>
                </c:pt>
                <c:pt idx="547">
                  <c:v>89.337343700000005</c:v>
                </c:pt>
                <c:pt idx="548">
                  <c:v>85.987627009999997</c:v>
                </c:pt>
                <c:pt idx="549">
                  <c:v>82.46445559</c:v>
                </c:pt>
                <c:pt idx="550">
                  <c:v>78.744145189999998</c:v>
                </c:pt>
                <c:pt idx="551">
                  <c:v>74.796336389999993</c:v>
                </c:pt>
                <c:pt idx="552">
                  <c:v>70.644411939999998</c:v>
                </c:pt>
                <c:pt idx="553">
                  <c:v>66.379900079999999</c:v>
                </c:pt>
                <c:pt idx="554">
                  <c:v>62.049855540000003</c:v>
                </c:pt>
                <c:pt idx="555">
                  <c:v>57.656785509999999</c:v>
                </c:pt>
                <c:pt idx="556">
                  <c:v>53.139940580000001</c:v>
                </c:pt>
                <c:pt idx="557">
                  <c:v>48.361658429999999</c:v>
                </c:pt>
                <c:pt idx="558">
                  <c:v>43.19328616</c:v>
                </c:pt>
                <c:pt idx="559">
                  <c:v>37.519373020000003</c:v>
                </c:pt>
                <c:pt idx="560">
                  <c:v>31.287108180000001</c:v>
                </c:pt>
                <c:pt idx="561">
                  <c:v>24.575148209999998</c:v>
                </c:pt>
                <c:pt idx="562">
                  <c:v>17.585872670000001</c:v>
                </c:pt>
                <c:pt idx="563">
                  <c:v>10.57216618</c:v>
                </c:pt>
                <c:pt idx="564">
                  <c:v>3.7045858530000002</c:v>
                </c:pt>
                <c:pt idx="565">
                  <c:v>-2.9925692640000001</c:v>
                </c:pt>
                <c:pt idx="566">
                  <c:v>-9.6214823190000001</c:v>
                </c:pt>
                <c:pt idx="567">
                  <c:v>-16.385279350000001</c:v>
                </c:pt>
                <c:pt idx="568">
                  <c:v>-23.43681887</c:v>
                </c:pt>
                <c:pt idx="569">
                  <c:v>-30.75352487</c:v>
                </c:pt>
                <c:pt idx="570">
                  <c:v>-38.196270069999997</c:v>
                </c:pt>
                <c:pt idx="571">
                  <c:v>-45.58870503</c:v>
                </c:pt>
                <c:pt idx="572">
                  <c:v>-52.779679109999996</c:v>
                </c:pt>
                <c:pt idx="573">
                  <c:v>-59.712329130000001</c:v>
                </c:pt>
                <c:pt idx="574">
                  <c:v>-66.32667592</c:v>
                </c:pt>
                <c:pt idx="575">
                  <c:v>-72.464298049999996</c:v>
                </c:pt>
                <c:pt idx="576">
                  <c:v>-78.088538639999996</c:v>
                </c:pt>
                <c:pt idx="577">
                  <c:v>-83.354547949999997</c:v>
                </c:pt>
                <c:pt idx="578">
                  <c:v>-88.340813389999994</c:v>
                </c:pt>
                <c:pt idx="579">
                  <c:v>-92.98223136</c:v>
                </c:pt>
                <c:pt idx="580">
                  <c:v>-97.226342939999995</c:v>
                </c:pt>
                <c:pt idx="581">
                  <c:v>-101.0496618</c:v>
                </c:pt>
                <c:pt idx="582">
                  <c:v>-104.3771768</c:v>
                </c:pt>
                <c:pt idx="583">
                  <c:v>-107.1924313</c:v>
                </c:pt>
                <c:pt idx="584">
                  <c:v>-109.5744528</c:v>
                </c:pt>
                <c:pt idx="585">
                  <c:v>-111.618003</c:v>
                </c:pt>
                <c:pt idx="586">
                  <c:v>-113.4413145</c:v>
                </c:pt>
                <c:pt idx="587">
                  <c:v>-115.1067199</c:v>
                </c:pt>
                <c:pt idx="588">
                  <c:v>-116.5786366</c:v>
                </c:pt>
                <c:pt idx="589">
                  <c:v>-117.84703949999999</c:v>
                </c:pt>
                <c:pt idx="590">
                  <c:v>-118.87996029999999</c:v>
                </c:pt>
                <c:pt idx="591">
                  <c:v>-119.55612790000001</c:v>
                </c:pt>
                <c:pt idx="592">
                  <c:v>-119.7985493</c:v>
                </c:pt>
                <c:pt idx="593">
                  <c:v>-119.54219620000001</c:v>
                </c:pt>
                <c:pt idx="594">
                  <c:v>-118.73361509999999</c:v>
                </c:pt>
                <c:pt idx="595">
                  <c:v>-117.3745919</c:v>
                </c:pt>
                <c:pt idx="596">
                  <c:v>-115.44972060000001</c:v>
                </c:pt>
                <c:pt idx="597">
                  <c:v>-112.93078130000001</c:v>
                </c:pt>
                <c:pt idx="598">
                  <c:v>-109.79759660000001</c:v>
                </c:pt>
                <c:pt idx="599">
                  <c:v>-106.0933388</c:v>
                </c:pt>
                <c:pt idx="600">
                  <c:v>-101.89140020000001</c:v>
                </c:pt>
                <c:pt idx="601">
                  <c:v>-97.224250069999997</c:v>
                </c:pt>
                <c:pt idx="602">
                  <c:v>-92.016829909999998</c:v>
                </c:pt>
                <c:pt idx="603">
                  <c:v>-86.179769829999998</c:v>
                </c:pt>
                <c:pt idx="604">
                  <c:v>-79.627445620000003</c:v>
                </c:pt>
                <c:pt idx="605">
                  <c:v>-72.275745520000001</c:v>
                </c:pt>
                <c:pt idx="606">
                  <c:v>-64.05414141</c:v>
                </c:pt>
                <c:pt idx="607">
                  <c:v>-54.94410671</c:v>
                </c:pt>
                <c:pt idx="608">
                  <c:v>-44.960545029999999</c:v>
                </c:pt>
                <c:pt idx="609">
                  <c:v>-34.161330829999997</c:v>
                </c:pt>
                <c:pt idx="610">
                  <c:v>-22.759444510000002</c:v>
                </c:pt>
                <c:pt idx="611">
                  <c:v>-11.011371159999999</c:v>
                </c:pt>
                <c:pt idx="612">
                  <c:v>0.90139749999999996</c:v>
                </c:pt>
                <c:pt idx="613">
                  <c:v>12.856738529999999</c:v>
                </c:pt>
                <c:pt idx="614">
                  <c:v>24.791350380000001</c:v>
                </c:pt>
                <c:pt idx="615">
                  <c:v>36.681038170000001</c:v>
                </c:pt>
                <c:pt idx="616">
                  <c:v>48.420808809999997</c:v>
                </c:pt>
                <c:pt idx="617">
                  <c:v>59.77724353</c:v>
                </c:pt>
                <c:pt idx="618">
                  <c:v>70.474491639999997</c:v>
                </c:pt>
                <c:pt idx="619">
                  <c:v>80.244241029999998</c:v>
                </c:pt>
                <c:pt idx="620">
                  <c:v>88.968726869999998</c:v>
                </c:pt>
                <c:pt idx="621">
                  <c:v>96.613033270000003</c:v>
                </c:pt>
                <c:pt idx="622">
                  <c:v>103.14667729999999</c:v>
                </c:pt>
                <c:pt idx="623">
                  <c:v>108.5167355</c:v>
                </c:pt>
                <c:pt idx="624">
                  <c:v>112.62797569999999</c:v>
                </c:pt>
                <c:pt idx="625">
                  <c:v>115.5651402</c:v>
                </c:pt>
                <c:pt idx="626">
                  <c:v>117.7183647</c:v>
                </c:pt>
                <c:pt idx="627">
                  <c:v>119.56146990000001</c:v>
                </c:pt>
                <c:pt idx="628">
                  <c:v>121.37875</c:v>
                </c:pt>
                <c:pt idx="629">
                  <c:v>123.0813637</c:v>
                </c:pt>
                <c:pt idx="630">
                  <c:v>124.3763697</c:v>
                </c:pt>
                <c:pt idx="631">
                  <c:v>125.0751049</c:v>
                </c:pt>
                <c:pt idx="632">
                  <c:v>125.1912317</c:v>
                </c:pt>
                <c:pt idx="633">
                  <c:v>124.8903442</c:v>
                </c:pt>
                <c:pt idx="634">
                  <c:v>124.2016924</c:v>
                </c:pt>
                <c:pt idx="635">
                  <c:v>122.9791572</c:v>
                </c:pt>
                <c:pt idx="636">
                  <c:v>121.1196461</c:v>
                </c:pt>
                <c:pt idx="637">
                  <c:v>118.7086772</c:v>
                </c:pt>
                <c:pt idx="638">
                  <c:v>115.94910969999999</c:v>
                </c:pt>
                <c:pt idx="639">
                  <c:v>112.9445777</c:v>
                </c:pt>
                <c:pt idx="640">
                  <c:v>109.64654950000001</c:v>
                </c:pt>
                <c:pt idx="641">
                  <c:v>105.97025669999999</c:v>
                </c:pt>
                <c:pt idx="642">
                  <c:v>101.94141689999999</c:v>
                </c:pt>
                <c:pt idx="643">
                  <c:v>97.603153230000004</c:v>
                </c:pt>
                <c:pt idx="644">
                  <c:v>93.007123759999999</c:v>
                </c:pt>
                <c:pt idx="645">
                  <c:v>88.279577329999995</c:v>
                </c:pt>
                <c:pt idx="646">
                  <c:v>83.558258679999994</c:v>
                </c:pt>
                <c:pt idx="647">
                  <c:v>78.844928350000004</c:v>
                </c:pt>
                <c:pt idx="648">
                  <c:v>74.091269639999993</c:v>
                </c:pt>
                <c:pt idx="649">
                  <c:v>69.212442210000006</c:v>
                </c:pt>
                <c:pt idx="650">
                  <c:v>64.093480720000002</c:v>
                </c:pt>
                <c:pt idx="651">
                  <c:v>58.655384990000002</c:v>
                </c:pt>
                <c:pt idx="652">
                  <c:v>52.896802889999996</c:v>
                </c:pt>
                <c:pt idx="653">
                  <c:v>46.843170270000002</c:v>
                </c:pt>
                <c:pt idx="654">
                  <c:v>40.60444201</c:v>
                </c:pt>
                <c:pt idx="655">
                  <c:v>34.266463889999997</c:v>
                </c:pt>
                <c:pt idx="656">
                  <c:v>27.791324410000001</c:v>
                </c:pt>
                <c:pt idx="657">
                  <c:v>21.130494800000001</c:v>
                </c:pt>
                <c:pt idx="658">
                  <c:v>14.27950298</c:v>
                </c:pt>
                <c:pt idx="659">
                  <c:v>7.2340209849999999</c:v>
                </c:pt>
                <c:pt idx="660">
                  <c:v>6.8835650000000003E-3</c:v>
                </c:pt>
                <c:pt idx="661">
                  <c:v>-7.3977673060000004</c:v>
                </c:pt>
                <c:pt idx="662">
                  <c:v>-14.963836280000001</c:v>
                </c:pt>
                <c:pt idx="663">
                  <c:v>-22.621264530000001</c:v>
                </c:pt>
                <c:pt idx="664">
                  <c:v>-30.29190148</c:v>
                </c:pt>
                <c:pt idx="665">
                  <c:v>-37.914118090000002</c:v>
                </c:pt>
                <c:pt idx="666">
                  <c:v>-45.424021009999997</c:v>
                </c:pt>
                <c:pt idx="667">
                  <c:v>-52.754752709999998</c:v>
                </c:pt>
                <c:pt idx="668">
                  <c:v>-59.841111300000001</c:v>
                </c:pt>
                <c:pt idx="669">
                  <c:v>-66.645919950000007</c:v>
                </c:pt>
                <c:pt idx="670">
                  <c:v>-73.220993870000001</c:v>
                </c:pt>
                <c:pt idx="671">
                  <c:v>-79.609810940000003</c:v>
                </c:pt>
                <c:pt idx="672">
                  <c:v>-85.778880920000006</c:v>
                </c:pt>
                <c:pt idx="673">
                  <c:v>-91.67438482</c:v>
                </c:pt>
                <c:pt idx="674">
                  <c:v>-97.2170141</c:v>
                </c:pt>
                <c:pt idx="675">
                  <c:v>-102.32977459999999</c:v>
                </c:pt>
                <c:pt idx="676">
                  <c:v>-106.94340200000001</c:v>
                </c:pt>
                <c:pt idx="677">
                  <c:v>-110.98656920000001</c:v>
                </c:pt>
                <c:pt idx="678">
                  <c:v>-114.43616489999999</c:v>
                </c:pt>
                <c:pt idx="679">
                  <c:v>-117.3093796</c:v>
                </c:pt>
                <c:pt idx="680">
                  <c:v>-119.75815160000001</c:v>
                </c:pt>
                <c:pt idx="681">
                  <c:v>-121.9719171</c:v>
                </c:pt>
                <c:pt idx="682">
                  <c:v>-124.0344494</c:v>
                </c:pt>
                <c:pt idx="683">
                  <c:v>-126.0274804</c:v>
                </c:pt>
                <c:pt idx="684">
                  <c:v>-127.97229660000001</c:v>
                </c:pt>
                <c:pt idx="685">
                  <c:v>-129.74151749999999</c:v>
                </c:pt>
                <c:pt idx="686">
                  <c:v>-131.16671289999999</c:v>
                </c:pt>
                <c:pt idx="687">
                  <c:v>-132.12881719999999</c:v>
                </c:pt>
                <c:pt idx="688">
                  <c:v>-132.4578913</c:v>
                </c:pt>
                <c:pt idx="689">
                  <c:v>-131.96263930000001</c:v>
                </c:pt>
                <c:pt idx="690">
                  <c:v>-130.5030223</c:v>
                </c:pt>
                <c:pt idx="691">
                  <c:v>-128.0313534</c:v>
                </c:pt>
                <c:pt idx="692">
                  <c:v>-124.6094051</c:v>
                </c:pt>
                <c:pt idx="693">
                  <c:v>-120.38827329999999</c:v>
                </c:pt>
                <c:pt idx="694">
                  <c:v>-115.6187773</c:v>
                </c:pt>
                <c:pt idx="695">
                  <c:v>-110.5581657</c:v>
                </c:pt>
                <c:pt idx="696">
                  <c:v>-105.36800460000001</c:v>
                </c:pt>
                <c:pt idx="697">
                  <c:v>-100.09726240000001</c:v>
                </c:pt>
                <c:pt idx="698">
                  <c:v>-94.679756269999999</c:v>
                </c:pt>
                <c:pt idx="699">
                  <c:v>-88.928030239999998</c:v>
                </c:pt>
                <c:pt idx="700">
                  <c:v>-82.603987500000002</c:v>
                </c:pt>
                <c:pt idx="701">
                  <c:v>-75.471568250000004</c:v>
                </c:pt>
                <c:pt idx="702">
                  <c:v>-67.357110500000005</c:v>
                </c:pt>
                <c:pt idx="703">
                  <c:v>-58.213096129999997</c:v>
                </c:pt>
                <c:pt idx="704">
                  <c:v>-48.098516349999997</c:v>
                </c:pt>
                <c:pt idx="705">
                  <c:v>-37.1468688</c:v>
                </c:pt>
                <c:pt idx="706">
                  <c:v>-25.49598241</c:v>
                </c:pt>
                <c:pt idx="707">
                  <c:v>-13.209618320000001</c:v>
                </c:pt>
                <c:pt idx="708">
                  <c:v>-0.37373095099999998</c:v>
                </c:pt>
                <c:pt idx="709">
                  <c:v>12.887762329999999</c:v>
                </c:pt>
                <c:pt idx="710">
                  <c:v>26.383723320000001</c:v>
                </c:pt>
                <c:pt idx="711">
                  <c:v>39.884379719999998</c:v>
                </c:pt>
                <c:pt idx="712">
                  <c:v>53.350979559999999</c:v>
                </c:pt>
                <c:pt idx="713">
                  <c:v>66.806932950000004</c:v>
                </c:pt>
                <c:pt idx="714">
                  <c:v>80.232256910000004</c:v>
                </c:pt>
                <c:pt idx="715">
                  <c:v>93.193295730000003</c:v>
                </c:pt>
                <c:pt idx="716">
                  <c:v>104.43317020000001</c:v>
                </c:pt>
                <c:pt idx="717">
                  <c:v>113.01669029999999</c:v>
                </c:pt>
                <c:pt idx="718">
                  <c:v>119.22973500000001</c:v>
                </c:pt>
                <c:pt idx="719">
                  <c:v>123.49643140000001</c:v>
                </c:pt>
                <c:pt idx="720">
                  <c:v>126.8478602</c:v>
                </c:pt>
                <c:pt idx="721">
                  <c:v>129.86296429999999</c:v>
                </c:pt>
                <c:pt idx="722">
                  <c:v>132.67691249999999</c:v>
                </c:pt>
                <c:pt idx="723">
                  <c:v>135.24693769999999</c:v>
                </c:pt>
                <c:pt idx="724">
                  <c:v>137.3391986</c:v>
                </c:pt>
                <c:pt idx="725">
                  <c:v>138.51741150000001</c:v>
                </c:pt>
                <c:pt idx="726">
                  <c:v>138.3886914</c:v>
                </c:pt>
                <c:pt idx="727">
                  <c:v>136.8536144</c:v>
                </c:pt>
                <c:pt idx="728">
                  <c:v>134.18351569999999</c:v>
                </c:pt>
                <c:pt idx="729">
                  <c:v>130.88605699999999</c:v>
                </c:pt>
                <c:pt idx="730">
                  <c:v>127.3467588</c:v>
                </c:pt>
                <c:pt idx="731">
                  <c:v>123.80537219999999</c:v>
                </c:pt>
                <c:pt idx="732">
                  <c:v>120.3190147</c:v>
                </c:pt>
                <c:pt idx="733">
                  <c:v>116.8190211</c:v>
                </c:pt>
                <c:pt idx="734">
                  <c:v>113.17748159999999</c:v>
                </c:pt>
                <c:pt idx="735">
                  <c:v>109.25488199999999</c:v>
                </c:pt>
                <c:pt idx="736">
                  <c:v>105.0005529</c:v>
                </c:pt>
                <c:pt idx="737">
                  <c:v>100.4024795</c:v>
                </c:pt>
                <c:pt idx="738">
                  <c:v>95.58594214</c:v>
                </c:pt>
                <c:pt idx="739">
                  <c:v>90.701528479999993</c:v>
                </c:pt>
                <c:pt idx="740">
                  <c:v>85.794284849999997</c:v>
                </c:pt>
                <c:pt idx="741">
                  <c:v>80.827117130000005</c:v>
                </c:pt>
                <c:pt idx="742">
                  <c:v>75.698066850000004</c:v>
                </c:pt>
                <c:pt idx="743">
                  <c:v>70.286612790000007</c:v>
                </c:pt>
                <c:pt idx="744">
                  <c:v>64.538184049999998</c:v>
                </c:pt>
                <c:pt idx="745">
                  <c:v>58.441621529999999</c:v>
                </c:pt>
                <c:pt idx="746">
                  <c:v>52.027969059999997</c:v>
                </c:pt>
                <c:pt idx="747">
                  <c:v>45.373910180000003</c:v>
                </c:pt>
                <c:pt idx="748">
                  <c:v>38.497175859999999</c:v>
                </c:pt>
                <c:pt idx="749">
                  <c:v>31.463874520000001</c:v>
                </c:pt>
                <c:pt idx="750">
                  <c:v>24.401988790000001</c:v>
                </c:pt>
                <c:pt idx="751">
                  <c:v>17.299468569999998</c:v>
                </c:pt>
                <c:pt idx="752">
                  <c:v>9.9740188229999998</c:v>
                </c:pt>
                <c:pt idx="753">
                  <c:v>2.3754811669999998</c:v>
                </c:pt>
                <c:pt idx="754">
                  <c:v>-5.4832857969999997</c:v>
                </c:pt>
                <c:pt idx="755">
                  <c:v>-13.58165932</c:v>
                </c:pt>
                <c:pt idx="756">
                  <c:v>-21.831330189999999</c:v>
                </c:pt>
                <c:pt idx="757">
                  <c:v>-30.164288809999999</c:v>
                </c:pt>
                <c:pt idx="758">
                  <c:v>-38.480325370000003</c:v>
                </c:pt>
                <c:pt idx="759">
                  <c:v>-46.610337710000003</c:v>
                </c:pt>
                <c:pt idx="760">
                  <c:v>-54.431331470000003</c:v>
                </c:pt>
                <c:pt idx="761">
                  <c:v>-61.874880500000003</c:v>
                </c:pt>
                <c:pt idx="762">
                  <c:v>-68.945544209999994</c:v>
                </c:pt>
                <c:pt idx="763">
                  <c:v>-75.656125930000002</c:v>
                </c:pt>
                <c:pt idx="764">
                  <c:v>-81.928103829999998</c:v>
                </c:pt>
                <c:pt idx="765">
                  <c:v>-87.708363689999999</c:v>
                </c:pt>
                <c:pt idx="766">
                  <c:v>-93.023156720000003</c:v>
                </c:pt>
                <c:pt idx="767">
                  <c:v>-97.952367629999998</c:v>
                </c:pt>
                <c:pt idx="768">
                  <c:v>-102.5823013</c:v>
                </c:pt>
                <c:pt idx="769">
                  <c:v>-106.92972140000001</c:v>
                </c:pt>
                <c:pt idx="770">
                  <c:v>-111.0011008</c:v>
                </c:pt>
                <c:pt idx="771">
                  <c:v>-114.8548979</c:v>
                </c:pt>
                <c:pt idx="772">
                  <c:v>-118.55456650000001</c:v>
                </c:pt>
                <c:pt idx="773">
                  <c:v>-122.1615274</c:v>
                </c:pt>
                <c:pt idx="774">
                  <c:v>-125.6353273</c:v>
                </c:pt>
                <c:pt idx="775">
                  <c:v>-128.848015</c:v>
                </c:pt>
                <c:pt idx="776">
                  <c:v>-131.58239839999999</c:v>
                </c:pt>
                <c:pt idx="777">
                  <c:v>-133.51692840000001</c:v>
                </c:pt>
                <c:pt idx="778">
                  <c:v>-134.3514127</c:v>
                </c:pt>
                <c:pt idx="779">
                  <c:v>-133.83965689999999</c:v>
                </c:pt>
                <c:pt idx="780">
                  <c:v>-131.8689219</c:v>
                </c:pt>
                <c:pt idx="781">
                  <c:v>-128.58334970000001</c:v>
                </c:pt>
                <c:pt idx="782">
                  <c:v>-124.168978</c:v>
                </c:pt>
                <c:pt idx="783">
                  <c:v>-118.9104978</c:v>
                </c:pt>
                <c:pt idx="784">
                  <c:v>-113.19975549999999</c:v>
                </c:pt>
                <c:pt idx="785">
                  <c:v>-107.3762215</c:v>
                </c:pt>
                <c:pt idx="786">
                  <c:v>-101.5158977</c:v>
                </c:pt>
                <c:pt idx="787">
                  <c:v>-95.502396610000005</c:v>
                </c:pt>
                <c:pt idx="788">
                  <c:v>-89.131743779999994</c:v>
                </c:pt>
                <c:pt idx="789">
                  <c:v>-82.161373260000005</c:v>
                </c:pt>
                <c:pt idx="790">
                  <c:v>-74.285569350000003</c:v>
                </c:pt>
                <c:pt idx="791">
                  <c:v>-65.311004909999994</c:v>
                </c:pt>
                <c:pt idx="792">
                  <c:v>-55.223302349999997</c:v>
                </c:pt>
                <c:pt idx="793">
                  <c:v>-44.11620782</c:v>
                </c:pt>
                <c:pt idx="794">
                  <c:v>-32.215253429999997</c:v>
                </c:pt>
                <c:pt idx="795">
                  <c:v>-19.777127440000001</c:v>
                </c:pt>
                <c:pt idx="796">
                  <c:v>-7.0715897090000004</c:v>
                </c:pt>
                <c:pt idx="797">
                  <c:v>5.7108028659999999</c:v>
                </c:pt>
                <c:pt idx="798">
                  <c:v>18.534237770000001</c:v>
                </c:pt>
                <c:pt idx="799">
                  <c:v>31.33926263</c:v>
                </c:pt>
                <c:pt idx="800">
                  <c:v>43.971963539999997</c:v>
                </c:pt>
                <c:pt idx="801">
                  <c:v>56.37825145</c:v>
                </c:pt>
                <c:pt idx="802">
                  <c:v>68.490959919999995</c:v>
                </c:pt>
                <c:pt idx="803">
                  <c:v>80.106442419999993</c:v>
                </c:pt>
                <c:pt idx="804">
                  <c:v>91.142776789999999</c:v>
                </c:pt>
                <c:pt idx="805">
                  <c:v>101.6241208</c:v>
                </c:pt>
                <c:pt idx="806">
                  <c:v>111.2706366</c:v>
                </c:pt>
                <c:pt idx="807">
                  <c:v>119.26533499999999</c:v>
                </c:pt>
                <c:pt idx="808">
                  <c:v>125.1318572</c:v>
                </c:pt>
                <c:pt idx="809">
                  <c:v>129.01414</c:v>
                </c:pt>
                <c:pt idx="810">
                  <c:v>131.2642683</c:v>
                </c:pt>
                <c:pt idx="811">
                  <c:v>132.60659100000001</c:v>
                </c:pt>
                <c:pt idx="812">
                  <c:v>133.7979775</c:v>
                </c:pt>
                <c:pt idx="813">
                  <c:v>135.26252339999999</c:v>
                </c:pt>
                <c:pt idx="814">
                  <c:v>136.8959002</c:v>
                </c:pt>
                <c:pt idx="815">
                  <c:v>138.36399220000001</c:v>
                </c:pt>
                <c:pt idx="816">
                  <c:v>139.4800467</c:v>
                </c:pt>
                <c:pt idx="817">
                  <c:v>140.1143458</c:v>
                </c:pt>
                <c:pt idx="818">
                  <c:v>140.05054240000001</c:v>
                </c:pt>
                <c:pt idx="819">
                  <c:v>138.94927559999999</c:v>
                </c:pt>
                <c:pt idx="820">
                  <c:v>136.6400644</c:v>
                </c:pt>
                <c:pt idx="821">
                  <c:v>133.30999460000001</c:v>
                </c:pt>
                <c:pt idx="822">
                  <c:v>129.36717479999999</c:v>
                </c:pt>
                <c:pt idx="823">
                  <c:v>125.2182803</c:v>
                </c:pt>
                <c:pt idx="824">
                  <c:v>121.0126921</c:v>
                </c:pt>
                <c:pt idx="825">
                  <c:v>116.7082606</c:v>
                </c:pt>
                <c:pt idx="826">
                  <c:v>112.20842380000001</c:v>
                </c:pt>
                <c:pt idx="827">
                  <c:v>107.467478</c:v>
                </c:pt>
                <c:pt idx="828">
                  <c:v>102.4491546</c:v>
                </c:pt>
                <c:pt idx="829">
                  <c:v>97.116552709999993</c:v>
                </c:pt>
                <c:pt idx="830">
                  <c:v>91.386754319999994</c:v>
                </c:pt>
                <c:pt idx="831">
                  <c:v>85.160589689999995</c:v>
                </c:pt>
                <c:pt idx="832">
                  <c:v>78.432536440000007</c:v>
                </c:pt>
                <c:pt idx="833">
                  <c:v>71.294259769999996</c:v>
                </c:pt>
                <c:pt idx="834">
                  <c:v>63.911439479999999</c:v>
                </c:pt>
                <c:pt idx="835">
                  <c:v>56.608079429999997</c:v>
                </c:pt>
                <c:pt idx="836">
                  <c:v>49.613444819999998</c:v>
                </c:pt>
                <c:pt idx="837">
                  <c:v>42.956237680000001</c:v>
                </c:pt>
                <c:pt idx="838">
                  <c:v>36.446967229999998</c:v>
                </c:pt>
                <c:pt idx="839">
                  <c:v>29.8660572</c:v>
                </c:pt>
                <c:pt idx="840">
                  <c:v>23.060411160000001</c:v>
                </c:pt>
                <c:pt idx="841">
                  <c:v>15.93223396</c:v>
                </c:pt>
                <c:pt idx="842">
                  <c:v>8.5998001370000008</c:v>
                </c:pt>
                <c:pt idx="843">
                  <c:v>1.2251286939999999</c:v>
                </c:pt>
                <c:pt idx="844">
                  <c:v>-6.0153922599999996</c:v>
                </c:pt>
                <c:pt idx="845">
                  <c:v>-13.003836789999999</c:v>
                </c:pt>
                <c:pt idx="846">
                  <c:v>-19.724701920000001</c:v>
                </c:pt>
                <c:pt idx="847">
                  <c:v>-26.280950700000002</c:v>
                </c:pt>
                <c:pt idx="848">
                  <c:v>-32.867477489999999</c:v>
                </c:pt>
                <c:pt idx="849">
                  <c:v>-39.678951240000004</c:v>
                </c:pt>
                <c:pt idx="850">
                  <c:v>-46.758327309999999</c:v>
                </c:pt>
                <c:pt idx="851">
                  <c:v>-54.040001850000003</c:v>
                </c:pt>
                <c:pt idx="852">
                  <c:v>-61.369605069999999</c:v>
                </c:pt>
                <c:pt idx="853">
                  <c:v>-68.518873650000003</c:v>
                </c:pt>
                <c:pt idx="854">
                  <c:v>-75.285433929999996</c:v>
                </c:pt>
                <c:pt idx="855">
                  <c:v>-81.576388820000005</c:v>
                </c:pt>
                <c:pt idx="856">
                  <c:v>-87.455693940000003</c:v>
                </c:pt>
                <c:pt idx="857">
                  <c:v>-93.028595440000004</c:v>
                </c:pt>
                <c:pt idx="858">
                  <c:v>-98.29293285</c:v>
                </c:pt>
                <c:pt idx="859">
                  <c:v>-103.2527461</c:v>
                </c:pt>
                <c:pt idx="860">
                  <c:v>-107.8824662</c:v>
                </c:pt>
                <c:pt idx="861">
                  <c:v>-112.0772643</c:v>
                </c:pt>
                <c:pt idx="862">
                  <c:v>-115.856409</c:v>
                </c:pt>
                <c:pt idx="863">
                  <c:v>-119.317629</c:v>
                </c:pt>
                <c:pt idx="864">
                  <c:v>-122.5716242</c:v>
                </c:pt>
                <c:pt idx="865">
                  <c:v>-125.6560042</c:v>
                </c:pt>
                <c:pt idx="866">
                  <c:v>-128.56311930000001</c:v>
                </c:pt>
                <c:pt idx="867">
                  <c:v>-131.1959008</c:v>
                </c:pt>
                <c:pt idx="868">
                  <c:v>-133.3873615</c:v>
                </c:pt>
                <c:pt idx="869">
                  <c:v>-134.9878076</c:v>
                </c:pt>
                <c:pt idx="870">
                  <c:v>-135.88597350000001</c:v>
                </c:pt>
                <c:pt idx="871">
                  <c:v>-135.9315206</c:v>
                </c:pt>
                <c:pt idx="872">
                  <c:v>-134.97405660000001</c:v>
                </c:pt>
                <c:pt idx="873">
                  <c:v>-132.95898159999999</c:v>
                </c:pt>
                <c:pt idx="874">
                  <c:v>-129.9168483</c:v>
                </c:pt>
                <c:pt idx="875">
                  <c:v>-125.983726</c:v>
                </c:pt>
                <c:pt idx="876">
                  <c:v>-121.3410576</c:v>
                </c:pt>
                <c:pt idx="877">
                  <c:v>-116.20191269999999</c:v>
                </c:pt>
                <c:pt idx="878">
                  <c:v>-110.7787483</c:v>
                </c:pt>
                <c:pt idx="879">
                  <c:v>-105.22195379999999</c:v>
                </c:pt>
                <c:pt idx="880">
                  <c:v>-99.666412190000003</c:v>
                </c:pt>
                <c:pt idx="881">
                  <c:v>-94.122420469999994</c:v>
                </c:pt>
                <c:pt idx="882">
                  <c:v>-88.491597859999999</c:v>
                </c:pt>
                <c:pt idx="883">
                  <c:v>-82.55672156</c:v>
                </c:pt>
                <c:pt idx="884">
                  <c:v>-76.031948110000002</c:v>
                </c:pt>
                <c:pt idx="885">
                  <c:v>-68.680767869999997</c:v>
                </c:pt>
                <c:pt idx="886">
                  <c:v>-60.33837535</c:v>
                </c:pt>
                <c:pt idx="887">
                  <c:v>-50.956361960000002</c:v>
                </c:pt>
                <c:pt idx="888">
                  <c:v>-40.659194309999997</c:v>
                </c:pt>
                <c:pt idx="889">
                  <c:v>-29.631423380000001</c:v>
                </c:pt>
                <c:pt idx="890">
                  <c:v>-18.03341979</c:v>
                </c:pt>
                <c:pt idx="891">
                  <c:v>-5.9613954759999999</c:v>
                </c:pt>
                <c:pt idx="892">
                  <c:v>6.5406972740000002</c:v>
                </c:pt>
                <c:pt idx="893">
                  <c:v>19.454073189999999</c:v>
                </c:pt>
                <c:pt idx="894">
                  <c:v>32.722897060000001</c:v>
                </c:pt>
                <c:pt idx="895">
                  <c:v>46.179555999999998</c:v>
                </c:pt>
                <c:pt idx="896">
                  <c:v>59.46507098</c:v>
                </c:pt>
                <c:pt idx="897">
                  <c:v>71.518343340000001</c:v>
                </c:pt>
                <c:pt idx="898">
                  <c:v>81.63824898</c:v>
                </c:pt>
                <c:pt idx="899">
                  <c:v>90.174504440000007</c:v>
                </c:pt>
                <c:pt idx="900">
                  <c:v>97.766713629999998</c:v>
                </c:pt>
                <c:pt idx="901">
                  <c:v>105.0607941</c:v>
                </c:pt>
                <c:pt idx="902">
                  <c:v>112.3774128</c:v>
                </c:pt>
                <c:pt idx="903">
                  <c:v>119.1811926</c:v>
                </c:pt>
                <c:pt idx="904">
                  <c:v>124.50404380000001</c:v>
                </c:pt>
                <c:pt idx="905">
                  <c:v>128.27473420000001</c:v>
                </c:pt>
                <c:pt idx="906">
                  <c:v>131.25619760000001</c:v>
                </c:pt>
                <c:pt idx="907">
                  <c:v>134.28272620000001</c:v>
                </c:pt>
                <c:pt idx="908">
                  <c:v>137.66309240000001</c:v>
                </c:pt>
                <c:pt idx="909">
                  <c:v>141.12195579999999</c:v>
                </c:pt>
                <c:pt idx="910">
                  <c:v>143.86570549999999</c:v>
                </c:pt>
                <c:pt idx="911">
                  <c:v>145.07626830000001</c:v>
                </c:pt>
                <c:pt idx="912">
                  <c:v>144.58366290000001</c:v>
                </c:pt>
                <c:pt idx="913">
                  <c:v>142.74421770000001</c:v>
                </c:pt>
                <c:pt idx="914">
                  <c:v>140.05005700000001</c:v>
                </c:pt>
                <c:pt idx="915">
                  <c:v>137.03963640000001</c:v>
                </c:pt>
                <c:pt idx="916">
                  <c:v>134.14128149999999</c:v>
                </c:pt>
                <c:pt idx="917">
                  <c:v>131.39508789999999</c:v>
                </c:pt>
                <c:pt idx="918">
                  <c:v>128.5438121</c:v>
                </c:pt>
                <c:pt idx="919">
                  <c:v>125.2457443</c:v>
                </c:pt>
                <c:pt idx="920">
                  <c:v>121.2779627</c:v>
                </c:pt>
                <c:pt idx="921">
                  <c:v>116.6799041</c:v>
                </c:pt>
                <c:pt idx="922">
                  <c:v>111.64220570000001</c:v>
                </c:pt>
                <c:pt idx="923">
                  <c:v>106.38157409999999</c:v>
                </c:pt>
                <c:pt idx="924">
                  <c:v>101.12874050000001</c:v>
                </c:pt>
                <c:pt idx="925">
                  <c:v>96.080283269999995</c:v>
                </c:pt>
                <c:pt idx="926">
                  <c:v>91.233485490000007</c:v>
                </c:pt>
                <c:pt idx="927">
                  <c:v>86.494185180000002</c:v>
                </c:pt>
                <c:pt idx="928">
                  <c:v>81.704111260000005</c:v>
                </c:pt>
                <c:pt idx="929">
                  <c:v>76.65202841</c:v>
                </c:pt>
                <c:pt idx="930">
                  <c:v>71.225632279999999</c:v>
                </c:pt>
                <c:pt idx="931">
                  <c:v>65.456051119999998</c:v>
                </c:pt>
                <c:pt idx="932">
                  <c:v>59.452369529999999</c:v>
                </c:pt>
                <c:pt idx="933">
                  <c:v>53.360480279999997</c:v>
                </c:pt>
                <c:pt idx="934">
                  <c:v>47.369654439999998</c:v>
                </c:pt>
                <c:pt idx="935">
                  <c:v>41.481984609999998</c:v>
                </c:pt>
                <c:pt idx="936">
                  <c:v>35.567660920000002</c:v>
                </c:pt>
                <c:pt idx="937">
                  <c:v>29.492015840000001</c:v>
                </c:pt>
                <c:pt idx="938">
                  <c:v>23.145916459999999</c:v>
                </c:pt>
                <c:pt idx="939">
                  <c:v>16.489119150000001</c:v>
                </c:pt>
                <c:pt idx="940">
                  <c:v>9.5139248500000004</c:v>
                </c:pt>
                <c:pt idx="941">
                  <c:v>2.2414700129999998</c:v>
                </c:pt>
                <c:pt idx="942">
                  <c:v>-5.2057413080000003</c:v>
                </c:pt>
                <c:pt idx="943">
                  <c:v>-12.67491364</c:v>
                </c:pt>
                <c:pt idx="944">
                  <c:v>-20.031434610000002</c:v>
                </c:pt>
                <c:pt idx="945">
                  <c:v>-27.127772100000001</c:v>
                </c:pt>
                <c:pt idx="946">
                  <c:v>-33.904883089999998</c:v>
                </c:pt>
                <c:pt idx="947">
                  <c:v>-40.47141431</c:v>
                </c:pt>
                <c:pt idx="948">
                  <c:v>-46.965892070000002</c:v>
                </c:pt>
                <c:pt idx="949">
                  <c:v>-53.467399010000001</c:v>
                </c:pt>
                <c:pt idx="950">
                  <c:v>-59.993769110000002</c:v>
                </c:pt>
                <c:pt idx="951">
                  <c:v>-66.503669380000005</c:v>
                </c:pt>
                <c:pt idx="952">
                  <c:v>-72.978191699999996</c:v>
                </c:pt>
                <c:pt idx="953">
                  <c:v>-79.319388040000007</c:v>
                </c:pt>
                <c:pt idx="954">
                  <c:v>-85.322782480000001</c:v>
                </c:pt>
                <c:pt idx="955">
                  <c:v>-90.85149131</c:v>
                </c:pt>
                <c:pt idx="956">
                  <c:v>-95.867855980000002</c:v>
                </c:pt>
                <c:pt idx="957">
                  <c:v>-100.43607419999999</c:v>
                </c:pt>
                <c:pt idx="958">
                  <c:v>-104.64490720000001</c:v>
                </c:pt>
                <c:pt idx="959">
                  <c:v>-108.5254771</c:v>
                </c:pt>
                <c:pt idx="960">
                  <c:v>-112.1457039</c:v>
                </c:pt>
                <c:pt idx="961">
                  <c:v>-115.563517</c:v>
                </c:pt>
                <c:pt idx="962">
                  <c:v>-118.74675379999999</c:v>
                </c:pt>
                <c:pt idx="963">
                  <c:v>-121.7299898</c:v>
                </c:pt>
                <c:pt idx="964">
                  <c:v>-124.5391192</c:v>
                </c:pt>
                <c:pt idx="965">
                  <c:v>-127.0636952</c:v>
                </c:pt>
                <c:pt idx="966">
                  <c:v>-129.12016890000001</c:v>
                </c:pt>
                <c:pt idx="967">
                  <c:v>-130.5242197</c:v>
                </c:pt>
                <c:pt idx="968">
                  <c:v>-131.09652270000001</c:v>
                </c:pt>
                <c:pt idx="969">
                  <c:v>-130.66871130000001</c:v>
                </c:pt>
                <c:pt idx="970">
                  <c:v>-129.19522309999999</c:v>
                </c:pt>
                <c:pt idx="971">
                  <c:v>-126.76781</c:v>
                </c:pt>
                <c:pt idx="972">
                  <c:v>-123.5350339</c:v>
                </c:pt>
                <c:pt idx="973">
                  <c:v>-119.6862546</c:v>
                </c:pt>
                <c:pt idx="974">
                  <c:v>-115.473145</c:v>
                </c:pt>
                <c:pt idx="975">
                  <c:v>-111.118916</c:v>
                </c:pt>
                <c:pt idx="976">
                  <c:v>-106.79742210000001</c:v>
                </c:pt>
                <c:pt idx="977">
                  <c:v>-102.62365339999999</c:v>
                </c:pt>
                <c:pt idx="978">
                  <c:v>-98.665102919999995</c:v>
                </c:pt>
                <c:pt idx="979">
                  <c:v>-94.918877980000005</c:v>
                </c:pt>
                <c:pt idx="980">
                  <c:v>-91.333989900000006</c:v>
                </c:pt>
                <c:pt idx="981">
                  <c:v>-87.832974120000003</c:v>
                </c:pt>
                <c:pt idx="982">
                  <c:v>-84.339011540000001</c:v>
                </c:pt>
                <c:pt idx="983">
                  <c:v>-80.731065770000001</c:v>
                </c:pt>
                <c:pt idx="984">
                  <c:v>-76.893916390000001</c:v>
                </c:pt>
                <c:pt idx="985">
                  <c:v>-72.71080456</c:v>
                </c:pt>
                <c:pt idx="986">
                  <c:v>-68.022407509999994</c:v>
                </c:pt>
              </c:numCache>
            </c:numRef>
          </c:val>
          <c:smooth val="0"/>
          <c:extLst>
            <c:ext xmlns:c16="http://schemas.microsoft.com/office/drawing/2014/chart" uri="{C3380CC4-5D6E-409C-BE32-E72D297353CC}">
              <c16:uniqueId val="{00000000-C193-4440-A001-D2B789CF4113}"/>
            </c:ext>
          </c:extLst>
        </c:ser>
        <c:ser>
          <c:idx val="1"/>
          <c:order val="1"/>
          <c:tx>
            <c:strRef>
              <c:f>Gyro_A1_20!$Z$1</c:f>
              <c:strCache>
                <c:ptCount val="1"/>
                <c:pt idx="0">
                  <c:v>Gyro_Y</c:v>
                </c:pt>
              </c:strCache>
            </c:strRef>
          </c:tx>
          <c:spPr>
            <a:ln w="28575" cap="rnd">
              <a:solidFill>
                <a:schemeClr val="accent2"/>
              </a:solidFill>
              <a:round/>
            </a:ln>
            <a:effectLst/>
          </c:spPr>
          <c:marker>
            <c:symbol val="none"/>
          </c:marker>
          <c:val>
            <c:numRef>
              <c:f>Gyro_A1_20!$Z$2:$Z$988</c:f>
              <c:numCache>
                <c:formatCode>General</c:formatCode>
                <c:ptCount val="987"/>
                <c:pt idx="0">
                  <c:v>-20.521877360000001</c:v>
                </c:pt>
                <c:pt idx="1">
                  <c:v>-24.45163058</c:v>
                </c:pt>
                <c:pt idx="2">
                  <c:v>-28.470602400000001</c:v>
                </c:pt>
                <c:pt idx="3">
                  <c:v>-32.534353160000002</c:v>
                </c:pt>
                <c:pt idx="4">
                  <c:v>-36.648240790000003</c:v>
                </c:pt>
                <c:pt idx="5">
                  <c:v>-40.65429468</c:v>
                </c:pt>
                <c:pt idx="6">
                  <c:v>-44.288991359999997</c:v>
                </c:pt>
                <c:pt idx="7">
                  <c:v>-47.247655899999998</c:v>
                </c:pt>
                <c:pt idx="8">
                  <c:v>-49.646327759999998</c:v>
                </c:pt>
                <c:pt idx="9">
                  <c:v>-51.686216780000002</c:v>
                </c:pt>
                <c:pt idx="10">
                  <c:v>-53.472258529999998</c:v>
                </c:pt>
                <c:pt idx="11">
                  <c:v>-55.156114299999999</c:v>
                </c:pt>
                <c:pt idx="12">
                  <c:v>-56.638885770000002</c:v>
                </c:pt>
                <c:pt idx="13">
                  <c:v>-57.856548320000002</c:v>
                </c:pt>
                <c:pt idx="14">
                  <c:v>-58.825612489999997</c:v>
                </c:pt>
                <c:pt idx="15">
                  <c:v>-59.429310979999997</c:v>
                </c:pt>
                <c:pt idx="16">
                  <c:v>-59.644554739999997</c:v>
                </c:pt>
                <c:pt idx="17">
                  <c:v>-59.45834885</c:v>
                </c:pt>
                <c:pt idx="18">
                  <c:v>-58.953426370000003</c:v>
                </c:pt>
                <c:pt idx="19">
                  <c:v>-58.27355008</c:v>
                </c:pt>
                <c:pt idx="20">
                  <c:v>-57.4261646</c:v>
                </c:pt>
                <c:pt idx="21">
                  <c:v>-56.28168075</c:v>
                </c:pt>
                <c:pt idx="22">
                  <c:v>-54.821161150000002</c:v>
                </c:pt>
                <c:pt idx="23">
                  <c:v>-53.14389079</c:v>
                </c:pt>
                <c:pt idx="24">
                  <c:v>-51.340233769999998</c:v>
                </c:pt>
                <c:pt idx="25">
                  <c:v>-49.459577580000001</c:v>
                </c:pt>
                <c:pt idx="26">
                  <c:v>-47.470547230000001</c:v>
                </c:pt>
                <c:pt idx="27">
                  <c:v>-45.335360620000003</c:v>
                </c:pt>
                <c:pt idx="28">
                  <c:v>-43.05813783</c:v>
                </c:pt>
                <c:pt idx="29">
                  <c:v>-40.666152709999999</c:v>
                </c:pt>
                <c:pt idx="30">
                  <c:v>-38.299273460000002</c:v>
                </c:pt>
                <c:pt idx="31">
                  <c:v>-36.001611709999999</c:v>
                </c:pt>
                <c:pt idx="32">
                  <c:v>-33.7208623</c:v>
                </c:pt>
                <c:pt idx="33">
                  <c:v>-31.38108317</c:v>
                </c:pt>
                <c:pt idx="34">
                  <c:v>-28.940070729999999</c:v>
                </c:pt>
                <c:pt idx="35">
                  <c:v>-26.419205569999999</c:v>
                </c:pt>
                <c:pt idx="36">
                  <c:v>-23.76381804</c:v>
                </c:pt>
                <c:pt idx="37">
                  <c:v>-21.159470859999999</c:v>
                </c:pt>
                <c:pt idx="38">
                  <c:v>-18.412390720000001</c:v>
                </c:pt>
                <c:pt idx="39">
                  <c:v>-15.456224349999999</c:v>
                </c:pt>
                <c:pt idx="40">
                  <c:v>-12.2014996</c:v>
                </c:pt>
                <c:pt idx="41">
                  <c:v>-8.6877445689999995</c:v>
                </c:pt>
                <c:pt idx="42">
                  <c:v>-4.9982445369999997</c:v>
                </c:pt>
                <c:pt idx="43">
                  <c:v>-1.2631925260000001</c:v>
                </c:pt>
                <c:pt idx="44">
                  <c:v>2.5452047840000001</c:v>
                </c:pt>
                <c:pt idx="45">
                  <c:v>6.3706353880000002</c:v>
                </c:pt>
                <c:pt idx="46">
                  <c:v>10.30916826</c:v>
                </c:pt>
                <c:pt idx="47">
                  <c:v>14.493673579999999</c:v>
                </c:pt>
                <c:pt idx="48">
                  <c:v>19.105699860000001</c:v>
                </c:pt>
                <c:pt idx="49">
                  <c:v>24.070786049999999</c:v>
                </c:pt>
                <c:pt idx="50">
                  <c:v>28.548236490000001</c:v>
                </c:pt>
                <c:pt idx="51">
                  <c:v>32.51081928</c:v>
                </c:pt>
                <c:pt idx="52">
                  <c:v>35.811415889999999</c:v>
                </c:pt>
                <c:pt idx="53">
                  <c:v>37.789426390000003</c:v>
                </c:pt>
                <c:pt idx="54">
                  <c:v>37.95521102</c:v>
                </c:pt>
                <c:pt idx="55">
                  <c:v>36.23157088</c:v>
                </c:pt>
                <c:pt idx="56">
                  <c:v>33.149876890000002</c:v>
                </c:pt>
                <c:pt idx="57">
                  <c:v>29.801517990000001</c:v>
                </c:pt>
                <c:pt idx="58">
                  <c:v>27.233212609999999</c:v>
                </c:pt>
                <c:pt idx="59">
                  <c:v>26.056901759999999</c:v>
                </c:pt>
                <c:pt idx="60">
                  <c:v>26.234648239999999</c:v>
                </c:pt>
                <c:pt idx="61">
                  <c:v>27.362401040000002</c:v>
                </c:pt>
                <c:pt idx="62">
                  <c:v>28.816483699999999</c:v>
                </c:pt>
                <c:pt idx="63">
                  <c:v>29.499401880000001</c:v>
                </c:pt>
                <c:pt idx="64">
                  <c:v>28.84160636</c:v>
                </c:pt>
                <c:pt idx="65">
                  <c:v>27.0286519</c:v>
                </c:pt>
                <c:pt idx="66">
                  <c:v>24.77478666</c:v>
                </c:pt>
                <c:pt idx="67">
                  <c:v>22.851216770000001</c:v>
                </c:pt>
                <c:pt idx="68">
                  <c:v>21.74098729</c:v>
                </c:pt>
                <c:pt idx="69">
                  <c:v>21.502214429999999</c:v>
                </c:pt>
                <c:pt idx="70">
                  <c:v>21.823723780000002</c:v>
                </c:pt>
                <c:pt idx="71">
                  <c:v>22.299758579999999</c:v>
                </c:pt>
                <c:pt idx="72">
                  <c:v>22.607905410000001</c:v>
                </c:pt>
                <c:pt idx="73">
                  <c:v>22.37984294</c:v>
                </c:pt>
                <c:pt idx="74">
                  <c:v>21.349168500000001</c:v>
                </c:pt>
                <c:pt idx="75">
                  <c:v>19.667070930000001</c:v>
                </c:pt>
                <c:pt idx="76">
                  <c:v>17.723785809999999</c:v>
                </c:pt>
                <c:pt idx="77">
                  <c:v>15.95916452</c:v>
                </c:pt>
                <c:pt idx="78">
                  <c:v>14.64319899</c:v>
                </c:pt>
                <c:pt idx="79">
                  <c:v>13.88626391</c:v>
                </c:pt>
                <c:pt idx="80">
                  <c:v>13.62730689</c:v>
                </c:pt>
                <c:pt idx="81">
                  <c:v>13.64595795</c:v>
                </c:pt>
                <c:pt idx="82">
                  <c:v>13.505830789999999</c:v>
                </c:pt>
                <c:pt idx="83">
                  <c:v>12.66769474</c:v>
                </c:pt>
                <c:pt idx="84">
                  <c:v>10.88638106</c:v>
                </c:pt>
                <c:pt idx="85">
                  <c:v>8.1820649809999999</c:v>
                </c:pt>
                <c:pt idx="86">
                  <c:v>4.9173444809999998</c:v>
                </c:pt>
                <c:pt idx="87">
                  <c:v>1.5644092510000001</c:v>
                </c:pt>
                <c:pt idx="88">
                  <c:v>-1.4998369739999999</c:v>
                </c:pt>
                <c:pt idx="89">
                  <c:v>-4.0729257539999999</c:v>
                </c:pt>
                <c:pt idx="90">
                  <c:v>-6.1531537390000004</c:v>
                </c:pt>
                <c:pt idx="91">
                  <c:v>-7.9277477440000004</c:v>
                </c:pt>
                <c:pt idx="92">
                  <c:v>-9.6832120689999996</c:v>
                </c:pt>
                <c:pt idx="93">
                  <c:v>-11.64646503</c:v>
                </c:pt>
                <c:pt idx="94">
                  <c:v>-13.95460153</c:v>
                </c:pt>
                <c:pt idx="95">
                  <c:v>-16.592361239999999</c:v>
                </c:pt>
                <c:pt idx="96">
                  <c:v>-19.429169949999999</c:v>
                </c:pt>
                <c:pt idx="97">
                  <c:v>-22.28901913</c:v>
                </c:pt>
                <c:pt idx="98">
                  <c:v>-25.02199405</c:v>
                </c:pt>
                <c:pt idx="99">
                  <c:v>-27.65437317</c:v>
                </c:pt>
                <c:pt idx="100">
                  <c:v>-30.228019509999999</c:v>
                </c:pt>
                <c:pt idx="101">
                  <c:v>-32.664862560000003</c:v>
                </c:pt>
                <c:pt idx="102">
                  <c:v>-34.945369399999997</c:v>
                </c:pt>
                <c:pt idx="103">
                  <c:v>-36.993613680000003</c:v>
                </c:pt>
                <c:pt idx="104">
                  <c:v>-38.751751800000001</c:v>
                </c:pt>
                <c:pt idx="105">
                  <c:v>-40.326043210000002</c:v>
                </c:pt>
                <c:pt idx="106">
                  <c:v>-41.76142162</c:v>
                </c:pt>
                <c:pt idx="107">
                  <c:v>-43.072353370000002</c:v>
                </c:pt>
                <c:pt idx="108">
                  <c:v>-44.233632219999997</c:v>
                </c:pt>
                <c:pt idx="109">
                  <c:v>-45.213085100000001</c:v>
                </c:pt>
                <c:pt idx="110">
                  <c:v>-46.031358820000001</c:v>
                </c:pt>
                <c:pt idx="111">
                  <c:v>-46.686656319999997</c:v>
                </c:pt>
                <c:pt idx="112">
                  <c:v>-47.175635389999997</c:v>
                </c:pt>
                <c:pt idx="113">
                  <c:v>-47.536070549999998</c:v>
                </c:pt>
                <c:pt idx="114">
                  <c:v>-47.769191739999997</c:v>
                </c:pt>
                <c:pt idx="115">
                  <c:v>-47.792848739999997</c:v>
                </c:pt>
                <c:pt idx="116">
                  <c:v>-47.479274910000001</c:v>
                </c:pt>
                <c:pt idx="117">
                  <c:v>-46.868120910000002</c:v>
                </c:pt>
                <c:pt idx="118">
                  <c:v>-46.043250569999998</c:v>
                </c:pt>
                <c:pt idx="119">
                  <c:v>-45.077610540000002</c:v>
                </c:pt>
                <c:pt idx="120">
                  <c:v>-44.021295569999999</c:v>
                </c:pt>
                <c:pt idx="121">
                  <c:v>-42.890230619999997</c:v>
                </c:pt>
                <c:pt idx="122">
                  <c:v>-41.674432099999997</c:v>
                </c:pt>
                <c:pt idx="123">
                  <c:v>-40.372001920000002</c:v>
                </c:pt>
                <c:pt idx="124">
                  <c:v>-39.03090014</c:v>
                </c:pt>
                <c:pt idx="125">
                  <c:v>-37.643288679999998</c:v>
                </c:pt>
                <c:pt idx="126">
                  <c:v>-36.060347350000001</c:v>
                </c:pt>
                <c:pt idx="127">
                  <c:v>-34.029770120000002</c:v>
                </c:pt>
                <c:pt idx="128">
                  <c:v>-31.395005179999998</c:v>
                </c:pt>
                <c:pt idx="129">
                  <c:v>-28.152605170000001</c:v>
                </c:pt>
                <c:pt idx="130">
                  <c:v>-24.435044210000001</c:v>
                </c:pt>
                <c:pt idx="131">
                  <c:v>-20.44857871</c:v>
                </c:pt>
                <c:pt idx="132">
                  <c:v>-16.43872215</c:v>
                </c:pt>
                <c:pt idx="133">
                  <c:v>-12.79216173</c:v>
                </c:pt>
                <c:pt idx="134">
                  <c:v>-9.817929114</c:v>
                </c:pt>
                <c:pt idx="135">
                  <c:v>-7.4974270519999999</c:v>
                </c:pt>
                <c:pt idx="136">
                  <c:v>-5.6797535310000002</c:v>
                </c:pt>
                <c:pt idx="137">
                  <c:v>-4.0709790999999997</c:v>
                </c:pt>
                <c:pt idx="138">
                  <c:v>-2.3397037780000001</c:v>
                </c:pt>
                <c:pt idx="139">
                  <c:v>-0.23443876299999999</c:v>
                </c:pt>
                <c:pt idx="140">
                  <c:v>2.3366982319999998</c:v>
                </c:pt>
                <c:pt idx="141">
                  <c:v>5.327953988</c:v>
                </c:pt>
                <c:pt idx="142">
                  <c:v>8.5370364280000004</c:v>
                </c:pt>
                <c:pt idx="143">
                  <c:v>11.90169032</c:v>
                </c:pt>
                <c:pt idx="144">
                  <c:v>15.18355951</c:v>
                </c:pt>
                <c:pt idx="145">
                  <c:v>18.262031700000001</c:v>
                </c:pt>
                <c:pt idx="146">
                  <c:v>21.20595183</c:v>
                </c:pt>
                <c:pt idx="147">
                  <c:v>23.927635429999999</c:v>
                </c:pt>
                <c:pt idx="148">
                  <c:v>26.252434480000002</c:v>
                </c:pt>
                <c:pt idx="149">
                  <c:v>28.123914509999999</c:v>
                </c:pt>
                <c:pt idx="150">
                  <c:v>29.609199220000001</c:v>
                </c:pt>
                <c:pt idx="151">
                  <c:v>30.960762540000001</c:v>
                </c:pt>
                <c:pt idx="152">
                  <c:v>32.282744690000001</c:v>
                </c:pt>
                <c:pt idx="153">
                  <c:v>33.509778689999997</c:v>
                </c:pt>
                <c:pt idx="154">
                  <c:v>34.3950046</c:v>
                </c:pt>
                <c:pt idx="155">
                  <c:v>34.845164789999998</c:v>
                </c:pt>
                <c:pt idx="156">
                  <c:v>34.86607317</c:v>
                </c:pt>
                <c:pt idx="157">
                  <c:v>34.435234190000003</c:v>
                </c:pt>
                <c:pt idx="158">
                  <c:v>33.439680789999997</c:v>
                </c:pt>
                <c:pt idx="159">
                  <c:v>31.938083389999999</c:v>
                </c:pt>
                <c:pt idx="160">
                  <c:v>30.207073699999999</c:v>
                </c:pt>
                <c:pt idx="161">
                  <c:v>28.52515391</c:v>
                </c:pt>
                <c:pt idx="162">
                  <c:v>27.26688175</c:v>
                </c:pt>
                <c:pt idx="163">
                  <c:v>26.636488530000001</c:v>
                </c:pt>
                <c:pt idx="164">
                  <c:v>26.612972899999999</c:v>
                </c:pt>
                <c:pt idx="165">
                  <c:v>27.029904869999999</c:v>
                </c:pt>
                <c:pt idx="166">
                  <c:v>27.494380830000001</c:v>
                </c:pt>
                <c:pt idx="167">
                  <c:v>27.544873630000001</c:v>
                </c:pt>
                <c:pt idx="168">
                  <c:v>26.918357480000001</c:v>
                </c:pt>
                <c:pt idx="169">
                  <c:v>25.672787509999999</c:v>
                </c:pt>
                <c:pt idx="170">
                  <c:v>24.082084219999999</c:v>
                </c:pt>
                <c:pt idx="171">
                  <c:v>22.4628856</c:v>
                </c:pt>
                <c:pt idx="172">
                  <c:v>21.01881698</c:v>
                </c:pt>
                <c:pt idx="173">
                  <c:v>19.93201908</c:v>
                </c:pt>
                <c:pt idx="174">
                  <c:v>19.167478880000001</c:v>
                </c:pt>
                <c:pt idx="175">
                  <c:v>18.527814360000001</c:v>
                </c:pt>
                <c:pt idx="176">
                  <c:v>17.857737140000001</c:v>
                </c:pt>
                <c:pt idx="177">
                  <c:v>16.93889201</c:v>
                </c:pt>
                <c:pt idx="178">
                  <c:v>15.61948031</c:v>
                </c:pt>
                <c:pt idx="179">
                  <c:v>13.78184665</c:v>
                </c:pt>
                <c:pt idx="180">
                  <c:v>11.547696070000001</c:v>
                </c:pt>
                <c:pt idx="181">
                  <c:v>9.1901983329999997</c:v>
                </c:pt>
                <c:pt idx="182">
                  <c:v>6.9470737070000004</c:v>
                </c:pt>
                <c:pt idx="183">
                  <c:v>4.9227965930000002</c:v>
                </c:pt>
                <c:pt idx="184">
                  <c:v>3.140197541</c:v>
                </c:pt>
                <c:pt idx="185">
                  <c:v>1.49196869</c:v>
                </c:pt>
                <c:pt idx="186">
                  <c:v>-0.185614844</c:v>
                </c:pt>
                <c:pt idx="187">
                  <c:v>-2.0694091870000002</c:v>
                </c:pt>
                <c:pt idx="188">
                  <c:v>-4.2362079430000001</c:v>
                </c:pt>
                <c:pt idx="189">
                  <c:v>-6.766889624</c:v>
                </c:pt>
                <c:pt idx="190">
                  <c:v>-9.6672935320000004</c:v>
                </c:pt>
                <c:pt idx="191">
                  <c:v>-12.6334626</c:v>
                </c:pt>
                <c:pt idx="192">
                  <c:v>-15.450857170000001</c:v>
                </c:pt>
                <c:pt idx="193">
                  <c:v>-18.041804209999999</c:v>
                </c:pt>
                <c:pt idx="194">
                  <c:v>-20.456466320000001</c:v>
                </c:pt>
                <c:pt idx="195">
                  <c:v>-22.787272420000001</c:v>
                </c:pt>
                <c:pt idx="196">
                  <c:v>-25.19295133</c:v>
                </c:pt>
                <c:pt idx="197">
                  <c:v>-27.7049907</c:v>
                </c:pt>
                <c:pt idx="198">
                  <c:v>-30.248889770000002</c:v>
                </c:pt>
                <c:pt idx="199">
                  <c:v>-32.660880329999998</c:v>
                </c:pt>
                <c:pt idx="200">
                  <c:v>-34.871099399999999</c:v>
                </c:pt>
                <c:pt idx="201">
                  <c:v>-36.879827140000003</c:v>
                </c:pt>
                <c:pt idx="202">
                  <c:v>-38.771428210000003</c:v>
                </c:pt>
                <c:pt idx="203">
                  <c:v>-40.574764870000003</c:v>
                </c:pt>
                <c:pt idx="204">
                  <c:v>-42.267510190000003</c:v>
                </c:pt>
                <c:pt idx="205">
                  <c:v>-43.712686230000003</c:v>
                </c:pt>
                <c:pt idx="206">
                  <c:v>-44.792825200000003</c:v>
                </c:pt>
                <c:pt idx="207">
                  <c:v>-45.459059459999999</c:v>
                </c:pt>
                <c:pt idx="208">
                  <c:v>-45.74188539</c:v>
                </c:pt>
                <c:pt idx="209">
                  <c:v>-45.748998919999998</c:v>
                </c:pt>
                <c:pt idx="210">
                  <c:v>-45.50305504</c:v>
                </c:pt>
                <c:pt idx="211">
                  <c:v>-45.034711739999999</c:v>
                </c:pt>
                <c:pt idx="212">
                  <c:v>-44.437763369999999</c:v>
                </c:pt>
                <c:pt idx="213">
                  <c:v>-43.795931840000002</c:v>
                </c:pt>
                <c:pt idx="214">
                  <c:v>-43.166277979999997</c:v>
                </c:pt>
                <c:pt idx="215">
                  <c:v>-42.576918139999997</c:v>
                </c:pt>
                <c:pt idx="216">
                  <c:v>-41.987830600000002</c:v>
                </c:pt>
                <c:pt idx="217">
                  <c:v>-41.27983381</c:v>
                </c:pt>
                <c:pt idx="218">
                  <c:v>-40.352836109999998</c:v>
                </c:pt>
                <c:pt idx="219">
                  <c:v>-39.267680630000001</c:v>
                </c:pt>
                <c:pt idx="220">
                  <c:v>-38.104245140000003</c:v>
                </c:pt>
                <c:pt idx="221">
                  <c:v>-36.894559360000002</c:v>
                </c:pt>
                <c:pt idx="222">
                  <c:v>-35.603536470000002</c:v>
                </c:pt>
                <c:pt idx="223">
                  <c:v>-34.214953479999998</c:v>
                </c:pt>
                <c:pt idx="224">
                  <c:v>-32.673964650000002</c:v>
                </c:pt>
                <c:pt idx="225">
                  <c:v>-30.93516262</c:v>
                </c:pt>
                <c:pt idx="226">
                  <c:v>-29.02009838</c:v>
                </c:pt>
                <c:pt idx="227">
                  <c:v>-26.98095554</c:v>
                </c:pt>
                <c:pt idx="228">
                  <c:v>-24.81516899</c:v>
                </c:pt>
                <c:pt idx="229">
                  <c:v>-22.516958689999999</c:v>
                </c:pt>
                <c:pt idx="230">
                  <c:v>-20.140820770000001</c:v>
                </c:pt>
                <c:pt idx="231">
                  <c:v>-17.708040919999998</c:v>
                </c:pt>
                <c:pt idx="232">
                  <c:v>-15.248377319999999</c:v>
                </c:pt>
                <c:pt idx="233">
                  <c:v>-12.78951827</c:v>
                </c:pt>
                <c:pt idx="234">
                  <c:v>-10.306442990000001</c:v>
                </c:pt>
                <c:pt idx="235">
                  <c:v>-7.7509819870000003</c:v>
                </c:pt>
                <c:pt idx="236">
                  <c:v>-5.0696848870000002</c:v>
                </c:pt>
                <c:pt idx="237">
                  <c:v>-2.2005586699999999</c:v>
                </c:pt>
                <c:pt idx="238">
                  <c:v>0.779601824</c:v>
                </c:pt>
                <c:pt idx="239">
                  <c:v>3.7710648670000002</c:v>
                </c:pt>
                <c:pt idx="240">
                  <c:v>6.7574376100000002</c:v>
                </c:pt>
                <c:pt idx="241">
                  <c:v>10.13348972</c:v>
                </c:pt>
                <c:pt idx="242">
                  <c:v>13.99184228</c:v>
                </c:pt>
                <c:pt idx="243">
                  <c:v>17.707774000000001</c:v>
                </c:pt>
                <c:pt idx="244">
                  <c:v>20.947358120000001</c:v>
                </c:pt>
                <c:pt idx="245">
                  <c:v>23.241747620000002</c:v>
                </c:pt>
                <c:pt idx="246">
                  <c:v>23.323671560000001</c:v>
                </c:pt>
                <c:pt idx="247">
                  <c:v>20.875012470000001</c:v>
                </c:pt>
                <c:pt idx="248">
                  <c:v>16.79891774</c:v>
                </c:pt>
                <c:pt idx="249">
                  <c:v>12.60865497</c:v>
                </c:pt>
                <c:pt idx="250">
                  <c:v>9.7905010679999993</c:v>
                </c:pt>
                <c:pt idx="251">
                  <c:v>9.0568371869999993</c:v>
                </c:pt>
                <c:pt idx="252">
                  <c:v>10.37756336</c:v>
                </c:pt>
                <c:pt idx="253">
                  <c:v>12.9448588</c:v>
                </c:pt>
                <c:pt idx="254">
                  <c:v>15.675121880000001</c:v>
                </c:pt>
                <c:pt idx="255">
                  <c:v>17.524430720000002</c:v>
                </c:pt>
                <c:pt idx="256">
                  <c:v>17.632308330000001</c:v>
                </c:pt>
                <c:pt idx="257">
                  <c:v>16.01075118</c:v>
                </c:pt>
                <c:pt idx="258">
                  <c:v>13.54386596</c:v>
                </c:pt>
                <c:pt idx="259">
                  <c:v>11.24325264</c:v>
                </c:pt>
                <c:pt idx="260">
                  <c:v>9.7659804060000006</c:v>
                </c:pt>
                <c:pt idx="261">
                  <c:v>9.3382496780000004</c:v>
                </c:pt>
                <c:pt idx="262">
                  <c:v>9.7098951640000006</c:v>
                </c:pt>
                <c:pt idx="263">
                  <c:v>10.463107580000001</c:v>
                </c:pt>
                <c:pt idx="264">
                  <c:v>11.27273243</c:v>
                </c:pt>
                <c:pt idx="265">
                  <c:v>11.74239</c:v>
                </c:pt>
                <c:pt idx="266">
                  <c:v>11.329775959999999</c:v>
                </c:pt>
                <c:pt idx="267">
                  <c:v>9.8594506610000003</c:v>
                </c:pt>
                <c:pt idx="268">
                  <c:v>7.6574227080000004</c:v>
                </c:pt>
                <c:pt idx="269">
                  <c:v>5.285065554</c:v>
                </c:pt>
                <c:pt idx="270">
                  <c:v>3.278891963</c:v>
                </c:pt>
                <c:pt idx="271">
                  <c:v>1.963109024</c:v>
                </c:pt>
                <c:pt idx="272">
                  <c:v>1.368125883</c:v>
                </c:pt>
                <c:pt idx="273">
                  <c:v>1.252715086</c:v>
                </c:pt>
                <c:pt idx="274">
                  <c:v>1.0632077040000001</c:v>
                </c:pt>
                <c:pt idx="275">
                  <c:v>0.24019430999999999</c:v>
                </c:pt>
                <c:pt idx="276">
                  <c:v>-1.5647791959999999</c:v>
                </c:pt>
                <c:pt idx="277">
                  <c:v>-4.2395256730000002</c:v>
                </c:pt>
                <c:pt idx="278">
                  <c:v>-7.3740755389999997</c:v>
                </c:pt>
                <c:pt idx="279">
                  <c:v>-10.40920433</c:v>
                </c:pt>
                <c:pt idx="280">
                  <c:v>-12.86416496</c:v>
                </c:pt>
                <c:pt idx="281">
                  <c:v>-14.618756680000001</c:v>
                </c:pt>
                <c:pt idx="282">
                  <c:v>-16.060477850000002</c:v>
                </c:pt>
                <c:pt idx="283">
                  <c:v>-17.668843769999999</c:v>
                </c:pt>
                <c:pt idx="284">
                  <c:v>-19.772702039999999</c:v>
                </c:pt>
                <c:pt idx="285">
                  <c:v>-22.299057300000001</c:v>
                </c:pt>
                <c:pt idx="286">
                  <c:v>-24.851839909999999</c:v>
                </c:pt>
                <c:pt idx="287">
                  <c:v>-27.09175763</c:v>
                </c:pt>
                <c:pt idx="288">
                  <c:v>-28.839496440000001</c:v>
                </c:pt>
                <c:pt idx="289">
                  <c:v>-30.139299130000001</c:v>
                </c:pt>
                <c:pt idx="290">
                  <c:v>-31.186622069999999</c:v>
                </c:pt>
                <c:pt idx="291">
                  <c:v>-32.216662589999999</c:v>
                </c:pt>
                <c:pt idx="292">
                  <c:v>-33.38215881</c:v>
                </c:pt>
                <c:pt idx="293">
                  <c:v>-34.680126739999999</c:v>
                </c:pt>
                <c:pt idx="294">
                  <c:v>-36.109118780000003</c:v>
                </c:pt>
                <c:pt idx="295">
                  <c:v>-37.562938150000001</c:v>
                </c:pt>
                <c:pt idx="296">
                  <c:v>-38.867262459999999</c:v>
                </c:pt>
                <c:pt idx="297">
                  <c:v>-39.928239560000002</c:v>
                </c:pt>
                <c:pt idx="298">
                  <c:v>-40.714342879999997</c:v>
                </c:pt>
                <c:pt idx="299">
                  <c:v>-41.480962409999997</c:v>
                </c:pt>
                <c:pt idx="300">
                  <c:v>-42.413596439999999</c:v>
                </c:pt>
                <c:pt idx="301">
                  <c:v>-43.546754870000001</c:v>
                </c:pt>
                <c:pt idx="302">
                  <c:v>-44.719628069999999</c:v>
                </c:pt>
                <c:pt idx="303">
                  <c:v>-45.695281209999997</c:v>
                </c:pt>
                <c:pt idx="304">
                  <c:v>-46.349154810000002</c:v>
                </c:pt>
                <c:pt idx="305">
                  <c:v>-46.783046689999999</c:v>
                </c:pt>
                <c:pt idx="306">
                  <c:v>-47.203811520000002</c:v>
                </c:pt>
                <c:pt idx="307">
                  <c:v>-47.806595229999999</c:v>
                </c:pt>
                <c:pt idx="308">
                  <c:v>-48.648581</c:v>
                </c:pt>
                <c:pt idx="309">
                  <c:v>-49.621575919999998</c:v>
                </c:pt>
                <c:pt idx="310">
                  <c:v>-50.547726220000001</c:v>
                </c:pt>
                <c:pt idx="311">
                  <c:v>-51.241323420000001</c:v>
                </c:pt>
                <c:pt idx="312">
                  <c:v>-51.545167710000001</c:v>
                </c:pt>
                <c:pt idx="313">
                  <c:v>-51.443396120000003</c:v>
                </c:pt>
                <c:pt idx="314">
                  <c:v>-51.090721250000001</c:v>
                </c:pt>
                <c:pt idx="315">
                  <c:v>-50.65876343</c:v>
                </c:pt>
                <c:pt idx="316">
                  <c:v>-50.183158380000002</c:v>
                </c:pt>
                <c:pt idx="317">
                  <c:v>-49.525915830000002</c:v>
                </c:pt>
                <c:pt idx="318">
                  <c:v>-48.596019060000003</c:v>
                </c:pt>
                <c:pt idx="319">
                  <c:v>-47.392591860000003</c:v>
                </c:pt>
                <c:pt idx="320">
                  <c:v>-45.943842060000001</c:v>
                </c:pt>
                <c:pt idx="321">
                  <c:v>-44.125805159999999</c:v>
                </c:pt>
                <c:pt idx="322">
                  <c:v>-41.793624170000001</c:v>
                </c:pt>
                <c:pt idx="323">
                  <c:v>-38.885370549999998</c:v>
                </c:pt>
                <c:pt idx="324">
                  <c:v>-35.405073059999999</c:v>
                </c:pt>
                <c:pt idx="325">
                  <c:v>-31.483864659999998</c:v>
                </c:pt>
                <c:pt idx="326">
                  <c:v>-27.360935659999999</c:v>
                </c:pt>
                <c:pt idx="327">
                  <c:v>-23.339639949999999</c:v>
                </c:pt>
                <c:pt idx="328">
                  <c:v>-19.534921369999999</c:v>
                </c:pt>
                <c:pt idx="329">
                  <c:v>-16.047300069999999</c:v>
                </c:pt>
                <c:pt idx="330">
                  <c:v>-12.877999340000001</c:v>
                </c:pt>
                <c:pt idx="331">
                  <c:v>-9.8522148569999999</c:v>
                </c:pt>
                <c:pt idx="332">
                  <c:v>-6.7193211399999999</c:v>
                </c:pt>
                <c:pt idx="333">
                  <c:v>-3.225677277</c:v>
                </c:pt>
                <c:pt idx="334">
                  <c:v>0.54532606900000002</c:v>
                </c:pt>
                <c:pt idx="335">
                  <c:v>4.3625293669999996</c:v>
                </c:pt>
                <c:pt idx="336">
                  <c:v>8.2509840800000003</c:v>
                </c:pt>
                <c:pt idx="337">
                  <c:v>12.368047260000001</c:v>
                </c:pt>
                <c:pt idx="338">
                  <c:v>16.597896909999999</c:v>
                </c:pt>
                <c:pt idx="339">
                  <c:v>20.881083610000001</c:v>
                </c:pt>
                <c:pt idx="340">
                  <c:v>25.219093260000001</c:v>
                </c:pt>
                <c:pt idx="341">
                  <c:v>29.236655219999999</c:v>
                </c:pt>
                <c:pt idx="342">
                  <c:v>32.059100350000001</c:v>
                </c:pt>
                <c:pt idx="343">
                  <c:v>33.087306009999999</c:v>
                </c:pt>
                <c:pt idx="344">
                  <c:v>32.433839749999997</c:v>
                </c:pt>
                <c:pt idx="345">
                  <c:v>31.043610990000001</c:v>
                </c:pt>
                <c:pt idx="346">
                  <c:v>29.91293537</c:v>
                </c:pt>
                <c:pt idx="347">
                  <c:v>29.711274660000001</c:v>
                </c:pt>
                <c:pt idx="348">
                  <c:v>30.68689573</c:v>
                </c:pt>
                <c:pt idx="349">
                  <c:v>32.487902499999997</c:v>
                </c:pt>
                <c:pt idx="350">
                  <c:v>34.316720250000003</c:v>
                </c:pt>
                <c:pt idx="351">
                  <c:v>35.138007160000001</c:v>
                </c:pt>
                <c:pt idx="352">
                  <c:v>34.367814500000001</c:v>
                </c:pt>
                <c:pt idx="353">
                  <c:v>32.327984010000002</c:v>
                </c:pt>
                <c:pt idx="354">
                  <c:v>29.993704109999999</c:v>
                </c:pt>
                <c:pt idx="355">
                  <c:v>28.267059270000001</c:v>
                </c:pt>
                <c:pt idx="356">
                  <c:v>27.63492656</c:v>
                </c:pt>
                <c:pt idx="357">
                  <c:v>28.016865809999999</c:v>
                </c:pt>
                <c:pt idx="358">
                  <c:v>28.921337529999999</c:v>
                </c:pt>
                <c:pt idx="359">
                  <c:v>29.591685600000002</c:v>
                </c:pt>
                <c:pt idx="360">
                  <c:v>29.230412609999998</c:v>
                </c:pt>
                <c:pt idx="361">
                  <c:v>27.597823999999999</c:v>
                </c:pt>
                <c:pt idx="362">
                  <c:v>25.19845166</c:v>
                </c:pt>
                <c:pt idx="363">
                  <c:v>22.810135540000001</c:v>
                </c:pt>
                <c:pt idx="364">
                  <c:v>21.005866749999999</c:v>
                </c:pt>
                <c:pt idx="365">
                  <c:v>19.93915762</c:v>
                </c:pt>
                <c:pt idx="366">
                  <c:v>19.443678970000001</c:v>
                </c:pt>
                <c:pt idx="367">
                  <c:v>19.266427530000001</c:v>
                </c:pt>
                <c:pt idx="368">
                  <c:v>19.27113568</c:v>
                </c:pt>
                <c:pt idx="369">
                  <c:v>19.195842240000001</c:v>
                </c:pt>
                <c:pt idx="370">
                  <c:v>18.645429379999999</c:v>
                </c:pt>
                <c:pt idx="371">
                  <c:v>17.39977489</c:v>
                </c:pt>
                <c:pt idx="372">
                  <c:v>15.388774229999999</c:v>
                </c:pt>
                <c:pt idx="373">
                  <c:v>13.03736775</c:v>
                </c:pt>
                <c:pt idx="374">
                  <c:v>10.90087037</c:v>
                </c:pt>
                <c:pt idx="375">
                  <c:v>9.3561532060000001</c:v>
                </c:pt>
                <c:pt idx="376">
                  <c:v>8.3046960819999995</c:v>
                </c:pt>
                <c:pt idx="377">
                  <c:v>7.0757691200000004</c:v>
                </c:pt>
                <c:pt idx="378">
                  <c:v>4.9823828580000002</c:v>
                </c:pt>
                <c:pt idx="379">
                  <c:v>1.7756314799999999</c:v>
                </c:pt>
                <c:pt idx="380">
                  <c:v>-2.209659909</c:v>
                </c:pt>
                <c:pt idx="381">
                  <c:v>-6.4159565909999996</c:v>
                </c:pt>
                <c:pt idx="382">
                  <c:v>-10.42055356</c:v>
                </c:pt>
                <c:pt idx="383">
                  <c:v>-13.988337850000001</c:v>
                </c:pt>
                <c:pt idx="384">
                  <c:v>-16.940278410000001</c:v>
                </c:pt>
                <c:pt idx="385">
                  <c:v>-19.34055888</c:v>
                </c:pt>
                <c:pt idx="386">
                  <c:v>-21.42050369</c:v>
                </c:pt>
                <c:pt idx="387">
                  <c:v>-23.452310730000001</c:v>
                </c:pt>
                <c:pt idx="388">
                  <c:v>-25.662602660000001</c:v>
                </c:pt>
                <c:pt idx="389">
                  <c:v>-28.266511940000001</c:v>
                </c:pt>
                <c:pt idx="390">
                  <c:v>-31.210114740000002</c:v>
                </c:pt>
                <c:pt idx="391">
                  <c:v>-34.305209089999998</c:v>
                </c:pt>
                <c:pt idx="392">
                  <c:v>-37.370942550000002</c:v>
                </c:pt>
                <c:pt idx="393">
                  <c:v>-40.127861279999998</c:v>
                </c:pt>
                <c:pt idx="394">
                  <c:v>-42.407230650000002</c:v>
                </c:pt>
                <c:pt idx="395">
                  <c:v>-44.072799740000001</c:v>
                </c:pt>
                <c:pt idx="396">
                  <c:v>-45.221300679999999</c:v>
                </c:pt>
                <c:pt idx="397">
                  <c:v>-46.019377089999999</c:v>
                </c:pt>
                <c:pt idx="398">
                  <c:v>-46.707104790000002</c:v>
                </c:pt>
                <c:pt idx="399">
                  <c:v>-47.38463831</c:v>
                </c:pt>
                <c:pt idx="400">
                  <c:v>-48.098744050000001</c:v>
                </c:pt>
                <c:pt idx="401">
                  <c:v>-48.72450679</c:v>
                </c:pt>
                <c:pt idx="402">
                  <c:v>-49.309477729999998</c:v>
                </c:pt>
                <c:pt idx="403">
                  <c:v>-49.837003559999999</c:v>
                </c:pt>
                <c:pt idx="404">
                  <c:v>-50.127509400000001</c:v>
                </c:pt>
                <c:pt idx="405">
                  <c:v>-50.009851939999997</c:v>
                </c:pt>
                <c:pt idx="406">
                  <c:v>-49.372486180000003</c:v>
                </c:pt>
                <c:pt idx="407">
                  <c:v>-48.320141409999998</c:v>
                </c:pt>
                <c:pt idx="408">
                  <c:v>-47.080371970000002</c:v>
                </c:pt>
                <c:pt idx="409">
                  <c:v>-45.840619629999999</c:v>
                </c:pt>
                <c:pt idx="410">
                  <c:v>-44.533250350000003</c:v>
                </c:pt>
                <c:pt idx="411">
                  <c:v>-43.013092630000003</c:v>
                </c:pt>
                <c:pt idx="412">
                  <c:v>-41.241958410000002</c:v>
                </c:pt>
                <c:pt idx="413">
                  <c:v>-39.191392749999999</c:v>
                </c:pt>
                <c:pt idx="414">
                  <c:v>-36.785637229999999</c:v>
                </c:pt>
                <c:pt idx="415">
                  <c:v>-33.916161549999998</c:v>
                </c:pt>
                <c:pt idx="416">
                  <c:v>-30.690989680000001</c:v>
                </c:pt>
                <c:pt idx="417">
                  <c:v>-27.231325680000001</c:v>
                </c:pt>
                <c:pt idx="418">
                  <c:v>-23.659780210000001</c:v>
                </c:pt>
                <c:pt idx="419">
                  <c:v>-20.067870339999999</c:v>
                </c:pt>
                <c:pt idx="420">
                  <c:v>-16.5921412</c:v>
                </c:pt>
                <c:pt idx="421">
                  <c:v>-13.37033173</c:v>
                </c:pt>
                <c:pt idx="422">
                  <c:v>-10.435517519999999</c:v>
                </c:pt>
                <c:pt idx="423">
                  <c:v>-7.5398734080000001</c:v>
                </c:pt>
                <c:pt idx="424">
                  <c:v>-4.3780586399999999</c:v>
                </c:pt>
                <c:pt idx="425">
                  <c:v>-0.85977360700000005</c:v>
                </c:pt>
                <c:pt idx="426">
                  <c:v>3.0054165450000001</c:v>
                </c:pt>
                <c:pt idx="427">
                  <c:v>7.0605865339999996</c:v>
                </c:pt>
                <c:pt idx="428">
                  <c:v>11.0339229</c:v>
                </c:pt>
                <c:pt idx="429">
                  <c:v>14.29781155</c:v>
                </c:pt>
                <c:pt idx="430">
                  <c:v>16.404019630000001</c:v>
                </c:pt>
                <c:pt idx="431">
                  <c:v>17.679537839999998</c:v>
                </c:pt>
                <c:pt idx="432">
                  <c:v>18.737294200000001</c:v>
                </c:pt>
                <c:pt idx="433">
                  <c:v>20.067132560000001</c:v>
                </c:pt>
                <c:pt idx="434">
                  <c:v>22.13692635</c:v>
                </c:pt>
                <c:pt idx="435">
                  <c:v>25.038920780000002</c:v>
                </c:pt>
                <c:pt idx="436">
                  <c:v>28.44498677</c:v>
                </c:pt>
                <c:pt idx="437">
                  <c:v>31.322226390000001</c:v>
                </c:pt>
                <c:pt idx="438">
                  <c:v>32.47907824</c:v>
                </c:pt>
                <c:pt idx="439">
                  <c:v>31.442253619999999</c:v>
                </c:pt>
                <c:pt idx="440">
                  <c:v>28.88516087</c:v>
                </c:pt>
                <c:pt idx="441">
                  <c:v>26.198781589999999</c:v>
                </c:pt>
                <c:pt idx="442">
                  <c:v>24.729502920000002</c:v>
                </c:pt>
                <c:pt idx="443">
                  <c:v>25.074181320000001</c:v>
                </c:pt>
                <c:pt idx="444">
                  <c:v>26.950983470000001</c:v>
                </c:pt>
                <c:pt idx="445">
                  <c:v>29.418656519999999</c:v>
                </c:pt>
                <c:pt idx="446">
                  <c:v>31.28732875</c:v>
                </c:pt>
                <c:pt idx="447">
                  <c:v>31.683643839999998</c:v>
                </c:pt>
                <c:pt idx="448">
                  <c:v>30.570091479999999</c:v>
                </c:pt>
                <c:pt idx="449">
                  <c:v>28.725013789999998</c:v>
                </c:pt>
                <c:pt idx="450">
                  <c:v>27.027615839999999</c:v>
                </c:pt>
                <c:pt idx="451">
                  <c:v>26.054925260000001</c:v>
                </c:pt>
                <c:pt idx="452">
                  <c:v>25.923079189999999</c:v>
                </c:pt>
                <c:pt idx="453">
                  <c:v>26.36256977</c:v>
                </c:pt>
                <c:pt idx="454">
                  <c:v>26.931968770000001</c:v>
                </c:pt>
                <c:pt idx="455">
                  <c:v>27.07640752</c:v>
                </c:pt>
                <c:pt idx="456">
                  <c:v>26.367940109999999</c:v>
                </c:pt>
                <c:pt idx="457">
                  <c:v>24.783547089999999</c:v>
                </c:pt>
                <c:pt idx="458">
                  <c:v>22.665258640000001</c:v>
                </c:pt>
                <c:pt idx="459">
                  <c:v>20.517064470000001</c:v>
                </c:pt>
                <c:pt idx="460">
                  <c:v>18.81755824</c:v>
                </c:pt>
                <c:pt idx="461">
                  <c:v>17.810750339999998</c:v>
                </c:pt>
                <c:pt idx="462">
                  <c:v>17.415683189999999</c:v>
                </c:pt>
                <c:pt idx="463">
                  <c:v>17.20677873</c:v>
                </c:pt>
                <c:pt idx="464">
                  <c:v>16.61667739</c:v>
                </c:pt>
                <c:pt idx="465">
                  <c:v>15.30925536</c:v>
                </c:pt>
                <c:pt idx="466">
                  <c:v>13.18647312</c:v>
                </c:pt>
                <c:pt idx="467">
                  <c:v>10.50704279</c:v>
                </c:pt>
                <c:pt idx="468">
                  <c:v>7.7751727390000003</c:v>
                </c:pt>
                <c:pt idx="469">
                  <c:v>5.491245224</c:v>
                </c:pt>
                <c:pt idx="470">
                  <c:v>3.8750543799999999</c:v>
                </c:pt>
                <c:pt idx="471">
                  <c:v>2.8404387120000001</c:v>
                </c:pt>
                <c:pt idx="472">
                  <c:v>2.0309612380000002</c:v>
                </c:pt>
                <c:pt idx="473">
                  <c:v>1.0466254129999999</c:v>
                </c:pt>
                <c:pt idx="474">
                  <c:v>-0.38452033499999999</c:v>
                </c:pt>
                <c:pt idx="475">
                  <c:v>-2.3797248880000001</c:v>
                </c:pt>
                <c:pt idx="476">
                  <c:v>-4.9123730109999997</c:v>
                </c:pt>
                <c:pt idx="477">
                  <c:v>-7.7653770299999998</c:v>
                </c:pt>
                <c:pt idx="478">
                  <c:v>-10.59406461</c:v>
                </c:pt>
                <c:pt idx="479">
                  <c:v>-13.227983719999999</c:v>
                </c:pt>
                <c:pt idx="480">
                  <c:v>-15.552265719999999</c:v>
                </c:pt>
                <c:pt idx="481">
                  <c:v>-17.584830449999998</c:v>
                </c:pt>
                <c:pt idx="482">
                  <c:v>-19.426547540000001</c:v>
                </c:pt>
                <c:pt idx="483">
                  <c:v>-21.15478405</c:v>
                </c:pt>
                <c:pt idx="484">
                  <c:v>-22.982539589999998</c:v>
                </c:pt>
                <c:pt idx="485">
                  <c:v>-25.16351002</c:v>
                </c:pt>
                <c:pt idx="486">
                  <c:v>-27.863094060000002</c:v>
                </c:pt>
                <c:pt idx="487">
                  <c:v>-30.957954170000001</c:v>
                </c:pt>
                <c:pt idx="488">
                  <c:v>-34.186376209999999</c:v>
                </c:pt>
                <c:pt idx="489">
                  <c:v>-37.352152089999997</c:v>
                </c:pt>
                <c:pt idx="490">
                  <c:v>-40.227875990000001</c:v>
                </c:pt>
                <c:pt idx="491">
                  <c:v>-42.708390610000002</c:v>
                </c:pt>
                <c:pt idx="492">
                  <c:v>-44.81824821</c:v>
                </c:pt>
                <c:pt idx="493">
                  <c:v>-46.651083829999997</c:v>
                </c:pt>
                <c:pt idx="494">
                  <c:v>-48.345831169999997</c:v>
                </c:pt>
                <c:pt idx="495">
                  <c:v>-49.905159070000003</c:v>
                </c:pt>
                <c:pt idx="496">
                  <c:v>-51.338651550000002</c:v>
                </c:pt>
                <c:pt idx="497">
                  <c:v>-52.404364479999998</c:v>
                </c:pt>
                <c:pt idx="498">
                  <c:v>-53.010326390000003</c:v>
                </c:pt>
                <c:pt idx="499">
                  <c:v>-53.093315840000002</c:v>
                </c:pt>
                <c:pt idx="500">
                  <c:v>-52.656593219999998</c:v>
                </c:pt>
                <c:pt idx="501">
                  <c:v>-51.773909799999998</c:v>
                </c:pt>
                <c:pt idx="502">
                  <c:v>-50.508418399999996</c:v>
                </c:pt>
                <c:pt idx="503">
                  <c:v>-48.867433890000001</c:v>
                </c:pt>
                <c:pt idx="504">
                  <c:v>-46.906160739999997</c:v>
                </c:pt>
                <c:pt idx="505">
                  <c:v>-44.667671460000001</c:v>
                </c:pt>
                <c:pt idx="506">
                  <c:v>-42.108396429999999</c:v>
                </c:pt>
                <c:pt idx="507">
                  <c:v>-39.109696960000001</c:v>
                </c:pt>
                <c:pt idx="508">
                  <c:v>-35.640090239999999</c:v>
                </c:pt>
                <c:pt idx="509">
                  <c:v>-31.861779039999998</c:v>
                </c:pt>
                <c:pt idx="510">
                  <c:v>-28.022956000000001</c:v>
                </c:pt>
                <c:pt idx="511">
                  <c:v>-24.321517979999999</c:v>
                </c:pt>
                <c:pt idx="512">
                  <c:v>-20.84796008</c:v>
                </c:pt>
                <c:pt idx="513">
                  <c:v>-17.569077060000001</c:v>
                </c:pt>
                <c:pt idx="514">
                  <c:v>-14.42425188</c:v>
                </c:pt>
                <c:pt idx="515">
                  <c:v>-11.345162759999999</c:v>
                </c:pt>
                <c:pt idx="516">
                  <c:v>-8.2061487240000002</c:v>
                </c:pt>
                <c:pt idx="517">
                  <c:v>-4.8119824089999996</c:v>
                </c:pt>
                <c:pt idx="518">
                  <c:v>-1.1393296209999999</c:v>
                </c:pt>
                <c:pt idx="519">
                  <c:v>2.8301345310000001</c:v>
                </c:pt>
                <c:pt idx="520">
                  <c:v>7.0680151010000003</c:v>
                </c:pt>
                <c:pt idx="521">
                  <c:v>11.663236339999999</c:v>
                </c:pt>
                <c:pt idx="522">
                  <c:v>16.138053750000001</c:v>
                </c:pt>
                <c:pt idx="523">
                  <c:v>19.3900945</c:v>
                </c:pt>
                <c:pt idx="524">
                  <c:v>20.225877329999999</c:v>
                </c:pt>
                <c:pt idx="525">
                  <c:v>18.7466443</c:v>
                </c:pt>
                <c:pt idx="526">
                  <c:v>16.21084969</c:v>
                </c:pt>
                <c:pt idx="527">
                  <c:v>14.444421699999999</c:v>
                </c:pt>
                <c:pt idx="528">
                  <c:v>14.78100261</c:v>
                </c:pt>
                <c:pt idx="529">
                  <c:v>17.482849989999998</c:v>
                </c:pt>
                <c:pt idx="530">
                  <c:v>21.561261049999999</c:v>
                </c:pt>
                <c:pt idx="531">
                  <c:v>25.356208129999999</c:v>
                </c:pt>
                <c:pt idx="532">
                  <c:v>27.228893790000001</c:v>
                </c:pt>
                <c:pt idx="533">
                  <c:v>26.57868491</c:v>
                </c:pt>
                <c:pt idx="534">
                  <c:v>24.077869339999999</c:v>
                </c:pt>
                <c:pt idx="535">
                  <c:v>21.139187769999999</c:v>
                </c:pt>
                <c:pt idx="536">
                  <c:v>19.19588323</c:v>
                </c:pt>
                <c:pt idx="537">
                  <c:v>19.13561455</c:v>
                </c:pt>
                <c:pt idx="538">
                  <c:v>20.821313780000001</c:v>
                </c:pt>
                <c:pt idx="539">
                  <c:v>23.46038184</c:v>
                </c:pt>
                <c:pt idx="540">
                  <c:v>25.88764115</c:v>
                </c:pt>
                <c:pt idx="541">
                  <c:v>26.973875700000001</c:v>
                </c:pt>
                <c:pt idx="542">
                  <c:v>26.311552330000001</c:v>
                </c:pt>
                <c:pt idx="543">
                  <c:v>24.291780719999998</c:v>
                </c:pt>
                <c:pt idx="544">
                  <c:v>21.83347895</c:v>
                </c:pt>
                <c:pt idx="545">
                  <c:v>19.853427610000001</c:v>
                </c:pt>
                <c:pt idx="546">
                  <c:v>18.897325720000001</c:v>
                </c:pt>
                <c:pt idx="547">
                  <c:v>18.90904922</c:v>
                </c:pt>
                <c:pt idx="548">
                  <c:v>19.43316832</c:v>
                </c:pt>
                <c:pt idx="549">
                  <c:v>19.91551789</c:v>
                </c:pt>
                <c:pt idx="550">
                  <c:v>19.935861930000002</c:v>
                </c:pt>
                <c:pt idx="551">
                  <c:v>19.229469179999999</c:v>
                </c:pt>
                <c:pt idx="552">
                  <c:v>17.779219990000001</c:v>
                </c:pt>
                <c:pt idx="553">
                  <c:v>15.841896889999999</c:v>
                </c:pt>
                <c:pt idx="554">
                  <c:v>13.86639557</c:v>
                </c:pt>
                <c:pt idx="555">
                  <c:v>12.283665299999999</c:v>
                </c:pt>
                <c:pt idx="556">
                  <c:v>11.313243780000001</c:v>
                </c:pt>
                <c:pt idx="557">
                  <c:v>10.90637306</c:v>
                </c:pt>
                <c:pt idx="558">
                  <c:v>10.834279179999999</c:v>
                </c:pt>
                <c:pt idx="559">
                  <c:v>10.88441546</c:v>
                </c:pt>
                <c:pt idx="560">
                  <c:v>10.792214530000001</c:v>
                </c:pt>
                <c:pt idx="561">
                  <c:v>10.264894979999999</c:v>
                </c:pt>
                <c:pt idx="562">
                  <c:v>9.1572598569999997</c:v>
                </c:pt>
                <c:pt idx="563">
                  <c:v>7.47757556</c:v>
                </c:pt>
                <c:pt idx="564">
                  <c:v>5.3161092090000004</c:v>
                </c:pt>
                <c:pt idx="565">
                  <c:v>2.8713733850000001</c:v>
                </c:pt>
                <c:pt idx="566">
                  <c:v>0.430399317</c:v>
                </c:pt>
                <c:pt idx="567">
                  <c:v>-1.9276556890000001</c:v>
                </c:pt>
                <c:pt idx="568">
                  <c:v>-4.2640809759999998</c:v>
                </c:pt>
                <c:pt idx="569">
                  <c:v>-6.6731882560000004</c:v>
                </c:pt>
                <c:pt idx="570">
                  <c:v>-9.1707890909999996</c:v>
                </c:pt>
                <c:pt idx="571">
                  <c:v>-11.77693687</c:v>
                </c:pt>
                <c:pt idx="572">
                  <c:v>-14.445728969999999</c:v>
                </c:pt>
                <c:pt idx="573">
                  <c:v>-17.22114517</c:v>
                </c:pt>
                <c:pt idx="574">
                  <c:v>-20.324195670000002</c:v>
                </c:pt>
                <c:pt idx="575">
                  <c:v>-23.675982319999999</c:v>
                </c:pt>
                <c:pt idx="576">
                  <c:v>-27.098413130000001</c:v>
                </c:pt>
                <c:pt idx="577">
                  <c:v>-30.521110369999999</c:v>
                </c:pt>
                <c:pt idx="578">
                  <c:v>-33.779905280000001</c:v>
                </c:pt>
                <c:pt idx="579">
                  <c:v>-36.727794430000003</c:v>
                </c:pt>
                <c:pt idx="580">
                  <c:v>-39.346018129999997</c:v>
                </c:pt>
                <c:pt idx="581">
                  <c:v>-41.632665459999998</c:v>
                </c:pt>
                <c:pt idx="582">
                  <c:v>-43.487716890000002</c:v>
                </c:pt>
                <c:pt idx="583">
                  <c:v>-44.895127279999997</c:v>
                </c:pt>
                <c:pt idx="584">
                  <c:v>-45.996846570000002</c:v>
                </c:pt>
                <c:pt idx="585">
                  <c:v>-46.971094200000003</c:v>
                </c:pt>
                <c:pt idx="586">
                  <c:v>-47.899389149999998</c:v>
                </c:pt>
                <c:pt idx="587">
                  <c:v>-48.81602977</c:v>
                </c:pt>
                <c:pt idx="588">
                  <c:v>-49.742178520000003</c:v>
                </c:pt>
                <c:pt idx="589">
                  <c:v>-50.665894629999997</c:v>
                </c:pt>
                <c:pt idx="590">
                  <c:v>-51.545225670000001</c:v>
                </c:pt>
                <c:pt idx="591">
                  <c:v>-52.271870800000002</c:v>
                </c:pt>
                <c:pt idx="592">
                  <c:v>-52.793575060000002</c:v>
                </c:pt>
                <c:pt idx="593">
                  <c:v>-53.081194619999998</c:v>
                </c:pt>
                <c:pt idx="594">
                  <c:v>-53.142341450000004</c:v>
                </c:pt>
                <c:pt idx="595">
                  <c:v>-52.995658460000001</c:v>
                </c:pt>
                <c:pt idx="596">
                  <c:v>-52.652727830000003</c:v>
                </c:pt>
                <c:pt idx="597">
                  <c:v>-52.057947079999998</c:v>
                </c:pt>
                <c:pt idx="598">
                  <c:v>-51.122270550000003</c:v>
                </c:pt>
                <c:pt idx="599">
                  <c:v>-49.749007140000003</c:v>
                </c:pt>
                <c:pt idx="600">
                  <c:v>-47.930163180000001</c:v>
                </c:pt>
                <c:pt idx="601">
                  <c:v>-45.740062039999998</c:v>
                </c:pt>
                <c:pt idx="602">
                  <c:v>-43.300977860000003</c:v>
                </c:pt>
                <c:pt idx="603">
                  <c:v>-40.665886579999999</c:v>
                </c:pt>
                <c:pt idx="604">
                  <c:v>-37.76631785</c:v>
                </c:pt>
                <c:pt idx="605">
                  <c:v>-34.588843390000001</c:v>
                </c:pt>
                <c:pt idx="606">
                  <c:v>-31.223254319999999</c:v>
                </c:pt>
                <c:pt idx="607">
                  <c:v>-27.842425500000001</c:v>
                </c:pt>
                <c:pt idx="608">
                  <c:v>-24.496761930000002</c:v>
                </c:pt>
                <c:pt idx="609">
                  <c:v>-21.17276931</c:v>
                </c:pt>
                <c:pt idx="610">
                  <c:v>-17.970444839999999</c:v>
                </c:pt>
                <c:pt idx="611">
                  <c:v>-14.946774599999999</c:v>
                </c:pt>
                <c:pt idx="612">
                  <c:v>-12.08043243</c:v>
                </c:pt>
                <c:pt idx="613">
                  <c:v>-9.3371941029999999</c:v>
                </c:pt>
                <c:pt idx="614">
                  <c:v>-6.6722077210000004</c:v>
                </c:pt>
                <c:pt idx="615">
                  <c:v>-4.1007635469999997</c:v>
                </c:pt>
                <c:pt idx="616">
                  <c:v>-1.4778314960000001</c:v>
                </c:pt>
                <c:pt idx="617">
                  <c:v>1.5128635340000001</c:v>
                </c:pt>
                <c:pt idx="618">
                  <c:v>5.1314163830000004</c:v>
                </c:pt>
                <c:pt idx="619">
                  <c:v>9.2952791359999996</c:v>
                </c:pt>
                <c:pt idx="620">
                  <c:v>13.711233269999999</c:v>
                </c:pt>
                <c:pt idx="621">
                  <c:v>17.903684810000001</c:v>
                </c:pt>
                <c:pt idx="622">
                  <c:v>21.390175190000001</c:v>
                </c:pt>
                <c:pt idx="623">
                  <c:v>23.677500250000001</c:v>
                </c:pt>
                <c:pt idx="624">
                  <c:v>24.582392599999999</c:v>
                </c:pt>
                <c:pt idx="625">
                  <c:v>24.166347729999998</c:v>
                </c:pt>
                <c:pt idx="626">
                  <c:v>22.87046638</c:v>
                </c:pt>
                <c:pt idx="627">
                  <c:v>21.379802890000001</c:v>
                </c:pt>
                <c:pt idx="628">
                  <c:v>20.27503179</c:v>
                </c:pt>
                <c:pt idx="629">
                  <c:v>20.050526170000001</c:v>
                </c:pt>
                <c:pt idx="630">
                  <c:v>20.893558930000001</c:v>
                </c:pt>
                <c:pt idx="631">
                  <c:v>22.387149109999999</c:v>
                </c:pt>
                <c:pt idx="632">
                  <c:v>23.638016950000001</c:v>
                </c:pt>
                <c:pt idx="633">
                  <c:v>24.10656711</c:v>
                </c:pt>
                <c:pt idx="634">
                  <c:v>23.918682270000001</c:v>
                </c:pt>
                <c:pt idx="635">
                  <c:v>23.65848338</c:v>
                </c:pt>
                <c:pt idx="636">
                  <c:v>23.787374939999999</c:v>
                </c:pt>
                <c:pt idx="637">
                  <c:v>24.40506444</c:v>
                </c:pt>
                <c:pt idx="638">
                  <c:v>25.416596370000001</c:v>
                </c:pt>
                <c:pt idx="639">
                  <c:v>26.684983800000001</c:v>
                </c:pt>
                <c:pt idx="640">
                  <c:v>28.051939789999999</c:v>
                </c:pt>
                <c:pt idx="641">
                  <c:v>28.880144130000001</c:v>
                </c:pt>
                <c:pt idx="642">
                  <c:v>28.69156821</c:v>
                </c:pt>
                <c:pt idx="643">
                  <c:v>27.462289559999999</c:v>
                </c:pt>
                <c:pt idx="644">
                  <c:v>25.680928349999999</c:v>
                </c:pt>
                <c:pt idx="645">
                  <c:v>23.864371240000001</c:v>
                </c:pt>
                <c:pt idx="646">
                  <c:v>22.344309859999999</c:v>
                </c:pt>
                <c:pt idx="647">
                  <c:v>21.252045580000001</c:v>
                </c:pt>
                <c:pt idx="648">
                  <c:v>20.509878270000002</c:v>
                </c:pt>
                <c:pt idx="649">
                  <c:v>19.885151690000001</c:v>
                </c:pt>
                <c:pt idx="650">
                  <c:v>19.10621171</c:v>
                </c:pt>
                <c:pt idx="651">
                  <c:v>17.839301460000001</c:v>
                </c:pt>
                <c:pt idx="652">
                  <c:v>15.888845570000001</c:v>
                </c:pt>
                <c:pt idx="653">
                  <c:v>13.36888858</c:v>
                </c:pt>
                <c:pt idx="654">
                  <c:v>10.536594490000001</c:v>
                </c:pt>
                <c:pt idx="655">
                  <c:v>7.8184115759999999</c:v>
                </c:pt>
                <c:pt idx="656">
                  <c:v>5.5722442640000001</c:v>
                </c:pt>
                <c:pt idx="657">
                  <c:v>3.8391290389999999</c:v>
                </c:pt>
                <c:pt idx="658">
                  <c:v>2.5065321780000001</c:v>
                </c:pt>
                <c:pt idx="659">
                  <c:v>1.2503472950000001</c:v>
                </c:pt>
                <c:pt idx="660">
                  <c:v>-0.25637261099999997</c:v>
                </c:pt>
                <c:pt idx="661">
                  <c:v>-2.1991341389999999</c:v>
                </c:pt>
                <c:pt idx="662">
                  <c:v>-4.5506514960000004</c:v>
                </c:pt>
                <c:pt idx="663">
                  <c:v>-7.110413586</c:v>
                </c:pt>
                <c:pt idx="664">
                  <c:v>-9.7764449750000004</c:v>
                </c:pt>
                <c:pt idx="665">
                  <c:v>-12.455737559999999</c:v>
                </c:pt>
                <c:pt idx="666">
                  <c:v>-15.039144479999999</c:v>
                </c:pt>
                <c:pt idx="667">
                  <c:v>-17.570650449999999</c:v>
                </c:pt>
                <c:pt idx="668">
                  <c:v>-20.05962225</c:v>
                </c:pt>
                <c:pt idx="669">
                  <c:v>-22.41647974</c:v>
                </c:pt>
                <c:pt idx="670">
                  <c:v>-24.62306469</c:v>
                </c:pt>
                <c:pt idx="671">
                  <c:v>-26.679247849999999</c:v>
                </c:pt>
                <c:pt idx="672">
                  <c:v>-28.58954915</c:v>
                </c:pt>
                <c:pt idx="673">
                  <c:v>-30.421441990000002</c:v>
                </c:pt>
                <c:pt idx="674">
                  <c:v>-32.279302909999998</c:v>
                </c:pt>
                <c:pt idx="675">
                  <c:v>-34.105900009999999</c:v>
                </c:pt>
                <c:pt idx="676">
                  <c:v>-35.855217009999997</c:v>
                </c:pt>
                <c:pt idx="677">
                  <c:v>-37.474801309999997</c:v>
                </c:pt>
                <c:pt idx="678">
                  <c:v>-39.006742950000003</c:v>
                </c:pt>
                <c:pt idx="679">
                  <c:v>-40.538242590000003</c:v>
                </c:pt>
                <c:pt idx="680">
                  <c:v>-42.157753360000001</c:v>
                </c:pt>
                <c:pt idx="681">
                  <c:v>-43.858915090000004</c:v>
                </c:pt>
                <c:pt idx="682">
                  <c:v>-45.524108890000001</c:v>
                </c:pt>
                <c:pt idx="683">
                  <c:v>-46.95396959</c:v>
                </c:pt>
                <c:pt idx="684">
                  <c:v>-47.998569519999997</c:v>
                </c:pt>
                <c:pt idx="685">
                  <c:v>-48.562749189999998</c:v>
                </c:pt>
                <c:pt idx="686">
                  <c:v>-48.713970459999999</c:v>
                </c:pt>
                <c:pt idx="687">
                  <c:v>-48.544206729999999</c:v>
                </c:pt>
                <c:pt idx="688">
                  <c:v>-48.087209880000003</c:v>
                </c:pt>
                <c:pt idx="689">
                  <c:v>-47.426485280000001</c:v>
                </c:pt>
                <c:pt idx="690">
                  <c:v>-46.659410620000003</c:v>
                </c:pt>
                <c:pt idx="691">
                  <c:v>-45.869876560000002</c:v>
                </c:pt>
                <c:pt idx="692">
                  <c:v>-45.049529649999997</c:v>
                </c:pt>
                <c:pt idx="693">
                  <c:v>-44.056957359999998</c:v>
                </c:pt>
                <c:pt idx="694">
                  <c:v>-42.772698849999998</c:v>
                </c:pt>
                <c:pt idx="695">
                  <c:v>-41.189653900000003</c:v>
                </c:pt>
                <c:pt idx="696">
                  <c:v>-39.352277719999996</c:v>
                </c:pt>
                <c:pt idx="697">
                  <c:v>-37.376827820000003</c:v>
                </c:pt>
                <c:pt idx="698">
                  <c:v>-35.401052589999999</c:v>
                </c:pt>
                <c:pt idx="699">
                  <c:v>-33.370077819999999</c:v>
                </c:pt>
                <c:pt idx="700">
                  <c:v>-31.09550574</c:v>
                </c:pt>
                <c:pt idx="701">
                  <c:v>-28.43746174</c:v>
                </c:pt>
                <c:pt idx="702">
                  <c:v>-25.360738309999999</c:v>
                </c:pt>
                <c:pt idx="703">
                  <c:v>-21.996653380000001</c:v>
                </c:pt>
                <c:pt idx="704">
                  <c:v>-18.450491580000001</c:v>
                </c:pt>
                <c:pt idx="705">
                  <c:v>-14.80274296</c:v>
                </c:pt>
                <c:pt idx="706">
                  <c:v>-11.22774774</c:v>
                </c:pt>
                <c:pt idx="707">
                  <c:v>-7.7999105699999998</c:v>
                </c:pt>
                <c:pt idx="708">
                  <c:v>-4.3962366380000004</c:v>
                </c:pt>
                <c:pt idx="709">
                  <c:v>-0.82906016500000002</c:v>
                </c:pt>
                <c:pt idx="710">
                  <c:v>3.0923293580000002</c:v>
                </c:pt>
                <c:pt idx="711">
                  <c:v>7.3402008109999999</c:v>
                </c:pt>
                <c:pt idx="712">
                  <c:v>11.67481957</c:v>
                </c:pt>
                <c:pt idx="713">
                  <c:v>15.787768959999999</c:v>
                </c:pt>
                <c:pt idx="714">
                  <c:v>19.1711879</c:v>
                </c:pt>
                <c:pt idx="715">
                  <c:v>21.610148930000001</c:v>
                </c:pt>
                <c:pt idx="716">
                  <c:v>22.815926829999999</c:v>
                </c:pt>
                <c:pt idx="717">
                  <c:v>22.811793130000002</c:v>
                </c:pt>
                <c:pt idx="718">
                  <c:v>22.204644049999999</c:v>
                </c:pt>
                <c:pt idx="719">
                  <c:v>21.486606370000001</c:v>
                </c:pt>
                <c:pt idx="720">
                  <c:v>20.976635179999999</c:v>
                </c:pt>
                <c:pt idx="721">
                  <c:v>20.375359939999999</c:v>
                </c:pt>
                <c:pt idx="722">
                  <c:v>19.5005533</c:v>
                </c:pt>
                <c:pt idx="723">
                  <c:v>18.517258909999999</c:v>
                </c:pt>
                <c:pt idx="724">
                  <c:v>17.665066209999999</c:v>
                </c:pt>
                <c:pt idx="725">
                  <c:v>17.267718349999999</c:v>
                </c:pt>
                <c:pt idx="726">
                  <c:v>17.386548980000001</c:v>
                </c:pt>
                <c:pt idx="727">
                  <c:v>17.855429839999999</c:v>
                </c:pt>
                <c:pt idx="728">
                  <c:v>18.403411169999998</c:v>
                </c:pt>
                <c:pt idx="729">
                  <c:v>18.818080460000001</c:v>
                </c:pt>
                <c:pt idx="730">
                  <c:v>19.015361250000002</c:v>
                </c:pt>
                <c:pt idx="731">
                  <c:v>19.027448249999999</c:v>
                </c:pt>
                <c:pt idx="732">
                  <c:v>18.9355121</c:v>
                </c:pt>
                <c:pt idx="733">
                  <c:v>18.817503299999998</c:v>
                </c:pt>
                <c:pt idx="734">
                  <c:v>18.774456170000001</c:v>
                </c:pt>
                <c:pt idx="735">
                  <c:v>18.81532837</c:v>
                </c:pt>
                <c:pt idx="736">
                  <c:v>18.876723179999999</c:v>
                </c:pt>
                <c:pt idx="737">
                  <c:v>18.792029200000002</c:v>
                </c:pt>
                <c:pt idx="738">
                  <c:v>18.384438840000001</c:v>
                </c:pt>
                <c:pt idx="739">
                  <c:v>17.560726420000002</c:v>
                </c:pt>
                <c:pt idx="740">
                  <c:v>16.373039110000001</c:v>
                </c:pt>
                <c:pt idx="741">
                  <c:v>14.98961499</c:v>
                </c:pt>
                <c:pt idx="742">
                  <c:v>13.623670730000001</c:v>
                </c:pt>
                <c:pt idx="743">
                  <c:v>12.37186477</c:v>
                </c:pt>
                <c:pt idx="744">
                  <c:v>11.193880160000001</c:v>
                </c:pt>
                <c:pt idx="745">
                  <c:v>10.08985178</c:v>
                </c:pt>
                <c:pt idx="746">
                  <c:v>8.9910839599999992</c:v>
                </c:pt>
                <c:pt idx="747">
                  <c:v>7.8384887609999998</c:v>
                </c:pt>
                <c:pt idx="748">
                  <c:v>6.5594128659999997</c:v>
                </c:pt>
                <c:pt idx="749">
                  <c:v>5.1773969690000001</c:v>
                </c:pt>
                <c:pt idx="750">
                  <c:v>3.6310352290000001</c:v>
                </c:pt>
                <c:pt idx="751">
                  <c:v>1.9615033049999999</c:v>
                </c:pt>
                <c:pt idx="752">
                  <c:v>0.13100687899999999</c:v>
                </c:pt>
                <c:pt idx="753">
                  <c:v>-2.0057929990000001</c:v>
                </c:pt>
                <c:pt idx="754">
                  <c:v>-4.5619377590000001</c:v>
                </c:pt>
                <c:pt idx="755">
                  <c:v>-7.4318020840000001</c:v>
                </c:pt>
                <c:pt idx="756">
                  <c:v>-10.44497746</c:v>
                </c:pt>
                <c:pt idx="757">
                  <c:v>-13.35239075</c:v>
                </c:pt>
                <c:pt idx="758">
                  <c:v>-16.078069500000002</c:v>
                </c:pt>
                <c:pt idx="759">
                  <c:v>-18.632633909999999</c:v>
                </c:pt>
                <c:pt idx="760">
                  <c:v>-21.153179789999999</c:v>
                </c:pt>
                <c:pt idx="761">
                  <c:v>-23.64009991</c:v>
                </c:pt>
                <c:pt idx="762">
                  <c:v>-26.104048160000001</c:v>
                </c:pt>
                <c:pt idx="763">
                  <c:v>-28.684981109999999</c:v>
                </c:pt>
                <c:pt idx="764">
                  <c:v>-31.357451350000002</c:v>
                </c:pt>
                <c:pt idx="765">
                  <c:v>-34.014878660000001</c:v>
                </c:pt>
                <c:pt idx="766">
                  <c:v>-36.513927330000001</c:v>
                </c:pt>
                <c:pt idx="767">
                  <c:v>-38.82836648</c:v>
                </c:pt>
                <c:pt idx="768">
                  <c:v>-40.988813630000003</c:v>
                </c:pt>
                <c:pt idx="769">
                  <c:v>-43.041856420000002</c:v>
                </c:pt>
                <c:pt idx="770">
                  <c:v>-45.03896443</c:v>
                </c:pt>
                <c:pt idx="771">
                  <c:v>-46.94523804</c:v>
                </c:pt>
                <c:pt idx="772">
                  <c:v>-48.694964579999997</c:v>
                </c:pt>
                <c:pt idx="773">
                  <c:v>-50.202469749999999</c:v>
                </c:pt>
                <c:pt idx="774">
                  <c:v>-51.391621280000003</c:v>
                </c:pt>
                <c:pt idx="775">
                  <c:v>-52.286989409999997</c:v>
                </c:pt>
                <c:pt idx="776">
                  <c:v>-52.926683580000002</c:v>
                </c:pt>
                <c:pt idx="777">
                  <c:v>-53.305989629999999</c:v>
                </c:pt>
                <c:pt idx="778">
                  <c:v>-53.512342940000003</c:v>
                </c:pt>
                <c:pt idx="779">
                  <c:v>-53.726658919999998</c:v>
                </c:pt>
                <c:pt idx="780">
                  <c:v>-53.751851299999998</c:v>
                </c:pt>
                <c:pt idx="781">
                  <c:v>-53.351038600000003</c:v>
                </c:pt>
                <c:pt idx="782">
                  <c:v>-52.483016620000001</c:v>
                </c:pt>
                <c:pt idx="783">
                  <c:v>-51.120356370000003</c:v>
                </c:pt>
                <c:pt idx="784">
                  <c:v>-49.29785322</c:v>
                </c:pt>
                <c:pt idx="785">
                  <c:v>-46.966052939999997</c:v>
                </c:pt>
                <c:pt idx="786">
                  <c:v>-44.18059856</c:v>
                </c:pt>
                <c:pt idx="787">
                  <c:v>-41.062889609999999</c:v>
                </c:pt>
                <c:pt idx="788">
                  <c:v>-37.720026060000002</c:v>
                </c:pt>
                <c:pt idx="789">
                  <c:v>-34.166952279999997</c:v>
                </c:pt>
                <c:pt idx="790">
                  <c:v>-30.38753663</c:v>
                </c:pt>
                <c:pt idx="791">
                  <c:v>-26.52402614</c:v>
                </c:pt>
                <c:pt idx="792">
                  <c:v>-22.764589610000002</c:v>
                </c:pt>
                <c:pt idx="793">
                  <c:v>-19.187435959999998</c:v>
                </c:pt>
                <c:pt idx="794">
                  <c:v>-15.90967154</c:v>
                </c:pt>
                <c:pt idx="795">
                  <c:v>-12.95123439</c:v>
                </c:pt>
                <c:pt idx="796">
                  <c:v>-10.2935097</c:v>
                </c:pt>
                <c:pt idx="797">
                  <c:v>-7.8354581899999998</c:v>
                </c:pt>
                <c:pt idx="798">
                  <c:v>-5.2900992069999999</c:v>
                </c:pt>
                <c:pt idx="799">
                  <c:v>-2.5038396829999998</c:v>
                </c:pt>
                <c:pt idx="800">
                  <c:v>0.68315713099999997</c:v>
                </c:pt>
                <c:pt idx="801">
                  <c:v>4.2289514480000001</c:v>
                </c:pt>
                <c:pt idx="802">
                  <c:v>7.9140028400000002</c:v>
                </c:pt>
                <c:pt idx="803">
                  <c:v>11.371143719999999</c:v>
                </c:pt>
                <c:pt idx="804">
                  <c:v>13.977907950000001</c:v>
                </c:pt>
                <c:pt idx="805">
                  <c:v>15.37165443</c:v>
                </c:pt>
                <c:pt idx="806">
                  <c:v>15.71641018</c:v>
                </c:pt>
                <c:pt idx="807">
                  <c:v>15.67130498</c:v>
                </c:pt>
                <c:pt idx="808">
                  <c:v>16.49856454</c:v>
                </c:pt>
                <c:pt idx="809">
                  <c:v>18.98026819</c:v>
                </c:pt>
                <c:pt idx="810">
                  <c:v>22.852464000000001</c:v>
                </c:pt>
                <c:pt idx="811">
                  <c:v>26.547893120000001</c:v>
                </c:pt>
                <c:pt idx="812">
                  <c:v>28.103463420000001</c:v>
                </c:pt>
                <c:pt idx="813">
                  <c:v>26.939355710000001</c:v>
                </c:pt>
                <c:pt idx="814">
                  <c:v>24.231992179999999</c:v>
                </c:pt>
                <c:pt idx="815">
                  <c:v>21.66909953</c:v>
                </c:pt>
                <c:pt idx="816">
                  <c:v>20.318303799999999</c:v>
                </c:pt>
                <c:pt idx="817">
                  <c:v>20.356216889999999</c:v>
                </c:pt>
                <c:pt idx="818">
                  <c:v>21.278980669999999</c:v>
                </c:pt>
                <c:pt idx="819">
                  <c:v>22.575077579999999</c:v>
                </c:pt>
                <c:pt idx="820">
                  <c:v>23.77531432</c:v>
                </c:pt>
                <c:pt idx="821">
                  <c:v>24.36751104</c:v>
                </c:pt>
                <c:pt idx="822">
                  <c:v>24.021950740000001</c:v>
                </c:pt>
                <c:pt idx="823">
                  <c:v>22.802388780000001</c:v>
                </c:pt>
                <c:pt idx="824">
                  <c:v>21.18196811</c:v>
                </c:pt>
                <c:pt idx="825">
                  <c:v>19.721338110000001</c:v>
                </c:pt>
                <c:pt idx="826">
                  <c:v>18.75581906</c:v>
                </c:pt>
                <c:pt idx="827">
                  <c:v>18.243958620000001</c:v>
                </c:pt>
                <c:pt idx="828">
                  <c:v>17.90925519</c:v>
                </c:pt>
                <c:pt idx="829">
                  <c:v>17.509193329999999</c:v>
                </c:pt>
                <c:pt idx="830">
                  <c:v>16.862576579999999</c:v>
                </c:pt>
                <c:pt idx="831">
                  <c:v>15.61223773</c:v>
                </c:pt>
                <c:pt idx="832">
                  <c:v>13.55110565</c:v>
                </c:pt>
                <c:pt idx="833">
                  <c:v>10.84156956</c:v>
                </c:pt>
                <c:pt idx="834">
                  <c:v>7.8230304290000001</c:v>
                </c:pt>
                <c:pt idx="835">
                  <c:v>4.9257789599999997</c:v>
                </c:pt>
                <c:pt idx="836">
                  <c:v>2.5375717010000001</c:v>
                </c:pt>
                <c:pt idx="837">
                  <c:v>0.84477748699999999</c:v>
                </c:pt>
                <c:pt idx="838">
                  <c:v>-0.182033843</c:v>
                </c:pt>
                <c:pt idx="839">
                  <c:v>-0.65654290599999998</c:v>
                </c:pt>
                <c:pt idx="840">
                  <c:v>-0.78622906800000003</c:v>
                </c:pt>
                <c:pt idx="841">
                  <c:v>-0.87036102699999995</c:v>
                </c:pt>
                <c:pt idx="842">
                  <c:v>-1.3327710260000001</c:v>
                </c:pt>
                <c:pt idx="843">
                  <c:v>-2.6752847860000002</c:v>
                </c:pt>
                <c:pt idx="844">
                  <c:v>-5.0718271899999996</c:v>
                </c:pt>
                <c:pt idx="845">
                  <c:v>-8.2879775460000005</c:v>
                </c:pt>
                <c:pt idx="846">
                  <c:v>-12.02487968</c:v>
                </c:pt>
                <c:pt idx="847">
                  <c:v>-15.827967340000001</c:v>
                </c:pt>
                <c:pt idx="848">
                  <c:v>-19.25400235</c:v>
                </c:pt>
                <c:pt idx="849">
                  <c:v>-22.185182990000001</c:v>
                </c:pt>
                <c:pt idx="850">
                  <c:v>-24.673302870000001</c:v>
                </c:pt>
                <c:pt idx="851">
                  <c:v>-26.816449729999999</c:v>
                </c:pt>
                <c:pt idx="852">
                  <c:v>-28.76183352</c:v>
                </c:pt>
                <c:pt idx="853">
                  <c:v>-30.623525090000001</c:v>
                </c:pt>
                <c:pt idx="854">
                  <c:v>-32.486801040000003</c:v>
                </c:pt>
                <c:pt idx="855">
                  <c:v>-34.290616900000003</c:v>
                </c:pt>
                <c:pt idx="856">
                  <c:v>-35.952952060000001</c:v>
                </c:pt>
                <c:pt idx="857">
                  <c:v>-37.459390800000001</c:v>
                </c:pt>
                <c:pt idx="858">
                  <c:v>-38.861151749999998</c:v>
                </c:pt>
                <c:pt idx="859">
                  <c:v>-40.227717910000003</c:v>
                </c:pt>
                <c:pt idx="860">
                  <c:v>-41.543318589999998</c:v>
                </c:pt>
                <c:pt idx="861">
                  <c:v>-42.789565459999999</c:v>
                </c:pt>
                <c:pt idx="862">
                  <c:v>-44.051021609999999</c:v>
                </c:pt>
                <c:pt idx="863">
                  <c:v>-45.284132159999999</c:v>
                </c:pt>
                <c:pt idx="864">
                  <c:v>-46.379586160000002</c:v>
                </c:pt>
                <c:pt idx="865">
                  <c:v>-47.317957870000001</c:v>
                </c:pt>
                <c:pt idx="866">
                  <c:v>-48.180595420000003</c:v>
                </c:pt>
                <c:pt idx="867">
                  <c:v>-48.992209010000003</c:v>
                </c:pt>
                <c:pt idx="868">
                  <c:v>-49.736220209999999</c:v>
                </c:pt>
                <c:pt idx="869">
                  <c:v>-50.378494019999998</c:v>
                </c:pt>
                <c:pt idx="870">
                  <c:v>-50.864588900000001</c:v>
                </c:pt>
                <c:pt idx="871">
                  <c:v>-51.196606289999998</c:v>
                </c:pt>
                <c:pt idx="872">
                  <c:v>-51.362355319999999</c:v>
                </c:pt>
                <c:pt idx="873">
                  <c:v>-51.327924209999999</c:v>
                </c:pt>
                <c:pt idx="874">
                  <c:v>-51.05299419</c:v>
                </c:pt>
                <c:pt idx="875">
                  <c:v>-50.439428909999997</c:v>
                </c:pt>
                <c:pt idx="876">
                  <c:v>-49.438871849999998</c:v>
                </c:pt>
                <c:pt idx="877">
                  <c:v>-48.058408550000003</c:v>
                </c:pt>
                <c:pt idx="878">
                  <c:v>-46.34632912</c:v>
                </c:pt>
                <c:pt idx="879">
                  <c:v>-44.395165720000001</c:v>
                </c:pt>
                <c:pt idx="880">
                  <c:v>-42.353591639999998</c:v>
                </c:pt>
                <c:pt idx="881">
                  <c:v>-40.389433310000001</c:v>
                </c:pt>
                <c:pt idx="882">
                  <c:v>-38.494309219999998</c:v>
                </c:pt>
                <c:pt idx="883">
                  <c:v>-36.456012940000001</c:v>
                </c:pt>
                <c:pt idx="884">
                  <c:v>-34.069076780000003</c:v>
                </c:pt>
                <c:pt idx="885">
                  <c:v>-31.3093629</c:v>
                </c:pt>
                <c:pt idx="886">
                  <c:v>-28.273026990000002</c:v>
                </c:pt>
                <c:pt idx="887">
                  <c:v>-25.059096350000001</c:v>
                </c:pt>
                <c:pt idx="888">
                  <c:v>-21.78451226</c:v>
                </c:pt>
                <c:pt idx="889">
                  <c:v>-18.500605350000001</c:v>
                </c:pt>
                <c:pt idx="890">
                  <c:v>-15.22252563</c:v>
                </c:pt>
                <c:pt idx="891">
                  <c:v>-12.0310974</c:v>
                </c:pt>
                <c:pt idx="892">
                  <c:v>-9.0576234069999995</c:v>
                </c:pt>
                <c:pt idx="893">
                  <c:v>-6.2969799589999997</c:v>
                </c:pt>
                <c:pt idx="894">
                  <c:v>-3.59584832</c:v>
                </c:pt>
                <c:pt idx="895">
                  <c:v>-0.861738114</c:v>
                </c:pt>
                <c:pt idx="896">
                  <c:v>2.160928449</c:v>
                </c:pt>
                <c:pt idx="897">
                  <c:v>5.4966025600000004</c:v>
                </c:pt>
                <c:pt idx="898">
                  <c:v>8.914572948</c:v>
                </c:pt>
                <c:pt idx="899">
                  <c:v>12.42820365</c:v>
                </c:pt>
                <c:pt idx="900">
                  <c:v>16.003220819999999</c:v>
                </c:pt>
                <c:pt idx="901">
                  <c:v>19.22148412</c:v>
                </c:pt>
                <c:pt idx="902">
                  <c:v>21.565083619999999</c:v>
                </c:pt>
                <c:pt idx="903">
                  <c:v>22.77235095</c:v>
                </c:pt>
                <c:pt idx="904">
                  <c:v>22.945973850000001</c:v>
                </c:pt>
                <c:pt idx="905">
                  <c:v>22.621840989999999</c:v>
                </c:pt>
                <c:pt idx="906">
                  <c:v>22.30761545</c:v>
                </c:pt>
                <c:pt idx="907">
                  <c:v>22.19480106</c:v>
                </c:pt>
                <c:pt idx="908">
                  <c:v>22.303813980000001</c:v>
                </c:pt>
                <c:pt idx="909">
                  <c:v>22.65773454</c:v>
                </c:pt>
                <c:pt idx="910">
                  <c:v>23.242570690000001</c:v>
                </c:pt>
                <c:pt idx="911">
                  <c:v>23.86235048</c:v>
                </c:pt>
                <c:pt idx="912">
                  <c:v>24.361782430000002</c:v>
                </c:pt>
                <c:pt idx="913">
                  <c:v>24.740030539999999</c:v>
                </c:pt>
                <c:pt idx="914">
                  <c:v>24.901407209999999</c:v>
                </c:pt>
                <c:pt idx="915">
                  <c:v>24.872623239999999</c:v>
                </c:pt>
                <c:pt idx="916">
                  <c:v>24.698977079999999</c:v>
                </c:pt>
                <c:pt idx="917">
                  <c:v>24.502611259999998</c:v>
                </c:pt>
                <c:pt idx="918">
                  <c:v>24.435512030000002</c:v>
                </c:pt>
                <c:pt idx="919">
                  <c:v>24.536086529999999</c:v>
                </c:pt>
                <c:pt idx="920">
                  <c:v>24.683158559999999</c:v>
                </c:pt>
                <c:pt idx="921">
                  <c:v>24.52091047</c:v>
                </c:pt>
                <c:pt idx="922">
                  <c:v>23.753207</c:v>
                </c:pt>
                <c:pt idx="923">
                  <c:v>22.383879480000001</c:v>
                </c:pt>
                <c:pt idx="924">
                  <c:v>20.546991469999998</c:v>
                </c:pt>
                <c:pt idx="925">
                  <c:v>18.545209539999998</c:v>
                </c:pt>
                <c:pt idx="926">
                  <c:v>16.68444225</c:v>
                </c:pt>
                <c:pt idx="927">
                  <c:v>15.1768242</c:v>
                </c:pt>
                <c:pt idx="928">
                  <c:v>14.094401939999999</c:v>
                </c:pt>
                <c:pt idx="929">
                  <c:v>13.18612452</c:v>
                </c:pt>
                <c:pt idx="930">
                  <c:v>12.10074719</c:v>
                </c:pt>
                <c:pt idx="931">
                  <c:v>10.663171889999999</c:v>
                </c:pt>
                <c:pt idx="932">
                  <c:v>8.7689165899999999</c:v>
                </c:pt>
                <c:pt idx="933">
                  <c:v>6.4457339779999998</c:v>
                </c:pt>
                <c:pt idx="934">
                  <c:v>4.0143379379999997</c:v>
                </c:pt>
                <c:pt idx="935">
                  <c:v>1.8281995790000001</c:v>
                </c:pt>
                <c:pt idx="936">
                  <c:v>7.3524567999999998E-2</c:v>
                </c:pt>
                <c:pt idx="937">
                  <c:v>-1.132624724</c:v>
                </c:pt>
                <c:pt idx="938">
                  <c:v>-2.004395589</c:v>
                </c:pt>
                <c:pt idx="939">
                  <c:v>-2.923261557</c:v>
                </c:pt>
                <c:pt idx="940">
                  <c:v>-4.1285691660000001</c:v>
                </c:pt>
                <c:pt idx="941">
                  <c:v>-5.8244985829999996</c:v>
                </c:pt>
                <c:pt idx="942">
                  <c:v>-8.0796247109999992</c:v>
                </c:pt>
                <c:pt idx="943">
                  <c:v>-10.801361480000001</c:v>
                </c:pt>
                <c:pt idx="944">
                  <c:v>-13.756506249999999</c:v>
                </c:pt>
                <c:pt idx="945">
                  <c:v>-16.737719040000002</c:v>
                </c:pt>
                <c:pt idx="946">
                  <c:v>-19.529573920000001</c:v>
                </c:pt>
                <c:pt idx="947">
                  <c:v>-22.08454484</c:v>
                </c:pt>
                <c:pt idx="948">
                  <c:v>-24.458237369999999</c:v>
                </c:pt>
                <c:pt idx="949">
                  <c:v>-26.731511699999999</c:v>
                </c:pt>
                <c:pt idx="950">
                  <c:v>-28.885644020000001</c:v>
                </c:pt>
                <c:pt idx="951">
                  <c:v>-30.93143306</c:v>
                </c:pt>
                <c:pt idx="952">
                  <c:v>-32.983730379999997</c:v>
                </c:pt>
                <c:pt idx="953">
                  <c:v>-35.102895599999997</c:v>
                </c:pt>
                <c:pt idx="954">
                  <c:v>-37.231981140000002</c:v>
                </c:pt>
                <c:pt idx="955">
                  <c:v>-39.206160320000002</c:v>
                </c:pt>
                <c:pt idx="956">
                  <c:v>-40.848189189999999</c:v>
                </c:pt>
                <c:pt idx="957">
                  <c:v>-42.175081030000001</c:v>
                </c:pt>
                <c:pt idx="958">
                  <c:v>-43.296498290000002</c:v>
                </c:pt>
                <c:pt idx="959">
                  <c:v>-44.425682539999997</c:v>
                </c:pt>
                <c:pt idx="960">
                  <c:v>-45.858163390000001</c:v>
                </c:pt>
                <c:pt idx="961">
                  <c:v>-47.697851129999997</c:v>
                </c:pt>
                <c:pt idx="962">
                  <c:v>-49.789334879999998</c:v>
                </c:pt>
                <c:pt idx="963">
                  <c:v>-51.941106050000002</c:v>
                </c:pt>
                <c:pt idx="964">
                  <c:v>-53.785090599999997</c:v>
                </c:pt>
                <c:pt idx="965">
                  <c:v>-55.003654310000002</c:v>
                </c:pt>
                <c:pt idx="966">
                  <c:v>-55.493352809999998</c:v>
                </c:pt>
                <c:pt idx="967">
                  <c:v>-55.468708329999998</c:v>
                </c:pt>
                <c:pt idx="968">
                  <c:v>-55.242341260000003</c:v>
                </c:pt>
                <c:pt idx="969">
                  <c:v>-54.963619719999997</c:v>
                </c:pt>
                <c:pt idx="970">
                  <c:v>-54.691826820000003</c:v>
                </c:pt>
                <c:pt idx="971">
                  <c:v>-54.381453929999999</c:v>
                </c:pt>
                <c:pt idx="972">
                  <c:v>-53.954445049999997</c:v>
                </c:pt>
                <c:pt idx="973">
                  <c:v>-53.343970149999997</c:v>
                </c:pt>
                <c:pt idx="974">
                  <c:v>-52.513477340000001</c:v>
                </c:pt>
                <c:pt idx="975">
                  <c:v>-51.449768980000002</c:v>
                </c:pt>
                <c:pt idx="976">
                  <c:v>-50.193255120000003</c:v>
                </c:pt>
                <c:pt idx="977">
                  <c:v>-48.861925939999999</c:v>
                </c:pt>
                <c:pt idx="978">
                  <c:v>-47.560693899999997</c:v>
                </c:pt>
                <c:pt idx="979">
                  <c:v>-46.345335839999997</c:v>
                </c:pt>
                <c:pt idx="980">
                  <c:v>-45.190525960000002</c:v>
                </c:pt>
                <c:pt idx="981">
                  <c:v>-44.052219700000002</c:v>
                </c:pt>
                <c:pt idx="982">
                  <c:v>-42.899992730000001</c:v>
                </c:pt>
                <c:pt idx="983">
                  <c:v>-41.609172209999997</c:v>
                </c:pt>
                <c:pt idx="984">
                  <c:v>-40.058507050000003</c:v>
                </c:pt>
                <c:pt idx="985">
                  <c:v>-38.200218990000003</c:v>
                </c:pt>
                <c:pt idx="986">
                  <c:v>-36.05441811</c:v>
                </c:pt>
              </c:numCache>
            </c:numRef>
          </c:val>
          <c:smooth val="0"/>
          <c:extLst>
            <c:ext xmlns:c16="http://schemas.microsoft.com/office/drawing/2014/chart" uri="{C3380CC4-5D6E-409C-BE32-E72D297353CC}">
              <c16:uniqueId val="{00000001-C193-4440-A001-D2B789CF4113}"/>
            </c:ext>
          </c:extLst>
        </c:ser>
        <c:ser>
          <c:idx val="2"/>
          <c:order val="2"/>
          <c:tx>
            <c:strRef>
              <c:f>Gyro_A1_20!$AA$1</c:f>
              <c:strCache>
                <c:ptCount val="1"/>
                <c:pt idx="0">
                  <c:v>Gyro_Z</c:v>
                </c:pt>
              </c:strCache>
            </c:strRef>
          </c:tx>
          <c:spPr>
            <a:ln w="28575" cap="rnd">
              <a:solidFill>
                <a:schemeClr val="accent3"/>
              </a:solidFill>
              <a:round/>
            </a:ln>
            <a:effectLst/>
          </c:spPr>
          <c:marker>
            <c:symbol val="none"/>
          </c:marker>
          <c:val>
            <c:numRef>
              <c:f>Gyro_A1_20!$AA$2:$AA$988</c:f>
              <c:numCache>
                <c:formatCode>General</c:formatCode>
                <c:ptCount val="987"/>
                <c:pt idx="0">
                  <c:v>-25.902311739999998</c:v>
                </c:pt>
                <c:pt idx="1">
                  <c:v>-29.573387719999999</c:v>
                </c:pt>
                <c:pt idx="2">
                  <c:v>-32.899748049999999</c:v>
                </c:pt>
                <c:pt idx="3">
                  <c:v>-35.76369897</c:v>
                </c:pt>
                <c:pt idx="4">
                  <c:v>-38.110576950000002</c:v>
                </c:pt>
                <c:pt idx="5">
                  <c:v>-39.989234850000003</c:v>
                </c:pt>
                <c:pt idx="6">
                  <c:v>-41.467462869999999</c:v>
                </c:pt>
                <c:pt idx="7">
                  <c:v>-42.6119542</c:v>
                </c:pt>
                <c:pt idx="8">
                  <c:v>-43.558727009999998</c:v>
                </c:pt>
                <c:pt idx="9">
                  <c:v>-44.485605270000001</c:v>
                </c:pt>
                <c:pt idx="10">
                  <c:v>-45.475055509999997</c:v>
                </c:pt>
                <c:pt idx="11">
                  <c:v>-46.505726619999997</c:v>
                </c:pt>
                <c:pt idx="12">
                  <c:v>-47.591182660000001</c:v>
                </c:pt>
                <c:pt idx="13">
                  <c:v>-48.77183453</c:v>
                </c:pt>
                <c:pt idx="14">
                  <c:v>-50.007086639999997</c:v>
                </c:pt>
                <c:pt idx="15">
                  <c:v>-51.204433450000003</c:v>
                </c:pt>
                <c:pt idx="16">
                  <c:v>-52.240092320000002</c:v>
                </c:pt>
                <c:pt idx="17">
                  <c:v>-53.020703830000002</c:v>
                </c:pt>
                <c:pt idx="18">
                  <c:v>-53.521433289999997</c:v>
                </c:pt>
                <c:pt idx="19">
                  <c:v>-53.700991330000001</c:v>
                </c:pt>
                <c:pt idx="20">
                  <c:v>-53.546938240000003</c:v>
                </c:pt>
                <c:pt idx="21">
                  <c:v>-53.036393480000001</c:v>
                </c:pt>
                <c:pt idx="22">
                  <c:v>-52.193862350000003</c:v>
                </c:pt>
                <c:pt idx="23">
                  <c:v>-51.03980894</c:v>
                </c:pt>
                <c:pt idx="24">
                  <c:v>-49.568615899999998</c:v>
                </c:pt>
                <c:pt idx="25">
                  <c:v>-47.780276659999998</c:v>
                </c:pt>
                <c:pt idx="26">
                  <c:v>-45.66119475</c:v>
                </c:pt>
                <c:pt idx="27">
                  <c:v>-43.183776940000001</c:v>
                </c:pt>
                <c:pt idx="28">
                  <c:v>-40.354529880000001</c:v>
                </c:pt>
                <c:pt idx="29">
                  <c:v>-37.246816420000002</c:v>
                </c:pt>
                <c:pt idx="30">
                  <c:v>-33.896961470000001</c:v>
                </c:pt>
                <c:pt idx="31">
                  <c:v>-30.36613474</c:v>
                </c:pt>
                <c:pt idx="32">
                  <c:v>-26.723390210000002</c:v>
                </c:pt>
                <c:pt idx="33">
                  <c:v>-23.020787739999999</c:v>
                </c:pt>
                <c:pt idx="34">
                  <c:v>-19.330788649999999</c:v>
                </c:pt>
                <c:pt idx="35">
                  <c:v>-15.72748039</c:v>
                </c:pt>
                <c:pt idx="36">
                  <c:v>-12.19480315</c:v>
                </c:pt>
                <c:pt idx="37">
                  <c:v>-8.6015073439999998</c:v>
                </c:pt>
                <c:pt idx="38">
                  <c:v>-4.8452809170000002</c:v>
                </c:pt>
                <c:pt idx="39">
                  <c:v>-0.87978055899999996</c:v>
                </c:pt>
                <c:pt idx="40">
                  <c:v>3.253313812</c:v>
                </c:pt>
                <c:pt idx="41">
                  <c:v>7.3868710159999997</c:v>
                </c:pt>
                <c:pt idx="42">
                  <c:v>11.32798964</c:v>
                </c:pt>
                <c:pt idx="43">
                  <c:v>15.016559600000001</c:v>
                </c:pt>
                <c:pt idx="44">
                  <c:v>18.460539910000001</c:v>
                </c:pt>
                <c:pt idx="45">
                  <c:v>21.761651969999999</c:v>
                </c:pt>
                <c:pt idx="46">
                  <c:v>25.01460681</c:v>
                </c:pt>
                <c:pt idx="47">
                  <c:v>28.260443380000002</c:v>
                </c:pt>
                <c:pt idx="48">
                  <c:v>31.248708650000001</c:v>
                </c:pt>
                <c:pt idx="49">
                  <c:v>33.72092456</c:v>
                </c:pt>
                <c:pt idx="50">
                  <c:v>35.512738570000003</c:v>
                </c:pt>
                <c:pt idx="51">
                  <c:v>36.727993730000001</c:v>
                </c:pt>
                <c:pt idx="52">
                  <c:v>37.55574996</c:v>
                </c:pt>
                <c:pt idx="53">
                  <c:v>38.074555160000003</c:v>
                </c:pt>
                <c:pt idx="54">
                  <c:v>38.318952680000002</c:v>
                </c:pt>
                <c:pt idx="55">
                  <c:v>38.342490820000002</c:v>
                </c:pt>
                <c:pt idx="56">
                  <c:v>38.127303130000001</c:v>
                </c:pt>
                <c:pt idx="57">
                  <c:v>37.634345260000003</c:v>
                </c:pt>
                <c:pt idx="58">
                  <c:v>36.968581880000002</c:v>
                </c:pt>
                <c:pt idx="59">
                  <c:v>36.273094639999997</c:v>
                </c:pt>
                <c:pt idx="60">
                  <c:v>35.60929101</c:v>
                </c:pt>
                <c:pt idx="61">
                  <c:v>35.017003610000003</c:v>
                </c:pt>
                <c:pt idx="62">
                  <c:v>34.476507640000001</c:v>
                </c:pt>
                <c:pt idx="63">
                  <c:v>33.9482438</c:v>
                </c:pt>
                <c:pt idx="64">
                  <c:v>33.277080069999997</c:v>
                </c:pt>
                <c:pt idx="65">
                  <c:v>32.403609269999997</c:v>
                </c:pt>
                <c:pt idx="66">
                  <c:v>31.462349799999998</c:v>
                </c:pt>
                <c:pt idx="67">
                  <c:v>30.601286080000001</c:v>
                </c:pt>
                <c:pt idx="68">
                  <c:v>29.906228299999999</c:v>
                </c:pt>
                <c:pt idx="69">
                  <c:v>29.369435280000001</c:v>
                </c:pt>
                <c:pt idx="70">
                  <c:v>28.945773450000001</c:v>
                </c:pt>
                <c:pt idx="71">
                  <c:v>28.570243300000001</c:v>
                </c:pt>
                <c:pt idx="72">
                  <c:v>28.195145159999999</c:v>
                </c:pt>
                <c:pt idx="73">
                  <c:v>27.78912991</c:v>
                </c:pt>
                <c:pt idx="74">
                  <c:v>27.347653380000001</c:v>
                </c:pt>
                <c:pt idx="75">
                  <c:v>26.865702649999999</c:v>
                </c:pt>
                <c:pt idx="76">
                  <c:v>26.382814249999999</c:v>
                </c:pt>
                <c:pt idx="77">
                  <c:v>25.891376130000001</c:v>
                </c:pt>
                <c:pt idx="78">
                  <c:v>25.36763895</c:v>
                </c:pt>
                <c:pt idx="79">
                  <c:v>24.738527909999998</c:v>
                </c:pt>
                <c:pt idx="80">
                  <c:v>23.934037969999999</c:v>
                </c:pt>
                <c:pt idx="81">
                  <c:v>22.943454849999998</c:v>
                </c:pt>
                <c:pt idx="82">
                  <c:v>21.742896869999999</c:v>
                </c:pt>
                <c:pt idx="83">
                  <c:v>20.298956660000002</c:v>
                </c:pt>
                <c:pt idx="84">
                  <c:v>18.58816534</c:v>
                </c:pt>
                <c:pt idx="85">
                  <c:v>16.634075259999999</c:v>
                </c:pt>
                <c:pt idx="86">
                  <c:v>14.46474941</c:v>
                </c:pt>
                <c:pt idx="87">
                  <c:v>12.12924954</c:v>
                </c:pt>
                <c:pt idx="88">
                  <c:v>9.7336108919999997</c:v>
                </c:pt>
                <c:pt idx="89">
                  <c:v>7.3739301140000002</c:v>
                </c:pt>
                <c:pt idx="90">
                  <c:v>5.0830410720000003</c:v>
                </c:pt>
                <c:pt idx="91">
                  <c:v>2.87495659</c:v>
                </c:pt>
                <c:pt idx="92">
                  <c:v>0.71717627799999994</c:v>
                </c:pt>
                <c:pt idx="93">
                  <c:v>-1.415325247</c:v>
                </c:pt>
                <c:pt idx="94">
                  <c:v>-3.4775471420000001</c:v>
                </c:pt>
                <c:pt idx="95">
                  <c:v>-5.5087712990000002</c:v>
                </c:pt>
                <c:pt idx="96">
                  <c:v>-7.5395445130000001</c:v>
                </c:pt>
                <c:pt idx="97">
                  <c:v>-9.5728784430000005</c:v>
                </c:pt>
                <c:pt idx="98">
                  <c:v>-11.58944975</c:v>
                </c:pt>
                <c:pt idx="99">
                  <c:v>-13.52394818</c:v>
                </c:pt>
                <c:pt idx="100">
                  <c:v>-15.397336859999999</c:v>
                </c:pt>
                <c:pt idx="101">
                  <c:v>-17.237784600000001</c:v>
                </c:pt>
                <c:pt idx="102">
                  <c:v>-19.01406107</c:v>
                </c:pt>
                <c:pt idx="103">
                  <c:v>-20.689761470000001</c:v>
                </c:pt>
                <c:pt idx="104">
                  <c:v>-22.202888160000001</c:v>
                </c:pt>
                <c:pt idx="105">
                  <c:v>-23.509713810000001</c:v>
                </c:pt>
                <c:pt idx="106">
                  <c:v>-24.645530340000001</c:v>
                </c:pt>
                <c:pt idx="107">
                  <c:v>-25.652931769999999</c:v>
                </c:pt>
                <c:pt idx="108">
                  <c:v>-26.578462949999999</c:v>
                </c:pt>
                <c:pt idx="109">
                  <c:v>-27.496944039999999</c:v>
                </c:pt>
                <c:pt idx="110">
                  <c:v>-28.461035030000001</c:v>
                </c:pt>
                <c:pt idx="111">
                  <c:v>-29.483677069999999</c:v>
                </c:pt>
                <c:pt idx="112">
                  <c:v>-30.525350410000001</c:v>
                </c:pt>
                <c:pt idx="113">
                  <c:v>-31.596819660000001</c:v>
                </c:pt>
                <c:pt idx="114">
                  <c:v>-32.678277469999998</c:v>
                </c:pt>
                <c:pt idx="115">
                  <c:v>-33.723831660000002</c:v>
                </c:pt>
                <c:pt idx="116">
                  <c:v>-34.689892090000001</c:v>
                </c:pt>
                <c:pt idx="117">
                  <c:v>-35.557529129999999</c:v>
                </c:pt>
                <c:pt idx="118">
                  <c:v>-36.26177088</c:v>
                </c:pt>
                <c:pt idx="119">
                  <c:v>-36.812784270000002</c:v>
                </c:pt>
                <c:pt idx="120">
                  <c:v>-37.243193220000002</c:v>
                </c:pt>
                <c:pt idx="121">
                  <c:v>-37.533141200000003</c:v>
                </c:pt>
                <c:pt idx="122">
                  <c:v>-37.648022470000001</c:v>
                </c:pt>
                <c:pt idx="123">
                  <c:v>-37.540449840000001</c:v>
                </c:pt>
                <c:pt idx="124">
                  <c:v>-37.050746410000002</c:v>
                </c:pt>
                <c:pt idx="125">
                  <c:v>-35.916574420000003</c:v>
                </c:pt>
                <c:pt idx="126">
                  <c:v>-33.941476649999998</c:v>
                </c:pt>
                <c:pt idx="127">
                  <c:v>-31.0402491</c:v>
                </c:pt>
                <c:pt idx="128">
                  <c:v>-27.232848329999999</c:v>
                </c:pt>
                <c:pt idx="129">
                  <c:v>-22.605306209999998</c:v>
                </c:pt>
                <c:pt idx="130">
                  <c:v>-17.302363979999999</c:v>
                </c:pt>
                <c:pt idx="131">
                  <c:v>-11.6291014</c:v>
                </c:pt>
                <c:pt idx="132">
                  <c:v>-5.9398055760000004</c:v>
                </c:pt>
                <c:pt idx="133">
                  <c:v>-0.59835358500000002</c:v>
                </c:pt>
                <c:pt idx="134">
                  <c:v>4.1435233470000004</c:v>
                </c:pt>
                <c:pt idx="135">
                  <c:v>8.2240365400000002</c:v>
                </c:pt>
                <c:pt idx="136">
                  <c:v>11.67420405</c:v>
                </c:pt>
                <c:pt idx="137">
                  <c:v>14.603691169999999</c:v>
                </c:pt>
                <c:pt idx="138">
                  <c:v>17.194874800000001</c:v>
                </c:pt>
                <c:pt idx="139">
                  <c:v>19.670430270000001</c:v>
                </c:pt>
                <c:pt idx="140">
                  <c:v>22.193010399999999</c:v>
                </c:pt>
                <c:pt idx="141">
                  <c:v>24.834278940000001</c:v>
                </c:pt>
                <c:pt idx="142">
                  <c:v>27.512752939999999</c:v>
                </c:pt>
                <c:pt idx="143">
                  <c:v>29.919055159999999</c:v>
                </c:pt>
                <c:pt idx="144">
                  <c:v>31.763739529999999</c:v>
                </c:pt>
                <c:pt idx="145">
                  <c:v>33.004586439999997</c:v>
                </c:pt>
                <c:pt idx="146">
                  <c:v>33.876481220000002</c:v>
                </c:pt>
                <c:pt idx="147">
                  <c:v>34.621788189999997</c:v>
                </c:pt>
                <c:pt idx="148">
                  <c:v>35.44212357</c:v>
                </c:pt>
                <c:pt idx="149">
                  <c:v>36.469663019999999</c:v>
                </c:pt>
                <c:pt idx="150">
                  <c:v>37.797174560000002</c:v>
                </c:pt>
                <c:pt idx="151">
                  <c:v>39.346117900000003</c:v>
                </c:pt>
                <c:pt idx="152">
                  <c:v>40.815011130000002</c:v>
                </c:pt>
                <c:pt idx="153">
                  <c:v>41.688879819999997</c:v>
                </c:pt>
                <c:pt idx="154">
                  <c:v>41.687468770000002</c:v>
                </c:pt>
                <c:pt idx="155">
                  <c:v>41.000850370000002</c:v>
                </c:pt>
                <c:pt idx="156">
                  <c:v>40.014089720000001</c:v>
                </c:pt>
                <c:pt idx="157">
                  <c:v>39.048762310000001</c:v>
                </c:pt>
                <c:pt idx="158">
                  <c:v>38.352135560000001</c:v>
                </c:pt>
                <c:pt idx="159">
                  <c:v>37.91337377</c:v>
                </c:pt>
                <c:pt idx="160">
                  <c:v>37.549886219999998</c:v>
                </c:pt>
                <c:pt idx="161">
                  <c:v>37.155654849999998</c:v>
                </c:pt>
                <c:pt idx="162">
                  <c:v>36.674550680000003</c:v>
                </c:pt>
                <c:pt idx="163">
                  <c:v>36.004886159999998</c:v>
                </c:pt>
                <c:pt idx="164">
                  <c:v>35.121647680000002</c:v>
                </c:pt>
                <c:pt idx="165">
                  <c:v>34.091063669999997</c:v>
                </c:pt>
                <c:pt idx="166">
                  <c:v>33.045311409999996</c:v>
                </c:pt>
                <c:pt idx="167">
                  <c:v>32.061844280000003</c:v>
                </c:pt>
                <c:pt idx="168">
                  <c:v>31.137011680000001</c:v>
                </c:pt>
                <c:pt idx="169">
                  <c:v>30.239367439999999</c:v>
                </c:pt>
                <c:pt idx="170">
                  <c:v>29.317871360000002</c:v>
                </c:pt>
                <c:pt idx="171">
                  <c:v>28.347558970000001</c:v>
                </c:pt>
                <c:pt idx="172">
                  <c:v>27.358657430000001</c:v>
                </c:pt>
                <c:pt idx="173">
                  <c:v>26.36927794</c:v>
                </c:pt>
                <c:pt idx="174">
                  <c:v>25.290748539999999</c:v>
                </c:pt>
                <c:pt idx="175">
                  <c:v>24.116409969999999</c:v>
                </c:pt>
                <c:pt idx="176">
                  <c:v>22.804616530000001</c:v>
                </c:pt>
                <c:pt idx="177">
                  <c:v>21.327919980000001</c:v>
                </c:pt>
                <c:pt idx="178">
                  <c:v>19.649597880000002</c:v>
                </c:pt>
                <c:pt idx="179">
                  <c:v>17.81287382</c:v>
                </c:pt>
                <c:pt idx="180">
                  <c:v>15.92521835</c:v>
                </c:pt>
                <c:pt idx="181">
                  <c:v>14.0634631</c:v>
                </c:pt>
                <c:pt idx="182">
                  <c:v>12.214327239999999</c:v>
                </c:pt>
                <c:pt idx="183">
                  <c:v>10.244571970000001</c:v>
                </c:pt>
                <c:pt idx="184">
                  <c:v>8.0575144739999995</c:v>
                </c:pt>
                <c:pt idx="185">
                  <c:v>5.6999350839999998</c:v>
                </c:pt>
                <c:pt idx="186">
                  <c:v>3.2208330630000002</c:v>
                </c:pt>
                <c:pt idx="187">
                  <c:v>0.675405162</c:v>
                </c:pt>
                <c:pt idx="188">
                  <c:v>-1.9517952220000001</c:v>
                </c:pt>
                <c:pt idx="189">
                  <c:v>-4.6121686970000004</c:v>
                </c:pt>
                <c:pt idx="190">
                  <c:v>-7.2239281230000003</c:v>
                </c:pt>
                <c:pt idx="191">
                  <c:v>-9.7858512609999995</c:v>
                </c:pt>
                <c:pt idx="192">
                  <c:v>-12.236973300000001</c:v>
                </c:pt>
                <c:pt idx="193">
                  <c:v>-14.546839029999999</c:v>
                </c:pt>
                <c:pt idx="194">
                  <c:v>-16.73061663</c:v>
                </c:pt>
                <c:pt idx="195">
                  <c:v>-18.805109300000002</c:v>
                </c:pt>
                <c:pt idx="196">
                  <c:v>-20.73829147</c:v>
                </c:pt>
                <c:pt idx="197">
                  <c:v>-22.609016359999998</c:v>
                </c:pt>
                <c:pt idx="198">
                  <c:v>-24.516080469999999</c:v>
                </c:pt>
                <c:pt idx="199">
                  <c:v>-26.475660380000001</c:v>
                </c:pt>
                <c:pt idx="200">
                  <c:v>-28.42097502</c:v>
                </c:pt>
                <c:pt idx="201">
                  <c:v>-30.375161240000001</c:v>
                </c:pt>
                <c:pt idx="202">
                  <c:v>-32.28097949</c:v>
                </c:pt>
                <c:pt idx="203">
                  <c:v>-34.04386272</c:v>
                </c:pt>
                <c:pt idx="204">
                  <c:v>-35.571828689999997</c:v>
                </c:pt>
                <c:pt idx="205">
                  <c:v>-36.764397809999998</c:v>
                </c:pt>
                <c:pt idx="206">
                  <c:v>-37.565893039999999</c:v>
                </c:pt>
                <c:pt idx="207">
                  <c:v>-38.010299940000003</c:v>
                </c:pt>
                <c:pt idx="208">
                  <c:v>-38.180330480000002</c:v>
                </c:pt>
                <c:pt idx="209">
                  <c:v>-38.219115850000001</c:v>
                </c:pt>
                <c:pt idx="210">
                  <c:v>-38.300407069999999</c:v>
                </c:pt>
                <c:pt idx="211">
                  <c:v>-38.507716010000003</c:v>
                </c:pt>
                <c:pt idx="212">
                  <c:v>-38.865496989999997</c:v>
                </c:pt>
                <c:pt idx="213">
                  <c:v>-39.362071669999999</c:v>
                </c:pt>
                <c:pt idx="214">
                  <c:v>-39.9513338</c:v>
                </c:pt>
                <c:pt idx="215">
                  <c:v>-40.58046384</c:v>
                </c:pt>
                <c:pt idx="216">
                  <c:v>-41.09466888</c:v>
                </c:pt>
                <c:pt idx="217">
                  <c:v>-41.334657489999998</c:v>
                </c:pt>
                <c:pt idx="218">
                  <c:v>-41.137693800000001</c:v>
                </c:pt>
                <c:pt idx="219">
                  <c:v>-40.366393279999997</c:v>
                </c:pt>
                <c:pt idx="220">
                  <c:v>-38.973008929999999</c:v>
                </c:pt>
                <c:pt idx="221">
                  <c:v>-36.952910379999999</c:v>
                </c:pt>
                <c:pt idx="222">
                  <c:v>-34.339190250000001</c:v>
                </c:pt>
                <c:pt idx="223">
                  <c:v>-31.174931180000002</c:v>
                </c:pt>
                <c:pt idx="224">
                  <c:v>-27.5812381</c:v>
                </c:pt>
                <c:pt idx="225">
                  <c:v>-23.653185539999999</c:v>
                </c:pt>
                <c:pt idx="226">
                  <c:v>-19.47594685</c:v>
                </c:pt>
                <c:pt idx="227">
                  <c:v>-15.167813629999999</c:v>
                </c:pt>
                <c:pt idx="228">
                  <c:v>-10.75802564</c:v>
                </c:pt>
                <c:pt idx="229">
                  <c:v>-6.2297943250000003</c:v>
                </c:pt>
                <c:pt idx="230">
                  <c:v>-1.5856264579999999</c:v>
                </c:pt>
                <c:pt idx="231">
                  <c:v>3.089178371</c:v>
                </c:pt>
                <c:pt idx="232">
                  <c:v>7.6672895629999998</c:v>
                </c:pt>
                <c:pt idx="233">
                  <c:v>12.018917269999999</c:v>
                </c:pt>
                <c:pt idx="234">
                  <c:v>16.084082909999999</c:v>
                </c:pt>
                <c:pt idx="235">
                  <c:v>19.810444690000001</c:v>
                </c:pt>
                <c:pt idx="236">
                  <c:v>23.21269659</c:v>
                </c:pt>
                <c:pt idx="237">
                  <c:v>26.484070060000001</c:v>
                </c:pt>
                <c:pt idx="238">
                  <c:v>29.86242292</c:v>
                </c:pt>
                <c:pt idx="239">
                  <c:v>33.467678300000003</c:v>
                </c:pt>
                <c:pt idx="240">
                  <c:v>37.201166600000001</c:v>
                </c:pt>
                <c:pt idx="241">
                  <c:v>40.508110850000001</c:v>
                </c:pt>
                <c:pt idx="242">
                  <c:v>42.719970609999997</c:v>
                </c:pt>
                <c:pt idx="243">
                  <c:v>43.348867239999997</c:v>
                </c:pt>
                <c:pt idx="244">
                  <c:v>42.851913490000001</c:v>
                </c:pt>
                <c:pt idx="245">
                  <c:v>42.323009839999997</c:v>
                </c:pt>
                <c:pt idx="246">
                  <c:v>42.306791080000004</c:v>
                </c:pt>
                <c:pt idx="247">
                  <c:v>42.56630114</c:v>
                </c:pt>
                <c:pt idx="248">
                  <c:v>42.441955620000002</c:v>
                </c:pt>
                <c:pt idx="249">
                  <c:v>41.528154790000002</c:v>
                </c:pt>
                <c:pt idx="250">
                  <c:v>40.048923289999998</c:v>
                </c:pt>
                <c:pt idx="251">
                  <c:v>38.652315629999997</c:v>
                </c:pt>
                <c:pt idx="252">
                  <c:v>37.821883069999998</c:v>
                </c:pt>
                <c:pt idx="253">
                  <c:v>37.472005869999997</c:v>
                </c:pt>
                <c:pt idx="254">
                  <c:v>37.149729170000001</c:v>
                </c:pt>
                <c:pt idx="255">
                  <c:v>36.433957470000003</c:v>
                </c:pt>
                <c:pt idx="256">
                  <c:v>35.24547622</c:v>
                </c:pt>
                <c:pt idx="257">
                  <c:v>33.798471480000003</c:v>
                </c:pt>
                <c:pt idx="258">
                  <c:v>32.344910710000001</c:v>
                </c:pt>
                <c:pt idx="259">
                  <c:v>31.072866449999999</c:v>
                </c:pt>
                <c:pt idx="260">
                  <c:v>30.0270288</c:v>
                </c:pt>
                <c:pt idx="261">
                  <c:v>29.146855469999998</c:v>
                </c:pt>
                <c:pt idx="262">
                  <c:v>28.348605559999999</c:v>
                </c:pt>
                <c:pt idx="263">
                  <c:v>27.590980049999999</c:v>
                </c:pt>
                <c:pt idx="264">
                  <c:v>26.853646529999999</c:v>
                </c:pt>
                <c:pt idx="265">
                  <c:v>26.076783079999998</c:v>
                </c:pt>
                <c:pt idx="266">
                  <c:v>25.236143009999999</c:v>
                </c:pt>
                <c:pt idx="267">
                  <c:v>24.38766695</c:v>
                </c:pt>
                <c:pt idx="268">
                  <c:v>23.595378920000002</c:v>
                </c:pt>
                <c:pt idx="269">
                  <c:v>22.855504060000001</c:v>
                </c:pt>
                <c:pt idx="270">
                  <c:v>22.137490119999999</c:v>
                </c:pt>
                <c:pt idx="271">
                  <c:v>21.431632369999999</c:v>
                </c:pt>
                <c:pt idx="272">
                  <c:v>20.725349090000002</c:v>
                </c:pt>
                <c:pt idx="273">
                  <c:v>19.953043300000001</c:v>
                </c:pt>
                <c:pt idx="274">
                  <c:v>19.02922556</c:v>
                </c:pt>
                <c:pt idx="275">
                  <c:v>17.956583330000001</c:v>
                </c:pt>
                <c:pt idx="276">
                  <c:v>16.77567784</c:v>
                </c:pt>
                <c:pt idx="277">
                  <c:v>15.477674759999999</c:v>
                </c:pt>
                <c:pt idx="278">
                  <c:v>14.10221415</c:v>
                </c:pt>
                <c:pt idx="279">
                  <c:v>12.72765637</c:v>
                </c:pt>
                <c:pt idx="280">
                  <c:v>11.47406578</c:v>
                </c:pt>
                <c:pt idx="281">
                  <c:v>10.4201543</c:v>
                </c:pt>
                <c:pt idx="282">
                  <c:v>9.5421274169999997</c:v>
                </c:pt>
                <c:pt idx="283">
                  <c:v>8.7245535479999994</c:v>
                </c:pt>
                <c:pt idx="284">
                  <c:v>7.8452719770000003</c:v>
                </c:pt>
                <c:pt idx="285">
                  <c:v>6.8472459380000004</c:v>
                </c:pt>
                <c:pt idx="286">
                  <c:v>5.7688534389999999</c:v>
                </c:pt>
                <c:pt idx="287">
                  <c:v>4.7114764500000001</c:v>
                </c:pt>
                <c:pt idx="288">
                  <c:v>3.759215481</c:v>
                </c:pt>
                <c:pt idx="289">
                  <c:v>2.868241872</c:v>
                </c:pt>
                <c:pt idx="290">
                  <c:v>1.984937194</c:v>
                </c:pt>
                <c:pt idx="291">
                  <c:v>1.07920197</c:v>
                </c:pt>
                <c:pt idx="292">
                  <c:v>0.11481269099999999</c:v>
                </c:pt>
                <c:pt idx="293">
                  <c:v>-0.888852843</c:v>
                </c:pt>
                <c:pt idx="294">
                  <c:v>-1.8508881260000001</c:v>
                </c:pt>
                <c:pt idx="295">
                  <c:v>-2.739604903</c:v>
                </c:pt>
                <c:pt idx="296">
                  <c:v>-3.579453005</c:v>
                </c:pt>
                <c:pt idx="297">
                  <c:v>-4.4463441450000003</c:v>
                </c:pt>
                <c:pt idx="298">
                  <c:v>-5.471372122</c:v>
                </c:pt>
                <c:pt idx="299">
                  <c:v>-6.6111690000000003</c:v>
                </c:pt>
                <c:pt idx="300">
                  <c:v>-7.7682593600000001</c:v>
                </c:pt>
                <c:pt idx="301">
                  <c:v>-8.8968765530000002</c:v>
                </c:pt>
                <c:pt idx="302">
                  <c:v>-9.9579276819999993</c:v>
                </c:pt>
                <c:pt idx="303">
                  <c:v>-10.954978150000001</c:v>
                </c:pt>
                <c:pt idx="304">
                  <c:v>-11.88726037</c:v>
                </c:pt>
                <c:pt idx="305">
                  <c:v>-12.7728088</c:v>
                </c:pt>
                <c:pt idx="306">
                  <c:v>-13.644991539999999</c:v>
                </c:pt>
                <c:pt idx="307">
                  <c:v>-14.594147230000001</c:v>
                </c:pt>
                <c:pt idx="308">
                  <c:v>-15.65078705</c:v>
                </c:pt>
                <c:pt idx="309">
                  <c:v>-16.784691850000002</c:v>
                </c:pt>
                <c:pt idx="310">
                  <c:v>-17.935957590000001</c:v>
                </c:pt>
                <c:pt idx="311">
                  <c:v>-19.0110961</c:v>
                </c:pt>
                <c:pt idx="312">
                  <c:v>-19.92390335</c:v>
                </c:pt>
                <c:pt idx="313">
                  <c:v>-20.650244749999999</c:v>
                </c:pt>
                <c:pt idx="314">
                  <c:v>-21.16945939</c:v>
                </c:pt>
                <c:pt idx="315">
                  <c:v>-21.516682419999999</c:v>
                </c:pt>
                <c:pt idx="316">
                  <c:v>-21.79279988</c:v>
                </c:pt>
                <c:pt idx="317">
                  <c:v>-22.056780100000001</c:v>
                </c:pt>
                <c:pt idx="318">
                  <c:v>-22.249451059999998</c:v>
                </c:pt>
                <c:pt idx="319">
                  <c:v>-22.229913740000001</c:v>
                </c:pt>
                <c:pt idx="320">
                  <c:v>-21.8262827</c:v>
                </c:pt>
                <c:pt idx="321">
                  <c:v>-20.867083050000002</c:v>
                </c:pt>
                <c:pt idx="322">
                  <c:v>-19.32612151</c:v>
                </c:pt>
                <c:pt idx="323">
                  <c:v>-17.144020619999999</c:v>
                </c:pt>
                <c:pt idx="324">
                  <c:v>-14.360231560000001</c:v>
                </c:pt>
                <c:pt idx="325">
                  <c:v>-11.088547569999999</c:v>
                </c:pt>
                <c:pt idx="326">
                  <c:v>-7.4738682409999999</c:v>
                </c:pt>
                <c:pt idx="327">
                  <c:v>-3.675308496</c:v>
                </c:pt>
                <c:pt idx="328">
                  <c:v>0.154041714</c:v>
                </c:pt>
                <c:pt idx="329">
                  <c:v>3.9172834600000002</c:v>
                </c:pt>
                <c:pt idx="330">
                  <c:v>7.5303467499999996</c:v>
                </c:pt>
                <c:pt idx="331">
                  <c:v>10.92847956</c:v>
                </c:pt>
                <c:pt idx="332">
                  <c:v>14.13125426</c:v>
                </c:pt>
                <c:pt idx="333">
                  <c:v>17.239289459999998</c:v>
                </c:pt>
                <c:pt idx="334">
                  <c:v>20.417674330000001</c:v>
                </c:pt>
                <c:pt idx="335">
                  <c:v>23.72979776</c:v>
                </c:pt>
                <c:pt idx="336">
                  <c:v>27.029935170000002</c:v>
                </c:pt>
                <c:pt idx="337">
                  <c:v>30.170400780000001</c:v>
                </c:pt>
                <c:pt idx="338">
                  <c:v>32.966154250000002</c:v>
                </c:pt>
                <c:pt idx="339">
                  <c:v>35.450112259999997</c:v>
                </c:pt>
                <c:pt idx="340">
                  <c:v>37.728659620000002</c:v>
                </c:pt>
                <c:pt idx="341">
                  <c:v>39.863651750000002</c:v>
                </c:pt>
                <c:pt idx="342">
                  <c:v>41.872507249999998</c:v>
                </c:pt>
                <c:pt idx="343">
                  <c:v>43.728296110000002</c:v>
                </c:pt>
                <c:pt idx="344">
                  <c:v>45.310766399999999</c:v>
                </c:pt>
                <c:pt idx="345">
                  <c:v>46.496434499999999</c:v>
                </c:pt>
                <c:pt idx="346">
                  <c:v>47.235218070000002</c:v>
                </c:pt>
                <c:pt idx="347">
                  <c:v>47.463809959999999</c:v>
                </c:pt>
                <c:pt idx="348">
                  <c:v>47.242585390000002</c:v>
                </c:pt>
                <c:pt idx="349">
                  <c:v>46.811954380000003</c:v>
                </c:pt>
                <c:pt idx="350">
                  <c:v>46.461462449999999</c:v>
                </c:pt>
                <c:pt idx="351">
                  <c:v>46.370312820000002</c:v>
                </c:pt>
                <c:pt idx="352">
                  <c:v>46.48228134</c:v>
                </c:pt>
                <c:pt idx="353">
                  <c:v>46.52209998</c:v>
                </c:pt>
                <c:pt idx="354">
                  <c:v>46.326394440000001</c:v>
                </c:pt>
                <c:pt idx="355">
                  <c:v>45.83460195</c:v>
                </c:pt>
                <c:pt idx="356">
                  <c:v>44.985567670000002</c:v>
                </c:pt>
                <c:pt idx="357">
                  <c:v>43.807508660000003</c:v>
                </c:pt>
                <c:pt idx="358">
                  <c:v>42.440671420000001</c:v>
                </c:pt>
                <c:pt idx="359">
                  <c:v>41.094744740000003</c:v>
                </c:pt>
                <c:pt idx="360">
                  <c:v>39.916112920000003</c:v>
                </c:pt>
                <c:pt idx="361">
                  <c:v>38.893866299999999</c:v>
                </c:pt>
                <c:pt idx="362">
                  <c:v>37.92129096</c:v>
                </c:pt>
                <c:pt idx="363">
                  <c:v>36.928053319999997</c:v>
                </c:pt>
                <c:pt idx="364">
                  <c:v>35.917686289999999</c:v>
                </c:pt>
                <c:pt idx="365">
                  <c:v>34.881579129999999</c:v>
                </c:pt>
                <c:pt idx="366">
                  <c:v>33.786040280000002</c:v>
                </c:pt>
                <c:pt idx="367">
                  <c:v>32.555613219999998</c:v>
                </c:pt>
                <c:pt idx="368">
                  <c:v>31.204418669999999</c:v>
                </c:pt>
                <c:pt idx="369">
                  <c:v>29.794870020000001</c:v>
                </c:pt>
                <c:pt idx="370">
                  <c:v>28.306777140000001</c:v>
                </c:pt>
                <c:pt idx="371">
                  <c:v>26.57701986</c:v>
                </c:pt>
                <c:pt idx="372">
                  <c:v>24.609845580000002</c:v>
                </c:pt>
                <c:pt idx="373">
                  <c:v>22.56993207</c:v>
                </c:pt>
                <c:pt idx="374">
                  <c:v>20.569202950000001</c:v>
                </c:pt>
                <c:pt idx="375">
                  <c:v>18.589929309999999</c:v>
                </c:pt>
                <c:pt idx="376">
                  <c:v>16.610836679999998</c:v>
                </c:pt>
                <c:pt idx="377">
                  <c:v>14.64245975</c:v>
                </c:pt>
                <c:pt idx="378">
                  <c:v>12.636720009999999</c:v>
                </c:pt>
                <c:pt idx="379">
                  <c:v>10.436165069999999</c:v>
                </c:pt>
                <c:pt idx="380">
                  <c:v>7.9097859909999997</c:v>
                </c:pt>
                <c:pt idx="381">
                  <c:v>5.1581159310000002</c:v>
                </c:pt>
                <c:pt idx="382">
                  <c:v>2.454031912</c:v>
                </c:pt>
                <c:pt idx="383">
                  <c:v>2.809654E-3</c:v>
                </c:pt>
                <c:pt idx="384">
                  <c:v>-2.0794546189999998</c:v>
                </c:pt>
                <c:pt idx="385">
                  <c:v>-3.7473330269999998</c:v>
                </c:pt>
                <c:pt idx="386">
                  <c:v>-5.0706736059999997</c:v>
                </c:pt>
                <c:pt idx="387">
                  <c:v>-6.329983854</c:v>
                </c:pt>
                <c:pt idx="388">
                  <c:v>-7.8411425169999998</c:v>
                </c:pt>
                <c:pt idx="389">
                  <c:v>-9.6929580069999997</c:v>
                </c:pt>
                <c:pt idx="390">
                  <c:v>-11.73502161</c:v>
                </c:pt>
                <c:pt idx="391">
                  <c:v>-13.75406589</c:v>
                </c:pt>
                <c:pt idx="392">
                  <c:v>-15.5817523</c:v>
                </c:pt>
                <c:pt idx="393">
                  <c:v>-17.061058890000002</c:v>
                </c:pt>
                <c:pt idx="394">
                  <c:v>-18.141648369999999</c:v>
                </c:pt>
                <c:pt idx="395">
                  <c:v>-18.94522091</c:v>
                </c:pt>
                <c:pt idx="396">
                  <c:v>-19.657466230000001</c:v>
                </c:pt>
                <c:pt idx="397">
                  <c:v>-20.476664979999999</c:v>
                </c:pt>
                <c:pt idx="398">
                  <c:v>-21.515136819999999</c:v>
                </c:pt>
                <c:pt idx="399">
                  <c:v>-22.795004850000002</c:v>
                </c:pt>
                <c:pt idx="400">
                  <c:v>-24.17103835</c:v>
                </c:pt>
                <c:pt idx="401">
                  <c:v>-25.624029820000001</c:v>
                </c:pt>
                <c:pt idx="402">
                  <c:v>-27.073971090000001</c:v>
                </c:pt>
                <c:pt idx="403">
                  <c:v>-28.34028356</c:v>
                </c:pt>
                <c:pt idx="404">
                  <c:v>-29.277847489999999</c:v>
                </c:pt>
                <c:pt idx="405">
                  <c:v>-29.899213360000001</c:v>
                </c:pt>
                <c:pt idx="406">
                  <c:v>-30.26587786</c:v>
                </c:pt>
                <c:pt idx="407">
                  <c:v>-30.349682439999999</c:v>
                </c:pt>
                <c:pt idx="408">
                  <c:v>-30.178265870000001</c:v>
                </c:pt>
                <c:pt idx="409">
                  <c:v>-29.807598469999999</c:v>
                </c:pt>
                <c:pt idx="410">
                  <c:v>-29.193327879999998</c:v>
                </c:pt>
                <c:pt idx="411">
                  <c:v>-28.207636369999999</c:v>
                </c:pt>
                <c:pt idx="412">
                  <c:v>-26.777084680000002</c:v>
                </c:pt>
                <c:pt idx="413">
                  <c:v>-24.840677079999999</c:v>
                </c:pt>
                <c:pt idx="414">
                  <c:v>-22.4080057</c:v>
                </c:pt>
                <c:pt idx="415">
                  <c:v>-19.56332557</c:v>
                </c:pt>
                <c:pt idx="416">
                  <c:v>-16.43177446</c:v>
                </c:pt>
                <c:pt idx="417">
                  <c:v>-13.13352871</c:v>
                </c:pt>
                <c:pt idx="418">
                  <c:v>-9.719627354</c:v>
                </c:pt>
                <c:pt idx="419">
                  <c:v>-6.2142718669999999</c:v>
                </c:pt>
                <c:pt idx="420">
                  <c:v>-2.6401365700000001</c:v>
                </c:pt>
                <c:pt idx="421">
                  <c:v>0.98785732199999998</c:v>
                </c:pt>
                <c:pt idx="422">
                  <c:v>4.5906057149999997</c:v>
                </c:pt>
                <c:pt idx="423">
                  <c:v>8.0221778009999998</c:v>
                </c:pt>
                <c:pt idx="424">
                  <c:v>11.1416051</c:v>
                </c:pt>
                <c:pt idx="425">
                  <c:v>13.934082460000001</c:v>
                </c:pt>
                <c:pt idx="426">
                  <c:v>16.551636469999998</c:v>
                </c:pt>
                <c:pt idx="427">
                  <c:v>19.23274176</c:v>
                </c:pt>
                <c:pt idx="428">
                  <c:v>22.162782570000001</c:v>
                </c:pt>
                <c:pt idx="429">
                  <c:v>25.34612138</c:v>
                </c:pt>
                <c:pt idx="430">
                  <c:v>28.486167529999999</c:v>
                </c:pt>
                <c:pt idx="431">
                  <c:v>31.14544308</c:v>
                </c:pt>
                <c:pt idx="432">
                  <c:v>33.077633220000003</c:v>
                </c:pt>
                <c:pt idx="433">
                  <c:v>34.385586410000002</c:v>
                </c:pt>
                <c:pt idx="434">
                  <c:v>35.101045599999999</c:v>
                </c:pt>
                <c:pt idx="435">
                  <c:v>35.28487131</c:v>
                </c:pt>
                <c:pt idx="436">
                  <c:v>35.263197769999998</c:v>
                </c:pt>
                <c:pt idx="437">
                  <c:v>35.354828509999997</c:v>
                </c:pt>
                <c:pt idx="438">
                  <c:v>35.743044380000001</c:v>
                </c:pt>
                <c:pt idx="439">
                  <c:v>36.319679549999996</c:v>
                </c:pt>
                <c:pt idx="440">
                  <c:v>36.746577279999997</c:v>
                </c:pt>
                <c:pt idx="441">
                  <c:v>36.805335139999997</c:v>
                </c:pt>
                <c:pt idx="442">
                  <c:v>36.537286170000002</c:v>
                </c:pt>
                <c:pt idx="443">
                  <c:v>36.104158269999999</c:v>
                </c:pt>
                <c:pt idx="444">
                  <c:v>35.67554037</c:v>
                </c:pt>
                <c:pt idx="445">
                  <c:v>35.28730006</c:v>
                </c:pt>
                <c:pt idx="446">
                  <c:v>34.859534080000003</c:v>
                </c:pt>
                <c:pt idx="447">
                  <c:v>34.375078999999999</c:v>
                </c:pt>
                <c:pt idx="448">
                  <c:v>33.8309724</c:v>
                </c:pt>
                <c:pt idx="449">
                  <c:v>33.214446010000003</c:v>
                </c:pt>
                <c:pt idx="450">
                  <c:v>32.496913110000001</c:v>
                </c:pt>
                <c:pt idx="451">
                  <c:v>31.695832930000002</c:v>
                </c:pt>
                <c:pt idx="452">
                  <c:v>30.921904990000002</c:v>
                </c:pt>
                <c:pt idx="453">
                  <c:v>30.230747229999999</c:v>
                </c:pt>
                <c:pt idx="454">
                  <c:v>29.55437092</c:v>
                </c:pt>
                <c:pt idx="455">
                  <c:v>28.823701499999999</c:v>
                </c:pt>
                <c:pt idx="456">
                  <c:v>28.032331630000002</c:v>
                </c:pt>
                <c:pt idx="457">
                  <c:v>27.185243</c:v>
                </c:pt>
                <c:pt idx="458">
                  <c:v>26.256419739999998</c:v>
                </c:pt>
                <c:pt idx="459">
                  <c:v>25.26695935</c:v>
                </c:pt>
                <c:pt idx="460">
                  <c:v>24.226354140000002</c:v>
                </c:pt>
                <c:pt idx="461">
                  <c:v>23.12239542</c:v>
                </c:pt>
                <c:pt idx="462">
                  <c:v>21.96689297</c:v>
                </c:pt>
                <c:pt idx="463">
                  <c:v>20.780002270000001</c:v>
                </c:pt>
                <c:pt idx="464">
                  <c:v>19.58809742</c:v>
                </c:pt>
                <c:pt idx="465">
                  <c:v>18.354886430000001</c:v>
                </c:pt>
                <c:pt idx="466">
                  <c:v>17.00694013</c:v>
                </c:pt>
                <c:pt idx="467">
                  <c:v>15.57227578</c:v>
                </c:pt>
                <c:pt idx="468">
                  <c:v>14.10086349</c:v>
                </c:pt>
                <c:pt idx="469">
                  <c:v>12.59926954</c:v>
                </c:pt>
                <c:pt idx="470">
                  <c:v>11.08875653</c:v>
                </c:pt>
                <c:pt idx="471">
                  <c:v>9.6052667169999992</c:v>
                </c:pt>
                <c:pt idx="472">
                  <c:v>8.1069433229999994</c:v>
                </c:pt>
                <c:pt idx="473">
                  <c:v>6.4686940960000001</c:v>
                </c:pt>
                <c:pt idx="474">
                  <c:v>4.5320195339999998</c:v>
                </c:pt>
                <c:pt idx="475">
                  <c:v>2.3124317639999998</c:v>
                </c:pt>
                <c:pt idx="476">
                  <c:v>-2.7494592000000002E-2</c:v>
                </c:pt>
                <c:pt idx="477">
                  <c:v>-2.3683886200000002</c:v>
                </c:pt>
                <c:pt idx="478">
                  <c:v>-4.6335170669999997</c:v>
                </c:pt>
                <c:pt idx="479">
                  <c:v>-6.7119510059999996</c:v>
                </c:pt>
                <c:pt idx="480">
                  <c:v>-8.584684566</c:v>
                </c:pt>
                <c:pt idx="481">
                  <c:v>-10.338646069999999</c:v>
                </c:pt>
                <c:pt idx="482">
                  <c:v>-12.141311849999999</c:v>
                </c:pt>
                <c:pt idx="483">
                  <c:v>-14.15154422</c:v>
                </c:pt>
                <c:pt idx="484">
                  <c:v>-16.35345135</c:v>
                </c:pt>
                <c:pt idx="485">
                  <c:v>-18.6187188</c:v>
                </c:pt>
                <c:pt idx="486">
                  <c:v>-20.818306570000001</c:v>
                </c:pt>
                <c:pt idx="487">
                  <c:v>-22.926798139999999</c:v>
                </c:pt>
                <c:pt idx="488">
                  <c:v>-24.91214987</c:v>
                </c:pt>
                <c:pt idx="489">
                  <c:v>-26.707643999999998</c:v>
                </c:pt>
                <c:pt idx="490">
                  <c:v>-28.33425836</c:v>
                </c:pt>
                <c:pt idx="491">
                  <c:v>-29.907728890000001</c:v>
                </c:pt>
                <c:pt idx="492">
                  <c:v>-31.380520189999999</c:v>
                </c:pt>
                <c:pt idx="493">
                  <c:v>-32.662641669999999</c:v>
                </c:pt>
                <c:pt idx="494">
                  <c:v>-33.754733530000003</c:v>
                </c:pt>
                <c:pt idx="495">
                  <c:v>-34.686872319999999</c:v>
                </c:pt>
                <c:pt idx="496">
                  <c:v>-35.30230332</c:v>
                </c:pt>
                <c:pt idx="497">
                  <c:v>-35.552762530000003</c:v>
                </c:pt>
                <c:pt idx="498">
                  <c:v>-35.423024499999997</c:v>
                </c:pt>
                <c:pt idx="499">
                  <c:v>-34.953005910000002</c:v>
                </c:pt>
                <c:pt idx="500">
                  <c:v>-34.187433210000002</c:v>
                </c:pt>
                <c:pt idx="501">
                  <c:v>-33.186531989999999</c:v>
                </c:pt>
                <c:pt idx="502">
                  <c:v>-31.97632557</c:v>
                </c:pt>
                <c:pt idx="503">
                  <c:v>-30.524207019999999</c:v>
                </c:pt>
                <c:pt idx="504">
                  <c:v>-28.754548379999999</c:v>
                </c:pt>
                <c:pt idx="505">
                  <c:v>-26.590433990000001</c:v>
                </c:pt>
                <c:pt idx="506">
                  <c:v>-23.994390809999999</c:v>
                </c:pt>
                <c:pt idx="507">
                  <c:v>-20.96997679</c:v>
                </c:pt>
                <c:pt idx="508">
                  <c:v>-17.629419380000002</c:v>
                </c:pt>
                <c:pt idx="509">
                  <c:v>-14.22600409</c:v>
                </c:pt>
                <c:pt idx="510">
                  <c:v>-10.923847070000001</c:v>
                </c:pt>
                <c:pt idx="511">
                  <c:v>-7.8240918669999999</c:v>
                </c:pt>
                <c:pt idx="512">
                  <c:v>-4.8846844090000001</c:v>
                </c:pt>
                <c:pt idx="513">
                  <c:v>-2.0247047810000001</c:v>
                </c:pt>
                <c:pt idx="514">
                  <c:v>0.83117061400000003</c:v>
                </c:pt>
                <c:pt idx="515">
                  <c:v>3.7483820419999998</c:v>
                </c:pt>
                <c:pt idx="516">
                  <c:v>6.6989335810000004</c:v>
                </c:pt>
                <c:pt idx="517">
                  <c:v>9.5573810300000002</c:v>
                </c:pt>
                <c:pt idx="518">
                  <c:v>12.22505043</c:v>
                </c:pt>
                <c:pt idx="519">
                  <c:v>14.560184980000001</c:v>
                </c:pt>
                <c:pt idx="520">
                  <c:v>16.544914940000002</c:v>
                </c:pt>
                <c:pt idx="521">
                  <c:v>18.227798</c:v>
                </c:pt>
                <c:pt idx="522">
                  <c:v>19.744653880000001</c:v>
                </c:pt>
                <c:pt idx="523">
                  <c:v>21.34606788</c:v>
                </c:pt>
                <c:pt idx="524">
                  <c:v>22.969666289999999</c:v>
                </c:pt>
                <c:pt idx="525">
                  <c:v>24.11891382</c:v>
                </c:pt>
                <c:pt idx="526">
                  <c:v>24.62803302</c:v>
                </c:pt>
                <c:pt idx="527">
                  <c:v>24.86538242</c:v>
                </c:pt>
                <c:pt idx="528">
                  <c:v>25.280456699999998</c:v>
                </c:pt>
                <c:pt idx="529">
                  <c:v>25.830862119999999</c:v>
                </c:pt>
                <c:pt idx="530">
                  <c:v>26.249610440000001</c:v>
                </c:pt>
                <c:pt idx="531">
                  <c:v>26.489541930000001</c:v>
                </c:pt>
                <c:pt idx="532">
                  <c:v>26.628434129999999</c:v>
                </c:pt>
                <c:pt idx="533">
                  <c:v>26.665807829999999</c:v>
                </c:pt>
                <c:pt idx="534">
                  <c:v>26.51983379</c:v>
                </c:pt>
                <c:pt idx="535">
                  <c:v>26.128944319999999</c:v>
                </c:pt>
                <c:pt idx="536">
                  <c:v>25.57281073</c:v>
                </c:pt>
                <c:pt idx="537">
                  <c:v>25.04636902</c:v>
                </c:pt>
                <c:pt idx="538">
                  <c:v>24.643431939999999</c:v>
                </c:pt>
                <c:pt idx="539">
                  <c:v>24.270858839999999</c:v>
                </c:pt>
                <c:pt idx="540">
                  <c:v>23.836605559999999</c:v>
                </c:pt>
                <c:pt idx="541">
                  <c:v>23.33245625</c:v>
                </c:pt>
                <c:pt idx="542">
                  <c:v>22.725281119999998</c:v>
                </c:pt>
                <c:pt idx="543">
                  <c:v>22.014972140000001</c:v>
                </c:pt>
                <c:pt idx="544">
                  <c:v>21.276969999999999</c:v>
                </c:pt>
                <c:pt idx="545">
                  <c:v>20.579010520000001</c:v>
                </c:pt>
                <c:pt idx="546">
                  <c:v>19.95551807</c:v>
                </c:pt>
                <c:pt idx="547">
                  <c:v>19.407589550000001</c:v>
                </c:pt>
                <c:pt idx="548">
                  <c:v>18.87208678</c:v>
                </c:pt>
                <c:pt idx="549">
                  <c:v>18.257642579999999</c:v>
                </c:pt>
                <c:pt idx="550">
                  <c:v>17.546343010000001</c:v>
                </c:pt>
                <c:pt idx="551">
                  <c:v>16.744811049999999</c:v>
                </c:pt>
                <c:pt idx="552">
                  <c:v>15.856636030000001</c:v>
                </c:pt>
                <c:pt idx="553">
                  <c:v>14.883696090000001</c:v>
                </c:pt>
                <c:pt idx="554">
                  <c:v>13.865816410000001</c:v>
                </c:pt>
                <c:pt idx="555">
                  <c:v>12.828018520000001</c:v>
                </c:pt>
                <c:pt idx="556">
                  <c:v>11.775429089999999</c:v>
                </c:pt>
                <c:pt idx="557">
                  <c:v>10.69052157</c:v>
                </c:pt>
                <c:pt idx="558">
                  <c:v>9.5658903940000002</c:v>
                </c:pt>
                <c:pt idx="559">
                  <c:v>8.3256669859999999</c:v>
                </c:pt>
                <c:pt idx="560">
                  <c:v>6.8001341460000004</c:v>
                </c:pt>
                <c:pt idx="561">
                  <c:v>4.8512796829999996</c:v>
                </c:pt>
                <c:pt idx="562">
                  <c:v>2.4173289900000001</c:v>
                </c:pt>
                <c:pt idx="563">
                  <c:v>-0.43962046999999999</c:v>
                </c:pt>
                <c:pt idx="564">
                  <c:v>-3.5209475609999998</c:v>
                </c:pt>
                <c:pt idx="565">
                  <c:v>-6.6232368700000004</c:v>
                </c:pt>
                <c:pt idx="566">
                  <c:v>-9.5938083519999999</c:v>
                </c:pt>
                <c:pt idx="567">
                  <c:v>-12.347341070000001</c:v>
                </c:pt>
                <c:pt idx="568">
                  <c:v>-14.91000614</c:v>
                </c:pt>
                <c:pt idx="569">
                  <c:v>-17.37995802</c:v>
                </c:pt>
                <c:pt idx="570">
                  <c:v>-19.87483464</c:v>
                </c:pt>
                <c:pt idx="571">
                  <c:v>-22.56857565</c:v>
                </c:pt>
                <c:pt idx="572">
                  <c:v>-25.605156449999999</c:v>
                </c:pt>
                <c:pt idx="573">
                  <c:v>-28.93930143</c:v>
                </c:pt>
                <c:pt idx="574">
                  <c:v>-32.385980920000002</c:v>
                </c:pt>
                <c:pt idx="575">
                  <c:v>-35.736564299999998</c:v>
                </c:pt>
                <c:pt idx="576">
                  <c:v>-38.905394010000002</c:v>
                </c:pt>
                <c:pt idx="577">
                  <c:v>-41.773128730000003</c:v>
                </c:pt>
                <c:pt idx="578">
                  <c:v>-44.283564220000002</c:v>
                </c:pt>
                <c:pt idx="579">
                  <c:v>-46.370978389999998</c:v>
                </c:pt>
                <c:pt idx="580">
                  <c:v>-48.079538890000002</c:v>
                </c:pt>
                <c:pt idx="581">
                  <c:v>-49.497345750000001</c:v>
                </c:pt>
                <c:pt idx="582">
                  <c:v>-50.659665009999998</c:v>
                </c:pt>
                <c:pt idx="583">
                  <c:v>-51.562396849999999</c:v>
                </c:pt>
                <c:pt idx="584">
                  <c:v>-52.290200540000001</c:v>
                </c:pt>
                <c:pt idx="585">
                  <c:v>-52.922749379999999</c:v>
                </c:pt>
                <c:pt idx="586">
                  <c:v>-53.516533619999997</c:v>
                </c:pt>
                <c:pt idx="587">
                  <c:v>-54.122772820000002</c:v>
                </c:pt>
                <c:pt idx="588">
                  <c:v>-54.765119210000002</c:v>
                </c:pt>
                <c:pt idx="589">
                  <c:v>-55.429649759999997</c:v>
                </c:pt>
                <c:pt idx="590">
                  <c:v>-56.063690530000002</c:v>
                </c:pt>
                <c:pt idx="591">
                  <c:v>-56.63166056</c:v>
                </c:pt>
                <c:pt idx="592">
                  <c:v>-57.093670750000001</c:v>
                </c:pt>
                <c:pt idx="593">
                  <c:v>-57.420401429999998</c:v>
                </c:pt>
                <c:pt idx="594">
                  <c:v>-57.53199292</c:v>
                </c:pt>
                <c:pt idx="595">
                  <c:v>-57.348416950000001</c:v>
                </c:pt>
                <c:pt idx="596">
                  <c:v>-56.743443489999997</c:v>
                </c:pt>
                <c:pt idx="597">
                  <c:v>-55.592992760000001</c:v>
                </c:pt>
                <c:pt idx="598">
                  <c:v>-53.817176119999999</c:v>
                </c:pt>
                <c:pt idx="599">
                  <c:v>-51.3674429</c:v>
                </c:pt>
                <c:pt idx="600">
                  <c:v>-48.317440320000003</c:v>
                </c:pt>
                <c:pt idx="601">
                  <c:v>-44.809180410000003</c:v>
                </c:pt>
                <c:pt idx="602">
                  <c:v>-40.943937210000001</c:v>
                </c:pt>
                <c:pt idx="603">
                  <c:v>-36.792945719999999</c:v>
                </c:pt>
                <c:pt idx="604">
                  <c:v>-32.465759030000001</c:v>
                </c:pt>
                <c:pt idx="605">
                  <c:v>-28.043351909999998</c:v>
                </c:pt>
                <c:pt idx="606">
                  <c:v>-23.599909650000001</c:v>
                </c:pt>
                <c:pt idx="607">
                  <c:v>-19.20292486</c:v>
                </c:pt>
                <c:pt idx="608">
                  <c:v>-14.9009479</c:v>
                </c:pt>
                <c:pt idx="609">
                  <c:v>-10.73191666</c:v>
                </c:pt>
                <c:pt idx="610">
                  <c:v>-6.7229822080000003</c:v>
                </c:pt>
                <c:pt idx="611">
                  <c:v>-2.9138667040000001</c:v>
                </c:pt>
                <c:pt idx="612">
                  <c:v>0.71182313100000005</c:v>
                </c:pt>
                <c:pt idx="613">
                  <c:v>4.0941208079999996</c:v>
                </c:pt>
                <c:pt idx="614">
                  <c:v>7.1925621719999997</c:v>
                </c:pt>
                <c:pt idx="615">
                  <c:v>9.9549943279999997</c:v>
                </c:pt>
                <c:pt idx="616">
                  <c:v>12.381955120000001</c:v>
                </c:pt>
                <c:pt idx="617">
                  <c:v>14.501040679999999</c:v>
                </c:pt>
                <c:pt idx="618">
                  <c:v>16.355573289999999</c:v>
                </c:pt>
                <c:pt idx="619">
                  <c:v>17.9857847</c:v>
                </c:pt>
                <c:pt idx="620">
                  <c:v>19.429751469999999</c:v>
                </c:pt>
                <c:pt idx="621">
                  <c:v>20.586440540000002</c:v>
                </c:pt>
                <c:pt idx="622">
                  <c:v>21.28915877</c:v>
                </c:pt>
                <c:pt idx="623">
                  <c:v>21.689704970000001</c:v>
                </c:pt>
                <c:pt idx="624">
                  <c:v>21.873946549999999</c:v>
                </c:pt>
                <c:pt idx="625">
                  <c:v>21.836554660000001</c:v>
                </c:pt>
                <c:pt idx="626">
                  <c:v>21.54297167</c:v>
                </c:pt>
                <c:pt idx="627">
                  <c:v>20.853619049999999</c:v>
                </c:pt>
                <c:pt idx="628">
                  <c:v>19.806602030000001</c:v>
                </c:pt>
                <c:pt idx="629">
                  <c:v>18.626996510000001</c:v>
                </c:pt>
                <c:pt idx="630">
                  <c:v>17.562058260000001</c:v>
                </c:pt>
                <c:pt idx="631">
                  <c:v>16.80964934</c:v>
                </c:pt>
                <c:pt idx="632">
                  <c:v>16.432428569999999</c:v>
                </c:pt>
                <c:pt idx="633">
                  <c:v>16.35507698</c:v>
                </c:pt>
                <c:pt idx="634">
                  <c:v>16.385764699999999</c:v>
                </c:pt>
                <c:pt idx="635">
                  <c:v>16.35108138</c:v>
                </c:pt>
                <c:pt idx="636">
                  <c:v>16.223977479999999</c:v>
                </c:pt>
                <c:pt idx="637">
                  <c:v>16.080294930000001</c:v>
                </c:pt>
                <c:pt idx="638">
                  <c:v>15.978044949999999</c:v>
                </c:pt>
                <c:pt idx="639">
                  <c:v>15.90286719</c:v>
                </c:pt>
                <c:pt idx="640">
                  <c:v>15.80198371</c:v>
                </c:pt>
                <c:pt idx="641">
                  <c:v>15.67317899</c:v>
                </c:pt>
                <c:pt idx="642">
                  <c:v>15.479397069999999</c:v>
                </c:pt>
                <c:pt idx="643">
                  <c:v>15.196915669999999</c:v>
                </c:pt>
                <c:pt idx="644">
                  <c:v>14.79110614</c:v>
                </c:pt>
                <c:pt idx="645">
                  <c:v>14.287440589999999</c:v>
                </c:pt>
                <c:pt idx="646">
                  <c:v>13.7472742</c:v>
                </c:pt>
                <c:pt idx="647">
                  <c:v>13.154260600000001</c:v>
                </c:pt>
                <c:pt idx="648">
                  <c:v>12.504192509999999</c:v>
                </c:pt>
                <c:pt idx="649">
                  <c:v>11.80133198</c:v>
                </c:pt>
                <c:pt idx="650">
                  <c:v>11.020093920000001</c:v>
                </c:pt>
                <c:pt idx="651">
                  <c:v>10.132644239999999</c:v>
                </c:pt>
                <c:pt idx="652">
                  <c:v>9.0699853739999998</c:v>
                </c:pt>
                <c:pt idx="653">
                  <c:v>7.7814981059999999</c:v>
                </c:pt>
                <c:pt idx="654">
                  <c:v>6.2892482840000001</c:v>
                </c:pt>
                <c:pt idx="655">
                  <c:v>4.6273341390000002</c:v>
                </c:pt>
                <c:pt idx="656">
                  <c:v>2.8352600360000002</c:v>
                </c:pt>
                <c:pt idx="657">
                  <c:v>0.98879103499999998</c:v>
                </c:pt>
                <c:pt idx="658">
                  <c:v>-0.85927910600000001</c:v>
                </c:pt>
                <c:pt idx="659">
                  <c:v>-2.6910557430000002</c:v>
                </c:pt>
                <c:pt idx="660">
                  <c:v>-4.5143958089999998</c:v>
                </c:pt>
                <c:pt idx="661">
                  <c:v>-6.3439553320000002</c:v>
                </c:pt>
                <c:pt idx="662">
                  <c:v>-8.2524250860000006</c:v>
                </c:pt>
                <c:pt idx="663">
                  <c:v>-10.33119834</c:v>
                </c:pt>
                <c:pt idx="664">
                  <c:v>-12.638940079999999</c:v>
                </c:pt>
                <c:pt idx="665">
                  <c:v>-15.191919560000001</c:v>
                </c:pt>
                <c:pt idx="666">
                  <c:v>-17.941678079999999</c:v>
                </c:pt>
                <c:pt idx="667">
                  <c:v>-20.811216219999999</c:v>
                </c:pt>
                <c:pt idx="668">
                  <c:v>-23.756153340000001</c:v>
                </c:pt>
                <c:pt idx="669">
                  <c:v>-26.70946399</c:v>
                </c:pt>
                <c:pt idx="670">
                  <c:v>-29.624933429999999</c:v>
                </c:pt>
                <c:pt idx="671">
                  <c:v>-32.490899200000001</c:v>
                </c:pt>
                <c:pt idx="672">
                  <c:v>-35.273064560000002</c:v>
                </c:pt>
                <c:pt idx="673">
                  <c:v>-38.011572110000003</c:v>
                </c:pt>
                <c:pt idx="674">
                  <c:v>-40.72272701</c:v>
                </c:pt>
                <c:pt idx="675">
                  <c:v>-43.40081807</c:v>
                </c:pt>
                <c:pt idx="676">
                  <c:v>-46.045879499999998</c:v>
                </c:pt>
                <c:pt idx="677">
                  <c:v>-48.671670290000002</c:v>
                </c:pt>
                <c:pt idx="678">
                  <c:v>-51.27519023</c:v>
                </c:pt>
                <c:pt idx="679">
                  <c:v>-53.817753080000003</c:v>
                </c:pt>
                <c:pt idx="680">
                  <c:v>-56.251014759999997</c:v>
                </c:pt>
                <c:pt idx="681">
                  <c:v>-58.482695909999997</c:v>
                </c:pt>
                <c:pt idx="682">
                  <c:v>-60.466940129999998</c:v>
                </c:pt>
                <c:pt idx="683">
                  <c:v>-62.189783749999997</c:v>
                </c:pt>
                <c:pt idx="684">
                  <c:v>-63.630154689999998</c:v>
                </c:pt>
                <c:pt idx="685">
                  <c:v>-64.823348319999994</c:v>
                </c:pt>
                <c:pt idx="686">
                  <c:v>-65.782947010000001</c:v>
                </c:pt>
                <c:pt idx="687">
                  <c:v>-66.509447510000001</c:v>
                </c:pt>
                <c:pt idx="688">
                  <c:v>-66.974485220000005</c:v>
                </c:pt>
                <c:pt idx="689">
                  <c:v>-67.123202660000004</c:v>
                </c:pt>
                <c:pt idx="690">
                  <c:v>-66.894058079999994</c:v>
                </c:pt>
                <c:pt idx="691">
                  <c:v>-66.202934380000002</c:v>
                </c:pt>
                <c:pt idx="692">
                  <c:v>-64.972638529999998</c:v>
                </c:pt>
                <c:pt idx="693">
                  <c:v>-63.099473140000001</c:v>
                </c:pt>
                <c:pt idx="694">
                  <c:v>-60.557609820000003</c:v>
                </c:pt>
                <c:pt idx="695">
                  <c:v>-57.469345820000001</c:v>
                </c:pt>
                <c:pt idx="696">
                  <c:v>-53.969780710000002</c:v>
                </c:pt>
                <c:pt idx="697">
                  <c:v>-50.152329450000003</c:v>
                </c:pt>
                <c:pt idx="698">
                  <c:v>-45.99389</c:v>
                </c:pt>
                <c:pt idx="699">
                  <c:v>-41.356650379999998</c:v>
                </c:pt>
                <c:pt idx="700">
                  <c:v>-36.095693519999998</c:v>
                </c:pt>
                <c:pt idx="701">
                  <c:v>-30.125967249999999</c:v>
                </c:pt>
                <c:pt idx="702">
                  <c:v>-23.4946302</c:v>
                </c:pt>
                <c:pt idx="703">
                  <c:v>-16.401406160000001</c:v>
                </c:pt>
                <c:pt idx="704">
                  <c:v>-9.0991299940000001</c:v>
                </c:pt>
                <c:pt idx="705">
                  <c:v>-1.8664271539999999</c:v>
                </c:pt>
                <c:pt idx="706">
                  <c:v>5.066810909</c:v>
                </c:pt>
                <c:pt idx="707">
                  <c:v>11.55214561</c:v>
                </c:pt>
                <c:pt idx="708">
                  <c:v>17.62519958</c:v>
                </c:pt>
                <c:pt idx="709">
                  <c:v>23.388985590000001</c:v>
                </c:pt>
                <c:pt idx="710">
                  <c:v>28.885679979999999</c:v>
                </c:pt>
                <c:pt idx="711">
                  <c:v>34.163735440000004</c:v>
                </c:pt>
                <c:pt idx="712">
                  <c:v>39.243904870000001</c:v>
                </c:pt>
                <c:pt idx="713">
                  <c:v>44.05312859</c:v>
                </c:pt>
                <c:pt idx="714">
                  <c:v>48.46185474</c:v>
                </c:pt>
                <c:pt idx="715">
                  <c:v>51.996286040000001</c:v>
                </c:pt>
                <c:pt idx="716">
                  <c:v>53.936255279999997</c:v>
                </c:pt>
                <c:pt idx="717">
                  <c:v>54.2652024</c:v>
                </c:pt>
                <c:pt idx="718">
                  <c:v>53.84956339</c:v>
                </c:pt>
                <c:pt idx="719">
                  <c:v>53.481802899999998</c:v>
                </c:pt>
                <c:pt idx="720">
                  <c:v>53.647684959999999</c:v>
                </c:pt>
                <c:pt idx="721">
                  <c:v>54.204746780000001</c:v>
                </c:pt>
                <c:pt idx="722">
                  <c:v>54.774265069999998</c:v>
                </c:pt>
                <c:pt idx="723">
                  <c:v>55.039477230000003</c:v>
                </c:pt>
                <c:pt idx="724">
                  <c:v>54.825676780000002</c:v>
                </c:pt>
                <c:pt idx="725">
                  <c:v>54.132998350000001</c:v>
                </c:pt>
                <c:pt idx="726">
                  <c:v>53.144386699999998</c:v>
                </c:pt>
                <c:pt idx="727">
                  <c:v>52.045245749999999</c:v>
                </c:pt>
                <c:pt idx="728">
                  <c:v>50.902987830000001</c:v>
                </c:pt>
                <c:pt idx="729">
                  <c:v>49.721169869999997</c:v>
                </c:pt>
                <c:pt idx="730">
                  <c:v>48.543453900000003</c:v>
                </c:pt>
                <c:pt idx="731">
                  <c:v>47.415576100000003</c:v>
                </c:pt>
                <c:pt idx="732">
                  <c:v>46.328735559999998</c:v>
                </c:pt>
                <c:pt idx="733">
                  <c:v>45.215885010000001</c:v>
                </c:pt>
                <c:pt idx="734">
                  <c:v>43.99729009</c:v>
                </c:pt>
                <c:pt idx="735">
                  <c:v>42.66556568</c:v>
                </c:pt>
                <c:pt idx="736">
                  <c:v>41.26997617</c:v>
                </c:pt>
                <c:pt idx="737">
                  <c:v>39.855702610000002</c:v>
                </c:pt>
                <c:pt idx="738">
                  <c:v>38.414404169999997</c:v>
                </c:pt>
                <c:pt idx="739">
                  <c:v>36.947415589999999</c:v>
                </c:pt>
                <c:pt idx="740">
                  <c:v>35.436007400000001</c:v>
                </c:pt>
                <c:pt idx="741">
                  <c:v>33.825846370000001</c:v>
                </c:pt>
                <c:pt idx="742">
                  <c:v>32.06505044</c:v>
                </c:pt>
                <c:pt idx="743">
                  <c:v>30.162372309999999</c:v>
                </c:pt>
                <c:pt idx="744">
                  <c:v>28.196832489999998</c:v>
                </c:pt>
                <c:pt idx="745">
                  <c:v>26.177019319999999</c:v>
                </c:pt>
                <c:pt idx="746">
                  <c:v>24.058861350000001</c:v>
                </c:pt>
                <c:pt idx="747">
                  <c:v>21.79760709</c:v>
                </c:pt>
                <c:pt idx="748">
                  <c:v>19.339464299999999</c:v>
                </c:pt>
                <c:pt idx="749">
                  <c:v>16.641722399999999</c:v>
                </c:pt>
                <c:pt idx="750">
                  <c:v>13.72977427</c:v>
                </c:pt>
                <c:pt idx="751">
                  <c:v>10.640535</c:v>
                </c:pt>
                <c:pt idx="752">
                  <c:v>7.4193427639999996</c:v>
                </c:pt>
                <c:pt idx="753">
                  <c:v>4.1935143090000002</c:v>
                </c:pt>
                <c:pt idx="754">
                  <c:v>1.0673073829999999</c:v>
                </c:pt>
                <c:pt idx="755">
                  <c:v>-2.0210143450000002</c:v>
                </c:pt>
                <c:pt idx="756">
                  <c:v>-5.1175091779999997</c:v>
                </c:pt>
                <c:pt idx="757">
                  <c:v>-8.2478444540000009</c:v>
                </c:pt>
                <c:pt idx="758">
                  <c:v>-11.466973449999999</c:v>
                </c:pt>
                <c:pt idx="759">
                  <c:v>-14.807838840000001</c:v>
                </c:pt>
                <c:pt idx="760">
                  <c:v>-18.260238340000001</c:v>
                </c:pt>
                <c:pt idx="761">
                  <c:v>-21.81569133</c:v>
                </c:pt>
                <c:pt idx="762">
                  <c:v>-25.414272950000001</c:v>
                </c:pt>
                <c:pt idx="763">
                  <c:v>-28.96197557</c:v>
                </c:pt>
                <c:pt idx="764">
                  <c:v>-32.337249440000001</c:v>
                </c:pt>
                <c:pt idx="765">
                  <c:v>-35.465252069999998</c:v>
                </c:pt>
                <c:pt idx="766">
                  <c:v>-38.394653589999997</c:v>
                </c:pt>
                <c:pt idx="767">
                  <c:v>-41.144124609999999</c:v>
                </c:pt>
                <c:pt idx="768">
                  <c:v>-43.737844860000003</c:v>
                </c:pt>
                <c:pt idx="769">
                  <c:v>-46.169148100000001</c:v>
                </c:pt>
                <c:pt idx="770">
                  <c:v>-48.412129299999997</c:v>
                </c:pt>
                <c:pt idx="771">
                  <c:v>-50.45446836</c:v>
                </c:pt>
                <c:pt idx="772">
                  <c:v>-52.319266069999998</c:v>
                </c:pt>
                <c:pt idx="773">
                  <c:v>-54.035755770000002</c:v>
                </c:pt>
                <c:pt idx="774">
                  <c:v>-55.610584809999999</c:v>
                </c:pt>
                <c:pt idx="775">
                  <c:v>-56.988884400000003</c:v>
                </c:pt>
                <c:pt idx="776">
                  <c:v>-58.087464930000003</c:v>
                </c:pt>
                <c:pt idx="777">
                  <c:v>-58.89045685</c:v>
                </c:pt>
                <c:pt idx="778">
                  <c:v>-59.439597249999998</c:v>
                </c:pt>
                <c:pt idx="779">
                  <c:v>-59.731720430000003</c:v>
                </c:pt>
                <c:pt idx="780">
                  <c:v>-59.751227659999998</c:v>
                </c:pt>
                <c:pt idx="781">
                  <c:v>-59.400301130000003</c:v>
                </c:pt>
                <c:pt idx="782">
                  <c:v>-58.47859948</c:v>
                </c:pt>
                <c:pt idx="783">
                  <c:v>-56.849343070000003</c:v>
                </c:pt>
                <c:pt idx="784">
                  <c:v>-54.421081890000004</c:v>
                </c:pt>
                <c:pt idx="785">
                  <c:v>-51.229694690000002</c:v>
                </c:pt>
                <c:pt idx="786">
                  <c:v>-47.328535479999999</c:v>
                </c:pt>
                <c:pt idx="787">
                  <c:v>-42.784811490000003</c:v>
                </c:pt>
                <c:pt idx="788">
                  <c:v>-37.693667580000003</c:v>
                </c:pt>
                <c:pt idx="789">
                  <c:v>-32.174871289999999</c:v>
                </c:pt>
                <c:pt idx="790">
                  <c:v>-26.368165279999999</c:v>
                </c:pt>
                <c:pt idx="791">
                  <c:v>-20.423465239999999</c:v>
                </c:pt>
                <c:pt idx="792">
                  <c:v>-14.47485187</c:v>
                </c:pt>
                <c:pt idx="793">
                  <c:v>-8.6210077359999993</c:v>
                </c:pt>
                <c:pt idx="794">
                  <c:v>-2.9334193210000001</c:v>
                </c:pt>
                <c:pt idx="795">
                  <c:v>2.5141362850000002</c:v>
                </c:pt>
                <c:pt idx="796">
                  <c:v>7.7129851790000004</c:v>
                </c:pt>
                <c:pt idx="797">
                  <c:v>12.670564540000001</c:v>
                </c:pt>
                <c:pt idx="798">
                  <c:v>17.349967830000001</c:v>
                </c:pt>
                <c:pt idx="799">
                  <c:v>21.734956109999999</c:v>
                </c:pt>
                <c:pt idx="800">
                  <c:v>25.710042390000002</c:v>
                </c:pt>
                <c:pt idx="801">
                  <c:v>29.28263488</c:v>
                </c:pt>
                <c:pt idx="802">
                  <c:v>32.605874040000003</c:v>
                </c:pt>
                <c:pt idx="803">
                  <c:v>35.775025360000001</c:v>
                </c:pt>
                <c:pt idx="804">
                  <c:v>38.78057201</c:v>
                </c:pt>
                <c:pt idx="805">
                  <c:v>41.245951689999998</c:v>
                </c:pt>
                <c:pt idx="806">
                  <c:v>42.487351320000002</c:v>
                </c:pt>
                <c:pt idx="807">
                  <c:v>42.250574229999998</c:v>
                </c:pt>
                <c:pt idx="808">
                  <c:v>41.378845869999999</c:v>
                </c:pt>
                <c:pt idx="809">
                  <c:v>41.015696749999996</c:v>
                </c:pt>
                <c:pt idx="810">
                  <c:v>41.507825339999997</c:v>
                </c:pt>
                <c:pt idx="811">
                  <c:v>42.41126371</c:v>
                </c:pt>
                <c:pt idx="812">
                  <c:v>43.141608589999997</c:v>
                </c:pt>
                <c:pt idx="813">
                  <c:v>43.406813419999999</c:v>
                </c:pt>
                <c:pt idx="814">
                  <c:v>43.328831389999998</c:v>
                </c:pt>
                <c:pt idx="815">
                  <c:v>43.154092030000001</c:v>
                </c:pt>
                <c:pt idx="816">
                  <c:v>42.992563730000001</c:v>
                </c:pt>
                <c:pt idx="817">
                  <c:v>42.688003729999998</c:v>
                </c:pt>
                <c:pt idx="818">
                  <c:v>42.020566240000001</c:v>
                </c:pt>
                <c:pt idx="819">
                  <c:v>40.970641989999997</c:v>
                </c:pt>
                <c:pt idx="820">
                  <c:v>39.748021569999999</c:v>
                </c:pt>
                <c:pt idx="821">
                  <c:v>38.635350619999997</c:v>
                </c:pt>
                <c:pt idx="822">
                  <c:v>37.667774989999998</c:v>
                </c:pt>
                <c:pt idx="823">
                  <c:v>36.796406650000002</c:v>
                </c:pt>
                <c:pt idx="824">
                  <c:v>35.946046580000001</c:v>
                </c:pt>
                <c:pt idx="825">
                  <c:v>35.102271680000001</c:v>
                </c:pt>
                <c:pt idx="826">
                  <c:v>34.27439107</c:v>
                </c:pt>
                <c:pt idx="827">
                  <c:v>33.403668770000003</c:v>
                </c:pt>
                <c:pt idx="828">
                  <c:v>32.379064110000002</c:v>
                </c:pt>
                <c:pt idx="829">
                  <c:v>31.094326850000002</c:v>
                </c:pt>
                <c:pt idx="830">
                  <c:v>29.466423809999998</c:v>
                </c:pt>
                <c:pt idx="831">
                  <c:v>27.453898559999999</c:v>
                </c:pt>
                <c:pt idx="832">
                  <c:v>25.177493729999998</c:v>
                </c:pt>
                <c:pt idx="833">
                  <c:v>22.82235631</c:v>
                </c:pt>
                <c:pt idx="834">
                  <c:v>20.572384410000002</c:v>
                </c:pt>
                <c:pt idx="835">
                  <c:v>18.542185280000002</c:v>
                </c:pt>
                <c:pt idx="836">
                  <c:v>16.729976690000001</c:v>
                </c:pt>
                <c:pt idx="837">
                  <c:v>15.058612419999999</c:v>
                </c:pt>
                <c:pt idx="838">
                  <c:v>13.400548629999999</c:v>
                </c:pt>
                <c:pt idx="839">
                  <c:v>11.63821368</c:v>
                </c:pt>
                <c:pt idx="840">
                  <c:v>9.7168944840000009</c:v>
                </c:pt>
                <c:pt idx="841">
                  <c:v>7.626232474</c:v>
                </c:pt>
                <c:pt idx="842">
                  <c:v>5.3120239649999998</c:v>
                </c:pt>
                <c:pt idx="843">
                  <c:v>2.7622786860000001</c:v>
                </c:pt>
                <c:pt idx="844">
                  <c:v>4.0683032000000001E-2</c:v>
                </c:pt>
                <c:pt idx="845">
                  <c:v>-2.803674209</c:v>
                </c:pt>
                <c:pt idx="846">
                  <c:v>-5.6903867049999999</c:v>
                </c:pt>
                <c:pt idx="847">
                  <c:v>-8.5420155500000003</c:v>
                </c:pt>
                <c:pt idx="848">
                  <c:v>-11.354431180000001</c:v>
                </c:pt>
                <c:pt idx="849">
                  <c:v>-14.115129960000001</c:v>
                </c:pt>
                <c:pt idx="850">
                  <c:v>-16.806601579999999</c:v>
                </c:pt>
                <c:pt idx="851">
                  <c:v>-19.414522829999999</c:v>
                </c:pt>
                <c:pt idx="852">
                  <c:v>-21.927707550000001</c:v>
                </c:pt>
                <c:pt idx="853">
                  <c:v>-24.36746394</c:v>
                </c:pt>
                <c:pt idx="854">
                  <c:v>-26.75752258</c:v>
                </c:pt>
                <c:pt idx="855">
                  <c:v>-29.17892539</c:v>
                </c:pt>
                <c:pt idx="856">
                  <c:v>-31.680527399999999</c:v>
                </c:pt>
                <c:pt idx="857">
                  <c:v>-34.282987110000001</c:v>
                </c:pt>
                <c:pt idx="858">
                  <c:v>-37.01034525</c:v>
                </c:pt>
                <c:pt idx="859">
                  <c:v>-39.840073779999997</c:v>
                </c:pt>
                <c:pt idx="860">
                  <c:v>-42.697216230000002</c:v>
                </c:pt>
                <c:pt idx="861">
                  <c:v>-45.524001179999999</c:v>
                </c:pt>
                <c:pt idx="862">
                  <c:v>-48.262907179999999</c:v>
                </c:pt>
                <c:pt idx="863">
                  <c:v>-50.87576988</c:v>
                </c:pt>
                <c:pt idx="864">
                  <c:v>-53.346529439999998</c:v>
                </c:pt>
                <c:pt idx="865">
                  <c:v>-55.687333109999997</c:v>
                </c:pt>
                <c:pt idx="866">
                  <c:v>-57.945957970000002</c:v>
                </c:pt>
                <c:pt idx="867">
                  <c:v>-60.106371510000002</c:v>
                </c:pt>
                <c:pt idx="868">
                  <c:v>-62.124626380000002</c:v>
                </c:pt>
                <c:pt idx="869">
                  <c:v>-63.97236307</c:v>
                </c:pt>
                <c:pt idx="870">
                  <c:v>-65.600129710000004</c:v>
                </c:pt>
                <c:pt idx="871">
                  <c:v>-66.873203419999996</c:v>
                </c:pt>
                <c:pt idx="872">
                  <c:v>-67.629542049999998</c:v>
                </c:pt>
                <c:pt idx="873">
                  <c:v>-67.728721010000001</c:v>
                </c:pt>
                <c:pt idx="874">
                  <c:v>-67.049508630000005</c:v>
                </c:pt>
                <c:pt idx="875">
                  <c:v>-65.517417570000006</c:v>
                </c:pt>
                <c:pt idx="876">
                  <c:v>-63.108653080000003</c:v>
                </c:pt>
                <c:pt idx="877">
                  <c:v>-59.89349636</c:v>
                </c:pt>
                <c:pt idx="878">
                  <c:v>-56.022703229999998</c:v>
                </c:pt>
                <c:pt idx="879">
                  <c:v>-51.689745549999998</c:v>
                </c:pt>
                <c:pt idx="880">
                  <c:v>-47.065516219999999</c:v>
                </c:pt>
                <c:pt idx="881">
                  <c:v>-42.213422289999997</c:v>
                </c:pt>
                <c:pt idx="882">
                  <c:v>-37.132437330000002</c:v>
                </c:pt>
                <c:pt idx="883">
                  <c:v>-31.772377479999999</c:v>
                </c:pt>
                <c:pt idx="884">
                  <c:v>-26.074200350000002</c:v>
                </c:pt>
                <c:pt idx="885">
                  <c:v>-19.999383640000001</c:v>
                </c:pt>
                <c:pt idx="886">
                  <c:v>-13.601722069999999</c:v>
                </c:pt>
                <c:pt idx="887">
                  <c:v>-7.03662397</c:v>
                </c:pt>
                <c:pt idx="888">
                  <c:v>-0.467245191</c:v>
                </c:pt>
                <c:pt idx="889">
                  <c:v>5.9394396929999997</c:v>
                </c:pt>
                <c:pt idx="890">
                  <c:v>12.05893844</c:v>
                </c:pt>
                <c:pt idx="891">
                  <c:v>17.824620889999998</c:v>
                </c:pt>
                <c:pt idx="892">
                  <c:v>23.126421449999999</c:v>
                </c:pt>
                <c:pt idx="893">
                  <c:v>27.845558919999998</c:v>
                </c:pt>
                <c:pt idx="894">
                  <c:v>31.89771447</c:v>
                </c:pt>
                <c:pt idx="895">
                  <c:v>35.24362</c:v>
                </c:pt>
                <c:pt idx="896">
                  <c:v>37.764405959999998</c:v>
                </c:pt>
                <c:pt idx="897">
                  <c:v>39.3069329</c:v>
                </c:pt>
                <c:pt idx="898">
                  <c:v>40.313159460000001</c:v>
                </c:pt>
                <c:pt idx="899">
                  <c:v>41.506693869999999</c:v>
                </c:pt>
                <c:pt idx="900">
                  <c:v>43.114884429999996</c:v>
                </c:pt>
                <c:pt idx="901">
                  <c:v>44.898244239999997</c:v>
                </c:pt>
                <c:pt idx="902">
                  <c:v>46.361771900000001</c:v>
                </c:pt>
                <c:pt idx="903">
                  <c:v>46.951059280000003</c:v>
                </c:pt>
                <c:pt idx="904">
                  <c:v>46.7015958</c:v>
                </c:pt>
                <c:pt idx="905">
                  <c:v>46.045748060000001</c:v>
                </c:pt>
                <c:pt idx="906">
                  <c:v>45.344295500000001</c:v>
                </c:pt>
                <c:pt idx="907">
                  <c:v>44.795034649999998</c:v>
                </c:pt>
                <c:pt idx="908">
                  <c:v>44.505900140000001</c:v>
                </c:pt>
                <c:pt idx="909">
                  <c:v>44.363412930000003</c:v>
                </c:pt>
                <c:pt idx="910">
                  <c:v>44.107057449999999</c:v>
                </c:pt>
                <c:pt idx="911">
                  <c:v>43.470062800000001</c:v>
                </c:pt>
                <c:pt idx="912">
                  <c:v>42.537832170000001</c:v>
                </c:pt>
                <c:pt idx="913">
                  <c:v>41.501930430000002</c:v>
                </c:pt>
                <c:pt idx="914">
                  <c:v>40.506998619999997</c:v>
                </c:pt>
                <c:pt idx="915">
                  <c:v>39.57093656</c:v>
                </c:pt>
                <c:pt idx="916">
                  <c:v>38.720670589999997</c:v>
                </c:pt>
                <c:pt idx="917">
                  <c:v>37.956295400000002</c:v>
                </c:pt>
                <c:pt idx="918">
                  <c:v>37.251636750000003</c:v>
                </c:pt>
                <c:pt idx="919">
                  <c:v>36.586171460000003</c:v>
                </c:pt>
                <c:pt idx="920">
                  <c:v>35.923952669999998</c:v>
                </c:pt>
                <c:pt idx="921">
                  <c:v>35.264081740000002</c:v>
                </c:pt>
                <c:pt idx="922">
                  <c:v>34.622860799999998</c:v>
                </c:pt>
                <c:pt idx="923">
                  <c:v>33.948066420000004</c:v>
                </c:pt>
                <c:pt idx="924">
                  <c:v>33.203283339999999</c:v>
                </c:pt>
                <c:pt idx="925">
                  <c:v>32.469164149999997</c:v>
                </c:pt>
                <c:pt idx="926">
                  <c:v>31.77069599</c:v>
                </c:pt>
                <c:pt idx="927">
                  <c:v>31.039463309999999</c:v>
                </c:pt>
                <c:pt idx="928">
                  <c:v>30.194193940000002</c:v>
                </c:pt>
                <c:pt idx="929">
                  <c:v>29.236511100000001</c:v>
                </c:pt>
                <c:pt idx="930">
                  <c:v>28.167376820000001</c:v>
                </c:pt>
                <c:pt idx="931">
                  <c:v>26.911964019999999</c:v>
                </c:pt>
                <c:pt idx="932">
                  <c:v>25.397015840000002</c:v>
                </c:pt>
                <c:pt idx="933">
                  <c:v>23.65167417</c:v>
                </c:pt>
                <c:pt idx="934">
                  <c:v>21.756611540000002</c:v>
                </c:pt>
                <c:pt idx="935">
                  <c:v>19.705192369999999</c:v>
                </c:pt>
                <c:pt idx="936">
                  <c:v>17.4726958</c:v>
                </c:pt>
                <c:pt idx="937">
                  <c:v>15.08112603</c:v>
                </c:pt>
                <c:pt idx="938">
                  <c:v>12.56393937</c:v>
                </c:pt>
                <c:pt idx="939">
                  <c:v>9.9514714410000007</c:v>
                </c:pt>
                <c:pt idx="940">
                  <c:v>7.2217734919999996</c:v>
                </c:pt>
                <c:pt idx="941">
                  <c:v>4.3520918220000002</c:v>
                </c:pt>
                <c:pt idx="942">
                  <c:v>1.3846380060000001</c:v>
                </c:pt>
                <c:pt idx="943">
                  <c:v>-1.552258755</c:v>
                </c:pt>
                <c:pt idx="944">
                  <c:v>-4.4149416989999999</c:v>
                </c:pt>
                <c:pt idx="945">
                  <c:v>-7.214844705</c:v>
                </c:pt>
                <c:pt idx="946">
                  <c:v>-10.012596370000001</c:v>
                </c:pt>
                <c:pt idx="947">
                  <c:v>-12.8536594</c:v>
                </c:pt>
                <c:pt idx="948">
                  <c:v>-15.764115719999999</c:v>
                </c:pt>
                <c:pt idx="949">
                  <c:v>-18.738938699999999</c:v>
                </c:pt>
                <c:pt idx="950">
                  <c:v>-21.777096449999998</c:v>
                </c:pt>
                <c:pt idx="951">
                  <c:v>-24.830281639999999</c:v>
                </c:pt>
                <c:pt idx="952">
                  <c:v>-27.860874989999999</c:v>
                </c:pt>
                <c:pt idx="953">
                  <c:v>-30.786778429999998</c:v>
                </c:pt>
                <c:pt idx="954">
                  <c:v>-33.542680519999998</c:v>
                </c:pt>
                <c:pt idx="955">
                  <c:v>-36.162123110000003</c:v>
                </c:pt>
                <c:pt idx="956">
                  <c:v>-38.773045629999999</c:v>
                </c:pt>
                <c:pt idx="957">
                  <c:v>-41.46748667</c:v>
                </c:pt>
                <c:pt idx="958">
                  <c:v>-44.266152439999999</c:v>
                </c:pt>
                <c:pt idx="959">
                  <c:v>-47.136136430000001</c:v>
                </c:pt>
                <c:pt idx="960">
                  <c:v>-50.00999272</c:v>
                </c:pt>
                <c:pt idx="961">
                  <c:v>-52.776493170000002</c:v>
                </c:pt>
                <c:pt idx="962">
                  <c:v>-55.337125559999997</c:v>
                </c:pt>
                <c:pt idx="963">
                  <c:v>-57.596633009999998</c:v>
                </c:pt>
                <c:pt idx="964">
                  <c:v>-59.531268590000003</c:v>
                </c:pt>
                <c:pt idx="965">
                  <c:v>-61.142838599999997</c:v>
                </c:pt>
                <c:pt idx="966">
                  <c:v>-62.428198109999997</c:v>
                </c:pt>
                <c:pt idx="967">
                  <c:v>-63.399762469999999</c:v>
                </c:pt>
                <c:pt idx="968">
                  <c:v>-64.073674980000007</c:v>
                </c:pt>
                <c:pt idx="969">
                  <c:v>-64.462919499999998</c:v>
                </c:pt>
                <c:pt idx="970">
                  <c:v>-64.575343290000006</c:v>
                </c:pt>
                <c:pt idx="971">
                  <c:v>-64.389313079999994</c:v>
                </c:pt>
                <c:pt idx="972">
                  <c:v>-63.836619519999999</c:v>
                </c:pt>
                <c:pt idx="973">
                  <c:v>-62.833134489999999</c:v>
                </c:pt>
                <c:pt idx="974">
                  <c:v>-61.378182099999997</c:v>
                </c:pt>
                <c:pt idx="975">
                  <c:v>-59.50670796</c:v>
                </c:pt>
                <c:pt idx="976">
                  <c:v>-57.265507399999997</c:v>
                </c:pt>
                <c:pt idx="977">
                  <c:v>-54.738415230000001</c:v>
                </c:pt>
                <c:pt idx="978">
                  <c:v>-52.052837109999999</c:v>
                </c:pt>
                <c:pt idx="979">
                  <c:v>-49.306105119999998</c:v>
                </c:pt>
                <c:pt idx="980">
                  <c:v>-46.5844928</c:v>
                </c:pt>
                <c:pt idx="981">
                  <c:v>-43.875493149999997</c:v>
                </c:pt>
                <c:pt idx="982">
                  <c:v>-41.05830632</c:v>
                </c:pt>
                <c:pt idx="983">
                  <c:v>-38.019596020000002</c:v>
                </c:pt>
                <c:pt idx="984">
                  <c:v>-34.69943748</c:v>
                </c:pt>
                <c:pt idx="985">
                  <c:v>-31.098855650000001</c:v>
                </c:pt>
                <c:pt idx="986">
                  <c:v>-27.289772209999999</c:v>
                </c:pt>
              </c:numCache>
            </c:numRef>
          </c:val>
          <c:smooth val="0"/>
          <c:extLst>
            <c:ext xmlns:c16="http://schemas.microsoft.com/office/drawing/2014/chart" uri="{C3380CC4-5D6E-409C-BE32-E72D297353CC}">
              <c16:uniqueId val="{00000002-C193-4440-A001-D2B789CF4113}"/>
            </c:ext>
          </c:extLst>
        </c:ser>
        <c:dLbls>
          <c:showLegendKey val="0"/>
          <c:showVal val="0"/>
          <c:showCatName val="0"/>
          <c:showSerName val="0"/>
          <c:showPercent val="0"/>
          <c:showBubbleSize val="0"/>
        </c:dLbls>
        <c:smooth val="0"/>
        <c:axId val="489334912"/>
        <c:axId val="489335240"/>
      </c:lineChart>
      <c:catAx>
        <c:axId val="48933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5240"/>
        <c:crosses val="autoZero"/>
        <c:auto val="1"/>
        <c:lblAlgn val="ctr"/>
        <c:lblOffset val="100"/>
        <c:noMultiLvlLbl val="0"/>
      </c:catAx>
      <c:valAx>
        <c:axId val="48933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49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E"/>
              <a:t>Gesture</a:t>
            </a:r>
            <a:r>
              <a:rPr lang="en-IE" baseline="0"/>
              <a:t> 2 Accel Angle Test</a:t>
            </a:r>
            <a:endParaRPr lang="en-IE"/>
          </a:p>
        </c:rich>
      </c:tx>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accelerometer!$K$1</c:f>
              <c:strCache>
                <c:ptCount val="1"/>
                <c:pt idx="0">
                  <c:v>Accel_x</c:v>
                </c:pt>
              </c:strCache>
            </c:strRef>
          </c:tx>
          <c:spPr>
            <a:ln w="28575" cap="rnd">
              <a:solidFill>
                <a:schemeClr val="accent1"/>
              </a:solidFill>
              <a:round/>
            </a:ln>
            <a:effectLst/>
          </c:spPr>
          <c:marker>
            <c:symbol val="none"/>
          </c:marker>
          <c:val>
            <c:numRef>
              <c:f>accelerometer!$K$2:$K$999</c:f>
              <c:numCache>
                <c:formatCode>General</c:formatCode>
                <c:ptCount val="998"/>
                <c:pt idx="0">
                  <c:v>-17.888913955379795</c:v>
                </c:pt>
                <c:pt idx="1">
                  <c:v>-18.685309076613901</c:v>
                </c:pt>
                <c:pt idx="2">
                  <c:v>-20.259368230389853</c:v>
                </c:pt>
                <c:pt idx="3">
                  <c:v>-21.366973606284049</c:v>
                </c:pt>
                <c:pt idx="4">
                  <c:v>-21.213453098654764</c:v>
                </c:pt>
                <c:pt idx="5">
                  <c:v>-20.176344261230348</c:v>
                </c:pt>
                <c:pt idx="6">
                  <c:v>-19.991751332944144</c:v>
                </c:pt>
                <c:pt idx="7">
                  <c:v>-20.667602568846402</c:v>
                </c:pt>
                <c:pt idx="8">
                  <c:v>-22.651277910279624</c:v>
                </c:pt>
                <c:pt idx="9">
                  <c:v>-23.826687913304635</c:v>
                </c:pt>
                <c:pt idx="10">
                  <c:v>-27.984140711018682</c:v>
                </c:pt>
                <c:pt idx="11">
                  <c:v>-32.512479174773574</c:v>
                </c:pt>
                <c:pt idx="12">
                  <c:v>-32.498713953704474</c:v>
                </c:pt>
                <c:pt idx="13">
                  <c:v>-30.921658970001307</c:v>
                </c:pt>
                <c:pt idx="14">
                  <c:v>-27.021706404432194</c:v>
                </c:pt>
                <c:pt idx="15">
                  <c:v>-24.216781569736046</c:v>
                </c:pt>
                <c:pt idx="16">
                  <c:v>-23.905582238563916</c:v>
                </c:pt>
                <c:pt idx="17">
                  <c:v>-18.114271841342735</c:v>
                </c:pt>
                <c:pt idx="18">
                  <c:v>-13.514067644424506</c:v>
                </c:pt>
                <c:pt idx="19">
                  <c:v>-10.809440251755159</c:v>
                </c:pt>
                <c:pt idx="20">
                  <c:v>-9.3524127023355224</c:v>
                </c:pt>
                <c:pt idx="21">
                  <c:v>-10.025341391508492</c:v>
                </c:pt>
                <c:pt idx="22">
                  <c:v>-11.950252692110267</c:v>
                </c:pt>
                <c:pt idx="23">
                  <c:v>-14.65847617744125</c:v>
                </c:pt>
                <c:pt idx="24">
                  <c:v>-18.094101218044091</c:v>
                </c:pt>
                <c:pt idx="25">
                  <c:v>-20.42123871498935</c:v>
                </c:pt>
                <c:pt idx="26">
                  <c:v>-22.317792494533453</c:v>
                </c:pt>
                <c:pt idx="27">
                  <c:v>-22.774758809598357</c:v>
                </c:pt>
                <c:pt idx="28">
                  <c:v>-21.509373383972445</c:v>
                </c:pt>
                <c:pt idx="29">
                  <c:v>-20.307016575138615</c:v>
                </c:pt>
                <c:pt idx="30">
                  <c:v>-18.049761656987172</c:v>
                </c:pt>
                <c:pt idx="31">
                  <c:v>-15.225530262608782</c:v>
                </c:pt>
                <c:pt idx="32">
                  <c:v>-13.218070637689236</c:v>
                </c:pt>
                <c:pt idx="33">
                  <c:v>-11.160624421189306</c:v>
                </c:pt>
                <c:pt idx="34">
                  <c:v>-9.9503480239692337</c:v>
                </c:pt>
                <c:pt idx="35">
                  <c:v>-9.4890492508005959</c:v>
                </c:pt>
                <c:pt idx="36">
                  <c:v>-9.2999142423694483</c:v>
                </c:pt>
                <c:pt idx="37">
                  <c:v>-8.8697383131945422</c:v>
                </c:pt>
                <c:pt idx="38">
                  <c:v>-8.2388457805226949</c:v>
                </c:pt>
                <c:pt idx="39">
                  <c:v>-7.4757370790412967</c:v>
                </c:pt>
                <c:pt idx="40">
                  <c:v>-6.7032226952203056</c:v>
                </c:pt>
                <c:pt idx="41">
                  <c:v>-6.2021397217190914</c:v>
                </c:pt>
                <c:pt idx="42">
                  <c:v>-5.8311740791770212</c:v>
                </c:pt>
                <c:pt idx="43">
                  <c:v>-5.8821881563195042</c:v>
                </c:pt>
                <c:pt idx="44">
                  <c:v>-6.7577673943861507</c:v>
                </c:pt>
                <c:pt idx="45">
                  <c:v>-7.6399037902451878</c:v>
                </c:pt>
                <c:pt idx="46">
                  <c:v>-8.317699723379393</c:v>
                </c:pt>
                <c:pt idx="47">
                  <c:v>-8.6405751567740303</c:v>
                </c:pt>
                <c:pt idx="48">
                  <c:v>-9.0196619810126677</c:v>
                </c:pt>
                <c:pt idx="49">
                  <c:v>-10.015372534619468</c:v>
                </c:pt>
                <c:pt idx="50">
                  <c:v>-10.771494765621998</c:v>
                </c:pt>
                <c:pt idx="51">
                  <c:v>-11.24924879658777</c:v>
                </c:pt>
                <c:pt idx="52">
                  <c:v>-12.413261033363963</c:v>
                </c:pt>
                <c:pt idx="53">
                  <c:v>-9.9642235800469674</c:v>
                </c:pt>
                <c:pt idx="54">
                  <c:v>-11.229159696082869</c:v>
                </c:pt>
                <c:pt idx="55">
                  <c:v>-12.752402511803707</c:v>
                </c:pt>
                <c:pt idx="56">
                  <c:v>-15.939597793462406</c:v>
                </c:pt>
                <c:pt idx="57">
                  <c:v>-19.115992325868952</c:v>
                </c:pt>
                <c:pt idx="58">
                  <c:v>-22.053413746388607</c:v>
                </c:pt>
                <c:pt idx="59">
                  <c:v>-25.345067372871593</c:v>
                </c:pt>
                <c:pt idx="60">
                  <c:v>-26.34577878490877</c:v>
                </c:pt>
                <c:pt idx="61">
                  <c:v>-26.961829695157128</c:v>
                </c:pt>
                <c:pt idx="62">
                  <c:v>-26.913854175149545</c:v>
                </c:pt>
                <c:pt idx="63">
                  <c:v>-29.839525745950169</c:v>
                </c:pt>
                <c:pt idx="64">
                  <c:v>-35.38861758874593</c:v>
                </c:pt>
                <c:pt idx="65">
                  <c:v>-41.034731146365196</c:v>
                </c:pt>
                <c:pt idx="66">
                  <c:v>-38.987222244355344</c:v>
                </c:pt>
                <c:pt idx="67">
                  <c:v>-36.928325502906112</c:v>
                </c:pt>
                <c:pt idx="68">
                  <c:v>-28.869002927621857</c:v>
                </c:pt>
                <c:pt idx="69">
                  <c:v>-23.772971543224074</c:v>
                </c:pt>
                <c:pt idx="70">
                  <c:v>-16.323988723134224</c:v>
                </c:pt>
                <c:pt idx="71">
                  <c:v>-8.8236251036745621</c:v>
                </c:pt>
                <c:pt idx="72">
                  <c:v>-6.2821984980483494</c:v>
                </c:pt>
                <c:pt idx="73">
                  <c:v>-7.7269876544474085</c:v>
                </c:pt>
                <c:pt idx="74">
                  <c:v>-10.080311140609094</c:v>
                </c:pt>
                <c:pt idx="75">
                  <c:v>-10.87354594743738</c:v>
                </c:pt>
                <c:pt idx="76">
                  <c:v>-9.8309297572191454</c:v>
                </c:pt>
                <c:pt idx="77">
                  <c:v>-7.6526184879915773</c:v>
                </c:pt>
                <c:pt idx="78">
                  <c:v>-5.3613212777432988</c:v>
                </c:pt>
                <c:pt idx="79">
                  <c:v>-1.4645487405727702</c:v>
                </c:pt>
                <c:pt idx="80">
                  <c:v>2.9233996709200571</c:v>
                </c:pt>
                <c:pt idx="81">
                  <c:v>3.973967156100032</c:v>
                </c:pt>
                <c:pt idx="82">
                  <c:v>3.414848646209053</c:v>
                </c:pt>
                <c:pt idx="83">
                  <c:v>3.6120956898768073</c:v>
                </c:pt>
                <c:pt idx="84">
                  <c:v>3.5898517091759361</c:v>
                </c:pt>
                <c:pt idx="85">
                  <c:v>3.3298990137623354</c:v>
                </c:pt>
                <c:pt idx="86">
                  <c:v>3.4898569981122556</c:v>
                </c:pt>
                <c:pt idx="87">
                  <c:v>4.2072199671705679</c:v>
                </c:pt>
                <c:pt idx="88">
                  <c:v>4.8876356571329698</c:v>
                </c:pt>
                <c:pt idx="89">
                  <c:v>5.7421669902809871</c:v>
                </c:pt>
                <c:pt idx="90">
                  <c:v>7.0300519619693436</c:v>
                </c:pt>
                <c:pt idx="91">
                  <c:v>7.4255649672130684</c:v>
                </c:pt>
                <c:pt idx="92">
                  <c:v>5.7453489822246784</c:v>
                </c:pt>
                <c:pt idx="93">
                  <c:v>3.3833898666274265</c:v>
                </c:pt>
                <c:pt idx="94">
                  <c:v>-0.26569181579380807</c:v>
                </c:pt>
                <c:pt idx="95">
                  <c:v>-3.8142052679962437</c:v>
                </c:pt>
                <c:pt idx="96">
                  <c:v>-7.0316139796099781</c:v>
                </c:pt>
                <c:pt idx="97">
                  <c:v>-9.8508994689475369</c:v>
                </c:pt>
                <c:pt idx="98">
                  <c:v>-11.95632063339847</c:v>
                </c:pt>
                <c:pt idx="99">
                  <c:v>-13.376506323005248</c:v>
                </c:pt>
                <c:pt idx="100">
                  <c:v>-15.602059324844548</c:v>
                </c:pt>
                <c:pt idx="101">
                  <c:v>-19.188169614735319</c:v>
                </c:pt>
                <c:pt idx="102">
                  <c:v>-23.974773103914966</c:v>
                </c:pt>
                <c:pt idx="103">
                  <c:v>-27.507297567137627</c:v>
                </c:pt>
                <c:pt idx="104">
                  <c:v>-30.254485475035054</c:v>
                </c:pt>
                <c:pt idx="105">
                  <c:v>-33.445327485869321</c:v>
                </c:pt>
                <c:pt idx="106">
                  <c:v>-37.436547603001003</c:v>
                </c:pt>
                <c:pt idx="107">
                  <c:v>-43.21223573168772</c:v>
                </c:pt>
                <c:pt idx="108">
                  <c:v>-50.427718866162188</c:v>
                </c:pt>
                <c:pt idx="109">
                  <c:v>-62.978511341211565</c:v>
                </c:pt>
                <c:pt idx="110">
                  <c:v>-49.819453772169702</c:v>
                </c:pt>
                <c:pt idx="111">
                  <c:v>-35.727795030307533</c:v>
                </c:pt>
                <c:pt idx="112">
                  <c:v>-30.275826436980605</c:v>
                </c:pt>
                <c:pt idx="113">
                  <c:v>-29.816782495473539</c:v>
                </c:pt>
                <c:pt idx="114">
                  <c:v>-31.887556770873491</c:v>
                </c:pt>
                <c:pt idx="115">
                  <c:v>-31.025666487268804</c:v>
                </c:pt>
                <c:pt idx="116">
                  <c:v>-27.742146147238767</c:v>
                </c:pt>
                <c:pt idx="117">
                  <c:v>-23.428247049001939</c:v>
                </c:pt>
                <c:pt idx="118">
                  <c:v>-20.440058417077221</c:v>
                </c:pt>
                <c:pt idx="119">
                  <c:v>-19.000981516852697</c:v>
                </c:pt>
                <c:pt idx="120">
                  <c:v>-16.89122789814996</c:v>
                </c:pt>
                <c:pt idx="121">
                  <c:v>-15.285195558506073</c:v>
                </c:pt>
                <c:pt idx="122">
                  <c:v>-14.120541815728663</c:v>
                </c:pt>
                <c:pt idx="123">
                  <c:v>-12.856807730879028</c:v>
                </c:pt>
                <c:pt idx="124">
                  <c:v>-12.765921136466805</c:v>
                </c:pt>
                <c:pt idx="125">
                  <c:v>-13.839838009950343</c:v>
                </c:pt>
                <c:pt idx="126">
                  <c:v>-13.575879747580421</c:v>
                </c:pt>
                <c:pt idx="127">
                  <c:v>-12.827877222985029</c:v>
                </c:pt>
                <c:pt idx="128">
                  <c:v>-12.358831832876897</c:v>
                </c:pt>
                <c:pt idx="129">
                  <c:v>-12.029735284228188</c:v>
                </c:pt>
                <c:pt idx="130">
                  <c:v>-11.848482489649019</c:v>
                </c:pt>
                <c:pt idx="131">
                  <c:v>-11.76043428656804</c:v>
                </c:pt>
                <c:pt idx="132">
                  <c:v>-11.522983596973054</c:v>
                </c:pt>
                <c:pt idx="133">
                  <c:v>-9.5103709463559305</c:v>
                </c:pt>
                <c:pt idx="134">
                  <c:v>-6.5108114352676978</c:v>
                </c:pt>
                <c:pt idx="135">
                  <c:v>-3.8987304560710951</c:v>
                </c:pt>
                <c:pt idx="136">
                  <c:v>-1.6129656864308279</c:v>
                </c:pt>
                <c:pt idx="137">
                  <c:v>0.29319960537320044</c:v>
                </c:pt>
                <c:pt idx="138">
                  <c:v>2.1187425456335469</c:v>
                </c:pt>
                <c:pt idx="139">
                  <c:v>3.5650889486791186</c:v>
                </c:pt>
                <c:pt idx="140">
                  <c:v>5.4679179825226107</c:v>
                </c:pt>
                <c:pt idx="141">
                  <c:v>8.1190291101261689</c:v>
                </c:pt>
                <c:pt idx="142">
                  <c:v>10.490805378539408</c:v>
                </c:pt>
                <c:pt idx="143">
                  <c:v>12.031178555694288</c:v>
                </c:pt>
                <c:pt idx="144">
                  <c:v>11.968988762329971</c:v>
                </c:pt>
                <c:pt idx="145">
                  <c:v>10.566041698987092</c:v>
                </c:pt>
                <c:pt idx="146">
                  <c:v>8.1521927228162436</c:v>
                </c:pt>
                <c:pt idx="147">
                  <c:v>4.6882398339843006</c:v>
                </c:pt>
                <c:pt idx="148">
                  <c:v>0.1692582436035783</c:v>
                </c:pt>
                <c:pt idx="149">
                  <c:v>-4.8019850601776515</c:v>
                </c:pt>
                <c:pt idx="150">
                  <c:v>-9.4166619204317268</c:v>
                </c:pt>
                <c:pt idx="151">
                  <c:v>-13.18338787671949</c:v>
                </c:pt>
                <c:pt idx="152">
                  <c:v>-16.019027067629004</c:v>
                </c:pt>
                <c:pt idx="153">
                  <c:v>-17.773722647571809</c:v>
                </c:pt>
                <c:pt idx="154">
                  <c:v>-19.022300668510681</c:v>
                </c:pt>
                <c:pt idx="155">
                  <c:v>-20.351309526823819</c:v>
                </c:pt>
                <c:pt idx="156">
                  <c:v>-21.807655721466791</c:v>
                </c:pt>
                <c:pt idx="157">
                  <c:v>-24.022883482204836</c:v>
                </c:pt>
                <c:pt idx="158">
                  <c:v>-25.890910233970359</c:v>
                </c:pt>
                <c:pt idx="159">
                  <c:v>-27.674553001870752</c:v>
                </c:pt>
                <c:pt idx="160">
                  <c:v>-31.437409323755453</c:v>
                </c:pt>
                <c:pt idx="161">
                  <c:v>-36.60248796598529</c:v>
                </c:pt>
                <c:pt idx="162">
                  <c:v>-39.810913208823401</c:v>
                </c:pt>
                <c:pt idx="163">
                  <c:v>-41.712542891777417</c:v>
                </c:pt>
                <c:pt idx="164">
                  <c:v>-40.181583156912779</c:v>
                </c:pt>
                <c:pt idx="165">
                  <c:v>-37.767388734940077</c:v>
                </c:pt>
                <c:pt idx="166">
                  <c:v>-31.259467952236804</c:v>
                </c:pt>
                <c:pt idx="167">
                  <c:v>-20.048124137975613</c:v>
                </c:pt>
                <c:pt idx="168">
                  <c:v>-11.978685339957043</c:v>
                </c:pt>
                <c:pt idx="169">
                  <c:v>-10.590124565324619</c:v>
                </c:pt>
                <c:pt idx="170">
                  <c:v>-15.956367528952043</c:v>
                </c:pt>
                <c:pt idx="171">
                  <c:v>-21.61615916793863</c:v>
                </c:pt>
                <c:pt idx="172">
                  <c:v>-23.984205593964038</c:v>
                </c:pt>
                <c:pt idx="173">
                  <c:v>-23.056716998060271</c:v>
                </c:pt>
                <c:pt idx="174">
                  <c:v>-18.370219887995724</c:v>
                </c:pt>
                <c:pt idx="175">
                  <c:v>-12.667386789014644</c:v>
                </c:pt>
                <c:pt idx="176">
                  <c:v>-7.030082917557201</c:v>
                </c:pt>
                <c:pt idx="177">
                  <c:v>-3.3638225920712368</c:v>
                </c:pt>
                <c:pt idx="178">
                  <c:v>-3.3716339452902262</c:v>
                </c:pt>
                <c:pt idx="179">
                  <c:v>-5.4477258189872009</c:v>
                </c:pt>
                <c:pt idx="180">
                  <c:v>-6.6884646632089479</c:v>
                </c:pt>
                <c:pt idx="181">
                  <c:v>-7.793576270877848</c:v>
                </c:pt>
                <c:pt idx="182">
                  <c:v>-8.2409189143988382</c:v>
                </c:pt>
                <c:pt idx="183">
                  <c:v>-7.3348815481701566</c:v>
                </c:pt>
                <c:pt idx="184">
                  <c:v>-4.8677034123086678</c:v>
                </c:pt>
                <c:pt idx="185">
                  <c:v>-2.1661868206575434</c:v>
                </c:pt>
                <c:pt idx="186">
                  <c:v>-0.1396634926534919</c:v>
                </c:pt>
                <c:pt idx="187">
                  <c:v>-0.37112166890576331</c:v>
                </c:pt>
                <c:pt idx="188">
                  <c:v>-2.7016964317089109</c:v>
                </c:pt>
                <c:pt idx="189">
                  <c:v>-5.6805125846409377</c:v>
                </c:pt>
                <c:pt idx="190">
                  <c:v>-8.5471158780739902</c:v>
                </c:pt>
                <c:pt idx="191">
                  <c:v>-10.57532479632764</c:v>
                </c:pt>
                <c:pt idx="192">
                  <c:v>-10.746985798683575</c:v>
                </c:pt>
                <c:pt idx="193">
                  <c:v>-12.831729646781035</c:v>
                </c:pt>
                <c:pt idx="194">
                  <c:v>-13.513919996443285</c:v>
                </c:pt>
                <c:pt idx="195">
                  <c:v>-15.352261524216132</c:v>
                </c:pt>
                <c:pt idx="196">
                  <c:v>-16.217363039226601</c:v>
                </c:pt>
                <c:pt idx="197">
                  <c:v>-16.854068568834375</c:v>
                </c:pt>
                <c:pt idx="198">
                  <c:v>-18.496385800122109</c:v>
                </c:pt>
                <c:pt idx="199">
                  <c:v>-19.564763481785757</c:v>
                </c:pt>
                <c:pt idx="200">
                  <c:v>-21.647621878921768</c:v>
                </c:pt>
                <c:pt idx="201">
                  <c:v>-25.139812008295202</c:v>
                </c:pt>
                <c:pt idx="202">
                  <c:v>-30.445591843444312</c:v>
                </c:pt>
                <c:pt idx="203">
                  <c:v>-35.746588740522</c:v>
                </c:pt>
                <c:pt idx="204">
                  <c:v>-40.019719145671687</c:v>
                </c:pt>
                <c:pt idx="205">
                  <c:v>-38.968460528748082</c:v>
                </c:pt>
                <c:pt idx="206">
                  <c:v>-34.712971850837476</c:v>
                </c:pt>
                <c:pt idx="207">
                  <c:v>-30.585083581715505</c:v>
                </c:pt>
                <c:pt idx="208">
                  <c:v>-32.815221700673924</c:v>
                </c:pt>
                <c:pt idx="209">
                  <c:v>-39.715103272147104</c:v>
                </c:pt>
                <c:pt idx="210">
                  <c:v>-34.907770986553551</c:v>
                </c:pt>
                <c:pt idx="211">
                  <c:v>-32.218312969504161</c:v>
                </c:pt>
                <c:pt idx="212">
                  <c:v>-24.223426006310412</c:v>
                </c:pt>
                <c:pt idx="213">
                  <c:v>-17.943245149106826</c:v>
                </c:pt>
                <c:pt idx="214">
                  <c:v>-13.859500686261056</c:v>
                </c:pt>
                <c:pt idx="215">
                  <c:v>-11.977134540335667</c:v>
                </c:pt>
                <c:pt idx="216">
                  <c:v>-10.5337606850652</c:v>
                </c:pt>
                <c:pt idx="217">
                  <c:v>-11.005016700401939</c:v>
                </c:pt>
                <c:pt idx="218">
                  <c:v>-12.374185397029775</c:v>
                </c:pt>
                <c:pt idx="219">
                  <c:v>-12.914578229446011</c:v>
                </c:pt>
                <c:pt idx="220">
                  <c:v>-10.420358156255929</c:v>
                </c:pt>
                <c:pt idx="221">
                  <c:v>-6.9027902545482247</c:v>
                </c:pt>
                <c:pt idx="222">
                  <c:v>-3.9907545047154547</c:v>
                </c:pt>
                <c:pt idx="223">
                  <c:v>-1.7634620203868223</c:v>
                </c:pt>
                <c:pt idx="224">
                  <c:v>-1.3277812447612292</c:v>
                </c:pt>
                <c:pt idx="225">
                  <c:v>-1.5802986680757567</c:v>
                </c:pt>
                <c:pt idx="226">
                  <c:v>-2.839249856366945</c:v>
                </c:pt>
                <c:pt idx="227">
                  <c:v>-5.0039176719036504</c:v>
                </c:pt>
                <c:pt idx="228">
                  <c:v>-6.6711998229237919</c:v>
                </c:pt>
                <c:pt idx="229">
                  <c:v>-8.1488143740832317</c:v>
                </c:pt>
                <c:pt idx="230">
                  <c:v>-9.6955743209151262</c:v>
                </c:pt>
                <c:pt idx="231">
                  <c:v>-9.4275754266598604</c:v>
                </c:pt>
                <c:pt idx="232">
                  <c:v>-7.3143489980735854</c:v>
                </c:pt>
                <c:pt idx="233">
                  <c:v>-4.7652868971103874</c:v>
                </c:pt>
                <c:pt idx="234">
                  <c:v>-1.9102418193758635</c:v>
                </c:pt>
                <c:pt idx="235">
                  <c:v>1.0329408825592499</c:v>
                </c:pt>
                <c:pt idx="236">
                  <c:v>3.5823342259747029</c:v>
                </c:pt>
                <c:pt idx="237">
                  <c:v>5.702713510011189</c:v>
                </c:pt>
                <c:pt idx="238">
                  <c:v>8.1431756303267715</c:v>
                </c:pt>
                <c:pt idx="239">
                  <c:v>10.250555846650435</c:v>
                </c:pt>
                <c:pt idx="240">
                  <c:v>11.517557802884358</c:v>
                </c:pt>
                <c:pt idx="241">
                  <c:v>11.672398618037752</c:v>
                </c:pt>
                <c:pt idx="242">
                  <c:v>10.543470306250914</c:v>
                </c:pt>
                <c:pt idx="243">
                  <c:v>7.9209854528972965</c:v>
                </c:pt>
                <c:pt idx="244">
                  <c:v>4.4129828495481513</c:v>
                </c:pt>
                <c:pt idx="245">
                  <c:v>0.98615375499796709</c:v>
                </c:pt>
                <c:pt idx="246">
                  <c:v>-2.1663254664984244</c:v>
                </c:pt>
                <c:pt idx="247">
                  <c:v>-4.6960722939316435</c:v>
                </c:pt>
                <c:pt idx="248">
                  <c:v>-6.7111819488816922</c:v>
                </c:pt>
                <c:pt idx="249">
                  <c:v>-8.9924689088326026</c:v>
                </c:pt>
                <c:pt idx="250">
                  <c:v>-11.072157529815971</c:v>
                </c:pt>
                <c:pt idx="251">
                  <c:v>-13.11491225996148</c:v>
                </c:pt>
                <c:pt idx="252">
                  <c:v>-15.455180502840109</c:v>
                </c:pt>
                <c:pt idx="253">
                  <c:v>-17.478151044515247</c:v>
                </c:pt>
                <c:pt idx="254">
                  <c:v>-19.46488925082906</c:v>
                </c:pt>
                <c:pt idx="255">
                  <c:v>-20.823003007744106</c:v>
                </c:pt>
                <c:pt idx="256">
                  <c:v>-21.999675663939339</c:v>
                </c:pt>
                <c:pt idx="257">
                  <c:v>-21.997023710014034</c:v>
                </c:pt>
                <c:pt idx="258">
                  <c:v>-20.829113806636421</c:v>
                </c:pt>
                <c:pt idx="259">
                  <c:v>-21.349208078797229</c:v>
                </c:pt>
                <c:pt idx="260">
                  <c:v>-25.319149833051618</c:v>
                </c:pt>
                <c:pt idx="261">
                  <c:v>-33.259884157765839</c:v>
                </c:pt>
                <c:pt idx="262">
                  <c:v>-41.07854219604193</c:v>
                </c:pt>
                <c:pt idx="263">
                  <c:v>-40.308420043685921</c:v>
                </c:pt>
                <c:pt idx="264">
                  <c:v>-32.278000390877004</c:v>
                </c:pt>
                <c:pt idx="265">
                  <c:v>-21.266530486400164</c:v>
                </c:pt>
                <c:pt idx="266">
                  <c:v>-11.229469819963867</c:v>
                </c:pt>
                <c:pt idx="267">
                  <c:v>-6.6008050977918913</c:v>
                </c:pt>
                <c:pt idx="268">
                  <c:v>-13.593205894482331</c:v>
                </c:pt>
                <c:pt idx="269">
                  <c:v>-20.365173923844736</c:v>
                </c:pt>
                <c:pt idx="270">
                  <c:v>-17.914971819379314</c:v>
                </c:pt>
                <c:pt idx="271">
                  <c:v>-10.884401264957289</c:v>
                </c:pt>
                <c:pt idx="272">
                  <c:v>-4.0542439694348955</c:v>
                </c:pt>
                <c:pt idx="273">
                  <c:v>-2.5178952608597451</c:v>
                </c:pt>
                <c:pt idx="274">
                  <c:v>-3.8361281601378301</c:v>
                </c:pt>
                <c:pt idx="275">
                  <c:v>-5.4792791221542627</c:v>
                </c:pt>
                <c:pt idx="276">
                  <c:v>-4.3873201749801103</c:v>
                </c:pt>
                <c:pt idx="277">
                  <c:v>-1.7536996976174579</c:v>
                </c:pt>
                <c:pt idx="278">
                  <c:v>1.5587791952151051</c:v>
                </c:pt>
                <c:pt idx="279">
                  <c:v>3.2150839400506848</c:v>
                </c:pt>
                <c:pt idx="280">
                  <c:v>3.1593148463521716</c:v>
                </c:pt>
                <c:pt idx="281">
                  <c:v>3.0992964563934371</c:v>
                </c:pt>
                <c:pt idx="282">
                  <c:v>2.8365448974367444</c:v>
                </c:pt>
                <c:pt idx="283">
                  <c:v>2.8939574047044592</c:v>
                </c:pt>
                <c:pt idx="284">
                  <c:v>3.4354372641125654</c:v>
                </c:pt>
                <c:pt idx="285">
                  <c:v>4.2005502832066988</c:v>
                </c:pt>
                <c:pt idx="286">
                  <c:v>5.0539334748083506</c:v>
                </c:pt>
                <c:pt idx="287">
                  <c:v>6.2180572325121926</c:v>
                </c:pt>
                <c:pt idx="288">
                  <c:v>6.3486536869582499</c:v>
                </c:pt>
                <c:pt idx="289">
                  <c:v>4.5082390241836636</c:v>
                </c:pt>
                <c:pt idx="290">
                  <c:v>0.68806214470372296</c:v>
                </c:pt>
                <c:pt idx="291">
                  <c:v>-2.9347268765247816</c:v>
                </c:pt>
                <c:pt idx="292">
                  <c:v>-5.085280372626527</c:v>
                </c:pt>
                <c:pt idx="293">
                  <c:v>-5.6952241145290943</c:v>
                </c:pt>
                <c:pt idx="294">
                  <c:v>-5.3052392116358753</c:v>
                </c:pt>
                <c:pt idx="295">
                  <c:v>-5.0234281878194063</c:v>
                </c:pt>
                <c:pt idx="296">
                  <c:v>-4.5552228037277578</c:v>
                </c:pt>
                <c:pt idx="297">
                  <c:v>-4.1455818369983062</c:v>
                </c:pt>
                <c:pt idx="298">
                  <c:v>-6.6493082895053117</c:v>
                </c:pt>
                <c:pt idx="299">
                  <c:v>-9.7009614760018863</c:v>
                </c:pt>
                <c:pt idx="300">
                  <c:v>-10.265723972544397</c:v>
                </c:pt>
                <c:pt idx="301">
                  <c:v>-10.061430003599655</c:v>
                </c:pt>
                <c:pt idx="302">
                  <c:v>-8.9764977319010484</c:v>
                </c:pt>
                <c:pt idx="303">
                  <c:v>-7.1105241514030766</c:v>
                </c:pt>
                <c:pt idx="304">
                  <c:v>-11.483320193812009</c:v>
                </c:pt>
                <c:pt idx="305">
                  <c:v>-34.028438733926194</c:v>
                </c:pt>
                <c:pt idx="306">
                  <c:v>-53.174592658565331</c:v>
                </c:pt>
                <c:pt idx="307">
                  <c:v>-44.102475228693841</c:v>
                </c:pt>
                <c:pt idx="308">
                  <c:v>-43.991024576559028</c:v>
                </c:pt>
                <c:pt idx="309">
                  <c:v>-52.205845546602539</c:v>
                </c:pt>
                <c:pt idx="310">
                  <c:v>-78.378165335255133</c:v>
                </c:pt>
                <c:pt idx="311">
                  <c:v>-48.563531531218636</c:v>
                </c:pt>
                <c:pt idx="312">
                  <c:v>-27.912052997611866</c:v>
                </c:pt>
                <c:pt idx="313">
                  <c:v>-17.920271515889432</c:v>
                </c:pt>
                <c:pt idx="314">
                  <c:v>-15.275021932205446</c:v>
                </c:pt>
                <c:pt idx="315">
                  <c:v>-11.44526422174947</c:v>
                </c:pt>
                <c:pt idx="316">
                  <c:v>-8.9382615175339062</c:v>
                </c:pt>
                <c:pt idx="317">
                  <c:v>-11.326148607912408</c:v>
                </c:pt>
                <c:pt idx="318">
                  <c:v>-13.229115618577547</c:v>
                </c:pt>
                <c:pt idx="319">
                  <c:v>-13.028211087454087</c:v>
                </c:pt>
                <c:pt idx="320">
                  <c:v>-12.027503329397833</c:v>
                </c:pt>
                <c:pt idx="321">
                  <c:v>-5.8466633308035041</c:v>
                </c:pt>
                <c:pt idx="322">
                  <c:v>-1.7758052154422821</c:v>
                </c:pt>
                <c:pt idx="323">
                  <c:v>-1.288119044231117</c:v>
                </c:pt>
                <c:pt idx="324">
                  <c:v>-1.7571490685195168</c:v>
                </c:pt>
                <c:pt idx="325">
                  <c:v>-2.0391248940563393</c:v>
                </c:pt>
                <c:pt idx="326">
                  <c:v>-1.2173165453095187</c:v>
                </c:pt>
                <c:pt idx="327">
                  <c:v>-0.26542796514940564</c:v>
                </c:pt>
                <c:pt idx="328">
                  <c:v>-4.4212122496205403E-2</c:v>
                </c:pt>
                <c:pt idx="329">
                  <c:v>-1.6563386687041592</c:v>
                </c:pt>
                <c:pt idx="330">
                  <c:v>-1.8723863169974695</c:v>
                </c:pt>
                <c:pt idx="331">
                  <c:v>-0.98806453307582154</c:v>
                </c:pt>
                <c:pt idx="332">
                  <c:v>-3.706926041954358E-2</c:v>
                </c:pt>
                <c:pt idx="333">
                  <c:v>0.68281513455354992</c:v>
                </c:pt>
                <c:pt idx="334">
                  <c:v>0.47554914179397167</c:v>
                </c:pt>
                <c:pt idx="335">
                  <c:v>0.93907169781004118</c:v>
                </c:pt>
                <c:pt idx="336">
                  <c:v>0.40777340926858929</c:v>
                </c:pt>
                <c:pt idx="337">
                  <c:v>-0.91313386163404031</c:v>
                </c:pt>
                <c:pt idx="338">
                  <c:v>-1.7118422932446062</c:v>
                </c:pt>
                <c:pt idx="339">
                  <c:v>-1.7746660620880415</c:v>
                </c:pt>
                <c:pt idx="340">
                  <c:v>-0.49964270147488898</c:v>
                </c:pt>
                <c:pt idx="341">
                  <c:v>1.7554633618450415</c:v>
                </c:pt>
                <c:pt idx="342">
                  <c:v>3.461282401667606</c:v>
                </c:pt>
                <c:pt idx="343">
                  <c:v>4.5271979674190748</c:v>
                </c:pt>
                <c:pt idx="344">
                  <c:v>4.4505819014612937</c:v>
                </c:pt>
                <c:pt idx="345">
                  <c:v>3.9091131734017321</c:v>
                </c:pt>
                <c:pt idx="346">
                  <c:v>2.8695737492384472</c:v>
                </c:pt>
                <c:pt idx="347">
                  <c:v>1.5959892505591693</c:v>
                </c:pt>
                <c:pt idx="348">
                  <c:v>-0.43746197438603907</c:v>
                </c:pt>
                <c:pt idx="349">
                  <c:v>-3.6249968597940225</c:v>
                </c:pt>
                <c:pt idx="350">
                  <c:v>-7.2481557522671114</c:v>
                </c:pt>
                <c:pt idx="351">
                  <c:v>-11.108429721437851</c:v>
                </c:pt>
                <c:pt idx="352">
                  <c:v>-14.693257381449341</c:v>
                </c:pt>
                <c:pt idx="353">
                  <c:v>-18.094975499531618</c:v>
                </c:pt>
                <c:pt idx="354">
                  <c:v>-21.005409228174834</c:v>
                </c:pt>
                <c:pt idx="355">
                  <c:v>-22.887801699289469</c:v>
                </c:pt>
                <c:pt idx="356">
                  <c:v>-22.203248234570609</c:v>
                </c:pt>
                <c:pt idx="357">
                  <c:v>-23.16672296171723</c:v>
                </c:pt>
                <c:pt idx="358">
                  <c:v>-27.212427770293406</c:v>
                </c:pt>
                <c:pt idx="359">
                  <c:v>-30.856904670515494</c:v>
                </c:pt>
                <c:pt idx="360">
                  <c:v>-33.199670808987605</c:v>
                </c:pt>
                <c:pt idx="361">
                  <c:v>-35.32483306823584</c:v>
                </c:pt>
                <c:pt idx="362">
                  <c:v>-33.529403976077759</c:v>
                </c:pt>
                <c:pt idx="363">
                  <c:v>-26.780524343209816</c:v>
                </c:pt>
                <c:pt idx="364">
                  <c:v>-18.347043788740816</c:v>
                </c:pt>
                <c:pt idx="365">
                  <c:v>-9.8669360501026286</c:v>
                </c:pt>
                <c:pt idx="366">
                  <c:v>-6.9511465838310205</c:v>
                </c:pt>
                <c:pt idx="367">
                  <c:v>-8.847315857447537</c:v>
                </c:pt>
                <c:pt idx="368">
                  <c:v>-12.864480573597415</c:v>
                </c:pt>
                <c:pt idx="369">
                  <c:v>-14.915601177810064</c:v>
                </c:pt>
                <c:pt idx="370">
                  <c:v>-14.992648185609958</c:v>
                </c:pt>
                <c:pt idx="371">
                  <c:v>-13.109103762684057</c:v>
                </c:pt>
                <c:pt idx="372">
                  <c:v>-9.6437542879330778</c:v>
                </c:pt>
                <c:pt idx="373">
                  <c:v>-5.771952318106587</c:v>
                </c:pt>
                <c:pt idx="374">
                  <c:v>-4.4479113524009017</c:v>
                </c:pt>
                <c:pt idx="375">
                  <c:v>-8.7682033576198606</c:v>
                </c:pt>
                <c:pt idx="376">
                  <c:v>-13.39584889510968</c:v>
                </c:pt>
                <c:pt idx="377">
                  <c:v>-16.172436959856817</c:v>
                </c:pt>
                <c:pt idx="378">
                  <c:v>-17.743968762824007</c:v>
                </c:pt>
                <c:pt idx="379">
                  <c:v>-16.741135058063342</c:v>
                </c:pt>
                <c:pt idx="380">
                  <c:v>-13.139985590396316</c:v>
                </c:pt>
                <c:pt idx="381">
                  <c:v>-7.7002356714207396</c:v>
                </c:pt>
                <c:pt idx="382">
                  <c:v>-1.9857635087637826</c:v>
                </c:pt>
                <c:pt idx="383">
                  <c:v>1.4248301421712557</c:v>
                </c:pt>
                <c:pt idx="384">
                  <c:v>0.44274318625232784</c:v>
                </c:pt>
                <c:pt idx="385">
                  <c:v>-3.1463335420404279</c:v>
                </c:pt>
                <c:pt idx="386">
                  <c:v>-6.349530428795096</c:v>
                </c:pt>
                <c:pt idx="387">
                  <c:v>-8.9012404600391175</c:v>
                </c:pt>
                <c:pt idx="388">
                  <c:v>-10.397246541251949</c:v>
                </c:pt>
                <c:pt idx="389">
                  <c:v>-12.675021674490626</c:v>
                </c:pt>
                <c:pt idx="390">
                  <c:v>-13.476274536839444</c:v>
                </c:pt>
                <c:pt idx="391">
                  <c:v>-13.295309905539005</c:v>
                </c:pt>
                <c:pt idx="392">
                  <c:v>-12.318181335983018</c:v>
                </c:pt>
                <c:pt idx="393">
                  <c:v>-12.59254137349922</c:v>
                </c:pt>
                <c:pt idx="394">
                  <c:v>-17.033810974376316</c:v>
                </c:pt>
                <c:pt idx="395">
                  <c:v>-21.849089332858505</c:v>
                </c:pt>
                <c:pt idx="396">
                  <c:v>-22.073991870155684</c:v>
                </c:pt>
                <c:pt idx="397">
                  <c:v>-20.274646837540619</c:v>
                </c:pt>
                <c:pt idx="398">
                  <c:v>-19.395637595110454</c:v>
                </c:pt>
                <c:pt idx="399">
                  <c:v>-17.345408162492291</c:v>
                </c:pt>
                <c:pt idx="400">
                  <c:v>-15.491442458003043</c:v>
                </c:pt>
                <c:pt idx="401">
                  <c:v>-18.395215934779952</c:v>
                </c:pt>
                <c:pt idx="402">
                  <c:v>-28.964980192771119</c:v>
                </c:pt>
                <c:pt idx="403">
                  <c:v>-42.506324380758457</c:v>
                </c:pt>
                <c:pt idx="404">
                  <c:v>-49.1023589615913</c:v>
                </c:pt>
                <c:pt idx="405">
                  <c:v>-48.379121032499398</c:v>
                </c:pt>
                <c:pt idx="406">
                  <c:v>-35.793630568531825</c:v>
                </c:pt>
                <c:pt idx="407">
                  <c:v>-22.218004921958293</c:v>
                </c:pt>
                <c:pt idx="408">
                  <c:v>-5.4430108188169974</c:v>
                </c:pt>
                <c:pt idx="409">
                  <c:v>-0.7014524954100364</c:v>
                </c:pt>
                <c:pt idx="410">
                  <c:v>-7.7977225334390274</c:v>
                </c:pt>
                <c:pt idx="411">
                  <c:v>-14.981264675689829</c:v>
                </c:pt>
                <c:pt idx="412">
                  <c:v>-20.249472368245669</c:v>
                </c:pt>
                <c:pt idx="413">
                  <c:v>-17.128795347133831</c:v>
                </c:pt>
                <c:pt idx="414">
                  <c:v>-13.942084327679398</c:v>
                </c:pt>
                <c:pt idx="415">
                  <c:v>-11.527822872374591</c:v>
                </c:pt>
                <c:pt idx="416">
                  <c:v>-7.9226547434251673</c:v>
                </c:pt>
                <c:pt idx="417">
                  <c:v>-6.8873448144305014</c:v>
                </c:pt>
                <c:pt idx="418">
                  <c:v>-7.7147306465283956</c:v>
                </c:pt>
                <c:pt idx="419">
                  <c:v>-10.393802212773162</c:v>
                </c:pt>
                <c:pt idx="420">
                  <c:v>-13.145047956647797</c:v>
                </c:pt>
                <c:pt idx="421">
                  <c:v>-16.726052618508355</c:v>
                </c:pt>
                <c:pt idx="422">
                  <c:v>-19.919155009706486</c:v>
                </c:pt>
                <c:pt idx="423">
                  <c:v>-19.942349188874175</c:v>
                </c:pt>
                <c:pt idx="424">
                  <c:v>-16.443355662431308</c:v>
                </c:pt>
                <c:pt idx="425">
                  <c:v>-12.396975339338571</c:v>
                </c:pt>
                <c:pt idx="426">
                  <c:v>-7.5642749442598518</c:v>
                </c:pt>
                <c:pt idx="427">
                  <c:v>-4.2119525848397465</c:v>
                </c:pt>
                <c:pt idx="428">
                  <c:v>-3.4889135799088691</c:v>
                </c:pt>
                <c:pt idx="429">
                  <c:v>-3.5295348318511115</c:v>
                </c:pt>
                <c:pt idx="430">
                  <c:v>-3.5083255243568652</c:v>
                </c:pt>
                <c:pt idx="431">
                  <c:v>-3.0909680310551133</c:v>
                </c:pt>
                <c:pt idx="432">
                  <c:v>-1.8680213183998207</c:v>
                </c:pt>
                <c:pt idx="433">
                  <c:v>-0.50286139388274254</c:v>
                </c:pt>
                <c:pt idx="434">
                  <c:v>0.71186302641792121</c:v>
                </c:pt>
                <c:pt idx="435">
                  <c:v>1.8164148329307794</c:v>
                </c:pt>
                <c:pt idx="436">
                  <c:v>2.3730849486685455</c:v>
                </c:pt>
                <c:pt idx="437">
                  <c:v>1.7173671712103253</c:v>
                </c:pt>
                <c:pt idx="438">
                  <c:v>-0.27366099910151942</c:v>
                </c:pt>
                <c:pt idx="439">
                  <c:v>-3.033103979730881</c:v>
                </c:pt>
                <c:pt idx="440">
                  <c:v>-4.9330772960736686</c:v>
                </c:pt>
                <c:pt idx="441">
                  <c:v>-6.1224647274770856</c:v>
                </c:pt>
                <c:pt idx="442">
                  <c:v>-6.4858054151097067</c:v>
                </c:pt>
                <c:pt idx="443">
                  <c:v>-6.9339365114493043</c:v>
                </c:pt>
                <c:pt idx="444">
                  <c:v>-7.7136217915736065</c:v>
                </c:pt>
                <c:pt idx="445">
                  <c:v>-9.7234891939765653</c:v>
                </c:pt>
                <c:pt idx="446">
                  <c:v>-13.306576519207646</c:v>
                </c:pt>
                <c:pt idx="447">
                  <c:v>-19.618615635503147</c:v>
                </c:pt>
                <c:pt idx="448">
                  <c:v>-24.658343877391584</c:v>
                </c:pt>
                <c:pt idx="449">
                  <c:v>-26.687247769962283</c:v>
                </c:pt>
                <c:pt idx="450">
                  <c:v>-24.887344345531528</c:v>
                </c:pt>
                <c:pt idx="451">
                  <c:v>-19.564082822544581</c:v>
                </c:pt>
                <c:pt idx="452">
                  <c:v>-15.803273203523409</c:v>
                </c:pt>
                <c:pt idx="453">
                  <c:v>-14.284903564293407</c:v>
                </c:pt>
                <c:pt idx="454">
                  <c:v>-15.622756079397673</c:v>
                </c:pt>
                <c:pt idx="455">
                  <c:v>-20.978358237209097</c:v>
                </c:pt>
                <c:pt idx="456">
                  <c:v>-25.011993022903557</c:v>
                </c:pt>
                <c:pt idx="457">
                  <c:v>-26.0053664242492</c:v>
                </c:pt>
                <c:pt idx="458">
                  <c:v>-24.366602991099253</c:v>
                </c:pt>
                <c:pt idx="459">
                  <c:v>-20.701043501907701</c:v>
                </c:pt>
                <c:pt idx="460">
                  <c:v>-14.489047662119951</c:v>
                </c:pt>
                <c:pt idx="461">
                  <c:v>-6.3101075481823479</c:v>
                </c:pt>
                <c:pt idx="462">
                  <c:v>3.4415735563168459</c:v>
                </c:pt>
                <c:pt idx="463">
                  <c:v>4.7817745429281455</c:v>
                </c:pt>
                <c:pt idx="464">
                  <c:v>-4.9445912762213649</c:v>
                </c:pt>
                <c:pt idx="465">
                  <c:v>-12.831190631552165</c:v>
                </c:pt>
                <c:pt idx="466">
                  <c:v>-14.506555194986136</c:v>
                </c:pt>
                <c:pt idx="467">
                  <c:v>-13.676349530964306</c:v>
                </c:pt>
                <c:pt idx="468">
                  <c:v>-11.159564887515916</c:v>
                </c:pt>
                <c:pt idx="469">
                  <c:v>-8.0494535487683372</c:v>
                </c:pt>
                <c:pt idx="470">
                  <c:v>-5.0836581601265785</c:v>
                </c:pt>
                <c:pt idx="471">
                  <c:v>-2.6796928377100611</c:v>
                </c:pt>
                <c:pt idx="472">
                  <c:v>-1.4219108810506824</c:v>
                </c:pt>
                <c:pt idx="473">
                  <c:v>-2.4103476018803986</c:v>
                </c:pt>
                <c:pt idx="474">
                  <c:v>-4.3801662232338936</c:v>
                </c:pt>
                <c:pt idx="475">
                  <c:v>-5.3761618670912039</c:v>
                </c:pt>
                <c:pt idx="476">
                  <c:v>-4.9745917827220376</c:v>
                </c:pt>
                <c:pt idx="477">
                  <c:v>-3.5132178414680513</c:v>
                </c:pt>
                <c:pt idx="478">
                  <c:v>-3.0774233645855307</c:v>
                </c:pt>
                <c:pt idx="479">
                  <c:v>-2.8077523248673235</c:v>
                </c:pt>
                <c:pt idx="480">
                  <c:v>-2.09711013048805</c:v>
                </c:pt>
                <c:pt idx="481">
                  <c:v>-1.8576705061838572</c:v>
                </c:pt>
                <c:pt idx="482">
                  <c:v>-3.6856454832081846</c:v>
                </c:pt>
                <c:pt idx="483">
                  <c:v>-6.6401451851228925</c:v>
                </c:pt>
                <c:pt idx="484">
                  <c:v>-9.1391214200291913</c:v>
                </c:pt>
                <c:pt idx="485">
                  <c:v>-10.857357825868046</c:v>
                </c:pt>
                <c:pt idx="486">
                  <c:v>-11.019085060458234</c:v>
                </c:pt>
                <c:pt idx="487">
                  <c:v>-9.5843861181037404</c:v>
                </c:pt>
                <c:pt idx="488">
                  <c:v>-7.2900913139237407</c:v>
                </c:pt>
                <c:pt idx="489">
                  <c:v>-6.4620483308850112</c:v>
                </c:pt>
                <c:pt idx="490">
                  <c:v>-7.3278956842208061</c:v>
                </c:pt>
                <c:pt idx="491">
                  <c:v>-10.814622153203812</c:v>
                </c:pt>
                <c:pt idx="492">
                  <c:v>-16.107093853006464</c:v>
                </c:pt>
                <c:pt idx="493">
                  <c:v>-18.323650385547115</c:v>
                </c:pt>
                <c:pt idx="494">
                  <c:v>-19.107296738863987</c:v>
                </c:pt>
                <c:pt idx="495">
                  <c:v>-18.99984090160665</c:v>
                </c:pt>
                <c:pt idx="496">
                  <c:v>-18.848806079689574</c:v>
                </c:pt>
                <c:pt idx="497">
                  <c:v>-22.090439976314808</c:v>
                </c:pt>
                <c:pt idx="498">
                  <c:v>-31.910940856741536</c:v>
                </c:pt>
                <c:pt idx="499">
                  <c:v>-48.007372168825874</c:v>
                </c:pt>
                <c:pt idx="500">
                  <c:v>-46.685008398023328</c:v>
                </c:pt>
                <c:pt idx="501">
                  <c:v>-38.815390250269175</c:v>
                </c:pt>
                <c:pt idx="502">
                  <c:v>-30.405378860919029</c:v>
                </c:pt>
                <c:pt idx="503">
                  <c:v>-25.274560728985804</c:v>
                </c:pt>
                <c:pt idx="504">
                  <c:v>-18.020078216920364</c:v>
                </c:pt>
                <c:pt idx="505">
                  <c:v>-15.576182307823981</c:v>
                </c:pt>
                <c:pt idx="506">
                  <c:v>-14.101592073122683</c:v>
                </c:pt>
                <c:pt idx="507">
                  <c:v>-14.163394153728699</c:v>
                </c:pt>
                <c:pt idx="508">
                  <c:v>-13.564463648077886</c:v>
                </c:pt>
                <c:pt idx="509">
                  <c:v>-7.306443244831522</c:v>
                </c:pt>
                <c:pt idx="510">
                  <c:v>0.89937983921432541</c:v>
                </c:pt>
                <c:pt idx="511">
                  <c:v>3.3139504242896636</c:v>
                </c:pt>
                <c:pt idx="512">
                  <c:v>3.3361523523408962</c:v>
                </c:pt>
                <c:pt idx="513">
                  <c:v>2.3739473148497905</c:v>
                </c:pt>
                <c:pt idx="514">
                  <c:v>0.23298607842961336</c:v>
                </c:pt>
                <c:pt idx="515">
                  <c:v>-2.2950498112325013</c:v>
                </c:pt>
                <c:pt idx="516">
                  <c:v>-4.846217746335526</c:v>
                </c:pt>
                <c:pt idx="517">
                  <c:v>-5.7303977117432927</c:v>
                </c:pt>
                <c:pt idx="518">
                  <c:v>-4.9266762711407779</c:v>
                </c:pt>
                <c:pt idx="519">
                  <c:v>-3.7203794961962053</c:v>
                </c:pt>
                <c:pt idx="520">
                  <c:v>-3.1837360690591567</c:v>
                </c:pt>
                <c:pt idx="521">
                  <c:v>-3.5253305205529415</c:v>
                </c:pt>
                <c:pt idx="522">
                  <c:v>-3.5889583984980638</c:v>
                </c:pt>
                <c:pt idx="523">
                  <c:v>-3.5385670760541506</c:v>
                </c:pt>
                <c:pt idx="524">
                  <c:v>-3.3998486919449853</c:v>
                </c:pt>
                <c:pt idx="525">
                  <c:v>-3.2992838985532051</c:v>
                </c:pt>
                <c:pt idx="526">
                  <c:v>-3.3812735548482666</c:v>
                </c:pt>
                <c:pt idx="527">
                  <c:v>-3.0845371321751083</c:v>
                </c:pt>
                <c:pt idx="528">
                  <c:v>-2.6370345496279373</c:v>
                </c:pt>
                <c:pt idx="529">
                  <c:v>-1.9213946323297957</c:v>
                </c:pt>
                <c:pt idx="530">
                  <c:v>-1.5879230491726337</c:v>
                </c:pt>
                <c:pt idx="531">
                  <c:v>-2.4266506971156447</c:v>
                </c:pt>
                <c:pt idx="532">
                  <c:v>-4.7170347947310489</c:v>
                </c:pt>
                <c:pt idx="533">
                  <c:v>-8.2274505949646262</c:v>
                </c:pt>
                <c:pt idx="534">
                  <c:v>-11.285239114212077</c:v>
                </c:pt>
                <c:pt idx="535">
                  <c:v>-12.711750155842655</c:v>
                </c:pt>
                <c:pt idx="536">
                  <c:v>-12.242212450626665</c:v>
                </c:pt>
                <c:pt idx="537">
                  <c:v>-10.972623001365681</c:v>
                </c:pt>
                <c:pt idx="538">
                  <c:v>-9.6032785748698029</c:v>
                </c:pt>
                <c:pt idx="539">
                  <c:v>-9.077157007701107</c:v>
                </c:pt>
                <c:pt idx="540">
                  <c:v>-10.561972271026173</c:v>
                </c:pt>
                <c:pt idx="541">
                  <c:v>-13.553874510745622</c:v>
                </c:pt>
                <c:pt idx="542">
                  <c:v>-17.615480244597769</c:v>
                </c:pt>
                <c:pt idx="543">
                  <c:v>-21.662907361514538</c:v>
                </c:pt>
                <c:pt idx="544">
                  <c:v>-25.267161145604891</c:v>
                </c:pt>
                <c:pt idx="545">
                  <c:v>-27.424391281484564</c:v>
                </c:pt>
                <c:pt idx="546">
                  <c:v>-28.433475131115333</c:v>
                </c:pt>
                <c:pt idx="547">
                  <c:v>-24.545098694109878</c:v>
                </c:pt>
                <c:pt idx="548">
                  <c:v>-17.809029481951338</c:v>
                </c:pt>
                <c:pt idx="549">
                  <c:v>-11.395273076680244</c:v>
                </c:pt>
                <c:pt idx="550">
                  <c:v>-11.694000774137512</c:v>
                </c:pt>
                <c:pt idx="551">
                  <c:v>-16.326301493062932</c:v>
                </c:pt>
                <c:pt idx="552">
                  <c:v>-13.48254247146898</c:v>
                </c:pt>
                <c:pt idx="553">
                  <c:v>-9.865926366236236</c:v>
                </c:pt>
                <c:pt idx="554">
                  <c:v>-11.00127155099397</c:v>
                </c:pt>
                <c:pt idx="555">
                  <c:v>-13.92643890874478</c:v>
                </c:pt>
                <c:pt idx="556">
                  <c:v>-12.687440510441409</c:v>
                </c:pt>
                <c:pt idx="557">
                  <c:v>-9.2054874867331424</c:v>
                </c:pt>
                <c:pt idx="558">
                  <c:v>-6.3384465946979018</c:v>
                </c:pt>
                <c:pt idx="559">
                  <c:v>-4.3121437623583034</c:v>
                </c:pt>
                <c:pt idx="560">
                  <c:v>-5.022036890147306</c:v>
                </c:pt>
                <c:pt idx="561">
                  <c:v>-6.9712677805611678</c:v>
                </c:pt>
                <c:pt idx="562">
                  <c:v>-6.7117367243624324</c:v>
                </c:pt>
                <c:pt idx="563">
                  <c:v>-5.1121525224314626</c:v>
                </c:pt>
                <c:pt idx="564">
                  <c:v>-4.3839188123830324</c:v>
                </c:pt>
                <c:pt idx="565">
                  <c:v>-4.0229029033379442</c:v>
                </c:pt>
                <c:pt idx="566">
                  <c:v>-2.8383359289126617</c:v>
                </c:pt>
                <c:pt idx="567">
                  <c:v>-0.79930634914255416</c:v>
                </c:pt>
                <c:pt idx="568">
                  <c:v>0.45683482453081536</c:v>
                </c:pt>
                <c:pt idx="569">
                  <c:v>-0.61697425558087904</c:v>
                </c:pt>
                <c:pt idx="570">
                  <c:v>-1.5945771955835639</c:v>
                </c:pt>
                <c:pt idx="571">
                  <c:v>-2.1850316752299244</c:v>
                </c:pt>
                <c:pt idx="572">
                  <c:v>-2.6610299228627534</c:v>
                </c:pt>
                <c:pt idx="573">
                  <c:v>-2.2509579753029882</c:v>
                </c:pt>
                <c:pt idx="574">
                  <c:v>-2.3286754720928524</c:v>
                </c:pt>
                <c:pt idx="575">
                  <c:v>-2.9769342117461361</c:v>
                </c:pt>
                <c:pt idx="576">
                  <c:v>-3.3937655818749017</c:v>
                </c:pt>
                <c:pt idx="577">
                  <c:v>-3.1197725907847578</c:v>
                </c:pt>
                <c:pt idx="578">
                  <c:v>-4.1083291559812691</c:v>
                </c:pt>
                <c:pt idx="579">
                  <c:v>-7.0365283239820968</c:v>
                </c:pt>
                <c:pt idx="580">
                  <c:v>-9.3829756673537492</c:v>
                </c:pt>
                <c:pt idx="581">
                  <c:v>-11.016618827618199</c:v>
                </c:pt>
                <c:pt idx="582">
                  <c:v>-12.023949994154631</c:v>
                </c:pt>
                <c:pt idx="583">
                  <c:v>-12.067006803522757</c:v>
                </c:pt>
                <c:pt idx="584">
                  <c:v>-11.641954630793728</c:v>
                </c:pt>
                <c:pt idx="585">
                  <c:v>-11.462182650031957</c:v>
                </c:pt>
                <c:pt idx="586">
                  <c:v>-12.182841838520172</c:v>
                </c:pt>
                <c:pt idx="587">
                  <c:v>-14.244663779815729</c:v>
                </c:pt>
                <c:pt idx="588">
                  <c:v>-18.493370930605863</c:v>
                </c:pt>
                <c:pt idx="589">
                  <c:v>-24.333116762192041</c:v>
                </c:pt>
                <c:pt idx="590">
                  <c:v>-30.080053724975297</c:v>
                </c:pt>
                <c:pt idx="591">
                  <c:v>-34.846228202492512</c:v>
                </c:pt>
                <c:pt idx="592">
                  <c:v>-30.913227691570178</c:v>
                </c:pt>
                <c:pt idx="593">
                  <c:v>-21.774175872347048</c:v>
                </c:pt>
                <c:pt idx="594">
                  <c:v>-17.744338111846393</c:v>
                </c:pt>
                <c:pt idx="595">
                  <c:v>-15.61379918234222</c:v>
                </c:pt>
                <c:pt idx="596">
                  <c:v>-16.216318248592252</c:v>
                </c:pt>
                <c:pt idx="597">
                  <c:v>-19.32555839580418</c:v>
                </c:pt>
                <c:pt idx="598">
                  <c:v>-20.287624625513367</c:v>
                </c:pt>
                <c:pt idx="599">
                  <c:v>-18.330426805458419</c:v>
                </c:pt>
                <c:pt idx="600">
                  <c:v>-15.895673003906387</c:v>
                </c:pt>
                <c:pt idx="601">
                  <c:v>-13.829661323084389</c:v>
                </c:pt>
                <c:pt idx="602">
                  <c:v>-9.833085505293468</c:v>
                </c:pt>
                <c:pt idx="603">
                  <c:v>-6.1284976920078496</c:v>
                </c:pt>
                <c:pt idx="604">
                  <c:v>-2.9570910892783195</c:v>
                </c:pt>
                <c:pt idx="605">
                  <c:v>-1.0253692629654085</c:v>
                </c:pt>
                <c:pt idx="606">
                  <c:v>1.2930899270461749</c:v>
                </c:pt>
                <c:pt idx="607">
                  <c:v>1.7833081756845395</c:v>
                </c:pt>
                <c:pt idx="608">
                  <c:v>0.94949679305646439</c:v>
                </c:pt>
                <c:pt idx="609">
                  <c:v>-0.36089825951811394</c:v>
                </c:pt>
                <c:pt idx="610">
                  <c:v>-0.91589253930711145</c:v>
                </c:pt>
                <c:pt idx="611">
                  <c:v>-1.8722352397720974</c:v>
                </c:pt>
                <c:pt idx="612">
                  <c:v>-3.0425055816202389</c:v>
                </c:pt>
                <c:pt idx="613">
                  <c:v>-4.0899174353446535</c:v>
                </c:pt>
                <c:pt idx="614">
                  <c:v>-4.5698661604431248</c:v>
                </c:pt>
                <c:pt idx="615">
                  <c:v>-4.5800407695955547</c:v>
                </c:pt>
                <c:pt idx="616">
                  <c:v>-4.3687351158057135</c:v>
                </c:pt>
                <c:pt idx="617">
                  <c:v>-4.0088435844418751</c:v>
                </c:pt>
                <c:pt idx="618">
                  <c:v>-3.050436478103749</c:v>
                </c:pt>
                <c:pt idx="619">
                  <c:v>-2.1592526312135987</c:v>
                </c:pt>
                <c:pt idx="620">
                  <c:v>-1.3443753612523943</c:v>
                </c:pt>
                <c:pt idx="621">
                  <c:v>-0.44523408782296353</c:v>
                </c:pt>
                <c:pt idx="622">
                  <c:v>0.41524928917199477</c:v>
                </c:pt>
                <c:pt idx="623">
                  <c:v>1.5110452194421562</c:v>
                </c:pt>
                <c:pt idx="624">
                  <c:v>2.861500119058447</c:v>
                </c:pt>
                <c:pt idx="625">
                  <c:v>3.1461853276103109</c:v>
                </c:pt>
                <c:pt idx="626">
                  <c:v>2.7833993692257772</c:v>
                </c:pt>
                <c:pt idx="627">
                  <c:v>1.687983200399517</c:v>
                </c:pt>
                <c:pt idx="628">
                  <c:v>0.30736047517343223</c:v>
                </c:pt>
                <c:pt idx="629">
                  <c:v>-1.1334437567324072</c:v>
                </c:pt>
                <c:pt idx="630">
                  <c:v>-3.0344553369859901</c:v>
                </c:pt>
                <c:pt idx="631">
                  <c:v>-4.8305857007197259</c:v>
                </c:pt>
                <c:pt idx="632">
                  <c:v>-6.4291182582129736</c:v>
                </c:pt>
                <c:pt idx="633">
                  <c:v>-7.2814635468637574</c:v>
                </c:pt>
                <c:pt idx="634">
                  <c:v>-7.3421025349453091</c:v>
                </c:pt>
                <c:pt idx="635">
                  <c:v>-7.5239245471520579</c:v>
                </c:pt>
                <c:pt idx="636">
                  <c:v>-9.1318608558515706</c:v>
                </c:pt>
                <c:pt idx="637">
                  <c:v>-11.472400475247428</c:v>
                </c:pt>
                <c:pt idx="638">
                  <c:v>-14.29969329859097</c:v>
                </c:pt>
                <c:pt idx="639">
                  <c:v>-17.305938542393267</c:v>
                </c:pt>
                <c:pt idx="640">
                  <c:v>-19.67383558124509</c:v>
                </c:pt>
                <c:pt idx="641">
                  <c:v>-22.868948759205249</c:v>
                </c:pt>
                <c:pt idx="642">
                  <c:v>-25.29090426796289</c:v>
                </c:pt>
                <c:pt idx="643">
                  <c:v>-27.785070194564479</c:v>
                </c:pt>
                <c:pt idx="644">
                  <c:v>-30.578661894288381</c:v>
                </c:pt>
                <c:pt idx="645">
                  <c:v>-34.596925060986905</c:v>
                </c:pt>
                <c:pt idx="646">
                  <c:v>-37.711868279116075</c:v>
                </c:pt>
                <c:pt idx="647">
                  <c:v>-37.625062053053938</c:v>
                </c:pt>
                <c:pt idx="648">
                  <c:v>-36.487487249040761</c:v>
                </c:pt>
                <c:pt idx="649">
                  <c:v>-32.959054183157143</c:v>
                </c:pt>
                <c:pt idx="650">
                  <c:v>-24.668639172046312</c:v>
                </c:pt>
                <c:pt idx="651">
                  <c:v>-18.938405327063141</c:v>
                </c:pt>
                <c:pt idx="652">
                  <c:v>-16.905826818981634</c:v>
                </c:pt>
                <c:pt idx="653">
                  <c:v>-18.831792756304793</c:v>
                </c:pt>
                <c:pt idx="654">
                  <c:v>-21.192194653963508</c:v>
                </c:pt>
                <c:pt idx="655">
                  <c:v>-20.051811271782729</c:v>
                </c:pt>
                <c:pt idx="656">
                  <c:v>-13.654073850140804</c:v>
                </c:pt>
                <c:pt idx="657">
                  <c:v>-5.0641324602449975</c:v>
                </c:pt>
                <c:pt idx="658">
                  <c:v>1.1286936039624149</c:v>
                </c:pt>
                <c:pt idx="659">
                  <c:v>7.0683097039260803</c:v>
                </c:pt>
                <c:pt idx="660">
                  <c:v>11.008976634015349</c:v>
                </c:pt>
                <c:pt idx="661">
                  <c:v>10.624484633615983</c:v>
                </c:pt>
                <c:pt idx="662">
                  <c:v>8.545359706901932</c:v>
                </c:pt>
                <c:pt idx="663">
                  <c:v>6.1939682296182523</c:v>
                </c:pt>
                <c:pt idx="664">
                  <c:v>4.9176049566658619</c:v>
                </c:pt>
                <c:pt idx="665">
                  <c:v>4.9486970677257389</c:v>
                </c:pt>
                <c:pt idx="666">
                  <c:v>4.9110258043896895</c:v>
                </c:pt>
                <c:pt idx="667">
                  <c:v>3.5279609342350828</c:v>
                </c:pt>
                <c:pt idx="668">
                  <c:v>2.6966227951125132</c:v>
                </c:pt>
                <c:pt idx="669">
                  <c:v>2.8388084164415339</c:v>
                </c:pt>
                <c:pt idx="670">
                  <c:v>2.0107100405206602</c:v>
                </c:pt>
                <c:pt idx="671">
                  <c:v>-0.19380197970953081</c:v>
                </c:pt>
                <c:pt idx="672">
                  <c:v>-2.5022522307466706</c:v>
                </c:pt>
                <c:pt idx="673">
                  <c:v>-5.3986210609623164</c:v>
                </c:pt>
                <c:pt idx="674">
                  <c:v>-6.203419277742114</c:v>
                </c:pt>
                <c:pt idx="675">
                  <c:v>-6.8799370289730382</c:v>
                </c:pt>
                <c:pt idx="676">
                  <c:v>-7.3469003018870396</c:v>
                </c:pt>
                <c:pt idx="677">
                  <c:v>-7.4699821165848226</c:v>
                </c:pt>
                <c:pt idx="678">
                  <c:v>-7.8421871490678763</c:v>
                </c:pt>
                <c:pt idx="679">
                  <c:v>-8.7697743144018805</c:v>
                </c:pt>
                <c:pt idx="680">
                  <c:v>-11.522414325770169</c:v>
                </c:pt>
                <c:pt idx="681">
                  <c:v>-15.211105794724139</c:v>
                </c:pt>
                <c:pt idx="682">
                  <c:v>-19.94692851452826</c:v>
                </c:pt>
                <c:pt idx="683">
                  <c:v>-23.084266609852889</c:v>
                </c:pt>
                <c:pt idx="684">
                  <c:v>-23.987470803205284</c:v>
                </c:pt>
                <c:pt idx="685">
                  <c:v>-24.01324305855163</c:v>
                </c:pt>
                <c:pt idx="686">
                  <c:v>-21.75977793827186</c:v>
                </c:pt>
                <c:pt idx="687">
                  <c:v>-21.956518717841696</c:v>
                </c:pt>
                <c:pt idx="688">
                  <c:v>-24.491402787974945</c:v>
                </c:pt>
                <c:pt idx="689">
                  <c:v>-31.124462733092113</c:v>
                </c:pt>
                <c:pt idx="690">
                  <c:v>-40.264109142569311</c:v>
                </c:pt>
                <c:pt idx="691">
                  <c:v>-46.277686390876042</c:v>
                </c:pt>
                <c:pt idx="692">
                  <c:v>-51.957170219425819</c:v>
                </c:pt>
                <c:pt idx="693">
                  <c:v>-50.623774410166881</c:v>
                </c:pt>
                <c:pt idx="694">
                  <c:v>-45.69958622523496</c:v>
                </c:pt>
                <c:pt idx="695">
                  <c:v>-39.439599667438735</c:v>
                </c:pt>
                <c:pt idx="696">
                  <c:v>-31.956953029707552</c:v>
                </c:pt>
                <c:pt idx="697">
                  <c:v>-28.253864603120281</c:v>
                </c:pt>
                <c:pt idx="698">
                  <c:v>-24.759432818401937</c:v>
                </c:pt>
                <c:pt idx="699">
                  <c:v>-21.731419291248059</c:v>
                </c:pt>
                <c:pt idx="700">
                  <c:v>-19.882761936499005</c:v>
                </c:pt>
                <c:pt idx="701">
                  <c:v>-17.545741058882626</c:v>
                </c:pt>
                <c:pt idx="702">
                  <c:v>-15.925340435743525</c:v>
                </c:pt>
                <c:pt idx="703">
                  <c:v>-14.880528427753404</c:v>
                </c:pt>
                <c:pt idx="704">
                  <c:v>-14.380853610408046</c:v>
                </c:pt>
                <c:pt idx="705">
                  <c:v>-13.291890296843116</c:v>
                </c:pt>
                <c:pt idx="706">
                  <c:v>-11.674386133535942</c:v>
                </c:pt>
                <c:pt idx="707">
                  <c:v>-10.210669206705525</c:v>
                </c:pt>
                <c:pt idx="708">
                  <c:v>-8.7503696968692619</c:v>
                </c:pt>
                <c:pt idx="709">
                  <c:v>-7.8826618152470118</c:v>
                </c:pt>
                <c:pt idx="710">
                  <c:v>-7.5345763035109599</c:v>
                </c:pt>
                <c:pt idx="711">
                  <c:v>-6.4788458588986062</c:v>
                </c:pt>
                <c:pt idx="712">
                  <c:v>-5.6651281887402787</c:v>
                </c:pt>
                <c:pt idx="713">
                  <c:v>-4.9018660465034811</c:v>
                </c:pt>
                <c:pt idx="714">
                  <c:v>-4.0317492307298899</c:v>
                </c:pt>
                <c:pt idx="715">
                  <c:v>-2.6516688250262472</c:v>
                </c:pt>
                <c:pt idx="716">
                  <c:v>-1.1763753130065175</c:v>
                </c:pt>
                <c:pt idx="717">
                  <c:v>0.38201655791835609</c:v>
                </c:pt>
                <c:pt idx="718">
                  <c:v>1.4983883294103988</c:v>
                </c:pt>
                <c:pt idx="719">
                  <c:v>2.6109325713309404</c:v>
                </c:pt>
                <c:pt idx="720">
                  <c:v>3.7100050129683293</c:v>
                </c:pt>
                <c:pt idx="721">
                  <c:v>4.5242281980808858</c:v>
                </c:pt>
                <c:pt idx="722">
                  <c:v>4.974455232602752</c:v>
                </c:pt>
                <c:pt idx="723">
                  <c:v>4.3730147553540206</c:v>
                </c:pt>
                <c:pt idx="724">
                  <c:v>2.8559251725990675</c:v>
                </c:pt>
                <c:pt idx="725">
                  <c:v>1.5676481376002926</c:v>
                </c:pt>
                <c:pt idx="726">
                  <c:v>0.62468956470824843</c:v>
                </c:pt>
                <c:pt idx="727">
                  <c:v>0.99188031368083251</c:v>
                </c:pt>
                <c:pt idx="728">
                  <c:v>0.95460509153246975</c:v>
                </c:pt>
                <c:pt idx="729">
                  <c:v>-0.14694878867393105</c:v>
                </c:pt>
                <c:pt idx="730">
                  <c:v>-2.1215066598056116</c:v>
                </c:pt>
                <c:pt idx="731">
                  <c:v>-4.5387771768483427</c:v>
                </c:pt>
                <c:pt idx="732">
                  <c:v>-8.2269744740644111</c:v>
                </c:pt>
                <c:pt idx="733">
                  <c:v>-12.255152816968668</c:v>
                </c:pt>
                <c:pt idx="734">
                  <c:v>-16.24324814741037</c:v>
                </c:pt>
                <c:pt idx="735">
                  <c:v>-19.18838572334921</c:v>
                </c:pt>
                <c:pt idx="736">
                  <c:v>-21.161453977428142</c:v>
                </c:pt>
                <c:pt idx="737">
                  <c:v>-22.810880622349298</c:v>
                </c:pt>
                <c:pt idx="738">
                  <c:v>-24.116257283476763</c:v>
                </c:pt>
                <c:pt idx="739">
                  <c:v>-25.515962160511606</c:v>
                </c:pt>
                <c:pt idx="740">
                  <c:v>-26.450536971054497</c:v>
                </c:pt>
                <c:pt idx="741">
                  <c:v>-26.566203135255261</c:v>
                </c:pt>
                <c:pt idx="742">
                  <c:v>-26.778052101196682</c:v>
                </c:pt>
                <c:pt idx="743">
                  <c:v>-27.356669650566872</c:v>
                </c:pt>
                <c:pt idx="744">
                  <c:v>-31.8610645332821</c:v>
                </c:pt>
                <c:pt idx="745">
                  <c:v>-36.914776678727009</c:v>
                </c:pt>
                <c:pt idx="746">
                  <c:v>-35.870602624960881</c:v>
                </c:pt>
                <c:pt idx="747">
                  <c:v>-27.78017046657995</c:v>
                </c:pt>
                <c:pt idx="748">
                  <c:v>-18.122454739893161</c:v>
                </c:pt>
                <c:pt idx="749">
                  <c:v>-9.2403479319975137</c:v>
                </c:pt>
                <c:pt idx="750">
                  <c:v>-5.2927140358143205</c:v>
                </c:pt>
                <c:pt idx="751">
                  <c:v>-6.335442202867366</c:v>
                </c:pt>
                <c:pt idx="752">
                  <c:v>-9.6287881334924847</c:v>
                </c:pt>
                <c:pt idx="753">
                  <c:v>-12.439656651153836</c:v>
                </c:pt>
                <c:pt idx="754">
                  <c:v>-12.26417723439258</c:v>
                </c:pt>
                <c:pt idx="755">
                  <c:v>-10.826314184617472</c:v>
                </c:pt>
                <c:pt idx="756">
                  <c:v>-8.694328177573805</c:v>
                </c:pt>
                <c:pt idx="757">
                  <c:v>-6.7295512810677582</c:v>
                </c:pt>
                <c:pt idx="758">
                  <c:v>-5.5112067560956355</c:v>
                </c:pt>
                <c:pt idx="759">
                  <c:v>-4.2803162093621872</c:v>
                </c:pt>
                <c:pt idx="760">
                  <c:v>-2.9524225988841133</c:v>
                </c:pt>
                <c:pt idx="761">
                  <c:v>-2.4641343588504734</c:v>
                </c:pt>
                <c:pt idx="762">
                  <c:v>-3.5571386856559117</c:v>
                </c:pt>
                <c:pt idx="763">
                  <c:v>-5.4027762196824964</c:v>
                </c:pt>
                <c:pt idx="764">
                  <c:v>-6.852642265948492</c:v>
                </c:pt>
                <c:pt idx="765">
                  <c:v>-7.8614621911709559</c:v>
                </c:pt>
                <c:pt idx="766">
                  <c:v>-7.4795113418632084</c:v>
                </c:pt>
                <c:pt idx="767">
                  <c:v>-7.6689981678003027</c:v>
                </c:pt>
                <c:pt idx="768">
                  <c:v>-8.8866936552752254</c:v>
                </c:pt>
                <c:pt idx="769">
                  <c:v>-9.8682299910879046</c:v>
                </c:pt>
                <c:pt idx="770">
                  <c:v>-11.050111150400499</c:v>
                </c:pt>
                <c:pt idx="771">
                  <c:v>-12.275688835634034</c:v>
                </c:pt>
                <c:pt idx="772">
                  <c:v>-12.975838062446227</c:v>
                </c:pt>
                <c:pt idx="773">
                  <c:v>-14.405634499233569</c:v>
                </c:pt>
                <c:pt idx="774">
                  <c:v>-15.262636350609363</c:v>
                </c:pt>
                <c:pt idx="775">
                  <c:v>-15.384068142512877</c:v>
                </c:pt>
                <c:pt idx="776">
                  <c:v>-16.782769326294321</c:v>
                </c:pt>
                <c:pt idx="777">
                  <c:v>-18.143664294736894</c:v>
                </c:pt>
                <c:pt idx="778">
                  <c:v>-19.190455262715702</c:v>
                </c:pt>
                <c:pt idx="779">
                  <c:v>-18.910443594509662</c:v>
                </c:pt>
                <c:pt idx="780">
                  <c:v>-20.259163926574821</c:v>
                </c:pt>
                <c:pt idx="781">
                  <c:v>-19.608472991894633</c:v>
                </c:pt>
                <c:pt idx="782">
                  <c:v>-20.89129171611135</c:v>
                </c:pt>
                <c:pt idx="783">
                  <c:v>-24.701179636536757</c:v>
                </c:pt>
                <c:pt idx="784">
                  <c:v>-27.216400958128379</c:v>
                </c:pt>
                <c:pt idx="785">
                  <c:v>-30.1489005845817</c:v>
                </c:pt>
                <c:pt idx="786">
                  <c:v>-37.196616109182003</c:v>
                </c:pt>
                <c:pt idx="787">
                  <c:v>-40.596763558306264</c:v>
                </c:pt>
                <c:pt idx="788">
                  <c:v>-36.724502441568184</c:v>
                </c:pt>
                <c:pt idx="789">
                  <c:v>-28.089856498371788</c:v>
                </c:pt>
                <c:pt idx="790">
                  <c:v>-22.814059761380125</c:v>
                </c:pt>
                <c:pt idx="791">
                  <c:v>-21.909633434655259</c:v>
                </c:pt>
                <c:pt idx="792">
                  <c:v>-19.432600347880342</c:v>
                </c:pt>
                <c:pt idx="793">
                  <c:v>-16.356083418689465</c:v>
                </c:pt>
                <c:pt idx="794">
                  <c:v>-13.328446972049131</c:v>
                </c:pt>
                <c:pt idx="795">
                  <c:v>-9.8991686129809242</c:v>
                </c:pt>
                <c:pt idx="796">
                  <c:v>-8.3358765137616988</c:v>
                </c:pt>
                <c:pt idx="797">
                  <c:v>-8.0485817873156602</c:v>
                </c:pt>
                <c:pt idx="798">
                  <c:v>-7.7202011193526836</c:v>
                </c:pt>
                <c:pt idx="799">
                  <c:v>-7.0745361327261707</c:v>
                </c:pt>
                <c:pt idx="800">
                  <c:v>-7.1425849442011655</c:v>
                </c:pt>
                <c:pt idx="801">
                  <c:v>-7.7249121831390122</c:v>
                </c:pt>
                <c:pt idx="802">
                  <c:v>-8.465198457463611</c:v>
                </c:pt>
                <c:pt idx="803">
                  <c:v>-8.9102362820982339</c:v>
                </c:pt>
                <c:pt idx="804">
                  <c:v>-9.0482338515670193</c:v>
                </c:pt>
                <c:pt idx="805">
                  <c:v>-8.7219260539093728</c:v>
                </c:pt>
                <c:pt idx="806">
                  <c:v>-7.8275249622427667</c:v>
                </c:pt>
                <c:pt idx="807">
                  <c:v>-6.5652875444572265</c:v>
                </c:pt>
                <c:pt idx="808">
                  <c:v>-4.7913979617208762</c:v>
                </c:pt>
                <c:pt idx="809">
                  <c:v>-3.0991541889273191</c:v>
                </c:pt>
                <c:pt idx="810">
                  <c:v>-1.4924333332879023</c:v>
                </c:pt>
                <c:pt idx="811">
                  <c:v>7.0771037768355052E-3</c:v>
                </c:pt>
                <c:pt idx="812">
                  <c:v>0.82061976436480677</c:v>
                </c:pt>
                <c:pt idx="813">
                  <c:v>1.834505204702557</c:v>
                </c:pt>
                <c:pt idx="814">
                  <c:v>2.2104143074246583</c:v>
                </c:pt>
                <c:pt idx="815">
                  <c:v>2.2540682759634389</c:v>
                </c:pt>
                <c:pt idx="816">
                  <c:v>1.3409481695863081</c:v>
                </c:pt>
                <c:pt idx="817">
                  <c:v>0.43137168076028515</c:v>
                </c:pt>
                <c:pt idx="818">
                  <c:v>-0.75361395347969951</c:v>
                </c:pt>
                <c:pt idx="819">
                  <c:v>-1.9508914212444308</c:v>
                </c:pt>
                <c:pt idx="820">
                  <c:v>-3.5325921830750349</c:v>
                </c:pt>
                <c:pt idx="821">
                  <c:v>-4.8938688718597518</c:v>
                </c:pt>
                <c:pt idx="822">
                  <c:v>-6.0000113389071172</c:v>
                </c:pt>
                <c:pt idx="823">
                  <c:v>-7.7475602468961871</c:v>
                </c:pt>
                <c:pt idx="824">
                  <c:v>-9.7207955336046776</c:v>
                </c:pt>
                <c:pt idx="825">
                  <c:v>-11.67478899431242</c:v>
                </c:pt>
                <c:pt idx="826">
                  <c:v>-13.508483025802416</c:v>
                </c:pt>
                <c:pt idx="827">
                  <c:v>-15.473237895714909</c:v>
                </c:pt>
                <c:pt idx="828">
                  <c:v>-18.046656407693028</c:v>
                </c:pt>
                <c:pt idx="829">
                  <c:v>-21.04990853975962</c:v>
                </c:pt>
                <c:pt idx="830">
                  <c:v>-23.802740432192977</c:v>
                </c:pt>
                <c:pt idx="831">
                  <c:v>-24.985240586584176</c:v>
                </c:pt>
                <c:pt idx="832">
                  <c:v>-25.125064233492147</c:v>
                </c:pt>
                <c:pt idx="833">
                  <c:v>-23.793502740806428</c:v>
                </c:pt>
                <c:pt idx="834">
                  <c:v>-22.10264566369997</c:v>
                </c:pt>
                <c:pt idx="835">
                  <c:v>-23.95039633061419</c:v>
                </c:pt>
                <c:pt idx="836">
                  <c:v>-29.165207426181816</c:v>
                </c:pt>
                <c:pt idx="837">
                  <c:v>-34.649471386387887</c:v>
                </c:pt>
                <c:pt idx="838">
                  <c:v>-31.239372462155796</c:v>
                </c:pt>
                <c:pt idx="839">
                  <c:v>-20.706715601647083</c:v>
                </c:pt>
                <c:pt idx="840">
                  <c:v>-11.77469435591475</c:v>
                </c:pt>
                <c:pt idx="841">
                  <c:v>-8.0931461254497918</c:v>
                </c:pt>
                <c:pt idx="842">
                  <c:v>-9.6137922199805352</c:v>
                </c:pt>
                <c:pt idx="843">
                  <c:v>-12.464903837348974</c:v>
                </c:pt>
                <c:pt idx="844">
                  <c:v>-14.107691938829189</c:v>
                </c:pt>
                <c:pt idx="845">
                  <c:v>-13.783306421401321</c:v>
                </c:pt>
                <c:pt idx="846">
                  <c:v>-13.562336263944715</c:v>
                </c:pt>
                <c:pt idx="847">
                  <c:v>-14.291655390352213</c:v>
                </c:pt>
                <c:pt idx="848">
                  <c:v>-14.736769529099186</c:v>
                </c:pt>
                <c:pt idx="849">
                  <c:v>-14.501279166724707</c:v>
                </c:pt>
                <c:pt idx="850">
                  <c:v>-12.248220149292933</c:v>
                </c:pt>
                <c:pt idx="851">
                  <c:v>-8.1174463866367539</c:v>
                </c:pt>
                <c:pt idx="852">
                  <c:v>-3.5178621727976207</c:v>
                </c:pt>
                <c:pt idx="853">
                  <c:v>-0.26592075221412587</c:v>
                </c:pt>
                <c:pt idx="854">
                  <c:v>-9.269282507613584E-2</c:v>
                </c:pt>
                <c:pt idx="855">
                  <c:v>-1.7130389102363242</c:v>
                </c:pt>
                <c:pt idx="856">
                  <c:v>-3.7959150994443314</c:v>
                </c:pt>
                <c:pt idx="857">
                  <c:v>-5.3071155696396346</c:v>
                </c:pt>
                <c:pt idx="858">
                  <c:v>-7.8806262803719394</c:v>
                </c:pt>
                <c:pt idx="859">
                  <c:v>-11.597251620603378</c:v>
                </c:pt>
                <c:pt idx="860">
                  <c:v>-15.320119680626499</c:v>
                </c:pt>
                <c:pt idx="861">
                  <c:v>-17.62196435189869</c:v>
                </c:pt>
                <c:pt idx="862">
                  <c:v>-18.316930885262092</c:v>
                </c:pt>
                <c:pt idx="863">
                  <c:v>-16.982419165839694</c:v>
                </c:pt>
                <c:pt idx="864">
                  <c:v>-14.074054345587735</c:v>
                </c:pt>
                <c:pt idx="865">
                  <c:v>-11.900286443142839</c:v>
                </c:pt>
                <c:pt idx="866">
                  <c:v>-11.895742714338935</c:v>
                </c:pt>
                <c:pt idx="867">
                  <c:v>-12.08789740758667</c:v>
                </c:pt>
                <c:pt idx="868">
                  <c:v>-14.086198076338428</c:v>
                </c:pt>
                <c:pt idx="869">
                  <c:v>-15.847508960359452</c:v>
                </c:pt>
                <c:pt idx="870">
                  <c:v>-17.658446601874211</c:v>
                </c:pt>
                <c:pt idx="871">
                  <c:v>-17.086794105241658</c:v>
                </c:pt>
                <c:pt idx="872">
                  <c:v>-14.975370012459328</c:v>
                </c:pt>
                <c:pt idx="873">
                  <c:v>-13.941093549664567</c:v>
                </c:pt>
                <c:pt idx="874">
                  <c:v>-21.406121917501686</c:v>
                </c:pt>
                <c:pt idx="875">
                  <c:v>-37.060931435753425</c:v>
                </c:pt>
                <c:pt idx="876">
                  <c:v>-48.837560094007387</c:v>
                </c:pt>
                <c:pt idx="877">
                  <c:v>-55.094130962769796</c:v>
                </c:pt>
                <c:pt idx="878">
                  <c:v>-60.19406247610565</c:v>
                </c:pt>
                <c:pt idx="879">
                  <c:v>-60.217620351986284</c:v>
                </c:pt>
                <c:pt idx="880">
                  <c:v>-56.898683190732491</c:v>
                </c:pt>
                <c:pt idx="881">
                  <c:v>-46.555340955564205</c:v>
                </c:pt>
                <c:pt idx="882">
                  <c:v>-38.738938873785791</c:v>
                </c:pt>
                <c:pt idx="883">
                  <c:v>-31.267527228993803</c:v>
                </c:pt>
                <c:pt idx="884">
                  <c:v>-24.905853527569089</c:v>
                </c:pt>
                <c:pt idx="885">
                  <c:v>-20.354562659791004</c:v>
                </c:pt>
                <c:pt idx="886">
                  <c:v>-17.603196885093077</c:v>
                </c:pt>
                <c:pt idx="887">
                  <c:v>-16.412884345921913</c:v>
                </c:pt>
                <c:pt idx="888">
                  <c:v>-16.031232260507583</c:v>
                </c:pt>
                <c:pt idx="889">
                  <c:v>-15.240370023955307</c:v>
                </c:pt>
                <c:pt idx="890">
                  <c:v>-14.612700835820501</c:v>
                </c:pt>
                <c:pt idx="891">
                  <c:v>-14.51066816753351</c:v>
                </c:pt>
                <c:pt idx="892">
                  <c:v>-13.877996089513925</c:v>
                </c:pt>
                <c:pt idx="893">
                  <c:v>-11.751100678612785</c:v>
                </c:pt>
                <c:pt idx="894">
                  <c:v>-9.586360030096138</c:v>
                </c:pt>
                <c:pt idx="895">
                  <c:v>-7.2301058025783611</c:v>
                </c:pt>
                <c:pt idx="896">
                  <c:v>-5.6197275095290786</c:v>
                </c:pt>
                <c:pt idx="897">
                  <c:v>-4.5765902372576797</c:v>
                </c:pt>
                <c:pt idx="898">
                  <c:v>-3.5145224658903396</c:v>
                </c:pt>
                <c:pt idx="899">
                  <c:v>-3.0009861377337552</c:v>
                </c:pt>
                <c:pt idx="900">
                  <c:v>-1.8549097649325859</c:v>
                </c:pt>
                <c:pt idx="901">
                  <c:v>-0.24236216078331632</c:v>
                </c:pt>
                <c:pt idx="902">
                  <c:v>1.6353656610500085</c:v>
                </c:pt>
                <c:pt idx="903">
                  <c:v>3.6471205748063156</c:v>
                </c:pt>
                <c:pt idx="904">
                  <c:v>5.5835472126299779</c:v>
                </c:pt>
                <c:pt idx="905">
                  <c:v>7.1320379274383683</c:v>
                </c:pt>
                <c:pt idx="906">
                  <c:v>7.8441965076426072</c:v>
                </c:pt>
                <c:pt idx="907">
                  <c:v>7.9377055767645261</c:v>
                </c:pt>
                <c:pt idx="908">
                  <c:v>7.17668906808023</c:v>
                </c:pt>
                <c:pt idx="909">
                  <c:v>6.4203267842833629</c:v>
                </c:pt>
                <c:pt idx="910">
                  <c:v>4.6560938537870227</c:v>
                </c:pt>
                <c:pt idx="911">
                  <c:v>2.3425661016600889</c:v>
                </c:pt>
                <c:pt idx="912">
                  <c:v>9.7091371100745144E-2</c:v>
                </c:pt>
                <c:pt idx="913">
                  <c:v>-2.1463363012497605</c:v>
                </c:pt>
                <c:pt idx="914">
                  <c:v>-3.5312290967657938</c:v>
                </c:pt>
                <c:pt idx="915">
                  <c:v>-4.5450054757191474</c:v>
                </c:pt>
                <c:pt idx="916">
                  <c:v>-5.8637449922974216</c:v>
                </c:pt>
                <c:pt idx="917">
                  <c:v>-6.7894842054920339</c:v>
                </c:pt>
                <c:pt idx="918">
                  <c:v>-7.9828820801802971</c:v>
                </c:pt>
                <c:pt idx="919">
                  <c:v>-9.6782001292171387</c:v>
                </c:pt>
                <c:pt idx="920">
                  <c:v>-12.126291601069699</c:v>
                </c:pt>
                <c:pt idx="921">
                  <c:v>-15.221362052312305</c:v>
                </c:pt>
                <c:pt idx="922">
                  <c:v>-18.113173376380015</c:v>
                </c:pt>
                <c:pt idx="923">
                  <c:v>-20.619600966188109</c:v>
                </c:pt>
                <c:pt idx="924">
                  <c:v>-22.894487331885447</c:v>
                </c:pt>
                <c:pt idx="925">
                  <c:v>-25.092734717631672</c:v>
                </c:pt>
                <c:pt idx="926">
                  <c:v>-27.796497155596597</c:v>
                </c:pt>
                <c:pt idx="927">
                  <c:v>-31.331622396763592</c:v>
                </c:pt>
                <c:pt idx="928">
                  <c:v>-35.331117258404156</c:v>
                </c:pt>
                <c:pt idx="929">
                  <c:v>-40.79094971490828</c:v>
                </c:pt>
                <c:pt idx="930">
                  <c:v>-41.605522226964524</c:v>
                </c:pt>
                <c:pt idx="931">
                  <c:v>-36.153869407340324</c:v>
                </c:pt>
                <c:pt idx="932">
                  <c:v>-27.793373229873705</c:v>
                </c:pt>
                <c:pt idx="933">
                  <c:v>-22.2493822926528</c:v>
                </c:pt>
                <c:pt idx="934">
                  <c:v>-23.995732978422641</c:v>
                </c:pt>
                <c:pt idx="935">
                  <c:v>-30.153000638782714</c:v>
                </c:pt>
                <c:pt idx="936">
                  <c:v>-31.791422325028009</c:v>
                </c:pt>
                <c:pt idx="937">
                  <c:v>-26.854711281425338</c:v>
                </c:pt>
                <c:pt idx="938">
                  <c:v>-20.404829211493833</c:v>
                </c:pt>
                <c:pt idx="939">
                  <c:v>-13.95800950602281</c:v>
                </c:pt>
                <c:pt idx="940">
                  <c:v>-7.8951099026407361</c:v>
                </c:pt>
                <c:pt idx="941">
                  <c:v>-4.029974750637658</c:v>
                </c:pt>
                <c:pt idx="942">
                  <c:v>-5.2164745614579244</c:v>
                </c:pt>
                <c:pt idx="943">
                  <c:v>-8.8291398865945254</c:v>
                </c:pt>
                <c:pt idx="944">
                  <c:v>-10.490720045533061</c:v>
                </c:pt>
                <c:pt idx="945">
                  <c:v>-8.942890515267818</c:v>
                </c:pt>
                <c:pt idx="946">
                  <c:v>-6.1916810171107963</c:v>
                </c:pt>
                <c:pt idx="947">
                  <c:v>-4.0418894674983372</c:v>
                </c:pt>
                <c:pt idx="948">
                  <c:v>-1.4895075517689655</c:v>
                </c:pt>
                <c:pt idx="949">
                  <c:v>0.86538437618952413</c:v>
                </c:pt>
                <c:pt idx="950">
                  <c:v>2.0734775368276344</c:v>
                </c:pt>
                <c:pt idx="951">
                  <c:v>1.4959733417246235</c:v>
                </c:pt>
                <c:pt idx="952">
                  <c:v>4.1583452691290886E-2</c:v>
                </c:pt>
                <c:pt idx="953">
                  <c:v>-1.1585989368711962</c:v>
                </c:pt>
                <c:pt idx="954">
                  <c:v>-1.0749654103812898</c:v>
                </c:pt>
                <c:pt idx="955">
                  <c:v>-0.97851521848169365</c:v>
                </c:pt>
                <c:pt idx="956">
                  <c:v>-1.9207346927187863</c:v>
                </c:pt>
                <c:pt idx="957">
                  <c:v>-5.0181885953130054</c:v>
                </c:pt>
                <c:pt idx="958">
                  <c:v>-7.9435568154600089</c:v>
                </c:pt>
                <c:pt idx="959">
                  <c:v>-10.688153123407771</c:v>
                </c:pt>
                <c:pt idx="960">
                  <c:v>-13.746599010574073</c:v>
                </c:pt>
                <c:pt idx="961">
                  <c:v>-16.221422008285664</c:v>
                </c:pt>
                <c:pt idx="962">
                  <c:v>-16.692124333214345</c:v>
                </c:pt>
                <c:pt idx="963">
                  <c:v>-15.642049936669935</c:v>
                </c:pt>
                <c:pt idx="964">
                  <c:v>-15.332950065901359</c:v>
                </c:pt>
                <c:pt idx="965">
                  <c:v>-17.586426057439194</c:v>
                </c:pt>
                <c:pt idx="966">
                  <c:v>-21.761014002355232</c:v>
                </c:pt>
                <c:pt idx="967">
                  <c:v>-26.184156524420381</c:v>
                </c:pt>
                <c:pt idx="968">
                  <c:v>-28.258116746007719</c:v>
                </c:pt>
                <c:pt idx="969">
                  <c:v>-30.313246008940443</c:v>
                </c:pt>
                <c:pt idx="970">
                  <c:v>-29.609014022637222</c:v>
                </c:pt>
                <c:pt idx="971">
                  <c:v>-27.378785370790037</c:v>
                </c:pt>
                <c:pt idx="972">
                  <c:v>-25.395529522411081</c:v>
                </c:pt>
                <c:pt idx="973">
                  <c:v>-22.999259028276111</c:v>
                </c:pt>
                <c:pt idx="974">
                  <c:v>-22.836262483715213</c:v>
                </c:pt>
                <c:pt idx="975">
                  <c:v>-32.475231529801214</c:v>
                </c:pt>
                <c:pt idx="976">
                  <c:v>-44.779946005639502</c:v>
                </c:pt>
                <c:pt idx="977">
                  <c:v>-46.749813944490647</c:v>
                </c:pt>
                <c:pt idx="978">
                  <c:v>-34.97783635123929</c:v>
                </c:pt>
                <c:pt idx="979">
                  <c:v>-27.376707805779333</c:v>
                </c:pt>
                <c:pt idx="980">
                  <c:v>-25.414455749686454</c:v>
                </c:pt>
                <c:pt idx="981">
                  <c:v>-20.40089383405293</c:v>
                </c:pt>
                <c:pt idx="982">
                  <c:v>-15.785936986589624</c:v>
                </c:pt>
                <c:pt idx="983">
                  <c:v>-12.088328516353561</c:v>
                </c:pt>
                <c:pt idx="984">
                  <c:v>-11.956322950224409</c:v>
                </c:pt>
                <c:pt idx="985">
                  <c:v>-10.664417244642971</c:v>
                </c:pt>
                <c:pt idx="986">
                  <c:v>-9.5581207072314882</c:v>
                </c:pt>
                <c:pt idx="987">
                  <c:v>-7.4832860921319462</c:v>
                </c:pt>
                <c:pt idx="988">
                  <c:v>-4.912451378366228</c:v>
                </c:pt>
                <c:pt idx="989">
                  <c:v>-3.4728617339952725</c:v>
                </c:pt>
                <c:pt idx="990">
                  <c:v>-2.4048352915058278</c:v>
                </c:pt>
                <c:pt idx="991">
                  <c:v>-0.55844404046904339</c:v>
                </c:pt>
                <c:pt idx="992">
                  <c:v>2.0029720062710088</c:v>
                </c:pt>
                <c:pt idx="993">
                  <c:v>3.7463377116563854</c:v>
                </c:pt>
                <c:pt idx="994">
                  <c:v>3.6463381698765942</c:v>
                </c:pt>
                <c:pt idx="995">
                  <c:v>2.8658776448342769</c:v>
                </c:pt>
                <c:pt idx="996">
                  <c:v>2.3316038617985302</c:v>
                </c:pt>
                <c:pt idx="997">
                  <c:v>1.8279706995347182</c:v>
                </c:pt>
              </c:numCache>
            </c:numRef>
          </c:val>
          <c:smooth val="0"/>
          <c:extLst>
            <c:ext xmlns:c16="http://schemas.microsoft.com/office/drawing/2014/chart" uri="{C3380CC4-5D6E-409C-BE32-E72D297353CC}">
              <c16:uniqueId val="{00000000-DC83-4756-B0E1-280E9104D733}"/>
            </c:ext>
          </c:extLst>
        </c:ser>
        <c:ser>
          <c:idx val="1"/>
          <c:order val="1"/>
          <c:tx>
            <c:strRef>
              <c:f>accelerometer!$L$1</c:f>
              <c:strCache>
                <c:ptCount val="1"/>
                <c:pt idx="0">
                  <c:v>Accel_Y</c:v>
                </c:pt>
              </c:strCache>
            </c:strRef>
          </c:tx>
          <c:spPr>
            <a:ln w="28575" cap="rnd">
              <a:solidFill>
                <a:schemeClr val="accent2"/>
              </a:solidFill>
              <a:round/>
            </a:ln>
            <a:effectLst/>
          </c:spPr>
          <c:marker>
            <c:symbol val="none"/>
          </c:marker>
          <c:val>
            <c:numRef>
              <c:f>accelerometer!$L$2:$L$999</c:f>
              <c:numCache>
                <c:formatCode>General</c:formatCode>
                <c:ptCount val="998"/>
                <c:pt idx="0">
                  <c:v>-22.265673771229508</c:v>
                </c:pt>
                <c:pt idx="1">
                  <c:v>-22.883548582389341</c:v>
                </c:pt>
                <c:pt idx="2">
                  <c:v>-24.126524893910084</c:v>
                </c:pt>
                <c:pt idx="3">
                  <c:v>-24.987456518884581</c:v>
                </c:pt>
                <c:pt idx="4">
                  <c:v>-24.760390639984809</c:v>
                </c:pt>
                <c:pt idx="5">
                  <c:v>-23.087532160969236</c:v>
                </c:pt>
                <c:pt idx="6">
                  <c:v>-20.448077620600937</c:v>
                </c:pt>
                <c:pt idx="7">
                  <c:v>-17.947356010659234</c:v>
                </c:pt>
                <c:pt idx="8">
                  <c:v>-12.928595686783105</c:v>
                </c:pt>
                <c:pt idx="9">
                  <c:v>-5.5816551889729897</c:v>
                </c:pt>
                <c:pt idx="10">
                  <c:v>8.5787910165238088</c:v>
                </c:pt>
                <c:pt idx="11">
                  <c:v>22.519865427899617</c:v>
                </c:pt>
                <c:pt idx="12">
                  <c:v>37.262052313331345</c:v>
                </c:pt>
                <c:pt idx="13">
                  <c:v>51.403280611734623</c:v>
                </c:pt>
                <c:pt idx="14">
                  <c:v>61.638043325291491</c:v>
                </c:pt>
                <c:pt idx="15">
                  <c:v>63.122315011705119</c:v>
                </c:pt>
                <c:pt idx="16">
                  <c:v>65.223699161421592</c:v>
                </c:pt>
                <c:pt idx="17">
                  <c:v>71.673805437594922</c:v>
                </c:pt>
                <c:pt idx="18">
                  <c:v>71.824239032521419</c:v>
                </c:pt>
                <c:pt idx="19">
                  <c:v>66.896458899395952</c:v>
                </c:pt>
                <c:pt idx="20">
                  <c:v>60.418397988425397</c:v>
                </c:pt>
                <c:pt idx="21">
                  <c:v>54.861355589768785</c:v>
                </c:pt>
                <c:pt idx="22">
                  <c:v>52.233382447492076</c:v>
                </c:pt>
                <c:pt idx="23">
                  <c:v>53.317429180952246</c:v>
                </c:pt>
                <c:pt idx="24">
                  <c:v>53.712576532634998</c:v>
                </c:pt>
                <c:pt idx="25">
                  <c:v>55.296018085976499</c:v>
                </c:pt>
                <c:pt idx="26">
                  <c:v>57.293668445557394</c:v>
                </c:pt>
                <c:pt idx="27">
                  <c:v>57.099163192236034</c:v>
                </c:pt>
                <c:pt idx="28">
                  <c:v>56.965495789676019</c:v>
                </c:pt>
                <c:pt idx="29">
                  <c:v>55.074032112697168</c:v>
                </c:pt>
                <c:pt idx="30">
                  <c:v>53.724276935848067</c:v>
                </c:pt>
                <c:pt idx="31">
                  <c:v>51.62670781485847</c:v>
                </c:pt>
                <c:pt idx="32">
                  <c:v>48.652286563171231</c:v>
                </c:pt>
                <c:pt idx="33">
                  <c:v>46.38274842000601</c:v>
                </c:pt>
                <c:pt idx="34">
                  <c:v>44.566167128395016</c:v>
                </c:pt>
                <c:pt idx="35">
                  <c:v>43.485585061211225</c:v>
                </c:pt>
                <c:pt idx="36">
                  <c:v>43.523207498825187</c:v>
                </c:pt>
                <c:pt idx="37">
                  <c:v>43.75819797146341</c:v>
                </c:pt>
                <c:pt idx="38">
                  <c:v>44.474321124967155</c:v>
                </c:pt>
                <c:pt idx="39">
                  <c:v>45.764705778933653</c:v>
                </c:pt>
                <c:pt idx="40">
                  <c:v>47.461915298015491</c:v>
                </c:pt>
                <c:pt idx="41">
                  <c:v>49.210026534029311</c:v>
                </c:pt>
                <c:pt idx="42">
                  <c:v>50.851933419416198</c:v>
                </c:pt>
                <c:pt idx="43">
                  <c:v>51.970243300748912</c:v>
                </c:pt>
                <c:pt idx="44">
                  <c:v>52.82822005885604</c:v>
                </c:pt>
                <c:pt idx="45">
                  <c:v>53.515105332214262</c:v>
                </c:pt>
                <c:pt idx="46">
                  <c:v>51.724434728413641</c:v>
                </c:pt>
                <c:pt idx="47">
                  <c:v>49.466725414948428</c:v>
                </c:pt>
                <c:pt idx="48">
                  <c:v>47.340355122299279</c:v>
                </c:pt>
                <c:pt idx="49">
                  <c:v>45.790592709144626</c:v>
                </c:pt>
                <c:pt idx="50">
                  <c:v>44.830968315817721</c:v>
                </c:pt>
                <c:pt idx="51">
                  <c:v>45.226048526003517</c:v>
                </c:pt>
                <c:pt idx="52">
                  <c:v>46.245923420422166</c:v>
                </c:pt>
                <c:pt idx="53">
                  <c:v>44.263396317754747</c:v>
                </c:pt>
                <c:pt idx="54">
                  <c:v>45.285652301301411</c:v>
                </c:pt>
                <c:pt idx="55">
                  <c:v>46.102257505158292</c:v>
                </c:pt>
                <c:pt idx="56">
                  <c:v>47.855704993436866</c:v>
                </c:pt>
                <c:pt idx="57">
                  <c:v>50.044238019122645</c:v>
                </c:pt>
                <c:pt idx="58">
                  <c:v>52.591508222603053</c:v>
                </c:pt>
                <c:pt idx="59">
                  <c:v>54.367139673881603</c:v>
                </c:pt>
                <c:pt idx="60">
                  <c:v>57.893614659402914</c:v>
                </c:pt>
                <c:pt idx="61">
                  <c:v>61.090605426093376</c:v>
                </c:pt>
                <c:pt idx="62">
                  <c:v>62.971459286144402</c:v>
                </c:pt>
                <c:pt idx="63">
                  <c:v>58.921329588879772</c:v>
                </c:pt>
                <c:pt idx="64">
                  <c:v>46.004140592663134</c:v>
                </c:pt>
                <c:pt idx="65">
                  <c:v>27.901994830485904</c:v>
                </c:pt>
                <c:pt idx="66">
                  <c:v>26.678778941943886</c:v>
                </c:pt>
                <c:pt idx="67">
                  <c:v>15.870589769690827</c:v>
                </c:pt>
                <c:pt idx="68">
                  <c:v>-0.73176711951131523</c:v>
                </c:pt>
                <c:pt idx="69">
                  <c:v>0.15499331137319483</c:v>
                </c:pt>
                <c:pt idx="70">
                  <c:v>-0.94794995758221279</c:v>
                </c:pt>
                <c:pt idx="71">
                  <c:v>-0.31370372276713065</c:v>
                </c:pt>
                <c:pt idx="72">
                  <c:v>0.87729394653770598</c:v>
                </c:pt>
                <c:pt idx="73">
                  <c:v>-0.57331344536832096</c:v>
                </c:pt>
                <c:pt idx="74">
                  <c:v>-3.1029955798415467</c:v>
                </c:pt>
                <c:pt idx="75">
                  <c:v>-6.4207914905306822</c:v>
                </c:pt>
                <c:pt idx="76">
                  <c:v>-10.066368321935252</c:v>
                </c:pt>
                <c:pt idx="77">
                  <c:v>-13.100243227287029</c:v>
                </c:pt>
                <c:pt idx="78">
                  <c:v>-15.405837451208155</c:v>
                </c:pt>
                <c:pt idx="79">
                  <c:v>-15.209559897913859</c:v>
                </c:pt>
                <c:pt idx="80">
                  <c:v>-16.825435741049571</c:v>
                </c:pt>
                <c:pt idx="81">
                  <c:v>-16.635252608097964</c:v>
                </c:pt>
                <c:pt idx="82">
                  <c:v>-16.358597454193326</c:v>
                </c:pt>
                <c:pt idx="83">
                  <c:v>-16.573618365620096</c:v>
                </c:pt>
                <c:pt idx="84">
                  <c:v>-16.511244058147547</c:v>
                </c:pt>
                <c:pt idx="85">
                  <c:v>-16.756026615653912</c:v>
                </c:pt>
                <c:pt idx="86">
                  <c:v>-17.064979231426754</c:v>
                </c:pt>
                <c:pt idx="87">
                  <c:v>-17.515166441114804</c:v>
                </c:pt>
                <c:pt idx="88">
                  <c:v>-17.793338705946777</c:v>
                </c:pt>
                <c:pt idx="89">
                  <c:v>-19.226542355638689</c:v>
                </c:pt>
                <c:pt idx="90">
                  <c:v>-19.428738170135972</c:v>
                </c:pt>
                <c:pt idx="91">
                  <c:v>-21.527133191522392</c:v>
                </c:pt>
                <c:pt idx="92">
                  <c:v>-22.588366397155557</c:v>
                </c:pt>
                <c:pt idx="93">
                  <c:v>-23.287910049741253</c:v>
                </c:pt>
                <c:pt idx="94">
                  <c:v>-22.08584917521366</c:v>
                </c:pt>
                <c:pt idx="95">
                  <c:v>-22.47296039987895</c:v>
                </c:pt>
                <c:pt idx="96">
                  <c:v>-20.473216593434461</c:v>
                </c:pt>
                <c:pt idx="97">
                  <c:v>-18.889348432257599</c:v>
                </c:pt>
                <c:pt idx="98">
                  <c:v>-17.757891590584855</c:v>
                </c:pt>
                <c:pt idx="99">
                  <c:v>-16.39436536012532</c:v>
                </c:pt>
                <c:pt idx="100">
                  <c:v>-15.741247556811942</c:v>
                </c:pt>
                <c:pt idx="101">
                  <c:v>-15.752008700865391</c:v>
                </c:pt>
                <c:pt idx="102">
                  <c:v>-14.210504301860107</c:v>
                </c:pt>
                <c:pt idx="103">
                  <c:v>-14.816876480979563</c:v>
                </c:pt>
                <c:pt idx="104">
                  <c:v>-12.276259504363058</c:v>
                </c:pt>
                <c:pt idx="105">
                  <c:v>-9.6610730186158822</c:v>
                </c:pt>
                <c:pt idx="106">
                  <c:v>-3.8080923852915265</c:v>
                </c:pt>
                <c:pt idx="107">
                  <c:v>2.9031239594918778</c:v>
                </c:pt>
                <c:pt idx="108">
                  <c:v>18.798477459248915</c:v>
                </c:pt>
                <c:pt idx="109">
                  <c:v>25.179028835049561</c:v>
                </c:pt>
                <c:pt idx="110">
                  <c:v>30.621039390039115</c:v>
                </c:pt>
                <c:pt idx="111">
                  <c:v>27.763687565297555</c:v>
                </c:pt>
                <c:pt idx="112">
                  <c:v>25.586161943208634</c:v>
                </c:pt>
                <c:pt idx="113">
                  <c:v>28.542213269665236</c:v>
                </c:pt>
                <c:pt idx="114">
                  <c:v>31.384570250803442</c:v>
                </c:pt>
                <c:pt idx="115">
                  <c:v>35.709595896311455</c:v>
                </c:pt>
                <c:pt idx="116">
                  <c:v>39.434332379720274</c:v>
                </c:pt>
                <c:pt idx="117">
                  <c:v>32.889229835882929</c:v>
                </c:pt>
                <c:pt idx="118">
                  <c:v>28.511579947762616</c:v>
                </c:pt>
                <c:pt idx="119">
                  <c:v>26.976976645983367</c:v>
                </c:pt>
                <c:pt idx="120">
                  <c:v>26.824120535915423</c:v>
                </c:pt>
                <c:pt idx="121">
                  <c:v>29.061104343588351</c:v>
                </c:pt>
                <c:pt idx="122">
                  <c:v>31.305150243219629</c:v>
                </c:pt>
                <c:pt idx="123">
                  <c:v>34.819101365192431</c:v>
                </c:pt>
                <c:pt idx="124">
                  <c:v>38.114033069072782</c:v>
                </c:pt>
                <c:pt idx="125">
                  <c:v>38.734390773882183</c:v>
                </c:pt>
                <c:pt idx="126">
                  <c:v>35.717984223618821</c:v>
                </c:pt>
                <c:pt idx="127">
                  <c:v>34.816312472101096</c:v>
                </c:pt>
                <c:pt idx="128">
                  <c:v>34.39294946488031</c:v>
                </c:pt>
                <c:pt idx="129">
                  <c:v>34.89949171727352</c:v>
                </c:pt>
                <c:pt idx="130">
                  <c:v>36.076024394285213</c:v>
                </c:pt>
                <c:pt idx="131">
                  <c:v>37.399602863639394</c:v>
                </c:pt>
                <c:pt idx="132">
                  <c:v>38.902855172755089</c:v>
                </c:pt>
                <c:pt idx="133">
                  <c:v>37.456462047137173</c:v>
                </c:pt>
                <c:pt idx="134">
                  <c:v>35.72252085883494</c:v>
                </c:pt>
                <c:pt idx="135">
                  <c:v>34.538176481115642</c:v>
                </c:pt>
                <c:pt idx="136">
                  <c:v>34.034261671651315</c:v>
                </c:pt>
                <c:pt idx="137">
                  <c:v>35.5796333140649</c:v>
                </c:pt>
                <c:pt idx="138">
                  <c:v>37.413969845869765</c:v>
                </c:pt>
                <c:pt idx="139">
                  <c:v>40.271849478133845</c:v>
                </c:pt>
                <c:pt idx="140">
                  <c:v>42.452793811668869</c:v>
                </c:pt>
                <c:pt idx="141">
                  <c:v>42.749701554497527</c:v>
                </c:pt>
                <c:pt idx="142">
                  <c:v>41.742475957109562</c:v>
                </c:pt>
                <c:pt idx="143">
                  <c:v>39.748754123790867</c:v>
                </c:pt>
                <c:pt idx="144">
                  <c:v>38.563465682790095</c:v>
                </c:pt>
                <c:pt idx="145">
                  <c:v>38.790309960229017</c:v>
                </c:pt>
                <c:pt idx="146">
                  <c:v>39.663959791024929</c:v>
                </c:pt>
                <c:pt idx="147">
                  <c:v>40.668844381400149</c:v>
                </c:pt>
                <c:pt idx="148">
                  <c:v>43.378926591802447</c:v>
                </c:pt>
                <c:pt idx="149">
                  <c:v>47.590485035754064</c:v>
                </c:pt>
                <c:pt idx="150">
                  <c:v>50.594249537777088</c:v>
                </c:pt>
                <c:pt idx="151">
                  <c:v>51.633365433274598</c:v>
                </c:pt>
                <c:pt idx="152">
                  <c:v>50.771193687347846</c:v>
                </c:pt>
                <c:pt idx="153">
                  <c:v>50.072874818637452</c:v>
                </c:pt>
                <c:pt idx="154">
                  <c:v>50.003764380734047</c:v>
                </c:pt>
                <c:pt idx="155">
                  <c:v>52.435583629037062</c:v>
                </c:pt>
                <c:pt idx="156">
                  <c:v>56.425629024591345</c:v>
                </c:pt>
                <c:pt idx="157">
                  <c:v>60.661285865105988</c:v>
                </c:pt>
                <c:pt idx="158">
                  <c:v>63.48816142435161</c:v>
                </c:pt>
                <c:pt idx="159">
                  <c:v>61.406672057785116</c:v>
                </c:pt>
                <c:pt idx="160">
                  <c:v>53.238762585459398</c:v>
                </c:pt>
                <c:pt idx="161">
                  <c:v>38.70457207490017</c:v>
                </c:pt>
                <c:pt idx="162">
                  <c:v>24.409784066606832</c:v>
                </c:pt>
                <c:pt idx="163">
                  <c:v>18.348772012667574</c:v>
                </c:pt>
                <c:pt idx="164">
                  <c:v>17.348579286365286</c:v>
                </c:pt>
                <c:pt idx="165">
                  <c:v>19.590345429491411</c:v>
                </c:pt>
                <c:pt idx="166">
                  <c:v>23.207666182536439</c:v>
                </c:pt>
                <c:pt idx="167">
                  <c:v>24.668803927974725</c:v>
                </c:pt>
                <c:pt idx="168">
                  <c:v>22.274234534968116</c:v>
                </c:pt>
                <c:pt idx="169">
                  <c:v>15.651290506762763</c:v>
                </c:pt>
                <c:pt idx="170">
                  <c:v>8.7391302962804502</c:v>
                </c:pt>
                <c:pt idx="171">
                  <c:v>-0.71139201146520781</c:v>
                </c:pt>
                <c:pt idx="172">
                  <c:v>-5.3860991875033983</c:v>
                </c:pt>
                <c:pt idx="173">
                  <c:v>-6.528577420640274</c:v>
                </c:pt>
                <c:pt idx="174">
                  <c:v>-7.3218450982867065</c:v>
                </c:pt>
                <c:pt idx="175">
                  <c:v>-5.5344299095651053</c:v>
                </c:pt>
                <c:pt idx="176">
                  <c:v>-4.0718747919986242</c:v>
                </c:pt>
                <c:pt idx="177">
                  <c:v>-4.3908461330292523</c:v>
                </c:pt>
                <c:pt idx="178">
                  <c:v>-6.2104949242220195</c:v>
                </c:pt>
                <c:pt idx="179">
                  <c:v>-8.314323091419686</c:v>
                </c:pt>
                <c:pt idx="180">
                  <c:v>-10.473828238745947</c:v>
                </c:pt>
                <c:pt idx="181">
                  <c:v>-10.520549669902701</c:v>
                </c:pt>
                <c:pt idx="182">
                  <c:v>-10.885654012797778</c:v>
                </c:pt>
                <c:pt idx="183">
                  <c:v>-10.918905122193017</c:v>
                </c:pt>
                <c:pt idx="184">
                  <c:v>-10.931158229186609</c:v>
                </c:pt>
                <c:pt idx="185">
                  <c:v>-11.280244632048595</c:v>
                </c:pt>
                <c:pt idx="186">
                  <c:v>-12.198228894901417</c:v>
                </c:pt>
                <c:pt idx="187">
                  <c:v>-13.705080619934897</c:v>
                </c:pt>
                <c:pt idx="188">
                  <c:v>-15.154923206705915</c:v>
                </c:pt>
                <c:pt idx="189">
                  <c:v>-15.874934493246677</c:v>
                </c:pt>
                <c:pt idx="190">
                  <c:v>-15.939890180707607</c:v>
                </c:pt>
                <c:pt idx="191">
                  <c:v>-15.920236529268328</c:v>
                </c:pt>
                <c:pt idx="192">
                  <c:v>-16.491452517930945</c:v>
                </c:pt>
                <c:pt idx="193">
                  <c:v>-13.269509376441768</c:v>
                </c:pt>
                <c:pt idx="194">
                  <c:v>-17.450156336805087</c:v>
                </c:pt>
                <c:pt idx="195">
                  <c:v>-16.251370375900297</c:v>
                </c:pt>
                <c:pt idx="196">
                  <c:v>-18.674743155187841</c:v>
                </c:pt>
                <c:pt idx="197">
                  <c:v>-19.642641479353628</c:v>
                </c:pt>
                <c:pt idx="198">
                  <c:v>-20.841689107356729</c:v>
                </c:pt>
                <c:pt idx="199">
                  <c:v>-20.450303885347182</c:v>
                </c:pt>
                <c:pt idx="200">
                  <c:v>-17.05667860177746</c:v>
                </c:pt>
                <c:pt idx="201">
                  <c:v>-12.842811233656096</c:v>
                </c:pt>
                <c:pt idx="202">
                  <c:v>-11.465245171993622</c:v>
                </c:pt>
                <c:pt idx="203">
                  <c:v>-7.9594159192225771</c:v>
                </c:pt>
                <c:pt idx="204">
                  <c:v>-4.9073931733711307</c:v>
                </c:pt>
                <c:pt idx="205">
                  <c:v>-2.4351170973305014</c:v>
                </c:pt>
                <c:pt idx="206">
                  <c:v>-3.4318903376850165</c:v>
                </c:pt>
                <c:pt idx="207">
                  <c:v>-3.2799892707754492</c:v>
                </c:pt>
                <c:pt idx="208">
                  <c:v>0.62385338172566518</c:v>
                </c:pt>
                <c:pt idx="209">
                  <c:v>26.131179484501345</c:v>
                </c:pt>
                <c:pt idx="210">
                  <c:v>47.864386964723856</c:v>
                </c:pt>
                <c:pt idx="211">
                  <c:v>57.751871835685463</c:v>
                </c:pt>
                <c:pt idx="212">
                  <c:v>61.597021054699027</c:v>
                </c:pt>
                <c:pt idx="213">
                  <c:v>58.946580256540464</c:v>
                </c:pt>
                <c:pt idx="214">
                  <c:v>60.356541985253081</c:v>
                </c:pt>
                <c:pt idx="215">
                  <c:v>56.590047669822184</c:v>
                </c:pt>
                <c:pt idx="216">
                  <c:v>54.623162188312065</c:v>
                </c:pt>
                <c:pt idx="217">
                  <c:v>52.890146613117189</c:v>
                </c:pt>
                <c:pt idx="218">
                  <c:v>54.64719889897578</c:v>
                </c:pt>
                <c:pt idx="219">
                  <c:v>49.415049878516378</c:v>
                </c:pt>
                <c:pt idx="220">
                  <c:v>46.486206269708141</c:v>
                </c:pt>
                <c:pt idx="221">
                  <c:v>42.010507411483005</c:v>
                </c:pt>
                <c:pt idx="222">
                  <c:v>36.659363623316032</c:v>
                </c:pt>
                <c:pt idx="223">
                  <c:v>34.097801867994313</c:v>
                </c:pt>
                <c:pt idx="224">
                  <c:v>33.734986674153724</c:v>
                </c:pt>
                <c:pt idx="225">
                  <c:v>34.150103982031162</c:v>
                </c:pt>
                <c:pt idx="226">
                  <c:v>35.911551413258429</c:v>
                </c:pt>
                <c:pt idx="227">
                  <c:v>38.005641960179773</c:v>
                </c:pt>
                <c:pt idx="228">
                  <c:v>39.303357310956969</c:v>
                </c:pt>
                <c:pt idx="229">
                  <c:v>39.43760709412043</c:v>
                </c:pt>
                <c:pt idx="230">
                  <c:v>41.780922732455217</c:v>
                </c:pt>
                <c:pt idx="231">
                  <c:v>40.076804403462937</c:v>
                </c:pt>
                <c:pt idx="232">
                  <c:v>37.769525837063554</c:v>
                </c:pt>
                <c:pt idx="233">
                  <c:v>36.233410397665033</c:v>
                </c:pt>
                <c:pt idx="234">
                  <c:v>35.20018664504255</c:v>
                </c:pt>
                <c:pt idx="235">
                  <c:v>34.448109380957533</c:v>
                </c:pt>
                <c:pt idx="236">
                  <c:v>34.919150394814849</c:v>
                </c:pt>
                <c:pt idx="237">
                  <c:v>36.770301944580773</c:v>
                </c:pt>
                <c:pt idx="238">
                  <c:v>38.952686077705629</c:v>
                </c:pt>
                <c:pt idx="239">
                  <c:v>40.354163098611544</c:v>
                </c:pt>
                <c:pt idx="240">
                  <c:v>41.836519460073013</c:v>
                </c:pt>
                <c:pt idx="241">
                  <c:v>43.200267403874456</c:v>
                </c:pt>
                <c:pt idx="242">
                  <c:v>44.110352037175922</c:v>
                </c:pt>
                <c:pt idx="243">
                  <c:v>43.793648649194694</c:v>
                </c:pt>
                <c:pt idx="244">
                  <c:v>43.774052764630625</c:v>
                </c:pt>
                <c:pt idx="245">
                  <c:v>43.270202216947425</c:v>
                </c:pt>
                <c:pt idx="246">
                  <c:v>43.036237800188196</c:v>
                </c:pt>
                <c:pt idx="247">
                  <c:v>42.57272951832217</c:v>
                </c:pt>
                <c:pt idx="248">
                  <c:v>42.413036056572935</c:v>
                </c:pt>
                <c:pt idx="249">
                  <c:v>42.739897724854856</c:v>
                </c:pt>
                <c:pt idx="250">
                  <c:v>43.110580623939249</c:v>
                </c:pt>
                <c:pt idx="251">
                  <c:v>44.687467220601569</c:v>
                </c:pt>
                <c:pt idx="252">
                  <c:v>47.177034706983392</c:v>
                </c:pt>
                <c:pt idx="253">
                  <c:v>48.948516633277492</c:v>
                </c:pt>
                <c:pt idx="254">
                  <c:v>51.162150693308618</c:v>
                </c:pt>
                <c:pt idx="255">
                  <c:v>54.545741476036703</c:v>
                </c:pt>
                <c:pt idx="256">
                  <c:v>58.604411175989284</c:v>
                </c:pt>
                <c:pt idx="257">
                  <c:v>63.942331834751371</c:v>
                </c:pt>
                <c:pt idx="258">
                  <c:v>68.370245928941998</c:v>
                </c:pt>
                <c:pt idx="259">
                  <c:v>68.418271871661318</c:v>
                </c:pt>
                <c:pt idx="260">
                  <c:v>62.557035923647049</c:v>
                </c:pt>
                <c:pt idx="261">
                  <c:v>48.612237181134937</c:v>
                </c:pt>
                <c:pt idx="262">
                  <c:v>29.896396362685113</c:v>
                </c:pt>
                <c:pt idx="263">
                  <c:v>18.707200093780855</c:v>
                </c:pt>
                <c:pt idx="264">
                  <c:v>10.508989007142473</c:v>
                </c:pt>
                <c:pt idx="265">
                  <c:v>-1.0174615362429416</c:v>
                </c:pt>
                <c:pt idx="266">
                  <c:v>-0.32782203632151491</c:v>
                </c:pt>
                <c:pt idx="267">
                  <c:v>-6.4739622437867572E-2</c:v>
                </c:pt>
                <c:pt idx="268">
                  <c:v>1.8269862354462314</c:v>
                </c:pt>
                <c:pt idx="269">
                  <c:v>-0.9085966172722294</c:v>
                </c:pt>
                <c:pt idx="270">
                  <c:v>-3.7980876591610517</c:v>
                </c:pt>
                <c:pt idx="271">
                  <c:v>-5.9579431033088284</c:v>
                </c:pt>
                <c:pt idx="272">
                  <c:v>-8.50167147208718</c:v>
                </c:pt>
                <c:pt idx="273">
                  <c:v>-12.132625909153038</c:v>
                </c:pt>
                <c:pt idx="274">
                  <c:v>-16.591250591499019</c:v>
                </c:pt>
                <c:pt idx="275">
                  <c:v>-20.066700133983481</c:v>
                </c:pt>
                <c:pt idx="276">
                  <c:v>-21.685980734737196</c:v>
                </c:pt>
                <c:pt idx="277">
                  <c:v>-21.978453478587308</c:v>
                </c:pt>
                <c:pt idx="278">
                  <c:v>-19.359191881505232</c:v>
                </c:pt>
                <c:pt idx="279">
                  <c:v>-18.039768968286019</c:v>
                </c:pt>
                <c:pt idx="280">
                  <c:v>-17.821722147504733</c:v>
                </c:pt>
                <c:pt idx="281">
                  <c:v>-17.952869795813118</c:v>
                </c:pt>
                <c:pt idx="282">
                  <c:v>-18.651976373505018</c:v>
                </c:pt>
                <c:pt idx="283">
                  <c:v>-19.843777318765202</c:v>
                </c:pt>
                <c:pt idx="284">
                  <c:v>-20.159860693024061</c:v>
                </c:pt>
                <c:pt idx="285">
                  <c:v>-19.80519359933011</c:v>
                </c:pt>
                <c:pt idx="286">
                  <c:v>-19.534079661958348</c:v>
                </c:pt>
                <c:pt idx="287">
                  <c:v>-19.791368114028423</c:v>
                </c:pt>
                <c:pt idx="288">
                  <c:v>-19.421904050249289</c:v>
                </c:pt>
                <c:pt idx="289">
                  <c:v>-19.382995065129325</c:v>
                </c:pt>
                <c:pt idx="290">
                  <c:v>-20.225650951909614</c:v>
                </c:pt>
                <c:pt idx="291">
                  <c:v>-20.000137007379372</c:v>
                </c:pt>
                <c:pt idx="292">
                  <c:v>-20.35553016098098</c:v>
                </c:pt>
                <c:pt idx="293">
                  <c:v>-20.782793786966447</c:v>
                </c:pt>
                <c:pt idx="294">
                  <c:v>-19.710929961277149</c:v>
                </c:pt>
                <c:pt idx="295">
                  <c:v>-21.107190577453764</c:v>
                </c:pt>
                <c:pt idx="296">
                  <c:v>-20.813950725545187</c:v>
                </c:pt>
                <c:pt idx="297">
                  <c:v>-22.242638382747387</c:v>
                </c:pt>
                <c:pt idx="298">
                  <c:v>-21.904251823226748</c:v>
                </c:pt>
                <c:pt idx="299">
                  <c:v>-21.821320757768348</c:v>
                </c:pt>
                <c:pt idx="300">
                  <c:v>-20.86631297386549</c:v>
                </c:pt>
                <c:pt idx="301">
                  <c:v>-19.845986154510342</c:v>
                </c:pt>
                <c:pt idx="302">
                  <c:v>-18.163233984975069</c:v>
                </c:pt>
                <c:pt idx="303">
                  <c:v>-17.518531515935596</c:v>
                </c:pt>
                <c:pt idx="304">
                  <c:v>-22.45572288720189</c:v>
                </c:pt>
                <c:pt idx="305">
                  <c:v>-38.455017139881299</c:v>
                </c:pt>
                <c:pt idx="306">
                  <c:v>-29.680124396777796</c:v>
                </c:pt>
                <c:pt idx="307">
                  <c:v>-29.815242475019115</c:v>
                </c:pt>
                <c:pt idx="308">
                  <c:v>-20.110960315922995</c:v>
                </c:pt>
                <c:pt idx="309">
                  <c:v>-12.054893382313157</c:v>
                </c:pt>
                <c:pt idx="310">
                  <c:v>2.8230852632314969</c:v>
                </c:pt>
                <c:pt idx="311">
                  <c:v>26.521295321483372</c:v>
                </c:pt>
                <c:pt idx="312">
                  <c:v>24.471671486769694</c:v>
                </c:pt>
                <c:pt idx="313">
                  <c:v>20.298636651946534</c:v>
                </c:pt>
                <c:pt idx="314">
                  <c:v>18.050276980389857</c:v>
                </c:pt>
                <c:pt idx="315">
                  <c:v>15.99431944876801</c:v>
                </c:pt>
                <c:pt idx="316">
                  <c:v>13.889306808726436</c:v>
                </c:pt>
                <c:pt idx="317">
                  <c:v>14.345819605801653</c:v>
                </c:pt>
                <c:pt idx="318">
                  <c:v>12.6235696651745</c:v>
                </c:pt>
                <c:pt idx="319">
                  <c:v>13.532475606316888</c:v>
                </c:pt>
                <c:pt idx="320">
                  <c:v>15.112803627928869</c:v>
                </c:pt>
                <c:pt idx="321">
                  <c:v>16.515732341964284</c:v>
                </c:pt>
                <c:pt idx="322">
                  <c:v>14.480032057152684</c:v>
                </c:pt>
                <c:pt idx="323">
                  <c:v>12.766528393241298</c:v>
                </c:pt>
                <c:pt idx="324">
                  <c:v>10.011255611171002</c:v>
                </c:pt>
                <c:pt idx="325">
                  <c:v>8.5647504717587193</c:v>
                </c:pt>
                <c:pt idx="326">
                  <c:v>8.363771883019572</c:v>
                </c:pt>
                <c:pt idx="327">
                  <c:v>9.5867138952170521</c:v>
                </c:pt>
                <c:pt idx="328">
                  <c:v>10.484549889737323</c:v>
                </c:pt>
                <c:pt idx="329">
                  <c:v>12.597698383322212</c:v>
                </c:pt>
                <c:pt idx="330">
                  <c:v>13.840405951986305</c:v>
                </c:pt>
                <c:pt idx="331">
                  <c:v>14.933259413303109</c:v>
                </c:pt>
                <c:pt idx="332">
                  <c:v>15.08747675566485</c:v>
                </c:pt>
                <c:pt idx="333">
                  <c:v>15.153082739896778</c:v>
                </c:pt>
                <c:pt idx="334">
                  <c:v>15.388326037376846</c:v>
                </c:pt>
                <c:pt idx="335">
                  <c:v>18.662740577981495</c:v>
                </c:pt>
                <c:pt idx="336">
                  <c:v>18.891773662223656</c:v>
                </c:pt>
                <c:pt idx="337">
                  <c:v>20.270373584080673</c:v>
                </c:pt>
                <c:pt idx="338">
                  <c:v>21.208745885996475</c:v>
                </c:pt>
                <c:pt idx="339">
                  <c:v>21.620806705028777</c:v>
                </c:pt>
                <c:pt idx="340">
                  <c:v>23.191751216342457</c:v>
                </c:pt>
                <c:pt idx="341">
                  <c:v>24.179502524866471</c:v>
                </c:pt>
                <c:pt idx="342">
                  <c:v>24.734134504200888</c:v>
                </c:pt>
                <c:pt idx="343">
                  <c:v>24.472470127485725</c:v>
                </c:pt>
                <c:pt idx="344">
                  <c:v>24.971318828027947</c:v>
                </c:pt>
                <c:pt idx="345">
                  <c:v>24.355130416952534</c:v>
                </c:pt>
                <c:pt idx="346">
                  <c:v>26.253650909448329</c:v>
                </c:pt>
                <c:pt idx="347">
                  <c:v>29.641569510685002</c:v>
                </c:pt>
                <c:pt idx="348">
                  <c:v>32.01544437093245</c:v>
                </c:pt>
                <c:pt idx="349">
                  <c:v>34.30196864519489</c:v>
                </c:pt>
                <c:pt idx="350">
                  <c:v>35.886190188893885</c:v>
                </c:pt>
                <c:pt idx="351">
                  <c:v>36.692108452799303</c:v>
                </c:pt>
                <c:pt idx="352">
                  <c:v>38.176355771333384</c:v>
                </c:pt>
                <c:pt idx="353">
                  <c:v>39.534549763119855</c:v>
                </c:pt>
                <c:pt idx="354">
                  <c:v>41.808162717022398</c:v>
                </c:pt>
                <c:pt idx="355">
                  <c:v>46.346098114109559</c:v>
                </c:pt>
                <c:pt idx="356">
                  <c:v>53.00052781717838</c:v>
                </c:pt>
                <c:pt idx="357">
                  <c:v>58.705016591222673</c:v>
                </c:pt>
                <c:pt idx="358">
                  <c:v>60.398768618272392</c:v>
                </c:pt>
                <c:pt idx="359">
                  <c:v>58.985870724796762</c:v>
                </c:pt>
                <c:pt idx="360">
                  <c:v>56.473644803618335</c:v>
                </c:pt>
                <c:pt idx="361">
                  <c:v>49.76874773439777</c:v>
                </c:pt>
                <c:pt idx="362">
                  <c:v>42.058001630453987</c:v>
                </c:pt>
                <c:pt idx="363">
                  <c:v>38.725359783107685</c:v>
                </c:pt>
                <c:pt idx="364">
                  <c:v>39.777010298372055</c:v>
                </c:pt>
                <c:pt idx="365">
                  <c:v>38.637668876266211</c:v>
                </c:pt>
                <c:pt idx="366">
                  <c:v>32.118097420820739</c:v>
                </c:pt>
                <c:pt idx="367">
                  <c:v>22.017958225529263</c:v>
                </c:pt>
                <c:pt idx="368">
                  <c:v>10.225745950505368</c:v>
                </c:pt>
                <c:pt idx="369">
                  <c:v>1.6110883826029183</c:v>
                </c:pt>
                <c:pt idx="370">
                  <c:v>-2.3712555365716574</c:v>
                </c:pt>
                <c:pt idx="371">
                  <c:v>-3.4721798330653395</c:v>
                </c:pt>
                <c:pt idx="372">
                  <c:v>-2.592759493213189</c:v>
                </c:pt>
                <c:pt idx="373">
                  <c:v>-0.32882143801527708</c:v>
                </c:pt>
                <c:pt idx="374">
                  <c:v>-3.8935233247856638</c:v>
                </c:pt>
                <c:pt idx="375">
                  <c:v>-4.7529456485538857</c:v>
                </c:pt>
                <c:pt idx="376">
                  <c:v>-7.1230874420240884</c:v>
                </c:pt>
                <c:pt idx="377">
                  <c:v>-8.921857009079261</c:v>
                </c:pt>
                <c:pt idx="378">
                  <c:v>-9.0150177061773658</c:v>
                </c:pt>
                <c:pt idx="379">
                  <c:v>-9.0038997563862218</c:v>
                </c:pt>
                <c:pt idx="380">
                  <c:v>-9.5308096525291344</c:v>
                </c:pt>
                <c:pt idx="381">
                  <c:v>-10.109952836466009</c:v>
                </c:pt>
                <c:pt idx="382">
                  <c:v>-11.611028238818506</c:v>
                </c:pt>
                <c:pt idx="383">
                  <c:v>-14.0420203213194</c:v>
                </c:pt>
                <c:pt idx="384">
                  <c:v>-16.257920316394344</c:v>
                </c:pt>
                <c:pt idx="385">
                  <c:v>-16.652341448210176</c:v>
                </c:pt>
                <c:pt idx="386">
                  <c:v>-15.995341229783151</c:v>
                </c:pt>
                <c:pt idx="387">
                  <c:v>-13.528184365774976</c:v>
                </c:pt>
                <c:pt idx="388">
                  <c:v>-15.369615228541178</c:v>
                </c:pt>
                <c:pt idx="389">
                  <c:v>-13.553781850985777</c:v>
                </c:pt>
                <c:pt idx="390">
                  <c:v>-14.973999148672885</c:v>
                </c:pt>
                <c:pt idx="391">
                  <c:v>-15.534510055247338</c:v>
                </c:pt>
                <c:pt idx="392">
                  <c:v>-16.286448746042026</c:v>
                </c:pt>
                <c:pt idx="393">
                  <c:v>-15.054207298021579</c:v>
                </c:pt>
                <c:pt idx="394">
                  <c:v>-15.681228984693545</c:v>
                </c:pt>
                <c:pt idx="395">
                  <c:v>-14.773324106497208</c:v>
                </c:pt>
                <c:pt idx="396">
                  <c:v>-13.444081008239111</c:v>
                </c:pt>
                <c:pt idx="397">
                  <c:v>-12.161103157639484</c:v>
                </c:pt>
                <c:pt idx="398">
                  <c:v>-10.29648580735083</c:v>
                </c:pt>
                <c:pt idx="399">
                  <c:v>-9.9601606250788581</c:v>
                </c:pt>
                <c:pt idx="400">
                  <c:v>-8.7818718073578825</c:v>
                </c:pt>
                <c:pt idx="401">
                  <c:v>-5.7959246632548878</c:v>
                </c:pt>
                <c:pt idx="402">
                  <c:v>3.7866241241404675</c:v>
                </c:pt>
                <c:pt idx="403">
                  <c:v>8.5708216452272143</c:v>
                </c:pt>
                <c:pt idx="404">
                  <c:v>13.485808326992476</c:v>
                </c:pt>
                <c:pt idx="405">
                  <c:v>24.484978643640005</c:v>
                </c:pt>
                <c:pt idx="406">
                  <c:v>37.845218120676783</c:v>
                </c:pt>
                <c:pt idx="407">
                  <c:v>47.825401593469415</c:v>
                </c:pt>
                <c:pt idx="408">
                  <c:v>66.860520087521806</c:v>
                </c:pt>
                <c:pt idx="409">
                  <c:v>89.268576330847722</c:v>
                </c:pt>
                <c:pt idx="410">
                  <c:v>70.402130896168643</c:v>
                </c:pt>
                <c:pt idx="411">
                  <c:v>60.235815169094359</c:v>
                </c:pt>
                <c:pt idx="412">
                  <c:v>53.3411971400878</c:v>
                </c:pt>
                <c:pt idx="413">
                  <c:v>51.495943784468629</c:v>
                </c:pt>
                <c:pt idx="414">
                  <c:v>49.007577358987255</c:v>
                </c:pt>
                <c:pt idx="415">
                  <c:v>45.96970280962968</c:v>
                </c:pt>
                <c:pt idx="416">
                  <c:v>41.341405442923161</c:v>
                </c:pt>
                <c:pt idx="417">
                  <c:v>39.65647637210327</c:v>
                </c:pt>
                <c:pt idx="418">
                  <c:v>38.732794980743613</c:v>
                </c:pt>
                <c:pt idx="419">
                  <c:v>38.519340274111826</c:v>
                </c:pt>
                <c:pt idx="420">
                  <c:v>40.206913301201816</c:v>
                </c:pt>
                <c:pt idx="421">
                  <c:v>39.809737404082945</c:v>
                </c:pt>
                <c:pt idx="422">
                  <c:v>41.627857103035666</c:v>
                </c:pt>
                <c:pt idx="423">
                  <c:v>39.813056157721995</c:v>
                </c:pt>
                <c:pt idx="424">
                  <c:v>36.75344418700606</c:v>
                </c:pt>
                <c:pt idx="425">
                  <c:v>33.903212467385487</c:v>
                </c:pt>
                <c:pt idx="426">
                  <c:v>32.179851003652651</c:v>
                </c:pt>
                <c:pt idx="427">
                  <c:v>31.173763364196084</c:v>
                </c:pt>
                <c:pt idx="428">
                  <c:v>31.776581321974781</c:v>
                </c:pt>
                <c:pt idx="429">
                  <c:v>32.621372484090124</c:v>
                </c:pt>
                <c:pt idx="430">
                  <c:v>32.891605736843793</c:v>
                </c:pt>
                <c:pt idx="431">
                  <c:v>32.944020452977959</c:v>
                </c:pt>
                <c:pt idx="432">
                  <c:v>32.488920244985877</c:v>
                </c:pt>
                <c:pt idx="433">
                  <c:v>32.328760924302877</c:v>
                </c:pt>
                <c:pt idx="434">
                  <c:v>32.779428287944555</c:v>
                </c:pt>
                <c:pt idx="435">
                  <c:v>33.170538981931522</c:v>
                </c:pt>
                <c:pt idx="436">
                  <c:v>33.95922637441123</c:v>
                </c:pt>
                <c:pt idx="437">
                  <c:v>35.806996018774036</c:v>
                </c:pt>
                <c:pt idx="438">
                  <c:v>37.48818495123674</c:v>
                </c:pt>
                <c:pt idx="439">
                  <c:v>38.753701059967575</c:v>
                </c:pt>
                <c:pt idx="440">
                  <c:v>38.916664132864263</c:v>
                </c:pt>
                <c:pt idx="441">
                  <c:v>38.131308313570592</c:v>
                </c:pt>
                <c:pt idx="442">
                  <c:v>36.995288041948506</c:v>
                </c:pt>
                <c:pt idx="443">
                  <c:v>37.204849053015479</c:v>
                </c:pt>
                <c:pt idx="444">
                  <c:v>38.073669259325499</c:v>
                </c:pt>
                <c:pt idx="445">
                  <c:v>40.596949397691198</c:v>
                </c:pt>
                <c:pt idx="446">
                  <c:v>44.215332952416546</c:v>
                </c:pt>
                <c:pt idx="447">
                  <c:v>49.697464032213453</c:v>
                </c:pt>
                <c:pt idx="448">
                  <c:v>52.714770500523265</c:v>
                </c:pt>
                <c:pt idx="449">
                  <c:v>53.323132773902337</c:v>
                </c:pt>
                <c:pt idx="450">
                  <c:v>54.058008321924795</c:v>
                </c:pt>
                <c:pt idx="451">
                  <c:v>55.873249195413138</c:v>
                </c:pt>
                <c:pt idx="452">
                  <c:v>57.887466459386182</c:v>
                </c:pt>
                <c:pt idx="453">
                  <c:v>59.973395513098332</c:v>
                </c:pt>
                <c:pt idx="454">
                  <c:v>68.251088541721685</c:v>
                </c:pt>
                <c:pt idx="455">
                  <c:v>68.51804956956228</c:v>
                </c:pt>
                <c:pt idx="456">
                  <c:v>53.558348148467026</c:v>
                </c:pt>
                <c:pt idx="457">
                  <c:v>33.669249101566066</c:v>
                </c:pt>
                <c:pt idx="458">
                  <c:v>16.220646167339925</c:v>
                </c:pt>
                <c:pt idx="459">
                  <c:v>5.568097843091218</c:v>
                </c:pt>
                <c:pt idx="460">
                  <c:v>1.7348809848164846</c:v>
                </c:pt>
                <c:pt idx="461">
                  <c:v>3.6032803709518832</c:v>
                </c:pt>
                <c:pt idx="462">
                  <c:v>6.9057577424153056</c:v>
                </c:pt>
                <c:pt idx="463">
                  <c:v>8.3323062347375032</c:v>
                </c:pt>
                <c:pt idx="464">
                  <c:v>5.4499896435301718</c:v>
                </c:pt>
                <c:pt idx="465">
                  <c:v>0.67707511398754472</c:v>
                </c:pt>
                <c:pt idx="466">
                  <c:v>-3.3212611663329374</c:v>
                </c:pt>
                <c:pt idx="467">
                  <c:v>-4.4182923863640511</c:v>
                </c:pt>
                <c:pt idx="468">
                  <c:v>-5.2556050438878366</c:v>
                </c:pt>
                <c:pt idx="469">
                  <c:v>-6.5767991757682873</c:v>
                </c:pt>
                <c:pt idx="470">
                  <c:v>-9.0063124818058267</c:v>
                </c:pt>
                <c:pt idx="471">
                  <c:v>-12.44781588653739</c:v>
                </c:pt>
                <c:pt idx="472">
                  <c:v>-14.661754417352949</c:v>
                </c:pt>
                <c:pt idx="473">
                  <c:v>-14.980529271809782</c:v>
                </c:pt>
                <c:pt idx="474">
                  <c:v>-14.350486809193715</c:v>
                </c:pt>
                <c:pt idx="475">
                  <c:v>-13.750738962328501</c:v>
                </c:pt>
                <c:pt idx="476">
                  <c:v>-12.97100280274568</c:v>
                </c:pt>
                <c:pt idx="477">
                  <c:v>-13.361322866731523</c:v>
                </c:pt>
                <c:pt idx="478">
                  <c:v>-14.540689583281372</c:v>
                </c:pt>
                <c:pt idx="479">
                  <c:v>-15.895259689262391</c:v>
                </c:pt>
                <c:pt idx="480">
                  <c:v>-17.063768477984475</c:v>
                </c:pt>
                <c:pt idx="481">
                  <c:v>-17.602908138385423</c:v>
                </c:pt>
                <c:pt idx="482">
                  <c:v>-16.69428542356437</c:v>
                </c:pt>
                <c:pt idx="483">
                  <c:v>-15.400681503139698</c:v>
                </c:pt>
                <c:pt idx="484">
                  <c:v>-14.688308275563827</c:v>
                </c:pt>
                <c:pt idx="485">
                  <c:v>-13.79684939405232</c:v>
                </c:pt>
                <c:pt idx="486">
                  <c:v>-13.648226782803333</c:v>
                </c:pt>
                <c:pt idx="487">
                  <c:v>-14.153756859027707</c:v>
                </c:pt>
                <c:pt idx="488">
                  <c:v>-15.128668775163842</c:v>
                </c:pt>
                <c:pt idx="489">
                  <c:v>-15.596606695315057</c:v>
                </c:pt>
                <c:pt idx="490">
                  <c:v>-14.727560572840636</c:v>
                </c:pt>
                <c:pt idx="491">
                  <c:v>-13.881822565997929</c:v>
                </c:pt>
                <c:pt idx="492">
                  <c:v>-10.121885268127434</c:v>
                </c:pt>
                <c:pt idx="493">
                  <c:v>-9.3113041192801074</c:v>
                </c:pt>
                <c:pt idx="494">
                  <c:v>-8.3977963023582323</c:v>
                </c:pt>
                <c:pt idx="495">
                  <c:v>-7.6917659831384437</c:v>
                </c:pt>
                <c:pt idx="496">
                  <c:v>-6.3945773343981935</c:v>
                </c:pt>
                <c:pt idx="497">
                  <c:v>0.34361347911796125</c:v>
                </c:pt>
                <c:pt idx="498">
                  <c:v>16.034083205542906</c:v>
                </c:pt>
                <c:pt idx="499">
                  <c:v>32.211510190615151</c:v>
                </c:pt>
                <c:pt idx="500">
                  <c:v>43.30995940678438</c:v>
                </c:pt>
                <c:pt idx="501">
                  <c:v>46.039545984918568</c:v>
                </c:pt>
                <c:pt idx="502">
                  <c:v>48.326173483097726</c:v>
                </c:pt>
                <c:pt idx="503">
                  <c:v>49.850151345193154</c:v>
                </c:pt>
                <c:pt idx="504">
                  <c:v>45.205826732127591</c:v>
                </c:pt>
                <c:pt idx="505">
                  <c:v>45.859341665768127</c:v>
                </c:pt>
                <c:pt idx="506">
                  <c:v>44.743349183358312</c:v>
                </c:pt>
                <c:pt idx="507">
                  <c:v>40.982554773544635</c:v>
                </c:pt>
                <c:pt idx="508">
                  <c:v>40.353103649703904</c:v>
                </c:pt>
                <c:pt idx="509">
                  <c:v>38.828748397990204</c:v>
                </c:pt>
                <c:pt idx="510">
                  <c:v>35.138410043422596</c:v>
                </c:pt>
                <c:pt idx="511">
                  <c:v>34.73205911635592</c:v>
                </c:pt>
                <c:pt idx="512">
                  <c:v>34.671615466920734</c:v>
                </c:pt>
                <c:pt idx="513">
                  <c:v>36.411964762760292</c:v>
                </c:pt>
                <c:pt idx="514">
                  <c:v>38.639407580811692</c:v>
                </c:pt>
                <c:pt idx="515">
                  <c:v>42.406543264899177</c:v>
                </c:pt>
                <c:pt idx="516">
                  <c:v>38.950616658320101</c:v>
                </c:pt>
                <c:pt idx="517">
                  <c:v>35.048870809986575</c:v>
                </c:pt>
                <c:pt idx="518">
                  <c:v>31.669103289339628</c:v>
                </c:pt>
                <c:pt idx="519">
                  <c:v>26.88960114166527</c:v>
                </c:pt>
                <c:pt idx="520">
                  <c:v>30.107604692439583</c:v>
                </c:pt>
                <c:pt idx="521">
                  <c:v>27.428712454856377</c:v>
                </c:pt>
                <c:pt idx="522">
                  <c:v>28.512974635530057</c:v>
                </c:pt>
                <c:pt idx="523">
                  <c:v>29.744342889106736</c:v>
                </c:pt>
                <c:pt idx="524">
                  <c:v>30.463716964596511</c:v>
                </c:pt>
                <c:pt idx="525">
                  <c:v>30.460883941528412</c:v>
                </c:pt>
                <c:pt idx="526">
                  <c:v>30.671595970367576</c:v>
                </c:pt>
                <c:pt idx="527">
                  <c:v>30.010982243867911</c:v>
                </c:pt>
                <c:pt idx="528">
                  <c:v>29.945146909039504</c:v>
                </c:pt>
                <c:pt idx="529">
                  <c:v>29.931894743121354</c:v>
                </c:pt>
                <c:pt idx="530">
                  <c:v>30.322662490482234</c:v>
                </c:pt>
                <c:pt idx="531">
                  <c:v>31.232164514132588</c:v>
                </c:pt>
                <c:pt idx="532">
                  <c:v>33.08401576659152</c:v>
                </c:pt>
                <c:pt idx="533">
                  <c:v>35.985148663742621</c:v>
                </c:pt>
                <c:pt idx="534">
                  <c:v>39.111726300553229</c:v>
                </c:pt>
                <c:pt idx="535">
                  <c:v>40.130112527282741</c:v>
                </c:pt>
                <c:pt idx="536">
                  <c:v>39.578293498056127</c:v>
                </c:pt>
                <c:pt idx="537">
                  <c:v>38.063188085955026</c:v>
                </c:pt>
                <c:pt idx="538">
                  <c:v>38.392323570098114</c:v>
                </c:pt>
                <c:pt idx="539">
                  <c:v>42.192434523780662</c:v>
                </c:pt>
                <c:pt idx="540">
                  <c:v>48.870847131865027</c:v>
                </c:pt>
                <c:pt idx="541">
                  <c:v>57.079554211151354</c:v>
                </c:pt>
                <c:pt idx="542">
                  <c:v>63.623518197595608</c:v>
                </c:pt>
                <c:pt idx="543">
                  <c:v>65.675893888905023</c:v>
                </c:pt>
                <c:pt idx="544">
                  <c:v>64.637104106221784</c:v>
                </c:pt>
                <c:pt idx="545">
                  <c:v>61.428481281071001</c:v>
                </c:pt>
                <c:pt idx="546">
                  <c:v>47.563943915334015</c:v>
                </c:pt>
                <c:pt idx="547">
                  <c:v>29.996639093321217</c:v>
                </c:pt>
                <c:pt idx="548">
                  <c:v>18.748453131199955</c:v>
                </c:pt>
                <c:pt idx="549">
                  <c:v>18.212100661572457</c:v>
                </c:pt>
                <c:pt idx="550">
                  <c:v>25.674992503409499</c:v>
                </c:pt>
                <c:pt idx="551">
                  <c:v>28.333846293227175</c:v>
                </c:pt>
                <c:pt idx="552">
                  <c:v>20.7706304274604</c:v>
                </c:pt>
                <c:pt idx="553">
                  <c:v>13.849532375132474</c:v>
                </c:pt>
                <c:pt idx="554">
                  <c:v>8.1731578307288135</c:v>
                </c:pt>
                <c:pt idx="555">
                  <c:v>2.2502318984047256</c:v>
                </c:pt>
                <c:pt idx="556">
                  <c:v>-4.1859209944789271</c:v>
                </c:pt>
                <c:pt idx="557">
                  <c:v>-9.8058046036275357</c:v>
                </c:pt>
                <c:pt idx="558">
                  <c:v>-14.002568665215065</c:v>
                </c:pt>
                <c:pt idx="559">
                  <c:v>-15.355481455037543</c:v>
                </c:pt>
                <c:pt idx="560">
                  <c:v>-15.029986239675504</c:v>
                </c:pt>
                <c:pt idx="561">
                  <c:v>-12.838225606373587</c:v>
                </c:pt>
                <c:pt idx="562">
                  <c:v>-11.782139516427693</c:v>
                </c:pt>
                <c:pt idx="563">
                  <c:v>-12.048977446839292</c:v>
                </c:pt>
                <c:pt idx="564">
                  <c:v>-13.864956825255492</c:v>
                </c:pt>
                <c:pt idx="565">
                  <c:v>-16.056508554889962</c:v>
                </c:pt>
                <c:pt idx="566">
                  <c:v>-18.494445604626126</c:v>
                </c:pt>
                <c:pt idx="567">
                  <c:v>-20.729122643800352</c:v>
                </c:pt>
                <c:pt idx="568">
                  <c:v>-21.142692845457159</c:v>
                </c:pt>
                <c:pt idx="569">
                  <c:v>-20.53767764911078</c:v>
                </c:pt>
                <c:pt idx="570">
                  <c:v>-18.948458810960734</c:v>
                </c:pt>
                <c:pt idx="571">
                  <c:v>-17.573688156010412</c:v>
                </c:pt>
                <c:pt idx="572">
                  <c:v>-16.896770567370346</c:v>
                </c:pt>
                <c:pt idx="573">
                  <c:v>-17.995191329311918</c:v>
                </c:pt>
                <c:pt idx="574">
                  <c:v>-19.706822886293608</c:v>
                </c:pt>
                <c:pt idx="575">
                  <c:v>-21.483284253446776</c:v>
                </c:pt>
                <c:pt idx="576">
                  <c:v>-22.536078796781549</c:v>
                </c:pt>
                <c:pt idx="577">
                  <c:v>-22.188125489379001</c:v>
                </c:pt>
                <c:pt idx="578">
                  <c:v>-20.946854238967354</c:v>
                </c:pt>
                <c:pt idx="579">
                  <c:v>-19.44170844519827</c:v>
                </c:pt>
                <c:pt idx="580">
                  <c:v>-18.596579222124873</c:v>
                </c:pt>
                <c:pt idx="581">
                  <c:v>-18.144855647120998</c:v>
                </c:pt>
                <c:pt idx="582">
                  <c:v>-18.160281364298314</c:v>
                </c:pt>
                <c:pt idx="583">
                  <c:v>-19.145138444620976</c:v>
                </c:pt>
                <c:pt idx="584">
                  <c:v>-20.738225693344145</c:v>
                </c:pt>
                <c:pt idx="585">
                  <c:v>-21.846493513667838</c:v>
                </c:pt>
                <c:pt idx="586">
                  <c:v>-19.952406455990225</c:v>
                </c:pt>
                <c:pt idx="587">
                  <c:v>-18.88870965017675</c:v>
                </c:pt>
                <c:pt idx="588">
                  <c:v>-17.499243110458355</c:v>
                </c:pt>
                <c:pt idx="589">
                  <c:v>-15.274699009371945</c:v>
                </c:pt>
                <c:pt idx="590">
                  <c:v>-12.896140695087745</c:v>
                </c:pt>
                <c:pt idx="591">
                  <c:v>-9.1609044650714395</c:v>
                </c:pt>
                <c:pt idx="592">
                  <c:v>-7.1254600701774615</c:v>
                </c:pt>
                <c:pt idx="593">
                  <c:v>-6.9091196885399393</c:v>
                </c:pt>
                <c:pt idx="594">
                  <c:v>-5.7074138450177312</c:v>
                </c:pt>
                <c:pt idx="595">
                  <c:v>3.9525744469584998</c:v>
                </c:pt>
                <c:pt idx="596">
                  <c:v>37.793296314292093</c:v>
                </c:pt>
                <c:pt idx="597">
                  <c:v>69.370802291383868</c:v>
                </c:pt>
                <c:pt idx="598">
                  <c:v>65.610860113637443</c:v>
                </c:pt>
                <c:pt idx="599">
                  <c:v>57.107208699203831</c:v>
                </c:pt>
                <c:pt idx="600">
                  <c:v>50.43283318131612</c:v>
                </c:pt>
                <c:pt idx="601">
                  <c:v>46.820240925629243</c:v>
                </c:pt>
                <c:pt idx="602">
                  <c:v>44.082557368154646</c:v>
                </c:pt>
                <c:pt idx="603">
                  <c:v>40.15006755006106</c:v>
                </c:pt>
                <c:pt idx="604">
                  <c:v>38.621339709895274</c:v>
                </c:pt>
                <c:pt idx="605">
                  <c:v>38.599760580532923</c:v>
                </c:pt>
                <c:pt idx="606">
                  <c:v>38.21970817237154</c:v>
                </c:pt>
                <c:pt idx="607">
                  <c:v>36.839329099109563</c:v>
                </c:pt>
                <c:pt idx="608">
                  <c:v>36.20775499227495</c:v>
                </c:pt>
                <c:pt idx="609">
                  <c:v>36.125985136500809</c:v>
                </c:pt>
                <c:pt idx="610">
                  <c:v>34.666638380347067</c:v>
                </c:pt>
                <c:pt idx="611">
                  <c:v>34.528220382270959</c:v>
                </c:pt>
                <c:pt idx="612">
                  <c:v>34.915156079027106</c:v>
                </c:pt>
                <c:pt idx="613">
                  <c:v>36.083191184042676</c:v>
                </c:pt>
                <c:pt idx="614">
                  <c:v>36.657164888173817</c:v>
                </c:pt>
                <c:pt idx="615">
                  <c:v>36.974312680051263</c:v>
                </c:pt>
                <c:pt idx="616">
                  <c:v>37.949527143762189</c:v>
                </c:pt>
                <c:pt idx="617">
                  <c:v>38.432578209095688</c:v>
                </c:pt>
                <c:pt idx="618">
                  <c:v>37.746794274988687</c:v>
                </c:pt>
                <c:pt idx="619">
                  <c:v>37.229714890290929</c:v>
                </c:pt>
                <c:pt idx="620">
                  <c:v>36.816862786667087</c:v>
                </c:pt>
                <c:pt idx="621">
                  <c:v>36.365982367776432</c:v>
                </c:pt>
                <c:pt idx="622">
                  <c:v>36.538260775209253</c:v>
                </c:pt>
                <c:pt idx="623">
                  <c:v>36.101535724516793</c:v>
                </c:pt>
                <c:pt idx="624">
                  <c:v>35.006444556875984</c:v>
                </c:pt>
                <c:pt idx="625">
                  <c:v>34.840339455781624</c:v>
                </c:pt>
                <c:pt idx="626">
                  <c:v>35.409779570005789</c:v>
                </c:pt>
                <c:pt idx="627">
                  <c:v>36.736910128435213</c:v>
                </c:pt>
                <c:pt idx="628">
                  <c:v>37.970274288410302</c:v>
                </c:pt>
                <c:pt idx="629">
                  <c:v>37.136106323277168</c:v>
                </c:pt>
                <c:pt idx="630">
                  <c:v>37.278576604209803</c:v>
                </c:pt>
                <c:pt idx="631">
                  <c:v>38.017362830783973</c:v>
                </c:pt>
                <c:pt idx="632">
                  <c:v>37.834179556807086</c:v>
                </c:pt>
                <c:pt idx="633">
                  <c:v>38.069995301016512</c:v>
                </c:pt>
                <c:pt idx="634">
                  <c:v>38.24984315147956</c:v>
                </c:pt>
                <c:pt idx="635">
                  <c:v>39.724934930874497</c:v>
                </c:pt>
                <c:pt idx="636">
                  <c:v>43.146198784707828</c:v>
                </c:pt>
                <c:pt idx="637">
                  <c:v>47.590773992182001</c:v>
                </c:pt>
                <c:pt idx="638">
                  <c:v>52.462252282224128</c:v>
                </c:pt>
                <c:pt idx="639">
                  <c:v>56.652745210405257</c:v>
                </c:pt>
                <c:pt idx="640">
                  <c:v>59.3774262917375</c:v>
                </c:pt>
                <c:pt idx="641">
                  <c:v>60.748036340929772</c:v>
                </c:pt>
                <c:pt idx="642">
                  <c:v>61.826361740553992</c:v>
                </c:pt>
                <c:pt idx="643">
                  <c:v>61.811421709186043</c:v>
                </c:pt>
                <c:pt idx="644">
                  <c:v>58.82512003191129</c:v>
                </c:pt>
                <c:pt idx="645">
                  <c:v>51.392731260977563</c:v>
                </c:pt>
                <c:pt idx="646">
                  <c:v>44.175292954679342</c:v>
                </c:pt>
                <c:pt idx="647">
                  <c:v>39.303379095553538</c:v>
                </c:pt>
                <c:pt idx="648">
                  <c:v>32.885444613302276</c:v>
                </c:pt>
                <c:pt idx="649">
                  <c:v>24.392826779115879</c:v>
                </c:pt>
                <c:pt idx="650">
                  <c:v>15.770379666146859</c:v>
                </c:pt>
                <c:pt idx="651">
                  <c:v>9.5090849387767893</c:v>
                </c:pt>
                <c:pt idx="652">
                  <c:v>8.0011927787236896</c:v>
                </c:pt>
                <c:pt idx="653">
                  <c:v>6.9030451989475354</c:v>
                </c:pt>
                <c:pt idx="654">
                  <c:v>5.4133906716723157</c:v>
                </c:pt>
                <c:pt idx="655">
                  <c:v>5.1513835319858909</c:v>
                </c:pt>
                <c:pt idx="656">
                  <c:v>1.5944799383200086</c:v>
                </c:pt>
                <c:pt idx="657">
                  <c:v>-3.0334681100539136</c:v>
                </c:pt>
                <c:pt idx="658">
                  <c:v>-7.6978726661629668</c:v>
                </c:pt>
                <c:pt idx="659">
                  <c:v>-10.348685585217586</c:v>
                </c:pt>
                <c:pt idx="660">
                  <c:v>-12.914025782944046</c:v>
                </c:pt>
                <c:pt idx="661">
                  <c:v>-14.718792907605385</c:v>
                </c:pt>
                <c:pt idx="662">
                  <c:v>-15.677697282836553</c:v>
                </c:pt>
                <c:pt idx="663">
                  <c:v>-15.31032025307872</c:v>
                </c:pt>
                <c:pt idx="664">
                  <c:v>-15.488391115469863</c:v>
                </c:pt>
                <c:pt idx="665">
                  <c:v>-15.186252755976117</c:v>
                </c:pt>
                <c:pt idx="666">
                  <c:v>-14.876257929163458</c:v>
                </c:pt>
                <c:pt idx="667">
                  <c:v>-15.125641256425089</c:v>
                </c:pt>
                <c:pt idx="668">
                  <c:v>-15.715587099908948</c:v>
                </c:pt>
                <c:pt idx="669">
                  <c:v>-16.991070854510738</c:v>
                </c:pt>
                <c:pt idx="670">
                  <c:v>-17.738633118157608</c:v>
                </c:pt>
                <c:pt idx="671">
                  <c:v>-18.644747904172643</c:v>
                </c:pt>
                <c:pt idx="672">
                  <c:v>-17.562198234382137</c:v>
                </c:pt>
                <c:pt idx="673">
                  <c:v>-16.878727880401637</c:v>
                </c:pt>
                <c:pt idx="674">
                  <c:v>-16.898803067374708</c:v>
                </c:pt>
                <c:pt idx="675">
                  <c:v>-16.801864225818033</c:v>
                </c:pt>
                <c:pt idx="676">
                  <c:v>-17.436368072378635</c:v>
                </c:pt>
                <c:pt idx="677">
                  <c:v>-18.202368804351309</c:v>
                </c:pt>
                <c:pt idx="678">
                  <c:v>-18.905367360983494</c:v>
                </c:pt>
                <c:pt idx="679">
                  <c:v>-19.133713720638969</c:v>
                </c:pt>
                <c:pt idx="680">
                  <c:v>-19.037581789075471</c:v>
                </c:pt>
                <c:pt idx="681">
                  <c:v>-17.468619722969976</c:v>
                </c:pt>
                <c:pt idx="682">
                  <c:v>-15.388098116434216</c:v>
                </c:pt>
                <c:pt idx="683">
                  <c:v>-13.972066847907472</c:v>
                </c:pt>
                <c:pt idx="684">
                  <c:v>-13.316478024138247</c:v>
                </c:pt>
                <c:pt idx="685">
                  <c:v>-13.054513958835937</c:v>
                </c:pt>
                <c:pt idx="686">
                  <c:v>-12.623947478357509</c:v>
                </c:pt>
                <c:pt idx="687">
                  <c:v>-11.674959309420819</c:v>
                </c:pt>
                <c:pt idx="688">
                  <c:v>-8.3731695272726263</c:v>
                </c:pt>
                <c:pt idx="689">
                  <c:v>-2.9415307096408654</c:v>
                </c:pt>
                <c:pt idx="690">
                  <c:v>7.9670291657685954</c:v>
                </c:pt>
                <c:pt idx="691">
                  <c:v>19.415071282994035</c:v>
                </c:pt>
                <c:pt idx="692">
                  <c:v>28.436802292694352</c:v>
                </c:pt>
                <c:pt idx="693">
                  <c:v>38.448231803837722</c:v>
                </c:pt>
                <c:pt idx="694">
                  <c:v>44.269583509190987</c:v>
                </c:pt>
                <c:pt idx="695">
                  <c:v>48.287295549306748</c:v>
                </c:pt>
                <c:pt idx="696">
                  <c:v>50.818950165816361</c:v>
                </c:pt>
                <c:pt idx="697">
                  <c:v>52.348270457177833</c:v>
                </c:pt>
                <c:pt idx="698">
                  <c:v>52.55660495108625</c:v>
                </c:pt>
                <c:pt idx="699">
                  <c:v>52.139933894661041</c:v>
                </c:pt>
                <c:pt idx="700">
                  <c:v>52.15018258817998</c:v>
                </c:pt>
                <c:pt idx="701">
                  <c:v>53.021035554701157</c:v>
                </c:pt>
                <c:pt idx="702">
                  <c:v>50.354448659947373</c:v>
                </c:pt>
                <c:pt idx="703">
                  <c:v>47.873271384898189</c:v>
                </c:pt>
                <c:pt idx="704">
                  <c:v>46.100146391434151</c:v>
                </c:pt>
                <c:pt idx="705">
                  <c:v>41.880188640830845</c:v>
                </c:pt>
                <c:pt idx="706">
                  <c:v>41.149559639187686</c:v>
                </c:pt>
                <c:pt idx="707">
                  <c:v>40.992551332588683</c:v>
                </c:pt>
                <c:pt idx="708">
                  <c:v>42.223887340229425</c:v>
                </c:pt>
                <c:pt idx="709">
                  <c:v>43.757618209984635</c:v>
                </c:pt>
                <c:pt idx="710">
                  <c:v>46.026265255223578</c:v>
                </c:pt>
                <c:pt idx="711">
                  <c:v>47.742702942631041</c:v>
                </c:pt>
                <c:pt idx="712">
                  <c:v>48.758172667648182</c:v>
                </c:pt>
                <c:pt idx="713">
                  <c:v>49.598075761048747</c:v>
                </c:pt>
                <c:pt idx="714">
                  <c:v>48.850363371953961</c:v>
                </c:pt>
                <c:pt idx="715">
                  <c:v>46.847244510727478</c:v>
                </c:pt>
                <c:pt idx="716">
                  <c:v>45.749804471434018</c:v>
                </c:pt>
                <c:pt idx="717">
                  <c:v>43.965632327947148</c:v>
                </c:pt>
                <c:pt idx="718">
                  <c:v>42.168246452769665</c:v>
                </c:pt>
                <c:pt idx="719">
                  <c:v>40.986379525361926</c:v>
                </c:pt>
                <c:pt idx="720">
                  <c:v>40.320628120669816</c:v>
                </c:pt>
                <c:pt idx="721">
                  <c:v>40.597435769126918</c:v>
                </c:pt>
                <c:pt idx="722">
                  <c:v>42.125393436877538</c:v>
                </c:pt>
                <c:pt idx="723">
                  <c:v>45.636229049156469</c:v>
                </c:pt>
                <c:pt idx="724">
                  <c:v>49.824327077668556</c:v>
                </c:pt>
                <c:pt idx="725">
                  <c:v>52.81495803324264</c:v>
                </c:pt>
                <c:pt idx="726">
                  <c:v>54.66285895164647</c:v>
                </c:pt>
                <c:pt idx="727">
                  <c:v>53.788360241060452</c:v>
                </c:pt>
                <c:pt idx="728">
                  <c:v>52.19963337560948</c:v>
                </c:pt>
                <c:pt idx="729">
                  <c:v>49.908043137915087</c:v>
                </c:pt>
                <c:pt idx="730">
                  <c:v>46.96900242280153</c:v>
                </c:pt>
                <c:pt idx="731">
                  <c:v>45.909365475296916</c:v>
                </c:pt>
                <c:pt idx="732">
                  <c:v>47.177176482394984</c:v>
                </c:pt>
                <c:pt idx="733">
                  <c:v>49.922350324996849</c:v>
                </c:pt>
                <c:pt idx="734">
                  <c:v>52.357571477850279</c:v>
                </c:pt>
                <c:pt idx="735">
                  <c:v>54.53984882881398</c:v>
                </c:pt>
                <c:pt idx="736">
                  <c:v>56.174585361561</c:v>
                </c:pt>
                <c:pt idx="737">
                  <c:v>57.49946021608082</c:v>
                </c:pt>
                <c:pt idx="738">
                  <c:v>59.202470853495306</c:v>
                </c:pt>
                <c:pt idx="739">
                  <c:v>61.245781620048135</c:v>
                </c:pt>
                <c:pt idx="740">
                  <c:v>62.445403705142972</c:v>
                </c:pt>
                <c:pt idx="741">
                  <c:v>63.167772193355667</c:v>
                </c:pt>
                <c:pt idx="742">
                  <c:v>63.22187697077544</c:v>
                </c:pt>
                <c:pt idx="743">
                  <c:v>62.368613501093122</c:v>
                </c:pt>
                <c:pt idx="744">
                  <c:v>53.688176005098413</c:v>
                </c:pt>
                <c:pt idx="745">
                  <c:v>37.166845664967184</c:v>
                </c:pt>
                <c:pt idx="746">
                  <c:v>22.338225007728717</c:v>
                </c:pt>
                <c:pt idx="747">
                  <c:v>11.271403806907736</c:v>
                </c:pt>
                <c:pt idx="748">
                  <c:v>13.806228119979643</c:v>
                </c:pt>
                <c:pt idx="749">
                  <c:v>10.096289992472409</c:v>
                </c:pt>
                <c:pt idx="750">
                  <c:v>10.74203087572617</c:v>
                </c:pt>
                <c:pt idx="751">
                  <c:v>7.8449434412806029</c:v>
                </c:pt>
                <c:pt idx="752">
                  <c:v>3.6565374745946864</c:v>
                </c:pt>
                <c:pt idx="753">
                  <c:v>1.6272340566374852</c:v>
                </c:pt>
                <c:pt idx="754">
                  <c:v>-2.4809293199673212</c:v>
                </c:pt>
                <c:pt idx="755">
                  <c:v>-5.3485850863798952</c:v>
                </c:pt>
                <c:pt idx="756">
                  <c:v>-7.2923051288103116</c:v>
                </c:pt>
                <c:pt idx="757">
                  <c:v>-8.8407554185967321</c:v>
                </c:pt>
                <c:pt idx="758">
                  <c:v>-9.8036560901367942</c:v>
                </c:pt>
                <c:pt idx="759">
                  <c:v>-10.459715355885249</c:v>
                </c:pt>
                <c:pt idx="760">
                  <c:v>-11.773588810667627</c:v>
                </c:pt>
                <c:pt idx="761">
                  <c:v>-13.273456902526039</c:v>
                </c:pt>
                <c:pt idx="762">
                  <c:v>-15.612013807038496</c:v>
                </c:pt>
                <c:pt idx="763">
                  <c:v>-16.957213250568504</c:v>
                </c:pt>
                <c:pt idx="764">
                  <c:v>-18.237314688221847</c:v>
                </c:pt>
                <c:pt idx="765">
                  <c:v>-18.552257019688973</c:v>
                </c:pt>
                <c:pt idx="766">
                  <c:v>-18.672478264928987</c:v>
                </c:pt>
                <c:pt idx="767">
                  <c:v>-17.89145431918384</c:v>
                </c:pt>
                <c:pt idx="768">
                  <c:v>-16.920668828691383</c:v>
                </c:pt>
                <c:pt idx="769">
                  <c:v>-16.914827343452099</c:v>
                </c:pt>
                <c:pt idx="770">
                  <c:v>-17.999165674720842</c:v>
                </c:pt>
                <c:pt idx="771">
                  <c:v>-19.154691981498541</c:v>
                </c:pt>
                <c:pt idx="772">
                  <c:v>-19.767150582186499</c:v>
                </c:pt>
                <c:pt idx="773">
                  <c:v>-19.311412742919867</c:v>
                </c:pt>
                <c:pt idx="774">
                  <c:v>-18.79122664772482</c:v>
                </c:pt>
                <c:pt idx="775">
                  <c:v>-17.900701354890845</c:v>
                </c:pt>
                <c:pt idx="776">
                  <c:v>-16.683684667922716</c:v>
                </c:pt>
                <c:pt idx="777">
                  <c:v>-16.125507179886128</c:v>
                </c:pt>
                <c:pt idx="778">
                  <c:v>-17.450456675629507</c:v>
                </c:pt>
                <c:pt idx="779">
                  <c:v>-17.075690644302536</c:v>
                </c:pt>
                <c:pt idx="780">
                  <c:v>-15.839008734184368</c:v>
                </c:pt>
                <c:pt idx="781">
                  <c:v>-13.727604049782235</c:v>
                </c:pt>
                <c:pt idx="782">
                  <c:v>-10.188961797366732</c:v>
                </c:pt>
                <c:pt idx="783">
                  <c:v>-4.2448611144059347</c:v>
                </c:pt>
                <c:pt idx="784">
                  <c:v>2.3126645110754835</c:v>
                </c:pt>
                <c:pt idx="785">
                  <c:v>11.030902919804639</c:v>
                </c:pt>
                <c:pt idx="786">
                  <c:v>20.594251345322025</c:v>
                </c:pt>
                <c:pt idx="787">
                  <c:v>34.759787275966367</c:v>
                </c:pt>
                <c:pt idx="788">
                  <c:v>51.870265746697513</c:v>
                </c:pt>
                <c:pt idx="789">
                  <c:v>60.704775350521238</c:v>
                </c:pt>
                <c:pt idx="790">
                  <c:v>59.616424063240828</c:v>
                </c:pt>
                <c:pt idx="791">
                  <c:v>58.617299006586471</c:v>
                </c:pt>
                <c:pt idx="792">
                  <c:v>58.769254165518255</c:v>
                </c:pt>
                <c:pt idx="793">
                  <c:v>57.430989807369826</c:v>
                </c:pt>
                <c:pt idx="794">
                  <c:v>56.062143561592755</c:v>
                </c:pt>
                <c:pt idx="795">
                  <c:v>54.079645031627003</c:v>
                </c:pt>
                <c:pt idx="796">
                  <c:v>52.658255461363844</c:v>
                </c:pt>
                <c:pt idx="797">
                  <c:v>53.201445762087367</c:v>
                </c:pt>
                <c:pt idx="798">
                  <c:v>53.373960521405571</c:v>
                </c:pt>
                <c:pt idx="799">
                  <c:v>52.974151125628723</c:v>
                </c:pt>
                <c:pt idx="800">
                  <c:v>53.057437152510573</c:v>
                </c:pt>
                <c:pt idx="801">
                  <c:v>53.606640049583426</c:v>
                </c:pt>
                <c:pt idx="802">
                  <c:v>53.37981254916803</c:v>
                </c:pt>
                <c:pt idx="803">
                  <c:v>53.814654223977541</c:v>
                </c:pt>
                <c:pt idx="804">
                  <c:v>54.113699672106016</c:v>
                </c:pt>
                <c:pt idx="805">
                  <c:v>53.675417676024672</c:v>
                </c:pt>
                <c:pt idx="806">
                  <c:v>52.381759971265652</c:v>
                </c:pt>
                <c:pt idx="807">
                  <c:v>50.20297705098131</c:v>
                </c:pt>
                <c:pt idx="808">
                  <c:v>46.480452451613012</c:v>
                </c:pt>
                <c:pt idx="809">
                  <c:v>42.546251863975911</c:v>
                </c:pt>
                <c:pt idx="810">
                  <c:v>39.340395768260287</c:v>
                </c:pt>
                <c:pt idx="811">
                  <c:v>39.727235090442448</c:v>
                </c:pt>
                <c:pt idx="812">
                  <c:v>39.604422671148818</c:v>
                </c:pt>
                <c:pt idx="813">
                  <c:v>42.986274575815081</c:v>
                </c:pt>
                <c:pt idx="814">
                  <c:v>45.75728693585657</c:v>
                </c:pt>
                <c:pt idx="815">
                  <c:v>50.893111124270725</c:v>
                </c:pt>
                <c:pt idx="816">
                  <c:v>53.694441641341342</c:v>
                </c:pt>
                <c:pt idx="817">
                  <c:v>53.942387833270963</c:v>
                </c:pt>
                <c:pt idx="818">
                  <c:v>52.21302213288417</c:v>
                </c:pt>
                <c:pt idx="819">
                  <c:v>48.885530076920126</c:v>
                </c:pt>
                <c:pt idx="820">
                  <c:v>46.714523719780033</c:v>
                </c:pt>
                <c:pt idx="821">
                  <c:v>45.135328890213643</c:v>
                </c:pt>
                <c:pt idx="822">
                  <c:v>44.32124174411566</c:v>
                </c:pt>
                <c:pt idx="823">
                  <c:v>46.69921897186039</c:v>
                </c:pt>
                <c:pt idx="824">
                  <c:v>50.917010973751303</c:v>
                </c:pt>
                <c:pt idx="825">
                  <c:v>55.567635525366896</c:v>
                </c:pt>
                <c:pt idx="826">
                  <c:v>60.313160450766269</c:v>
                </c:pt>
                <c:pt idx="827">
                  <c:v>63.744096701315193</c:v>
                </c:pt>
                <c:pt idx="828">
                  <c:v>65.801640677404407</c:v>
                </c:pt>
                <c:pt idx="829">
                  <c:v>65.769238180955895</c:v>
                </c:pt>
                <c:pt idx="830">
                  <c:v>64.278410747832851</c:v>
                </c:pt>
                <c:pt idx="831">
                  <c:v>64.483306459389595</c:v>
                </c:pt>
                <c:pt idx="832">
                  <c:v>64.874937301742364</c:v>
                </c:pt>
                <c:pt idx="833">
                  <c:v>65.370114174462373</c:v>
                </c:pt>
                <c:pt idx="834">
                  <c:v>64.695639222594963</c:v>
                </c:pt>
                <c:pt idx="835">
                  <c:v>60.727098218484301</c:v>
                </c:pt>
                <c:pt idx="836">
                  <c:v>52.291510946269099</c:v>
                </c:pt>
                <c:pt idx="837">
                  <c:v>35.90223529046137</c:v>
                </c:pt>
                <c:pt idx="838">
                  <c:v>20.966910014462567</c:v>
                </c:pt>
                <c:pt idx="839">
                  <c:v>13.602346289831269</c:v>
                </c:pt>
                <c:pt idx="840">
                  <c:v>9.0110837891117672</c:v>
                </c:pt>
                <c:pt idx="841">
                  <c:v>7.5537535670309968</c:v>
                </c:pt>
                <c:pt idx="842">
                  <c:v>7.6521699944194426</c:v>
                </c:pt>
                <c:pt idx="843">
                  <c:v>8.9437383211271033</c:v>
                </c:pt>
                <c:pt idx="844">
                  <c:v>7.8427946413691654</c:v>
                </c:pt>
                <c:pt idx="845">
                  <c:v>6.0217097194661395</c:v>
                </c:pt>
                <c:pt idx="846">
                  <c:v>3.5454324033255884</c:v>
                </c:pt>
                <c:pt idx="847">
                  <c:v>1.9659434288904354</c:v>
                </c:pt>
                <c:pt idx="848">
                  <c:v>-0.34742207163211408</c:v>
                </c:pt>
                <c:pt idx="849">
                  <c:v>-3.569545676003584</c:v>
                </c:pt>
                <c:pt idx="850">
                  <c:v>-7.4967504348453353</c:v>
                </c:pt>
                <c:pt idx="851">
                  <c:v>-10.302354591385532</c:v>
                </c:pt>
                <c:pt idx="852">
                  <c:v>-11.457510234739161</c:v>
                </c:pt>
                <c:pt idx="853">
                  <c:v>-10.511027746883975</c:v>
                </c:pt>
                <c:pt idx="854">
                  <c:v>-10.202167162202715</c:v>
                </c:pt>
                <c:pt idx="855">
                  <c:v>-10.114127514824053</c:v>
                </c:pt>
                <c:pt idx="856">
                  <c:v>-10.789593073586865</c:v>
                </c:pt>
                <c:pt idx="857">
                  <c:v>-11.700091376069173</c:v>
                </c:pt>
                <c:pt idx="858">
                  <c:v>-12.18714424853237</c:v>
                </c:pt>
                <c:pt idx="859">
                  <c:v>-12.006835439699156</c:v>
                </c:pt>
                <c:pt idx="860">
                  <c:v>-10.964380584979851</c:v>
                </c:pt>
                <c:pt idx="861">
                  <c:v>-9.862987403047546</c:v>
                </c:pt>
                <c:pt idx="862">
                  <c:v>-9.4565277880422993</c:v>
                </c:pt>
                <c:pt idx="863">
                  <c:v>-9.7877932694499954</c:v>
                </c:pt>
                <c:pt idx="864">
                  <c:v>-10.947936775640134</c:v>
                </c:pt>
                <c:pt idx="865">
                  <c:v>-10.910733344449572</c:v>
                </c:pt>
                <c:pt idx="866">
                  <c:v>-10.368821687552797</c:v>
                </c:pt>
                <c:pt idx="867">
                  <c:v>-10.39953804126519</c:v>
                </c:pt>
                <c:pt idx="868">
                  <c:v>-11.503920351241915</c:v>
                </c:pt>
                <c:pt idx="869">
                  <c:v>-14.201143600571077</c:v>
                </c:pt>
                <c:pt idx="870">
                  <c:v>-15.38144473608379</c:v>
                </c:pt>
                <c:pt idx="871">
                  <c:v>-15.472508379778024</c:v>
                </c:pt>
                <c:pt idx="872">
                  <c:v>-16.211867699110552</c:v>
                </c:pt>
                <c:pt idx="873">
                  <c:v>-14.40372411085634</c:v>
                </c:pt>
                <c:pt idx="874">
                  <c:v>-4.0554921195238487</c:v>
                </c:pt>
                <c:pt idx="875">
                  <c:v>5.3882532613194165</c:v>
                </c:pt>
                <c:pt idx="876">
                  <c:v>18.994361188394755</c:v>
                </c:pt>
                <c:pt idx="877">
                  <c:v>30.533838591080858</c:v>
                </c:pt>
                <c:pt idx="878">
                  <c:v>29.431939681317075</c:v>
                </c:pt>
                <c:pt idx="879">
                  <c:v>29.254105671729739</c:v>
                </c:pt>
                <c:pt idx="880">
                  <c:v>32.938486393166357</c:v>
                </c:pt>
                <c:pt idx="881">
                  <c:v>43.270336111221987</c:v>
                </c:pt>
                <c:pt idx="882">
                  <c:v>50.277711656242928</c:v>
                </c:pt>
                <c:pt idx="883">
                  <c:v>55.356526291474118</c:v>
                </c:pt>
                <c:pt idx="884">
                  <c:v>56.238248625614958</c:v>
                </c:pt>
                <c:pt idx="885">
                  <c:v>54.149305004523548</c:v>
                </c:pt>
                <c:pt idx="886">
                  <c:v>51.580140473166345</c:v>
                </c:pt>
                <c:pt idx="887">
                  <c:v>50.514455994969516</c:v>
                </c:pt>
                <c:pt idx="888">
                  <c:v>49.262698887717185</c:v>
                </c:pt>
                <c:pt idx="889">
                  <c:v>48.357332707160573</c:v>
                </c:pt>
                <c:pt idx="890">
                  <c:v>49.137451635235948</c:v>
                </c:pt>
                <c:pt idx="891">
                  <c:v>50.551860938534418</c:v>
                </c:pt>
                <c:pt idx="892">
                  <c:v>52.150460271268713</c:v>
                </c:pt>
                <c:pt idx="893">
                  <c:v>52.11311940973021</c:v>
                </c:pt>
                <c:pt idx="894">
                  <c:v>50.42511257409452</c:v>
                </c:pt>
                <c:pt idx="895">
                  <c:v>49.688741785407537</c:v>
                </c:pt>
                <c:pt idx="896">
                  <c:v>50.111543715801808</c:v>
                </c:pt>
                <c:pt idx="897">
                  <c:v>51.381597259600241</c:v>
                </c:pt>
                <c:pt idx="898">
                  <c:v>52.209701587723629</c:v>
                </c:pt>
                <c:pt idx="899">
                  <c:v>52.77290472858828</c:v>
                </c:pt>
                <c:pt idx="900">
                  <c:v>52.093744204569319</c:v>
                </c:pt>
                <c:pt idx="901">
                  <c:v>49.958861209482755</c:v>
                </c:pt>
                <c:pt idx="902">
                  <c:v>47.879034186865916</c:v>
                </c:pt>
                <c:pt idx="903">
                  <c:v>45.263801326294441</c:v>
                </c:pt>
                <c:pt idx="904">
                  <c:v>42.852546601247283</c:v>
                </c:pt>
                <c:pt idx="905">
                  <c:v>41.158911662550736</c:v>
                </c:pt>
                <c:pt idx="906">
                  <c:v>40.317058876217587</c:v>
                </c:pt>
                <c:pt idx="907">
                  <c:v>40.64983483641393</c:v>
                </c:pt>
                <c:pt idx="908">
                  <c:v>41.712127510830548</c:v>
                </c:pt>
                <c:pt idx="909">
                  <c:v>43.128489212741776</c:v>
                </c:pt>
                <c:pt idx="910">
                  <c:v>46.167800923656166</c:v>
                </c:pt>
                <c:pt idx="911">
                  <c:v>50.331419631543021</c:v>
                </c:pt>
                <c:pt idx="912">
                  <c:v>53.902324456330405</c:v>
                </c:pt>
                <c:pt idx="913">
                  <c:v>55.103928421780182</c:v>
                </c:pt>
                <c:pt idx="914">
                  <c:v>53.325589926809734</c:v>
                </c:pt>
                <c:pt idx="915">
                  <c:v>50.580178053655011</c:v>
                </c:pt>
                <c:pt idx="916">
                  <c:v>47.189128287395299</c:v>
                </c:pt>
                <c:pt idx="917">
                  <c:v>42.816160957547062</c:v>
                </c:pt>
                <c:pt idx="918">
                  <c:v>40.218826540406354</c:v>
                </c:pt>
                <c:pt idx="919">
                  <c:v>39.999965269614911</c:v>
                </c:pt>
                <c:pt idx="920">
                  <c:v>41.405067244570752</c:v>
                </c:pt>
                <c:pt idx="921">
                  <c:v>44.318393296332658</c:v>
                </c:pt>
                <c:pt idx="922">
                  <c:v>47.662780834825419</c:v>
                </c:pt>
                <c:pt idx="923">
                  <c:v>49.894510517099029</c:v>
                </c:pt>
                <c:pt idx="924">
                  <c:v>51.910563509910332</c:v>
                </c:pt>
                <c:pt idx="925">
                  <c:v>53.083136082529705</c:v>
                </c:pt>
                <c:pt idx="926">
                  <c:v>54.123694356525945</c:v>
                </c:pt>
                <c:pt idx="927">
                  <c:v>55.017834358878837</c:v>
                </c:pt>
                <c:pt idx="928">
                  <c:v>54.316721326935678</c:v>
                </c:pt>
                <c:pt idx="929">
                  <c:v>46.488015472815263</c:v>
                </c:pt>
                <c:pt idx="930">
                  <c:v>37.173254117848238</c:v>
                </c:pt>
                <c:pt idx="931">
                  <c:v>29.319841055134521</c:v>
                </c:pt>
                <c:pt idx="932">
                  <c:v>29.771074068432174</c:v>
                </c:pt>
                <c:pt idx="933">
                  <c:v>37.618046990959215</c:v>
                </c:pt>
                <c:pt idx="934">
                  <c:v>42.881586680502572</c:v>
                </c:pt>
                <c:pt idx="935">
                  <c:v>34.448555903414061</c:v>
                </c:pt>
                <c:pt idx="936">
                  <c:v>18.861447798298929</c:v>
                </c:pt>
                <c:pt idx="937">
                  <c:v>8.9659994837775034</c:v>
                </c:pt>
                <c:pt idx="938">
                  <c:v>6.7931773415038856</c:v>
                </c:pt>
                <c:pt idx="939">
                  <c:v>11.705227796431991</c:v>
                </c:pt>
                <c:pt idx="940">
                  <c:v>16.276890918295472</c:v>
                </c:pt>
                <c:pt idx="941">
                  <c:v>16.211893283782004</c:v>
                </c:pt>
                <c:pt idx="942">
                  <c:v>11.384116120179145</c:v>
                </c:pt>
                <c:pt idx="943">
                  <c:v>2.7086970379040269</c:v>
                </c:pt>
                <c:pt idx="944">
                  <c:v>-4.3045648765119298</c:v>
                </c:pt>
                <c:pt idx="945">
                  <c:v>-8.2946953082555837</c:v>
                </c:pt>
                <c:pt idx="946">
                  <c:v>-8.7197323892971834</c:v>
                </c:pt>
                <c:pt idx="947">
                  <c:v>-7.4760650579522752</c:v>
                </c:pt>
                <c:pt idx="948">
                  <c:v>-6.1071563822476493</c:v>
                </c:pt>
                <c:pt idx="949">
                  <c:v>-6.0262348668185002</c:v>
                </c:pt>
                <c:pt idx="950">
                  <c:v>-7.4256967472972226</c:v>
                </c:pt>
                <c:pt idx="951">
                  <c:v>-9.4383433723847077</c:v>
                </c:pt>
                <c:pt idx="952">
                  <c:v>-12.46041300597402</c:v>
                </c:pt>
                <c:pt idx="953">
                  <c:v>-14.616507794168511</c:v>
                </c:pt>
                <c:pt idx="954">
                  <c:v>-16.063875307756913</c:v>
                </c:pt>
                <c:pt idx="955">
                  <c:v>-16.16375647951525</c:v>
                </c:pt>
                <c:pt idx="956">
                  <c:v>-14.311422993558356</c:v>
                </c:pt>
                <c:pt idx="957">
                  <c:v>-12.281372555882442</c:v>
                </c:pt>
                <c:pt idx="958">
                  <c:v>-11.798895120329354</c:v>
                </c:pt>
                <c:pt idx="959">
                  <c:v>-10.817269397452678</c:v>
                </c:pt>
                <c:pt idx="960">
                  <c:v>-11.691617382343507</c:v>
                </c:pt>
                <c:pt idx="961">
                  <c:v>-12.118632045143654</c:v>
                </c:pt>
                <c:pt idx="962">
                  <c:v>-13.312534609706491</c:v>
                </c:pt>
                <c:pt idx="963">
                  <c:v>-15.202713278831528</c:v>
                </c:pt>
                <c:pt idx="964">
                  <c:v>-14.923304577828933</c:v>
                </c:pt>
                <c:pt idx="965">
                  <c:v>-14.836079006459435</c:v>
                </c:pt>
                <c:pt idx="966">
                  <c:v>-13.202168238418293</c:v>
                </c:pt>
                <c:pt idx="967">
                  <c:v>-12.260530045892583</c:v>
                </c:pt>
                <c:pt idx="968">
                  <c:v>-12.129586074750433</c:v>
                </c:pt>
                <c:pt idx="969">
                  <c:v>-12.334126876247593</c:v>
                </c:pt>
                <c:pt idx="970">
                  <c:v>-14.067542739068706</c:v>
                </c:pt>
                <c:pt idx="971">
                  <c:v>-15.555196143648642</c:v>
                </c:pt>
                <c:pt idx="972">
                  <c:v>-15.31769147470334</c:v>
                </c:pt>
                <c:pt idx="973">
                  <c:v>-14.927063491078735</c:v>
                </c:pt>
                <c:pt idx="974">
                  <c:v>-12.717287882570256</c:v>
                </c:pt>
                <c:pt idx="975">
                  <c:v>0.54204563960655316</c:v>
                </c:pt>
                <c:pt idx="976">
                  <c:v>18.370271707678643</c:v>
                </c:pt>
                <c:pt idx="977">
                  <c:v>38.675635530897097</c:v>
                </c:pt>
                <c:pt idx="978">
                  <c:v>54.160554768514004</c:v>
                </c:pt>
                <c:pt idx="979">
                  <c:v>56.962743192313177</c:v>
                </c:pt>
                <c:pt idx="980">
                  <c:v>47.540584175673594</c:v>
                </c:pt>
                <c:pt idx="981">
                  <c:v>40.521100397482215</c:v>
                </c:pt>
                <c:pt idx="982">
                  <c:v>37.204062124082071</c:v>
                </c:pt>
                <c:pt idx="983">
                  <c:v>38.964777731202901</c:v>
                </c:pt>
                <c:pt idx="984">
                  <c:v>44.197206927280632</c:v>
                </c:pt>
                <c:pt idx="985">
                  <c:v>46.449114441033103</c:v>
                </c:pt>
                <c:pt idx="986">
                  <c:v>46.010843391988409</c:v>
                </c:pt>
                <c:pt idx="987">
                  <c:v>44.360428485632049</c:v>
                </c:pt>
                <c:pt idx="988">
                  <c:v>39.282961507945842</c:v>
                </c:pt>
                <c:pt idx="989">
                  <c:v>37.14378875043554</c:v>
                </c:pt>
                <c:pt idx="990">
                  <c:v>37.111565130244259</c:v>
                </c:pt>
                <c:pt idx="991">
                  <c:v>36.356717036486408</c:v>
                </c:pt>
                <c:pt idx="992">
                  <c:v>37.652356526786704</c:v>
                </c:pt>
                <c:pt idx="993">
                  <c:v>40.533336619093262</c:v>
                </c:pt>
                <c:pt idx="994">
                  <c:v>43.032642899810924</c:v>
                </c:pt>
                <c:pt idx="995">
                  <c:v>45.832246338528769</c:v>
                </c:pt>
                <c:pt idx="996">
                  <c:v>47.643896036518413</c:v>
                </c:pt>
                <c:pt idx="997">
                  <c:v>47.916868741267542</c:v>
                </c:pt>
              </c:numCache>
            </c:numRef>
          </c:val>
          <c:smooth val="0"/>
          <c:extLst>
            <c:ext xmlns:c16="http://schemas.microsoft.com/office/drawing/2014/chart" uri="{C3380CC4-5D6E-409C-BE32-E72D297353CC}">
              <c16:uniqueId val="{00000001-DC83-4756-B0E1-280E9104D733}"/>
            </c:ext>
          </c:extLst>
        </c:ser>
        <c:ser>
          <c:idx val="2"/>
          <c:order val="2"/>
          <c:tx>
            <c:strRef>
              <c:f>accelerometer!$M$1</c:f>
              <c:strCache>
                <c:ptCount val="1"/>
                <c:pt idx="0">
                  <c:v>Accel_Z</c:v>
                </c:pt>
              </c:strCache>
            </c:strRef>
          </c:tx>
          <c:spPr>
            <a:ln w="28575" cap="rnd">
              <a:solidFill>
                <a:schemeClr val="accent3"/>
              </a:solidFill>
              <a:round/>
            </a:ln>
            <a:effectLst/>
          </c:spPr>
          <c:marker>
            <c:symbol val="none"/>
          </c:marker>
          <c:val>
            <c:numRef>
              <c:f>accelerometer!$M$2:$M$999</c:f>
              <c:numCache>
                <c:formatCode>General</c:formatCode>
                <c:ptCount val="998"/>
                <c:pt idx="0">
                  <c:v>60.805756178602415</c:v>
                </c:pt>
                <c:pt idx="1">
                  <c:v>59.746022518268418</c:v>
                </c:pt>
                <c:pt idx="2">
                  <c:v>57.608113981882397</c:v>
                </c:pt>
                <c:pt idx="3">
                  <c:v>56.093653791820721</c:v>
                </c:pt>
                <c:pt idx="4">
                  <c:v>56.393638244757227</c:v>
                </c:pt>
                <c:pt idx="5">
                  <c:v>58.51736495819133</c:v>
                </c:pt>
                <c:pt idx="6">
                  <c:v>60.737515448884174</c:v>
                </c:pt>
                <c:pt idx="7">
                  <c:v>62.060908326171969</c:v>
                </c:pt>
                <c:pt idx="8">
                  <c:v>63.551398522836607</c:v>
                </c:pt>
                <c:pt idx="9">
                  <c:v>65.448208144744882</c:v>
                </c:pt>
                <c:pt idx="10">
                  <c:v>60.503701976947312</c:v>
                </c:pt>
                <c:pt idx="11">
                  <c:v>48.701275936108011</c:v>
                </c:pt>
                <c:pt idx="12">
                  <c:v>35.955074828327966</c:v>
                </c:pt>
                <c:pt idx="13">
                  <c:v>20.714520394469606</c:v>
                </c:pt>
                <c:pt idx="14">
                  <c:v>7.9750079381936789</c:v>
                </c:pt>
                <c:pt idx="15">
                  <c:v>10.956932223999646</c:v>
                </c:pt>
                <c:pt idx="16">
                  <c:v>6.1327865086241253</c:v>
                </c:pt>
                <c:pt idx="17">
                  <c:v>-2.6865743561494058</c:v>
                </c:pt>
                <c:pt idx="18">
                  <c:v>-11.924650904856829</c:v>
                </c:pt>
                <c:pt idx="19">
                  <c:v>-20.161935808773734</c:v>
                </c:pt>
                <c:pt idx="20">
                  <c:v>-27.78457906303894</c:v>
                </c:pt>
                <c:pt idx="21">
                  <c:v>-33.270939559112634</c:v>
                </c:pt>
                <c:pt idx="22">
                  <c:v>-35.196461052915424</c:v>
                </c:pt>
                <c:pt idx="23">
                  <c:v>-32.760904045141963</c:v>
                </c:pt>
                <c:pt idx="24">
                  <c:v>-30.251508761334566</c:v>
                </c:pt>
                <c:pt idx="25">
                  <c:v>-26.736516543852797</c:v>
                </c:pt>
                <c:pt idx="26">
                  <c:v>-22.605823279048611</c:v>
                </c:pt>
                <c:pt idx="27">
                  <c:v>-22.398657299255415</c:v>
                </c:pt>
                <c:pt idx="28">
                  <c:v>-23.792120002406058</c:v>
                </c:pt>
                <c:pt idx="29">
                  <c:v>-27.086655483190832</c:v>
                </c:pt>
                <c:pt idx="30">
                  <c:v>-30.268727453349403</c:v>
                </c:pt>
                <c:pt idx="31">
                  <c:v>-34.228604484870829</c:v>
                </c:pt>
                <c:pt idx="32">
                  <c:v>-38.30103938357864</c:v>
                </c:pt>
                <c:pt idx="33">
                  <c:v>-41.462187528212624</c:v>
                </c:pt>
                <c:pt idx="34">
                  <c:v>-43.722657038952008</c:v>
                </c:pt>
                <c:pt idx="35">
                  <c:v>-44.956496637657466</c:v>
                </c:pt>
                <c:pt idx="36">
                  <c:v>-44.979842600433628</c:v>
                </c:pt>
                <c:pt idx="37">
                  <c:v>-44.879258137027307</c:v>
                </c:pt>
                <c:pt idx="38">
                  <c:v>-44.349033103559933</c:v>
                </c:pt>
                <c:pt idx="39">
                  <c:v>-43.264441734797707</c:v>
                </c:pt>
                <c:pt idx="40">
                  <c:v>-41.753510464870779</c:v>
                </c:pt>
                <c:pt idx="41">
                  <c:v>-40.112690432930911</c:v>
                </c:pt>
                <c:pt idx="42">
                  <c:v>-38.542730187350358</c:v>
                </c:pt>
                <c:pt idx="43">
                  <c:v>-37.408004981962812</c:v>
                </c:pt>
                <c:pt idx="44">
                  <c:v>-36.344390254768825</c:v>
                </c:pt>
                <c:pt idx="45">
                  <c:v>-35.419447205063527</c:v>
                </c:pt>
                <c:pt idx="46">
                  <c:v>-37.03592805574204</c:v>
                </c:pt>
                <c:pt idx="47">
                  <c:v>-39.218990491498445</c:v>
                </c:pt>
                <c:pt idx="48">
                  <c:v>-41.243281321063137</c:v>
                </c:pt>
                <c:pt idx="49">
                  <c:v>-42.473293852053025</c:v>
                </c:pt>
                <c:pt idx="50">
                  <c:v>-43.166505619655403</c:v>
                </c:pt>
                <c:pt idx="51">
                  <c:v>-42.590713025665401</c:v>
                </c:pt>
                <c:pt idx="52">
                  <c:v>-41.094842073480748</c:v>
                </c:pt>
                <c:pt idx="53">
                  <c:v>-44.020869577372956</c:v>
                </c:pt>
                <c:pt idx="54">
                  <c:v>-42.538604230239287</c:v>
                </c:pt>
                <c:pt idx="55">
                  <c:v>-41.09416628216011</c:v>
                </c:pt>
                <c:pt idx="56">
                  <c:v>-37.750759427762745</c:v>
                </c:pt>
                <c:pt idx="57">
                  <c:v>-33.533417526689135</c:v>
                </c:pt>
                <c:pt idx="58">
                  <c:v>-28.526613102933297</c:v>
                </c:pt>
                <c:pt idx="59">
                  <c:v>-23.277202815207584</c:v>
                </c:pt>
                <c:pt idx="60">
                  <c:v>-17.005778526166321</c:v>
                </c:pt>
                <c:pt idx="61">
                  <c:v>-9.6556241286615023</c:v>
                </c:pt>
                <c:pt idx="62">
                  <c:v>-2.3054597367018452</c:v>
                </c:pt>
                <c:pt idx="63">
                  <c:v>7.9017028938162035</c:v>
                </c:pt>
                <c:pt idx="64">
                  <c:v>22.552811778392009</c:v>
                </c:pt>
                <c:pt idx="65">
                  <c:v>36.271147231774393</c:v>
                </c:pt>
                <c:pt idx="66">
                  <c:v>39.382527983278713</c:v>
                </c:pt>
                <c:pt idx="67">
                  <c:v>48.690731738593016</c:v>
                </c:pt>
                <c:pt idx="68">
                  <c:v>61.119948323784364</c:v>
                </c:pt>
                <c:pt idx="69">
                  <c:v>66.22646173010061</c:v>
                </c:pt>
                <c:pt idx="70">
                  <c:v>73.646966367392722</c:v>
                </c:pt>
                <c:pt idx="71">
                  <c:v>81.170712584952611</c:v>
                </c:pt>
                <c:pt idx="72">
                  <c:v>83.656353801453193</c:v>
                </c:pt>
                <c:pt idx="73">
                  <c:v>82.251514833810148</c:v>
                </c:pt>
                <c:pt idx="74">
                  <c:v>79.443338488544043</c:v>
                </c:pt>
                <c:pt idx="75">
                  <c:v>77.332189777520554</c:v>
                </c:pt>
                <c:pt idx="76">
                  <c:v>75.856959739688421</c:v>
                </c:pt>
                <c:pt idx="77">
                  <c:v>74.758964893113145</c:v>
                </c:pt>
                <c:pt idx="78">
                  <c:v>73.64385699670774</c:v>
                </c:pt>
                <c:pt idx="79">
                  <c:v>74.716682923211593</c:v>
                </c:pt>
                <c:pt idx="80">
                  <c:v>72.907486490990408</c:v>
                </c:pt>
                <c:pt idx="81">
                  <c:v>72.869619747868953</c:v>
                </c:pt>
                <c:pt idx="82">
                  <c:v>73.269049374189393</c:v>
                </c:pt>
                <c:pt idx="83">
                  <c:v>73.014983527579091</c:v>
                </c:pt>
                <c:pt idx="84">
                  <c:v>73.081024025062419</c:v>
                </c:pt>
                <c:pt idx="85">
                  <c:v>72.89701441751447</c:v>
                </c:pt>
                <c:pt idx="86">
                  <c:v>72.560240680486189</c:v>
                </c:pt>
                <c:pt idx="87">
                  <c:v>71.954566390540336</c:v>
                </c:pt>
                <c:pt idx="88">
                  <c:v>71.503898371820782</c:v>
                </c:pt>
                <c:pt idx="89">
                  <c:v>69.86898719796379</c:v>
                </c:pt>
                <c:pt idx="90">
                  <c:v>69.241126548083585</c:v>
                </c:pt>
                <c:pt idx="91">
                  <c:v>67.105491753698047</c:v>
                </c:pt>
                <c:pt idx="92">
                  <c:v>66.613061667508219</c:v>
                </c:pt>
                <c:pt idx="93">
                  <c:v>66.438553039739801</c:v>
                </c:pt>
                <c:pt idx="94">
                  <c:v>67.912384280149482</c:v>
                </c:pt>
                <c:pt idx="95">
                  <c:v>67.17036007971636</c:v>
                </c:pt>
                <c:pt idx="96">
                  <c:v>68.249019630876731</c:v>
                </c:pt>
                <c:pt idx="97">
                  <c:v>68.520554549728317</c:v>
                </c:pt>
                <c:pt idx="98">
                  <c:v>68.364513234321393</c:v>
                </c:pt>
                <c:pt idx="99">
                  <c:v>68.595724147417073</c:v>
                </c:pt>
                <c:pt idx="100">
                  <c:v>67.541355770847559</c:v>
                </c:pt>
                <c:pt idx="101">
                  <c:v>64.767648822543194</c:v>
                </c:pt>
                <c:pt idx="102">
                  <c:v>61.658093010170539</c:v>
                </c:pt>
                <c:pt idx="103">
                  <c:v>58.134037360489053</c:v>
                </c:pt>
                <c:pt idx="104">
                  <c:v>56.84750719450448</c:v>
                </c:pt>
                <c:pt idx="105">
                  <c:v>54.821555831427581</c:v>
                </c:pt>
                <c:pt idx="106">
                  <c:v>52.301973966139094</c:v>
                </c:pt>
                <c:pt idx="107">
                  <c:v>46.640529398586047</c:v>
                </c:pt>
                <c:pt idx="108">
                  <c:v>33.335524459761331</c:v>
                </c:pt>
                <c:pt idx="109">
                  <c:v>9.1714287638568255</c:v>
                </c:pt>
                <c:pt idx="110">
                  <c:v>-23.329922478989459</c:v>
                </c:pt>
                <c:pt idx="111">
                  <c:v>-41.670848713299712</c:v>
                </c:pt>
                <c:pt idx="112">
                  <c:v>-48.40620302172492</c:v>
                </c:pt>
                <c:pt idx="113">
                  <c:v>-46.402332800061068</c:v>
                </c:pt>
                <c:pt idx="114">
                  <c:v>-42.115226312385445</c:v>
                </c:pt>
                <c:pt idx="115">
                  <c:v>-38.860337804447354</c:v>
                </c:pt>
                <c:pt idx="116">
                  <c:v>-38.047605411426311</c:v>
                </c:pt>
                <c:pt idx="117">
                  <c:v>-47.699587458072806</c:v>
                </c:pt>
                <c:pt idx="118">
                  <c:v>-53.740234388090457</c:v>
                </c:pt>
                <c:pt idx="119">
                  <c:v>-56.056205521771382</c:v>
                </c:pt>
                <c:pt idx="120">
                  <c:v>-57.540395679326174</c:v>
                </c:pt>
                <c:pt idx="121">
                  <c:v>-56.449698089823158</c:v>
                </c:pt>
                <c:pt idx="122">
                  <c:v>-54.969045926048146</c:v>
                </c:pt>
                <c:pt idx="123">
                  <c:v>-52.206836476032031</c:v>
                </c:pt>
                <c:pt idx="124">
                  <c:v>-49.035602599055196</c:v>
                </c:pt>
                <c:pt idx="125">
                  <c:v>-47.942440215985492</c:v>
                </c:pt>
                <c:pt idx="126">
                  <c:v>-51.007426002013808</c:v>
                </c:pt>
                <c:pt idx="127">
                  <c:v>-52.222483641777359</c:v>
                </c:pt>
                <c:pt idx="128">
                  <c:v>-52.839077286428484</c:v>
                </c:pt>
                <c:pt idx="129">
                  <c:v>-52.488690276903483</c:v>
                </c:pt>
                <c:pt idx="130">
                  <c:v>-51.418435434243214</c:v>
                </c:pt>
                <c:pt idx="131">
                  <c:v>-50.159177221651504</c:v>
                </c:pt>
                <c:pt idx="132">
                  <c:v>-48.775785364211828</c:v>
                </c:pt>
                <c:pt idx="133">
                  <c:v>-50.934871710652708</c:v>
                </c:pt>
                <c:pt idx="134">
                  <c:v>-53.503822364114093</c:v>
                </c:pt>
                <c:pt idx="135">
                  <c:v>-55.178772247972439</c:v>
                </c:pt>
                <c:pt idx="136">
                  <c:v>-55.916819635171557</c:v>
                </c:pt>
                <c:pt idx="137">
                  <c:v>-54.418782917860099</c:v>
                </c:pt>
                <c:pt idx="138">
                  <c:v>-52.504921120989657</c:v>
                </c:pt>
                <c:pt idx="139">
                  <c:v>-49.503701480278018</c:v>
                </c:pt>
                <c:pt idx="140">
                  <c:v>-47.025300916571481</c:v>
                </c:pt>
                <c:pt idx="141">
                  <c:v>-46.105443774977587</c:v>
                </c:pt>
                <c:pt idx="142">
                  <c:v>-46.351524663159466</c:v>
                </c:pt>
                <c:pt idx="143">
                  <c:v>-47.736612772727888</c:v>
                </c:pt>
                <c:pt idx="144">
                  <c:v>-48.930699117618474</c:v>
                </c:pt>
                <c:pt idx="145">
                  <c:v>-49.250235137377814</c:v>
                </c:pt>
                <c:pt idx="146">
                  <c:v>-49.167818396195166</c:v>
                </c:pt>
                <c:pt idx="147">
                  <c:v>-48.944365864466292</c:v>
                </c:pt>
                <c:pt idx="148">
                  <c:v>-46.620574135478968</c:v>
                </c:pt>
                <c:pt idx="149">
                  <c:v>-42.006083366411509</c:v>
                </c:pt>
                <c:pt idx="150">
                  <c:v>-37.832948952005331</c:v>
                </c:pt>
                <c:pt idx="151">
                  <c:v>-35.258865728419543</c:v>
                </c:pt>
                <c:pt idx="152">
                  <c:v>-34.683007183580763</c:v>
                </c:pt>
                <c:pt idx="153">
                  <c:v>-34.372531331580063</c:v>
                </c:pt>
                <c:pt idx="154">
                  <c:v>-33.639434056031519</c:v>
                </c:pt>
                <c:pt idx="155">
                  <c:v>-30.048211023817046</c:v>
                </c:pt>
                <c:pt idx="156">
                  <c:v>-24.183662858171409</c:v>
                </c:pt>
                <c:pt idx="157">
                  <c:v>-15.82229657284921</c:v>
                </c:pt>
                <c:pt idx="158">
                  <c:v>-5.3168184682150574</c:v>
                </c:pt>
                <c:pt idx="159">
                  <c:v>6.6312500859629857</c:v>
                </c:pt>
                <c:pt idx="160">
                  <c:v>17.06824796285602</c:v>
                </c:pt>
                <c:pt idx="161">
                  <c:v>30.228922076875513</c:v>
                </c:pt>
                <c:pt idx="162">
                  <c:v>40.355247791787868</c:v>
                </c:pt>
                <c:pt idx="163">
                  <c:v>42.599464468467666</c:v>
                </c:pt>
                <c:pt idx="164">
                  <c:v>44.701337662316597</c:v>
                </c:pt>
                <c:pt idx="165">
                  <c:v>45.714833595080762</c:v>
                </c:pt>
                <c:pt idx="166">
                  <c:v>49.33899906419569</c:v>
                </c:pt>
                <c:pt idx="167">
                  <c:v>57.308932189985484</c:v>
                </c:pt>
                <c:pt idx="168">
                  <c:v>64.396372777499934</c:v>
                </c:pt>
                <c:pt idx="169">
                  <c:v>70.94762494177661</c:v>
                </c:pt>
                <c:pt idx="170">
                  <c:v>71.693646272934174</c:v>
                </c:pt>
                <c:pt idx="171">
                  <c:v>68.370950819952768</c:v>
                </c:pt>
                <c:pt idx="172">
                  <c:v>65.343195825719476</c:v>
                </c:pt>
                <c:pt idx="173">
                  <c:v>65.932512652476817</c:v>
                </c:pt>
                <c:pt idx="174">
                  <c:v>70.126277571297109</c:v>
                </c:pt>
                <c:pt idx="175">
                  <c:v>76.139315279396229</c:v>
                </c:pt>
                <c:pt idx="176">
                  <c:v>81.865493855334549</c:v>
                </c:pt>
                <c:pt idx="177">
                  <c:v>84.464721225591802</c:v>
                </c:pt>
                <c:pt idx="178">
                  <c:v>82.926965269960576</c:v>
                </c:pt>
                <c:pt idx="179">
                  <c:v>80.038663425979422</c:v>
                </c:pt>
                <c:pt idx="180">
                  <c:v>77.531814951683174</c:v>
                </c:pt>
                <c:pt idx="181">
                  <c:v>76.853851412957937</c:v>
                </c:pt>
                <c:pt idx="182">
                  <c:v>76.285442665621986</c:v>
                </c:pt>
                <c:pt idx="183">
                  <c:v>76.795513308684491</c:v>
                </c:pt>
                <c:pt idx="184">
                  <c:v>78.009518580403636</c:v>
                </c:pt>
                <c:pt idx="185">
                  <c:v>78.508271809381156</c:v>
                </c:pt>
                <c:pt idx="186">
                  <c:v>77.800948449324778</c:v>
                </c:pt>
                <c:pt idx="187">
                  <c:v>76.289700168270059</c:v>
                </c:pt>
                <c:pt idx="188">
                  <c:v>74.594705556835549</c:v>
                </c:pt>
                <c:pt idx="189">
                  <c:v>73.088385189486601</c:v>
                </c:pt>
                <c:pt idx="190">
                  <c:v>71.804198845891193</c:v>
                </c:pt>
                <c:pt idx="191">
                  <c:v>70.729165150263782</c:v>
                </c:pt>
                <c:pt idx="192">
                  <c:v>70.14505077906712</c:v>
                </c:pt>
                <c:pt idx="193">
                  <c:v>71.3741351981203</c:v>
                </c:pt>
                <c:pt idx="194">
                  <c:v>67.655504638483649</c:v>
                </c:pt>
                <c:pt idx="195">
                  <c:v>67.341257186269857</c:v>
                </c:pt>
                <c:pt idx="196">
                  <c:v>64.856890144883081</c:v>
                </c:pt>
                <c:pt idx="197">
                  <c:v>63.646032681410972</c:v>
                </c:pt>
                <c:pt idx="198">
                  <c:v>61.530875796016346</c:v>
                </c:pt>
                <c:pt idx="199">
                  <c:v>61.055725065333824</c:v>
                </c:pt>
                <c:pt idx="200">
                  <c:v>61.881516205542866</c:v>
                </c:pt>
                <c:pt idx="201">
                  <c:v>61.349555243869602</c:v>
                </c:pt>
                <c:pt idx="202">
                  <c:v>57.0223136749619</c:v>
                </c:pt>
                <c:pt idx="203">
                  <c:v>53.102319061260026</c:v>
                </c:pt>
                <c:pt idx="204">
                  <c:v>49.555111920050791</c:v>
                </c:pt>
                <c:pt idx="205">
                  <c:v>50.925814758075717</c:v>
                </c:pt>
                <c:pt idx="206">
                  <c:v>55.068037310113745</c:v>
                </c:pt>
                <c:pt idx="207">
                  <c:v>59.201254866970046</c:v>
                </c:pt>
                <c:pt idx="208">
                  <c:v>57.177323463266347</c:v>
                </c:pt>
                <c:pt idx="209">
                  <c:v>39.099295805059249</c:v>
                </c:pt>
                <c:pt idx="210">
                  <c:v>20.497108846563741</c:v>
                </c:pt>
                <c:pt idx="211">
                  <c:v>1.2416772564351402</c:v>
                </c:pt>
                <c:pt idx="212">
                  <c:v>-13.92573432201524</c:v>
                </c:pt>
                <c:pt idx="213">
                  <c:v>-24.439766534527102</c:v>
                </c:pt>
                <c:pt idx="214">
                  <c:v>-25.640559796031148</c:v>
                </c:pt>
                <c:pt idx="215">
                  <c:v>-30.66537345810108</c:v>
                </c:pt>
                <c:pt idx="216">
                  <c:v>-33.321076721733689</c:v>
                </c:pt>
                <c:pt idx="217">
                  <c:v>-34.914260601152932</c:v>
                </c:pt>
                <c:pt idx="218">
                  <c:v>-32.511102824501798</c:v>
                </c:pt>
                <c:pt idx="219">
                  <c:v>-37.660371612113067</c:v>
                </c:pt>
                <c:pt idx="220">
                  <c:v>-41.632368300293194</c:v>
                </c:pt>
                <c:pt idx="221">
                  <c:v>-47.158505451501327</c:v>
                </c:pt>
                <c:pt idx="222">
                  <c:v>-53.051364713958669</c:v>
                </c:pt>
                <c:pt idx="223">
                  <c:v>-55.843783414908003</c:v>
                </c:pt>
                <c:pt idx="224">
                  <c:v>-56.231716176044287</c:v>
                </c:pt>
                <c:pt idx="225">
                  <c:v>-55.803013401079774</c:v>
                </c:pt>
                <c:pt idx="226">
                  <c:v>-53.940609136039726</c:v>
                </c:pt>
                <c:pt idx="227">
                  <c:v>-51.545986357626496</c:v>
                </c:pt>
                <c:pt idx="228">
                  <c:v>-49.909924912880953</c:v>
                </c:pt>
                <c:pt idx="229">
                  <c:v>-49.393552170980179</c:v>
                </c:pt>
                <c:pt idx="230">
                  <c:v>-46.58804075572116</c:v>
                </c:pt>
                <c:pt idx="231">
                  <c:v>-48.369478127708859</c:v>
                </c:pt>
                <c:pt idx="232">
                  <c:v>-51.275334928399879</c:v>
                </c:pt>
                <c:pt idx="233">
                  <c:v>-53.352840078778556</c:v>
                </c:pt>
                <c:pt idx="234">
                  <c:v>-54.732263722285111</c:v>
                </c:pt>
                <c:pt idx="235">
                  <c:v>-55.531936133333559</c:v>
                </c:pt>
                <c:pt idx="236">
                  <c:v>-54.84292117634169</c:v>
                </c:pt>
                <c:pt idx="237">
                  <c:v>-52.641542673684242</c:v>
                </c:pt>
                <c:pt idx="238">
                  <c:v>-49.876440505034381</c:v>
                </c:pt>
                <c:pt idx="239">
                  <c:v>-47.815629625725016</c:v>
                </c:pt>
                <c:pt idx="240">
                  <c:v>-45.872958360099858</c:v>
                </c:pt>
                <c:pt idx="241">
                  <c:v>-44.453310606937464</c:v>
                </c:pt>
                <c:pt idx="242">
                  <c:v>-43.970895457175317</c:v>
                </c:pt>
                <c:pt idx="243">
                  <c:v>-45.117900671497345</c:v>
                </c:pt>
                <c:pt idx="244">
                  <c:v>-45.886494973612002</c:v>
                </c:pt>
                <c:pt idx="245">
                  <c:v>-46.712796999490756</c:v>
                </c:pt>
                <c:pt idx="246">
                  <c:v>-46.881710284073513</c:v>
                </c:pt>
                <c:pt idx="247">
                  <c:v>-47.042059769456507</c:v>
                </c:pt>
                <c:pt idx="248">
                  <c:v>-46.802132211408626</c:v>
                </c:pt>
                <c:pt idx="249">
                  <c:v>-45.858087145716866</c:v>
                </c:pt>
                <c:pt idx="250">
                  <c:v>-44.774905331892725</c:v>
                </c:pt>
                <c:pt idx="251">
                  <c:v>-42.358870131184965</c:v>
                </c:pt>
                <c:pt idx="252">
                  <c:v>-38.705741578332827</c:v>
                </c:pt>
                <c:pt idx="253">
                  <c:v>-35.734915639851366</c:v>
                </c:pt>
                <c:pt idx="254">
                  <c:v>-32.090550493981368</c:v>
                </c:pt>
                <c:pt idx="255">
                  <c:v>-27.281317430857545</c:v>
                </c:pt>
                <c:pt idx="256">
                  <c:v>-21.224128172625274</c:v>
                </c:pt>
                <c:pt idx="257">
                  <c:v>-13.267478978937984</c:v>
                </c:pt>
                <c:pt idx="258">
                  <c:v>-5.5735251239588637</c:v>
                </c:pt>
                <c:pt idx="259">
                  <c:v>3.0137226281350271</c:v>
                </c:pt>
                <c:pt idx="260">
                  <c:v>9.8905636873513156</c:v>
                </c:pt>
                <c:pt idx="261">
                  <c:v>21.668725687006862</c:v>
                </c:pt>
                <c:pt idx="262">
                  <c:v>34.437198827642113</c:v>
                </c:pt>
                <c:pt idx="263">
                  <c:v>43.776305342369348</c:v>
                </c:pt>
                <c:pt idx="264">
                  <c:v>55.645248306791657</c:v>
                </c:pt>
                <c:pt idx="265">
                  <c:v>68.706760029016635</c:v>
                </c:pt>
                <c:pt idx="266">
                  <c:v>78.765622959783414</c:v>
                </c:pt>
                <c:pt idx="267">
                  <c:v>83.398876140750488</c:v>
                </c:pt>
                <c:pt idx="268">
                  <c:v>76.279877298248536</c:v>
                </c:pt>
                <c:pt idx="269">
                  <c:v>69.612757294820824</c:v>
                </c:pt>
                <c:pt idx="270">
                  <c:v>71.659913350208129</c:v>
                </c:pt>
                <c:pt idx="271">
                  <c:v>77.556511850074017</c:v>
                </c:pt>
                <c:pt idx="272">
                  <c:v>80.568158704696742</c:v>
                </c:pt>
                <c:pt idx="273">
                  <c:v>77.601043979002611</c:v>
                </c:pt>
                <c:pt idx="274">
                  <c:v>72.945869849220472</c:v>
                </c:pt>
                <c:pt idx="275">
                  <c:v>69.135903410961404</c:v>
                </c:pt>
                <c:pt idx="276">
                  <c:v>67.830077139161347</c:v>
                </c:pt>
                <c:pt idx="277">
                  <c:v>67.944348731173775</c:v>
                </c:pt>
                <c:pt idx="278">
                  <c:v>70.573126922523855</c:v>
                </c:pt>
                <c:pt idx="279">
                  <c:v>71.656411467217012</c:v>
                </c:pt>
                <c:pt idx="280">
                  <c:v>71.881773435099618</c:v>
                </c:pt>
                <c:pt idx="281">
                  <c:v>71.763474433811965</c:v>
                </c:pt>
                <c:pt idx="282">
                  <c:v>71.117712603354292</c:v>
                </c:pt>
                <c:pt idx="283">
                  <c:v>69.928613125574628</c:v>
                </c:pt>
                <c:pt idx="284">
                  <c:v>69.524220381861284</c:v>
                </c:pt>
                <c:pt idx="285">
                  <c:v>69.717435314440351</c:v>
                </c:pt>
                <c:pt idx="286">
                  <c:v>69.77073796291954</c:v>
                </c:pt>
                <c:pt idx="287">
                  <c:v>69.176018105818855</c:v>
                </c:pt>
                <c:pt idx="288">
                  <c:v>69.486640207233989</c:v>
                </c:pt>
                <c:pt idx="289">
                  <c:v>70.058396079022273</c:v>
                </c:pt>
                <c:pt idx="290">
                  <c:v>69.761618871306212</c:v>
                </c:pt>
                <c:pt idx="291">
                  <c:v>69.767338114392246</c:v>
                </c:pt>
                <c:pt idx="292">
                  <c:v>68.963639127749744</c:v>
                </c:pt>
                <c:pt idx="293">
                  <c:v>68.380431561500671</c:v>
                </c:pt>
                <c:pt idx="294">
                  <c:v>69.529863886894418</c:v>
                </c:pt>
                <c:pt idx="295">
                  <c:v>68.246964249760708</c:v>
                </c:pt>
                <c:pt idx="296">
                  <c:v>68.647680337397034</c:v>
                </c:pt>
                <c:pt idx="297">
                  <c:v>67.333234991269379</c:v>
                </c:pt>
                <c:pt idx="298">
                  <c:v>67.007312414358083</c:v>
                </c:pt>
                <c:pt idx="299">
                  <c:v>65.912972464331119</c:v>
                </c:pt>
                <c:pt idx="300">
                  <c:v>66.529030381775158</c:v>
                </c:pt>
                <c:pt idx="301">
                  <c:v>67.554314869673732</c:v>
                </c:pt>
                <c:pt idx="302">
                  <c:v>69.598658536166965</c:v>
                </c:pt>
                <c:pt idx="303">
                  <c:v>71.005830725561154</c:v>
                </c:pt>
                <c:pt idx="304">
                  <c:v>64.48565068369507</c:v>
                </c:pt>
                <c:pt idx="305">
                  <c:v>33.216123790265506</c:v>
                </c:pt>
                <c:pt idx="306">
                  <c:v>19.739754137501926</c:v>
                </c:pt>
                <c:pt idx="307">
                  <c:v>31.206312170887511</c:v>
                </c:pt>
                <c:pt idx="308">
                  <c:v>39.195309348835139</c:v>
                </c:pt>
                <c:pt idx="309">
                  <c:v>35.179577738851975</c:v>
                </c:pt>
                <c:pt idx="310">
                  <c:v>11.264452409025214</c:v>
                </c:pt>
                <c:pt idx="311">
                  <c:v>-29.238226555809351</c:v>
                </c:pt>
                <c:pt idx="312">
                  <c:v>-51.31165935017647</c:v>
                </c:pt>
                <c:pt idx="313">
                  <c:v>-62.37343986735101</c:v>
                </c:pt>
                <c:pt idx="314">
                  <c:v>-66.001509387223791</c:v>
                </c:pt>
                <c:pt idx="315">
                  <c:v>-70.150150458180903</c:v>
                </c:pt>
                <c:pt idx="316">
                  <c:v>-73.384884778298925</c:v>
                </c:pt>
                <c:pt idx="317">
                  <c:v>-71.568648036544019</c:v>
                </c:pt>
                <c:pt idx="318">
                  <c:v>-71.552443952662983</c:v>
                </c:pt>
                <c:pt idx="319">
                  <c:v>-71.039237768216367</c:v>
                </c:pt>
                <c:pt idx="320">
                  <c:v>-70.502664241242272</c:v>
                </c:pt>
                <c:pt idx="321">
                  <c:v>-72.423516250302697</c:v>
                </c:pt>
                <c:pt idx="322">
                  <c:v>-75.406740581112274</c:v>
                </c:pt>
                <c:pt idx="323">
                  <c:v>-77.166462267622165</c:v>
                </c:pt>
                <c:pt idx="324">
                  <c:v>-79.832573608957148</c:v>
                </c:pt>
                <c:pt idx="325">
                  <c:v>-81.192299673873208</c:v>
                </c:pt>
                <c:pt idx="326">
                  <c:v>-81.546847888277213</c:v>
                </c:pt>
                <c:pt idx="327">
                  <c:v>-80.409544422966974</c:v>
                </c:pt>
                <c:pt idx="328">
                  <c:v>-79.515356313296579</c:v>
                </c:pt>
                <c:pt idx="329">
                  <c:v>-77.290321993897024</c:v>
                </c:pt>
                <c:pt idx="330">
                  <c:v>-76.02849736961268</c:v>
                </c:pt>
                <c:pt idx="331">
                  <c:v>-75.032564542567258</c:v>
                </c:pt>
                <c:pt idx="332">
                  <c:v>-74.912477065585989</c:v>
                </c:pt>
                <c:pt idx="333">
                  <c:v>-74.830801608816785</c:v>
                </c:pt>
                <c:pt idx="334">
                  <c:v>-74.603963786554587</c:v>
                </c:pt>
                <c:pt idx="335">
                  <c:v>-71.311894126414643</c:v>
                </c:pt>
                <c:pt idx="336">
                  <c:v>-71.103491698064815</c:v>
                </c:pt>
                <c:pt idx="337">
                  <c:v>-69.707250764190448</c:v>
                </c:pt>
                <c:pt idx="338">
                  <c:v>-68.71556385257368</c:v>
                </c:pt>
                <c:pt idx="339">
                  <c:v>-68.299102987912079</c:v>
                </c:pt>
                <c:pt idx="340">
                  <c:v>-66.802232772201094</c:v>
                </c:pt>
                <c:pt idx="341">
                  <c:v>-65.748631414479746</c:v>
                </c:pt>
                <c:pt idx="342">
                  <c:v>-64.992201794099813</c:v>
                </c:pt>
                <c:pt idx="343">
                  <c:v>-65.057482692551147</c:v>
                </c:pt>
                <c:pt idx="344">
                  <c:v>-64.580844282177338</c:v>
                </c:pt>
                <c:pt idx="345">
                  <c:v>-65.292362593737892</c:v>
                </c:pt>
                <c:pt idx="346">
                  <c:v>-63.565802003755579</c:v>
                </c:pt>
                <c:pt idx="347">
                  <c:v>-60.306761291844786</c:v>
                </c:pt>
                <c:pt idx="348">
                  <c:v>-57.980842141142453</c:v>
                </c:pt>
                <c:pt idx="349">
                  <c:v>-55.452447667990683</c:v>
                </c:pt>
                <c:pt idx="350">
                  <c:v>-53.158653775573832</c:v>
                </c:pt>
                <c:pt idx="351">
                  <c:v>-51.111342319201555</c:v>
                </c:pt>
                <c:pt idx="352">
                  <c:v>-48.079087488381951</c:v>
                </c:pt>
                <c:pt idx="353">
                  <c:v>-44.905144994017441</c:v>
                </c:pt>
                <c:pt idx="354">
                  <c:v>-40.808320338786778</c:v>
                </c:pt>
                <c:pt idx="355">
                  <c:v>-34.771630737336899</c:v>
                </c:pt>
                <c:pt idx="356">
                  <c:v>-27.928452225971192</c:v>
                </c:pt>
                <c:pt idx="357">
                  <c:v>-19.827772751138347</c:v>
                </c:pt>
                <c:pt idx="358">
                  <c:v>-10.764205858831152</c:v>
                </c:pt>
                <c:pt idx="359">
                  <c:v>-2.8197176163977948</c:v>
                </c:pt>
                <c:pt idx="360">
                  <c:v>4.1502529005516768</c:v>
                </c:pt>
                <c:pt idx="361">
                  <c:v>16.725913990588406</c:v>
                </c:pt>
                <c:pt idx="362">
                  <c:v>29.744654938400103</c:v>
                </c:pt>
                <c:pt idx="363">
                  <c:v>39.55993910764019</c:v>
                </c:pt>
                <c:pt idx="364">
                  <c:v>44.517138763250571</c:v>
                </c:pt>
                <c:pt idx="365">
                  <c:v>49.648067214093409</c:v>
                </c:pt>
                <c:pt idx="366">
                  <c:v>56.957131939190475</c:v>
                </c:pt>
                <c:pt idx="367">
                  <c:v>66.095113059429508</c:v>
                </c:pt>
                <c:pt idx="368">
                  <c:v>73.455633180912358</c:v>
                </c:pt>
                <c:pt idx="369">
                  <c:v>74.993606281711465</c:v>
                </c:pt>
                <c:pt idx="370">
                  <c:v>74.81225340123666</c:v>
                </c:pt>
                <c:pt idx="371">
                  <c:v>76.422937856052727</c:v>
                </c:pt>
                <c:pt idx="372">
                  <c:v>80.007344866653213</c:v>
                </c:pt>
                <c:pt idx="373">
                  <c:v>84.218626948135466</c:v>
                </c:pt>
                <c:pt idx="374">
                  <c:v>84.083528792131688</c:v>
                </c:pt>
                <c:pt idx="375">
                  <c:v>80.008522619297921</c:v>
                </c:pt>
                <c:pt idx="376">
                  <c:v>74.765210220583711</c:v>
                </c:pt>
                <c:pt idx="377">
                  <c:v>71.409908647340956</c:v>
                </c:pt>
                <c:pt idx="378">
                  <c:v>69.959376559690611</c:v>
                </c:pt>
                <c:pt idx="379">
                  <c:v>70.863625060721972</c:v>
                </c:pt>
                <c:pt idx="380">
                  <c:v>73.665830380966639</c:v>
                </c:pt>
                <c:pt idx="381">
                  <c:v>77.242080984833365</c:v>
                </c:pt>
                <c:pt idx="382">
                  <c:v>78.215716996757422</c:v>
                </c:pt>
                <c:pt idx="383">
                  <c:v>75.88291504355513</c:v>
                </c:pt>
                <c:pt idx="384">
                  <c:v>73.735717779617119</c:v>
                </c:pt>
                <c:pt idx="385">
                  <c:v>73.035891546077124</c:v>
                </c:pt>
                <c:pt idx="386">
                  <c:v>72.727063458735188</c:v>
                </c:pt>
                <c:pt idx="387">
                  <c:v>73.711873864580781</c:v>
                </c:pt>
                <c:pt idx="388">
                  <c:v>71.297534072675759</c:v>
                </c:pt>
                <c:pt idx="389">
                  <c:v>71.273932972441955</c:v>
                </c:pt>
                <c:pt idx="390">
                  <c:v>69.637998480930833</c:v>
                </c:pt>
                <c:pt idx="391">
                  <c:v>69.328726327764443</c:v>
                </c:pt>
                <c:pt idx="392">
                  <c:v>69.368010837826574</c:v>
                </c:pt>
                <c:pt idx="393">
                  <c:v>70.177647930290746</c:v>
                </c:pt>
                <c:pt idx="394">
                  <c:v>66.510605321944965</c:v>
                </c:pt>
                <c:pt idx="395">
                  <c:v>63.183088803224621</c:v>
                </c:pt>
                <c:pt idx="396">
                  <c:v>63.774304072174978</c:v>
                </c:pt>
                <c:pt idx="397">
                  <c:v>66.075650587388452</c:v>
                </c:pt>
                <c:pt idx="398">
                  <c:v>67.843575839090832</c:v>
                </c:pt>
                <c:pt idx="399">
                  <c:v>69.838235558598015</c:v>
                </c:pt>
                <c:pt idx="400">
                  <c:v>72.082334631634112</c:v>
                </c:pt>
                <c:pt idx="401">
                  <c:v>70.650222883127128</c:v>
                </c:pt>
                <c:pt idx="402">
                  <c:v>60.741070401513852</c:v>
                </c:pt>
                <c:pt idx="403">
                  <c:v>46.218330027934044</c:v>
                </c:pt>
                <c:pt idx="404">
                  <c:v>37.717473507935956</c:v>
                </c:pt>
                <c:pt idx="405">
                  <c:v>31.266891559648521</c:v>
                </c:pt>
                <c:pt idx="406">
                  <c:v>32.044350189217397</c:v>
                </c:pt>
                <c:pt idx="407">
                  <c:v>33.695744726497914</c:v>
                </c:pt>
                <c:pt idx="408">
                  <c:v>22.41738503305795</c:v>
                </c:pt>
                <c:pt idx="409">
                  <c:v>-0.20722677200629688</c:v>
                </c:pt>
                <c:pt idx="410">
                  <c:v>-17.863545504395457</c:v>
                </c:pt>
                <c:pt idx="411">
                  <c:v>-25.075764871932289</c:v>
                </c:pt>
                <c:pt idx="412">
                  <c:v>-29.110366862159978</c:v>
                </c:pt>
                <c:pt idx="413">
                  <c:v>-33.264093779731418</c:v>
                </c:pt>
                <c:pt idx="414">
                  <c:v>-37.597205180684696</c:v>
                </c:pt>
                <c:pt idx="415">
                  <c:v>-41.735169449669613</c:v>
                </c:pt>
                <c:pt idx="416">
                  <c:v>-47.563527180212532</c:v>
                </c:pt>
                <c:pt idx="417">
                  <c:v>-49.507240332622075</c:v>
                </c:pt>
                <c:pt idx="418">
                  <c:v>-50.213560210245291</c:v>
                </c:pt>
                <c:pt idx="419">
                  <c:v>-49.580108489763212</c:v>
                </c:pt>
                <c:pt idx="420">
                  <c:v>-46.808707393999249</c:v>
                </c:pt>
                <c:pt idx="421">
                  <c:v>-45.416319535159268</c:v>
                </c:pt>
                <c:pt idx="422">
                  <c:v>-41.706659281120636</c:v>
                </c:pt>
                <c:pt idx="423">
                  <c:v>-43.492636325622513</c:v>
                </c:pt>
                <c:pt idx="424">
                  <c:v>-48.551283761859665</c:v>
                </c:pt>
                <c:pt idx="425">
                  <c:v>-53.296125993914885</c:v>
                </c:pt>
                <c:pt idx="426">
                  <c:v>-56.72856161719055</c:v>
                </c:pt>
                <c:pt idx="427">
                  <c:v>-58.478407438702419</c:v>
                </c:pt>
                <c:pt idx="428">
                  <c:v>-57.986913651162602</c:v>
                </c:pt>
                <c:pt idx="429">
                  <c:v>-57.139954868472138</c:v>
                </c:pt>
                <c:pt idx="430">
                  <c:v>-56.873570707033544</c:v>
                </c:pt>
                <c:pt idx="431">
                  <c:v>-56.8737263706943</c:v>
                </c:pt>
                <c:pt idx="432">
                  <c:v>-57.443930262886418</c:v>
                </c:pt>
                <c:pt idx="433">
                  <c:v>-57.66635757934155</c:v>
                </c:pt>
                <c:pt idx="434">
                  <c:v>-57.210859462131275</c:v>
                </c:pt>
                <c:pt idx="435">
                  <c:v>-56.766644899178246</c:v>
                </c:pt>
                <c:pt idx="436">
                  <c:v>-55.934846045671463</c:v>
                </c:pt>
                <c:pt idx="437">
                  <c:v>-54.138793872534734</c:v>
                </c:pt>
                <c:pt idx="438">
                  <c:v>-52.510463261261009</c:v>
                </c:pt>
                <c:pt idx="439">
                  <c:v>-51.082098267756713</c:v>
                </c:pt>
                <c:pt idx="440">
                  <c:v>-50.650608630518818</c:v>
                </c:pt>
                <c:pt idx="441">
                  <c:v>-51.19960697088873</c:v>
                </c:pt>
                <c:pt idx="442">
                  <c:v>-52.246949621744243</c:v>
                </c:pt>
                <c:pt idx="443">
                  <c:v>-51.931698862500205</c:v>
                </c:pt>
                <c:pt idx="444">
                  <c:v>-50.867780602187338</c:v>
                </c:pt>
                <c:pt idx="445">
                  <c:v>-47.755622661097291</c:v>
                </c:pt>
                <c:pt idx="446">
                  <c:v>-42.747045803016078</c:v>
                </c:pt>
                <c:pt idx="447">
                  <c:v>-33.563029332612125</c:v>
                </c:pt>
                <c:pt idx="448">
                  <c:v>-26.053981039469928</c:v>
                </c:pt>
                <c:pt idx="449">
                  <c:v>-23.189699707684589</c:v>
                </c:pt>
                <c:pt idx="450">
                  <c:v>-24.153196884626066</c:v>
                </c:pt>
                <c:pt idx="451">
                  <c:v>-26.752082933659732</c:v>
                </c:pt>
                <c:pt idx="452">
                  <c:v>-27.163091089630264</c:v>
                </c:pt>
                <c:pt idx="453">
                  <c:v>-25.806849882179911</c:v>
                </c:pt>
                <c:pt idx="454">
                  <c:v>-14.744629883010436</c:v>
                </c:pt>
                <c:pt idx="455">
                  <c:v>4.4178045105469739</c:v>
                </c:pt>
                <c:pt idx="456">
                  <c:v>24.65931255908848</c:v>
                </c:pt>
                <c:pt idx="457">
                  <c:v>45.022918089775686</c:v>
                </c:pt>
                <c:pt idx="458">
                  <c:v>60.116171714115943</c:v>
                </c:pt>
                <c:pt idx="459">
                  <c:v>68.495974522405746</c:v>
                </c:pt>
                <c:pt idx="460">
                  <c:v>75.40292560094197</c:v>
                </c:pt>
                <c:pt idx="461">
                  <c:v>82.726290817305369</c:v>
                </c:pt>
                <c:pt idx="462">
                  <c:v>82.276685676763904</c:v>
                </c:pt>
                <c:pt idx="463">
                  <c:v>80.376105819080166</c:v>
                </c:pt>
                <c:pt idx="464">
                  <c:v>82.631148883622245</c:v>
                </c:pt>
                <c:pt idx="465">
                  <c:v>77.150348669590471</c:v>
                </c:pt>
                <c:pt idx="466">
                  <c:v>75.101759093249839</c:v>
                </c:pt>
                <c:pt idx="467">
                  <c:v>75.601120631860312</c:v>
                </c:pt>
                <c:pt idx="468">
                  <c:v>77.635888405333702</c:v>
                </c:pt>
                <c:pt idx="469">
                  <c:v>79.577620052994959</c:v>
                </c:pt>
                <c:pt idx="470">
                  <c:v>79.637109452161511</c:v>
                </c:pt>
                <c:pt idx="471">
                  <c:v>77.257939238665941</c:v>
                </c:pt>
                <c:pt idx="472">
                  <c:v>75.266368655304262</c:v>
                </c:pt>
                <c:pt idx="473">
                  <c:v>74.817783491041112</c:v>
                </c:pt>
                <c:pt idx="474">
                  <c:v>74.96832784628748</c:v>
                </c:pt>
                <c:pt idx="475">
                  <c:v>75.196917748440001</c:v>
                </c:pt>
                <c:pt idx="476">
                  <c:v>76.076537124521423</c:v>
                </c:pt>
                <c:pt idx="477">
                  <c:v>76.167879699594778</c:v>
                </c:pt>
                <c:pt idx="478">
                  <c:v>75.123107180250287</c:v>
                </c:pt>
                <c:pt idx="479">
                  <c:v>73.845659422542781</c:v>
                </c:pt>
                <c:pt idx="480">
                  <c:v>72.799958525376255</c:v>
                </c:pt>
                <c:pt idx="481">
                  <c:v>72.292925216620048</c:v>
                </c:pt>
                <c:pt idx="482">
                  <c:v>72.880269511366791</c:v>
                </c:pt>
                <c:pt idx="483">
                  <c:v>73.162993822510316</c:v>
                </c:pt>
                <c:pt idx="484">
                  <c:v>72.590442331621006</c:v>
                </c:pt>
                <c:pt idx="485">
                  <c:v>72.30812880480083</c:v>
                </c:pt>
                <c:pt idx="486">
                  <c:v>72.322362786021003</c:v>
                </c:pt>
                <c:pt idx="487">
                  <c:v>72.792759222705044</c:v>
                </c:pt>
                <c:pt idx="488">
                  <c:v>73.130038447786433</c:v>
                </c:pt>
                <c:pt idx="489">
                  <c:v>73.054139089069949</c:v>
                </c:pt>
                <c:pt idx="490">
                  <c:v>73.475497199239143</c:v>
                </c:pt>
                <c:pt idx="491">
                  <c:v>72.267259501578309</c:v>
                </c:pt>
                <c:pt idx="492">
                  <c:v>70.827538242336047</c:v>
                </c:pt>
                <c:pt idx="493">
                  <c:v>69.293781357396867</c:v>
                </c:pt>
                <c:pt idx="494">
                  <c:v>68.995560397831156</c:v>
                </c:pt>
                <c:pt idx="495">
                  <c:v>69.39004182236333</c:v>
                </c:pt>
                <c:pt idx="496">
                  <c:v>70.017650252389416</c:v>
                </c:pt>
                <c:pt idx="497">
                  <c:v>67.906604888441393</c:v>
                </c:pt>
                <c:pt idx="498">
                  <c:v>53.386488047853788</c:v>
                </c:pt>
                <c:pt idx="499">
                  <c:v>23.848123608569534</c:v>
                </c:pt>
                <c:pt idx="500">
                  <c:v>0.53658149240074859</c:v>
                </c:pt>
                <c:pt idx="501">
                  <c:v>-17.353807418228794</c:v>
                </c:pt>
                <c:pt idx="502">
                  <c:v>-25.543159571177338</c:v>
                </c:pt>
                <c:pt idx="503">
                  <c:v>-28.893167316570828</c:v>
                </c:pt>
                <c:pt idx="504">
                  <c:v>-39.273040491665803</c:v>
                </c:pt>
                <c:pt idx="505">
                  <c:v>-39.984020104893581</c:v>
                </c:pt>
                <c:pt idx="506">
                  <c:v>-41.849142241072549</c:v>
                </c:pt>
                <c:pt idx="507">
                  <c:v>-45.573905967128233</c:v>
                </c:pt>
                <c:pt idx="508">
                  <c:v>-46.475435763679087</c:v>
                </c:pt>
                <c:pt idx="509">
                  <c:v>-50.225880392938485</c:v>
                </c:pt>
                <c:pt idx="510">
                  <c:v>-54.846596595186497</c:v>
                </c:pt>
                <c:pt idx="511">
                  <c:v>-55.063757582552931</c:v>
                </c:pt>
                <c:pt idx="512">
                  <c:v>-55.121300817706313</c:v>
                </c:pt>
                <c:pt idx="513">
                  <c:v>-53.485200813680784</c:v>
                </c:pt>
                <c:pt idx="514">
                  <c:v>-51.359622713850023</c:v>
                </c:pt>
                <c:pt idx="515">
                  <c:v>-47.50121203665082</c:v>
                </c:pt>
                <c:pt idx="516">
                  <c:v>-50.63180448030041</c:v>
                </c:pt>
                <c:pt idx="517">
                  <c:v>-54.345903948405805</c:v>
                </c:pt>
                <c:pt idx="518">
                  <c:v>-57.859955559699991</c:v>
                </c:pt>
                <c:pt idx="519">
                  <c:v>-62.812506410768123</c:v>
                </c:pt>
                <c:pt idx="520">
                  <c:v>-59.689180329688192</c:v>
                </c:pt>
                <c:pt idx="521">
                  <c:v>-62.307216955606741</c:v>
                </c:pt>
                <c:pt idx="522">
                  <c:v>-61.220203942951109</c:v>
                </c:pt>
                <c:pt idx="523">
                  <c:v>-60.002968401766488</c:v>
                </c:pt>
                <c:pt idx="524">
                  <c:v>-59.306241501038819</c:v>
                </c:pt>
                <c:pt idx="525">
                  <c:v>-59.322427848155229</c:v>
                </c:pt>
                <c:pt idx="526">
                  <c:v>-59.101758879505738</c:v>
                </c:pt>
                <c:pt idx="527">
                  <c:v>-59.797867095939537</c:v>
                </c:pt>
                <c:pt idx="528">
                  <c:v>-59.914850891738936</c:v>
                </c:pt>
                <c:pt idx="529">
                  <c:v>-59.993687087010677</c:v>
                </c:pt>
                <c:pt idx="530">
                  <c:v>-59.6268854512277</c:v>
                </c:pt>
                <c:pt idx="531">
                  <c:v>-58.652122389600066</c:v>
                </c:pt>
                <c:pt idx="532">
                  <c:v>-56.493761275867058</c:v>
                </c:pt>
                <c:pt idx="533">
                  <c:v>-52.789091046264765</c:v>
                </c:pt>
                <c:pt idx="534">
                  <c:v>-48.662676920397622</c:v>
                </c:pt>
                <c:pt idx="535">
                  <c:v>-47.073997855130131</c:v>
                </c:pt>
                <c:pt idx="536">
                  <c:v>-47.817751279484881</c:v>
                </c:pt>
                <c:pt idx="537">
                  <c:v>-49.816093416826462</c:v>
                </c:pt>
                <c:pt idx="538">
                  <c:v>-49.979706547868965</c:v>
                </c:pt>
                <c:pt idx="539">
                  <c:v>-46.377536629963089</c:v>
                </c:pt>
                <c:pt idx="540">
                  <c:v>-39.175832327542039</c:v>
                </c:pt>
                <c:pt idx="541">
                  <c:v>-29.363355182775052</c:v>
                </c:pt>
                <c:pt idx="542">
                  <c:v>-18.980973358280888</c:v>
                </c:pt>
                <c:pt idx="543">
                  <c:v>-10.5290368169834</c:v>
                </c:pt>
                <c:pt idx="544">
                  <c:v>-2.0596880837734752</c:v>
                </c:pt>
                <c:pt idx="545">
                  <c:v>7.4018154788681443</c:v>
                </c:pt>
                <c:pt idx="546">
                  <c:v>28.562980835548004</c:v>
                </c:pt>
                <c:pt idx="547">
                  <c:v>49.45757961561803</c:v>
                </c:pt>
                <c:pt idx="548">
                  <c:v>63.661349424078225</c:v>
                </c:pt>
                <c:pt idx="549">
                  <c:v>68.299813006420933</c:v>
                </c:pt>
                <c:pt idx="550">
                  <c:v>61.423562699056149</c:v>
                </c:pt>
                <c:pt idx="551">
                  <c:v>56.522422066214233</c:v>
                </c:pt>
                <c:pt idx="552">
                  <c:v>64.887015116354291</c:v>
                </c:pt>
                <c:pt idx="553">
                  <c:v>72.8798103581492</c:v>
                </c:pt>
                <c:pt idx="554">
                  <c:v>76.233537918310404</c:v>
                </c:pt>
                <c:pt idx="555">
                  <c:v>75.885665847739787</c:v>
                </c:pt>
                <c:pt idx="556">
                  <c:v>76.617894917917667</c:v>
                </c:pt>
                <c:pt idx="557">
                  <c:v>76.48729018929491</c:v>
                </c:pt>
                <c:pt idx="558">
                  <c:v>74.575889449894476</c:v>
                </c:pt>
                <c:pt idx="559">
                  <c:v>74.021605268904182</c:v>
                </c:pt>
                <c:pt idx="560">
                  <c:v>74.115380609740413</c:v>
                </c:pt>
                <c:pt idx="561">
                  <c:v>75.33384009165384</c:v>
                </c:pt>
                <c:pt idx="562">
                  <c:v>76.392271369710372</c:v>
                </c:pt>
                <c:pt idx="563">
                  <c:v>76.88124754798632</c:v>
                </c:pt>
                <c:pt idx="564">
                  <c:v>75.431909782039725</c:v>
                </c:pt>
                <c:pt idx="565">
                  <c:v>73.420592240108462</c:v>
                </c:pt>
                <c:pt idx="566">
                  <c:v>71.273297105688982</c:v>
                </c:pt>
                <c:pt idx="567">
                  <c:v>69.25404344097106</c:v>
                </c:pt>
                <c:pt idx="568">
                  <c:v>68.851895664058318</c:v>
                </c:pt>
                <c:pt idx="569">
                  <c:v>69.45221489875091</c:v>
                </c:pt>
                <c:pt idx="570">
                  <c:v>70.979429470094203</c:v>
                </c:pt>
                <c:pt idx="571">
                  <c:v>72.282150815885004</c:v>
                </c:pt>
                <c:pt idx="572">
                  <c:v>72.882459357543411</c:v>
                </c:pt>
                <c:pt idx="573">
                  <c:v>71.854941469091941</c:v>
                </c:pt>
                <c:pt idx="574">
                  <c:v>70.144661993194916</c:v>
                </c:pt>
                <c:pt idx="575">
                  <c:v>68.290937753218628</c:v>
                </c:pt>
                <c:pt idx="576">
                  <c:v>67.181707613655007</c:v>
                </c:pt>
                <c:pt idx="577">
                  <c:v>67.570259761258441</c:v>
                </c:pt>
                <c:pt idx="578">
                  <c:v>68.61643921627288</c:v>
                </c:pt>
                <c:pt idx="579">
                  <c:v>69.22647634574335</c:v>
                </c:pt>
                <c:pt idx="580">
                  <c:v>69.012758166119909</c:v>
                </c:pt>
                <c:pt idx="581">
                  <c:v>68.569286077082921</c:v>
                </c:pt>
                <c:pt idx="582">
                  <c:v>67.982729968052197</c:v>
                </c:pt>
                <c:pt idx="583">
                  <c:v>67.112313629596883</c:v>
                </c:pt>
                <c:pt idx="584">
                  <c:v>65.948187532971886</c:v>
                </c:pt>
                <c:pt idx="585">
                  <c:v>65.048051092284922</c:v>
                </c:pt>
                <c:pt idx="586">
                  <c:v>66.345422209170692</c:v>
                </c:pt>
                <c:pt idx="587">
                  <c:v>66.006627876146979</c:v>
                </c:pt>
                <c:pt idx="588">
                  <c:v>64.083001408971299</c:v>
                </c:pt>
                <c:pt idx="589">
                  <c:v>60.721014490781037</c:v>
                </c:pt>
                <c:pt idx="590">
                  <c:v>56.725213647243002</c:v>
                </c:pt>
                <c:pt idx="591">
                  <c:v>53.619705645526906</c:v>
                </c:pt>
                <c:pt idx="592">
                  <c:v>58.095687903205118</c:v>
                </c:pt>
                <c:pt idx="593">
                  <c:v>67.047556720479548</c:v>
                </c:pt>
                <c:pt idx="594">
                  <c:v>71.30168262494702</c:v>
                </c:pt>
                <c:pt idx="595">
                  <c:v>73.868770818806198</c:v>
                </c:pt>
                <c:pt idx="596">
                  <c:v>47.666358793733309</c:v>
                </c:pt>
                <c:pt idx="597">
                  <c:v>6.9424703498882723</c:v>
                </c:pt>
                <c:pt idx="598">
                  <c:v>-12.958886201189074</c:v>
                </c:pt>
                <c:pt idx="599">
                  <c:v>-26.278613874042307</c:v>
                </c:pt>
                <c:pt idx="600">
                  <c:v>-35.106188743634547</c:v>
                </c:pt>
                <c:pt idx="601">
                  <c:v>-39.879988880335866</c:v>
                </c:pt>
                <c:pt idx="602">
                  <c:v>-44.24615210155644</c:v>
                </c:pt>
                <c:pt idx="603">
                  <c:v>-49.188685471301234</c:v>
                </c:pt>
                <c:pt idx="604">
                  <c:v>-51.222415178823418</c:v>
                </c:pt>
                <c:pt idx="605">
                  <c:v>-51.381426618274972</c:v>
                </c:pt>
                <c:pt idx="606">
                  <c:v>-51.750282029756235</c:v>
                </c:pt>
                <c:pt idx="607">
                  <c:v>-53.102872662210856</c:v>
                </c:pt>
                <c:pt idx="608">
                  <c:v>-53.775743351617159</c:v>
                </c:pt>
                <c:pt idx="609">
                  <c:v>-53.871629614539309</c:v>
                </c:pt>
                <c:pt idx="610">
                  <c:v>-55.317718295244298</c:v>
                </c:pt>
                <c:pt idx="611">
                  <c:v>-55.406326816106542</c:v>
                </c:pt>
                <c:pt idx="612">
                  <c:v>-54.913077961143372</c:v>
                </c:pt>
                <c:pt idx="613">
                  <c:v>-53.611164755842921</c:v>
                </c:pt>
                <c:pt idx="614">
                  <c:v>-52.963872523679782</c:v>
                </c:pt>
                <c:pt idx="615">
                  <c:v>-52.646245456931084</c:v>
                </c:pt>
                <c:pt idx="616">
                  <c:v>-51.708185010389464</c:v>
                </c:pt>
                <c:pt idx="617">
                  <c:v>-51.28020005335442</c:v>
                </c:pt>
                <c:pt idx="618">
                  <c:v>-52.085737617520884</c:v>
                </c:pt>
                <c:pt idx="619">
                  <c:v>-52.685899491419725</c:v>
                </c:pt>
                <c:pt idx="620">
                  <c:v>-53.150274041393025</c:v>
                </c:pt>
                <c:pt idx="621">
                  <c:v>-53.630396179165224</c:v>
                </c:pt>
                <c:pt idx="622">
                  <c:v>-53.458595134085634</c:v>
                </c:pt>
                <c:pt idx="623">
                  <c:v>-53.856632086671738</c:v>
                </c:pt>
                <c:pt idx="624">
                  <c:v>-54.841758938438119</c:v>
                </c:pt>
                <c:pt idx="625">
                  <c:v>-54.97583920888745</c:v>
                </c:pt>
                <c:pt idx="626">
                  <c:v>-54.447294680458128</c:v>
                </c:pt>
                <c:pt idx="627">
                  <c:v>-53.211248007174362</c:v>
                </c:pt>
                <c:pt idx="628">
                  <c:v>-52.028027538137742</c:v>
                </c:pt>
                <c:pt idx="629">
                  <c:v>-52.840606631930228</c:v>
                </c:pt>
                <c:pt idx="630">
                  <c:v>-52.554985425477355</c:v>
                </c:pt>
                <c:pt idx="631">
                  <c:v>-51.564706016795576</c:v>
                </c:pt>
                <c:pt idx="632">
                  <c:v>-51.426716834982692</c:v>
                </c:pt>
                <c:pt idx="633">
                  <c:v>-50.985675615060167</c:v>
                </c:pt>
                <c:pt idx="634">
                  <c:v>-50.791533466287135</c:v>
                </c:pt>
                <c:pt idx="635">
                  <c:v>-49.278844443760484</c:v>
                </c:pt>
                <c:pt idx="636">
                  <c:v>-45.409359977789073</c:v>
                </c:pt>
                <c:pt idx="637">
                  <c:v>-40.122632833414805</c:v>
                </c:pt>
                <c:pt idx="638">
                  <c:v>-33.846849008123911</c:v>
                </c:pt>
                <c:pt idx="639">
                  <c:v>-27.533616390149135</c:v>
                </c:pt>
                <c:pt idx="640">
                  <c:v>-22.473927997261953</c:v>
                </c:pt>
                <c:pt idx="641">
                  <c:v>-17.231168912471677</c:v>
                </c:pt>
                <c:pt idx="642">
                  <c:v>-11.596613748841953</c:v>
                </c:pt>
                <c:pt idx="643">
                  <c:v>-4.3815681417412708</c:v>
                </c:pt>
                <c:pt idx="644">
                  <c:v>5.4940740904170768</c:v>
                </c:pt>
                <c:pt idx="645">
                  <c:v>14.996085598699564</c:v>
                </c:pt>
                <c:pt idx="646">
                  <c:v>21.991421563519427</c:v>
                </c:pt>
                <c:pt idx="647">
                  <c:v>28.389893898388117</c:v>
                </c:pt>
                <c:pt idx="648">
                  <c:v>36.366522809719619</c:v>
                </c:pt>
                <c:pt idx="649">
                  <c:v>46.918545793887155</c:v>
                </c:pt>
                <c:pt idx="650">
                  <c:v>60.128293991022367</c:v>
                </c:pt>
                <c:pt idx="651">
                  <c:v>68.642961635523619</c:v>
                </c:pt>
                <c:pt idx="652">
                  <c:v>71.192109285530918</c:v>
                </c:pt>
                <c:pt idx="653">
                  <c:v>69.852332318888244</c:v>
                </c:pt>
                <c:pt idx="654">
                  <c:v>68.061881238282098</c:v>
                </c:pt>
                <c:pt idx="655">
                  <c:v>69.241414735569009</c:v>
                </c:pt>
                <c:pt idx="656">
                  <c:v>76.249546791627324</c:v>
                </c:pt>
                <c:pt idx="657">
                  <c:v>84.092757763649701</c:v>
                </c:pt>
                <c:pt idx="658">
                  <c:v>82.218828337411551</c:v>
                </c:pt>
                <c:pt idx="659">
                  <c:v>77.42352491411485</c:v>
                </c:pt>
                <c:pt idx="660">
                  <c:v>72.904662139836162</c:v>
                </c:pt>
                <c:pt idx="661">
                  <c:v>71.704254609204497</c:v>
                </c:pt>
                <c:pt idx="662">
                  <c:v>72.038042081926292</c:v>
                </c:pt>
                <c:pt idx="663">
                  <c:v>73.426794716737604</c:v>
                </c:pt>
                <c:pt idx="664">
                  <c:v>73.71205731389378</c:v>
                </c:pt>
                <c:pt idx="665">
                  <c:v>73.990567615913534</c:v>
                </c:pt>
                <c:pt idx="666">
                  <c:v>74.298271999760715</c:v>
                </c:pt>
                <c:pt idx="667">
                  <c:v>74.449107279653347</c:v>
                </c:pt>
                <c:pt idx="668">
                  <c:v>74.042877162784976</c:v>
                </c:pt>
                <c:pt idx="669">
                  <c:v>72.759104228213801</c:v>
                </c:pt>
                <c:pt idx="670">
                  <c:v>72.140197025400369</c:v>
                </c:pt>
                <c:pt idx="671">
                  <c:v>71.354171645203962</c:v>
                </c:pt>
                <c:pt idx="672">
                  <c:v>72.248873389689436</c:v>
                </c:pt>
                <c:pt idx="673">
                  <c:v>72.229196553889935</c:v>
                </c:pt>
                <c:pt idx="674">
                  <c:v>71.933693708865917</c:v>
                </c:pt>
                <c:pt idx="675">
                  <c:v>71.765874996798374</c:v>
                </c:pt>
                <c:pt idx="676">
                  <c:v>70.986440917167783</c:v>
                </c:pt>
                <c:pt idx="677">
                  <c:v>70.223742381083724</c:v>
                </c:pt>
                <c:pt idx="678">
                  <c:v>69.417002615244783</c:v>
                </c:pt>
                <c:pt idx="679">
                  <c:v>68.80775227904472</c:v>
                </c:pt>
                <c:pt idx="680">
                  <c:v>67.511935416807674</c:v>
                </c:pt>
                <c:pt idx="681">
                  <c:v>66.50387614094285</c:v>
                </c:pt>
                <c:pt idx="682">
                  <c:v>64.392748297251075</c:v>
                </c:pt>
                <c:pt idx="683">
                  <c:v>62.582899223865091</c:v>
                </c:pt>
                <c:pt idx="684">
                  <c:v>62.143969671527259</c:v>
                </c:pt>
                <c:pt idx="685">
                  <c:v>62.261787696737102</c:v>
                </c:pt>
                <c:pt idx="686">
                  <c:v>64.510686386651571</c:v>
                </c:pt>
                <c:pt idx="687">
                  <c:v>64.839834810505707</c:v>
                </c:pt>
                <c:pt idx="688">
                  <c:v>63.935121595754161</c:v>
                </c:pt>
                <c:pt idx="689">
                  <c:v>58.705309699414506</c:v>
                </c:pt>
                <c:pt idx="690">
                  <c:v>48.623302305188275</c:v>
                </c:pt>
                <c:pt idx="691">
                  <c:v>37.299390793786912</c:v>
                </c:pt>
                <c:pt idx="692">
                  <c:v>23.026880230696026</c:v>
                </c:pt>
                <c:pt idx="693">
                  <c:v>7.2283150736161321</c:v>
                </c:pt>
                <c:pt idx="694">
                  <c:v>-1.3290216685641816</c:v>
                </c:pt>
                <c:pt idx="695">
                  <c:v>-11.418083698916449</c:v>
                </c:pt>
                <c:pt idx="696">
                  <c:v>-20.179380539657885</c:v>
                </c:pt>
                <c:pt idx="697">
                  <c:v>-22.711184921887675</c:v>
                </c:pt>
                <c:pt idx="698">
                  <c:v>-26.149914283433844</c:v>
                </c:pt>
                <c:pt idx="699">
                  <c:v>-29.305767555350155</c:v>
                </c:pt>
                <c:pt idx="700">
                  <c:v>-30.711591077739183</c:v>
                </c:pt>
                <c:pt idx="701">
                  <c:v>-31.36746042395378</c:v>
                </c:pt>
                <c:pt idx="702">
                  <c:v>-35.171369014277957</c:v>
                </c:pt>
                <c:pt idx="703">
                  <c:v>-38.291841369970264</c:v>
                </c:pt>
                <c:pt idx="704">
                  <c:v>-40.345338334805298</c:v>
                </c:pt>
                <c:pt idx="705">
                  <c:v>-45.08502249463551</c:v>
                </c:pt>
                <c:pt idx="706">
                  <c:v>-46.493541473599102</c:v>
                </c:pt>
                <c:pt idx="707">
                  <c:v>-47.196083970879457</c:v>
                </c:pt>
                <c:pt idx="708">
                  <c:v>-46.446362922164525</c:v>
                </c:pt>
                <c:pt idx="709">
                  <c:v>-45.164335891539174</c:v>
                </c:pt>
                <c:pt idx="710">
                  <c:v>-42.987177788440306</c:v>
                </c:pt>
                <c:pt idx="711">
                  <c:v>-41.523467283539794</c:v>
                </c:pt>
                <c:pt idx="712">
                  <c:v>-40.677903933027572</c:v>
                </c:pt>
                <c:pt idx="713">
                  <c:v>-39.977603864033888</c:v>
                </c:pt>
                <c:pt idx="714">
                  <c:v>-40.863627408462726</c:v>
                </c:pt>
                <c:pt idx="715">
                  <c:v>-43.029851669112389</c:v>
                </c:pt>
                <c:pt idx="716">
                  <c:v>-44.22603902064396</c:v>
                </c:pt>
                <c:pt idx="717">
                  <c:v>-46.031820512973788</c:v>
                </c:pt>
                <c:pt idx="718">
                  <c:v>-47.792388944871455</c:v>
                </c:pt>
                <c:pt idx="719">
                  <c:v>-48.893584408775716</c:v>
                </c:pt>
                <c:pt idx="720">
                  <c:v>-49.436410167791124</c:v>
                </c:pt>
                <c:pt idx="721">
                  <c:v>-49.042152523064715</c:v>
                </c:pt>
                <c:pt idx="722">
                  <c:v>-47.44194143903627</c:v>
                </c:pt>
                <c:pt idx="723">
                  <c:v>-44.030523525667689</c:v>
                </c:pt>
                <c:pt idx="724">
                  <c:v>-40.031334507043347</c:v>
                </c:pt>
                <c:pt idx="725">
                  <c:v>-37.140506131129875</c:v>
                </c:pt>
                <c:pt idx="726">
                  <c:v>-35.329924934806847</c:v>
                </c:pt>
                <c:pt idx="727">
                  <c:v>-36.193629371506567</c:v>
                </c:pt>
                <c:pt idx="728">
                  <c:v>-37.783947964924458</c:v>
                </c:pt>
                <c:pt idx="729">
                  <c:v>-40.091575912706816</c:v>
                </c:pt>
                <c:pt idx="730">
                  <c:v>-42.952288027407583</c:v>
                </c:pt>
                <c:pt idx="731">
                  <c:v>-43.731579312408599</c:v>
                </c:pt>
                <c:pt idx="732">
                  <c:v>-41.64405299591634</c:v>
                </c:pt>
                <c:pt idx="733">
                  <c:v>-37.432580647784569</c:v>
                </c:pt>
                <c:pt idx="734">
                  <c:v>-32.882018354658086</c:v>
                </c:pt>
                <c:pt idx="735">
                  <c:v>-28.558074622204984</c:v>
                </c:pt>
                <c:pt idx="736">
                  <c:v>-25.070965475019474</c:v>
                </c:pt>
                <c:pt idx="737">
                  <c:v>-21.839960988446734</c:v>
                </c:pt>
                <c:pt idx="738">
                  <c:v>-17.972018906624978</c:v>
                </c:pt>
                <c:pt idx="739">
                  <c:v>-12.365080112601184</c:v>
                </c:pt>
                <c:pt idx="740">
                  <c:v>-7.1725279634339776</c:v>
                </c:pt>
                <c:pt idx="741">
                  <c:v>-3.5002326663469119</c:v>
                </c:pt>
                <c:pt idx="742">
                  <c:v>5.7791913498319233E-2</c:v>
                </c:pt>
                <c:pt idx="743">
                  <c:v>3.5928539696030337</c:v>
                </c:pt>
                <c:pt idx="744">
                  <c:v>15.569131014260385</c:v>
                </c:pt>
                <c:pt idx="745">
                  <c:v>31.580985391125829</c:v>
                </c:pt>
                <c:pt idx="746">
                  <c:v>45.699025229779188</c:v>
                </c:pt>
                <c:pt idx="747">
                  <c:v>59.641753572528451</c:v>
                </c:pt>
                <c:pt idx="748">
                  <c:v>66.918138202397486</c:v>
                </c:pt>
                <c:pt idx="749">
                  <c:v>76.247359209141365</c:v>
                </c:pt>
                <c:pt idx="750">
                  <c:v>77.996911791520134</c:v>
                </c:pt>
                <c:pt idx="751">
                  <c:v>79.891095392123248</c:v>
                </c:pt>
                <c:pt idx="752">
                  <c:v>79.687900915869577</c:v>
                </c:pt>
                <c:pt idx="753">
                  <c:v>77.450975275017456</c:v>
                </c:pt>
                <c:pt idx="754">
                  <c:v>77.479724693069741</c:v>
                </c:pt>
                <c:pt idx="755">
                  <c:v>77.895795532374507</c:v>
                </c:pt>
                <c:pt idx="756">
                  <c:v>78.615773509568186</c:v>
                </c:pt>
                <c:pt idx="757">
                  <c:v>78.856505803272071</c:v>
                </c:pt>
                <c:pt idx="758">
                  <c:v>78.726635677502088</c:v>
                </c:pt>
                <c:pt idx="759">
                  <c:v>78.680048357870064</c:v>
                </c:pt>
                <c:pt idx="760">
                  <c:v>77.851552385546</c:v>
                </c:pt>
                <c:pt idx="761">
                  <c:v>76.49149921291658</c:v>
                </c:pt>
                <c:pt idx="762">
                  <c:v>73.967591955994166</c:v>
                </c:pt>
                <c:pt idx="763">
                  <c:v>72.15281892128975</c:v>
                </c:pt>
                <c:pt idx="764">
                  <c:v>70.431885930944659</c:v>
                </c:pt>
                <c:pt idx="765">
                  <c:v>69.737381846494387</c:v>
                </c:pt>
                <c:pt idx="766">
                  <c:v>69.781008019698945</c:v>
                </c:pt>
                <c:pt idx="767">
                  <c:v>70.430662759519208</c:v>
                </c:pt>
                <c:pt idx="768">
                  <c:v>70.761326106721583</c:v>
                </c:pt>
                <c:pt idx="769">
                  <c:v>70.264765046638232</c:v>
                </c:pt>
                <c:pt idx="770">
                  <c:v>68.677334106398376</c:v>
                </c:pt>
                <c:pt idx="771">
                  <c:v>66.984295722070399</c:v>
                </c:pt>
                <c:pt idx="772">
                  <c:v>66.049247876942019</c:v>
                </c:pt>
                <c:pt idx="773">
                  <c:v>65.554127926621135</c:v>
                </c:pt>
                <c:pt idx="774">
                  <c:v>65.417454725306769</c:v>
                </c:pt>
                <c:pt idx="775">
                  <c:v>66.044882383112167</c:v>
                </c:pt>
                <c:pt idx="776">
                  <c:v>65.972433694287432</c:v>
                </c:pt>
                <c:pt idx="777">
                  <c:v>65.337880119761707</c:v>
                </c:pt>
                <c:pt idx="778">
                  <c:v>63.580009988063779</c:v>
                </c:pt>
                <c:pt idx="779">
                  <c:v>64.066492289369862</c:v>
                </c:pt>
                <c:pt idx="780">
                  <c:v>63.838554403057564</c:v>
                </c:pt>
                <c:pt idx="781">
                  <c:v>65.731226674721981</c:v>
                </c:pt>
                <c:pt idx="782">
                  <c:v>66.54298040933142</c:v>
                </c:pt>
                <c:pt idx="783">
                  <c:v>64.887907912791604</c:v>
                </c:pt>
                <c:pt idx="784">
                  <c:v>62.669068975626793</c:v>
                </c:pt>
                <c:pt idx="785">
                  <c:v>57.48903288053998</c:v>
                </c:pt>
                <c:pt idx="786">
                  <c:v>45.618289925657422</c:v>
                </c:pt>
                <c:pt idx="787">
                  <c:v>30.098641618690184</c:v>
                </c:pt>
                <c:pt idx="788">
                  <c:v>8.850450244143051</c:v>
                </c:pt>
                <c:pt idx="789">
                  <c:v>-7.6494975214549896</c:v>
                </c:pt>
                <c:pt idx="790">
                  <c:v>-18.951711898130039</c:v>
                </c:pt>
                <c:pt idx="791">
                  <c:v>-21.299562317537095</c:v>
                </c:pt>
                <c:pt idx="792">
                  <c:v>-23.432479003482126</c:v>
                </c:pt>
                <c:pt idx="793">
                  <c:v>-27.308554874290866</c:v>
                </c:pt>
                <c:pt idx="794">
                  <c:v>-30.562257766761729</c:v>
                </c:pt>
                <c:pt idx="795">
                  <c:v>-34.11846777749988</c:v>
                </c:pt>
                <c:pt idx="796">
                  <c:v>-36.08520768569565</c:v>
                </c:pt>
                <c:pt idx="797">
                  <c:v>-35.620235818300344</c:v>
                </c:pt>
                <c:pt idx="798">
                  <c:v>-35.539820733961939</c:v>
                </c:pt>
                <c:pt idx="799">
                  <c:v>-36.117704133829506</c:v>
                </c:pt>
                <c:pt idx="800">
                  <c:v>-36.016041892381601</c:v>
                </c:pt>
                <c:pt idx="801">
                  <c:v>-35.302910769023114</c:v>
                </c:pt>
                <c:pt idx="802">
                  <c:v>-35.314069739581988</c:v>
                </c:pt>
                <c:pt idx="803">
                  <c:v>-34.730732235120655</c:v>
                </c:pt>
                <c:pt idx="804">
                  <c:v>-34.380649547855064</c:v>
                </c:pt>
                <c:pt idx="805">
                  <c:v>-34.933191206707917</c:v>
                </c:pt>
                <c:pt idx="806">
                  <c:v>-36.513340874007184</c:v>
                </c:pt>
                <c:pt idx="807">
                  <c:v>-39.033538313668053</c:v>
                </c:pt>
                <c:pt idx="808">
                  <c:v>-43.119106210040073</c:v>
                </c:pt>
                <c:pt idx="809">
                  <c:v>-47.28570363470746</c:v>
                </c:pt>
                <c:pt idx="810">
                  <c:v>-50.619974334639444</c:v>
                </c:pt>
                <c:pt idx="811">
                  <c:v>-50.272765555618655</c:v>
                </c:pt>
                <c:pt idx="812">
                  <c:v>-50.383615232024425</c:v>
                </c:pt>
                <c:pt idx="813">
                  <c:v>-46.954868410653276</c:v>
                </c:pt>
                <c:pt idx="814">
                  <c:v>-44.157448039733737</c:v>
                </c:pt>
                <c:pt idx="815">
                  <c:v>-39.016320121457916</c:v>
                </c:pt>
                <c:pt idx="816">
                  <c:v>-36.27267351573542</c:v>
                </c:pt>
                <c:pt idx="817">
                  <c:v>-36.054201052946816</c:v>
                </c:pt>
                <c:pt idx="818">
                  <c:v>-37.776744493948911</c:v>
                </c:pt>
                <c:pt idx="819">
                  <c:v>-41.04744406599859</c:v>
                </c:pt>
                <c:pt idx="820">
                  <c:v>-43.067508463130437</c:v>
                </c:pt>
                <c:pt idx="821">
                  <c:v>-44.447648947779307</c:v>
                </c:pt>
                <c:pt idx="822">
                  <c:v>-45.052668845234443</c:v>
                </c:pt>
                <c:pt idx="823">
                  <c:v>-42.256327493990455</c:v>
                </c:pt>
                <c:pt idx="824">
                  <c:v>-37.402768601529651</c:v>
                </c:pt>
                <c:pt idx="825">
                  <c:v>-31.86929650888105</c:v>
                </c:pt>
                <c:pt idx="826">
                  <c:v>-25.894302443772052</c:v>
                </c:pt>
                <c:pt idx="827">
                  <c:v>-20.66363889832353</c:v>
                </c:pt>
                <c:pt idx="828">
                  <c:v>-15.569773715307418</c:v>
                </c:pt>
                <c:pt idx="829">
                  <c:v>-11.452986852881006</c:v>
                </c:pt>
                <c:pt idx="830">
                  <c:v>-9.1834073934546403</c:v>
                </c:pt>
                <c:pt idx="831">
                  <c:v>-4.8531057330655063</c:v>
                </c:pt>
                <c:pt idx="832">
                  <c:v>0</c:v>
                </c:pt>
                <c:pt idx="833">
                  <c:v>5.9982014608605629</c:v>
                </c:pt>
                <c:pt idx="834">
                  <c:v>11.69913490752449</c:v>
                </c:pt>
                <c:pt idx="835">
                  <c:v>15.817844813277704</c:v>
                </c:pt>
                <c:pt idx="836">
                  <c:v>21.692163018603843</c:v>
                </c:pt>
                <c:pt idx="837">
                  <c:v>35.236621286635788</c:v>
                </c:pt>
                <c:pt idx="838">
                  <c:v>50.943873042076852</c:v>
                </c:pt>
                <c:pt idx="839">
                  <c:v>64.871124999337923</c:v>
                </c:pt>
                <c:pt idx="840">
                  <c:v>75.093514782182012</c:v>
                </c:pt>
                <c:pt idx="841">
                  <c:v>78.894567331949744</c:v>
                </c:pt>
                <c:pt idx="842">
                  <c:v>77.666958611055563</c:v>
                </c:pt>
                <c:pt idx="843">
                  <c:v>74.573531422242951</c:v>
                </c:pt>
                <c:pt idx="844">
                  <c:v>73.779076276441259</c:v>
                </c:pt>
                <c:pt idx="845">
                  <c:v>74.910732351414708</c:v>
                </c:pt>
                <c:pt idx="846">
                  <c:v>75.964686332012931</c:v>
                </c:pt>
                <c:pt idx="847">
                  <c:v>75.568039202522655</c:v>
                </c:pt>
                <c:pt idx="848">
                  <c:v>75.258951005233271</c:v>
                </c:pt>
                <c:pt idx="849">
                  <c:v>75.047052858579804</c:v>
                </c:pt>
                <c:pt idx="850">
                  <c:v>75.578343005191783</c:v>
                </c:pt>
                <c:pt idx="851">
                  <c:v>76.828537785203238</c:v>
                </c:pt>
                <c:pt idx="852">
                  <c:v>78.000556360277997</c:v>
                </c:pt>
                <c:pt idx="853">
                  <c:v>79.485533883380583</c:v>
                </c:pt>
                <c:pt idx="854">
                  <c:v>79.797404262998199</c:v>
                </c:pt>
                <c:pt idx="855">
                  <c:v>79.738814281396074</c:v>
                </c:pt>
                <c:pt idx="856">
                  <c:v>78.546993460961943</c:v>
                </c:pt>
                <c:pt idx="857">
                  <c:v>77.121358663677839</c:v>
                </c:pt>
                <c:pt idx="858">
                  <c:v>75.420495636286077</c:v>
                </c:pt>
                <c:pt idx="859">
                  <c:v>73.184491546187502</c:v>
                </c:pt>
                <c:pt idx="860">
                  <c:v>71.001046777940928</c:v>
                </c:pt>
                <c:pt idx="861">
                  <c:v>69.644993747529654</c:v>
                </c:pt>
                <c:pt idx="862">
                  <c:v>69.229290897615329</c:v>
                </c:pt>
                <c:pt idx="863">
                  <c:v>70.248033627515255</c:v>
                </c:pt>
                <c:pt idx="864">
                  <c:v>72.028151942361831</c:v>
                </c:pt>
                <c:pt idx="865">
                  <c:v>73.745246725329565</c:v>
                </c:pt>
                <c:pt idx="866">
                  <c:v>74.118415240258798</c:v>
                </c:pt>
                <c:pt idx="867">
                  <c:v>73.950146669573911</c:v>
                </c:pt>
                <c:pt idx="868">
                  <c:v>71.659914411426797</c:v>
                </c:pt>
                <c:pt idx="869">
                  <c:v>68.463593949787509</c:v>
                </c:pt>
                <c:pt idx="870">
                  <c:v>66.237117021047169</c:v>
                </c:pt>
                <c:pt idx="871">
                  <c:v>66.617834527908542</c:v>
                </c:pt>
                <c:pt idx="872">
                  <c:v>67.640284081185882</c:v>
                </c:pt>
                <c:pt idx="873">
                  <c:v>69.738938537872642</c:v>
                </c:pt>
                <c:pt idx="874">
                  <c:v>68.175478930681976</c:v>
                </c:pt>
                <c:pt idx="875">
                  <c:v>52.415128072300725</c:v>
                </c:pt>
                <c:pt idx="876">
                  <c:v>34.89616349313382</c:v>
                </c:pt>
                <c:pt idx="877">
                  <c:v>15.266895498899194</c:v>
                </c:pt>
                <c:pt idx="878">
                  <c:v>4.2951071907047247</c:v>
                </c:pt>
                <c:pt idx="879">
                  <c:v>5.1012691379546578</c:v>
                </c:pt>
                <c:pt idx="880">
                  <c:v>2.9211320121878428</c:v>
                </c:pt>
                <c:pt idx="881">
                  <c:v>-3.1593894925887827</c:v>
                </c:pt>
                <c:pt idx="882">
                  <c:v>-7.4506821026697105</c:v>
                </c:pt>
                <c:pt idx="883">
                  <c:v>-13.406591874137842</c:v>
                </c:pt>
                <c:pt idx="884">
                  <c:v>-21.261640501380626</c:v>
                </c:pt>
                <c:pt idx="885">
                  <c:v>-28.112295818675509</c:v>
                </c:pt>
                <c:pt idx="886">
                  <c:v>-32.878882537372043</c:v>
                </c:pt>
                <c:pt idx="887">
                  <c:v>-34.726324108433808</c:v>
                </c:pt>
                <c:pt idx="888">
                  <c:v>-36.247834822898639</c:v>
                </c:pt>
                <c:pt idx="889">
                  <c:v>-37.60949891959207</c:v>
                </c:pt>
                <c:pt idx="890">
                  <c:v>-37.131650933435196</c:v>
                </c:pt>
                <c:pt idx="891">
                  <c:v>-35.724563549408025</c:v>
                </c:pt>
                <c:pt idx="892">
                  <c:v>-34.386139990635847</c:v>
                </c:pt>
                <c:pt idx="893">
                  <c:v>-35.404857488183445</c:v>
                </c:pt>
                <c:pt idx="894">
                  <c:v>-37.947211597680159</c:v>
                </c:pt>
                <c:pt idx="895">
                  <c:v>-39.388827378231262</c:v>
                </c:pt>
                <c:pt idx="896">
                  <c:v>-39.329141198235469</c:v>
                </c:pt>
                <c:pt idx="897">
                  <c:v>-38.243811681372208</c:v>
                </c:pt>
                <c:pt idx="898">
                  <c:v>-37.567761828228569</c:v>
                </c:pt>
                <c:pt idx="899">
                  <c:v>-37.063964283809177</c:v>
                </c:pt>
                <c:pt idx="900">
                  <c:v>-37.844321364024154</c:v>
                </c:pt>
                <c:pt idx="901">
                  <c:v>-40.040099579598333</c:v>
                </c:pt>
                <c:pt idx="902">
                  <c:v>-42.074062035425108</c:v>
                </c:pt>
                <c:pt idx="903">
                  <c:v>-44.504337825843521</c:v>
                </c:pt>
                <c:pt idx="904">
                  <c:v>-46.603878592939594</c:v>
                </c:pt>
                <c:pt idx="905">
                  <c:v>-47.951608022135304</c:v>
                </c:pt>
                <c:pt idx="906">
                  <c:v>-48.604384137690509</c:v>
                </c:pt>
                <c:pt idx="907">
                  <c:v>-48.247755386431344</c:v>
                </c:pt>
                <c:pt idx="908">
                  <c:v>-47.389191427440117</c:v>
                </c:pt>
                <c:pt idx="909">
                  <c:v>-46.154064584429037</c:v>
                </c:pt>
                <c:pt idx="910">
                  <c:v>-43.45423264409429</c:v>
                </c:pt>
                <c:pt idx="911">
                  <c:v>-39.571145009362183</c:v>
                </c:pt>
                <c:pt idx="912">
                  <c:v>-36.097504274832154</c:v>
                </c:pt>
                <c:pt idx="913">
                  <c:v>-34.810388985408551</c:v>
                </c:pt>
                <c:pt idx="914">
                  <c:v>-36.44726664292866</c:v>
                </c:pt>
                <c:pt idx="915">
                  <c:v>-39.052636014755514</c:v>
                </c:pt>
                <c:pt idx="916">
                  <c:v>-42.210584418276447</c:v>
                </c:pt>
                <c:pt idx="917">
                  <c:v>-46.381474149783827</c:v>
                </c:pt>
                <c:pt idx="918">
                  <c:v>-48.66393351199612</c:v>
                </c:pt>
                <c:pt idx="919">
                  <c:v>-48.36309114798923</c:v>
                </c:pt>
                <c:pt idx="920">
                  <c:v>-46.057385193038826</c:v>
                </c:pt>
                <c:pt idx="921">
                  <c:v>-41.724904579670849</c:v>
                </c:pt>
                <c:pt idx="922">
                  <c:v>-36.686913431061271</c:v>
                </c:pt>
                <c:pt idx="923">
                  <c:v>-32.644024590188046</c:v>
                </c:pt>
                <c:pt idx="924">
                  <c:v>-28.604081931951821</c:v>
                </c:pt>
                <c:pt idx="925">
                  <c:v>-25.174067977650328</c:v>
                </c:pt>
                <c:pt idx="926">
                  <c:v>-20.789016484567139</c:v>
                </c:pt>
                <c:pt idx="927">
                  <c:v>-13.973254045416738</c:v>
                </c:pt>
                <c:pt idx="928">
                  <c:v>-4.3722721073124848</c:v>
                </c:pt>
                <c:pt idx="929">
                  <c:v>12.553120692144278</c:v>
                </c:pt>
                <c:pt idx="930">
                  <c:v>26.134013931019393</c:v>
                </c:pt>
                <c:pt idx="931">
                  <c:v>39.940965168929566</c:v>
                </c:pt>
                <c:pt idx="932">
                  <c:v>47.066223759041172</c:v>
                </c:pt>
                <c:pt idx="933">
                  <c:v>44.086042246681849</c:v>
                </c:pt>
                <c:pt idx="934">
                  <c:v>37.557509946958945</c:v>
                </c:pt>
                <c:pt idx="935">
                  <c:v>40.843276844688475</c:v>
                </c:pt>
                <c:pt idx="936">
                  <c:v>51.821824594249264</c:v>
                </c:pt>
                <c:pt idx="937">
                  <c:v>61.454395841120551</c:v>
                </c:pt>
                <c:pt idx="938">
                  <c:v>68.397207942067737</c:v>
                </c:pt>
                <c:pt idx="939">
                  <c:v>71.628022705973962</c:v>
                </c:pt>
                <c:pt idx="940">
                  <c:v>71.812430796700127</c:v>
                </c:pt>
                <c:pt idx="941">
                  <c:v>73.267734502431324</c:v>
                </c:pt>
                <c:pt idx="942">
                  <c:v>77.448419076337899</c:v>
                </c:pt>
                <c:pt idx="943">
                  <c:v>80.758338994986048</c:v>
                </c:pt>
                <c:pt idx="944">
                  <c:v>78.641906348041445</c:v>
                </c:pt>
                <c:pt idx="945">
                  <c:v>77.75586366265938</c:v>
                </c:pt>
                <c:pt idx="946">
                  <c:v>79.27748305615367</c:v>
                </c:pt>
                <c:pt idx="947">
                  <c:v>81.490255725530133</c:v>
                </c:pt>
                <c:pt idx="948">
                  <c:v>83.712482844680949</c:v>
                </c:pt>
                <c:pt idx="949">
                  <c:v>83.911491946402194</c:v>
                </c:pt>
                <c:pt idx="950">
                  <c:v>82.287100990449645</c:v>
                </c:pt>
                <c:pt idx="951">
                  <c:v>80.441692080805453</c:v>
                </c:pt>
                <c:pt idx="952">
                  <c:v>77.5395169053117</c:v>
                </c:pt>
                <c:pt idx="953">
                  <c:v>75.3355983173591</c:v>
                </c:pt>
                <c:pt idx="954">
                  <c:v>73.898246834656632</c:v>
                </c:pt>
                <c:pt idx="955">
                  <c:v>73.805024603807126</c:v>
                </c:pt>
                <c:pt idx="956">
                  <c:v>75.554788673985612</c:v>
                </c:pt>
                <c:pt idx="957">
                  <c:v>76.70317911756689</c:v>
                </c:pt>
                <c:pt idx="958">
                  <c:v>75.71186128689871</c:v>
                </c:pt>
                <c:pt idx="959">
                  <c:v>74.701071076583531</c:v>
                </c:pt>
                <c:pt idx="960">
                  <c:v>71.802060236374544</c:v>
                </c:pt>
                <c:pt idx="961">
                  <c:v>69.546801657734449</c:v>
                </c:pt>
                <c:pt idx="962">
                  <c:v>68.399531870809724</c:v>
                </c:pt>
                <c:pt idx="963">
                  <c:v>67.906498916379391</c:v>
                </c:pt>
                <c:pt idx="964">
                  <c:v>68.339314252226572</c:v>
                </c:pt>
                <c:pt idx="965">
                  <c:v>66.668577131044387</c:v>
                </c:pt>
                <c:pt idx="966">
                  <c:v>64.186844030220442</c:v>
                </c:pt>
                <c:pt idx="967">
                  <c:v>60.67927713975056</c:v>
                </c:pt>
                <c:pt idx="968">
                  <c:v>58.803264923833076</c:v>
                </c:pt>
                <c:pt idx="969">
                  <c:v>56.765353326355608</c:v>
                </c:pt>
                <c:pt idx="970">
                  <c:v>56.589683542532867</c:v>
                </c:pt>
                <c:pt idx="971">
                  <c:v>57.835746546249737</c:v>
                </c:pt>
                <c:pt idx="972">
                  <c:v>59.755076313459092</c:v>
                </c:pt>
                <c:pt idx="973">
                  <c:v>62.096163071290533</c:v>
                </c:pt>
                <c:pt idx="974">
                  <c:v>63.500706806711136</c:v>
                </c:pt>
                <c:pt idx="975">
                  <c:v>57.519110015647541</c:v>
                </c:pt>
                <c:pt idx="976">
                  <c:v>39.49541405777488</c:v>
                </c:pt>
                <c:pt idx="977">
                  <c:v>16.320383360925103</c:v>
                </c:pt>
                <c:pt idx="978">
                  <c:v>-6.8444311779313649</c:v>
                </c:pt>
                <c:pt idx="979">
                  <c:v>-17.029992957471144</c:v>
                </c:pt>
                <c:pt idx="980">
                  <c:v>-31.405451209553153</c:v>
                </c:pt>
                <c:pt idx="981">
                  <c:v>-42.495324479329767</c:v>
                </c:pt>
                <c:pt idx="982">
                  <c:v>-48.468195383823591</c:v>
                </c:pt>
                <c:pt idx="983">
                  <c:v>-48.486490009489629</c:v>
                </c:pt>
                <c:pt idx="984">
                  <c:v>-43.342759856852851</c:v>
                </c:pt>
                <c:pt idx="985">
                  <c:v>-41.5812536062544</c:v>
                </c:pt>
                <c:pt idx="986">
                  <c:v>-42.406069171575396</c:v>
                </c:pt>
                <c:pt idx="987">
                  <c:v>-44.667680481115077</c:v>
                </c:pt>
                <c:pt idx="988">
                  <c:v>-50.289008433909082</c:v>
                </c:pt>
                <c:pt idx="989">
                  <c:v>-52.638040852077189</c:v>
                </c:pt>
                <c:pt idx="990">
                  <c:v>-52.78366407728543</c:v>
                </c:pt>
                <c:pt idx="991">
                  <c:v>-53.637584389143647</c:v>
                </c:pt>
                <c:pt idx="992">
                  <c:v>-52.275309621300472</c:v>
                </c:pt>
                <c:pt idx="993">
                  <c:v>-49.219217340585779</c:v>
                </c:pt>
                <c:pt idx="994">
                  <c:v>-46.735131245061496</c:v>
                </c:pt>
                <c:pt idx="995">
                  <c:v>-44.024454897851626</c:v>
                </c:pt>
                <c:pt idx="996">
                  <c:v>-42.260855074629099</c:v>
                </c:pt>
                <c:pt idx="997">
                  <c:v>-42.024523134319359</c:v>
                </c:pt>
              </c:numCache>
            </c:numRef>
          </c:val>
          <c:smooth val="0"/>
          <c:extLst>
            <c:ext xmlns:c16="http://schemas.microsoft.com/office/drawing/2014/chart" uri="{C3380CC4-5D6E-409C-BE32-E72D297353CC}">
              <c16:uniqueId val="{00000002-DC83-4756-B0E1-280E9104D733}"/>
            </c:ext>
          </c:extLst>
        </c:ser>
        <c:dLbls>
          <c:showLegendKey val="0"/>
          <c:showVal val="0"/>
          <c:showCatName val="0"/>
          <c:showSerName val="0"/>
          <c:showPercent val="0"/>
          <c:showBubbleSize val="0"/>
        </c:dLbls>
        <c:smooth val="0"/>
        <c:axId val="717505640"/>
        <c:axId val="717505312"/>
      </c:lineChart>
      <c:catAx>
        <c:axId val="717505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312"/>
        <c:crosses val="autoZero"/>
        <c:auto val="1"/>
        <c:lblAlgn val="ctr"/>
        <c:lblOffset val="100"/>
        <c:noMultiLvlLbl val="0"/>
      </c:catAx>
      <c:valAx>
        <c:axId val="7175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Gesture</a:t>
            </a:r>
            <a:r>
              <a:rPr lang="en-US" baseline="0"/>
              <a:t> 2 Gyro Angle Change</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Gyro_X</c:v>
                </c:pt>
              </c:strCache>
            </c:strRef>
          </c:tx>
          <c:spPr>
            <a:ln w="28575" cap="rnd">
              <a:solidFill>
                <a:schemeClr val="accent1"/>
              </a:solidFill>
              <a:round/>
            </a:ln>
            <a:effectLst/>
          </c:spPr>
          <c:marker>
            <c:symbol val="none"/>
          </c:marker>
          <c:val>
            <c:numRef>
              <c:f>Sheet1!$P$2:$P$1000</c:f>
              <c:numCache>
                <c:formatCode>General</c:formatCode>
                <c:ptCount val="999"/>
                <c:pt idx="0">
                  <c:v>11.483332733272286</c:v>
                </c:pt>
                <c:pt idx="1">
                  <c:v>11.20865131860684</c:v>
                </c:pt>
                <c:pt idx="2">
                  <c:v>10.690237652234703</c:v>
                </c:pt>
                <c:pt idx="3">
                  <c:v>9.9167133191900074</c:v>
                </c:pt>
                <c:pt idx="4">
                  <c:v>8.8381544328062063</c:v>
                </c:pt>
                <c:pt idx="5">
                  <c:v>7.4499480441500827</c:v>
                </c:pt>
                <c:pt idx="6">
                  <c:v>5.7858689632670801</c:v>
                </c:pt>
                <c:pt idx="7">
                  <c:v>3.937500504001739</c:v>
                </c:pt>
                <c:pt idx="8">
                  <c:v>1.9888866739217042</c:v>
                </c:pt>
                <c:pt idx="9">
                  <c:v>-6.9787399556729773E-2</c:v>
                </c:pt>
                <c:pt idx="10">
                  <c:v>-2.4123886715655951</c:v>
                </c:pt>
                <c:pt idx="11">
                  <c:v>-5.1658205581342829</c:v>
                </c:pt>
                <c:pt idx="12">
                  <c:v>-8.3036730469715962</c:v>
                </c:pt>
                <c:pt idx="13">
                  <c:v>-11.663755766032164</c:v>
                </c:pt>
                <c:pt idx="14">
                  <c:v>-15.06646761071152</c:v>
                </c:pt>
                <c:pt idx="15">
                  <c:v>-18.44733143849729</c:v>
                </c:pt>
                <c:pt idx="16">
                  <c:v>-21.869615969727345</c:v>
                </c:pt>
                <c:pt idx="17">
                  <c:v>-25.608675050332799</c:v>
                </c:pt>
                <c:pt idx="18">
                  <c:v>-29.754508889326143</c:v>
                </c:pt>
                <c:pt idx="19">
                  <c:v>-33.953294431539618</c:v>
                </c:pt>
                <c:pt idx="20">
                  <c:v>-37.835289962908831</c:v>
                </c:pt>
                <c:pt idx="21">
                  <c:v>-41.253804563650654</c:v>
                </c:pt>
                <c:pt idx="22">
                  <c:v>-44.297161372377644</c:v>
                </c:pt>
                <c:pt idx="23">
                  <c:v>-47.200666264930092</c:v>
                </c:pt>
                <c:pt idx="24">
                  <c:v>-50.183196259631487</c:v>
                </c:pt>
                <c:pt idx="25">
                  <c:v>-53.468727314438851</c:v>
                </c:pt>
                <c:pt idx="26">
                  <c:v>-57.198721368150075</c:v>
                </c:pt>
                <c:pt idx="27">
                  <c:v>-61.152021160787072</c:v>
                </c:pt>
                <c:pt idx="28">
                  <c:v>-64.748448977571343</c:v>
                </c:pt>
                <c:pt idx="29">
                  <c:v>-67.573326578019916</c:v>
                </c:pt>
                <c:pt idx="30">
                  <c:v>-69.613693386459531</c:v>
                </c:pt>
                <c:pt idx="31">
                  <c:v>-71.198083938730335</c:v>
                </c:pt>
                <c:pt idx="32">
                  <c:v>-72.68480017995573</c:v>
                </c:pt>
                <c:pt idx="33">
                  <c:v>-74.113199956356624</c:v>
                </c:pt>
                <c:pt idx="34">
                  <c:v>-75.221796357229493</c:v>
                </c:pt>
                <c:pt idx="35">
                  <c:v>-75.672405070084906</c:v>
                </c:pt>
                <c:pt idx="36">
                  <c:v>-75.212457388683205</c:v>
                </c:pt>
                <c:pt idx="37">
                  <c:v>-73.812716360909548</c:v>
                </c:pt>
                <c:pt idx="38">
                  <c:v>-71.733979153691351</c:v>
                </c:pt>
                <c:pt idx="39">
                  <c:v>-69.38049841061752</c:v>
                </c:pt>
                <c:pt idx="40">
                  <c:v>-67.073367022405165</c:v>
                </c:pt>
                <c:pt idx="41">
                  <c:v>-64.904221381957058</c:v>
                </c:pt>
                <c:pt idx="42">
                  <c:v>-62.728465774317918</c:v>
                </c:pt>
                <c:pt idx="43">
                  <c:v>-60.373327558831555</c:v>
                </c:pt>
                <c:pt idx="44">
                  <c:v>-57.802028227654915</c:v>
                </c:pt>
                <c:pt idx="45">
                  <c:v>-55.087859243101818</c:v>
                </c:pt>
                <c:pt idx="46">
                  <c:v>-52.244234618239787</c:v>
                </c:pt>
                <c:pt idx="47">
                  <c:v>-49.216602605874989</c:v>
                </c:pt>
                <c:pt idx="48">
                  <c:v>-45.912370673757493</c:v>
                </c:pt>
                <c:pt idx="49">
                  <c:v>-42.309800420282343</c:v>
                </c:pt>
                <c:pt idx="50">
                  <c:v>-38.404684211876692</c:v>
                </c:pt>
                <c:pt idx="51">
                  <c:v>-34.217406647639159</c:v>
                </c:pt>
                <c:pt idx="52">
                  <c:v>-29.902051354686375</c:v>
                </c:pt>
                <c:pt idx="53">
                  <c:v>-25.631143467592647</c:v>
                </c:pt>
                <c:pt idx="54">
                  <c:v>-21.450814178240794</c:v>
                </c:pt>
                <c:pt idx="55">
                  <c:v>-17.38370099467598</c:v>
                </c:pt>
                <c:pt idx="56">
                  <c:v>-13.39667403478246</c:v>
                </c:pt>
                <c:pt idx="57">
                  <c:v>-9.3629007940868121</c:v>
                </c:pt>
                <c:pt idx="58">
                  <c:v>-5.231640338205076</c:v>
                </c:pt>
                <c:pt idx="59">
                  <c:v>-1.0691906114409744</c:v>
                </c:pt>
                <c:pt idx="60">
                  <c:v>2.9648022607878453</c:v>
                </c:pt>
                <c:pt idx="61">
                  <c:v>6.6712921755720878</c:v>
                </c:pt>
                <c:pt idx="62">
                  <c:v>9.9830472120606455</c:v>
                </c:pt>
                <c:pt idx="63">
                  <c:v>12.958768327819433</c:v>
                </c:pt>
                <c:pt idx="64">
                  <c:v>15.688013761263043</c:v>
                </c:pt>
                <c:pt idx="65">
                  <c:v>18.370439346037784</c:v>
                </c:pt>
                <c:pt idx="66">
                  <c:v>21.240330419117029</c:v>
                </c:pt>
                <c:pt idx="67">
                  <c:v>24.265600530734691</c:v>
                </c:pt>
                <c:pt idx="68">
                  <c:v>27.373002380119996</c:v>
                </c:pt>
                <c:pt idx="69">
                  <c:v>30.311676652517594</c:v>
                </c:pt>
                <c:pt idx="70">
                  <c:v>32.654307779467239</c:v>
                </c:pt>
                <c:pt idx="71">
                  <c:v>34.019211623877894</c:v>
                </c:pt>
                <c:pt idx="72">
                  <c:v>34.22331503140034</c:v>
                </c:pt>
                <c:pt idx="73">
                  <c:v>33.467942290772335</c:v>
                </c:pt>
                <c:pt idx="74">
                  <c:v>32.275603184956886</c:v>
                </c:pt>
                <c:pt idx="75">
                  <c:v>31.239390921257748</c:v>
                </c:pt>
                <c:pt idx="76">
                  <c:v>30.698543702832591</c:v>
                </c:pt>
                <c:pt idx="77">
                  <c:v>30.592914228775935</c:v>
                </c:pt>
                <c:pt idx="78">
                  <c:v>30.578875104200417</c:v>
                </c:pt>
                <c:pt idx="79">
                  <c:v>30.341894202116407</c:v>
                </c:pt>
                <c:pt idx="80">
                  <c:v>29.714497078074078</c:v>
                </c:pt>
                <c:pt idx="81">
                  <c:v>28.662458976512596</c:v>
                </c:pt>
                <c:pt idx="82">
                  <c:v>27.297246956982342</c:v>
                </c:pt>
                <c:pt idx="83">
                  <c:v>25.843054717842694</c:v>
                </c:pt>
                <c:pt idx="84">
                  <c:v>24.436132463485841</c:v>
                </c:pt>
                <c:pt idx="85">
                  <c:v>23.257346454216123</c:v>
                </c:pt>
                <c:pt idx="86">
                  <c:v>22.4325259851318</c:v>
                </c:pt>
                <c:pt idx="87">
                  <c:v>22.036800425429163</c:v>
                </c:pt>
                <c:pt idx="88">
                  <c:v>22.04921633692058</c:v>
                </c:pt>
                <c:pt idx="89">
                  <c:v>22.240665090182166</c:v>
                </c:pt>
                <c:pt idx="90">
                  <c:v>22.342130168378525</c:v>
                </c:pt>
                <c:pt idx="91">
                  <c:v>22.109490165010957</c:v>
                </c:pt>
                <c:pt idx="92">
                  <c:v>21.472783721710741</c:v>
                </c:pt>
                <c:pt idx="93">
                  <c:v>20.500798927276524</c:v>
                </c:pt>
                <c:pt idx="94">
                  <c:v>19.280164128730995</c:v>
                </c:pt>
                <c:pt idx="95">
                  <c:v>17.984202866156377</c:v>
                </c:pt>
                <c:pt idx="96">
                  <c:v>16.822962268833248</c:v>
                </c:pt>
                <c:pt idx="97">
                  <c:v>15.847342503456581</c:v>
                </c:pt>
                <c:pt idx="98">
                  <c:v>15.00582665338745</c:v>
                </c:pt>
                <c:pt idx="99">
                  <c:v>14.196050840319701</c:v>
                </c:pt>
                <c:pt idx="100">
                  <c:v>13.241072743513307</c:v>
                </c:pt>
                <c:pt idx="101">
                  <c:v>12.05228224864304</c:v>
                </c:pt>
                <c:pt idx="102">
                  <c:v>10.62409174367018</c:v>
                </c:pt>
                <c:pt idx="103">
                  <c:v>8.9697319487967739</c:v>
                </c:pt>
                <c:pt idx="104">
                  <c:v>7.037931129820838</c:v>
                </c:pt>
                <c:pt idx="105">
                  <c:v>4.7424298072244211</c:v>
                </c:pt>
                <c:pt idx="106">
                  <c:v>2.0887898510799325</c:v>
                </c:pt>
                <c:pt idx="107">
                  <c:v>-0.84209768594166612</c:v>
                </c:pt>
                <c:pt idx="108">
                  <c:v>-3.8253986122228327</c:v>
                </c:pt>
                <c:pt idx="109">
                  <c:v>-6.7299223399783763</c:v>
                </c:pt>
                <c:pt idx="110">
                  <c:v>-9.865573993178808</c:v>
                </c:pt>
                <c:pt idx="111">
                  <c:v>-13.423343553315231</c:v>
                </c:pt>
                <c:pt idx="112">
                  <c:v>-17.391198622248925</c:v>
                </c:pt>
                <c:pt idx="113">
                  <c:v>-21.504629989803945</c:v>
                </c:pt>
                <c:pt idx="114">
                  <c:v>-25.276988670007867</c:v>
                </c:pt>
                <c:pt idx="115">
                  <c:v>-28.345123496607705</c:v>
                </c:pt>
                <c:pt idx="116">
                  <c:v>-30.647858746675549</c:v>
                </c:pt>
                <c:pt idx="117">
                  <c:v>-32.70397963174203</c:v>
                </c:pt>
                <c:pt idx="118">
                  <c:v>-35.36833215910719</c:v>
                </c:pt>
                <c:pt idx="119">
                  <c:v>-39.078069515925044</c:v>
                </c:pt>
                <c:pt idx="120">
                  <c:v>-43.774411445606539</c:v>
                </c:pt>
                <c:pt idx="121">
                  <c:v>-48.820812216694399</c:v>
                </c:pt>
                <c:pt idx="122">
                  <c:v>-53.435939452360515</c:v>
                </c:pt>
                <c:pt idx="123">
                  <c:v>-57.153902683313298</c:v>
                </c:pt>
                <c:pt idx="124">
                  <c:v>-59.993338929647031</c:v>
                </c:pt>
                <c:pt idx="125">
                  <c:v>-62.206422631054096</c:v>
                </c:pt>
                <c:pt idx="126">
                  <c:v>-64.035351398433008</c:v>
                </c:pt>
                <c:pt idx="127">
                  <c:v>-65.516226110464345</c:v>
                </c:pt>
                <c:pt idx="128">
                  <c:v>-66.414692668255057</c:v>
                </c:pt>
                <c:pt idx="129">
                  <c:v>-66.558112054889961</c:v>
                </c:pt>
                <c:pt idx="130">
                  <c:v>-65.812224033792162</c:v>
                </c:pt>
                <c:pt idx="131">
                  <c:v>-64.255914673116322</c:v>
                </c:pt>
                <c:pt idx="132">
                  <c:v>-62.243868959653994</c:v>
                </c:pt>
                <c:pt idx="133">
                  <c:v>-60.116134680460917</c:v>
                </c:pt>
                <c:pt idx="134">
                  <c:v>-58.030436006851694</c:v>
                </c:pt>
                <c:pt idx="135">
                  <c:v>-55.939033826714663</c:v>
                </c:pt>
                <c:pt idx="136">
                  <c:v>-53.709218350180372</c:v>
                </c:pt>
                <c:pt idx="137">
                  <c:v>-51.206403323176765</c:v>
                </c:pt>
                <c:pt idx="138">
                  <c:v>-48.402969616713229</c:v>
                </c:pt>
                <c:pt idx="139">
                  <c:v>-45.339083684378963</c:v>
                </c:pt>
                <c:pt idx="140">
                  <c:v>-42.082728730691379</c:v>
                </c:pt>
                <c:pt idx="141">
                  <c:v>-38.735877656077555</c:v>
                </c:pt>
                <c:pt idx="142">
                  <c:v>-35.407405782955998</c:v>
                </c:pt>
                <c:pt idx="143">
                  <c:v>-32.100653447296885</c:v>
                </c:pt>
                <c:pt idx="144">
                  <c:v>-28.728305978350949</c:v>
                </c:pt>
                <c:pt idx="145">
                  <c:v>-25.21552709878393</c:v>
                </c:pt>
                <c:pt idx="146">
                  <c:v>-21.56765223680825</c:v>
                </c:pt>
                <c:pt idx="147">
                  <c:v>-17.895369172072083</c:v>
                </c:pt>
                <c:pt idx="148">
                  <c:v>-14.308144008630642</c:v>
                </c:pt>
                <c:pt idx="149">
                  <c:v>-10.866347628458028</c:v>
                </c:pt>
                <c:pt idx="150">
                  <c:v>-7.6097745358888673</c:v>
                </c:pt>
                <c:pt idx="151">
                  <c:v>-4.5134172851710899</c:v>
                </c:pt>
                <c:pt idx="152">
                  <c:v>-1.5310207594676681</c:v>
                </c:pt>
                <c:pt idx="153">
                  <c:v>1.4313010357216851</c:v>
                </c:pt>
                <c:pt idx="154">
                  <c:v>4.4129076750072507</c:v>
                </c:pt>
                <c:pt idx="155">
                  <c:v>7.3540267215071058</c:v>
                </c:pt>
                <c:pt idx="156">
                  <c:v>10.317733767076964</c:v>
                </c:pt>
                <c:pt idx="157">
                  <c:v>13.247172591735424</c:v>
                </c:pt>
                <c:pt idx="158">
                  <c:v>16.136770159900717</c:v>
                </c:pt>
                <c:pt idx="159">
                  <c:v>19.014421196702703</c:v>
                </c:pt>
                <c:pt idx="160">
                  <c:v>21.651987272768647</c:v>
                </c:pt>
                <c:pt idx="161">
                  <c:v>23.897032727313274</c:v>
                </c:pt>
                <c:pt idx="162">
                  <c:v>25.776944592767009</c:v>
                </c:pt>
                <c:pt idx="163">
                  <c:v>27.308936380911668</c:v>
                </c:pt>
                <c:pt idx="164">
                  <c:v>28.471115413293433</c:v>
                </c:pt>
                <c:pt idx="165">
                  <c:v>29.183644205027562</c:v>
                </c:pt>
                <c:pt idx="166">
                  <c:v>29.479763400927013</c:v>
                </c:pt>
                <c:pt idx="167">
                  <c:v>29.626690432908472</c:v>
                </c:pt>
                <c:pt idx="168">
                  <c:v>29.753586124250301</c:v>
                </c:pt>
                <c:pt idx="169">
                  <c:v>29.884888161765293</c:v>
                </c:pt>
                <c:pt idx="170">
                  <c:v>30.043665898529987</c:v>
                </c:pt>
                <c:pt idx="171">
                  <c:v>30.226383540559386</c:v>
                </c:pt>
                <c:pt idx="172">
                  <c:v>30.200433769748198</c:v>
                </c:pt>
                <c:pt idx="173">
                  <c:v>29.776221154353234</c:v>
                </c:pt>
                <c:pt idx="174">
                  <c:v>28.867887891266168</c:v>
                </c:pt>
                <c:pt idx="175">
                  <c:v>27.502602513440845</c:v>
                </c:pt>
                <c:pt idx="176">
                  <c:v>25.913984783172026</c:v>
                </c:pt>
                <c:pt idx="177">
                  <c:v>24.308381487508584</c:v>
                </c:pt>
                <c:pt idx="178">
                  <c:v>22.888045557758414</c:v>
                </c:pt>
                <c:pt idx="179">
                  <c:v>21.769401766603245</c:v>
                </c:pt>
                <c:pt idx="180">
                  <c:v>20.94550741127118</c:v>
                </c:pt>
                <c:pt idx="181">
                  <c:v>20.315828583045757</c:v>
                </c:pt>
                <c:pt idx="182">
                  <c:v>19.683681131384841</c:v>
                </c:pt>
                <c:pt idx="183">
                  <c:v>18.952306468757143</c:v>
                </c:pt>
                <c:pt idx="184">
                  <c:v>18.093710959382001</c:v>
                </c:pt>
                <c:pt idx="185">
                  <c:v>17.163002360194358</c:v>
                </c:pt>
                <c:pt idx="186">
                  <c:v>16.246391572990468</c:v>
                </c:pt>
                <c:pt idx="187">
                  <c:v>15.43186876153066</c:v>
                </c:pt>
                <c:pt idx="188">
                  <c:v>14.806814806300048</c:v>
                </c:pt>
                <c:pt idx="189">
                  <c:v>14.383872270174047</c:v>
                </c:pt>
                <c:pt idx="190">
                  <c:v>14.124493504770566</c:v>
                </c:pt>
                <c:pt idx="191">
                  <c:v>13.917062594675155</c:v>
                </c:pt>
                <c:pt idx="192">
                  <c:v>13.596894402781652</c:v>
                </c:pt>
                <c:pt idx="193">
                  <c:v>13.029598714726021</c:v>
                </c:pt>
                <c:pt idx="194">
                  <c:v>12.093832980431499</c:v>
                </c:pt>
                <c:pt idx="195">
                  <c:v>10.693787600822869</c:v>
                </c:pt>
                <c:pt idx="196">
                  <c:v>8.8520572288064123</c:v>
                </c:pt>
                <c:pt idx="197">
                  <c:v>6.6166717442302838</c:v>
                </c:pt>
                <c:pt idx="198">
                  <c:v>3.9651215893456784</c:v>
                </c:pt>
                <c:pt idx="199">
                  <c:v>0.84093879755876477</c:v>
                </c:pt>
                <c:pt idx="200">
                  <c:v>-2.7178956383924104</c:v>
                </c:pt>
                <c:pt idx="201">
                  <c:v>-6.4752707456245613</c:v>
                </c:pt>
                <c:pt idx="202">
                  <c:v>-10.065359770712069</c:v>
                </c:pt>
                <c:pt idx="203">
                  <c:v>-13.255264235297828</c:v>
                </c:pt>
                <c:pt idx="204">
                  <c:v>-16.00431007059187</c:v>
                </c:pt>
                <c:pt idx="205">
                  <c:v>-18.570246869180032</c:v>
                </c:pt>
                <c:pt idx="206">
                  <c:v>-21.45239961179643</c:v>
                </c:pt>
                <c:pt idx="207">
                  <c:v>-25.0321843195605</c:v>
                </c:pt>
                <c:pt idx="208">
                  <c:v>-29.472455013169292</c:v>
                </c:pt>
                <c:pt idx="209">
                  <c:v>-34.658576412905902</c:v>
                </c:pt>
                <c:pt idx="210">
                  <c:v>-39.945182264647784</c:v>
                </c:pt>
                <c:pt idx="211">
                  <c:v>-44.80896991935483</c:v>
                </c:pt>
                <c:pt idx="212">
                  <c:v>-49.060782880967736</c:v>
                </c:pt>
                <c:pt idx="213">
                  <c:v>-52.781629423348377</c:v>
                </c:pt>
                <c:pt idx="214">
                  <c:v>-56.284751154881405</c:v>
                </c:pt>
                <c:pt idx="215">
                  <c:v>-59.782989271783777</c:v>
                </c:pt>
                <c:pt idx="216">
                  <c:v>-63.386390966348095</c:v>
                </c:pt>
                <c:pt idx="217">
                  <c:v>-66.688815907021123</c:v>
                </c:pt>
                <c:pt idx="218">
                  <c:v>-69.0059750488807</c:v>
                </c:pt>
                <c:pt idx="219">
                  <c:v>-69.916066487903095</c:v>
                </c:pt>
                <c:pt idx="220">
                  <c:v>-69.400973078145029</c:v>
                </c:pt>
                <c:pt idx="221">
                  <c:v>-67.813562816582134</c:v>
                </c:pt>
                <c:pt idx="222">
                  <c:v>-65.654270580250483</c:v>
                </c:pt>
                <c:pt idx="223">
                  <c:v>-63.271076248645471</c:v>
                </c:pt>
                <c:pt idx="224">
                  <c:v>-60.89746554367256</c:v>
                </c:pt>
                <c:pt idx="225">
                  <c:v>-58.518733592799109</c:v>
                </c:pt>
                <c:pt idx="226">
                  <c:v>-55.945750400943133</c:v>
                </c:pt>
                <c:pt idx="227">
                  <c:v>-53.089756472924265</c:v>
                </c:pt>
                <c:pt idx="228">
                  <c:v>-50.006032443465777</c:v>
                </c:pt>
                <c:pt idx="229">
                  <c:v>-46.815729974596465</c:v>
                </c:pt>
                <c:pt idx="230">
                  <c:v>-43.589076755104529</c:v>
                </c:pt>
                <c:pt idx="231">
                  <c:v>-40.277902520002435</c:v>
                </c:pt>
                <c:pt idx="232">
                  <c:v>-36.828439989602387</c:v>
                </c:pt>
                <c:pt idx="233">
                  <c:v>-33.225488229810331</c:v>
                </c:pt>
                <c:pt idx="234">
                  <c:v>-29.500498225214127</c:v>
                </c:pt>
                <c:pt idx="235">
                  <c:v>-25.674858300709843</c:v>
                </c:pt>
                <c:pt idx="236">
                  <c:v>-21.787333094695647</c:v>
                </c:pt>
                <c:pt idx="237">
                  <c:v>-17.909950652801733</c:v>
                </c:pt>
                <c:pt idx="238">
                  <c:v>-14.058618759745698</c:v>
                </c:pt>
                <c:pt idx="239">
                  <c:v>-10.284835964550783</c:v>
                </c:pt>
                <c:pt idx="240">
                  <c:v>-6.7545464052597683</c:v>
                </c:pt>
                <c:pt idx="241">
                  <c:v>-3.5089969371545728</c:v>
                </c:pt>
                <c:pt idx="242">
                  <c:v>-0.51217427841148144</c:v>
                </c:pt>
                <c:pt idx="243">
                  <c:v>2.2884588671567481</c:v>
                </c:pt>
                <c:pt idx="244">
                  <c:v>5.0012592898136141</c:v>
                </c:pt>
                <c:pt idx="245">
                  <c:v>7.6770854040173422</c:v>
                </c:pt>
                <c:pt idx="246">
                  <c:v>10.350775055936994</c:v>
                </c:pt>
                <c:pt idx="247">
                  <c:v>13.083960114818254</c:v>
                </c:pt>
                <c:pt idx="248">
                  <c:v>15.779436132521887</c:v>
                </c:pt>
                <c:pt idx="249">
                  <c:v>18.346297909871449</c:v>
                </c:pt>
                <c:pt idx="250">
                  <c:v>20.706785991674021</c:v>
                </c:pt>
                <c:pt idx="251">
                  <c:v>22.81022913184054</c:v>
                </c:pt>
                <c:pt idx="252">
                  <c:v>24.711810569203728</c:v>
                </c:pt>
                <c:pt idx="253">
                  <c:v>26.427785617819655</c:v>
                </c:pt>
                <c:pt idx="254">
                  <c:v>28.022077965463261</c:v>
                </c:pt>
                <c:pt idx="255">
                  <c:v>29.511327026153996</c:v>
                </c:pt>
                <c:pt idx="256">
                  <c:v>30.780112905630915</c:v>
                </c:pt>
                <c:pt idx="257">
                  <c:v>31.778213847518298</c:v>
                </c:pt>
                <c:pt idx="258">
                  <c:v>32.434956310567934</c:v>
                </c:pt>
                <c:pt idx="259">
                  <c:v>32.625971164356578</c:v>
                </c:pt>
                <c:pt idx="260">
                  <c:v>32.355456221069453</c:v>
                </c:pt>
                <c:pt idx="261">
                  <c:v>31.640981056648059</c:v>
                </c:pt>
                <c:pt idx="262">
                  <c:v>30.4733880755151</c:v>
                </c:pt>
                <c:pt idx="263">
                  <c:v>29.041857534004798</c:v>
                </c:pt>
                <c:pt idx="264">
                  <c:v>27.5801827233247</c:v>
                </c:pt>
                <c:pt idx="265">
                  <c:v>26.343923988858204</c:v>
                </c:pt>
                <c:pt idx="266">
                  <c:v>25.548267649081041</c:v>
                </c:pt>
                <c:pt idx="267">
                  <c:v>25.25893821609942</c:v>
                </c:pt>
                <c:pt idx="268">
                  <c:v>25.32578801177743</c:v>
                </c:pt>
                <c:pt idx="269">
                  <c:v>25.486865591541882</c:v>
                </c:pt>
                <c:pt idx="270">
                  <c:v>25.441407019711043</c:v>
                </c:pt>
                <c:pt idx="271">
                  <c:v>25.028578499316819</c:v>
                </c:pt>
                <c:pt idx="272">
                  <c:v>24.302907889330481</c:v>
                </c:pt>
                <c:pt idx="273">
                  <c:v>23.396069731543871</c:v>
                </c:pt>
                <c:pt idx="274">
                  <c:v>22.378544016912993</c:v>
                </c:pt>
                <c:pt idx="275">
                  <c:v>21.309833236574732</c:v>
                </c:pt>
                <c:pt idx="276">
                  <c:v>20.201512891843237</c:v>
                </c:pt>
                <c:pt idx="277">
                  <c:v>19.05017299400637</c:v>
                </c:pt>
                <c:pt idx="278">
                  <c:v>17.876987174126242</c:v>
                </c:pt>
                <c:pt idx="279">
                  <c:v>16.595607110643719</c:v>
                </c:pt>
                <c:pt idx="280">
                  <c:v>15.161494288430845</c:v>
                </c:pt>
                <c:pt idx="281">
                  <c:v>13.588676142662228</c:v>
                </c:pt>
                <c:pt idx="282">
                  <c:v>11.875443199808984</c:v>
                </c:pt>
                <c:pt idx="283">
                  <c:v>10.033771615812805</c:v>
                </c:pt>
                <c:pt idx="284">
                  <c:v>8.1073603434965502</c:v>
                </c:pt>
                <c:pt idx="285">
                  <c:v>6.1282267966266186</c:v>
                </c:pt>
                <c:pt idx="286">
                  <c:v>4.180626400694087</c:v>
                </c:pt>
                <c:pt idx="287">
                  <c:v>2.2922835126802057</c:v>
                </c:pt>
                <c:pt idx="288">
                  <c:v>0.30778424242660174</c:v>
                </c:pt>
                <c:pt idx="289">
                  <c:v>-1.9980909424219304</c:v>
                </c:pt>
                <c:pt idx="290">
                  <c:v>-4.8207662835734917</c:v>
                </c:pt>
                <c:pt idx="291">
                  <c:v>-8.1905347379020217</c:v>
                </c:pt>
                <c:pt idx="292">
                  <c:v>-12.05455348314398</c:v>
                </c:pt>
                <c:pt idx="293">
                  <c:v>-16.424926453481099</c:v>
                </c:pt>
                <c:pt idx="294">
                  <c:v>-21.279723564411476</c:v>
                </c:pt>
                <c:pt idx="295">
                  <c:v>-26.540181073123247</c:v>
                </c:pt>
                <c:pt idx="296">
                  <c:v>-32.021376451660778</c:v>
                </c:pt>
                <c:pt idx="297">
                  <c:v>-37.320631242627556</c:v>
                </c:pt>
                <c:pt idx="298">
                  <c:v>-41.927690817775009</c:v>
                </c:pt>
                <c:pt idx="299">
                  <c:v>-45.636419901419508</c:v>
                </c:pt>
                <c:pt idx="300">
                  <c:v>-48.875861683391115</c:v>
                </c:pt>
                <c:pt idx="301">
                  <c:v>-52.251893249723295</c:v>
                </c:pt>
                <c:pt idx="302">
                  <c:v>-56.210939084728828</c:v>
                </c:pt>
                <c:pt idx="303">
                  <c:v>-60.920345123034252</c:v>
                </c:pt>
                <c:pt idx="304">
                  <c:v>-65.878052380573578</c:v>
                </c:pt>
                <c:pt idx="305">
                  <c:v>-70.160853432962099</c:v>
                </c:pt>
                <c:pt idx="306">
                  <c:v>-73.369099444302861</c:v>
                </c:pt>
                <c:pt idx="307">
                  <c:v>-75.727649415416806</c:v>
                </c:pt>
                <c:pt idx="308">
                  <c:v>-77.753443447108467</c:v>
                </c:pt>
                <c:pt idx="309">
                  <c:v>-79.763667018166288</c:v>
                </c:pt>
                <c:pt idx="310">
                  <c:v>-81.69956801780296</c:v>
                </c:pt>
                <c:pt idx="311">
                  <c:v>-83.339966337446896</c:v>
                </c:pt>
                <c:pt idx="312">
                  <c:v>-84.506062290697955</c:v>
                </c:pt>
                <c:pt idx="313">
                  <c:v>-85.128234944883999</c:v>
                </c:pt>
                <c:pt idx="314">
                  <c:v>-85.04103104598633</c:v>
                </c:pt>
                <c:pt idx="315">
                  <c:v>-84.092652525066597</c:v>
                </c:pt>
                <c:pt idx="316">
                  <c:v>-82.39229577456527</c:v>
                </c:pt>
                <c:pt idx="317">
                  <c:v>-80.184900639073959</c:v>
                </c:pt>
                <c:pt idx="318">
                  <c:v>-77.72240190629249</c:v>
                </c:pt>
                <c:pt idx="319">
                  <c:v>-75.130305588166635</c:v>
                </c:pt>
                <c:pt idx="320">
                  <c:v>-72.361072716403299</c:v>
                </c:pt>
                <c:pt idx="321">
                  <c:v>-69.316435522075224</c:v>
                </c:pt>
                <c:pt idx="322">
                  <c:v>-65.917801011633713</c:v>
                </c:pt>
                <c:pt idx="323">
                  <c:v>-62.161550111401041</c:v>
                </c:pt>
                <c:pt idx="324">
                  <c:v>-58.120843209173024</c:v>
                </c:pt>
                <c:pt idx="325">
                  <c:v>-53.829658044989564</c:v>
                </c:pt>
                <c:pt idx="326">
                  <c:v>-49.237042504089771</c:v>
                </c:pt>
                <c:pt idx="327">
                  <c:v>-44.289918294007975</c:v>
                </c:pt>
                <c:pt idx="328">
                  <c:v>-39.048469448127818</c:v>
                </c:pt>
                <c:pt idx="329">
                  <c:v>-33.632756879165264</c:v>
                </c:pt>
                <c:pt idx="330">
                  <c:v>-28.194833741581956</c:v>
                </c:pt>
                <c:pt idx="331">
                  <c:v>-22.878435546750318</c:v>
                </c:pt>
                <c:pt idx="332">
                  <c:v>-17.765500515815312</c:v>
                </c:pt>
                <c:pt idx="333">
                  <c:v>-12.944718025499006</c:v>
                </c:pt>
                <c:pt idx="334">
                  <c:v>-8.3917670849890253</c:v>
                </c:pt>
                <c:pt idx="335">
                  <c:v>-3.9046624832892447</c:v>
                </c:pt>
                <c:pt idx="336">
                  <c:v>0.61757288637654051</c:v>
                </c:pt>
                <c:pt idx="337">
                  <c:v>5.2983449686490101</c:v>
                </c:pt>
                <c:pt idx="338">
                  <c:v>10.266987809276031</c:v>
                </c:pt>
                <c:pt idx="339">
                  <c:v>15.279935773090511</c:v>
                </c:pt>
                <c:pt idx="340">
                  <c:v>20.113134057628699</c:v>
                </c:pt>
                <c:pt idx="341">
                  <c:v>24.530543896476125</c:v>
                </c:pt>
                <c:pt idx="342">
                  <c:v>28.458721538546605</c:v>
                </c:pt>
                <c:pt idx="343">
                  <c:v>31.885499027775673</c:v>
                </c:pt>
                <c:pt idx="344">
                  <c:v>34.757203087220162</c:v>
                </c:pt>
                <c:pt idx="345">
                  <c:v>37.118186685475756</c:v>
                </c:pt>
                <c:pt idx="346">
                  <c:v>38.921079571766242</c:v>
                </c:pt>
                <c:pt idx="347">
                  <c:v>40.143970660330922</c:v>
                </c:pt>
                <c:pt idx="348">
                  <c:v>40.876942127124302</c:v>
                </c:pt>
                <c:pt idx="349">
                  <c:v>41.441251644581811</c:v>
                </c:pt>
                <c:pt idx="350">
                  <c:v>42.149089091690172</c:v>
                </c:pt>
                <c:pt idx="351">
                  <c:v>43.052763489856368</c:v>
                </c:pt>
                <c:pt idx="352">
                  <c:v>43.969520080059233</c:v>
                </c:pt>
                <c:pt idx="353">
                  <c:v>44.674776878458047</c:v>
                </c:pt>
                <c:pt idx="354">
                  <c:v>44.949600720888881</c:v>
                </c:pt>
                <c:pt idx="355">
                  <c:v>44.67114194647111</c:v>
                </c:pt>
                <c:pt idx="356">
                  <c:v>43.860354827541691</c:v>
                </c:pt>
                <c:pt idx="357">
                  <c:v>42.593948090990857</c:v>
                </c:pt>
                <c:pt idx="358">
                  <c:v>41.060322289171033</c:v>
                </c:pt>
                <c:pt idx="359">
                  <c:v>39.535634883387615</c:v>
                </c:pt>
                <c:pt idx="360">
                  <c:v>38.176898045719859</c:v>
                </c:pt>
                <c:pt idx="361">
                  <c:v>37.03174992480546</c:v>
                </c:pt>
                <c:pt idx="362">
                  <c:v>36.113634406309352</c:v>
                </c:pt>
                <c:pt idx="363">
                  <c:v>35.33531759818316</c:v>
                </c:pt>
                <c:pt idx="364">
                  <c:v>34.6314737662195</c:v>
                </c:pt>
                <c:pt idx="365">
                  <c:v>33.886611210895111</c:v>
                </c:pt>
                <c:pt idx="366">
                  <c:v>33.022550746677211</c:v>
                </c:pt>
                <c:pt idx="367">
                  <c:v>32.056895771743662</c:v>
                </c:pt>
                <c:pt idx="368">
                  <c:v>31.086787936308788</c:v>
                </c:pt>
                <c:pt idx="369">
                  <c:v>30.252843057582613</c:v>
                </c:pt>
                <c:pt idx="370">
                  <c:v>29.551210536430961</c:v>
                </c:pt>
                <c:pt idx="371">
                  <c:v>28.831089805702341</c:v>
                </c:pt>
                <c:pt idx="372">
                  <c:v>27.928692529588293</c:v>
                </c:pt>
                <c:pt idx="373">
                  <c:v>26.711018758996527</c:v>
                </c:pt>
                <c:pt idx="374">
                  <c:v>25.160233283816599</c:v>
                </c:pt>
                <c:pt idx="375">
                  <c:v>23.386835138140263</c:v>
                </c:pt>
                <c:pt idx="376">
                  <c:v>21.541325615377456</c:v>
                </c:pt>
                <c:pt idx="377">
                  <c:v>19.677405503069906</c:v>
                </c:pt>
                <c:pt idx="378">
                  <c:v>17.888583473008506</c:v>
                </c:pt>
                <c:pt idx="379">
                  <c:v>16.269488083548335</c:v>
                </c:pt>
                <c:pt idx="380">
                  <c:v>14.704775941877369</c:v>
                </c:pt>
                <c:pt idx="381">
                  <c:v>12.971037503039822</c:v>
                </c:pt>
                <c:pt idx="382">
                  <c:v>10.865381112979025</c:v>
                </c:pt>
                <c:pt idx="383">
                  <c:v>8.136080990719444</c:v>
                </c:pt>
                <c:pt idx="384">
                  <c:v>4.6619119709050549</c:v>
                </c:pt>
                <c:pt idx="385">
                  <c:v>0.65429525148695411</c:v>
                </c:pt>
                <c:pt idx="386">
                  <c:v>-3.5006433135427848</c:v>
                </c:pt>
                <c:pt idx="387">
                  <c:v>-7.4766775872719284</c:v>
                </c:pt>
                <c:pt idx="388">
                  <c:v>-11.08884543552649</c:v>
                </c:pt>
                <c:pt idx="389">
                  <c:v>-14.37217210681596</c:v>
                </c:pt>
                <c:pt idx="390">
                  <c:v>-17.406816624679639</c:v>
                </c:pt>
                <c:pt idx="391">
                  <c:v>-20.429500012186043</c:v>
                </c:pt>
                <c:pt idx="392">
                  <c:v>-23.629847011942324</c:v>
                </c:pt>
                <c:pt idx="393">
                  <c:v>-27.154518731703476</c:v>
                </c:pt>
                <c:pt idx="394">
                  <c:v>-31.207384097069408</c:v>
                </c:pt>
                <c:pt idx="395">
                  <c:v>-35.689612375128021</c:v>
                </c:pt>
                <c:pt idx="396">
                  <c:v>-40.174230567625465</c:v>
                </c:pt>
                <c:pt idx="397">
                  <c:v>-44.19307299627296</c:v>
                </c:pt>
                <c:pt idx="398">
                  <c:v>-47.300645976347504</c:v>
                </c:pt>
                <c:pt idx="399">
                  <c:v>-49.469195216820552</c:v>
                </c:pt>
                <c:pt idx="400">
                  <c:v>-50.992981712484145</c:v>
                </c:pt>
                <c:pt idx="401">
                  <c:v>-52.150563118234459</c:v>
                </c:pt>
                <c:pt idx="402">
                  <c:v>-52.993965495869773</c:v>
                </c:pt>
                <c:pt idx="403">
                  <c:v>-53.486821265952372</c:v>
                </c:pt>
                <c:pt idx="404">
                  <c:v>-53.410262340633324</c:v>
                </c:pt>
                <c:pt idx="405">
                  <c:v>-52.349625093820656</c:v>
                </c:pt>
                <c:pt idx="406">
                  <c:v>-50.19962567194424</c:v>
                </c:pt>
                <c:pt idx="407">
                  <c:v>-47.351715958505359</c:v>
                </c:pt>
                <c:pt idx="408">
                  <c:v>-44.292221299335246</c:v>
                </c:pt>
                <c:pt idx="409">
                  <c:v>-41.287183693348538</c:v>
                </c:pt>
                <c:pt idx="410">
                  <c:v>-38.416109359481567</c:v>
                </c:pt>
                <c:pt idx="411">
                  <c:v>-35.635164112291939</c:v>
                </c:pt>
                <c:pt idx="412">
                  <c:v>-32.877532850046094</c:v>
                </c:pt>
                <c:pt idx="413">
                  <c:v>-30.122584073045171</c:v>
                </c:pt>
                <c:pt idx="414">
                  <c:v>-27.336643631584266</c:v>
                </c:pt>
                <c:pt idx="415">
                  <c:v>-24.419942778952581</c:v>
                </c:pt>
                <c:pt idx="416">
                  <c:v>-21.358455743373529</c:v>
                </c:pt>
                <c:pt idx="417">
                  <c:v>-18.148144768506057</c:v>
                </c:pt>
                <c:pt idx="418">
                  <c:v>-14.828148053135935</c:v>
                </c:pt>
                <c:pt idx="419">
                  <c:v>-11.446226792073215</c:v>
                </c:pt>
                <c:pt idx="420">
                  <c:v>-8.0993884362317505</c:v>
                </c:pt>
                <c:pt idx="421">
                  <c:v>-4.8747949275071152</c:v>
                </c:pt>
                <c:pt idx="422">
                  <c:v>-1.8395903089569727</c:v>
                </c:pt>
                <c:pt idx="423">
                  <c:v>1.0055493572221668</c:v>
                </c:pt>
                <c:pt idx="424">
                  <c:v>3.7601087900777235</c:v>
                </c:pt>
                <c:pt idx="425">
                  <c:v>6.5454096742761685</c:v>
                </c:pt>
                <c:pt idx="426">
                  <c:v>9.4436605207906457</c:v>
                </c:pt>
                <c:pt idx="427">
                  <c:v>12.408134310374834</c:v>
                </c:pt>
                <c:pt idx="428">
                  <c:v>15.254450284167337</c:v>
                </c:pt>
                <c:pt idx="429">
                  <c:v>17.841498018483989</c:v>
                </c:pt>
                <c:pt idx="430">
                  <c:v>20.213290938114309</c:v>
                </c:pt>
                <c:pt idx="431">
                  <c:v>22.371980599352021</c:v>
                </c:pt>
                <c:pt idx="432">
                  <c:v>24.437507347364981</c:v>
                </c:pt>
                <c:pt idx="433">
                  <c:v>26.506895040417682</c:v>
                </c:pt>
                <c:pt idx="434">
                  <c:v>28.43797425960933</c:v>
                </c:pt>
                <c:pt idx="435">
                  <c:v>29.939047554417144</c:v>
                </c:pt>
                <c:pt idx="436">
                  <c:v>30.816532723328798</c:v>
                </c:pt>
                <c:pt idx="437">
                  <c:v>31.019962828862223</c:v>
                </c:pt>
                <c:pt idx="438">
                  <c:v>30.76116071228498</c:v>
                </c:pt>
                <c:pt idx="439">
                  <c:v>30.316348438039281</c:v>
                </c:pt>
                <c:pt idx="440">
                  <c:v>29.898410289278495</c:v>
                </c:pt>
                <c:pt idx="441">
                  <c:v>29.538995203492924</c:v>
                </c:pt>
                <c:pt idx="442">
                  <c:v>29.129815819423065</c:v>
                </c:pt>
                <c:pt idx="443">
                  <c:v>28.504188943034602</c:v>
                </c:pt>
                <c:pt idx="444">
                  <c:v>27.557796344173909</c:v>
                </c:pt>
                <c:pt idx="445">
                  <c:v>26.231588937290429</c:v>
                </c:pt>
                <c:pt idx="446">
                  <c:v>24.654159458544623</c:v>
                </c:pt>
                <c:pt idx="447">
                  <c:v>23.013460349373727</c:v>
                </c:pt>
                <c:pt idx="448">
                  <c:v>21.421876542386251</c:v>
                </c:pt>
                <c:pt idx="449">
                  <c:v>20.018738751538525</c:v>
                </c:pt>
                <c:pt idx="450">
                  <c:v>18.820964596507753</c:v>
                </c:pt>
                <c:pt idx="451">
                  <c:v>17.730814784577596</c:v>
                </c:pt>
                <c:pt idx="452">
                  <c:v>16.688090108886044</c:v>
                </c:pt>
                <c:pt idx="453">
                  <c:v>15.678299226708322</c:v>
                </c:pt>
                <c:pt idx="454">
                  <c:v>14.838765942174156</c:v>
                </c:pt>
                <c:pt idx="455">
                  <c:v>14.322698163330674</c:v>
                </c:pt>
                <c:pt idx="456">
                  <c:v>14.176055560064061</c:v>
                </c:pt>
                <c:pt idx="457">
                  <c:v>14.40323370886278</c:v>
                </c:pt>
                <c:pt idx="458">
                  <c:v>14.937088794685524</c:v>
                </c:pt>
                <c:pt idx="459">
                  <c:v>15.706589058791813</c:v>
                </c:pt>
                <c:pt idx="460">
                  <c:v>16.556781017615975</c:v>
                </c:pt>
                <c:pt idx="461">
                  <c:v>17.245605357263656</c:v>
                </c:pt>
                <c:pt idx="462">
                  <c:v>17.575259910118383</c:v>
                </c:pt>
                <c:pt idx="463">
                  <c:v>17.283906591916015</c:v>
                </c:pt>
                <c:pt idx="464">
                  <c:v>16.247193220077694</c:v>
                </c:pt>
                <c:pt idx="465">
                  <c:v>14.641258955676141</c:v>
                </c:pt>
                <c:pt idx="466">
                  <c:v>12.783502736562619</c:v>
                </c:pt>
                <c:pt idx="467">
                  <c:v>10.937698241831365</c:v>
                </c:pt>
                <c:pt idx="468">
                  <c:v>9.2690173769947393</c:v>
                </c:pt>
                <c:pt idx="469">
                  <c:v>7.8483289494548441</c:v>
                </c:pt>
                <c:pt idx="470">
                  <c:v>6.6472426504657474</c:v>
                </c:pt>
                <c:pt idx="471">
                  <c:v>5.6158911374564324</c:v>
                </c:pt>
                <c:pt idx="472">
                  <c:v>4.6417424747073044</c:v>
                </c:pt>
                <c:pt idx="473">
                  <c:v>3.3168029252131586</c:v>
                </c:pt>
                <c:pt idx="474">
                  <c:v>1.3931396667088953</c:v>
                </c:pt>
                <c:pt idx="475">
                  <c:v>-1.0315758066252825</c:v>
                </c:pt>
                <c:pt idx="476">
                  <c:v>-3.8421844904927775</c:v>
                </c:pt>
                <c:pt idx="477">
                  <c:v>-6.8178416806829221</c:v>
                </c:pt>
                <c:pt idx="478">
                  <c:v>-9.7657149870692628</c:v>
                </c:pt>
                <c:pt idx="479">
                  <c:v>-12.511550667327878</c:v>
                </c:pt>
                <c:pt idx="480">
                  <c:v>-14.901708793981321</c:v>
                </c:pt>
                <c:pt idx="481">
                  <c:v>-17.170688378101694</c:v>
                </c:pt>
                <c:pt idx="482">
                  <c:v>-19.958336590539659</c:v>
                </c:pt>
                <c:pt idx="483">
                  <c:v>-23.745250798728865</c:v>
                </c:pt>
                <c:pt idx="484">
                  <c:v>-28.382473622754286</c:v>
                </c:pt>
                <c:pt idx="485">
                  <c:v>-33.226736930299197</c:v>
                </c:pt>
                <c:pt idx="486">
                  <c:v>-37.744954691693216</c:v>
                </c:pt>
                <c:pt idx="487">
                  <c:v>-41.660361357859351</c:v>
                </c:pt>
                <c:pt idx="488">
                  <c:v>-44.932094210702161</c:v>
                </c:pt>
                <c:pt idx="489">
                  <c:v>-47.784272386488119</c:v>
                </c:pt>
                <c:pt idx="490">
                  <c:v>-50.381252058758356</c:v>
                </c:pt>
                <c:pt idx="491">
                  <c:v>-52.694621397583191</c:v>
                </c:pt>
                <c:pt idx="492">
                  <c:v>-54.604880469631524</c:v>
                </c:pt>
                <c:pt idx="493">
                  <c:v>-56.003284720238888</c:v>
                </c:pt>
                <c:pt idx="494">
                  <c:v>-56.791897425834108</c:v>
                </c:pt>
                <c:pt idx="495">
                  <c:v>-56.998041377317428</c:v>
                </c:pt>
                <c:pt idx="496">
                  <c:v>-56.73332278977108</c:v>
                </c:pt>
                <c:pt idx="497">
                  <c:v>-56.101782673975656</c:v>
                </c:pt>
                <c:pt idx="498">
                  <c:v>-55.111833640496151</c:v>
                </c:pt>
                <c:pt idx="499">
                  <c:v>-53.755575227686229</c:v>
                </c:pt>
                <c:pt idx="500">
                  <c:v>-52.114022863132504</c:v>
                </c:pt>
                <c:pt idx="501">
                  <c:v>-50.252718785869853</c:v>
                </c:pt>
                <c:pt idx="502">
                  <c:v>-48.073936930152463</c:v>
                </c:pt>
                <c:pt idx="503">
                  <c:v>-45.561481991549414</c:v>
                </c:pt>
                <c:pt idx="504">
                  <c:v>-42.882350471718432</c:v>
                </c:pt>
                <c:pt idx="505">
                  <c:v>-40.248992602284069</c:v>
                </c:pt>
                <c:pt idx="506">
                  <c:v>-37.737818410238383</c:v>
                </c:pt>
                <c:pt idx="507">
                  <c:v>-35.283763842033615</c:v>
                </c:pt>
                <c:pt idx="508">
                  <c:v>-32.738251245192941</c:v>
                </c:pt>
                <c:pt idx="509">
                  <c:v>-29.963384560289082</c:v>
                </c:pt>
                <c:pt idx="510">
                  <c:v>-26.9718607290833</c:v>
                </c:pt>
                <c:pt idx="511">
                  <c:v>-23.852942994501635</c:v>
                </c:pt>
                <c:pt idx="512">
                  <c:v>-20.674551394611605</c:v>
                </c:pt>
                <c:pt idx="513">
                  <c:v>-17.471328686719374</c:v>
                </c:pt>
                <c:pt idx="514">
                  <c:v>-14.275256972984986</c:v>
                </c:pt>
                <c:pt idx="515">
                  <c:v>-11.114539333525284</c:v>
                </c:pt>
                <c:pt idx="516">
                  <c:v>-8.057316786854777</c:v>
                </c:pt>
                <c:pt idx="517">
                  <c:v>-5.0804672711176817</c:v>
                </c:pt>
                <c:pt idx="518">
                  <c:v>-2.191140605695328</c:v>
                </c:pt>
                <c:pt idx="519">
                  <c:v>0.60801054641857866</c:v>
                </c:pt>
                <c:pt idx="520">
                  <c:v>3.3327571754902068</c:v>
                </c:pt>
                <c:pt idx="521">
                  <c:v>5.9483090919804029</c:v>
                </c:pt>
                <c:pt idx="522">
                  <c:v>8.4459556101407944</c:v>
                </c:pt>
                <c:pt idx="523">
                  <c:v>10.934441697937977</c:v>
                </c:pt>
                <c:pt idx="524">
                  <c:v>13.474047803979218</c:v>
                </c:pt>
                <c:pt idx="525">
                  <c:v>16.167660587899633</c:v>
                </c:pt>
                <c:pt idx="526">
                  <c:v>19.032849416141641</c:v>
                </c:pt>
                <c:pt idx="527">
                  <c:v>21.841174207818806</c:v>
                </c:pt>
                <c:pt idx="528">
                  <c:v>24.405050023662433</c:v>
                </c:pt>
                <c:pt idx="529">
                  <c:v>26.578309243189182</c:v>
                </c:pt>
                <c:pt idx="530">
                  <c:v>28.244284458325399</c:v>
                </c:pt>
                <c:pt idx="531">
                  <c:v>29.595506389158892</c:v>
                </c:pt>
                <c:pt idx="532">
                  <c:v>30.822653581375711</c:v>
                </c:pt>
                <c:pt idx="533">
                  <c:v>32.130369709748194</c:v>
                </c:pt>
                <c:pt idx="534">
                  <c:v>33.712912515553228</c:v>
                </c:pt>
                <c:pt idx="535">
                  <c:v>35.452304745242159</c:v>
                </c:pt>
                <c:pt idx="536">
                  <c:v>37.019986290337314</c:v>
                </c:pt>
                <c:pt idx="537">
                  <c:v>38.094500104530567</c:v>
                </c:pt>
                <c:pt idx="538">
                  <c:v>38.44032098243995</c:v>
                </c:pt>
                <c:pt idx="539">
                  <c:v>38.121125722791149</c:v>
                </c:pt>
                <c:pt idx="540">
                  <c:v>37.51968634833532</c:v>
                </c:pt>
                <c:pt idx="541">
                  <c:v>36.975356501368616</c:v>
                </c:pt>
                <c:pt idx="542">
                  <c:v>36.639046171341242</c:v>
                </c:pt>
                <c:pt idx="543">
                  <c:v>36.51480704791441</c:v>
                </c:pt>
                <c:pt idx="544">
                  <c:v>36.344322506956118</c:v>
                </c:pt>
                <c:pt idx="545">
                  <c:v>35.820225396816994</c:v>
                </c:pt>
                <c:pt idx="546">
                  <c:v>34.707210088880657</c:v>
                </c:pt>
                <c:pt idx="547">
                  <c:v>33.011011327103041</c:v>
                </c:pt>
                <c:pt idx="548">
                  <c:v>31.101431680560978</c:v>
                </c:pt>
                <c:pt idx="549">
                  <c:v>29.458169766949759</c:v>
                </c:pt>
                <c:pt idx="550">
                  <c:v>28.382336111610766</c:v>
                </c:pt>
                <c:pt idx="551">
                  <c:v>27.845490709378549</c:v>
                </c:pt>
                <c:pt idx="552">
                  <c:v>27.634344135190975</c:v>
                </c:pt>
                <c:pt idx="553">
                  <c:v>27.504195212487154</c:v>
                </c:pt>
                <c:pt idx="554">
                  <c:v>27.222407488237408</c:v>
                </c:pt>
                <c:pt idx="555">
                  <c:v>26.738298778472661</c:v>
                </c:pt>
                <c:pt idx="556">
                  <c:v>26.148057202903207</c:v>
                </c:pt>
                <c:pt idx="557">
                  <c:v>25.620108858845143</c:v>
                </c:pt>
                <c:pt idx="558">
                  <c:v>25.285854441668238</c:v>
                </c:pt>
                <c:pt idx="559">
                  <c:v>25.208394072834874</c:v>
                </c:pt>
                <c:pt idx="560">
                  <c:v>25.191558611378174</c:v>
                </c:pt>
                <c:pt idx="561">
                  <c:v>24.95410737915061</c:v>
                </c:pt>
                <c:pt idx="562">
                  <c:v>24.3953004915676</c:v>
                </c:pt>
                <c:pt idx="563">
                  <c:v>23.562261401736247</c:v>
                </c:pt>
                <c:pt idx="564">
                  <c:v>22.616716313701524</c:v>
                </c:pt>
                <c:pt idx="565">
                  <c:v>21.690299927427496</c:v>
                </c:pt>
                <c:pt idx="566">
                  <c:v>20.831989688878949</c:v>
                </c:pt>
                <c:pt idx="567">
                  <c:v>20.02654721510137</c:v>
                </c:pt>
                <c:pt idx="568">
                  <c:v>19.176656730799341</c:v>
                </c:pt>
                <c:pt idx="569">
                  <c:v>18.109159136183351</c:v>
                </c:pt>
                <c:pt idx="570">
                  <c:v>16.613183413459684</c:v>
                </c:pt>
                <c:pt idx="571">
                  <c:v>14.623360125190489</c:v>
                </c:pt>
                <c:pt idx="572">
                  <c:v>12.339036782686678</c:v>
                </c:pt>
                <c:pt idx="573">
                  <c:v>9.9898750870329458</c:v>
                </c:pt>
                <c:pt idx="574">
                  <c:v>7.7933178652922868</c:v>
                </c:pt>
                <c:pt idx="575">
                  <c:v>5.8824216879864411</c:v>
                </c:pt>
                <c:pt idx="576">
                  <c:v>4.0756471942267121</c:v>
                </c:pt>
                <c:pt idx="577">
                  <c:v>2.0322341303421778</c:v>
                </c:pt>
                <c:pt idx="578">
                  <c:v>-0.59724473226466579</c:v>
                </c:pt>
                <c:pt idx="579">
                  <c:v>-3.846106457619372</c:v>
                </c:pt>
                <c:pt idx="580">
                  <c:v>-7.3502216284669846</c:v>
                </c:pt>
                <c:pt idx="581">
                  <c:v>-10.811827015897643</c:v>
                </c:pt>
                <c:pt idx="582">
                  <c:v>-14.169058755579691</c:v>
                </c:pt>
                <c:pt idx="583">
                  <c:v>-17.569002540468098</c:v>
                </c:pt>
                <c:pt idx="584">
                  <c:v>-21.334321949658733</c:v>
                </c:pt>
                <c:pt idx="585">
                  <c:v>-25.612735250665558</c:v>
                </c:pt>
                <c:pt idx="586">
                  <c:v>-30.350573125652247</c:v>
                </c:pt>
                <c:pt idx="587">
                  <c:v>-35.2134893231392</c:v>
                </c:pt>
                <c:pt idx="588">
                  <c:v>-39.545685616676415</c:v>
                </c:pt>
                <c:pt idx="589">
                  <c:v>-42.946970244342886</c:v>
                </c:pt>
                <c:pt idx="590">
                  <c:v>-45.319349899456036</c:v>
                </c:pt>
                <c:pt idx="591">
                  <c:v>-46.914578461466917</c:v>
                </c:pt>
                <c:pt idx="592">
                  <c:v>-48.017683392237572</c:v>
                </c:pt>
                <c:pt idx="593">
                  <c:v>-48.634992544392823</c:v>
                </c:pt>
                <c:pt idx="594">
                  <c:v>-48.561525233504966</c:v>
                </c:pt>
                <c:pt idx="595">
                  <c:v>-47.586437668834868</c:v>
                </c:pt>
                <c:pt idx="596">
                  <c:v>-45.786218195458176</c:v>
                </c:pt>
                <c:pt idx="597">
                  <c:v>-43.404838651549014</c:v>
                </c:pt>
                <c:pt idx="598">
                  <c:v>-40.730188738518031</c:v>
                </c:pt>
                <c:pt idx="599">
                  <c:v>-38.02836736374767</c:v>
                </c:pt>
                <c:pt idx="600">
                  <c:v>-35.444307156472711</c:v>
                </c:pt>
                <c:pt idx="601">
                  <c:v>-32.947271973343256</c:v>
                </c:pt>
                <c:pt idx="602">
                  <c:v>-30.43883657387639</c:v>
                </c:pt>
                <c:pt idx="603">
                  <c:v>-27.85175152239886</c:v>
                </c:pt>
                <c:pt idx="604">
                  <c:v>-25.19577357195088</c:v>
                </c:pt>
                <c:pt idx="605">
                  <c:v>-22.505524560511866</c:v>
                </c:pt>
                <c:pt idx="606">
                  <c:v>-19.801789289301627</c:v>
                </c:pt>
                <c:pt idx="607">
                  <c:v>-17.143410503515597</c:v>
                </c:pt>
                <c:pt idx="608">
                  <c:v>-14.559485013445284</c:v>
                </c:pt>
                <c:pt idx="609">
                  <c:v>-12.045128953176379</c:v>
                </c:pt>
                <c:pt idx="610">
                  <c:v>-9.5442350541128516</c:v>
                </c:pt>
                <c:pt idx="611">
                  <c:v>-6.9450445930305937</c:v>
                </c:pt>
                <c:pt idx="612">
                  <c:v>-4.2421499811699812</c:v>
                </c:pt>
                <c:pt idx="613">
                  <c:v>-1.5866932215465812</c:v>
                </c:pt>
                <c:pt idx="614">
                  <c:v>0.8806828028843503</c:v>
                </c:pt>
                <c:pt idx="615">
                  <c:v>3.1051923868266633</c:v>
                </c:pt>
                <c:pt idx="616">
                  <c:v>5.1675326790901295</c:v>
                </c:pt>
                <c:pt idx="617">
                  <c:v>7.1981302655083272</c:v>
                </c:pt>
                <c:pt idx="618">
                  <c:v>9.2834326001981591</c:v>
                </c:pt>
                <c:pt idx="619">
                  <c:v>11.505280088194196</c:v>
                </c:pt>
                <c:pt idx="620">
                  <c:v>13.827093566430312</c:v>
                </c:pt>
                <c:pt idx="621">
                  <c:v>16.244518615101708</c:v>
                </c:pt>
                <c:pt idx="622">
                  <c:v>18.594183642799674</c:v>
                </c:pt>
                <c:pt idx="623">
                  <c:v>20.74744618994368</c:v>
                </c:pt>
                <c:pt idx="624">
                  <c:v>22.663627286144806</c:v>
                </c:pt>
                <c:pt idx="625">
                  <c:v>24.34225254042191</c:v>
                </c:pt>
                <c:pt idx="626">
                  <c:v>25.784317869613471</c:v>
                </c:pt>
                <c:pt idx="627">
                  <c:v>27.026658092221201</c:v>
                </c:pt>
                <c:pt idx="628">
                  <c:v>28.090560630376775</c:v>
                </c:pt>
                <c:pt idx="629">
                  <c:v>29.052641937769241</c:v>
                </c:pt>
                <c:pt idx="630">
                  <c:v>29.963197439013854</c:v>
                </c:pt>
                <c:pt idx="631">
                  <c:v>30.736370130233574</c:v>
                </c:pt>
                <c:pt idx="632">
                  <c:v>31.261651427628898</c:v>
                </c:pt>
                <c:pt idx="633">
                  <c:v>31.465146479076324</c:v>
                </c:pt>
                <c:pt idx="634">
                  <c:v>31.464529309494797</c:v>
                </c:pt>
                <c:pt idx="635">
                  <c:v>31.423093723304898</c:v>
                </c:pt>
                <c:pt idx="636">
                  <c:v>31.376265088838796</c:v>
                </c:pt>
                <c:pt idx="637">
                  <c:v>31.166781267062017</c:v>
                </c:pt>
                <c:pt idx="638">
                  <c:v>30.609905541720778</c:v>
                </c:pt>
                <c:pt idx="639">
                  <c:v>29.686173710886365</c:v>
                </c:pt>
                <c:pt idx="640">
                  <c:v>28.584659396668638</c:v>
                </c:pt>
                <c:pt idx="641">
                  <c:v>27.590489308735265</c:v>
                </c:pt>
                <c:pt idx="642">
                  <c:v>26.948784942560557</c:v>
                </c:pt>
                <c:pt idx="643">
                  <c:v>26.63415862370935</c:v>
                </c:pt>
                <c:pt idx="644">
                  <c:v>26.500484071235164</c:v>
                </c:pt>
                <c:pt idx="645">
                  <c:v>26.40977754981046</c:v>
                </c:pt>
                <c:pt idx="646">
                  <c:v>26.28954597881425</c:v>
                </c:pt>
                <c:pt idx="647">
                  <c:v>26.129016439237965</c:v>
                </c:pt>
                <c:pt idx="648">
                  <c:v>25.961112670453208</c:v>
                </c:pt>
                <c:pt idx="649">
                  <c:v>25.797138997044144</c:v>
                </c:pt>
                <c:pt idx="650">
                  <c:v>25.608114397103261</c:v>
                </c:pt>
                <c:pt idx="651">
                  <c:v>25.352052169161194</c:v>
                </c:pt>
                <c:pt idx="652">
                  <c:v>24.920997845777972</c:v>
                </c:pt>
                <c:pt idx="653">
                  <c:v>24.173558188862412</c:v>
                </c:pt>
                <c:pt idx="654">
                  <c:v>23.054465545085165</c:v>
                </c:pt>
                <c:pt idx="655">
                  <c:v>21.623975774183464</c:v>
                </c:pt>
                <c:pt idx="656">
                  <c:v>19.984758638699795</c:v>
                </c:pt>
                <c:pt idx="657">
                  <c:v>18.298084005925794</c:v>
                </c:pt>
                <c:pt idx="658">
                  <c:v>16.652312425807278</c:v>
                </c:pt>
                <c:pt idx="659">
                  <c:v>15.041489837291133</c:v>
                </c:pt>
                <c:pt idx="660">
                  <c:v>13.380418540545309</c:v>
                </c:pt>
                <c:pt idx="661">
                  <c:v>11.502763849734402</c:v>
                </c:pt>
                <c:pt idx="662">
                  <c:v>9.2981529727397128</c:v>
                </c:pt>
                <c:pt idx="663">
                  <c:v>6.7766701332849184</c:v>
                </c:pt>
                <c:pt idx="664">
                  <c:v>4.0795146106192197</c:v>
                </c:pt>
                <c:pt idx="665">
                  <c:v>1.3841938184068354</c:v>
                </c:pt>
                <c:pt idx="666">
                  <c:v>-1.083347917961301</c:v>
                </c:pt>
                <c:pt idx="667">
                  <c:v>-3.1642851996020749</c:v>
                </c:pt>
                <c:pt idx="668">
                  <c:v>-4.9326345156100331</c:v>
                </c:pt>
                <c:pt idx="669">
                  <c:v>-6.5993062252978332</c:v>
                </c:pt>
                <c:pt idx="670">
                  <c:v>-8.5982432607918753</c:v>
                </c:pt>
                <c:pt idx="671">
                  <c:v>-11.108352355576036</c:v>
                </c:pt>
                <c:pt idx="672">
                  <c:v>-13.972201248464515</c:v>
                </c:pt>
                <c:pt idx="673">
                  <c:v>-16.835377863495225</c:v>
                </c:pt>
                <c:pt idx="674">
                  <c:v>-19.373540686225322</c:v>
                </c:pt>
                <c:pt idx="675">
                  <c:v>-21.600521932500815</c:v>
                </c:pt>
                <c:pt idx="676">
                  <c:v>-23.856680533850799</c:v>
                </c:pt>
                <c:pt idx="677">
                  <c:v>-26.437347743173785</c:v>
                </c:pt>
                <c:pt idx="678">
                  <c:v>-29.364895428310305</c:v>
                </c:pt>
                <c:pt idx="679">
                  <c:v>-32.431692599744096</c:v>
                </c:pt>
                <c:pt idx="680">
                  <c:v>-35.193571467749216</c:v>
                </c:pt>
                <c:pt idx="681">
                  <c:v>-37.197493038394235</c:v>
                </c:pt>
                <c:pt idx="682">
                  <c:v>-38.21197483762635</c:v>
                </c:pt>
                <c:pt idx="683">
                  <c:v>-38.390234340873825</c:v>
                </c:pt>
                <c:pt idx="684">
                  <c:v>-38.020686834056349</c:v>
                </c:pt>
                <c:pt idx="685">
                  <c:v>-37.251153497375221</c:v>
                </c:pt>
                <c:pt idx="686">
                  <c:v>-36.130729647427714</c:v>
                </c:pt>
                <c:pt idx="687">
                  <c:v>-34.639775354479156</c:v>
                </c:pt>
                <c:pt idx="688">
                  <c:v>-32.77947902738957</c:v>
                </c:pt>
                <c:pt idx="689">
                  <c:v>-30.66688782684178</c:v>
                </c:pt>
                <c:pt idx="690">
                  <c:v>-28.447286450304947</c:v>
                </c:pt>
                <c:pt idx="691">
                  <c:v>-26.251061561298851</c:v>
                </c:pt>
                <c:pt idx="692">
                  <c:v>-24.194612950072877</c:v>
                </c:pt>
                <c:pt idx="693">
                  <c:v>-22.281641491071419</c:v>
                </c:pt>
                <c:pt idx="694">
                  <c:v>-20.416070741249992</c:v>
                </c:pt>
                <c:pt idx="695">
                  <c:v>-18.470961026424995</c:v>
                </c:pt>
                <c:pt idx="696">
                  <c:v>-16.348766345896493</c:v>
                </c:pt>
                <c:pt idx="697">
                  <c:v>-14.031721698978563</c:v>
                </c:pt>
                <c:pt idx="698">
                  <c:v>-11.606799064998992</c:v>
                </c:pt>
                <c:pt idx="699">
                  <c:v>-9.2066393636990131</c:v>
                </c:pt>
                <c:pt idx="700">
                  <c:v>-6.9066447764250327</c:v>
                </c:pt>
                <c:pt idx="701">
                  <c:v>-4.8794068208965315</c:v>
                </c:pt>
                <c:pt idx="702">
                  <c:v>-3.322859784478601</c:v>
                </c:pt>
                <c:pt idx="703">
                  <c:v>-2.228704828789029</c:v>
                </c:pt>
                <c:pt idx="704">
                  <c:v>-1.4278705322132486</c:v>
                </c:pt>
                <c:pt idx="705">
                  <c:v>-0.76231346156898361</c:v>
                </c:pt>
                <c:pt idx="706">
                  <c:v>-3.3535412337603931E-2</c:v>
                </c:pt>
                <c:pt idx="707">
                  <c:v>0.92861179590914811</c:v>
                </c:pt>
                <c:pt idx="708">
                  <c:v>2.1442001799909649</c:v>
                </c:pt>
                <c:pt idx="709">
                  <c:v>3.5003571763911454</c:v>
                </c:pt>
                <c:pt idx="710">
                  <c:v>4.7245368928633233</c:v>
                </c:pt>
                <c:pt idx="711">
                  <c:v>5.6379147350060572</c:v>
                </c:pt>
                <c:pt idx="712">
                  <c:v>6.3411519403059353</c:v>
                </c:pt>
                <c:pt idx="713">
                  <c:v>7.1204985814998167</c:v>
                </c:pt>
                <c:pt idx="714">
                  <c:v>8.3760286098698202</c:v>
                </c:pt>
                <c:pt idx="715">
                  <c:v>10.392670317672422</c:v>
                </c:pt>
                <c:pt idx="716">
                  <c:v>12.886628151318973</c:v>
                </c:pt>
                <c:pt idx="717">
                  <c:v>15.337944508292594</c:v>
                </c:pt>
                <c:pt idx="718">
                  <c:v>17.276428558126739</c:v>
                </c:pt>
                <c:pt idx="719">
                  <c:v>18.340183126964202</c:v>
                </c:pt>
                <c:pt idx="720">
                  <c:v>18.524282604424918</c:v>
                </c:pt>
                <c:pt idx="721">
                  <c:v>18.125823492336419</c:v>
                </c:pt>
                <c:pt idx="722">
                  <c:v>17.54981902248969</c:v>
                </c:pt>
                <c:pt idx="723">
                  <c:v>17.160198942039898</c:v>
                </c:pt>
                <c:pt idx="724">
                  <c:v>17.1216480631991</c:v>
                </c:pt>
                <c:pt idx="725">
                  <c:v>17.178675821935119</c:v>
                </c:pt>
                <c:pt idx="726">
                  <c:v>17.015372165496416</c:v>
                </c:pt>
                <c:pt idx="727">
                  <c:v>16.481548862186486</c:v>
                </c:pt>
                <c:pt idx="728">
                  <c:v>15.637642004942755</c:v>
                </c:pt>
                <c:pt idx="729">
                  <c:v>14.7342340448439</c:v>
                </c:pt>
                <c:pt idx="730">
                  <c:v>14.121616663947021</c:v>
                </c:pt>
                <c:pt idx="731">
                  <c:v>14.06752005066808</c:v>
                </c:pt>
                <c:pt idx="732">
                  <c:v>14.545150189654716</c:v>
                </c:pt>
                <c:pt idx="733">
                  <c:v>15.34493820586162</c:v>
                </c:pt>
                <c:pt idx="734">
                  <c:v>16.169390661744384</c:v>
                </c:pt>
                <c:pt idx="735">
                  <c:v>16.671043188509493</c:v>
                </c:pt>
                <c:pt idx="736">
                  <c:v>16.640367504739302</c:v>
                </c:pt>
                <c:pt idx="737">
                  <c:v>16.121983234644514</c:v>
                </c:pt>
                <c:pt idx="738">
                  <c:v>15.328573169951625</c:v>
                </c:pt>
                <c:pt idx="739">
                  <c:v>14.495881886552592</c:v>
                </c:pt>
                <c:pt idx="740">
                  <c:v>13.80060850882154</c:v>
                </c:pt>
                <c:pt idx="741">
                  <c:v>13.338817338645107</c:v>
                </c:pt>
                <c:pt idx="742">
                  <c:v>13.067757571872205</c:v>
                </c:pt>
                <c:pt idx="743">
                  <c:v>12.85305954043476</c:v>
                </c:pt>
                <c:pt idx="744">
                  <c:v>12.564626269626064</c:v>
                </c:pt>
                <c:pt idx="745">
                  <c:v>12.035213644233542</c:v>
                </c:pt>
                <c:pt idx="746">
                  <c:v>11.182929051348871</c:v>
                </c:pt>
                <c:pt idx="747">
                  <c:v>10.010941190321894</c:v>
                </c:pt>
                <c:pt idx="748">
                  <c:v>8.5709654865154548</c:v>
                </c:pt>
                <c:pt idx="749">
                  <c:v>6.9156372167851456</c:v>
                </c:pt>
                <c:pt idx="750">
                  <c:v>5.076044592449442</c:v>
                </c:pt>
                <c:pt idx="751">
                  <c:v>3.0511902006004532</c:v>
                </c:pt>
                <c:pt idx="752">
                  <c:v>0.88977313658844404</c:v>
                </c:pt>
                <c:pt idx="753">
                  <c:v>-1.3244722661433248</c:v>
                </c:pt>
                <c:pt idx="754">
                  <c:v>-3.5102710208204582</c:v>
                </c:pt>
                <c:pt idx="755">
                  <c:v>-5.6606943604040492</c:v>
                </c:pt>
                <c:pt idx="756">
                  <c:v>-7.9192368731959686</c:v>
                </c:pt>
                <c:pt idx="757">
                  <c:v>-10.39748321573205</c:v>
                </c:pt>
                <c:pt idx="758">
                  <c:v>-13.197188151417409</c:v>
                </c:pt>
                <c:pt idx="759">
                  <c:v>-16.397924028389056</c:v>
                </c:pt>
                <c:pt idx="760">
                  <c:v>-19.931043187821274</c:v>
                </c:pt>
                <c:pt idx="761">
                  <c:v>-23.499667404064851</c:v>
                </c:pt>
                <c:pt idx="762">
                  <c:v>-27.036690475983555</c:v>
                </c:pt>
                <c:pt idx="763">
                  <c:v>-30.560656726463879</c:v>
                </c:pt>
                <c:pt idx="764">
                  <c:v>-34.166963391934608</c:v>
                </c:pt>
                <c:pt idx="765">
                  <c:v>-38.068569404095918</c:v>
                </c:pt>
                <c:pt idx="766">
                  <c:v>-42.280296356013999</c:v>
                </c:pt>
                <c:pt idx="767">
                  <c:v>-46.518609928893717</c:v>
                </c:pt>
                <c:pt idx="768">
                  <c:v>-50.448566250315835</c:v>
                </c:pt>
                <c:pt idx="769">
                  <c:v>-53.846347245309516</c:v>
                </c:pt>
                <c:pt idx="770">
                  <c:v>-56.703815780403325</c:v>
                </c:pt>
                <c:pt idx="771">
                  <c:v>-59.083084624795255</c:v>
                </c:pt>
                <c:pt idx="772">
                  <c:v>-60.996065632299356</c:v>
                </c:pt>
                <c:pt idx="773">
                  <c:v>-62.350448559653366</c:v>
                </c:pt>
                <c:pt idx="774">
                  <c:v>-63.043689488460295</c:v>
                </c:pt>
                <c:pt idx="775">
                  <c:v>-63.029859098691091</c:v>
                </c:pt>
                <c:pt idx="776">
                  <c:v>-62.31064745671727</c:v>
                </c:pt>
                <c:pt idx="777">
                  <c:v>-60.900420727582926</c:v>
                </c:pt>
                <c:pt idx="778">
                  <c:v>-58.83498963303127</c:v>
                </c:pt>
                <c:pt idx="779">
                  <c:v>-56.202415480370647</c:v>
                </c:pt>
                <c:pt idx="780">
                  <c:v>-53.196619850763234</c:v>
                </c:pt>
                <c:pt idx="781">
                  <c:v>-50.013990193747972</c:v>
                </c:pt>
                <c:pt idx="782">
                  <c:v>-46.788762889873006</c:v>
                </c:pt>
                <c:pt idx="783">
                  <c:v>-43.660509112075545</c:v>
                </c:pt>
                <c:pt idx="784">
                  <c:v>-40.671728949834034</c:v>
                </c:pt>
                <c:pt idx="785">
                  <c:v>-37.763748490837358</c:v>
                </c:pt>
                <c:pt idx="786">
                  <c:v>-34.864552721020615</c:v>
                </c:pt>
                <c:pt idx="787">
                  <c:v>-31.8782837466002</c:v>
                </c:pt>
                <c:pt idx="788">
                  <c:v>-28.750371891668198</c:v>
                </c:pt>
                <c:pt idx="789">
                  <c:v>-25.543943433834833</c:v>
                </c:pt>
                <c:pt idx="790">
                  <c:v>-22.341009765158137</c:v>
                </c:pt>
                <c:pt idx="791">
                  <c:v>-19.228380729854972</c:v>
                </c:pt>
                <c:pt idx="792">
                  <c:v>-16.279437855257875</c:v>
                </c:pt>
                <c:pt idx="793">
                  <c:v>-13.566137798152718</c:v>
                </c:pt>
                <c:pt idx="794">
                  <c:v>-11.067467042189664</c:v>
                </c:pt>
                <c:pt idx="795">
                  <c:v>-8.7306835413458703</c:v>
                </c:pt>
                <c:pt idx="796">
                  <c:v>-6.415755250518953</c:v>
                </c:pt>
                <c:pt idx="797">
                  <c:v>-4.0173874255085744</c:v>
                </c:pt>
                <c:pt idx="798">
                  <c:v>-1.480861616998403</c:v>
                </c:pt>
                <c:pt idx="799">
                  <c:v>1.1309961553415653</c:v>
                </c:pt>
                <c:pt idx="800">
                  <c:v>3.7196882322347342</c:v>
                </c:pt>
                <c:pt idx="801">
                  <c:v>6.1558131075900393</c:v>
                </c:pt>
                <c:pt idx="802">
                  <c:v>8.3400390254382391</c:v>
                </c:pt>
                <c:pt idx="803">
                  <c:v>10.353734544929473</c:v>
                </c:pt>
                <c:pt idx="804">
                  <c:v>12.277427394030884</c:v>
                </c:pt>
                <c:pt idx="805">
                  <c:v>14.151693566150266</c:v>
                </c:pt>
                <c:pt idx="806">
                  <c:v>15.959169434827261</c:v>
                </c:pt>
                <c:pt idx="807">
                  <c:v>17.625689466130716</c:v>
                </c:pt>
                <c:pt idx="808">
                  <c:v>19.060450876808101</c:v>
                </c:pt>
                <c:pt idx="809">
                  <c:v>20.142518939271937</c:v>
                </c:pt>
                <c:pt idx="810">
                  <c:v>21.003145060486496</c:v>
                </c:pt>
                <c:pt idx="811">
                  <c:v>21.644674499276764</c:v>
                </c:pt>
                <c:pt idx="812">
                  <c:v>22.016112109291228</c:v>
                </c:pt>
                <c:pt idx="813">
                  <c:v>22.154692587105401</c:v>
                </c:pt>
                <c:pt idx="814">
                  <c:v>22.100347695363293</c:v>
                </c:pt>
                <c:pt idx="815">
                  <c:v>21.873313881456028</c:v>
                </c:pt>
                <c:pt idx="816">
                  <c:v>21.497100943826904</c:v>
                </c:pt>
                <c:pt idx="817">
                  <c:v>21.037187764950367</c:v>
                </c:pt>
                <c:pt idx="818">
                  <c:v>20.548260009651361</c:v>
                </c:pt>
                <c:pt idx="819">
                  <c:v>20.032314749458333</c:v>
                </c:pt>
                <c:pt idx="820">
                  <c:v>19.452362574469166</c:v>
                </c:pt>
                <c:pt idx="821">
                  <c:v>18.76784372297978</c:v>
                </c:pt>
                <c:pt idx="822">
                  <c:v>17.963012248520183</c:v>
                </c:pt>
                <c:pt idx="823">
                  <c:v>17.040959083549783</c:v>
                </c:pt>
                <c:pt idx="824">
                  <c:v>16.055510761878789</c:v>
                </c:pt>
                <c:pt idx="825">
                  <c:v>15.090682006641213</c:v>
                </c:pt>
                <c:pt idx="826">
                  <c:v>14.284037846508388</c:v>
                </c:pt>
                <c:pt idx="827">
                  <c:v>13.82480588957822</c:v>
                </c:pt>
                <c:pt idx="828">
                  <c:v>13.774318371786656</c:v>
                </c:pt>
                <c:pt idx="829">
                  <c:v>14.079989204350923</c:v>
                </c:pt>
                <c:pt idx="830">
                  <c:v>14.616442680263905</c:v>
                </c:pt>
                <c:pt idx="831">
                  <c:v>15.214821786658625</c:v>
                </c:pt>
                <c:pt idx="832">
                  <c:v>15.74045197092545</c:v>
                </c:pt>
                <c:pt idx="833">
                  <c:v>16.07412935150694</c:v>
                </c:pt>
                <c:pt idx="834">
                  <c:v>16.123404344476803</c:v>
                </c:pt>
                <c:pt idx="835">
                  <c:v>15.904012557587265</c:v>
                </c:pt>
                <c:pt idx="836">
                  <c:v>15.48678960643552</c:v>
                </c:pt>
                <c:pt idx="837">
                  <c:v>14.93008089430681</c:v>
                </c:pt>
                <c:pt idx="838">
                  <c:v>14.285095736420674</c:v>
                </c:pt>
                <c:pt idx="839">
                  <c:v>13.580357401692261</c:v>
                </c:pt>
                <c:pt idx="840">
                  <c:v>12.708530213658415</c:v>
                </c:pt>
                <c:pt idx="841">
                  <c:v>11.556787409385247</c:v>
                </c:pt>
                <c:pt idx="842">
                  <c:v>10.172955261197542</c:v>
                </c:pt>
                <c:pt idx="843">
                  <c:v>8.8560682759735911</c:v>
                </c:pt>
                <c:pt idx="844">
                  <c:v>8.0038151104541182</c:v>
                </c:pt>
                <c:pt idx="845">
                  <c:v>7.9225573482450358</c:v>
                </c:pt>
                <c:pt idx="846">
                  <c:v>8.3463182812801371</c:v>
                </c:pt>
                <c:pt idx="847">
                  <c:v>8.6834739756545343</c:v>
                </c:pt>
                <c:pt idx="848">
                  <c:v>8.3892255761414436</c:v>
                </c:pt>
                <c:pt idx="849">
                  <c:v>7.0169326046186145</c:v>
                </c:pt>
                <c:pt idx="850">
                  <c:v>4.534968372526242</c:v>
                </c:pt>
                <c:pt idx="851">
                  <c:v>1.319567565075717</c:v>
                </c:pt>
                <c:pt idx="852">
                  <c:v>-2.1291815862257977</c:v>
                </c:pt>
                <c:pt idx="853">
                  <c:v>-5.2958530145012812</c:v>
                </c:pt>
                <c:pt idx="854">
                  <c:v>-7.7378772342112558</c:v>
                </c:pt>
                <c:pt idx="855">
                  <c:v>-9.4733757095270299</c:v>
                </c:pt>
                <c:pt idx="856">
                  <c:v>-11.053356355336488</c:v>
                </c:pt>
                <c:pt idx="857">
                  <c:v>-13.07404200822976</c:v>
                </c:pt>
                <c:pt idx="858">
                  <c:v>-15.871396688065166</c:v>
                </c:pt>
                <c:pt idx="859">
                  <c:v>-19.339105394303864</c:v>
                </c:pt>
                <c:pt idx="860">
                  <c:v>-23.076504346417789</c:v>
                </c:pt>
                <c:pt idx="861">
                  <c:v>-26.713645419489431</c:v>
                </c:pt>
                <c:pt idx="862">
                  <c:v>-29.932777871099642</c:v>
                </c:pt>
                <c:pt idx="863">
                  <c:v>-32.489624473677651</c:v>
                </c:pt>
                <c:pt idx="864">
                  <c:v>-34.260964664204103</c:v>
                </c:pt>
                <c:pt idx="865">
                  <c:v>-35.310853110920021</c:v>
                </c:pt>
                <c:pt idx="866">
                  <c:v>-35.882233748701623</c:v>
                </c:pt>
                <c:pt idx="867">
                  <c:v>-36.074135293727586</c:v>
                </c:pt>
                <c:pt idx="868">
                  <c:v>-35.847417887853034</c:v>
                </c:pt>
                <c:pt idx="869">
                  <c:v>-35.255720990095973</c:v>
                </c:pt>
                <c:pt idx="870">
                  <c:v>-34.349360250294048</c:v>
                </c:pt>
                <c:pt idx="871">
                  <c:v>-33.18279148528817</c:v>
                </c:pt>
                <c:pt idx="872">
                  <c:v>-31.81501857558241</c:v>
                </c:pt>
                <c:pt idx="873">
                  <c:v>-30.25419566407076</c:v>
                </c:pt>
                <c:pt idx="874">
                  <c:v>-28.467451050789347</c:v>
                </c:pt>
                <c:pt idx="875">
                  <c:v>-26.458138429773559</c:v>
                </c:pt>
                <c:pt idx="876">
                  <c:v>-24.265925661178084</c:v>
                </c:pt>
                <c:pt idx="877">
                  <c:v>-21.987931587954524</c:v>
                </c:pt>
                <c:pt idx="878">
                  <c:v>-19.743569456195434</c:v>
                </c:pt>
                <c:pt idx="879">
                  <c:v>-17.594403787071528</c:v>
                </c:pt>
                <c:pt idx="880">
                  <c:v>-15.583049951330096</c:v>
                </c:pt>
                <c:pt idx="881">
                  <c:v>-13.658539872303496</c:v>
                </c:pt>
                <c:pt idx="882">
                  <c:v>-11.616668914857428</c:v>
                </c:pt>
                <c:pt idx="883">
                  <c:v>-9.3428205165602787</c:v>
                </c:pt>
                <c:pt idx="884">
                  <c:v>-6.9110472262290736</c:v>
                </c:pt>
                <c:pt idx="885">
                  <c:v>-4.4679276417044926</c:v>
                </c:pt>
                <c:pt idx="886">
                  <c:v>-2.2055246688704027</c:v>
                </c:pt>
                <c:pt idx="887">
                  <c:v>-0.22717695549299477</c:v>
                </c:pt>
                <c:pt idx="888">
                  <c:v>1.4988296636168652</c:v>
                </c:pt>
                <c:pt idx="889">
                  <c:v>3.0295798503445277</c:v>
                </c:pt>
                <c:pt idx="890">
                  <c:v>4.4281001533376365</c:v>
                </c:pt>
                <c:pt idx="891">
                  <c:v>5.7830668702708836</c:v>
                </c:pt>
                <c:pt idx="892">
                  <c:v>7.1685591128654655</c:v>
                </c:pt>
                <c:pt idx="893">
                  <c:v>8.5831545506081568</c:v>
                </c:pt>
                <c:pt idx="894">
                  <c:v>9.9578222595959947</c:v>
                </c:pt>
                <c:pt idx="895">
                  <c:v>11.407216794404073</c:v>
                </c:pt>
                <c:pt idx="896">
                  <c:v>13.017205498515992</c:v>
                </c:pt>
                <c:pt idx="897">
                  <c:v>14.78244990854567</c:v>
                </c:pt>
                <c:pt idx="898">
                  <c:v>16.567355210374757</c:v>
                </c:pt>
                <c:pt idx="899">
                  <c:v>18.017586106167258</c:v>
                </c:pt>
                <c:pt idx="900">
                  <c:v>18.908318064043911</c:v>
                </c:pt>
                <c:pt idx="901">
                  <c:v>19.334842422763032</c:v>
                </c:pt>
                <c:pt idx="902">
                  <c:v>19.711184254307767</c:v>
                </c:pt>
                <c:pt idx="903">
                  <c:v>20.285151409221612</c:v>
                </c:pt>
                <c:pt idx="904">
                  <c:v>21.235180181037176</c:v>
                </c:pt>
                <c:pt idx="905">
                  <c:v>22.717185277416434</c:v>
                </c:pt>
                <c:pt idx="906">
                  <c:v>24.567611471868105</c:v>
                </c:pt>
                <c:pt idx="907">
                  <c:v>26.332148322430744</c:v>
                </c:pt>
                <c:pt idx="908">
                  <c:v>27.482737915982128</c:v>
                </c:pt>
                <c:pt idx="909">
                  <c:v>27.71272317766249</c:v>
                </c:pt>
                <c:pt idx="910">
                  <c:v>27.081912294109241</c:v>
                </c:pt>
                <c:pt idx="911">
                  <c:v>25.821950648227055</c:v>
                </c:pt>
                <c:pt idx="912">
                  <c:v>24.290332355262514</c:v>
                </c:pt>
                <c:pt idx="913">
                  <c:v>22.922431068157263</c:v>
                </c:pt>
                <c:pt idx="914">
                  <c:v>22.007237486794118</c:v>
                </c:pt>
                <c:pt idx="915">
                  <c:v>21.640746737058237</c:v>
                </c:pt>
                <c:pt idx="916">
                  <c:v>21.75193016231707</c:v>
                </c:pt>
                <c:pt idx="917">
                  <c:v>22.124437359070729</c:v>
                </c:pt>
                <c:pt idx="918">
                  <c:v>22.545097651889314</c:v>
                </c:pt>
                <c:pt idx="919">
                  <c:v>22.835115238851529</c:v>
                </c:pt>
                <c:pt idx="920">
                  <c:v>22.881718594074496</c:v>
                </c:pt>
                <c:pt idx="921">
                  <c:v>22.621548862193002</c:v>
                </c:pt>
                <c:pt idx="922">
                  <c:v>22.07456840494914</c:v>
                </c:pt>
                <c:pt idx="923">
                  <c:v>21.348392956850155</c:v>
                </c:pt>
                <c:pt idx="924">
                  <c:v>20.582281077713152</c:v>
                </c:pt>
                <c:pt idx="925">
                  <c:v>19.909937876158889</c:v>
                </c:pt>
                <c:pt idx="926">
                  <c:v>19.410266678635708</c:v>
                </c:pt>
                <c:pt idx="927">
                  <c:v>19.051122345062993</c:v>
                </c:pt>
                <c:pt idx="928">
                  <c:v>18.737316238161732</c:v>
                </c:pt>
                <c:pt idx="929">
                  <c:v>18.412577353398497</c:v>
                </c:pt>
                <c:pt idx="930">
                  <c:v>18.083680486330525</c:v>
                </c:pt>
                <c:pt idx="931">
                  <c:v>17.774069316603914</c:v>
                </c:pt>
                <c:pt idx="932">
                  <c:v>17.541889710271835</c:v>
                </c:pt>
                <c:pt idx="933">
                  <c:v>17.268207256066397</c:v>
                </c:pt>
                <c:pt idx="934">
                  <c:v>16.651740250945071</c:v>
                </c:pt>
                <c:pt idx="935">
                  <c:v>15.334980705926169</c:v>
                </c:pt>
                <c:pt idx="936">
                  <c:v>13.092801831807646</c:v>
                </c:pt>
                <c:pt idx="937">
                  <c:v>9.8952915151714915</c:v>
                </c:pt>
                <c:pt idx="938">
                  <c:v>6.0124149648680616</c:v>
                </c:pt>
                <c:pt idx="939">
                  <c:v>1.9188514655707001</c:v>
                </c:pt>
                <c:pt idx="940">
                  <c:v>-2.0075124437407137</c:v>
                </c:pt>
                <c:pt idx="941">
                  <c:v>-5.4874853748658987</c:v>
                </c:pt>
                <c:pt idx="942">
                  <c:v>-8.5589724073685804</c:v>
                </c:pt>
                <c:pt idx="943">
                  <c:v>-11.62396227922121</c:v>
                </c:pt>
                <c:pt idx="944">
                  <c:v>-15.080992273636785</c:v>
                </c:pt>
                <c:pt idx="945">
                  <c:v>-19.046030688164048</c:v>
                </c:pt>
                <c:pt idx="946">
                  <c:v>-23.36554111440077</c:v>
                </c:pt>
                <c:pt idx="947">
                  <c:v>-27.752335732112755</c:v>
                </c:pt>
                <c:pt idx="948">
                  <c:v>-31.9127842374705</c:v>
                </c:pt>
                <c:pt idx="949">
                  <c:v>-35.736070792721094</c:v>
                </c:pt>
                <c:pt idx="950">
                  <c:v>-39.230147016866667</c:v>
                </c:pt>
                <c:pt idx="951">
                  <c:v>-42.464592056529334</c:v>
                </c:pt>
                <c:pt idx="952">
                  <c:v>-45.458200715398739</c:v>
                </c:pt>
                <c:pt idx="953">
                  <c:v>-48.027375121090763</c:v>
                </c:pt>
                <c:pt idx="954">
                  <c:v>-49.914204178668946</c:v>
                </c:pt>
                <c:pt idx="955">
                  <c:v>-51.081664695095569</c:v>
                </c:pt>
                <c:pt idx="956">
                  <c:v>-51.699305061193655</c:v>
                </c:pt>
                <c:pt idx="957">
                  <c:v>-51.890290499969787</c:v>
                </c:pt>
                <c:pt idx="958">
                  <c:v>-51.549918849970396</c:v>
                </c:pt>
                <c:pt idx="959">
                  <c:v>-50.459909992970992</c:v>
                </c:pt>
                <c:pt idx="960">
                  <c:v>-48.592124213111575</c:v>
                </c:pt>
                <c:pt idx="961">
                  <c:v>-46.136019028849347</c:v>
                </c:pt>
                <c:pt idx="962">
                  <c:v>-43.377424888272358</c:v>
                </c:pt>
                <c:pt idx="963">
                  <c:v>-40.54639291050691</c:v>
                </c:pt>
                <c:pt idx="964">
                  <c:v>-37.766071572296774</c:v>
                </c:pt>
                <c:pt idx="965">
                  <c:v>-35.082455160850834</c:v>
                </c:pt>
                <c:pt idx="966">
                  <c:v>-32.526538257633817</c:v>
                </c:pt>
                <c:pt idx="967">
                  <c:v>-30.104358352481139</c:v>
                </c:pt>
                <c:pt idx="968">
                  <c:v>-27.712790145431516</c:v>
                </c:pt>
                <c:pt idx="969">
                  <c:v>-25.199334822522882</c:v>
                </c:pt>
                <c:pt idx="970">
                  <c:v>-22.494174506072422</c:v>
                </c:pt>
                <c:pt idx="971">
                  <c:v>-19.615698075950977</c:v>
                </c:pt>
                <c:pt idx="972">
                  <c:v>-16.628606194431956</c:v>
                </c:pt>
                <c:pt idx="973">
                  <c:v>-13.631575210543318</c:v>
                </c:pt>
                <c:pt idx="974">
                  <c:v>-10.72449678633245</c:v>
                </c:pt>
                <c:pt idx="975">
                  <c:v>-7.9859750506058003</c:v>
                </c:pt>
                <c:pt idx="976">
                  <c:v>-5.406425389593684</c:v>
                </c:pt>
                <c:pt idx="977">
                  <c:v>-2.9166704618018104</c:v>
                </c:pt>
                <c:pt idx="978">
                  <c:v>-0.43295977256577439</c:v>
                </c:pt>
                <c:pt idx="979">
                  <c:v>2.0795054428855413</c:v>
                </c:pt>
                <c:pt idx="980">
                  <c:v>4.6364944140278306</c:v>
                </c:pt>
                <c:pt idx="981">
                  <c:v>7.239564645747274</c:v>
                </c:pt>
                <c:pt idx="982">
                  <c:v>9.8345503928323286</c:v>
                </c:pt>
                <c:pt idx="983">
                  <c:v>12.443037964975682</c:v>
                </c:pt>
                <c:pt idx="984">
                  <c:v>15.148270325676169</c:v>
                </c:pt>
                <c:pt idx="985">
                  <c:v>17.966807899162642</c:v>
                </c:pt>
                <c:pt idx="986">
                  <c:v>20.709853021179391</c:v>
                </c:pt>
                <c:pt idx="987">
                  <c:v>23.000833540755803</c:v>
                </c:pt>
                <c:pt idx="988">
                  <c:v>24.507976809940686</c:v>
                </c:pt>
                <c:pt idx="989">
                  <c:v>25.147216033741874</c:v>
                </c:pt>
                <c:pt idx="990">
                  <c:v>25.164966713067034</c:v>
                </c:pt>
                <c:pt idx="991">
                  <c:v>25.005995618805695</c:v>
                </c:pt>
                <c:pt idx="992">
                  <c:v>25.033340426429582</c:v>
                </c:pt>
                <c:pt idx="993">
                  <c:v>25.460611757900992</c:v>
                </c:pt>
                <c:pt idx="994">
                  <c:v>25.947365222742974</c:v>
                </c:pt>
                <c:pt idx="995">
                  <c:v>26.027207658288116</c:v>
                </c:pt>
                <c:pt idx="996">
                  <c:v>25.570538705122352</c:v>
                </c:pt>
                <c:pt idx="997">
                  <c:v>24.664413751019907</c:v>
                </c:pt>
                <c:pt idx="998">
                  <c:v>23.612190275999509</c:v>
                </c:pt>
              </c:numCache>
            </c:numRef>
          </c:val>
          <c:smooth val="0"/>
          <c:extLst>
            <c:ext xmlns:c16="http://schemas.microsoft.com/office/drawing/2014/chart" uri="{C3380CC4-5D6E-409C-BE32-E72D297353CC}">
              <c16:uniqueId val="{00000000-AACC-4D25-BCCA-B2A196E10A4C}"/>
            </c:ext>
          </c:extLst>
        </c:ser>
        <c:ser>
          <c:idx val="1"/>
          <c:order val="1"/>
          <c:tx>
            <c:strRef>
              <c:f>Sheet1!$Q$1</c:f>
              <c:strCache>
                <c:ptCount val="1"/>
                <c:pt idx="0">
                  <c:v>Gyro_Y</c:v>
                </c:pt>
              </c:strCache>
            </c:strRef>
          </c:tx>
          <c:spPr>
            <a:ln w="28575" cap="rnd">
              <a:solidFill>
                <a:schemeClr val="accent2"/>
              </a:solidFill>
              <a:round/>
            </a:ln>
            <a:effectLst/>
          </c:spPr>
          <c:marker>
            <c:symbol val="none"/>
          </c:marker>
          <c:val>
            <c:numRef>
              <c:f>Sheet1!$Q$2:$Q$1000</c:f>
              <c:numCache>
                <c:formatCode>General</c:formatCode>
                <c:ptCount val="999"/>
                <c:pt idx="0">
                  <c:v>19.001657126397557</c:v>
                </c:pt>
                <c:pt idx="1">
                  <c:v>17.460845203869606</c:v>
                </c:pt>
                <c:pt idx="2">
                  <c:v>15.777370419792215</c:v>
                </c:pt>
                <c:pt idx="3">
                  <c:v>13.91694243139637</c:v>
                </c:pt>
                <c:pt idx="4">
                  <c:v>11.931415942768442</c:v>
                </c:pt>
                <c:pt idx="5">
                  <c:v>9.9044130239130723</c:v>
                </c:pt>
                <c:pt idx="6">
                  <c:v>7.9294951434348109</c:v>
                </c:pt>
                <c:pt idx="7">
                  <c:v>5.9861652405661143</c:v>
                </c:pt>
                <c:pt idx="8">
                  <c:v>3.9937895757547919</c:v>
                </c:pt>
                <c:pt idx="9">
                  <c:v>1.8748761842396962</c:v>
                </c:pt>
                <c:pt idx="10">
                  <c:v>-0.35500849944509771</c:v>
                </c:pt>
                <c:pt idx="11">
                  <c:v>-2.5696525494561953</c:v>
                </c:pt>
                <c:pt idx="12">
                  <c:v>-4.6181390984670712</c:v>
                </c:pt>
                <c:pt idx="13">
                  <c:v>-6.5064171164977296</c:v>
                </c:pt>
                <c:pt idx="14">
                  <c:v>-8.2132637941677746</c:v>
                </c:pt>
                <c:pt idx="15">
                  <c:v>-9.6747239982844189</c:v>
                </c:pt>
                <c:pt idx="16">
                  <c:v>-10.87589545831873</c:v>
                </c:pt>
                <c:pt idx="17">
                  <c:v>-11.995893169152355</c:v>
                </c:pt>
                <c:pt idx="18">
                  <c:v>-13.539097685769308</c:v>
                </c:pt>
                <c:pt idx="19">
                  <c:v>-15.879604832053923</c:v>
                </c:pt>
                <c:pt idx="20">
                  <c:v>-18.879250435412843</c:v>
                </c:pt>
                <c:pt idx="21">
                  <c:v>-21.952950946704586</c:v>
                </c:pt>
                <c:pt idx="22">
                  <c:v>-24.597226087770498</c:v>
                </c:pt>
                <c:pt idx="23">
                  <c:v>-26.526105846015085</c:v>
                </c:pt>
                <c:pt idx="24">
                  <c:v>-27.416305669094783</c:v>
                </c:pt>
                <c:pt idx="25">
                  <c:v>-27.003660375712887</c:v>
                </c:pt>
                <c:pt idx="26">
                  <c:v>-25.472883048198632</c:v>
                </c:pt>
                <c:pt idx="27">
                  <c:v>-23.690438027234659</c:v>
                </c:pt>
                <c:pt idx="28">
                  <c:v>-22.500924866689964</c:v>
                </c:pt>
                <c:pt idx="29">
                  <c:v>-22.095755309356164</c:v>
                </c:pt>
                <c:pt idx="30">
                  <c:v>-22.19504806316904</c:v>
                </c:pt>
                <c:pt idx="31">
                  <c:v>-22.380365301905659</c:v>
                </c:pt>
                <c:pt idx="32">
                  <c:v>-22.340892295867548</c:v>
                </c:pt>
                <c:pt idx="33">
                  <c:v>-21.973798989950197</c:v>
                </c:pt>
                <c:pt idx="34">
                  <c:v>-21.306225710151192</c:v>
                </c:pt>
                <c:pt idx="35">
                  <c:v>-20.60996029594817</c:v>
                </c:pt>
                <c:pt idx="36">
                  <c:v>-20.23813543002921</c:v>
                </c:pt>
                <c:pt idx="37">
                  <c:v>-20.275266981428626</c:v>
                </c:pt>
                <c:pt idx="38">
                  <c:v>-20.552020561800056</c:v>
                </c:pt>
                <c:pt idx="39">
                  <c:v>-20.560318830564057</c:v>
                </c:pt>
                <c:pt idx="40">
                  <c:v>-19.872922513952776</c:v>
                </c:pt>
                <c:pt idx="41">
                  <c:v>-18.523718563673722</c:v>
                </c:pt>
                <c:pt idx="42">
                  <c:v>-16.844999672400245</c:v>
                </c:pt>
                <c:pt idx="43">
                  <c:v>-15.16857669895224</c:v>
                </c:pt>
                <c:pt idx="44">
                  <c:v>-13.633675224973194</c:v>
                </c:pt>
                <c:pt idx="45">
                  <c:v>-12.159325900473728</c:v>
                </c:pt>
                <c:pt idx="46">
                  <c:v>-10.654734062464254</c:v>
                </c:pt>
                <c:pt idx="47">
                  <c:v>-9.165194021214969</c:v>
                </c:pt>
                <c:pt idx="48">
                  <c:v>-7.7037531807906694</c:v>
                </c:pt>
                <c:pt idx="49">
                  <c:v>-6.3583391571748553</c:v>
                </c:pt>
                <c:pt idx="50">
                  <c:v>-5.180723694031359</c:v>
                </c:pt>
                <c:pt idx="51">
                  <c:v>-4.0811868201507311</c:v>
                </c:pt>
                <c:pt idx="52">
                  <c:v>-3.0000395837477161</c:v>
                </c:pt>
                <c:pt idx="53">
                  <c:v>-1.8670196720727616</c:v>
                </c:pt>
                <c:pt idx="54">
                  <c:v>-0.59315395863130649</c:v>
                </c:pt>
                <c:pt idx="55">
                  <c:v>0.87609502054131949</c:v>
                </c:pt>
                <c:pt idx="56">
                  <c:v>2.5542070801304932</c:v>
                </c:pt>
                <c:pt idx="57">
                  <c:v>4.4730376185278828</c:v>
                </c:pt>
                <c:pt idx="58">
                  <c:v>6.5284948461573249</c:v>
                </c:pt>
                <c:pt idx="59">
                  <c:v>8.560837509234176</c:v>
                </c:pt>
                <c:pt idx="60">
                  <c:v>10.377503859049492</c:v>
                </c:pt>
                <c:pt idx="61">
                  <c:v>11.834952061868503</c:v>
                </c:pt>
                <c:pt idx="62">
                  <c:v>13.169509520631133</c:v>
                </c:pt>
                <c:pt idx="63">
                  <c:v>14.767465750218509</c:v>
                </c:pt>
                <c:pt idx="64">
                  <c:v>16.953381995214141</c:v>
                </c:pt>
                <c:pt idx="65">
                  <c:v>19.741590715309858</c:v>
                </c:pt>
                <c:pt idx="66">
                  <c:v>22.811912681003662</c:v>
                </c:pt>
                <c:pt idx="67">
                  <c:v>25.716073487383586</c:v>
                </c:pt>
                <c:pt idx="68">
                  <c:v>28.124152257635913</c:v>
                </c:pt>
                <c:pt idx="69">
                  <c:v>29.806218952483192</c:v>
                </c:pt>
                <c:pt idx="70">
                  <c:v>30.936577713433525</c:v>
                </c:pt>
                <c:pt idx="71">
                  <c:v>31.984475739164857</c:v>
                </c:pt>
                <c:pt idx="72">
                  <c:v>33.314501524381555</c:v>
                </c:pt>
                <c:pt idx="73">
                  <c:v>35.145506893893923</c:v>
                </c:pt>
                <c:pt idx="74">
                  <c:v>37.501276836016046</c:v>
                </c:pt>
                <c:pt idx="75">
                  <c:v>39.941129999295725</c:v>
                </c:pt>
                <c:pt idx="76">
                  <c:v>41.994765979309811</c:v>
                </c:pt>
                <c:pt idx="77">
                  <c:v>43.575357959723618</c:v>
                </c:pt>
                <c:pt idx="78">
                  <c:v>44.789892280529152</c:v>
                </c:pt>
                <c:pt idx="79">
                  <c:v>45.805859534918568</c:v>
                </c:pt>
                <c:pt idx="80">
                  <c:v>46.834312604220202</c:v>
                </c:pt>
                <c:pt idx="81">
                  <c:v>47.9657166121358</c:v>
                </c:pt>
                <c:pt idx="82">
                  <c:v>49.068345979893081</c:v>
                </c:pt>
                <c:pt idx="83">
                  <c:v>49.945251940295222</c:v>
                </c:pt>
                <c:pt idx="84">
                  <c:v>50.375762841489319</c:v>
                </c:pt>
                <c:pt idx="85">
                  <c:v>50.335062344659534</c:v>
                </c:pt>
                <c:pt idx="86">
                  <c:v>49.664078337766348</c:v>
                </c:pt>
                <c:pt idx="87">
                  <c:v>47.930432711011022</c:v>
                </c:pt>
                <c:pt idx="88">
                  <c:v>45.247192736790808</c:v>
                </c:pt>
                <c:pt idx="89">
                  <c:v>42.257668642054995</c:v>
                </c:pt>
                <c:pt idx="90">
                  <c:v>39.619300069213885</c:v>
                </c:pt>
                <c:pt idx="91">
                  <c:v>37.619004847829601</c:v>
                </c:pt>
                <c:pt idx="92">
                  <c:v>36.111167230873001</c:v>
                </c:pt>
                <c:pt idx="93">
                  <c:v>34.964595286255545</c:v>
                </c:pt>
                <c:pt idx="94">
                  <c:v>33.955883060530432</c:v>
                </c:pt>
                <c:pt idx="95">
                  <c:v>32.880604439319825</c:v>
                </c:pt>
                <c:pt idx="96">
                  <c:v>31.519052050533432</c:v>
                </c:pt>
                <c:pt idx="97">
                  <c:v>29.647078589522764</c:v>
                </c:pt>
                <c:pt idx="98">
                  <c:v>27.294685477732308</c:v>
                </c:pt>
                <c:pt idx="99">
                  <c:v>24.713940088177662</c:v>
                </c:pt>
                <c:pt idx="100">
                  <c:v>22.04244390641411</c:v>
                </c:pt>
                <c:pt idx="101">
                  <c:v>19.365111408285827</c:v>
                </c:pt>
                <c:pt idx="102">
                  <c:v>16.771189500120112</c:v>
                </c:pt>
                <c:pt idx="103">
                  <c:v>14.33236625011771</c:v>
                </c:pt>
                <c:pt idx="104">
                  <c:v>12.136691545115356</c:v>
                </c:pt>
                <c:pt idx="105">
                  <c:v>10.216560714213051</c:v>
                </c:pt>
                <c:pt idx="106">
                  <c:v>8.5721007599287908</c:v>
                </c:pt>
                <c:pt idx="107">
                  <c:v>7.0879490847302149</c:v>
                </c:pt>
                <c:pt idx="108">
                  <c:v>5.5118991830356103</c:v>
                </c:pt>
                <c:pt idx="109">
                  <c:v>3.7627899793748982</c:v>
                </c:pt>
                <c:pt idx="110">
                  <c:v>2.0621192197873999</c:v>
                </c:pt>
                <c:pt idx="111">
                  <c:v>0.67128857539165177</c:v>
                </c:pt>
                <c:pt idx="112">
                  <c:v>-0.30103111611618127</c:v>
                </c:pt>
                <c:pt idx="113">
                  <c:v>-1.2735285537938577</c:v>
                </c:pt>
                <c:pt idx="114">
                  <c:v>-2.8641355627179803</c:v>
                </c:pt>
                <c:pt idx="115">
                  <c:v>-5.3576589114636208</c:v>
                </c:pt>
                <c:pt idx="116">
                  <c:v>-8.1155249332343473</c:v>
                </c:pt>
                <c:pt idx="117">
                  <c:v>-10.132310054569661</c:v>
                </c:pt>
                <c:pt idx="118">
                  <c:v>-10.668744893478266</c:v>
                </c:pt>
                <c:pt idx="119">
                  <c:v>-9.3850475756087004</c:v>
                </c:pt>
                <c:pt idx="120">
                  <c:v>-7.003594784096526</c:v>
                </c:pt>
                <c:pt idx="121">
                  <c:v>-4.929863208414595</c:v>
                </c:pt>
                <c:pt idx="122">
                  <c:v>-4.1196346642463029</c:v>
                </c:pt>
                <c:pt idx="123">
                  <c:v>-4.7097688909613771</c:v>
                </c:pt>
                <c:pt idx="124">
                  <c:v>-5.8515587131421496</c:v>
                </c:pt>
                <c:pt idx="125">
                  <c:v>-6.651327198879307</c:v>
                </c:pt>
                <c:pt idx="126">
                  <c:v>-6.6038201149017208</c:v>
                </c:pt>
                <c:pt idx="127">
                  <c:v>-5.8935729326036865</c:v>
                </c:pt>
                <c:pt idx="128">
                  <c:v>-5.0640479739516131</c:v>
                </c:pt>
                <c:pt idx="129">
                  <c:v>-4.6670354344725808</c:v>
                </c:pt>
                <c:pt idx="130">
                  <c:v>-4.966664925783129</c:v>
                </c:pt>
                <c:pt idx="131">
                  <c:v>-5.8168922272674664</c:v>
                </c:pt>
                <c:pt idx="132">
                  <c:v>-6.8556069427221171</c:v>
                </c:pt>
                <c:pt idx="133">
                  <c:v>-7.7189585638676741</c:v>
                </c:pt>
                <c:pt idx="134">
                  <c:v>-8.1884778125903193</c:v>
                </c:pt>
                <c:pt idx="135">
                  <c:v>-8.2012888963385127</c:v>
                </c:pt>
                <c:pt idx="136">
                  <c:v>-7.9042205184117424</c:v>
                </c:pt>
                <c:pt idx="137">
                  <c:v>-7.4768728880435074</c:v>
                </c:pt>
                <c:pt idx="138">
                  <c:v>-7.0720740502826374</c:v>
                </c:pt>
                <c:pt idx="139">
                  <c:v>-6.7449875292769841</c:v>
                </c:pt>
                <c:pt idx="140">
                  <c:v>-6.4366034586914438</c:v>
                </c:pt>
                <c:pt idx="141">
                  <c:v>-6.0258389295176151</c:v>
                </c:pt>
                <c:pt idx="142">
                  <c:v>-5.4089451709272636</c:v>
                </c:pt>
                <c:pt idx="143">
                  <c:v>-4.6329303675087186</c:v>
                </c:pt>
                <c:pt idx="144">
                  <c:v>-3.825542120158544</c:v>
                </c:pt>
                <c:pt idx="145">
                  <c:v>-3.1245028977553728</c:v>
                </c:pt>
                <c:pt idx="146">
                  <c:v>-2.4496642798002655</c:v>
                </c:pt>
                <c:pt idx="147">
                  <c:v>-1.6059369142042599</c:v>
                </c:pt>
                <c:pt idx="148">
                  <c:v>-0.49278543592017476</c:v>
                </c:pt>
                <c:pt idx="149">
                  <c:v>0.94325293279822864</c:v>
                </c:pt>
                <c:pt idx="150">
                  <c:v>2.6855171141422645</c:v>
                </c:pt>
                <c:pt idx="151">
                  <c:v>4.6260372318594198</c:v>
                </c:pt>
                <c:pt idx="152">
                  <c:v>6.6104593672222309</c:v>
                </c:pt>
                <c:pt idx="153">
                  <c:v>8.4467466398777855</c:v>
                </c:pt>
                <c:pt idx="154">
                  <c:v>10.20413716708023</c:v>
                </c:pt>
                <c:pt idx="155">
                  <c:v>11.785667003738626</c:v>
                </c:pt>
                <c:pt idx="156">
                  <c:v>13.241357483663853</c:v>
                </c:pt>
                <c:pt idx="157">
                  <c:v>14.686762153990577</c:v>
                </c:pt>
                <c:pt idx="158">
                  <c:v>16.277343470910765</c:v>
                </c:pt>
                <c:pt idx="159">
                  <c:v>18.168755741492546</c:v>
                </c:pt>
                <c:pt idx="160">
                  <c:v>20.187345786662696</c:v>
                </c:pt>
                <c:pt idx="161">
                  <c:v>22.100042570929443</c:v>
                </c:pt>
                <c:pt idx="162">
                  <c:v>23.692276099510853</c:v>
                </c:pt>
                <c:pt idx="163">
                  <c:v>24.855847377520636</c:v>
                </c:pt>
                <c:pt idx="164">
                  <c:v>25.623441009970222</c:v>
                </c:pt>
                <c:pt idx="165">
                  <c:v>26.334681929770817</c:v>
                </c:pt>
                <c:pt idx="166">
                  <c:v>27.3522703711754</c:v>
                </c:pt>
                <c:pt idx="167">
                  <c:v>28.875584343751893</c:v>
                </c:pt>
                <c:pt idx="168">
                  <c:v>30.739674496876855</c:v>
                </c:pt>
                <c:pt idx="169">
                  <c:v>32.700974286939314</c:v>
                </c:pt>
                <c:pt idx="170">
                  <c:v>34.54706424120053</c:v>
                </c:pt>
                <c:pt idx="171">
                  <c:v>36.303882376376521</c:v>
                </c:pt>
                <c:pt idx="172">
                  <c:v>38.15572698884899</c:v>
                </c:pt>
                <c:pt idx="173">
                  <c:v>39.957749189072004</c:v>
                </c:pt>
                <c:pt idx="174">
                  <c:v>40.956430445290557</c:v>
                </c:pt>
                <c:pt idx="175">
                  <c:v>40.743623476384741</c:v>
                </c:pt>
                <c:pt idx="176">
                  <c:v>39.881379006857046</c:v>
                </c:pt>
                <c:pt idx="177">
                  <c:v>38.9696849267199</c:v>
                </c:pt>
                <c:pt idx="178">
                  <c:v>38.090921528185497</c:v>
                </c:pt>
                <c:pt idx="179">
                  <c:v>36.966282897621795</c:v>
                </c:pt>
                <c:pt idx="180">
                  <c:v>35.440026959669353</c:v>
                </c:pt>
                <c:pt idx="181">
                  <c:v>33.680432760475966</c:v>
                </c:pt>
                <c:pt idx="182">
                  <c:v>31.905629485266449</c:v>
                </c:pt>
                <c:pt idx="183">
                  <c:v>30.22895051556112</c:v>
                </c:pt>
                <c:pt idx="184">
                  <c:v>28.618276045249896</c:v>
                </c:pt>
                <c:pt idx="185">
                  <c:v>27.005522744344898</c:v>
                </c:pt>
                <c:pt idx="186">
                  <c:v>25.312926029457998</c:v>
                </c:pt>
                <c:pt idx="187">
                  <c:v>23.501501688868839</c:v>
                </c:pt>
                <c:pt idx="188">
                  <c:v>21.546238035091463</c:v>
                </c:pt>
                <c:pt idx="189">
                  <c:v>19.330535354389635</c:v>
                </c:pt>
                <c:pt idx="190">
                  <c:v>16.874204287301843</c:v>
                </c:pt>
                <c:pt idx="191">
                  <c:v>14.348547181555805</c:v>
                </c:pt>
                <c:pt idx="192">
                  <c:v>11.825857057924688</c:v>
                </c:pt>
                <c:pt idx="193">
                  <c:v>9.4061284967661933</c:v>
                </c:pt>
                <c:pt idx="194">
                  <c:v>7.1988205668308689</c:v>
                </c:pt>
                <c:pt idx="195">
                  <c:v>5.3532888554942515</c:v>
                </c:pt>
                <c:pt idx="196">
                  <c:v>4.1295974583843664</c:v>
                </c:pt>
                <c:pt idx="197">
                  <c:v>3.7211196092166787</c:v>
                </c:pt>
                <c:pt idx="198">
                  <c:v>4.1783087370323457</c:v>
                </c:pt>
                <c:pt idx="199">
                  <c:v>5.2870069622916986</c:v>
                </c:pt>
                <c:pt idx="200">
                  <c:v>6.2185740430458649</c:v>
                </c:pt>
                <c:pt idx="201">
                  <c:v>5.9433665221849479</c:v>
                </c:pt>
                <c:pt idx="202">
                  <c:v>4.1732141117412489</c:v>
                </c:pt>
                <c:pt idx="203">
                  <c:v>1.371290589506424</c:v>
                </c:pt>
                <c:pt idx="204">
                  <c:v>-1.5830988222837041</c:v>
                </c:pt>
                <c:pt idx="205">
                  <c:v>-3.9286133458380297</c:v>
                </c:pt>
                <c:pt idx="206">
                  <c:v>-5.0804045389212682</c:v>
                </c:pt>
                <c:pt idx="207">
                  <c:v>-4.6583304481428431</c:v>
                </c:pt>
                <c:pt idx="208">
                  <c:v>-2.8102505391799864</c:v>
                </c:pt>
                <c:pt idx="209">
                  <c:v>-0.60909138839638644</c:v>
                </c:pt>
                <c:pt idx="210">
                  <c:v>0.35641749937154127</c:v>
                </c:pt>
                <c:pt idx="211">
                  <c:v>-0.39956207061588961</c:v>
                </c:pt>
                <c:pt idx="212">
                  <c:v>-2.1216846892035717</c:v>
                </c:pt>
                <c:pt idx="213">
                  <c:v>-3.5885535554195003</c:v>
                </c:pt>
                <c:pt idx="214">
                  <c:v>-4.0504010443111103</c:v>
                </c:pt>
                <c:pt idx="215">
                  <c:v>-3.1191547034248881</c:v>
                </c:pt>
                <c:pt idx="216">
                  <c:v>-1.1945023293563901</c:v>
                </c:pt>
                <c:pt idx="217">
                  <c:v>0.42532741723073758</c:v>
                </c:pt>
                <c:pt idx="218">
                  <c:v>0.81265980888612288</c:v>
                </c:pt>
                <c:pt idx="219">
                  <c:v>-0.14365734729159962</c:v>
                </c:pt>
                <c:pt idx="220">
                  <c:v>-1.7804540203457675</c:v>
                </c:pt>
                <c:pt idx="221">
                  <c:v>-3.4320164599388523</c:v>
                </c:pt>
                <c:pt idx="222">
                  <c:v>-4.9997700907400748</c:v>
                </c:pt>
                <c:pt idx="223">
                  <c:v>-6.4649392289252727</c:v>
                </c:pt>
                <c:pt idx="224">
                  <c:v>-7.7288248243467672</c:v>
                </c:pt>
                <c:pt idx="225">
                  <c:v>-8.8454113878598317</c:v>
                </c:pt>
                <c:pt idx="226">
                  <c:v>-10.097333540102635</c:v>
                </c:pt>
                <c:pt idx="227">
                  <c:v>-11.478384669300581</c:v>
                </c:pt>
                <c:pt idx="228">
                  <c:v>-12.702417295914568</c:v>
                </c:pt>
                <c:pt idx="229">
                  <c:v>-13.417557049996278</c:v>
                </c:pt>
                <c:pt idx="230">
                  <c:v>-13.394583288996351</c:v>
                </c:pt>
                <c:pt idx="231">
                  <c:v>-12.750893143216423</c:v>
                </c:pt>
                <c:pt idx="232">
                  <c:v>-11.924248600352094</c:v>
                </c:pt>
                <c:pt idx="233">
                  <c:v>-11.345214948345051</c:v>
                </c:pt>
                <c:pt idx="234">
                  <c:v>-11.29147322937815</c:v>
                </c:pt>
                <c:pt idx="235">
                  <c:v>-11.793178624790588</c:v>
                </c:pt>
                <c:pt idx="236">
                  <c:v>-12.536239932294777</c:v>
                </c:pt>
                <c:pt idx="237">
                  <c:v>-13.100286413648881</c:v>
                </c:pt>
                <c:pt idx="238">
                  <c:v>-13.138152945375904</c:v>
                </c:pt>
                <c:pt idx="239">
                  <c:v>-12.337914086468384</c:v>
                </c:pt>
                <c:pt idx="240">
                  <c:v>-10.640420084739016</c:v>
                </c:pt>
                <c:pt idx="241">
                  <c:v>-8.4027100230442358</c:v>
                </c:pt>
                <c:pt idx="242">
                  <c:v>-6.1787627225833512</c:v>
                </c:pt>
                <c:pt idx="243">
                  <c:v>-4.5895456481316845</c:v>
                </c:pt>
                <c:pt idx="244">
                  <c:v>-3.665112175169051</c:v>
                </c:pt>
                <c:pt idx="245">
                  <c:v>-2.9594919516656697</c:v>
                </c:pt>
                <c:pt idx="246">
                  <c:v>-2.055586152632356</c:v>
                </c:pt>
                <c:pt idx="247">
                  <c:v>-0.70558280957970876</c:v>
                </c:pt>
                <c:pt idx="248">
                  <c:v>1.1108534866118851</c:v>
                </c:pt>
                <c:pt idx="249">
                  <c:v>3.2081157968796474</c:v>
                </c:pt>
                <c:pt idx="250">
                  <c:v>5.3869908609420545</c:v>
                </c:pt>
                <c:pt idx="251">
                  <c:v>7.5106601637232142</c:v>
                </c:pt>
                <c:pt idx="252">
                  <c:v>9.5299870004487506</c:v>
                </c:pt>
                <c:pt idx="253">
                  <c:v>11.304640080439775</c:v>
                </c:pt>
                <c:pt idx="254">
                  <c:v>12.69395015883098</c:v>
                </c:pt>
                <c:pt idx="255">
                  <c:v>13.607830075654361</c:v>
                </c:pt>
                <c:pt idx="256">
                  <c:v>14.140744934141274</c:v>
                </c:pt>
                <c:pt idx="257">
                  <c:v>14.62012157545845</c:v>
                </c:pt>
                <c:pt idx="258">
                  <c:v>15.24108388394928</c:v>
                </c:pt>
                <c:pt idx="259">
                  <c:v>15.853629586270296</c:v>
                </c:pt>
                <c:pt idx="260">
                  <c:v>16.684848734544889</c:v>
                </c:pt>
                <c:pt idx="261">
                  <c:v>18.084167079853991</c:v>
                </c:pt>
                <c:pt idx="262">
                  <c:v>20.148134578256911</c:v>
                </c:pt>
                <c:pt idx="263">
                  <c:v>22.780542246691773</c:v>
                </c:pt>
                <c:pt idx="264">
                  <c:v>25.608075221757936</c:v>
                </c:pt>
                <c:pt idx="265">
                  <c:v>28.180341637322773</c:v>
                </c:pt>
                <c:pt idx="266">
                  <c:v>30.158956364576316</c:v>
                </c:pt>
                <c:pt idx="267">
                  <c:v>31.358480637284789</c:v>
                </c:pt>
                <c:pt idx="268">
                  <c:v>31.682267944539092</c:v>
                </c:pt>
                <c:pt idx="269">
                  <c:v>31.167448065648308</c:v>
                </c:pt>
                <c:pt idx="270">
                  <c:v>30.031724124335341</c:v>
                </c:pt>
                <c:pt idx="271">
                  <c:v>28.468161421848635</c:v>
                </c:pt>
                <c:pt idx="272">
                  <c:v>26.679880573411662</c:v>
                </c:pt>
                <c:pt idx="273">
                  <c:v>24.883390641943429</c:v>
                </c:pt>
                <c:pt idx="274">
                  <c:v>23.20838946910456</c:v>
                </c:pt>
                <c:pt idx="275">
                  <c:v>21.714621959722471</c:v>
                </c:pt>
                <c:pt idx="276">
                  <c:v>20.372104200528021</c:v>
                </c:pt>
                <c:pt idx="277">
                  <c:v>19.020602396517461</c:v>
                </c:pt>
                <c:pt idx="278">
                  <c:v>17.540391808587113</c:v>
                </c:pt>
                <c:pt idx="279">
                  <c:v>15.78820997241537</c:v>
                </c:pt>
                <c:pt idx="280">
                  <c:v>13.721296032967063</c:v>
                </c:pt>
                <c:pt idx="281">
                  <c:v>11.458370972307721</c:v>
                </c:pt>
                <c:pt idx="282">
                  <c:v>9.0808828128615655</c:v>
                </c:pt>
                <c:pt idx="283">
                  <c:v>6.6740255766043353</c:v>
                </c:pt>
                <c:pt idx="284">
                  <c:v>4.4402306450722486</c:v>
                </c:pt>
                <c:pt idx="285">
                  <c:v>2.4367946121708033</c:v>
                </c:pt>
                <c:pt idx="286">
                  <c:v>0.68639403992738712</c:v>
                </c:pt>
                <c:pt idx="287">
                  <c:v>-0.83488338087116065</c:v>
                </c:pt>
                <c:pt idx="288">
                  <c:v>-2.3766341732537373</c:v>
                </c:pt>
                <c:pt idx="289">
                  <c:v>-4.1180628697886625</c:v>
                </c:pt>
                <c:pt idx="290">
                  <c:v>-5.8467023723928895</c:v>
                </c:pt>
                <c:pt idx="291">
                  <c:v>-7.1820697849450319</c:v>
                </c:pt>
                <c:pt idx="292">
                  <c:v>-7.7717404492461313</c:v>
                </c:pt>
                <c:pt idx="293">
                  <c:v>-7.690437740261209</c:v>
                </c:pt>
                <c:pt idx="294">
                  <c:v>-7.135381705455984</c:v>
                </c:pt>
                <c:pt idx="295">
                  <c:v>-6.4082308313468639</c:v>
                </c:pt>
                <c:pt idx="296">
                  <c:v>-5.9802507147199266</c:v>
                </c:pt>
                <c:pt idx="297">
                  <c:v>-6.3470848004255283</c:v>
                </c:pt>
                <c:pt idx="298">
                  <c:v>-7.5153232044170171</c:v>
                </c:pt>
                <c:pt idx="299">
                  <c:v>-8.7297322603286762</c:v>
                </c:pt>
                <c:pt idx="300">
                  <c:v>-8.9842546551221005</c:v>
                </c:pt>
                <c:pt idx="301">
                  <c:v>-7.5514158620196588</c:v>
                </c:pt>
                <c:pt idx="302">
                  <c:v>-4.3211067047792655</c:v>
                </c:pt>
                <c:pt idx="303">
                  <c:v>-0.35815485068368014</c:v>
                </c:pt>
                <c:pt idx="304">
                  <c:v>2.2279094263299934</c:v>
                </c:pt>
                <c:pt idx="305">
                  <c:v>2.5142360378033937</c:v>
                </c:pt>
                <c:pt idx="306">
                  <c:v>0.94040173704732566</c:v>
                </c:pt>
                <c:pt idx="307">
                  <c:v>-1.0082553176936206</c:v>
                </c:pt>
                <c:pt idx="308">
                  <c:v>-2.159083611339748</c:v>
                </c:pt>
                <c:pt idx="309">
                  <c:v>-2.0950098991129531</c:v>
                </c:pt>
                <c:pt idx="310">
                  <c:v>-1.172590081130694</c:v>
                </c:pt>
                <c:pt idx="311">
                  <c:v>-7.5130699508080101E-2</c:v>
                </c:pt>
                <c:pt idx="312">
                  <c:v>0.82431023448208163</c:v>
                </c:pt>
                <c:pt idx="313">
                  <c:v>1.3817953097924398</c:v>
                </c:pt>
                <c:pt idx="314">
                  <c:v>1.519418583596591</c:v>
                </c:pt>
                <c:pt idx="315">
                  <c:v>1.4353980319246591</c:v>
                </c:pt>
                <c:pt idx="316">
                  <c:v>1.3342743112861659</c:v>
                </c:pt>
                <c:pt idx="317">
                  <c:v>1.3934376250604426</c:v>
                </c:pt>
                <c:pt idx="318">
                  <c:v>1.8155616725592338</c:v>
                </c:pt>
                <c:pt idx="319">
                  <c:v>2.648154719108049</c:v>
                </c:pt>
                <c:pt idx="320">
                  <c:v>3.7471728847258881</c:v>
                </c:pt>
                <c:pt idx="321">
                  <c:v>4.7617660670313704</c:v>
                </c:pt>
                <c:pt idx="322">
                  <c:v>5.3796799856907427</c:v>
                </c:pt>
                <c:pt idx="323">
                  <c:v>5.6103167059769277</c:v>
                </c:pt>
                <c:pt idx="324">
                  <c:v>5.6914241118573896</c:v>
                </c:pt>
                <c:pt idx="325">
                  <c:v>5.8829198496202419</c:v>
                </c:pt>
                <c:pt idx="326">
                  <c:v>6.2590068126278364</c:v>
                </c:pt>
                <c:pt idx="327">
                  <c:v>6.7846771163752795</c:v>
                </c:pt>
                <c:pt idx="328">
                  <c:v>7.374187254047774</c:v>
                </c:pt>
                <c:pt idx="329">
                  <c:v>8.0175208889668177</c:v>
                </c:pt>
                <c:pt idx="330">
                  <c:v>8.8577075111874812</c:v>
                </c:pt>
                <c:pt idx="331">
                  <c:v>10.012874940963732</c:v>
                </c:pt>
                <c:pt idx="332">
                  <c:v>11.572927922144457</c:v>
                </c:pt>
                <c:pt idx="333">
                  <c:v>13.471439643701567</c:v>
                </c:pt>
                <c:pt idx="334">
                  <c:v>15.580070630827537</c:v>
                </c:pt>
                <c:pt idx="335">
                  <c:v>17.914037118210985</c:v>
                </c:pt>
                <c:pt idx="336">
                  <c:v>20.247053235846767</c:v>
                </c:pt>
                <c:pt idx="337">
                  <c:v>22.150471171129833</c:v>
                </c:pt>
                <c:pt idx="338">
                  <c:v>23.646191287707236</c:v>
                </c:pt>
                <c:pt idx="339">
                  <c:v>24.976354161953093</c:v>
                </c:pt>
                <c:pt idx="340">
                  <c:v>26.551923358714031</c:v>
                </c:pt>
                <c:pt idx="341">
                  <c:v>28.561430571539749</c:v>
                </c:pt>
                <c:pt idx="342">
                  <c:v>30.898264120108951</c:v>
                </c:pt>
                <c:pt idx="343">
                  <c:v>33.28227617770677</c:v>
                </c:pt>
                <c:pt idx="344">
                  <c:v>35.404439294152631</c:v>
                </c:pt>
                <c:pt idx="345">
                  <c:v>37.380953188269579</c:v>
                </c:pt>
                <c:pt idx="346">
                  <c:v>39.408801964504185</c:v>
                </c:pt>
                <c:pt idx="347">
                  <c:v>41.684729465214097</c:v>
                </c:pt>
                <c:pt idx="348">
                  <c:v>44.329092115909816</c:v>
                </c:pt>
                <c:pt idx="349">
                  <c:v>47.217309153591621</c:v>
                </c:pt>
                <c:pt idx="350">
                  <c:v>49.944109870519789</c:v>
                </c:pt>
                <c:pt idx="351">
                  <c:v>51.981275073109394</c:v>
                </c:pt>
                <c:pt idx="352">
                  <c:v>53.036786091647208</c:v>
                </c:pt>
                <c:pt idx="353">
                  <c:v>53.147137449814259</c:v>
                </c:pt>
                <c:pt idx="354">
                  <c:v>52.516098120817972</c:v>
                </c:pt>
                <c:pt idx="355">
                  <c:v>51.625254258401618</c:v>
                </c:pt>
                <c:pt idx="356">
                  <c:v>51.001905433233588</c:v>
                </c:pt>
                <c:pt idx="357">
                  <c:v>50.835562904568917</c:v>
                </c:pt>
                <c:pt idx="358">
                  <c:v>50.877139446477536</c:v>
                </c:pt>
                <c:pt idx="359">
                  <c:v>50.827802637547983</c:v>
                </c:pt>
                <c:pt idx="360">
                  <c:v>50.485560344797022</c:v>
                </c:pt>
                <c:pt idx="361">
                  <c:v>49.689969097901084</c:v>
                </c:pt>
                <c:pt idx="362">
                  <c:v>48.298482755943056</c:v>
                </c:pt>
                <c:pt idx="363">
                  <c:v>46.291039220824189</c:v>
                </c:pt>
                <c:pt idx="364">
                  <c:v>43.987558776407695</c:v>
                </c:pt>
                <c:pt idx="365">
                  <c:v>41.723887800879538</c:v>
                </c:pt>
                <c:pt idx="366">
                  <c:v>39.64586024486195</c:v>
                </c:pt>
                <c:pt idx="367">
                  <c:v>37.69907493996471</c:v>
                </c:pt>
                <c:pt idx="368">
                  <c:v>35.687188561165414</c:v>
                </c:pt>
                <c:pt idx="369">
                  <c:v>33.580292949942105</c:v>
                </c:pt>
                <c:pt idx="370">
                  <c:v>31.452789670943268</c:v>
                </c:pt>
                <c:pt idx="371">
                  <c:v>29.394499617524403</c:v>
                </c:pt>
                <c:pt idx="372">
                  <c:v>27.310489745173914</c:v>
                </c:pt>
                <c:pt idx="373">
                  <c:v>25.032756310270436</c:v>
                </c:pt>
                <c:pt idx="374">
                  <c:v>22.547243604065027</c:v>
                </c:pt>
                <c:pt idx="375">
                  <c:v>19.907221831983726</c:v>
                </c:pt>
                <c:pt idx="376">
                  <c:v>17.209616695344053</c:v>
                </c:pt>
                <c:pt idx="377">
                  <c:v>14.573385661437172</c:v>
                </c:pt>
                <c:pt idx="378">
                  <c:v>11.917025268208429</c:v>
                </c:pt>
                <c:pt idx="379">
                  <c:v>9.1102211028442603</c:v>
                </c:pt>
                <c:pt idx="380">
                  <c:v>6.0735077807873745</c:v>
                </c:pt>
                <c:pt idx="381">
                  <c:v>2.9306202451716268</c:v>
                </c:pt>
                <c:pt idx="382">
                  <c:v>-4.8242019731805807E-2</c:v>
                </c:pt>
                <c:pt idx="383">
                  <c:v>-2.6968137393371694</c:v>
                </c:pt>
                <c:pt idx="384">
                  <c:v>-4.9588977045504263</c:v>
                </c:pt>
                <c:pt idx="385">
                  <c:v>-6.9922445104594164</c:v>
                </c:pt>
                <c:pt idx="386">
                  <c:v>-9.0207831802502287</c:v>
                </c:pt>
                <c:pt idx="387">
                  <c:v>-11.212007656645225</c:v>
                </c:pt>
                <c:pt idx="388">
                  <c:v>-13.522371143512318</c:v>
                </c:pt>
                <c:pt idx="389">
                  <c:v>-15.87968554064207</c:v>
                </c:pt>
                <c:pt idx="390">
                  <c:v>-17.988180469829228</c:v>
                </c:pt>
                <c:pt idx="391">
                  <c:v>-19.583350980432645</c:v>
                </c:pt>
                <c:pt idx="392">
                  <c:v>-20.485097580823989</c:v>
                </c:pt>
                <c:pt idx="393">
                  <c:v>-20.377486209207508</c:v>
                </c:pt>
                <c:pt idx="394">
                  <c:v>-19.136571045023356</c:v>
                </c:pt>
                <c:pt idx="395">
                  <c:v>-17.048839104122887</c:v>
                </c:pt>
                <c:pt idx="396">
                  <c:v>-14.781226582040428</c:v>
                </c:pt>
                <c:pt idx="397">
                  <c:v>-13.10765909039962</c:v>
                </c:pt>
                <c:pt idx="398">
                  <c:v>-12.289512968591627</c:v>
                </c:pt>
                <c:pt idx="399">
                  <c:v>-12.071644929219792</c:v>
                </c:pt>
                <c:pt idx="400">
                  <c:v>-12.005723290635396</c:v>
                </c:pt>
                <c:pt idx="401">
                  <c:v>-11.806792884822686</c:v>
                </c:pt>
                <c:pt idx="402">
                  <c:v>-11.390418167126233</c:v>
                </c:pt>
                <c:pt idx="403">
                  <c:v>-10.786737923783708</c:v>
                </c:pt>
                <c:pt idx="404">
                  <c:v>-10.198612785308034</c:v>
                </c:pt>
                <c:pt idx="405">
                  <c:v>-10.084837949601873</c:v>
                </c:pt>
                <c:pt idx="406">
                  <c:v>-10.704593110609835</c:v>
                </c:pt>
                <c:pt idx="407">
                  <c:v>-11.718488068397638</c:v>
                </c:pt>
                <c:pt idx="408">
                  <c:v>-12.504781627029685</c:v>
                </c:pt>
                <c:pt idx="409">
                  <c:v>-12.685287994489091</c:v>
                </c:pt>
                <c:pt idx="410">
                  <c:v>-12.27071231459931</c:v>
                </c:pt>
                <c:pt idx="411">
                  <c:v>-11.589936648307322</c:v>
                </c:pt>
                <c:pt idx="412">
                  <c:v>-10.921335055341174</c:v>
                </c:pt>
                <c:pt idx="413">
                  <c:v>-10.407745934234349</c:v>
                </c:pt>
                <c:pt idx="414">
                  <c:v>-10.025992655549661</c:v>
                </c:pt>
                <c:pt idx="415">
                  <c:v>-9.6002889624386682</c:v>
                </c:pt>
                <c:pt idx="416">
                  <c:v>-8.9975998231898942</c:v>
                </c:pt>
                <c:pt idx="417">
                  <c:v>-8.1163810067260957</c:v>
                </c:pt>
                <c:pt idx="418">
                  <c:v>-6.9582756265915746</c:v>
                </c:pt>
                <c:pt idx="419">
                  <c:v>-5.6713201540597424</c:v>
                </c:pt>
                <c:pt idx="420">
                  <c:v>-4.4209683509785478</c:v>
                </c:pt>
                <c:pt idx="421">
                  <c:v>-3.2714411439589766</c:v>
                </c:pt>
                <c:pt idx="422">
                  <c:v>-2.2181600610797969</c:v>
                </c:pt>
                <c:pt idx="423">
                  <c:v>-1.1559064398582011</c:v>
                </c:pt>
                <c:pt idx="424">
                  <c:v>7.2897568938962931E-2</c:v>
                </c:pt>
                <c:pt idx="425">
                  <c:v>1.5333464975601838</c:v>
                </c:pt>
                <c:pt idx="426">
                  <c:v>3.24410068760898</c:v>
                </c:pt>
                <c:pt idx="427">
                  <c:v>5.1579690138567997</c:v>
                </c:pt>
                <c:pt idx="428">
                  <c:v>7.1810288935796631</c:v>
                </c:pt>
                <c:pt idx="429">
                  <c:v>9.3181524157080684</c:v>
                </c:pt>
                <c:pt idx="430">
                  <c:v>11.771957367393908</c:v>
                </c:pt>
                <c:pt idx="431">
                  <c:v>14.538291140046029</c:v>
                </c:pt>
                <c:pt idx="432">
                  <c:v>17.426763597245106</c:v>
                </c:pt>
                <c:pt idx="433">
                  <c:v>20.085129485300204</c:v>
                </c:pt>
                <c:pt idx="434">
                  <c:v>21.976992095594198</c:v>
                </c:pt>
                <c:pt idx="435">
                  <c:v>23.036811893682316</c:v>
                </c:pt>
                <c:pt idx="436">
                  <c:v>23.878744955808671</c:v>
                </c:pt>
                <c:pt idx="437">
                  <c:v>25.155321876692497</c:v>
                </c:pt>
                <c:pt idx="438">
                  <c:v>27.080671259158645</c:v>
                </c:pt>
                <c:pt idx="439">
                  <c:v>29.450250833975474</c:v>
                </c:pt>
                <c:pt idx="440">
                  <c:v>31.909988457295963</c:v>
                </c:pt>
                <c:pt idx="441">
                  <c:v>34.113940028150047</c:v>
                </c:pt>
                <c:pt idx="442">
                  <c:v>35.446172287587046</c:v>
                </c:pt>
                <c:pt idx="443">
                  <c:v>35.651644161835307</c:v>
                </c:pt>
                <c:pt idx="444">
                  <c:v>35.238488218598597</c:v>
                </c:pt>
                <c:pt idx="445">
                  <c:v>35.022298354226621</c:v>
                </c:pt>
                <c:pt idx="446">
                  <c:v>35.476556607142086</c:v>
                </c:pt>
                <c:pt idx="447">
                  <c:v>36.439594234999248</c:v>
                </c:pt>
                <c:pt idx="448">
                  <c:v>37.455148570299258</c:v>
                </c:pt>
                <c:pt idx="449">
                  <c:v>38.127363558893272</c:v>
                </c:pt>
                <c:pt idx="450">
                  <c:v>37.965162207715409</c:v>
                </c:pt>
                <c:pt idx="451">
                  <c:v>36.859798443561104</c:v>
                </c:pt>
                <c:pt idx="452">
                  <c:v>35.166654634689884</c:v>
                </c:pt>
                <c:pt idx="453">
                  <c:v>33.329003241996091</c:v>
                </c:pt>
                <c:pt idx="454">
                  <c:v>31.649405937156168</c:v>
                </c:pt>
                <c:pt idx="455">
                  <c:v>30.098514358413041</c:v>
                </c:pt>
                <c:pt idx="456">
                  <c:v>28.452913091244781</c:v>
                </c:pt>
                <c:pt idx="457">
                  <c:v>26.567863729419884</c:v>
                </c:pt>
                <c:pt idx="458">
                  <c:v>24.414674974831485</c:v>
                </c:pt>
                <c:pt idx="459">
                  <c:v>22.039438215334854</c:v>
                </c:pt>
                <c:pt idx="460">
                  <c:v>19.458656471028156</c:v>
                </c:pt>
                <c:pt idx="461">
                  <c:v>16.770335981607591</c:v>
                </c:pt>
                <c:pt idx="462">
                  <c:v>14.25391206197544</c:v>
                </c:pt>
                <c:pt idx="463">
                  <c:v>12.02161626073593</c:v>
                </c:pt>
                <c:pt idx="464">
                  <c:v>10.061259435521212</c:v>
                </c:pt>
                <c:pt idx="465">
                  <c:v>8.3280326268107867</c:v>
                </c:pt>
                <c:pt idx="466">
                  <c:v>6.6199939142745707</c:v>
                </c:pt>
                <c:pt idx="467">
                  <c:v>4.6498923359890796</c:v>
                </c:pt>
                <c:pt idx="468">
                  <c:v>2.132201749269298</c:v>
                </c:pt>
                <c:pt idx="469">
                  <c:v>-0.9987709857160878</c:v>
                </c:pt>
                <c:pt idx="470">
                  <c:v>-4.6413554860017658</c:v>
                </c:pt>
                <c:pt idx="471">
                  <c:v>-8.6101636562817312</c:v>
                </c:pt>
                <c:pt idx="472">
                  <c:v>-12.474957403156095</c:v>
                </c:pt>
                <c:pt idx="473">
                  <c:v>-15.685027695092971</c:v>
                </c:pt>
                <c:pt idx="474">
                  <c:v>-18.01249840119111</c:v>
                </c:pt>
                <c:pt idx="475">
                  <c:v>-19.654399093167285</c:v>
                </c:pt>
                <c:pt idx="476">
                  <c:v>-20.80723319130394</c:v>
                </c:pt>
                <c:pt idx="477">
                  <c:v>-21.391065167477862</c:v>
                </c:pt>
                <c:pt idx="478">
                  <c:v>-21.242277064128302</c:v>
                </c:pt>
                <c:pt idx="479">
                  <c:v>-20.460332802845734</c:v>
                </c:pt>
                <c:pt idx="480">
                  <c:v>-19.359617066788818</c:v>
                </c:pt>
                <c:pt idx="481">
                  <c:v>-17.994304725453041</c:v>
                </c:pt>
                <c:pt idx="482">
                  <c:v>-16.24538947094398</c:v>
                </c:pt>
                <c:pt idx="483">
                  <c:v>-14.3456925015251</c:v>
                </c:pt>
                <c:pt idx="484">
                  <c:v>-12.710535331494599</c:v>
                </c:pt>
                <c:pt idx="485">
                  <c:v>-11.470368244864707</c:v>
                </c:pt>
                <c:pt idx="486">
                  <c:v>-10.581574579967413</c:v>
                </c:pt>
                <c:pt idx="487">
                  <c:v>-9.8246221283680644</c:v>
                </c:pt>
                <c:pt idx="488">
                  <c:v>-8.992807925800701</c:v>
                </c:pt>
                <c:pt idx="489">
                  <c:v>-7.936200587284687</c:v>
                </c:pt>
                <c:pt idx="490">
                  <c:v>-6.6893226355389928</c:v>
                </c:pt>
                <c:pt idx="491">
                  <c:v>-5.4358075628282121</c:v>
                </c:pt>
                <c:pt idx="492">
                  <c:v>-4.3042435715716474</c:v>
                </c:pt>
                <c:pt idx="493">
                  <c:v>-3.6083717001402147</c:v>
                </c:pt>
                <c:pt idx="494">
                  <c:v>-3.5342701661374099</c:v>
                </c:pt>
                <c:pt idx="495">
                  <c:v>-3.9186265028146616</c:v>
                </c:pt>
                <c:pt idx="496">
                  <c:v>-4.3722010527583688</c:v>
                </c:pt>
                <c:pt idx="497">
                  <c:v>-4.523807851703201</c:v>
                </c:pt>
                <c:pt idx="498">
                  <c:v>-4.2696604346691371</c:v>
                </c:pt>
                <c:pt idx="499">
                  <c:v>-3.6702808859757541</c:v>
                </c:pt>
                <c:pt idx="500">
                  <c:v>-2.643727728256239</c:v>
                </c:pt>
                <c:pt idx="501">
                  <c:v>-1.5067271336911143</c:v>
                </c:pt>
                <c:pt idx="502">
                  <c:v>-0.73067893101729198</c:v>
                </c:pt>
                <c:pt idx="503">
                  <c:v>-0.45756779239694612</c:v>
                </c:pt>
                <c:pt idx="504">
                  <c:v>-0.48646707654900717</c:v>
                </c:pt>
                <c:pt idx="505">
                  <c:v>-0.45783505501802702</c:v>
                </c:pt>
                <c:pt idx="506">
                  <c:v>-9.1095333917666471E-2</c:v>
                </c:pt>
                <c:pt idx="507">
                  <c:v>0.68288403276068677</c:v>
                </c:pt>
                <c:pt idx="508">
                  <c:v>1.561873392105473</c:v>
                </c:pt>
                <c:pt idx="509">
                  <c:v>1.9829619642633634</c:v>
                </c:pt>
                <c:pt idx="510">
                  <c:v>1.8263144449780961</c:v>
                </c:pt>
                <c:pt idx="511">
                  <c:v>1.3249773760785342</c:v>
                </c:pt>
                <c:pt idx="512">
                  <c:v>0.72351226855696349</c:v>
                </c:pt>
                <c:pt idx="513">
                  <c:v>0.17482090318582419</c:v>
                </c:pt>
                <c:pt idx="514">
                  <c:v>-0.32624873487789224</c:v>
                </c:pt>
                <c:pt idx="515">
                  <c:v>-0.74234924018033444</c:v>
                </c:pt>
                <c:pt idx="516">
                  <c:v>-0.85379985537672765</c:v>
                </c:pt>
                <c:pt idx="517">
                  <c:v>-0.38180183826919306</c:v>
                </c:pt>
                <c:pt idx="518">
                  <c:v>0.70233991849619071</c:v>
                </c:pt>
                <c:pt idx="519">
                  <c:v>2.1436251001262674</c:v>
                </c:pt>
                <c:pt idx="520">
                  <c:v>3.8079363981237422</c:v>
                </c:pt>
                <c:pt idx="521">
                  <c:v>5.7022002701612671</c:v>
                </c:pt>
                <c:pt idx="522">
                  <c:v>7.7380200247580415</c:v>
                </c:pt>
                <c:pt idx="523">
                  <c:v>9.7472786242628811</c:v>
                </c:pt>
                <c:pt idx="524">
                  <c:v>11.472413031777624</c:v>
                </c:pt>
                <c:pt idx="525">
                  <c:v>12.797915331142072</c:v>
                </c:pt>
                <c:pt idx="526">
                  <c:v>13.977058384519228</c:v>
                </c:pt>
                <c:pt idx="527">
                  <c:v>15.285924656828845</c:v>
                </c:pt>
                <c:pt idx="528">
                  <c:v>16.875346283692267</c:v>
                </c:pt>
                <c:pt idx="529">
                  <c:v>18.81379675801842</c:v>
                </c:pt>
                <c:pt idx="530">
                  <c:v>21.060986302858051</c:v>
                </c:pt>
                <c:pt idx="531">
                  <c:v>23.787766556800889</c:v>
                </c:pt>
                <c:pt idx="532">
                  <c:v>26.91807030566487</c:v>
                </c:pt>
                <c:pt idx="533">
                  <c:v>29.997599759551573</c:v>
                </c:pt>
                <c:pt idx="534">
                  <c:v>32.684446084360538</c:v>
                </c:pt>
                <c:pt idx="535">
                  <c:v>34.597374702673328</c:v>
                </c:pt>
                <c:pt idx="536">
                  <c:v>35.591288828619859</c:v>
                </c:pt>
                <c:pt idx="537">
                  <c:v>36.306118112047464</c:v>
                </c:pt>
                <c:pt idx="538">
                  <c:v>37.408304709806508</c:v>
                </c:pt>
                <c:pt idx="539">
                  <c:v>39.142882555610377</c:v>
                </c:pt>
                <c:pt idx="540">
                  <c:v>41.375029124498163</c:v>
                </c:pt>
                <c:pt idx="541">
                  <c:v>43.6559855020082</c:v>
                </c:pt>
                <c:pt idx="542">
                  <c:v>45.394085271968031</c:v>
                </c:pt>
                <c:pt idx="543">
                  <c:v>46.232983246528669</c:v>
                </c:pt>
                <c:pt idx="544">
                  <c:v>46.006577701598097</c:v>
                </c:pt>
                <c:pt idx="545">
                  <c:v>45.052264707566138</c:v>
                </c:pt>
                <c:pt idx="546">
                  <c:v>44.043717313414817</c:v>
                </c:pt>
                <c:pt idx="547">
                  <c:v>43.367499607146527</c:v>
                </c:pt>
                <c:pt idx="548">
                  <c:v>42.895793835003595</c:v>
                </c:pt>
                <c:pt idx="549">
                  <c:v>42.169827098303521</c:v>
                </c:pt>
                <c:pt idx="550">
                  <c:v>40.947362136337446</c:v>
                </c:pt>
                <c:pt idx="551">
                  <c:v>39.288712573610695</c:v>
                </c:pt>
                <c:pt idx="552">
                  <c:v>37.357461522138479</c:v>
                </c:pt>
                <c:pt idx="553">
                  <c:v>35.314519071695706</c:v>
                </c:pt>
                <c:pt idx="554">
                  <c:v>33.217150290261792</c:v>
                </c:pt>
                <c:pt idx="555">
                  <c:v>30.992654704456555</c:v>
                </c:pt>
                <c:pt idx="556">
                  <c:v>28.663187930367425</c:v>
                </c:pt>
                <c:pt idx="557">
                  <c:v>26.307138991760077</c:v>
                </c:pt>
                <c:pt idx="558">
                  <c:v>23.969493031924873</c:v>
                </c:pt>
                <c:pt idx="559">
                  <c:v>21.729132571286375</c:v>
                </c:pt>
                <c:pt idx="560">
                  <c:v>19.713910419860646</c:v>
                </c:pt>
                <c:pt idx="561">
                  <c:v>17.940973451463435</c:v>
                </c:pt>
                <c:pt idx="562">
                  <c:v>16.355745422434165</c:v>
                </c:pt>
                <c:pt idx="563">
                  <c:v>14.685985113985481</c:v>
                </c:pt>
                <c:pt idx="564">
                  <c:v>12.645434231705771</c:v>
                </c:pt>
                <c:pt idx="565">
                  <c:v>10.225146947071655</c:v>
                </c:pt>
                <c:pt idx="566">
                  <c:v>7.7174074681302214</c:v>
                </c:pt>
                <c:pt idx="567">
                  <c:v>5.3319756587676173</c:v>
                </c:pt>
                <c:pt idx="568">
                  <c:v>3.2713686455922648</c:v>
                </c:pt>
                <c:pt idx="569">
                  <c:v>1.6838732526804197</c:v>
                </c:pt>
                <c:pt idx="570">
                  <c:v>0.54338162762681119</c:v>
                </c:pt>
                <c:pt idx="571">
                  <c:v>-0.36577558492572504</c:v>
                </c:pt>
                <c:pt idx="572">
                  <c:v>-1.4754542932272108</c:v>
                </c:pt>
                <c:pt idx="573">
                  <c:v>-3.1887058473626668</c:v>
                </c:pt>
                <c:pt idx="574">
                  <c:v>-5.4850847904154127</c:v>
                </c:pt>
                <c:pt idx="575">
                  <c:v>-7.9879999546071065</c:v>
                </c:pt>
                <c:pt idx="576">
                  <c:v>-10.087970655514964</c:v>
                </c:pt>
                <c:pt idx="577">
                  <c:v>-11.278785602404664</c:v>
                </c:pt>
                <c:pt idx="578">
                  <c:v>-11.35296155035657</c:v>
                </c:pt>
                <c:pt idx="579">
                  <c:v>-10.736437319349438</c:v>
                </c:pt>
                <c:pt idx="580">
                  <c:v>-10.342140132962449</c:v>
                </c:pt>
                <c:pt idx="581">
                  <c:v>-10.6092542703032</c:v>
                </c:pt>
                <c:pt idx="582">
                  <c:v>-11.180034024897136</c:v>
                </c:pt>
                <c:pt idx="583">
                  <c:v>-11.188256184399194</c:v>
                </c:pt>
                <c:pt idx="584">
                  <c:v>-10.034257760711208</c:v>
                </c:pt>
                <c:pt idx="585">
                  <c:v>-7.4311133454969838</c:v>
                </c:pt>
                <c:pt idx="586">
                  <c:v>-3.6528323585870437</c:v>
                </c:pt>
                <c:pt idx="587">
                  <c:v>0.34183284858469715</c:v>
                </c:pt>
                <c:pt idx="588">
                  <c:v>3.6302027516130031</c:v>
                </c:pt>
                <c:pt idx="589">
                  <c:v>5.6127142565807429</c:v>
                </c:pt>
                <c:pt idx="590">
                  <c:v>6.1695883914491283</c:v>
                </c:pt>
                <c:pt idx="591">
                  <c:v>5.684758803620146</c:v>
                </c:pt>
                <c:pt idx="592">
                  <c:v>4.6835158075477432</c:v>
                </c:pt>
                <c:pt idx="593">
                  <c:v>3.6333134913967884</c:v>
                </c:pt>
                <c:pt idx="594">
                  <c:v>2.8296139015688526</c:v>
                </c:pt>
                <c:pt idx="595">
                  <c:v>2.3401260235374757</c:v>
                </c:pt>
                <c:pt idx="596">
                  <c:v>1.9837748430667264</c:v>
                </c:pt>
                <c:pt idx="597">
                  <c:v>1.5983791062053918</c:v>
                </c:pt>
                <c:pt idx="598">
                  <c:v>1.2326729440812838</c:v>
                </c:pt>
                <c:pt idx="599">
                  <c:v>1.0428833851996582</c:v>
                </c:pt>
                <c:pt idx="600">
                  <c:v>1.0778036174956649</c:v>
                </c:pt>
                <c:pt idx="601">
                  <c:v>1.2496692651457517</c:v>
                </c:pt>
                <c:pt idx="602">
                  <c:v>1.3850370798428369</c:v>
                </c:pt>
                <c:pt idx="603">
                  <c:v>1.41126509824598</c:v>
                </c:pt>
                <c:pt idx="604">
                  <c:v>1.3970579162810604</c:v>
                </c:pt>
                <c:pt idx="605">
                  <c:v>1.4329281579554389</c:v>
                </c:pt>
                <c:pt idx="606">
                  <c:v>1.6277500547963302</c:v>
                </c:pt>
                <c:pt idx="607">
                  <c:v>2.0424366937004033</c:v>
                </c:pt>
                <c:pt idx="608">
                  <c:v>2.7095677198263952</c:v>
                </c:pt>
                <c:pt idx="609">
                  <c:v>3.5962601454298673</c:v>
                </c:pt>
                <c:pt idx="610">
                  <c:v>4.5377931025212694</c:v>
                </c:pt>
                <c:pt idx="611">
                  <c:v>5.404478420470844</c:v>
                </c:pt>
                <c:pt idx="612">
                  <c:v>6.1805949520614272</c:v>
                </c:pt>
                <c:pt idx="613">
                  <c:v>7.0006245530201987</c:v>
                </c:pt>
                <c:pt idx="614">
                  <c:v>8.1233470419597946</c:v>
                </c:pt>
                <c:pt idx="615">
                  <c:v>9.564261261120599</c:v>
                </c:pt>
                <c:pt idx="616">
                  <c:v>11.146030815898188</c:v>
                </c:pt>
                <c:pt idx="617">
                  <c:v>12.680073099580223</c:v>
                </c:pt>
                <c:pt idx="618">
                  <c:v>13.962882557588618</c:v>
                </c:pt>
                <c:pt idx="619">
                  <c:v>14.957089906436845</c:v>
                </c:pt>
                <c:pt idx="620">
                  <c:v>15.79661308830811</c:v>
                </c:pt>
                <c:pt idx="621">
                  <c:v>16.652655966541946</c:v>
                </c:pt>
                <c:pt idx="622">
                  <c:v>17.734468007211106</c:v>
                </c:pt>
                <c:pt idx="623">
                  <c:v>19.174914867066882</c:v>
                </c:pt>
                <c:pt idx="624">
                  <c:v>21.034157329725545</c:v>
                </c:pt>
                <c:pt idx="625">
                  <c:v>23.080790723131031</c:v>
                </c:pt>
                <c:pt idx="626">
                  <c:v>25.117565048668411</c:v>
                </c:pt>
                <c:pt idx="627">
                  <c:v>27.12946930769504</c:v>
                </c:pt>
                <c:pt idx="628">
                  <c:v>29.024404241541141</c:v>
                </c:pt>
                <c:pt idx="629">
                  <c:v>30.881627156710319</c:v>
                </c:pt>
                <c:pt idx="630">
                  <c:v>32.690362973576114</c:v>
                </c:pt>
                <c:pt idx="631">
                  <c:v>34.378303654104592</c:v>
                </c:pt>
                <c:pt idx="632">
                  <c:v>35.911714861022496</c:v>
                </c:pt>
                <c:pt idx="633">
                  <c:v>37.395605983802049</c:v>
                </c:pt>
                <c:pt idx="634">
                  <c:v>39.025506044126011</c:v>
                </c:pt>
                <c:pt idx="635">
                  <c:v>40.647453303243488</c:v>
                </c:pt>
                <c:pt idx="636">
                  <c:v>41.740487177178622</c:v>
                </c:pt>
                <c:pt idx="637">
                  <c:v>42.115959613635056</c:v>
                </c:pt>
                <c:pt idx="638">
                  <c:v>42.040892721362354</c:v>
                </c:pt>
                <c:pt idx="639">
                  <c:v>41.927174786935112</c:v>
                </c:pt>
                <c:pt idx="640">
                  <c:v>41.897898731196406</c:v>
                </c:pt>
                <c:pt idx="641">
                  <c:v>41.738915696572477</c:v>
                </c:pt>
                <c:pt idx="642">
                  <c:v>41.240737962641028</c:v>
                </c:pt>
                <c:pt idx="643">
                  <c:v>40.210570803388208</c:v>
                </c:pt>
                <c:pt idx="644">
                  <c:v>38.798043107320439</c:v>
                </c:pt>
                <c:pt idx="645">
                  <c:v>37.200297365174031</c:v>
                </c:pt>
                <c:pt idx="646">
                  <c:v>35.527225237870546</c:v>
                </c:pt>
                <c:pt idx="647">
                  <c:v>33.855473773113133</c:v>
                </c:pt>
                <c:pt idx="648">
                  <c:v>32.177420417650865</c:v>
                </c:pt>
                <c:pt idx="649">
                  <c:v>30.436098909297851</c:v>
                </c:pt>
                <c:pt idx="650">
                  <c:v>28.627721511111893</c:v>
                </c:pt>
                <c:pt idx="651">
                  <c:v>26.785929640889655</c:v>
                </c:pt>
                <c:pt idx="652">
                  <c:v>24.978330228071862</c:v>
                </c:pt>
                <c:pt idx="653">
                  <c:v>23.296080063510423</c:v>
                </c:pt>
                <c:pt idx="654">
                  <c:v>21.776054982240211</c:v>
                </c:pt>
                <c:pt idx="655">
                  <c:v>20.329682602595408</c:v>
                </c:pt>
                <c:pt idx="656">
                  <c:v>18.726797950543499</c:v>
                </c:pt>
                <c:pt idx="657">
                  <c:v>16.77230707153263</c:v>
                </c:pt>
                <c:pt idx="658">
                  <c:v>14.417245610101977</c:v>
                </c:pt>
                <c:pt idx="659">
                  <c:v>11.820386537899939</c:v>
                </c:pt>
                <c:pt idx="660">
                  <c:v>9.259644747141941</c:v>
                </c:pt>
                <c:pt idx="661">
                  <c:v>6.9187739921991014</c:v>
                </c:pt>
                <c:pt idx="662">
                  <c:v>4.7241166923551186</c:v>
                </c:pt>
                <c:pt idx="663">
                  <c:v>2.5037753385080159</c:v>
                </c:pt>
                <c:pt idx="664">
                  <c:v>0.12973809173785572</c:v>
                </c:pt>
                <c:pt idx="665">
                  <c:v>-2.4056958900969017</c:v>
                </c:pt>
                <c:pt idx="666">
                  <c:v>-4.9635580522949638</c:v>
                </c:pt>
                <c:pt idx="667">
                  <c:v>-7.3689969512490645</c:v>
                </c:pt>
                <c:pt idx="668">
                  <c:v>-9.4466198722240851</c:v>
                </c:pt>
                <c:pt idx="669">
                  <c:v>-10.774664354779603</c:v>
                </c:pt>
                <c:pt idx="670">
                  <c:v>-11.16710776768401</c:v>
                </c:pt>
                <c:pt idx="671">
                  <c:v>-10.945293232330329</c:v>
                </c:pt>
                <c:pt idx="672">
                  <c:v>-10.781163987683723</c:v>
                </c:pt>
                <c:pt idx="673">
                  <c:v>-11.305307687930046</c:v>
                </c:pt>
                <c:pt idx="674">
                  <c:v>-12.657419534171446</c:v>
                </c:pt>
                <c:pt idx="675">
                  <c:v>-14.215139063488017</c:v>
                </c:pt>
                <c:pt idx="676">
                  <c:v>-15.171771862218256</c:v>
                </c:pt>
                <c:pt idx="677">
                  <c:v>-14.89860374497389</c:v>
                </c:pt>
                <c:pt idx="678">
                  <c:v>-13.329018170074411</c:v>
                </c:pt>
                <c:pt idx="679">
                  <c:v>-10.946929386672922</c:v>
                </c:pt>
                <c:pt idx="680">
                  <c:v>-8.6195347989394637</c:v>
                </c:pt>
                <c:pt idx="681">
                  <c:v>-7.047640122960674</c:v>
                </c:pt>
                <c:pt idx="682">
                  <c:v>-6.6486693405014607</c:v>
                </c:pt>
                <c:pt idx="683">
                  <c:v>-7.3567112136914314</c:v>
                </c:pt>
                <c:pt idx="684">
                  <c:v>-8.5605721694176022</c:v>
                </c:pt>
                <c:pt idx="685">
                  <c:v>-9.5685451060292497</c:v>
                </c:pt>
                <c:pt idx="686">
                  <c:v>-10.116332183908664</c:v>
                </c:pt>
                <c:pt idx="687">
                  <c:v>-10.264687960230489</c:v>
                </c:pt>
                <c:pt idx="688">
                  <c:v>-10.124636981025878</c:v>
                </c:pt>
                <c:pt idx="689">
                  <c:v>-9.7512111214053601</c:v>
                </c:pt>
                <c:pt idx="690">
                  <c:v>-9.1960987189772521</c:v>
                </c:pt>
                <c:pt idx="691">
                  <c:v>-8.506138724597708</c:v>
                </c:pt>
                <c:pt idx="692">
                  <c:v>-7.7567521101057544</c:v>
                </c:pt>
                <c:pt idx="693">
                  <c:v>-7.0107374479036384</c:v>
                </c:pt>
                <c:pt idx="694">
                  <c:v>-6.2455833589455656</c:v>
                </c:pt>
                <c:pt idx="695">
                  <c:v>-5.3261888117666549</c:v>
                </c:pt>
                <c:pt idx="696">
                  <c:v>-4.1150177755313218</c:v>
                </c:pt>
                <c:pt idx="697">
                  <c:v>-2.6219928800206951</c:v>
                </c:pt>
                <c:pt idx="698">
                  <c:v>-0.95966000242028127</c:v>
                </c:pt>
                <c:pt idx="699">
                  <c:v>0.6310036176281244</c:v>
                </c:pt>
                <c:pt idx="700">
                  <c:v>1.8984300652755619</c:v>
                </c:pt>
                <c:pt idx="701">
                  <c:v>2.7018022239700508</c:v>
                </c:pt>
                <c:pt idx="702">
                  <c:v>3.1448956394906493</c:v>
                </c:pt>
                <c:pt idx="703">
                  <c:v>3.5305378067008366</c:v>
                </c:pt>
                <c:pt idx="704">
                  <c:v>4.2160921905668198</c:v>
                </c:pt>
                <c:pt idx="705">
                  <c:v>5.4180585267554831</c:v>
                </c:pt>
                <c:pt idx="706">
                  <c:v>7.1194264562203733</c:v>
                </c:pt>
                <c:pt idx="707">
                  <c:v>9.0456576070959649</c:v>
                </c:pt>
                <c:pt idx="708">
                  <c:v>10.899281374954045</c:v>
                </c:pt>
                <c:pt idx="709">
                  <c:v>12.685209727454964</c:v>
                </c:pt>
                <c:pt idx="710">
                  <c:v>14.602324552905865</c:v>
                </c:pt>
                <c:pt idx="711">
                  <c:v>16.896992961847747</c:v>
                </c:pt>
                <c:pt idx="712">
                  <c:v>19.729093682610792</c:v>
                </c:pt>
                <c:pt idx="713">
                  <c:v>22.887948968958575</c:v>
                </c:pt>
                <c:pt idx="714">
                  <c:v>25.931635009579406</c:v>
                </c:pt>
                <c:pt idx="715">
                  <c:v>28.370167289387815</c:v>
                </c:pt>
                <c:pt idx="716">
                  <c:v>30.203477423600059</c:v>
                </c:pt>
                <c:pt idx="717">
                  <c:v>31.959326515128058</c:v>
                </c:pt>
                <c:pt idx="718">
                  <c:v>34.094770664825496</c:v>
                </c:pt>
                <c:pt idx="719">
                  <c:v>36.633403851528989</c:v>
                </c:pt>
                <c:pt idx="720">
                  <c:v>39.477581714498406</c:v>
                </c:pt>
                <c:pt idx="721">
                  <c:v>42.554805640208436</c:v>
                </c:pt>
                <c:pt idx="722">
                  <c:v>45.539319427404266</c:v>
                </c:pt>
                <c:pt idx="723">
                  <c:v>47.829349098856177</c:v>
                </c:pt>
                <c:pt idx="724">
                  <c:v>49.02679347687905</c:v>
                </c:pt>
                <c:pt idx="725">
                  <c:v>49.265337567341469</c:v>
                </c:pt>
                <c:pt idx="726">
                  <c:v>49.27832785599464</c:v>
                </c:pt>
                <c:pt idx="727">
                  <c:v>49.544327078874751</c:v>
                </c:pt>
                <c:pt idx="728">
                  <c:v>50.082630917297251</c:v>
                </c:pt>
                <c:pt idx="729">
                  <c:v>50.653288238951305</c:v>
                </c:pt>
                <c:pt idx="730">
                  <c:v>50.992197274172277</c:v>
                </c:pt>
                <c:pt idx="731">
                  <c:v>50.875441028688833</c:v>
                </c:pt>
                <c:pt idx="732">
                  <c:v>50.086725948115053</c:v>
                </c:pt>
                <c:pt idx="733">
                  <c:v>48.657569449152753</c:v>
                </c:pt>
                <c:pt idx="734">
                  <c:v>46.8797354001697</c:v>
                </c:pt>
                <c:pt idx="735">
                  <c:v>45.118131452166303</c:v>
                </c:pt>
                <c:pt idx="736">
                  <c:v>43.604872783122978</c:v>
                </c:pt>
                <c:pt idx="737">
                  <c:v>42.403398887460519</c:v>
                </c:pt>
                <c:pt idx="738">
                  <c:v>41.385784609711308</c:v>
                </c:pt>
                <c:pt idx="739">
                  <c:v>40.404060897517077</c:v>
                </c:pt>
                <c:pt idx="740">
                  <c:v>39.290000459566741</c:v>
                </c:pt>
                <c:pt idx="741">
                  <c:v>37.943602270375408</c:v>
                </c:pt>
                <c:pt idx="742">
                  <c:v>36.351154544967898</c:v>
                </c:pt>
                <c:pt idx="743">
                  <c:v>34.570371894068543</c:v>
                </c:pt>
                <c:pt idx="744">
                  <c:v>32.679473016187174</c:v>
                </c:pt>
                <c:pt idx="745">
                  <c:v>30.736280595863434</c:v>
                </c:pt>
                <c:pt idx="746">
                  <c:v>28.823511103946164</c:v>
                </c:pt>
                <c:pt idx="747">
                  <c:v>27.020139081867239</c:v>
                </c:pt>
                <c:pt idx="748">
                  <c:v>25.381786980229894</c:v>
                </c:pt>
                <c:pt idx="749">
                  <c:v>23.927512020625297</c:v>
                </c:pt>
                <c:pt idx="750">
                  <c:v>22.560298340212793</c:v>
                </c:pt>
                <c:pt idx="751">
                  <c:v>20.998497953408535</c:v>
                </c:pt>
                <c:pt idx="752">
                  <c:v>19.05927637434036</c:v>
                </c:pt>
                <c:pt idx="753">
                  <c:v>16.662852106853553</c:v>
                </c:pt>
                <c:pt idx="754">
                  <c:v>13.73940514471648</c:v>
                </c:pt>
                <c:pt idx="755">
                  <c:v>10.48779318182215</c:v>
                </c:pt>
                <c:pt idx="756">
                  <c:v>7.3803233581857075</c:v>
                </c:pt>
                <c:pt idx="757">
                  <c:v>4.9144065910219936</c:v>
                </c:pt>
                <c:pt idx="758">
                  <c:v>3.3956012592015536</c:v>
                </c:pt>
                <c:pt idx="759">
                  <c:v>2.9256990940175225</c:v>
                </c:pt>
                <c:pt idx="760">
                  <c:v>3.1306390921371721</c:v>
                </c:pt>
                <c:pt idx="761">
                  <c:v>3.5297439502944283</c:v>
                </c:pt>
                <c:pt idx="762">
                  <c:v>3.5665502912885394</c:v>
                </c:pt>
                <c:pt idx="763">
                  <c:v>3.1651980654627687</c:v>
                </c:pt>
                <c:pt idx="764">
                  <c:v>2.8054637641535134</c:v>
                </c:pt>
                <c:pt idx="765">
                  <c:v>2.9359774488704433</c:v>
                </c:pt>
                <c:pt idx="766">
                  <c:v>3.6862031598930343</c:v>
                </c:pt>
                <c:pt idx="767">
                  <c:v>4.7502161366951725</c:v>
                </c:pt>
                <c:pt idx="768">
                  <c:v>5.7607627739612699</c:v>
                </c:pt>
                <c:pt idx="769">
                  <c:v>6.7044430984820442</c:v>
                </c:pt>
                <c:pt idx="770">
                  <c:v>7.8033357365124028</c:v>
                </c:pt>
                <c:pt idx="771">
                  <c:v>9.1520372417821534</c:v>
                </c:pt>
                <c:pt idx="772">
                  <c:v>10.518954296946509</c:v>
                </c:pt>
                <c:pt idx="773">
                  <c:v>11.476441991007579</c:v>
                </c:pt>
                <c:pt idx="774">
                  <c:v>11.664852991187429</c:v>
                </c:pt>
                <c:pt idx="775">
                  <c:v>11.19585401136368</c:v>
                </c:pt>
                <c:pt idx="776">
                  <c:v>10.368058811136406</c:v>
                </c:pt>
                <c:pt idx="777">
                  <c:v>9.4436329549136762</c:v>
                </c:pt>
                <c:pt idx="778">
                  <c:v>8.6663165558154027</c:v>
                </c:pt>
                <c:pt idx="779">
                  <c:v>8.1855670846990929</c:v>
                </c:pt>
                <c:pt idx="780">
                  <c:v>8.0203969230051104</c:v>
                </c:pt>
                <c:pt idx="781">
                  <c:v>8.0893134645450093</c:v>
                </c:pt>
                <c:pt idx="782">
                  <c:v>8.25664439525411</c:v>
                </c:pt>
                <c:pt idx="783">
                  <c:v>8.4060703073490277</c:v>
                </c:pt>
                <c:pt idx="784">
                  <c:v>8.5010966812020463</c:v>
                </c:pt>
                <c:pt idx="785">
                  <c:v>8.6050084675780045</c:v>
                </c:pt>
                <c:pt idx="786">
                  <c:v>8.7751415182264445</c:v>
                </c:pt>
                <c:pt idx="787">
                  <c:v>9.1038660478619153</c:v>
                </c:pt>
                <c:pt idx="788">
                  <c:v>9.7334155069046755</c:v>
                </c:pt>
                <c:pt idx="789">
                  <c:v>10.501577696766583</c:v>
                </c:pt>
                <c:pt idx="790">
                  <c:v>11.303392422831253</c:v>
                </c:pt>
                <c:pt idx="791">
                  <c:v>12.164376734374628</c:v>
                </c:pt>
                <c:pt idx="792">
                  <c:v>13.110513859687133</c:v>
                </c:pt>
                <c:pt idx="793">
                  <c:v>14.21499712249339</c:v>
                </c:pt>
                <c:pt idx="794">
                  <c:v>15.535223880043521</c:v>
                </c:pt>
                <c:pt idx="795">
                  <c:v>16.968804342442652</c:v>
                </c:pt>
                <c:pt idx="796">
                  <c:v>18.523707415593801</c:v>
                </c:pt>
                <c:pt idx="797">
                  <c:v>20.255802627281923</c:v>
                </c:pt>
                <c:pt idx="798">
                  <c:v>22.197967814736284</c:v>
                </c:pt>
                <c:pt idx="799">
                  <c:v>24.299485118441559</c:v>
                </c:pt>
                <c:pt idx="800">
                  <c:v>26.49656871607273</c:v>
                </c:pt>
                <c:pt idx="801">
                  <c:v>28.879885721751275</c:v>
                </c:pt>
                <c:pt idx="802">
                  <c:v>31.488081667316244</c:v>
                </c:pt>
                <c:pt idx="803">
                  <c:v>34.284901913969925</c:v>
                </c:pt>
                <c:pt idx="804">
                  <c:v>37.102887535690527</c:v>
                </c:pt>
                <c:pt idx="805">
                  <c:v>39.761625204976724</c:v>
                </c:pt>
                <c:pt idx="806">
                  <c:v>42.101035640877193</c:v>
                </c:pt>
                <c:pt idx="807">
                  <c:v>44.088581148059646</c:v>
                </c:pt>
                <c:pt idx="808">
                  <c:v>46.02420312509846</c:v>
                </c:pt>
                <c:pt idx="809">
                  <c:v>48.089220802596493</c:v>
                </c:pt>
                <c:pt idx="810">
                  <c:v>50.27327502654456</c:v>
                </c:pt>
                <c:pt idx="811">
                  <c:v>52.364042606013669</c:v>
                </c:pt>
                <c:pt idx="812">
                  <c:v>54.154532253893393</c:v>
                </c:pt>
                <c:pt idx="813">
                  <c:v>55.589662508815529</c:v>
                </c:pt>
                <c:pt idx="814">
                  <c:v>56.66976835863921</c:v>
                </c:pt>
                <c:pt idx="815">
                  <c:v>57.534494671466426</c:v>
                </c:pt>
                <c:pt idx="816">
                  <c:v>58.219668398037093</c:v>
                </c:pt>
                <c:pt idx="817">
                  <c:v>58.585037530076349</c:v>
                </c:pt>
                <c:pt idx="818">
                  <c:v>58.55639561947482</c:v>
                </c:pt>
                <c:pt idx="819">
                  <c:v>58.105608567085319</c:v>
                </c:pt>
                <c:pt idx="820">
                  <c:v>57.307097015743608</c:v>
                </c:pt>
                <c:pt idx="821">
                  <c:v>56.341494375428731</c:v>
                </c:pt>
                <c:pt idx="822">
                  <c:v>55.330044427920157</c:v>
                </c:pt>
                <c:pt idx="823">
                  <c:v>54.206007759361754</c:v>
                </c:pt>
                <c:pt idx="824">
                  <c:v>52.892659404174516</c:v>
                </c:pt>
                <c:pt idx="825">
                  <c:v>51.463963936091019</c:v>
                </c:pt>
                <c:pt idx="826">
                  <c:v>49.934827877369202</c:v>
                </c:pt>
                <c:pt idx="827">
                  <c:v>48.20737469982182</c:v>
                </c:pt>
                <c:pt idx="828">
                  <c:v>46.196846045825389</c:v>
                </c:pt>
                <c:pt idx="829">
                  <c:v>43.91518820490888</c:v>
                </c:pt>
                <c:pt idx="830">
                  <c:v>41.4343504808107</c:v>
                </c:pt>
                <c:pt idx="831">
                  <c:v>38.859766991194483</c:v>
                </c:pt>
                <c:pt idx="832">
                  <c:v>36.32578757137059</c:v>
                </c:pt>
                <c:pt idx="833">
                  <c:v>33.913086799943173</c:v>
                </c:pt>
                <c:pt idx="834">
                  <c:v>31.622605843944307</c:v>
                </c:pt>
                <c:pt idx="835">
                  <c:v>29.47608820706542</c:v>
                </c:pt>
                <c:pt idx="836">
                  <c:v>27.409115522924107</c:v>
                </c:pt>
                <c:pt idx="837">
                  <c:v>25.298786952465623</c:v>
                </c:pt>
                <c:pt idx="838">
                  <c:v>23.124621813416312</c:v>
                </c:pt>
                <c:pt idx="839">
                  <c:v>20.853318097147984</c:v>
                </c:pt>
                <c:pt idx="840">
                  <c:v>18.413062455205026</c:v>
                </c:pt>
                <c:pt idx="841">
                  <c:v>15.887267986100927</c:v>
                </c:pt>
                <c:pt idx="842">
                  <c:v>13.202567846378908</c:v>
                </c:pt>
                <c:pt idx="843">
                  <c:v>9.9718611494513301</c:v>
                </c:pt>
                <c:pt idx="844">
                  <c:v>5.7524855064623033</c:v>
                </c:pt>
                <c:pt idx="845">
                  <c:v>0.67533533633305742</c:v>
                </c:pt>
                <c:pt idx="846">
                  <c:v>-4.4226883703936037</c:v>
                </c:pt>
                <c:pt idx="847">
                  <c:v>-8.6591055029857316</c:v>
                </c:pt>
                <c:pt idx="848">
                  <c:v>-11.412146532926016</c:v>
                </c:pt>
                <c:pt idx="849">
                  <c:v>-12.550528222267495</c:v>
                </c:pt>
                <c:pt idx="850">
                  <c:v>-12.384676757822145</c:v>
                </c:pt>
                <c:pt idx="851">
                  <c:v>-11.424983122665703</c:v>
                </c:pt>
                <c:pt idx="852">
                  <c:v>-10.358410160212388</c:v>
                </c:pt>
                <c:pt idx="853">
                  <c:v>-9.7041914370081415</c:v>
                </c:pt>
                <c:pt idx="854">
                  <c:v>-9.485194168267979</c:v>
                </c:pt>
                <c:pt idx="855">
                  <c:v>-9.3671514649026175</c:v>
                </c:pt>
                <c:pt idx="856">
                  <c:v>-8.8995983756045636</c:v>
                </c:pt>
                <c:pt idx="857">
                  <c:v>-7.6892436480924724</c:v>
                </c:pt>
                <c:pt idx="858">
                  <c:v>-5.7320929151306226</c:v>
                </c:pt>
                <c:pt idx="859">
                  <c:v>-3.4203756168280104</c:v>
                </c:pt>
                <c:pt idx="860">
                  <c:v>-1.18064910449145</c:v>
                </c:pt>
                <c:pt idx="861">
                  <c:v>0.64154773759837913</c:v>
                </c:pt>
                <c:pt idx="862">
                  <c:v>1.9149144828464113</c:v>
                </c:pt>
                <c:pt idx="863">
                  <c:v>2.864243153189483</c:v>
                </c:pt>
                <c:pt idx="864">
                  <c:v>3.7413867901256936</c:v>
                </c:pt>
                <c:pt idx="865">
                  <c:v>4.6416520743231793</c:v>
                </c:pt>
                <c:pt idx="866">
                  <c:v>5.333182372836716</c:v>
                </c:pt>
                <c:pt idx="867">
                  <c:v>5.6744496653799814</c:v>
                </c:pt>
                <c:pt idx="868">
                  <c:v>5.7315326520723815</c:v>
                </c:pt>
                <c:pt idx="869">
                  <c:v>5.5168806190309336</c:v>
                </c:pt>
                <c:pt idx="870">
                  <c:v>5.1514329266503145</c:v>
                </c:pt>
                <c:pt idx="871">
                  <c:v>4.8171041281173084</c:v>
                </c:pt>
                <c:pt idx="872">
                  <c:v>4.6150609055549614</c:v>
                </c:pt>
                <c:pt idx="873">
                  <c:v>4.573943347443862</c:v>
                </c:pt>
                <c:pt idx="874">
                  <c:v>4.660338560494985</c:v>
                </c:pt>
                <c:pt idx="875">
                  <c:v>4.8529453892850851</c:v>
                </c:pt>
                <c:pt idx="876">
                  <c:v>5.1581693814993832</c:v>
                </c:pt>
                <c:pt idx="877">
                  <c:v>5.5723331138693961</c:v>
                </c:pt>
                <c:pt idx="878">
                  <c:v>6.0772876115920074</c:v>
                </c:pt>
                <c:pt idx="879">
                  <c:v>6.6597631593601676</c:v>
                </c:pt>
                <c:pt idx="880">
                  <c:v>7.2318829161729639</c:v>
                </c:pt>
                <c:pt idx="881">
                  <c:v>7.6381028778495041</c:v>
                </c:pt>
                <c:pt idx="882">
                  <c:v>7.8971656602925133</c:v>
                </c:pt>
                <c:pt idx="883">
                  <c:v>8.2019926070866624</c:v>
                </c:pt>
                <c:pt idx="884">
                  <c:v>8.6948785149449304</c:v>
                </c:pt>
                <c:pt idx="885">
                  <c:v>9.6835787846460324</c:v>
                </c:pt>
                <c:pt idx="886">
                  <c:v>11.417415848953112</c:v>
                </c:pt>
                <c:pt idx="887">
                  <c:v>13.727533351974049</c:v>
                </c:pt>
                <c:pt idx="888">
                  <c:v>16.275370384934565</c:v>
                </c:pt>
                <c:pt idx="889">
                  <c:v>18.765554157235876</c:v>
                </c:pt>
                <c:pt idx="890">
                  <c:v>21.067385574091158</c:v>
                </c:pt>
                <c:pt idx="891">
                  <c:v>23.200939302609335</c:v>
                </c:pt>
                <c:pt idx="892">
                  <c:v>25.329338156557149</c:v>
                </c:pt>
                <c:pt idx="893">
                  <c:v>27.724134953426006</c:v>
                </c:pt>
                <c:pt idx="894">
                  <c:v>30.585855654357488</c:v>
                </c:pt>
                <c:pt idx="895">
                  <c:v>33.829004281270336</c:v>
                </c:pt>
                <c:pt idx="896">
                  <c:v>37.16564041564493</c:v>
                </c:pt>
                <c:pt idx="897">
                  <c:v>40.101420367332032</c:v>
                </c:pt>
                <c:pt idx="898">
                  <c:v>42.160829259985384</c:v>
                </c:pt>
                <c:pt idx="899">
                  <c:v>43.196050994785672</c:v>
                </c:pt>
                <c:pt idx="900">
                  <c:v>43.961257874889959</c:v>
                </c:pt>
                <c:pt idx="901">
                  <c:v>45.264675697392157</c:v>
                </c:pt>
                <c:pt idx="902">
                  <c:v>47.31917142344431</c:v>
                </c:pt>
                <c:pt idx="903">
                  <c:v>49.684244334975418</c:v>
                </c:pt>
                <c:pt idx="904">
                  <c:v>51.887608788275905</c:v>
                </c:pt>
                <c:pt idx="905">
                  <c:v>53.320237652510379</c:v>
                </c:pt>
                <c:pt idx="906">
                  <c:v>53.424177139460163</c:v>
                </c:pt>
                <c:pt idx="907">
                  <c:v>52.196239676670956</c:v>
                </c:pt>
                <c:pt idx="908">
                  <c:v>50.347137823137537</c:v>
                </c:pt>
                <c:pt idx="909">
                  <c:v>48.850951466674786</c:v>
                </c:pt>
                <c:pt idx="910">
                  <c:v>48.52458315734129</c:v>
                </c:pt>
                <c:pt idx="911">
                  <c:v>49.192706254194462</c:v>
                </c:pt>
                <c:pt idx="912">
                  <c:v>50.242410229110568</c:v>
                </c:pt>
                <c:pt idx="913">
                  <c:v>51.068635384528356</c:v>
                </c:pt>
                <c:pt idx="914">
                  <c:v>51.204862756837791</c:v>
                </c:pt>
                <c:pt idx="915">
                  <c:v>50.401463021701041</c:v>
                </c:pt>
                <c:pt idx="916">
                  <c:v>48.801707741267016</c:v>
                </c:pt>
                <c:pt idx="917">
                  <c:v>46.761676686441675</c:v>
                </c:pt>
                <c:pt idx="918">
                  <c:v>44.570493272712845</c:v>
                </c:pt>
                <c:pt idx="919">
                  <c:v>42.427122067258587</c:v>
                </c:pt>
                <c:pt idx="920">
                  <c:v>40.394605945913419</c:v>
                </c:pt>
                <c:pt idx="921">
                  <c:v>38.454165066995152</c:v>
                </c:pt>
                <c:pt idx="922">
                  <c:v>36.605603925655252</c:v>
                </c:pt>
                <c:pt idx="923">
                  <c:v>34.842089247142148</c:v>
                </c:pt>
                <c:pt idx="924">
                  <c:v>33.166803402199299</c:v>
                </c:pt>
                <c:pt idx="925">
                  <c:v>31.381960834155315</c:v>
                </c:pt>
                <c:pt idx="926">
                  <c:v>29.184434257472208</c:v>
                </c:pt>
                <c:pt idx="927">
                  <c:v>26.469710512322763</c:v>
                </c:pt>
                <c:pt idx="928">
                  <c:v>23.320785842076308</c:v>
                </c:pt>
                <c:pt idx="929">
                  <c:v>19.983516785234784</c:v>
                </c:pt>
                <c:pt idx="930">
                  <c:v>16.731678909530089</c:v>
                </c:pt>
                <c:pt idx="931">
                  <c:v>13.634995671339487</c:v>
                </c:pt>
                <c:pt idx="932">
                  <c:v>10.574402257912697</c:v>
                </c:pt>
                <c:pt idx="933">
                  <c:v>7.4881451127544425</c:v>
                </c:pt>
                <c:pt idx="934">
                  <c:v>4.4305941504993536</c:v>
                </c:pt>
                <c:pt idx="935">
                  <c:v>1.5238622474893664</c:v>
                </c:pt>
                <c:pt idx="936">
                  <c:v>-1.0863088374604208</c:v>
                </c:pt>
                <c:pt idx="937">
                  <c:v>-3.3180115807112123</c:v>
                </c:pt>
                <c:pt idx="938">
                  <c:v>-5.1163360490969874</c:v>
                </c:pt>
                <c:pt idx="939">
                  <c:v>-6.4345998881150477</c:v>
                </c:pt>
                <c:pt idx="940">
                  <c:v>-7.359233270352747</c:v>
                </c:pt>
                <c:pt idx="941">
                  <c:v>-7.9939579649456931</c:v>
                </c:pt>
                <c:pt idx="942">
                  <c:v>-8.3004546856467787</c:v>
                </c:pt>
                <c:pt idx="943">
                  <c:v>-8.2463323519338427</c:v>
                </c:pt>
                <c:pt idx="944">
                  <c:v>-8.0170047248951661</c:v>
                </c:pt>
                <c:pt idx="945">
                  <c:v>-7.889035490397263</c:v>
                </c:pt>
                <c:pt idx="946">
                  <c:v>-8.0612187405893163</c:v>
                </c:pt>
                <c:pt idx="947">
                  <c:v>-8.4374957057775291</c:v>
                </c:pt>
                <c:pt idx="948">
                  <c:v>-8.7272899116619786</c:v>
                </c:pt>
                <c:pt idx="949">
                  <c:v>-8.5851901134287392</c:v>
                </c:pt>
                <c:pt idx="950">
                  <c:v>-7.8358800511601645</c:v>
                </c:pt>
                <c:pt idx="951">
                  <c:v>-6.5034439901369607</c:v>
                </c:pt>
                <c:pt idx="952">
                  <c:v>-4.9456382903342222</c:v>
                </c:pt>
                <c:pt idx="953">
                  <c:v>-3.7216330645275377</c:v>
                </c:pt>
                <c:pt idx="954">
                  <c:v>-2.9408204232369868</c:v>
                </c:pt>
                <c:pt idx="955">
                  <c:v>-2.4355957347722468</c:v>
                </c:pt>
                <c:pt idx="956">
                  <c:v>-2.191362940076802</c:v>
                </c:pt>
                <c:pt idx="957">
                  <c:v>-2.3124617012752662</c:v>
                </c:pt>
                <c:pt idx="958">
                  <c:v>-2.775375407249761</c:v>
                </c:pt>
                <c:pt idx="959">
                  <c:v>-3.4854418391047655</c:v>
                </c:pt>
                <c:pt idx="960">
                  <c:v>-4.3073922023226707</c:v>
                </c:pt>
                <c:pt idx="961">
                  <c:v>-4.9783244382762177</c:v>
                </c:pt>
                <c:pt idx="962">
                  <c:v>-5.2780781295106927</c:v>
                </c:pt>
                <c:pt idx="963">
                  <c:v>-5.162780446920479</c:v>
                </c:pt>
                <c:pt idx="964">
                  <c:v>-4.6649007179820696</c:v>
                </c:pt>
                <c:pt idx="965">
                  <c:v>-3.8959065636224284</c:v>
                </c:pt>
                <c:pt idx="966">
                  <c:v>-2.94457525234998</c:v>
                </c:pt>
                <c:pt idx="967">
                  <c:v>-1.9366626473029802</c:v>
                </c:pt>
                <c:pt idx="968">
                  <c:v>-1.0369629343569207</c:v>
                </c:pt>
                <c:pt idx="969">
                  <c:v>-0.31002803566978232</c:v>
                </c:pt>
                <c:pt idx="970">
                  <c:v>0.37315024504361333</c:v>
                </c:pt>
                <c:pt idx="971">
                  <c:v>1.1661477801427411</c:v>
                </c:pt>
                <c:pt idx="972">
                  <c:v>2.1101742045398866</c:v>
                </c:pt>
                <c:pt idx="973">
                  <c:v>3.1834280404490887</c:v>
                </c:pt>
                <c:pt idx="974">
                  <c:v>4.422773999640107</c:v>
                </c:pt>
                <c:pt idx="975">
                  <c:v>5.8563827196473044</c:v>
                </c:pt>
                <c:pt idx="976">
                  <c:v>7.5145045252543587</c:v>
                </c:pt>
                <c:pt idx="977">
                  <c:v>9.3510511347492713</c:v>
                </c:pt>
                <c:pt idx="978">
                  <c:v>11.275554892054284</c:v>
                </c:pt>
                <c:pt idx="979">
                  <c:v>13.169148354213197</c:v>
                </c:pt>
                <c:pt idx="980">
                  <c:v>14.924533267128934</c:v>
                </c:pt>
                <c:pt idx="981">
                  <c:v>16.562052641786355</c:v>
                </c:pt>
                <c:pt idx="982">
                  <c:v>18.116137968950628</c:v>
                </c:pt>
                <c:pt idx="983">
                  <c:v>19.702287169571616</c:v>
                </c:pt>
                <c:pt idx="984">
                  <c:v>21.415519706180181</c:v>
                </c:pt>
                <c:pt idx="985">
                  <c:v>23.11865421205658</c:v>
                </c:pt>
                <c:pt idx="986">
                  <c:v>24.606903967815445</c:v>
                </c:pt>
                <c:pt idx="987">
                  <c:v>25.722175148459133</c:v>
                </c:pt>
                <c:pt idx="988">
                  <c:v>26.649872805489949</c:v>
                </c:pt>
                <c:pt idx="989">
                  <c:v>27.94089496938015</c:v>
                </c:pt>
                <c:pt idx="990">
                  <c:v>30.085564269992545</c:v>
                </c:pt>
                <c:pt idx="991">
                  <c:v>33.070069724592692</c:v>
                </c:pt>
                <c:pt idx="992">
                  <c:v>36.309972170100842</c:v>
                </c:pt>
                <c:pt idx="993">
                  <c:v>39.292891826698828</c:v>
                </c:pt>
                <c:pt idx="994">
                  <c:v>41.630197150164854</c:v>
                </c:pt>
                <c:pt idx="995">
                  <c:v>43.391891107161555</c:v>
                </c:pt>
                <c:pt idx="996">
                  <c:v>45.171176225018328</c:v>
                </c:pt>
                <c:pt idx="997">
                  <c:v>47.311423800517957</c:v>
                </c:pt>
                <c:pt idx="998">
                  <c:v>49.586827884507592</c:v>
                </c:pt>
              </c:numCache>
            </c:numRef>
          </c:val>
          <c:smooth val="0"/>
          <c:extLst>
            <c:ext xmlns:c16="http://schemas.microsoft.com/office/drawing/2014/chart" uri="{C3380CC4-5D6E-409C-BE32-E72D297353CC}">
              <c16:uniqueId val="{00000001-AACC-4D25-BCCA-B2A196E10A4C}"/>
            </c:ext>
          </c:extLst>
        </c:ser>
        <c:ser>
          <c:idx val="2"/>
          <c:order val="2"/>
          <c:tx>
            <c:strRef>
              <c:f>Sheet1!$R$1</c:f>
              <c:strCache>
                <c:ptCount val="1"/>
                <c:pt idx="0">
                  <c:v>Gyro_Z</c:v>
                </c:pt>
              </c:strCache>
            </c:strRef>
          </c:tx>
          <c:spPr>
            <a:ln w="28575" cap="rnd">
              <a:solidFill>
                <a:schemeClr val="accent3"/>
              </a:solidFill>
              <a:round/>
            </a:ln>
            <a:effectLst/>
          </c:spPr>
          <c:marker>
            <c:symbol val="none"/>
          </c:marker>
          <c:val>
            <c:numRef>
              <c:f>Sheet1!$R$2:$R$1000</c:f>
              <c:numCache>
                <c:formatCode>General</c:formatCode>
                <c:ptCount val="999"/>
                <c:pt idx="0">
                  <c:v>-69.47025394532389</c:v>
                </c:pt>
                <c:pt idx="1">
                  <c:v>-62.279790426417414</c:v>
                </c:pt>
                <c:pt idx="2">
                  <c:v>-54.940451857889066</c:v>
                </c:pt>
                <c:pt idx="3">
                  <c:v>-47.504511620731286</c:v>
                </c:pt>
                <c:pt idx="4">
                  <c:v>-40.067233908316659</c:v>
                </c:pt>
                <c:pt idx="5">
                  <c:v>-32.692848410150319</c:v>
                </c:pt>
                <c:pt idx="6">
                  <c:v>-25.474803261947308</c:v>
                </c:pt>
                <c:pt idx="7">
                  <c:v>-18.397931236708359</c:v>
                </c:pt>
                <c:pt idx="8">
                  <c:v>-11.391906911974193</c:v>
                </c:pt>
                <c:pt idx="9">
                  <c:v>-4.441774013734709</c:v>
                </c:pt>
                <c:pt idx="10">
                  <c:v>2.4755027865399848</c:v>
                </c:pt>
                <c:pt idx="11">
                  <c:v>9.3805941908091839</c:v>
                </c:pt>
                <c:pt idx="12">
                  <c:v>16.231551806993</c:v>
                </c:pt>
                <c:pt idx="13">
                  <c:v>22.992753510853138</c:v>
                </c:pt>
                <c:pt idx="14">
                  <c:v>29.627708980636076</c:v>
                </c:pt>
                <c:pt idx="15">
                  <c:v>36.110168461023356</c:v>
                </c:pt>
                <c:pt idx="16">
                  <c:v>42.426611191802884</c:v>
                </c:pt>
                <c:pt idx="17">
                  <c:v>48.485413327966825</c:v>
                </c:pt>
                <c:pt idx="18">
                  <c:v>54.097523381407484</c:v>
                </c:pt>
                <c:pt idx="19">
                  <c:v>59.097292653779341</c:v>
                </c:pt>
                <c:pt idx="20">
                  <c:v>63.321725280703745</c:v>
                </c:pt>
                <c:pt idx="21">
                  <c:v>66.768726515089668</c:v>
                </c:pt>
                <c:pt idx="22">
                  <c:v>69.748779004787863</c:v>
                </c:pt>
                <c:pt idx="23">
                  <c:v>72.707036524692114</c:v>
                </c:pt>
                <c:pt idx="24">
                  <c:v>75.978257514198276</c:v>
                </c:pt>
                <c:pt idx="25">
                  <c:v>79.688676923914315</c:v>
                </c:pt>
                <c:pt idx="26">
                  <c:v>83.767536245436034</c:v>
                </c:pt>
                <c:pt idx="27">
                  <c:v>87.818811960527327</c:v>
                </c:pt>
                <c:pt idx="28">
                  <c:v>91.208275801316773</c:v>
                </c:pt>
                <c:pt idx="29">
                  <c:v>93.488945585290438</c:v>
                </c:pt>
                <c:pt idx="30">
                  <c:v>94.708145213584629</c:v>
                </c:pt>
                <c:pt idx="31">
                  <c:v>95.214884649312935</c:v>
                </c:pt>
                <c:pt idx="32">
                  <c:v>95.358252456326667</c:v>
                </c:pt>
                <c:pt idx="33">
                  <c:v>95.363570467200134</c:v>
                </c:pt>
                <c:pt idx="34">
                  <c:v>95.31046443785614</c:v>
                </c:pt>
                <c:pt idx="35">
                  <c:v>95.055125449099009</c:v>
                </c:pt>
                <c:pt idx="36">
                  <c:v>94.341383880117021</c:v>
                </c:pt>
                <c:pt idx="37">
                  <c:v>93.05786490251468</c:v>
                </c:pt>
                <c:pt idx="38">
                  <c:v>91.213527244464373</c:v>
                </c:pt>
                <c:pt idx="39">
                  <c:v>88.945579159575075</c:v>
                </c:pt>
                <c:pt idx="40">
                  <c:v>86.464367076383581</c:v>
                </c:pt>
                <c:pt idx="41">
                  <c:v>83.828944514855905</c:v>
                </c:pt>
                <c:pt idx="42">
                  <c:v>80.920578244558783</c:v>
                </c:pt>
                <c:pt idx="43">
                  <c:v>77.571997779667612</c:v>
                </c:pt>
                <c:pt idx="44">
                  <c:v>73.677717244074259</c:v>
                </c:pt>
                <c:pt idx="45">
                  <c:v>69.263670119192781</c:v>
                </c:pt>
                <c:pt idx="46">
                  <c:v>64.457974876808919</c:v>
                </c:pt>
                <c:pt idx="47">
                  <c:v>59.412476979272739</c:v>
                </c:pt>
                <c:pt idx="48">
                  <c:v>54.211352819687285</c:v>
                </c:pt>
                <c:pt idx="49">
                  <c:v>48.861189723293542</c:v>
                </c:pt>
                <c:pt idx="50">
                  <c:v>43.326650388827673</c:v>
                </c:pt>
                <c:pt idx="51">
                  <c:v>37.534931481051125</c:v>
                </c:pt>
                <c:pt idx="52">
                  <c:v>31.437967851430098</c:v>
                </c:pt>
                <c:pt idx="53">
                  <c:v>25.020528574401496</c:v>
                </c:pt>
                <c:pt idx="54">
                  <c:v>18.372380822913467</c:v>
                </c:pt>
                <c:pt idx="55">
                  <c:v>11.558495266455198</c:v>
                </c:pt>
                <c:pt idx="56">
                  <c:v>4.6316446811260938</c:v>
                </c:pt>
                <c:pt idx="57">
                  <c:v>-2.2956318124964281</c:v>
                </c:pt>
                <c:pt idx="58">
                  <c:v>-9.1585999562464977</c:v>
                </c:pt>
                <c:pt idx="59">
                  <c:v>-15.963681797121566</c:v>
                </c:pt>
                <c:pt idx="60">
                  <c:v>-22.765665761179132</c:v>
                </c:pt>
                <c:pt idx="61">
                  <c:v>-29.579764885955548</c:v>
                </c:pt>
                <c:pt idx="62">
                  <c:v>-36.324199288236436</c:v>
                </c:pt>
                <c:pt idx="63">
                  <c:v>-42.862933542471708</c:v>
                </c:pt>
                <c:pt idx="64">
                  <c:v>-49.135092811622272</c:v>
                </c:pt>
                <c:pt idx="65">
                  <c:v>-55.168731635389832</c:v>
                </c:pt>
                <c:pt idx="66">
                  <c:v>-60.997167402682031</c:v>
                </c:pt>
                <c:pt idx="67">
                  <c:v>-66.717577494628387</c:v>
                </c:pt>
                <c:pt idx="68">
                  <c:v>-72.335408664735823</c:v>
                </c:pt>
                <c:pt idx="69">
                  <c:v>-77.755488711441117</c:v>
                </c:pt>
                <c:pt idx="70">
                  <c:v>-82.849077317212291</c:v>
                </c:pt>
                <c:pt idx="71">
                  <c:v>-87.481218490868045</c:v>
                </c:pt>
                <c:pt idx="72">
                  <c:v>-91.600483101050685</c:v>
                </c:pt>
                <c:pt idx="73">
                  <c:v>-95.194373639029664</c:v>
                </c:pt>
                <c:pt idx="74">
                  <c:v>-98.320588806249063</c:v>
                </c:pt>
                <c:pt idx="75">
                  <c:v>-101.02093527012408</c:v>
                </c:pt>
                <c:pt idx="76">
                  <c:v>-103.2916081047216</c:v>
                </c:pt>
                <c:pt idx="77">
                  <c:v>-105.14368000262718</c:v>
                </c:pt>
                <c:pt idx="78">
                  <c:v>-106.57956314257464</c:v>
                </c:pt>
                <c:pt idx="79">
                  <c:v>-107.55013707972316</c:v>
                </c:pt>
                <c:pt idx="80">
                  <c:v>-108.01157509812869</c:v>
                </c:pt>
                <c:pt idx="81">
                  <c:v>-108.02405059616611</c:v>
                </c:pt>
                <c:pt idx="82">
                  <c:v>-107.65856308424279</c:v>
                </c:pt>
                <c:pt idx="83">
                  <c:v>-107.03274492255792</c:v>
                </c:pt>
                <c:pt idx="84">
                  <c:v>-106.27953780410677</c:v>
                </c:pt>
                <c:pt idx="85">
                  <c:v>-105.45211746802462</c:v>
                </c:pt>
                <c:pt idx="86">
                  <c:v>-104.47813047866414</c:v>
                </c:pt>
                <c:pt idx="87">
                  <c:v>-103.12627662909087</c:v>
                </c:pt>
                <c:pt idx="88">
                  <c:v>-101.19269931650905</c:v>
                </c:pt>
                <c:pt idx="89">
                  <c:v>-98.633304990178871</c:v>
                </c:pt>
                <c:pt idx="90">
                  <c:v>-95.457013690375291</c:v>
                </c:pt>
                <c:pt idx="91">
                  <c:v>-91.534389276567779</c:v>
                </c:pt>
                <c:pt idx="92">
                  <c:v>-86.775297711036416</c:v>
                </c:pt>
                <c:pt idx="93">
                  <c:v>-81.253962556815694</c:v>
                </c:pt>
                <c:pt idx="94">
                  <c:v>-75.094997625679383</c:v>
                </c:pt>
                <c:pt idx="95">
                  <c:v>-68.487551113165793</c:v>
                </c:pt>
                <c:pt idx="96">
                  <c:v>-61.583399910902479</c:v>
                </c:pt>
                <c:pt idx="97">
                  <c:v>-54.490659432684431</c:v>
                </c:pt>
                <c:pt idx="98">
                  <c:v>-47.375326364030734</c:v>
                </c:pt>
                <c:pt idx="99">
                  <c:v>-40.333606876750117</c:v>
                </c:pt>
                <c:pt idx="100">
                  <c:v>-33.328382339215111</c:v>
                </c:pt>
                <c:pt idx="101">
                  <c:v>-26.270576392430804</c:v>
                </c:pt>
                <c:pt idx="102">
                  <c:v>-19.060231864582189</c:v>
                </c:pt>
                <c:pt idx="103">
                  <c:v>-11.665574487290545</c:v>
                </c:pt>
                <c:pt idx="104">
                  <c:v>-4.1473855375447339</c:v>
                </c:pt>
                <c:pt idx="105">
                  <c:v>3.4471089332061613</c:v>
                </c:pt>
                <c:pt idx="106">
                  <c:v>11.082768574542039</c:v>
                </c:pt>
                <c:pt idx="107">
                  <c:v>18.777913763051199</c:v>
                </c:pt>
                <c:pt idx="108">
                  <c:v>26.623418247790173</c:v>
                </c:pt>
                <c:pt idx="109">
                  <c:v>34.618473202834366</c:v>
                </c:pt>
                <c:pt idx="110">
                  <c:v>42.590695798777674</c:v>
                </c:pt>
                <c:pt idx="111">
                  <c:v>50.381581502802128</c:v>
                </c:pt>
                <c:pt idx="112">
                  <c:v>57.904545272746077</c:v>
                </c:pt>
                <c:pt idx="113">
                  <c:v>65.028505427291165</c:v>
                </c:pt>
                <c:pt idx="114">
                  <c:v>71.573626638745338</c:v>
                </c:pt>
                <c:pt idx="115">
                  <c:v>77.490585305970427</c:v>
                </c:pt>
                <c:pt idx="116">
                  <c:v>82.946633999851016</c:v>
                </c:pt>
                <c:pt idx="117">
                  <c:v>88.088737199853995</c:v>
                </c:pt>
                <c:pt idx="118">
                  <c:v>92.953139375856907</c:v>
                </c:pt>
                <c:pt idx="119">
                  <c:v>97.611819488339762</c:v>
                </c:pt>
                <c:pt idx="120">
                  <c:v>101.98939923857296</c:v>
                </c:pt>
                <c:pt idx="121">
                  <c:v>105.81047531380149</c:v>
                </c:pt>
                <c:pt idx="122">
                  <c:v>108.76465720752546</c:v>
                </c:pt>
                <c:pt idx="123">
                  <c:v>110.71095640337494</c:v>
                </c:pt>
                <c:pt idx="124">
                  <c:v>111.87265395530744</c:v>
                </c:pt>
                <c:pt idx="125">
                  <c:v>112.57263121620129</c:v>
                </c:pt>
                <c:pt idx="126">
                  <c:v>112.92142769187727</c:v>
                </c:pt>
                <c:pt idx="127">
                  <c:v>112.94762423803972</c:v>
                </c:pt>
                <c:pt idx="128">
                  <c:v>112.62231779327894</c:v>
                </c:pt>
                <c:pt idx="129">
                  <c:v>111.76860981741335</c:v>
                </c:pt>
                <c:pt idx="130">
                  <c:v>110.17430692106508</c:v>
                </c:pt>
                <c:pt idx="131">
                  <c:v>107.75345234264377</c:v>
                </c:pt>
                <c:pt idx="132">
                  <c:v>104.62319367579089</c:v>
                </c:pt>
                <c:pt idx="133">
                  <c:v>100.98827946227506</c:v>
                </c:pt>
                <c:pt idx="134">
                  <c:v>97.058774113029557</c:v>
                </c:pt>
                <c:pt idx="135">
                  <c:v>92.973616950768971</c:v>
                </c:pt>
                <c:pt idx="136">
                  <c:v>88.803122371753588</c:v>
                </c:pt>
                <c:pt idx="137">
                  <c:v>84.546221884318513</c:v>
                </c:pt>
                <c:pt idx="138">
                  <c:v>80.171332666632139</c:v>
                </c:pt>
                <c:pt idx="139">
                  <c:v>75.6387491532995</c:v>
                </c:pt>
                <c:pt idx="140">
                  <c:v>70.920586670233504</c:v>
                </c:pt>
                <c:pt idx="141">
                  <c:v>65.984399556828834</c:v>
                </c:pt>
                <c:pt idx="142">
                  <c:v>60.753059885692252</c:v>
                </c:pt>
                <c:pt idx="143">
                  <c:v>55.172213387978402</c:v>
                </c:pt>
                <c:pt idx="144">
                  <c:v>49.252329700218837</c:v>
                </c:pt>
                <c:pt idx="145">
                  <c:v>43.033745446214454</c:v>
                </c:pt>
                <c:pt idx="146">
                  <c:v>36.551997417290167</c:v>
                </c:pt>
                <c:pt idx="147">
                  <c:v>29.85903706894436</c:v>
                </c:pt>
                <c:pt idx="148">
                  <c:v>23.020410387565473</c:v>
                </c:pt>
                <c:pt idx="149">
                  <c:v>16.099950599814164</c:v>
                </c:pt>
                <c:pt idx="150">
                  <c:v>9.1522395678178832</c:v>
                </c:pt>
                <c:pt idx="151">
                  <c:v>2.2619564364615257</c:v>
                </c:pt>
                <c:pt idx="152">
                  <c:v>-4.5511911722677052</c:v>
                </c:pt>
                <c:pt idx="153">
                  <c:v>-11.401906668822352</c:v>
                </c:pt>
                <c:pt idx="154">
                  <c:v>-18.47649373544591</c:v>
                </c:pt>
                <c:pt idx="155">
                  <c:v>-25.78459248073699</c:v>
                </c:pt>
                <c:pt idx="156">
                  <c:v>-33.146888671122255</c:v>
                </c:pt>
                <c:pt idx="157">
                  <c:v>-40.396158237699815</c:v>
                </c:pt>
                <c:pt idx="158">
                  <c:v>-47.460696652945821</c:v>
                </c:pt>
                <c:pt idx="159">
                  <c:v>-54.288513919886903</c:v>
                </c:pt>
                <c:pt idx="160">
                  <c:v>-60.894987421489169</c:v>
                </c:pt>
                <c:pt idx="161">
                  <c:v>-67.229253313059388</c:v>
                </c:pt>
                <c:pt idx="162">
                  <c:v>-73.216983646798198</c:v>
                </c:pt>
                <c:pt idx="163">
                  <c:v>-78.822018433862226</c:v>
                </c:pt>
                <c:pt idx="164">
                  <c:v>-83.962750645184983</c:v>
                </c:pt>
                <c:pt idx="165">
                  <c:v>-88.587266492281273</c:v>
                </c:pt>
                <c:pt idx="166">
                  <c:v>-92.64868292243564</c:v>
                </c:pt>
                <c:pt idx="167">
                  <c:v>-96.117713443986929</c:v>
                </c:pt>
                <c:pt idx="168">
                  <c:v>-99.015402915107188</c:v>
                </c:pt>
                <c:pt idx="169">
                  <c:v>-101.42238469680505</c:v>
                </c:pt>
                <c:pt idx="170">
                  <c:v>-103.37842334286894</c:v>
                </c:pt>
                <c:pt idx="171">
                  <c:v>-104.99951959601155</c:v>
                </c:pt>
                <c:pt idx="172">
                  <c:v>-106.47951086409131</c:v>
                </c:pt>
                <c:pt idx="173">
                  <c:v>-107.84385098680947</c:v>
                </c:pt>
                <c:pt idx="174">
                  <c:v>-108.75562428707327</c:v>
                </c:pt>
                <c:pt idx="175">
                  <c:v>-108.94438054133181</c:v>
                </c:pt>
                <c:pt idx="176">
                  <c:v>-108.45019971050517</c:v>
                </c:pt>
                <c:pt idx="177">
                  <c:v>-107.37083489629507</c:v>
                </c:pt>
                <c:pt idx="178">
                  <c:v>-105.71367551836917</c:v>
                </c:pt>
                <c:pt idx="179">
                  <c:v>-103.42981836800179</c:v>
                </c:pt>
                <c:pt idx="180">
                  <c:v>-100.46411696064175</c:v>
                </c:pt>
                <c:pt idx="181">
                  <c:v>-96.845850361428916</c:v>
                </c:pt>
                <c:pt idx="182">
                  <c:v>-92.64979523420034</c:v>
                </c:pt>
                <c:pt idx="183">
                  <c:v>-87.934279109516339</c:v>
                </c:pt>
                <c:pt idx="184">
                  <c:v>-82.763464227325997</c:v>
                </c:pt>
                <c:pt idx="185">
                  <c:v>-77.268972682779477</c:v>
                </c:pt>
                <c:pt idx="186">
                  <c:v>-71.565025769123892</c:v>
                </c:pt>
                <c:pt idx="187">
                  <c:v>-65.738613833741411</c:v>
                </c:pt>
                <c:pt idx="188">
                  <c:v>-59.838592217066584</c:v>
                </c:pt>
                <c:pt idx="189">
                  <c:v>-53.815955832725258</c:v>
                </c:pt>
                <c:pt idx="190">
                  <c:v>-47.667275716070748</c:v>
                </c:pt>
                <c:pt idx="191">
                  <c:v>-41.412908941749329</c:v>
                </c:pt>
                <c:pt idx="192">
                  <c:v>-35.038637602914335</c:v>
                </c:pt>
                <c:pt idx="193">
                  <c:v>-28.560201450856045</c:v>
                </c:pt>
                <c:pt idx="194">
                  <c:v>-21.923377201838925</c:v>
                </c:pt>
                <c:pt idx="195">
                  <c:v>-15.074264017802147</c:v>
                </c:pt>
                <c:pt idx="196">
                  <c:v>-7.9888946774461047</c:v>
                </c:pt>
                <c:pt idx="197">
                  <c:v>-0.59016308389718275</c:v>
                </c:pt>
                <c:pt idx="198">
                  <c:v>7.1897631177807604</c:v>
                </c:pt>
                <c:pt idx="199">
                  <c:v>15.293969855425145</c:v>
                </c:pt>
                <c:pt idx="200">
                  <c:v>23.520883738316645</c:v>
                </c:pt>
                <c:pt idx="201">
                  <c:v>31.61195362355031</c:v>
                </c:pt>
                <c:pt idx="202">
                  <c:v>39.420532611079295</c:v>
                </c:pt>
                <c:pt idx="203">
                  <c:v>46.836253018857704</c:v>
                </c:pt>
                <c:pt idx="204">
                  <c:v>53.755179238480551</c:v>
                </c:pt>
                <c:pt idx="205">
                  <c:v>60.155907153710935</c:v>
                </c:pt>
                <c:pt idx="206">
                  <c:v>66.208338530636723</c:v>
                </c:pt>
                <c:pt idx="207">
                  <c:v>72.175400280023993</c:v>
                </c:pt>
                <c:pt idx="208">
                  <c:v>78.167392194423513</c:v>
                </c:pt>
                <c:pt idx="209">
                  <c:v>84.057436310535039</c:v>
                </c:pt>
                <c:pt idx="210">
                  <c:v>89.558537644324332</c:v>
                </c:pt>
                <c:pt idx="211">
                  <c:v>94.340402811437841</c:v>
                </c:pt>
                <c:pt idx="212">
                  <c:v>98.312975515209089</c:v>
                </c:pt>
                <c:pt idx="213">
                  <c:v>101.67660176490492</c:v>
                </c:pt>
                <c:pt idx="214">
                  <c:v>104.78043442960683</c:v>
                </c:pt>
                <c:pt idx="215">
                  <c:v>107.96157822101469</c:v>
                </c:pt>
                <c:pt idx="216">
                  <c:v>111.27868827659439</c:v>
                </c:pt>
                <c:pt idx="217">
                  <c:v>114.39974125106249</c:v>
                </c:pt>
                <c:pt idx="218">
                  <c:v>116.75126126604124</c:v>
                </c:pt>
                <c:pt idx="219">
                  <c:v>117.76589844072041</c:v>
                </c:pt>
                <c:pt idx="220">
                  <c:v>117.20099683190601</c:v>
                </c:pt>
                <c:pt idx="221">
                  <c:v>115.14444279526789</c:v>
                </c:pt>
                <c:pt idx="222">
                  <c:v>111.97927835936254</c:v>
                </c:pt>
                <c:pt idx="223">
                  <c:v>108.07935723217528</c:v>
                </c:pt>
                <c:pt idx="224">
                  <c:v>103.68641652753178</c:v>
                </c:pt>
                <c:pt idx="225">
                  <c:v>98.938008896981131</c:v>
                </c:pt>
                <c:pt idx="226">
                  <c:v>93.913356939041506</c:v>
                </c:pt>
                <c:pt idx="227">
                  <c:v>88.751398740260683</c:v>
                </c:pt>
                <c:pt idx="228">
                  <c:v>83.605022125455463</c:v>
                </c:pt>
                <c:pt idx="229">
                  <c:v>78.562943742946359</c:v>
                </c:pt>
                <c:pt idx="230">
                  <c:v>73.674079748087436</c:v>
                </c:pt>
                <c:pt idx="231">
                  <c:v>68.860769253125682</c:v>
                </c:pt>
                <c:pt idx="232">
                  <c:v>63.897704248063157</c:v>
                </c:pt>
                <c:pt idx="233">
                  <c:v>58.560120783101887</c:v>
                </c:pt>
                <c:pt idx="234">
                  <c:v>52.658753567439852</c:v>
                </c:pt>
                <c:pt idx="235">
                  <c:v>46.143506216091055</c:v>
                </c:pt>
                <c:pt idx="236">
                  <c:v>39.152565511769232</c:v>
                </c:pt>
                <c:pt idx="237">
                  <c:v>31.898016281533849</c:v>
                </c:pt>
                <c:pt idx="238">
                  <c:v>24.63996765590317</c:v>
                </c:pt>
                <c:pt idx="239">
                  <c:v>17.586797102785109</c:v>
                </c:pt>
                <c:pt idx="240">
                  <c:v>10.780443900729408</c:v>
                </c:pt>
                <c:pt idx="241">
                  <c:v>4.1529517627148191</c:v>
                </c:pt>
                <c:pt idx="242">
                  <c:v>-2.4799220125394776</c:v>
                </c:pt>
                <c:pt idx="243">
                  <c:v>-9.3422323522886881</c:v>
                </c:pt>
                <c:pt idx="244">
                  <c:v>-16.440432025242913</c:v>
                </c:pt>
                <c:pt idx="245">
                  <c:v>-23.656960624738058</c:v>
                </c:pt>
                <c:pt idx="246">
                  <c:v>-30.774455392243294</c:v>
                </c:pt>
                <c:pt idx="247">
                  <c:v>-37.567820404398425</c:v>
                </c:pt>
                <c:pt idx="248">
                  <c:v>-43.974465376310455</c:v>
                </c:pt>
                <c:pt idx="249">
                  <c:v>-50.052210108784244</c:v>
                </c:pt>
                <c:pt idx="250">
                  <c:v>-55.932115546608557</c:v>
                </c:pt>
                <c:pt idx="251">
                  <c:v>-61.794494415676382</c:v>
                </c:pt>
                <c:pt idx="252">
                  <c:v>-67.711977147362859</c:v>
                </c:pt>
                <c:pt idx="253">
                  <c:v>-73.577497824415602</c:v>
                </c:pt>
                <c:pt idx="254">
                  <c:v>-79.266623207927282</c:v>
                </c:pt>
                <c:pt idx="255">
                  <c:v>-84.622908583768748</c:v>
                </c:pt>
                <c:pt idx="256">
                  <c:v>-89.533364732093361</c:v>
                </c:pt>
                <c:pt idx="257">
                  <c:v>-93.930861597451496</c:v>
                </c:pt>
                <c:pt idx="258">
                  <c:v>-97.787314685502466</c:v>
                </c:pt>
                <c:pt idx="259">
                  <c:v>-101.02052835179242</c:v>
                </c:pt>
                <c:pt idx="260">
                  <c:v>-103.61112314475656</c:v>
                </c:pt>
                <c:pt idx="261">
                  <c:v>-105.63076832186142</c:v>
                </c:pt>
                <c:pt idx="262">
                  <c:v>-106.9884441154242</c:v>
                </c:pt>
                <c:pt idx="263">
                  <c:v>-107.61975189311572</c:v>
                </c:pt>
                <c:pt idx="264">
                  <c:v>-107.49372711525341</c:v>
                </c:pt>
                <c:pt idx="265">
                  <c:v>-106.62521459294834</c:v>
                </c:pt>
                <c:pt idx="266">
                  <c:v>-105.13392094108937</c:v>
                </c:pt>
                <c:pt idx="267">
                  <c:v>-103.17525368226758</c:v>
                </c:pt>
                <c:pt idx="268">
                  <c:v>-100.85843068862222</c:v>
                </c:pt>
                <c:pt idx="269">
                  <c:v>-98.262850674849773</c:v>
                </c:pt>
                <c:pt idx="270">
                  <c:v>-95.450601761352772</c:v>
                </c:pt>
                <c:pt idx="271">
                  <c:v>-92.307004426125715</c:v>
                </c:pt>
                <c:pt idx="272">
                  <c:v>-88.685125277603206</c:v>
                </c:pt>
                <c:pt idx="273">
                  <c:v>-84.536171092051134</c:v>
                </c:pt>
                <c:pt idx="274">
                  <c:v>-79.878880150210122</c:v>
                </c:pt>
                <c:pt idx="275">
                  <c:v>-74.821639687205931</c:v>
                </c:pt>
                <c:pt idx="276">
                  <c:v>-69.480110633461805</c:v>
                </c:pt>
                <c:pt idx="277">
                  <c:v>-63.934796600792573</c:v>
                </c:pt>
                <c:pt idx="278">
                  <c:v>-58.267001908776727</c:v>
                </c:pt>
                <c:pt idx="279">
                  <c:v>-52.511735050601189</c:v>
                </c:pt>
                <c:pt idx="280">
                  <c:v>-46.688372629589168</c:v>
                </c:pt>
                <c:pt idx="281">
                  <c:v>-40.88642979699739</c:v>
                </c:pt>
                <c:pt idx="282">
                  <c:v>-35.144295021057445</c:v>
                </c:pt>
                <c:pt idx="283">
                  <c:v>-29.451697660636299</c:v>
                </c:pt>
                <c:pt idx="284">
                  <c:v>-23.769088507423572</c:v>
                </c:pt>
                <c:pt idx="285">
                  <c:v>-18.004026777275104</c:v>
                </c:pt>
                <c:pt idx="286">
                  <c:v>-12.131186061729604</c:v>
                </c:pt>
                <c:pt idx="287">
                  <c:v>-6.1326278404950116</c:v>
                </c:pt>
                <c:pt idx="288">
                  <c:v>1.1865936314888352E-2</c:v>
                </c:pt>
                <c:pt idx="289">
                  <c:v>6.2809066775885904</c:v>
                </c:pt>
                <c:pt idx="290">
                  <c:v>12.641685904036819</c:v>
                </c:pt>
                <c:pt idx="291">
                  <c:v>19.047669105956082</c:v>
                </c:pt>
                <c:pt idx="292">
                  <c:v>25.525549903836961</c:v>
                </c:pt>
                <c:pt idx="293">
                  <c:v>32.148802425760223</c:v>
                </c:pt>
                <c:pt idx="294">
                  <c:v>38.949141297245021</c:v>
                </c:pt>
                <c:pt idx="295">
                  <c:v>45.921993211300119</c:v>
                </c:pt>
                <c:pt idx="296">
                  <c:v>52.942566487074117</c:v>
                </c:pt>
                <c:pt idx="297">
                  <c:v>59.701085377332632</c:v>
                </c:pt>
                <c:pt idx="298">
                  <c:v>65.926048469785982</c:v>
                </c:pt>
                <c:pt idx="299">
                  <c:v>71.457670340390266</c:v>
                </c:pt>
                <c:pt idx="300">
                  <c:v>76.319351093582469</c:v>
                </c:pt>
                <c:pt idx="301">
                  <c:v>80.861332391710818</c:v>
                </c:pt>
                <c:pt idx="302">
                  <c:v>85.506837823876609</c:v>
                </c:pt>
                <c:pt idx="303">
                  <c:v>90.348219887399082</c:v>
                </c:pt>
                <c:pt idx="304">
                  <c:v>94.861880009651102</c:v>
                </c:pt>
                <c:pt idx="305">
                  <c:v>98.374596369458075</c:v>
                </c:pt>
                <c:pt idx="306">
                  <c:v>100.47067844206892</c:v>
                </c:pt>
                <c:pt idx="307">
                  <c:v>101.20278129322753</c:v>
                </c:pt>
                <c:pt idx="308">
                  <c:v>100.94300314736299</c:v>
                </c:pt>
                <c:pt idx="309">
                  <c:v>100.13747578441571</c:v>
                </c:pt>
                <c:pt idx="310">
                  <c:v>99.175074328727391</c:v>
                </c:pt>
                <c:pt idx="311">
                  <c:v>98.222658302152837</c:v>
                </c:pt>
                <c:pt idx="312">
                  <c:v>97.321135096109785</c:v>
                </c:pt>
                <c:pt idx="313">
                  <c:v>96.284699214187597</c:v>
                </c:pt>
                <c:pt idx="314">
                  <c:v>94.74492944990385</c:v>
                </c:pt>
                <c:pt idx="315">
                  <c:v>92.484190480905767</c:v>
                </c:pt>
                <c:pt idx="316">
                  <c:v>89.618122171287638</c:v>
                </c:pt>
                <c:pt idx="317">
                  <c:v>86.347534907861885</c:v>
                </c:pt>
                <c:pt idx="318">
                  <c:v>82.863130989704658</c:v>
                </c:pt>
                <c:pt idx="319">
                  <c:v>79.262910109910564</c:v>
                </c:pt>
                <c:pt idx="320">
                  <c:v>75.497135267712352</c:v>
                </c:pt>
                <c:pt idx="321">
                  <c:v>71.458692842358104</c:v>
                </c:pt>
                <c:pt idx="322">
                  <c:v>67.01864010551094</c:v>
                </c:pt>
                <c:pt idx="323">
                  <c:v>62.076270463400725</c:v>
                </c:pt>
                <c:pt idx="324">
                  <c:v>56.628137014132712</c:v>
                </c:pt>
                <c:pt idx="325">
                  <c:v>50.740353693850061</c:v>
                </c:pt>
                <c:pt idx="326">
                  <c:v>44.515516199973064</c:v>
                </c:pt>
                <c:pt idx="327">
                  <c:v>37.991643735973604</c:v>
                </c:pt>
                <c:pt idx="328">
                  <c:v>31.226922661254132</c:v>
                </c:pt>
                <c:pt idx="329">
                  <c:v>24.36483852802905</c:v>
                </c:pt>
                <c:pt idx="330">
                  <c:v>17.498897397468468</c:v>
                </c:pt>
                <c:pt idx="331">
                  <c:v>10.705745529519099</c:v>
                </c:pt>
                <c:pt idx="332">
                  <c:v>4.019953958928717</c:v>
                </c:pt>
                <c:pt idx="333">
                  <c:v>-2.6159240002498567</c:v>
                </c:pt>
                <c:pt idx="334">
                  <c:v>-9.1330491202448609</c:v>
                </c:pt>
                <c:pt idx="335">
                  <c:v>-15.442561677839963</c:v>
                </c:pt>
                <c:pt idx="336">
                  <c:v>-21.58137088428316</c:v>
                </c:pt>
                <c:pt idx="337">
                  <c:v>-27.671536006597499</c:v>
                </c:pt>
                <c:pt idx="338">
                  <c:v>-33.920355066465554</c:v>
                </c:pt>
                <c:pt idx="339">
                  <c:v>-40.362095465136242</c:v>
                </c:pt>
                <c:pt idx="340">
                  <c:v>-46.887531675833515</c:v>
                </c:pt>
                <c:pt idx="341">
                  <c:v>-53.334976342316843</c:v>
                </c:pt>
                <c:pt idx="342">
                  <c:v>-59.448736235470506</c:v>
                </c:pt>
                <c:pt idx="343">
                  <c:v>-65.058366370761092</c:v>
                </c:pt>
                <c:pt idx="344">
                  <c:v>-70.169986863345869</c:v>
                </c:pt>
                <c:pt idx="345">
                  <c:v>-74.882868386078954</c:v>
                </c:pt>
                <c:pt idx="346">
                  <c:v>-79.184869818357384</c:v>
                </c:pt>
                <c:pt idx="347">
                  <c:v>-83.026806661990236</c:v>
                </c:pt>
                <c:pt idx="348">
                  <c:v>-86.483917988750434</c:v>
                </c:pt>
                <c:pt idx="349">
                  <c:v>-89.711809368975423</c:v>
                </c:pt>
                <c:pt idx="350">
                  <c:v>-92.80969750159592</c:v>
                </c:pt>
                <c:pt idx="351">
                  <c:v>-95.784711591564005</c:v>
                </c:pt>
                <c:pt idx="352">
                  <c:v>-98.604193779732711</c:v>
                </c:pt>
                <c:pt idx="353">
                  <c:v>-101.11141280413806</c:v>
                </c:pt>
                <c:pt idx="354">
                  <c:v>-103.0576322480553</c:v>
                </c:pt>
                <c:pt idx="355">
                  <c:v>-104.29356310309419</c:v>
                </c:pt>
                <c:pt idx="356">
                  <c:v>-104.72858996103231</c:v>
                </c:pt>
                <c:pt idx="357">
                  <c:v>-104.30282128181166</c:v>
                </c:pt>
                <c:pt idx="358">
                  <c:v>-102.98179403617542</c:v>
                </c:pt>
                <c:pt idx="359">
                  <c:v>-100.8793839954519</c:v>
                </c:pt>
                <c:pt idx="360">
                  <c:v>-98.124777555542863</c:v>
                </c:pt>
                <c:pt idx="361">
                  <c:v>-94.835866704432007</c:v>
                </c:pt>
                <c:pt idx="362">
                  <c:v>-91.048887730343367</c:v>
                </c:pt>
                <c:pt idx="363">
                  <c:v>-86.752965695736506</c:v>
                </c:pt>
                <c:pt idx="364">
                  <c:v>-81.967734261821775</c:v>
                </c:pt>
                <c:pt idx="365">
                  <c:v>-76.728846856585349</c:v>
                </c:pt>
                <c:pt idx="366">
                  <c:v>-71.104272979453626</c:v>
                </c:pt>
                <c:pt idx="367">
                  <c:v>-65.140725039864549</c:v>
                </c:pt>
                <c:pt idx="368">
                  <c:v>-58.873338519067261</c:v>
                </c:pt>
                <c:pt idx="369">
                  <c:v>-52.370089528685916</c:v>
                </c:pt>
                <c:pt idx="370">
                  <c:v>-45.713928598112197</c:v>
                </c:pt>
                <c:pt idx="371">
                  <c:v>-39.038484386149953</c:v>
                </c:pt>
                <c:pt idx="372">
                  <c:v>-32.406548138426949</c:v>
                </c:pt>
                <c:pt idx="373">
                  <c:v>-25.76951123565841</c:v>
                </c:pt>
                <c:pt idx="374">
                  <c:v>-19.150685410945243</c:v>
                </c:pt>
                <c:pt idx="375">
                  <c:v>-12.563057002726339</c:v>
                </c:pt>
                <c:pt idx="376">
                  <c:v>-6.032884042671812</c:v>
                </c:pt>
                <c:pt idx="377">
                  <c:v>0.40180803818162453</c:v>
                </c:pt>
                <c:pt idx="378">
                  <c:v>6.7816129774179918</c:v>
                </c:pt>
                <c:pt idx="379">
                  <c:v>13.148074377869632</c:v>
                </c:pt>
                <c:pt idx="380">
                  <c:v>19.567755690312239</c:v>
                </c:pt>
                <c:pt idx="381">
                  <c:v>26.090191756505995</c:v>
                </c:pt>
                <c:pt idx="382">
                  <c:v>32.664633641375872</c:v>
                </c:pt>
                <c:pt idx="383">
                  <c:v>39.116647328548353</c:v>
                </c:pt>
                <c:pt idx="384">
                  <c:v>45.211346761977381</c:v>
                </c:pt>
                <c:pt idx="385">
                  <c:v>50.729058326737835</c:v>
                </c:pt>
                <c:pt idx="386">
                  <c:v>55.653895060203077</c:v>
                </c:pt>
                <c:pt idx="387">
                  <c:v>60.226298518999016</c:v>
                </c:pt>
                <c:pt idx="388">
                  <c:v>64.704021428619043</c:v>
                </c:pt>
                <c:pt idx="389">
                  <c:v>69.296628540046669</c:v>
                </c:pt>
                <c:pt idx="390">
                  <c:v>74.121335789245734</c:v>
                </c:pt>
                <c:pt idx="391">
                  <c:v>79.08094513346083</c:v>
                </c:pt>
                <c:pt idx="392">
                  <c:v>83.983081890791624</c:v>
                </c:pt>
                <c:pt idx="393">
                  <c:v>88.663134432975795</c:v>
                </c:pt>
                <c:pt idx="394">
                  <c:v>93.02507210431628</c:v>
                </c:pt>
                <c:pt idx="395">
                  <c:v>97.107052202229937</c:v>
                </c:pt>
                <c:pt idx="396">
                  <c:v>100.83705225818534</c:v>
                </c:pt>
                <c:pt idx="397">
                  <c:v>103.92579995302161</c:v>
                </c:pt>
                <c:pt idx="398">
                  <c:v>106.04739799396118</c:v>
                </c:pt>
                <c:pt idx="399">
                  <c:v>107.08064401408195</c:v>
                </c:pt>
                <c:pt idx="400">
                  <c:v>107.16713303380031</c:v>
                </c:pt>
                <c:pt idx="401">
                  <c:v>106.5035043331243</c:v>
                </c:pt>
                <c:pt idx="402">
                  <c:v>105.1909850264618</c:v>
                </c:pt>
                <c:pt idx="403">
                  <c:v>103.22508192593256</c:v>
                </c:pt>
                <c:pt idx="404">
                  <c:v>100.5946115274139</c:v>
                </c:pt>
                <c:pt idx="405">
                  <c:v>97.328454976865629</c:v>
                </c:pt>
                <c:pt idx="406">
                  <c:v>93.560977017328312</c:v>
                </c:pt>
                <c:pt idx="407">
                  <c:v>89.515998596981746</c:v>
                </c:pt>
                <c:pt idx="408">
                  <c:v>85.378802985042114</c:v>
                </c:pt>
                <c:pt idx="409">
                  <c:v>81.26974176534128</c:v>
                </c:pt>
                <c:pt idx="410">
                  <c:v>77.149336310034442</c:v>
                </c:pt>
                <c:pt idx="411">
                  <c:v>72.85003388383376</c:v>
                </c:pt>
                <c:pt idx="412">
                  <c:v>68.179609226157069</c:v>
                </c:pt>
                <c:pt idx="413">
                  <c:v>63.058211941633928</c:v>
                </c:pt>
                <c:pt idx="414">
                  <c:v>57.49471500280125</c:v>
                </c:pt>
                <c:pt idx="415">
                  <c:v>51.616192482745227</c:v>
                </c:pt>
                <c:pt idx="416">
                  <c:v>45.586287713090329</c:v>
                </c:pt>
                <c:pt idx="417">
                  <c:v>39.527532738828519</c:v>
                </c:pt>
                <c:pt idx="418">
                  <c:v>33.503623144051943</c:v>
                </c:pt>
                <c:pt idx="419">
                  <c:v>27.479964281170904</c:v>
                </c:pt>
                <c:pt idx="420">
                  <c:v>21.284979115547486</c:v>
                </c:pt>
                <c:pt idx="421">
                  <c:v>14.795119453236536</c:v>
                </c:pt>
                <c:pt idx="422">
                  <c:v>7.9374521241718048</c:v>
                </c:pt>
                <c:pt idx="423">
                  <c:v>0.77913196168836873</c:v>
                </c:pt>
                <c:pt idx="424">
                  <c:v>-6.4884422775453983</c:v>
                </c:pt>
                <c:pt idx="425">
                  <c:v>-13.657116311994489</c:v>
                </c:pt>
                <c:pt idx="426">
                  <c:v>-20.570839985754599</c:v>
                </c:pt>
                <c:pt idx="427">
                  <c:v>-27.165645806039507</c:v>
                </c:pt>
                <c:pt idx="428">
                  <c:v>-33.510379509918721</c:v>
                </c:pt>
                <c:pt idx="429">
                  <c:v>-39.656124119720346</c:v>
                </c:pt>
                <c:pt idx="430">
                  <c:v>-45.683285257325934</c:v>
                </c:pt>
                <c:pt idx="431">
                  <c:v>-51.718095372179413</c:v>
                </c:pt>
                <c:pt idx="432">
                  <c:v>-57.782953584735829</c:v>
                </c:pt>
                <c:pt idx="433">
                  <c:v>-63.781464093041109</c:v>
                </c:pt>
                <c:pt idx="434">
                  <c:v>-69.495810391180299</c:v>
                </c:pt>
                <c:pt idx="435">
                  <c:v>-74.772429303356702</c:v>
                </c:pt>
                <c:pt idx="436">
                  <c:v>-79.663553057289562</c:v>
                </c:pt>
                <c:pt idx="437">
                  <c:v>-84.183571136143769</c:v>
                </c:pt>
                <c:pt idx="438">
                  <c:v>-88.391323793420881</c:v>
                </c:pt>
                <c:pt idx="439">
                  <c:v>-92.492486257552471</c:v>
                </c:pt>
                <c:pt idx="440">
                  <c:v>-96.614162512401421</c:v>
                </c:pt>
                <c:pt idx="441">
                  <c:v>-100.73974080215339</c:v>
                </c:pt>
                <c:pt idx="442">
                  <c:v>-104.56320908611032</c:v>
                </c:pt>
                <c:pt idx="443">
                  <c:v>-107.75019754438812</c:v>
                </c:pt>
                <c:pt idx="444">
                  <c:v>-110.21177141350034</c:v>
                </c:pt>
                <c:pt idx="445">
                  <c:v>-111.98636800523033</c:v>
                </c:pt>
                <c:pt idx="446">
                  <c:v>-113.17356994512572</c:v>
                </c:pt>
                <c:pt idx="447">
                  <c:v>-113.95363342622319</c:v>
                </c:pt>
                <c:pt idx="448">
                  <c:v>-114.54472401769874</c:v>
                </c:pt>
                <c:pt idx="449">
                  <c:v>-115.01297463734477</c:v>
                </c:pt>
                <c:pt idx="450">
                  <c:v>-115.11636552459787</c:v>
                </c:pt>
                <c:pt idx="451">
                  <c:v>-114.51638053410591</c:v>
                </c:pt>
                <c:pt idx="452">
                  <c:v>-112.95776350342378</c:v>
                </c:pt>
                <c:pt idx="453">
                  <c:v>-110.38129957335529</c:v>
                </c:pt>
                <c:pt idx="454">
                  <c:v>-106.8823647618882</c:v>
                </c:pt>
                <c:pt idx="455">
                  <c:v>-102.59785082665043</c:v>
                </c:pt>
                <c:pt idx="456">
                  <c:v>-97.661897850117413</c:v>
                </c:pt>
                <c:pt idx="457">
                  <c:v>-92.176532113115059</c:v>
                </c:pt>
                <c:pt idx="458">
                  <c:v>-86.227413750852762</c:v>
                </c:pt>
                <c:pt idx="459">
                  <c:v>-79.864203735835702</c:v>
                </c:pt>
                <c:pt idx="460">
                  <c:v>-73.116382881118994</c:v>
                </c:pt>
                <c:pt idx="461">
                  <c:v>-66.062844483496619</c:v>
                </c:pt>
                <c:pt idx="462">
                  <c:v>-58.797479133826684</c:v>
                </c:pt>
                <c:pt idx="463">
                  <c:v>-51.436238791150146</c:v>
                </c:pt>
                <c:pt idx="464">
                  <c:v>-44.077920755327142</c:v>
                </c:pt>
                <c:pt idx="465">
                  <c:v>-36.783905720220595</c:v>
                </c:pt>
                <c:pt idx="466">
                  <c:v>-29.587674105816181</c:v>
                </c:pt>
                <c:pt idx="467">
                  <c:v>-22.528538163699857</c:v>
                </c:pt>
                <c:pt idx="468">
                  <c:v>-15.590174940425859</c:v>
                </c:pt>
                <c:pt idx="469">
                  <c:v>-8.7173852216173415</c:v>
                </c:pt>
                <c:pt idx="470">
                  <c:v>-1.8591030371849946</c:v>
                </c:pt>
                <c:pt idx="471">
                  <c:v>5.1016943235587053</c:v>
                </c:pt>
                <c:pt idx="472">
                  <c:v>12.24712097708753</c:v>
                </c:pt>
                <c:pt idx="473">
                  <c:v>19.513030817545779</c:v>
                </c:pt>
                <c:pt idx="474">
                  <c:v>26.855690761194861</c:v>
                </c:pt>
                <c:pt idx="475">
                  <c:v>34.360780685970965</c:v>
                </c:pt>
                <c:pt idx="476">
                  <c:v>41.980870872251543</c:v>
                </c:pt>
                <c:pt idx="477">
                  <c:v>49.597870394806513</c:v>
                </c:pt>
                <c:pt idx="478">
                  <c:v>57.129307626910382</c:v>
                </c:pt>
                <c:pt idx="479">
                  <c:v>64.528994254372179</c:v>
                </c:pt>
                <c:pt idx="480">
                  <c:v>71.718976089284737</c:v>
                </c:pt>
                <c:pt idx="481">
                  <c:v>78.461391067499051</c:v>
                </c:pt>
                <c:pt idx="482">
                  <c:v>84.467380206149059</c:v>
                </c:pt>
                <c:pt idx="483">
                  <c:v>89.552290022026085</c:v>
                </c:pt>
                <c:pt idx="484">
                  <c:v>93.72791280158556</c:v>
                </c:pt>
                <c:pt idx="485">
                  <c:v>97.150345165553844</c:v>
                </c:pt>
                <c:pt idx="486">
                  <c:v>100.02854512224278</c:v>
                </c:pt>
                <c:pt idx="487">
                  <c:v>102.55168705979793</c:v>
                </c:pt>
                <c:pt idx="488">
                  <c:v>104.80397487860196</c:v>
                </c:pt>
                <c:pt idx="489">
                  <c:v>106.77239328102992</c:v>
                </c:pt>
                <c:pt idx="490">
                  <c:v>108.40304589540933</c:v>
                </c:pt>
                <c:pt idx="491">
                  <c:v>109.57843065750116</c:v>
                </c:pt>
                <c:pt idx="492">
                  <c:v>110.13637686435113</c:v>
                </c:pt>
                <c:pt idx="493">
                  <c:v>109.97491912706411</c:v>
                </c:pt>
                <c:pt idx="494">
                  <c:v>109.11393072452282</c:v>
                </c:pt>
                <c:pt idx="495">
                  <c:v>107.64702727003237</c:v>
                </c:pt>
                <c:pt idx="496">
                  <c:v>105.72524654463172</c:v>
                </c:pt>
                <c:pt idx="497">
                  <c:v>103.52001641373909</c:v>
                </c:pt>
                <c:pt idx="498">
                  <c:v>101.1690106454643</c:v>
                </c:pt>
                <c:pt idx="499">
                  <c:v>98.767076132555005</c:v>
                </c:pt>
                <c:pt idx="500">
                  <c:v>96.391003249903889</c:v>
                </c:pt>
                <c:pt idx="501">
                  <c:v>93.957301504905814</c:v>
                </c:pt>
                <c:pt idx="502">
                  <c:v>91.213964094807693</c:v>
                </c:pt>
                <c:pt idx="503">
                  <c:v>88.086946952911532</c:v>
                </c:pt>
                <c:pt idx="504">
                  <c:v>84.637199893853293</c:v>
                </c:pt>
                <c:pt idx="505">
                  <c:v>80.958597815976219</c:v>
                </c:pt>
                <c:pt idx="506">
                  <c:v>77.103957639656684</c:v>
                </c:pt>
                <c:pt idx="507">
                  <c:v>73.074926726863566</c:v>
                </c:pt>
                <c:pt idx="508">
                  <c:v>68.872631352326295</c:v>
                </c:pt>
                <c:pt idx="509">
                  <c:v>64.54997818527977</c:v>
                </c:pt>
                <c:pt idx="510">
                  <c:v>60.044731741574175</c:v>
                </c:pt>
                <c:pt idx="511">
                  <c:v>55.256116906742697</c:v>
                </c:pt>
                <c:pt idx="512">
                  <c:v>50.134322828607836</c:v>
                </c:pt>
                <c:pt idx="513">
                  <c:v>44.724507192035681</c:v>
                </c:pt>
                <c:pt idx="514">
                  <c:v>39.083449048194964</c:v>
                </c:pt>
                <c:pt idx="515">
                  <c:v>33.289117387231066</c:v>
                </c:pt>
                <c:pt idx="516">
                  <c:v>27.442630979486442</c:v>
                </c:pt>
                <c:pt idx="517">
                  <c:v>21.685998459896709</c:v>
                </c:pt>
                <c:pt idx="518">
                  <c:v>16.072813730698773</c:v>
                </c:pt>
                <c:pt idx="519">
                  <c:v>10.511621796084796</c:v>
                </c:pt>
                <c:pt idx="520">
                  <c:v>4.8034879401630999</c:v>
                </c:pt>
                <c:pt idx="521">
                  <c:v>-1.2789500786401622</c:v>
                </c:pt>
                <c:pt idx="522">
                  <c:v>-7.89648679706736</c:v>
                </c:pt>
                <c:pt idx="523">
                  <c:v>-14.994241221126012</c:v>
                </c:pt>
                <c:pt idx="524">
                  <c:v>-22.448713176703489</c:v>
                </c:pt>
                <c:pt idx="525">
                  <c:v>-30.084212633169418</c:v>
                </c:pt>
                <c:pt idx="526">
                  <c:v>-37.65029838050603</c:v>
                </c:pt>
                <c:pt idx="527">
                  <c:v>-44.957326752895916</c:v>
                </c:pt>
                <c:pt idx="528">
                  <c:v>-51.817970317838004</c:v>
                </c:pt>
                <c:pt idx="529">
                  <c:v>-58.190861111481247</c:v>
                </c:pt>
                <c:pt idx="530">
                  <c:v>-64.239027509251628</c:v>
                </c:pt>
                <c:pt idx="531">
                  <c:v>-70.046925379066607</c:v>
                </c:pt>
                <c:pt idx="532">
                  <c:v>-75.687369911485277</c:v>
                </c:pt>
                <c:pt idx="533">
                  <c:v>-81.188923173255574</c:v>
                </c:pt>
                <c:pt idx="534">
                  <c:v>-86.487427369790453</c:v>
                </c:pt>
                <c:pt idx="535">
                  <c:v>-91.479385642394647</c:v>
                </c:pt>
                <c:pt idx="536">
                  <c:v>-96.014749229546752</c:v>
                </c:pt>
                <c:pt idx="537">
                  <c:v>-100.03047996495582</c:v>
                </c:pt>
                <c:pt idx="538">
                  <c:v>-103.5957426856567</c:v>
                </c:pt>
                <c:pt idx="539">
                  <c:v>-106.76309155194356</c:v>
                </c:pt>
                <c:pt idx="540">
                  <c:v>-109.5714782609047</c:v>
                </c:pt>
                <c:pt idx="541">
                  <c:v>-112.0421366356866</c:v>
                </c:pt>
                <c:pt idx="542">
                  <c:v>-114.05120556297287</c:v>
                </c:pt>
                <c:pt idx="543">
                  <c:v>-115.49713939171342</c:v>
                </c:pt>
                <c:pt idx="544">
                  <c:v>-116.24768532387915</c:v>
                </c:pt>
                <c:pt idx="545">
                  <c:v>-116.19051333740157</c:v>
                </c:pt>
                <c:pt idx="546">
                  <c:v>-115.33383135065354</c:v>
                </c:pt>
                <c:pt idx="547">
                  <c:v>-113.69262240364047</c:v>
                </c:pt>
                <c:pt idx="548">
                  <c:v>-111.27300479556766</c:v>
                </c:pt>
                <c:pt idx="549">
                  <c:v>-108.10509335965631</c:v>
                </c:pt>
                <c:pt idx="550">
                  <c:v>-104.27353307246317</c:v>
                </c:pt>
                <c:pt idx="551">
                  <c:v>-99.941051251013903</c:v>
                </c:pt>
                <c:pt idx="552">
                  <c:v>-95.217875505993618</c:v>
                </c:pt>
                <c:pt idx="553">
                  <c:v>-90.166857875873745</c:v>
                </c:pt>
                <c:pt idx="554">
                  <c:v>-84.804598278356266</c:v>
                </c:pt>
                <c:pt idx="555">
                  <c:v>-79.115817412789127</c:v>
                </c:pt>
                <c:pt idx="556">
                  <c:v>-73.149013904533348</c:v>
                </c:pt>
                <c:pt idx="557">
                  <c:v>-66.980454106442679</c:v>
                </c:pt>
                <c:pt idx="558">
                  <c:v>-60.679986444313819</c:v>
                </c:pt>
                <c:pt idx="559">
                  <c:v>-54.344684775427545</c:v>
                </c:pt>
                <c:pt idx="560">
                  <c:v>-48.072992919918995</c:v>
                </c:pt>
                <c:pt idx="561">
                  <c:v>-41.848480901520617</c:v>
                </c:pt>
                <c:pt idx="562">
                  <c:v>-35.609011443490203</c:v>
                </c:pt>
                <c:pt idx="563">
                  <c:v>-29.267936434620399</c:v>
                </c:pt>
                <c:pt idx="564">
                  <c:v>-22.74387324592799</c:v>
                </c:pt>
                <c:pt idx="565">
                  <c:v>-16.04363770100943</c:v>
                </c:pt>
                <c:pt idx="566">
                  <c:v>-9.2555122469892428</c:v>
                </c:pt>
                <c:pt idx="567">
                  <c:v>-2.3809823020494578</c:v>
                </c:pt>
                <c:pt idx="568">
                  <c:v>4.5783434439915309</c:v>
                </c:pt>
                <c:pt idx="569">
                  <c:v>11.5999704351117</c:v>
                </c:pt>
                <c:pt idx="570">
                  <c:v>18.727923306409469</c:v>
                </c:pt>
                <c:pt idx="571">
                  <c:v>25.995620800281277</c:v>
                </c:pt>
                <c:pt idx="572">
                  <c:v>33.35767252427565</c:v>
                </c:pt>
                <c:pt idx="573">
                  <c:v>40.667541613790135</c:v>
                </c:pt>
                <c:pt idx="574">
                  <c:v>47.740351881514336</c:v>
                </c:pt>
                <c:pt idx="575">
                  <c:v>54.441267303884054</c:v>
                </c:pt>
                <c:pt idx="576">
                  <c:v>60.758560237806371</c:v>
                </c:pt>
                <c:pt idx="577">
                  <c:v>66.82054489305024</c:v>
                </c:pt>
                <c:pt idx="578">
                  <c:v>72.866204615189247</c:v>
                </c:pt>
                <c:pt idx="579">
                  <c:v>79.08171358288547</c:v>
                </c:pt>
                <c:pt idx="580">
                  <c:v>85.303345311227758</c:v>
                </c:pt>
                <c:pt idx="581">
                  <c:v>91.137057225003204</c:v>
                </c:pt>
                <c:pt idx="582">
                  <c:v>96.415695040503152</c:v>
                </c:pt>
                <c:pt idx="583">
                  <c:v>101.34653875969309</c:v>
                </c:pt>
                <c:pt idx="584">
                  <c:v>106.19394128449922</c:v>
                </c:pt>
                <c:pt idx="585">
                  <c:v>111.11069715880923</c:v>
                </c:pt>
                <c:pt idx="586">
                  <c:v>115.95157399563305</c:v>
                </c:pt>
                <c:pt idx="587">
                  <c:v>120.21676449572038</c:v>
                </c:pt>
                <c:pt idx="588">
                  <c:v>123.27637792580597</c:v>
                </c:pt>
                <c:pt idx="589">
                  <c:v>124.67187378728985</c:v>
                </c:pt>
                <c:pt idx="590">
                  <c:v>124.35051467154406</c:v>
                </c:pt>
                <c:pt idx="591">
                  <c:v>122.69139049811318</c:v>
                </c:pt>
                <c:pt idx="592">
                  <c:v>120.1759482281509</c:v>
                </c:pt>
                <c:pt idx="593">
                  <c:v>117.13099424358788</c:v>
                </c:pt>
                <c:pt idx="594">
                  <c:v>113.75647447871613</c:v>
                </c:pt>
                <c:pt idx="595">
                  <c:v>110.20596538914181</c:v>
                </c:pt>
                <c:pt idx="596">
                  <c:v>106.53113508135895</c:v>
                </c:pt>
                <c:pt idx="597">
                  <c:v>102.70676169973179</c:v>
                </c:pt>
                <c:pt idx="598">
                  <c:v>98.696399765737155</c:v>
                </c:pt>
                <c:pt idx="599">
                  <c:v>94.466466990422418</c:v>
                </c:pt>
                <c:pt idx="600">
                  <c:v>90.013665470613958</c:v>
                </c:pt>
                <c:pt idx="601">
                  <c:v>85.354514341201678</c:v>
                </c:pt>
                <c:pt idx="602">
                  <c:v>80.510733574377653</c:v>
                </c:pt>
                <c:pt idx="603">
                  <c:v>75.499629002890103</c:v>
                </c:pt>
                <c:pt idx="604">
                  <c:v>70.2851931628323</c:v>
                </c:pt>
                <c:pt idx="605">
                  <c:v>64.813472919575659</c:v>
                </c:pt>
                <c:pt idx="606">
                  <c:v>59.060183301184146</c:v>
                </c:pt>
                <c:pt idx="607">
                  <c:v>53.074378175160462</c:v>
                </c:pt>
                <c:pt idx="608">
                  <c:v>46.965806811657252</c:v>
                </c:pt>
                <c:pt idx="609">
                  <c:v>40.746190295424114</c:v>
                </c:pt>
                <c:pt idx="610">
                  <c:v>34.387229749515633</c:v>
                </c:pt>
                <c:pt idx="611">
                  <c:v>27.906953334525319</c:v>
                </c:pt>
                <c:pt idx="612">
                  <c:v>21.295793627834811</c:v>
                </c:pt>
                <c:pt idx="613">
                  <c:v>14.596926575278113</c:v>
                </c:pt>
                <c:pt idx="614">
                  <c:v>7.8731759237725507</c:v>
                </c:pt>
                <c:pt idx="615">
                  <c:v>1.1684399052970993</c:v>
                </c:pt>
                <c:pt idx="616">
                  <c:v>-5.4964929928088431</c:v>
                </c:pt>
                <c:pt idx="617">
                  <c:v>-12.168205132952668</c:v>
                </c:pt>
                <c:pt idx="618">
                  <c:v>-18.920922310293616</c:v>
                </c:pt>
                <c:pt idx="619">
                  <c:v>-25.792779384087744</c:v>
                </c:pt>
                <c:pt idx="620">
                  <c:v>-32.697763176405985</c:v>
                </c:pt>
                <c:pt idx="621">
                  <c:v>-39.482436412877867</c:v>
                </c:pt>
                <c:pt idx="622">
                  <c:v>-46.124947764620309</c:v>
                </c:pt>
                <c:pt idx="623">
                  <c:v>-52.622064489327904</c:v>
                </c:pt>
                <c:pt idx="624">
                  <c:v>-58.976987159541345</c:v>
                </c:pt>
                <c:pt idx="625">
                  <c:v>-65.079778616350509</c:v>
                </c:pt>
                <c:pt idx="626">
                  <c:v>-70.859545944023495</c:v>
                </c:pt>
                <c:pt idx="627">
                  <c:v>-76.33974414514303</c:v>
                </c:pt>
                <c:pt idx="628">
                  <c:v>-81.508509222240164</c:v>
                </c:pt>
                <c:pt idx="629">
                  <c:v>-86.426369037795354</c:v>
                </c:pt>
                <c:pt idx="630">
                  <c:v>-91.121698697039449</c:v>
                </c:pt>
                <c:pt idx="631">
                  <c:v>-95.52154658309864</c:v>
                </c:pt>
                <c:pt idx="632">
                  <c:v>-99.444282651436666</c:v>
                </c:pt>
                <c:pt idx="633">
                  <c:v>-102.86801501840793</c:v>
                </c:pt>
                <c:pt idx="634">
                  <c:v>-105.90573009803977</c:v>
                </c:pt>
                <c:pt idx="635">
                  <c:v>-108.61646507607897</c:v>
                </c:pt>
                <c:pt idx="636">
                  <c:v>-110.85762263455739</c:v>
                </c:pt>
                <c:pt idx="637">
                  <c:v>-112.47324900186624</c:v>
                </c:pt>
                <c:pt idx="638">
                  <c:v>-113.4107934018289</c:v>
                </c:pt>
                <c:pt idx="639">
                  <c:v>-113.60929247379231</c:v>
                </c:pt>
                <c:pt idx="640">
                  <c:v>-112.96659058431645</c:v>
                </c:pt>
                <c:pt idx="641">
                  <c:v>-111.43271925263012</c:v>
                </c:pt>
                <c:pt idx="642">
                  <c:v>-109.03290332757751</c:v>
                </c:pt>
                <c:pt idx="643">
                  <c:v>-105.78354844102596</c:v>
                </c:pt>
                <c:pt idx="644">
                  <c:v>-101.73856401220544</c:v>
                </c:pt>
                <c:pt idx="645">
                  <c:v>-96.927512251961332</c:v>
                </c:pt>
                <c:pt idx="646">
                  <c:v>-91.365750606922091</c:v>
                </c:pt>
                <c:pt idx="647">
                  <c:v>-85.110894814783649</c:v>
                </c:pt>
                <c:pt idx="648">
                  <c:v>-78.298541878487967</c:v>
                </c:pt>
                <c:pt idx="649">
                  <c:v>-71.092588780918206</c:v>
                </c:pt>
                <c:pt idx="650">
                  <c:v>-63.646266105299837</c:v>
                </c:pt>
                <c:pt idx="651">
                  <c:v>-56.046460423193842</c:v>
                </c:pt>
                <c:pt idx="652">
                  <c:v>-48.309442814729969</c:v>
                </c:pt>
                <c:pt idx="653">
                  <c:v>-40.46116797843537</c:v>
                </c:pt>
                <c:pt idx="654">
                  <c:v>-32.55388975886666</c:v>
                </c:pt>
                <c:pt idx="655">
                  <c:v>-24.628876443689325</c:v>
                </c:pt>
                <c:pt idx="656">
                  <c:v>-16.723464834815537</c:v>
                </c:pt>
                <c:pt idx="657">
                  <c:v>-8.9433261381192271</c:v>
                </c:pt>
                <c:pt idx="658">
                  <c:v>-1.3638777353568423</c:v>
                </c:pt>
                <c:pt idx="659">
                  <c:v>5.9636782993502946</c:v>
                </c:pt>
                <c:pt idx="660">
                  <c:v>13.03393807336329</c:v>
                </c:pt>
                <c:pt idx="661">
                  <c:v>19.916086211896022</c:v>
                </c:pt>
                <c:pt idx="662">
                  <c:v>26.6667556476581</c:v>
                </c:pt>
                <c:pt idx="663">
                  <c:v>33.311160174704931</c:v>
                </c:pt>
                <c:pt idx="664">
                  <c:v>39.843235551210832</c:v>
                </c:pt>
                <c:pt idx="665">
                  <c:v>46.228759140186618</c:v>
                </c:pt>
                <c:pt idx="666">
                  <c:v>52.439763917382884</c:v>
                </c:pt>
                <c:pt idx="667">
                  <c:v>58.544727359035228</c:v>
                </c:pt>
                <c:pt idx="668">
                  <c:v>64.673449711854531</c:v>
                </c:pt>
                <c:pt idx="669">
                  <c:v>70.982116257617434</c:v>
                </c:pt>
                <c:pt idx="670">
                  <c:v>77.488756272465096</c:v>
                </c:pt>
                <c:pt idx="671">
                  <c:v>83.897200527015784</c:v>
                </c:pt>
                <c:pt idx="672">
                  <c:v>89.796688336475469</c:v>
                </c:pt>
                <c:pt idx="673">
                  <c:v>94.823822449745947</c:v>
                </c:pt>
                <c:pt idx="674">
                  <c:v>98.860581640751022</c:v>
                </c:pt>
                <c:pt idx="675">
                  <c:v>102.174775487936</c:v>
                </c:pt>
                <c:pt idx="676">
                  <c:v>105.20294835817728</c:v>
                </c:pt>
                <c:pt idx="677">
                  <c:v>108.25865795101373</c:v>
                </c:pt>
                <c:pt idx="678">
                  <c:v>111.40199595199346</c:v>
                </c:pt>
                <c:pt idx="679">
                  <c:v>114.33232689295359</c:v>
                </c:pt>
                <c:pt idx="680">
                  <c:v>116.44115973509453</c:v>
                </c:pt>
                <c:pt idx="681">
                  <c:v>117.16855022039265</c:v>
                </c:pt>
                <c:pt idx="682">
                  <c:v>116.34432485598479</c:v>
                </c:pt>
                <c:pt idx="683">
                  <c:v>114.15776089886511</c:v>
                </c:pt>
                <c:pt idx="684">
                  <c:v>110.9629896808878</c:v>
                </c:pt>
                <c:pt idx="685">
                  <c:v>107.10433082727005</c:v>
                </c:pt>
                <c:pt idx="686">
                  <c:v>102.90509955072466</c:v>
                </c:pt>
                <c:pt idx="687">
                  <c:v>98.580988299710157</c:v>
                </c:pt>
                <c:pt idx="688">
                  <c:v>94.214888293715944</c:v>
                </c:pt>
                <c:pt idx="689">
                  <c:v>89.798430767841623</c:v>
                </c:pt>
                <c:pt idx="690">
                  <c:v>85.253730792484802</c:v>
                </c:pt>
                <c:pt idx="691">
                  <c:v>80.459657256635111</c:v>
                </c:pt>
                <c:pt idx="692">
                  <c:v>75.310676571502412</c:v>
                </c:pt>
                <c:pt idx="693">
                  <c:v>69.79677674007236</c:v>
                </c:pt>
                <c:pt idx="694">
                  <c:v>63.976565225270917</c:v>
                </c:pt>
                <c:pt idx="695">
                  <c:v>57.994289460765501</c:v>
                </c:pt>
                <c:pt idx="696">
                  <c:v>51.960911051550184</c:v>
                </c:pt>
                <c:pt idx="697">
                  <c:v>45.879871690519181</c:v>
                </c:pt>
                <c:pt idx="698">
                  <c:v>39.713921576708792</c:v>
                </c:pt>
                <c:pt idx="699">
                  <c:v>33.390026345174618</c:v>
                </c:pt>
                <c:pt idx="700">
                  <c:v>26.825217498271126</c:v>
                </c:pt>
                <c:pt idx="701">
                  <c:v>19.879956368305702</c:v>
                </c:pt>
                <c:pt idx="702">
                  <c:v>12.475931340939587</c:v>
                </c:pt>
                <c:pt idx="703">
                  <c:v>4.7068402141207955</c:v>
                </c:pt>
                <c:pt idx="704">
                  <c:v>-3.2443284301616204</c:v>
                </c:pt>
                <c:pt idx="705">
                  <c:v>-11.185544681558389</c:v>
                </c:pt>
                <c:pt idx="706">
                  <c:v>-18.939765307927221</c:v>
                </c:pt>
                <c:pt idx="707">
                  <c:v>-26.452908461768676</c:v>
                </c:pt>
                <c:pt idx="708">
                  <c:v>-33.739076332533308</c:v>
                </c:pt>
                <c:pt idx="709">
                  <c:v>-40.884135505882639</c:v>
                </c:pt>
                <c:pt idx="710">
                  <c:v>-47.998642355764986</c:v>
                </c:pt>
                <c:pt idx="711">
                  <c:v>-55.101996728649688</c:v>
                </c:pt>
                <c:pt idx="712">
                  <c:v>-62.247680854076691</c:v>
                </c:pt>
                <c:pt idx="713">
                  <c:v>-69.405323776995161</c:v>
                </c:pt>
                <c:pt idx="714">
                  <c:v>-76.284772741455271</c:v>
                </c:pt>
                <c:pt idx="715">
                  <c:v>-82.574040106626157</c:v>
                </c:pt>
                <c:pt idx="716">
                  <c:v>-88.171306644493626</c:v>
                </c:pt>
                <c:pt idx="717">
                  <c:v>-93.13451509160376</c:v>
                </c:pt>
                <c:pt idx="718">
                  <c:v>-97.530473889771699</c:v>
                </c:pt>
                <c:pt idx="719">
                  <c:v>-101.32558659197628</c:v>
                </c:pt>
                <c:pt idx="720">
                  <c:v>-104.57580520013676</c:v>
                </c:pt>
                <c:pt idx="721">
                  <c:v>-107.49809115613402</c:v>
                </c:pt>
                <c:pt idx="722">
                  <c:v>-110.32181247301135</c:v>
                </c:pt>
                <c:pt idx="723">
                  <c:v>-113.05069626355112</c:v>
                </c:pt>
                <c:pt idx="724">
                  <c:v>-115.50959893828009</c:v>
                </c:pt>
                <c:pt idx="725">
                  <c:v>-117.46446893951449</c:v>
                </c:pt>
                <c:pt idx="726">
                  <c:v>-118.6603272607242</c:v>
                </c:pt>
                <c:pt idx="727">
                  <c:v>-118.97778075550971</c:v>
                </c:pt>
                <c:pt idx="728">
                  <c:v>-118.3692795203995</c:v>
                </c:pt>
                <c:pt idx="729">
                  <c:v>-116.90129446999151</c:v>
                </c:pt>
                <c:pt idx="730">
                  <c:v>-114.72552952059168</c:v>
                </c:pt>
                <c:pt idx="731">
                  <c:v>-111.94913725017985</c:v>
                </c:pt>
                <c:pt idx="732">
                  <c:v>-108.60498582517624</c:v>
                </c:pt>
                <c:pt idx="733">
                  <c:v>-104.71692374867271</c:v>
                </c:pt>
                <c:pt idx="734">
                  <c:v>-100.26264853369926</c:v>
                </c:pt>
                <c:pt idx="735">
                  <c:v>-95.275886023025279</c:v>
                </c:pt>
                <c:pt idx="736">
                  <c:v>-89.814709162564768</c:v>
                </c:pt>
                <c:pt idx="737">
                  <c:v>-83.914416719313479</c:v>
                </c:pt>
                <c:pt idx="738">
                  <c:v>-77.664207564927196</c:v>
                </c:pt>
                <c:pt idx="739">
                  <c:v>-71.176079773628658</c:v>
                </c:pt>
                <c:pt idx="740">
                  <c:v>-64.489762558156087</c:v>
                </c:pt>
                <c:pt idx="741">
                  <c:v>-57.63471128699296</c:v>
                </c:pt>
                <c:pt idx="742">
                  <c:v>-50.606563761253099</c:v>
                </c:pt>
                <c:pt idx="743">
                  <c:v>-43.390437206028039</c:v>
                </c:pt>
                <c:pt idx="744">
                  <c:v>-36.000795021907479</c:v>
                </c:pt>
                <c:pt idx="745">
                  <c:v>-28.461088061469329</c:v>
                </c:pt>
                <c:pt idx="746">
                  <c:v>-20.821903900239946</c:v>
                </c:pt>
                <c:pt idx="747">
                  <c:v>-13.138488042235144</c:v>
                </c:pt>
                <c:pt idx="748">
                  <c:v>-5.4499828413904412</c:v>
                </c:pt>
                <c:pt idx="749">
                  <c:v>2.1818164154373672</c:v>
                </c:pt>
                <c:pt idx="750">
                  <c:v>9.6664853471286207</c:v>
                </c:pt>
                <c:pt idx="751">
                  <c:v>16.898294740186049</c:v>
                </c:pt>
                <c:pt idx="752">
                  <c:v>23.782727325382329</c:v>
                </c:pt>
                <c:pt idx="753">
                  <c:v>30.314297078874684</c:v>
                </c:pt>
                <c:pt idx="754">
                  <c:v>36.542118137297194</c:v>
                </c:pt>
                <c:pt idx="755">
                  <c:v>42.609752054551251</c:v>
                </c:pt>
                <c:pt idx="756">
                  <c:v>48.704685853460219</c:v>
                </c:pt>
                <c:pt idx="757">
                  <c:v>54.998730636391016</c:v>
                </c:pt>
                <c:pt idx="758">
                  <c:v>61.567029263663194</c:v>
                </c:pt>
                <c:pt idx="759">
                  <c:v>68.339508838389932</c:v>
                </c:pt>
                <c:pt idx="760">
                  <c:v>75.083467321622138</c:v>
                </c:pt>
                <c:pt idx="761">
                  <c:v>81.506994495189687</c:v>
                </c:pt>
                <c:pt idx="762">
                  <c:v>87.32117632528589</c:v>
                </c:pt>
                <c:pt idx="763">
                  <c:v>92.386872358780167</c:v>
                </c:pt>
                <c:pt idx="764">
                  <c:v>96.907628591604563</c:v>
                </c:pt>
                <c:pt idx="765">
                  <c:v>101.17491685977247</c:v>
                </c:pt>
                <c:pt idx="766">
                  <c:v>105.33094628257702</c:v>
                </c:pt>
                <c:pt idx="767">
                  <c:v>109.30889077692547</c:v>
                </c:pt>
                <c:pt idx="768">
                  <c:v>112.85888608138697</c:v>
                </c:pt>
                <c:pt idx="769">
                  <c:v>115.74651327975923</c:v>
                </c:pt>
                <c:pt idx="770">
                  <c:v>117.82596461416404</c:v>
                </c:pt>
                <c:pt idx="771">
                  <c:v>119.08054370188076</c:v>
                </c:pt>
                <c:pt idx="772">
                  <c:v>119.52086428784314</c:v>
                </c:pt>
                <c:pt idx="773">
                  <c:v>119.05547054208628</c:v>
                </c:pt>
                <c:pt idx="774">
                  <c:v>117.52255577124455</c:v>
                </c:pt>
                <c:pt idx="775">
                  <c:v>114.95299099581966</c:v>
                </c:pt>
                <c:pt idx="776">
                  <c:v>111.54911353590326</c:v>
                </c:pt>
                <c:pt idx="777">
                  <c:v>107.6284338851852</c:v>
                </c:pt>
                <c:pt idx="778">
                  <c:v>103.50216354748149</c:v>
                </c:pt>
                <c:pt idx="779">
                  <c:v>99.331498716531854</c:v>
                </c:pt>
                <c:pt idx="780">
                  <c:v>95.137309882201222</c:v>
                </c:pt>
                <c:pt idx="781">
                  <c:v>90.817470724557197</c:v>
                </c:pt>
                <c:pt idx="782">
                  <c:v>86.231682270066045</c:v>
                </c:pt>
                <c:pt idx="783">
                  <c:v>81.263725864664735</c:v>
                </c:pt>
                <c:pt idx="784">
                  <c:v>75.85872766737144</c:v>
                </c:pt>
                <c:pt idx="785">
                  <c:v>70.056201434024004</c:v>
                </c:pt>
                <c:pt idx="786">
                  <c:v>63.933027945343518</c:v>
                </c:pt>
                <c:pt idx="787">
                  <c:v>57.612256186436646</c:v>
                </c:pt>
                <c:pt idx="788">
                  <c:v>51.206191122707914</c:v>
                </c:pt>
                <c:pt idx="789">
                  <c:v>44.780436360253752</c:v>
                </c:pt>
                <c:pt idx="790">
                  <c:v>38.256166473048673</c:v>
                </c:pt>
                <c:pt idx="791">
                  <c:v>31.543216543587697</c:v>
                </c:pt>
                <c:pt idx="792">
                  <c:v>24.522557912715943</c:v>
                </c:pt>
                <c:pt idx="793">
                  <c:v>17.163525314461626</c:v>
                </c:pt>
                <c:pt idx="794">
                  <c:v>9.5497105681723955</c:v>
                </c:pt>
                <c:pt idx="795">
                  <c:v>1.8902033768089475</c:v>
                </c:pt>
                <c:pt idx="796">
                  <c:v>-5.5880727907272316</c:v>
                </c:pt>
                <c:pt idx="797">
                  <c:v>-12.713762774912688</c:v>
                </c:pt>
                <c:pt idx="798">
                  <c:v>-19.355775939414432</c:v>
                </c:pt>
                <c:pt idx="799">
                  <c:v>-25.474976900626142</c:v>
                </c:pt>
                <c:pt idx="800">
                  <c:v>-31.138069002613616</c:v>
                </c:pt>
                <c:pt idx="801">
                  <c:v>-36.507127342561347</c:v>
                </c:pt>
                <c:pt idx="802">
                  <c:v>-41.734474395710123</c:v>
                </c:pt>
                <c:pt idx="803">
                  <c:v>-46.911560147795925</c:v>
                </c:pt>
                <c:pt idx="804">
                  <c:v>-52.071592404840004</c:v>
                </c:pt>
                <c:pt idx="805">
                  <c:v>-57.192955356743205</c:v>
                </c:pt>
                <c:pt idx="806">
                  <c:v>-62.170487349608337</c:v>
                </c:pt>
                <c:pt idx="807">
                  <c:v>-66.896205082616163</c:v>
                </c:pt>
                <c:pt idx="808">
                  <c:v>-71.378440300963831</c:v>
                </c:pt>
                <c:pt idx="809">
                  <c:v>-75.63630771494455</c:v>
                </c:pt>
                <c:pt idx="810">
                  <c:v>-79.613718400645666</c:v>
                </c:pt>
                <c:pt idx="811">
                  <c:v>-83.274082992632742</c:v>
                </c:pt>
                <c:pt idx="812">
                  <c:v>-86.565197572780093</c:v>
                </c:pt>
                <c:pt idx="813">
                  <c:v>-89.458516101324491</c:v>
                </c:pt>
                <c:pt idx="814">
                  <c:v>-91.924524939297996</c:v>
                </c:pt>
                <c:pt idx="815">
                  <c:v>-94.01603868051204</c:v>
                </c:pt>
                <c:pt idx="816">
                  <c:v>-95.827673726901793</c:v>
                </c:pt>
                <c:pt idx="817">
                  <c:v>-97.399244412363757</c:v>
                </c:pt>
                <c:pt idx="818">
                  <c:v>-98.702659404116488</c:v>
                </c:pt>
                <c:pt idx="819">
                  <c:v>-99.693823656034155</c:v>
                </c:pt>
                <c:pt idx="820">
                  <c:v>-100.34325806291346</c:v>
                </c:pt>
                <c:pt idx="821">
                  <c:v>-100.61064942165518</c:v>
                </c:pt>
                <c:pt idx="822">
                  <c:v>-100.42952129322208</c:v>
                </c:pt>
                <c:pt idx="823">
                  <c:v>-99.661711567357642</c:v>
                </c:pt>
                <c:pt idx="824">
                  <c:v>-98.197703796010487</c:v>
                </c:pt>
                <c:pt idx="825">
                  <c:v>-96.020650320090269</c:v>
                </c:pt>
                <c:pt idx="826">
                  <c:v>-93.145182293688464</c:v>
                </c:pt>
                <c:pt idx="827">
                  <c:v>-89.569884867814679</c:v>
                </c:pt>
                <c:pt idx="828">
                  <c:v>-85.335769670458376</c:v>
                </c:pt>
                <c:pt idx="829">
                  <c:v>-80.528917957049217</c:v>
                </c:pt>
                <c:pt idx="830">
                  <c:v>-75.242170237908226</c:v>
                </c:pt>
                <c:pt idx="831">
                  <c:v>-69.522465053150057</c:v>
                </c:pt>
                <c:pt idx="832">
                  <c:v>-63.390908832087064</c:v>
                </c:pt>
                <c:pt idx="833">
                  <c:v>-56.886009175445331</c:v>
                </c:pt>
                <c:pt idx="834">
                  <c:v>-50.05073401193642</c:v>
                </c:pt>
                <c:pt idx="835">
                  <c:v>-42.953321031697691</c:v>
                </c:pt>
                <c:pt idx="836">
                  <c:v>-35.645212211063736</c:v>
                </c:pt>
                <c:pt idx="837">
                  <c:v>-28.171236246842458</c:v>
                </c:pt>
                <c:pt idx="838">
                  <c:v>-20.62278322190561</c:v>
                </c:pt>
                <c:pt idx="839">
                  <c:v>-13.032238077467499</c:v>
                </c:pt>
                <c:pt idx="840">
                  <c:v>-5.4154219959181482</c:v>
                </c:pt>
                <c:pt idx="841">
                  <c:v>2.1525995640002145</c:v>
                </c:pt>
                <c:pt idx="842">
                  <c:v>9.6750194127202107</c:v>
                </c:pt>
                <c:pt idx="843">
                  <c:v>17.125734764465808</c:v>
                </c:pt>
                <c:pt idx="844">
                  <c:v>24.28804218917649</c:v>
                </c:pt>
                <c:pt idx="845">
                  <c:v>31.118596165392958</c:v>
                </c:pt>
                <c:pt idx="846">
                  <c:v>37.756063442085093</c:v>
                </c:pt>
                <c:pt idx="847">
                  <c:v>44.398577733243393</c:v>
                </c:pt>
                <c:pt idx="848">
                  <c:v>51.180417838578528</c:v>
                </c:pt>
                <c:pt idx="849">
                  <c:v>58.119959441806955</c:v>
                </c:pt>
                <c:pt idx="850">
                  <c:v>65.199912692970813</c:v>
                </c:pt>
                <c:pt idx="851">
                  <c:v>72.415896259111392</c:v>
                </c:pt>
                <c:pt idx="852">
                  <c:v>79.550919153929158</c:v>
                </c:pt>
                <c:pt idx="853">
                  <c:v>86.356989110850577</c:v>
                </c:pt>
                <c:pt idx="854">
                  <c:v>92.761357828633564</c:v>
                </c:pt>
                <c:pt idx="855">
                  <c:v>98.721730672060886</c:v>
                </c:pt>
                <c:pt idx="856">
                  <c:v>104.22657685861967</c:v>
                </c:pt>
                <c:pt idx="857">
                  <c:v>109.24212766144726</c:v>
                </c:pt>
                <c:pt idx="858">
                  <c:v>113.6203979682183</c:v>
                </c:pt>
                <c:pt idx="859">
                  <c:v>117.19702376885394</c:v>
                </c:pt>
                <c:pt idx="860">
                  <c:v>119.84388497347686</c:v>
                </c:pt>
                <c:pt idx="861">
                  <c:v>121.50919283400731</c:v>
                </c:pt>
                <c:pt idx="862">
                  <c:v>122.28195629732717</c:v>
                </c:pt>
                <c:pt idx="863">
                  <c:v>122.33372917138063</c:v>
                </c:pt>
                <c:pt idx="864">
                  <c:v>121.79561214795302</c:v>
                </c:pt>
                <c:pt idx="865">
                  <c:v>120.71621926499397</c:v>
                </c:pt>
                <c:pt idx="866">
                  <c:v>119.02362349969408</c:v>
                </c:pt>
                <c:pt idx="867">
                  <c:v>116.6294363097002</c:v>
                </c:pt>
                <c:pt idx="868">
                  <c:v>113.52065228350619</c:v>
                </c:pt>
                <c:pt idx="869">
                  <c:v>109.82688731783605</c:v>
                </c:pt>
                <c:pt idx="870">
                  <c:v>105.74019867147933</c:v>
                </c:pt>
                <c:pt idx="871">
                  <c:v>101.39653947804975</c:v>
                </c:pt>
                <c:pt idx="872">
                  <c:v>96.900761328488741</c:v>
                </c:pt>
                <c:pt idx="873">
                  <c:v>92.293104401918981</c:v>
                </c:pt>
                <c:pt idx="874">
                  <c:v>87.53852631388061</c:v>
                </c:pt>
                <c:pt idx="875">
                  <c:v>82.608230947603005</c:v>
                </c:pt>
                <c:pt idx="876">
                  <c:v>77.487069408650953</c:v>
                </c:pt>
                <c:pt idx="877">
                  <c:v>72.13744828047794</c:v>
                </c:pt>
                <c:pt idx="878">
                  <c:v>66.467155774868374</c:v>
                </c:pt>
                <c:pt idx="879">
                  <c:v>60.387921379371001</c:v>
                </c:pt>
                <c:pt idx="880">
                  <c:v>53.884872391783574</c:v>
                </c:pt>
                <c:pt idx="881">
                  <c:v>47.026930023947898</c:v>
                </c:pt>
                <c:pt idx="882">
                  <c:v>39.88151358346893</c:v>
                </c:pt>
                <c:pt idx="883">
                  <c:v>32.497519711799555</c:v>
                </c:pt>
                <c:pt idx="884">
                  <c:v>24.971045257563564</c:v>
                </c:pt>
                <c:pt idx="885">
                  <c:v>17.466561192412289</c:v>
                </c:pt>
                <c:pt idx="886">
                  <c:v>10.110118728564045</c:v>
                </c:pt>
                <c:pt idx="887">
                  <c:v>2.9487599739927632</c:v>
                </c:pt>
                <c:pt idx="888">
                  <c:v>-4.0335872454870927</c:v>
                </c:pt>
                <c:pt idx="889">
                  <c:v>-10.866799640577351</c:v>
                </c:pt>
                <c:pt idx="890">
                  <c:v>-17.633791607765801</c:v>
                </c:pt>
                <c:pt idx="891">
                  <c:v>-24.345983195610486</c:v>
                </c:pt>
                <c:pt idx="892">
                  <c:v>-30.951728391698275</c:v>
                </c:pt>
                <c:pt idx="893">
                  <c:v>-37.430477623864306</c:v>
                </c:pt>
                <c:pt idx="894">
                  <c:v>-43.804072631387015</c:v>
                </c:pt>
                <c:pt idx="895">
                  <c:v>-50.040957878759272</c:v>
                </c:pt>
                <c:pt idx="896">
                  <c:v>-56.114925381184086</c:v>
                </c:pt>
                <c:pt idx="897">
                  <c:v>-61.944863733560403</c:v>
                </c:pt>
                <c:pt idx="898">
                  <c:v>-67.344027698889192</c:v>
                </c:pt>
                <c:pt idx="899">
                  <c:v>-72.102848164911393</c:v>
                </c:pt>
                <c:pt idx="900">
                  <c:v>-76.281036701613161</c:v>
                </c:pt>
                <c:pt idx="901">
                  <c:v>-80.132002287580903</c:v>
                </c:pt>
                <c:pt idx="902">
                  <c:v>-83.791335261829275</c:v>
                </c:pt>
                <c:pt idx="903">
                  <c:v>-87.309235756592685</c:v>
                </c:pt>
                <c:pt idx="904">
                  <c:v>-90.809901581460835</c:v>
                </c:pt>
                <c:pt idx="905">
                  <c:v>-94.282952049831621</c:v>
                </c:pt>
                <c:pt idx="906">
                  <c:v>-97.56784444883499</c:v>
                </c:pt>
                <c:pt idx="907">
                  <c:v>-100.41705129985829</c:v>
                </c:pt>
                <c:pt idx="908">
                  <c:v>-102.54461931386112</c:v>
                </c:pt>
                <c:pt idx="909">
                  <c:v>-103.90469888758389</c:v>
                </c:pt>
                <c:pt idx="910">
                  <c:v>-104.65188280983222</c:v>
                </c:pt>
                <c:pt idx="911">
                  <c:v>-104.88977995363558</c:v>
                </c:pt>
                <c:pt idx="912">
                  <c:v>-104.60490493456287</c:v>
                </c:pt>
                <c:pt idx="913">
                  <c:v>-103.72409375587161</c:v>
                </c:pt>
                <c:pt idx="914">
                  <c:v>-102.18588978075417</c:v>
                </c:pt>
                <c:pt idx="915">
                  <c:v>-99.903664065139083</c:v>
                </c:pt>
                <c:pt idx="916">
                  <c:v>-96.829018383836299</c:v>
                </c:pt>
                <c:pt idx="917">
                  <c:v>-93.012995896159566</c:v>
                </c:pt>
                <c:pt idx="918">
                  <c:v>-88.539525178236374</c:v>
                </c:pt>
                <c:pt idx="919">
                  <c:v>-83.48925259467164</c:v>
                </c:pt>
                <c:pt idx="920">
                  <c:v>-77.957704142778212</c:v>
                </c:pt>
                <c:pt idx="921">
                  <c:v>-72.048667959922639</c:v>
                </c:pt>
                <c:pt idx="922">
                  <c:v>-65.862190500724182</c:v>
                </c:pt>
                <c:pt idx="923">
                  <c:v>-59.441679350709705</c:v>
                </c:pt>
                <c:pt idx="924">
                  <c:v>-52.804121963695515</c:v>
                </c:pt>
                <c:pt idx="925">
                  <c:v>-45.996522664421605</c:v>
                </c:pt>
                <c:pt idx="926">
                  <c:v>-39.095043111133172</c:v>
                </c:pt>
                <c:pt idx="927">
                  <c:v>-32.216978848910507</c:v>
                </c:pt>
                <c:pt idx="928">
                  <c:v>-25.399031311932294</c:v>
                </c:pt>
                <c:pt idx="929">
                  <c:v>-18.65162728569365</c:v>
                </c:pt>
                <c:pt idx="930">
                  <c:v>-12.013699679979776</c:v>
                </c:pt>
                <c:pt idx="931">
                  <c:v>-5.5113840863801808</c:v>
                </c:pt>
                <c:pt idx="932">
                  <c:v>0.92855489534742275</c:v>
                </c:pt>
                <c:pt idx="933">
                  <c:v>7.3960859574404747</c:v>
                </c:pt>
                <c:pt idx="934">
                  <c:v>13.927255838291664</c:v>
                </c:pt>
                <c:pt idx="935">
                  <c:v>20.598001801525832</c:v>
                </c:pt>
                <c:pt idx="936">
                  <c:v>27.438945225495313</c:v>
                </c:pt>
                <c:pt idx="937">
                  <c:v>34.411512480985408</c:v>
                </c:pt>
                <c:pt idx="938">
                  <c:v>41.459963831365705</c:v>
                </c:pt>
                <c:pt idx="939">
                  <c:v>48.532711334738387</c:v>
                </c:pt>
                <c:pt idx="940">
                  <c:v>55.521694328043615</c:v>
                </c:pt>
                <c:pt idx="941">
                  <c:v>62.380807641482747</c:v>
                </c:pt>
                <c:pt idx="942">
                  <c:v>69.112844628653093</c:v>
                </c:pt>
                <c:pt idx="943">
                  <c:v>75.685446736080024</c:v>
                </c:pt>
                <c:pt idx="944">
                  <c:v>81.932252701358422</c:v>
                </c:pt>
                <c:pt idx="945">
                  <c:v>87.601781287331249</c:v>
                </c:pt>
                <c:pt idx="946">
                  <c:v>92.488471601584635</c:v>
                </c:pt>
                <c:pt idx="947">
                  <c:v>96.554700069552936</c:v>
                </c:pt>
                <c:pt idx="948">
                  <c:v>99.997417948161868</c:v>
                </c:pt>
                <c:pt idx="949">
                  <c:v>103.03707084919863</c:v>
                </c:pt>
                <c:pt idx="950">
                  <c:v>105.94263687221465</c:v>
                </c:pt>
                <c:pt idx="951">
                  <c:v>108.83553121477037</c:v>
                </c:pt>
                <c:pt idx="952">
                  <c:v>111.53120035047496</c:v>
                </c:pt>
                <c:pt idx="953">
                  <c:v>113.53352110346546</c:v>
                </c:pt>
                <c:pt idx="954">
                  <c:v>114.38701044139616</c:v>
                </c:pt>
                <c:pt idx="955">
                  <c:v>113.90722193256823</c:v>
                </c:pt>
                <c:pt idx="956">
                  <c:v>112.22954581391686</c:v>
                </c:pt>
                <c:pt idx="957">
                  <c:v>109.59135137763852</c:v>
                </c:pt>
                <c:pt idx="958">
                  <c:v>106.26133151008575</c:v>
                </c:pt>
                <c:pt idx="959">
                  <c:v>102.49983123988403</c:v>
                </c:pt>
                <c:pt idx="960">
                  <c:v>98.570495155086348</c:v>
                </c:pt>
                <c:pt idx="961">
                  <c:v>94.705802251984622</c:v>
                </c:pt>
                <c:pt idx="962">
                  <c:v>91.048361666944928</c:v>
                </c:pt>
                <c:pt idx="963">
                  <c:v>87.626949213606025</c:v>
                </c:pt>
                <c:pt idx="964">
                  <c:v>84.325617669333894</c:v>
                </c:pt>
                <c:pt idx="965">
                  <c:v>80.914661275947211</c:v>
                </c:pt>
                <c:pt idx="966">
                  <c:v>77.194363650428272</c:v>
                </c:pt>
                <c:pt idx="967">
                  <c:v>73.045485397419696</c:v>
                </c:pt>
                <c:pt idx="968">
                  <c:v>68.458952369471305</c:v>
                </c:pt>
                <c:pt idx="969">
                  <c:v>63.524749202081871</c:v>
                </c:pt>
                <c:pt idx="970">
                  <c:v>58.314542398040231</c:v>
                </c:pt>
                <c:pt idx="971">
                  <c:v>52.918027470079423</c:v>
                </c:pt>
                <c:pt idx="972">
                  <c:v>47.405916660677832</c:v>
                </c:pt>
                <c:pt idx="973">
                  <c:v>41.831946627464276</c:v>
                </c:pt>
                <c:pt idx="974">
                  <c:v>36.197103374914988</c:v>
                </c:pt>
                <c:pt idx="975">
                  <c:v>30.484109687416687</c:v>
                </c:pt>
                <c:pt idx="976">
                  <c:v>24.696496033668353</c:v>
                </c:pt>
                <c:pt idx="977">
                  <c:v>18.831411432994987</c:v>
                </c:pt>
                <c:pt idx="978">
                  <c:v>12.879141164335087</c:v>
                </c:pt>
                <c:pt idx="979">
                  <c:v>6.8024274410483851</c:v>
                </c:pt>
                <c:pt idx="980">
                  <c:v>0.57185453222741722</c:v>
                </c:pt>
                <c:pt idx="981">
                  <c:v>-5.8282135784171318</c:v>
                </c:pt>
                <c:pt idx="982">
                  <c:v>-12.37795360684879</c:v>
                </c:pt>
                <c:pt idx="983">
                  <c:v>-19.036213314711812</c:v>
                </c:pt>
                <c:pt idx="984">
                  <c:v>-25.782084328417579</c:v>
                </c:pt>
                <c:pt idx="985">
                  <c:v>-32.666643421849223</c:v>
                </c:pt>
                <c:pt idx="986">
                  <c:v>-39.701725513412235</c:v>
                </c:pt>
                <c:pt idx="987">
                  <c:v>-46.74390024314399</c:v>
                </c:pt>
                <c:pt idx="988">
                  <c:v>-53.49683775828111</c:v>
                </c:pt>
                <c:pt idx="989">
                  <c:v>-59.758383583115489</c:v>
                </c:pt>
                <c:pt idx="990">
                  <c:v>-65.453593791453173</c:v>
                </c:pt>
                <c:pt idx="991">
                  <c:v>-70.54562105562411</c:v>
                </c:pt>
                <c:pt idx="992">
                  <c:v>-75.07049185451163</c:v>
                </c:pt>
                <c:pt idx="993">
                  <c:v>-79.059366937421402</c:v>
                </c:pt>
                <c:pt idx="994">
                  <c:v>-82.585737638672981</c:v>
                </c:pt>
                <c:pt idx="995">
                  <c:v>-85.724208745899517</c:v>
                </c:pt>
                <c:pt idx="996">
                  <c:v>-88.588983530981523</c:v>
                </c:pt>
                <c:pt idx="997">
                  <c:v>-91.3561904403619</c:v>
                </c:pt>
                <c:pt idx="998">
                  <c:v>-94.088137691554664</c:v>
                </c:pt>
              </c:numCache>
            </c:numRef>
          </c:val>
          <c:smooth val="0"/>
          <c:extLst>
            <c:ext xmlns:c16="http://schemas.microsoft.com/office/drawing/2014/chart" uri="{C3380CC4-5D6E-409C-BE32-E72D297353CC}">
              <c16:uniqueId val="{00000002-AACC-4D25-BCCA-B2A196E10A4C}"/>
            </c:ext>
          </c:extLst>
        </c:ser>
        <c:dLbls>
          <c:showLegendKey val="0"/>
          <c:showVal val="0"/>
          <c:showCatName val="0"/>
          <c:showSerName val="0"/>
          <c:showPercent val="0"/>
          <c:showBubbleSize val="0"/>
        </c:dLbls>
        <c:smooth val="0"/>
        <c:axId val="1083498432"/>
        <c:axId val="1083500400"/>
      </c:lineChart>
      <c:catAx>
        <c:axId val="1083498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500400"/>
        <c:crosses val="autoZero"/>
        <c:auto val="1"/>
        <c:lblAlgn val="ctr"/>
        <c:lblOffset val="100"/>
        <c:noMultiLvlLbl val="0"/>
      </c:catAx>
      <c:valAx>
        <c:axId val="10835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498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Gesture  2 Accel</a:t>
            </a:r>
          </a:p>
          <a:p>
            <a:pPr>
              <a:defRPr/>
            </a:pP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Accel_X</c:v>
                </c:pt>
              </c:strCache>
            </c:strRef>
          </c:tx>
          <c:spPr>
            <a:ln w="28575" cap="rnd">
              <a:solidFill>
                <a:schemeClr val="accent1"/>
              </a:solidFill>
              <a:round/>
            </a:ln>
            <a:effectLst/>
          </c:spPr>
          <c:marker>
            <c:symbol val="none"/>
          </c:marker>
          <c:val>
            <c:numRef>
              <c:f>Sheet1!$L$2:$L$1002</c:f>
              <c:numCache>
                <c:formatCode>General</c:formatCode>
                <c:ptCount val="1001"/>
                <c:pt idx="0">
                  <c:v>60.468011999962968</c:v>
                </c:pt>
                <c:pt idx="1">
                  <c:v>60.629280109007922</c:v>
                </c:pt>
                <c:pt idx="2">
                  <c:v>60.832158257356717</c:v>
                </c:pt>
                <c:pt idx="3">
                  <c:v>61.444415645901138</c:v>
                </c:pt>
                <c:pt idx="4">
                  <c:v>62.389040433674801</c:v>
                </c:pt>
                <c:pt idx="5">
                  <c:v>63.020421553651524</c:v>
                </c:pt>
                <c:pt idx="6">
                  <c:v>63.19814004793524</c:v>
                </c:pt>
                <c:pt idx="7">
                  <c:v>62.722166618029092</c:v>
                </c:pt>
                <c:pt idx="8">
                  <c:v>61.176628650122431</c:v>
                </c:pt>
                <c:pt idx="9">
                  <c:v>58.850256647535566</c:v>
                </c:pt>
                <c:pt idx="10">
                  <c:v>55.426339524762156</c:v>
                </c:pt>
                <c:pt idx="11">
                  <c:v>52.1944853916985</c:v>
                </c:pt>
                <c:pt idx="12">
                  <c:v>49.796937846793234</c:v>
                </c:pt>
                <c:pt idx="13">
                  <c:v>45.952130987819665</c:v>
                </c:pt>
                <c:pt idx="14">
                  <c:v>42.646764886930292</c:v>
                </c:pt>
                <c:pt idx="15">
                  <c:v>39.879373702942516</c:v>
                </c:pt>
                <c:pt idx="16">
                  <c:v>37.614131993062486</c:v>
                </c:pt>
                <c:pt idx="17">
                  <c:v>36.58058351450498</c:v>
                </c:pt>
                <c:pt idx="18">
                  <c:v>35.716174048471196</c:v>
                </c:pt>
                <c:pt idx="19">
                  <c:v>32.760054383594067</c:v>
                </c:pt>
                <c:pt idx="20">
                  <c:v>27.087878156675934</c:v>
                </c:pt>
                <c:pt idx="21">
                  <c:v>20.343040426333399</c:v>
                </c:pt>
                <c:pt idx="22">
                  <c:v>13.966358050267729</c:v>
                </c:pt>
                <c:pt idx="23">
                  <c:v>7.9153747789682081</c:v>
                </c:pt>
                <c:pt idx="24">
                  <c:v>2.4989017519234369</c:v>
                </c:pt>
                <c:pt idx="25">
                  <c:v>-6.1482752768615221</c:v>
                </c:pt>
                <c:pt idx="26">
                  <c:v>-14.832262699930359</c:v>
                </c:pt>
                <c:pt idx="27">
                  <c:v>-22.517506922010458</c:v>
                </c:pt>
                <c:pt idx="28">
                  <c:v>-32.469266539450707</c:v>
                </c:pt>
                <c:pt idx="29">
                  <c:v>-47.831248249927889</c:v>
                </c:pt>
                <c:pt idx="30">
                  <c:v>-65.241155248613509</c:v>
                </c:pt>
                <c:pt idx="31">
                  <c:v>-75.345724212149875</c:v>
                </c:pt>
                <c:pt idx="32">
                  <c:v>-78.235850454467695</c:v>
                </c:pt>
                <c:pt idx="33">
                  <c:v>-73.150587883555531</c:v>
                </c:pt>
                <c:pt idx="34">
                  <c:v>-66.886362279508191</c:v>
                </c:pt>
                <c:pt idx="35">
                  <c:v>-62.15077356000802</c:v>
                </c:pt>
                <c:pt idx="36">
                  <c:v>-57.226885962281393</c:v>
                </c:pt>
                <c:pt idx="37">
                  <c:v>-48.948365253849609</c:v>
                </c:pt>
                <c:pt idx="38">
                  <c:v>-45.961498175193817</c:v>
                </c:pt>
                <c:pt idx="39">
                  <c:v>-46.383593114035818</c:v>
                </c:pt>
                <c:pt idx="40">
                  <c:v>-47.221527279290314</c:v>
                </c:pt>
                <c:pt idx="41">
                  <c:v>-47.829560502201161</c:v>
                </c:pt>
                <c:pt idx="42">
                  <c:v>-47.698282368451245</c:v>
                </c:pt>
                <c:pt idx="43">
                  <c:v>-45.810084310068198</c:v>
                </c:pt>
                <c:pt idx="44">
                  <c:v>-41.255989327072164</c:v>
                </c:pt>
                <c:pt idx="45">
                  <c:v>-37.037805429442727</c:v>
                </c:pt>
                <c:pt idx="46">
                  <c:v>-35.690648830879475</c:v>
                </c:pt>
                <c:pt idx="47">
                  <c:v>-36.512270414739007</c:v>
                </c:pt>
                <c:pt idx="48">
                  <c:v>-38.824185997404108</c:v>
                </c:pt>
                <c:pt idx="49">
                  <c:v>-42.224912967055694</c:v>
                </c:pt>
                <c:pt idx="50">
                  <c:v>-46.718610080842588</c:v>
                </c:pt>
                <c:pt idx="51">
                  <c:v>-49.970523846110545</c:v>
                </c:pt>
                <c:pt idx="52">
                  <c:v>-49.972819518931395</c:v>
                </c:pt>
                <c:pt idx="53">
                  <c:v>-48.428386520159528</c:v>
                </c:pt>
                <c:pt idx="54">
                  <c:v>-47.165685867073314</c:v>
                </c:pt>
                <c:pt idx="55">
                  <c:v>-47.073504727682248</c:v>
                </c:pt>
                <c:pt idx="56">
                  <c:v>-47.696476705836837</c:v>
                </c:pt>
                <c:pt idx="57">
                  <c:v>-47.533648616468412</c:v>
                </c:pt>
                <c:pt idx="58">
                  <c:v>-45.140540953125559</c:v>
                </c:pt>
                <c:pt idx="59">
                  <c:v>-43.465383282580298</c:v>
                </c:pt>
                <c:pt idx="60">
                  <c:v>-42.198790583731906</c:v>
                </c:pt>
                <c:pt idx="61">
                  <c:v>-41.700282297067027</c:v>
                </c:pt>
                <c:pt idx="62">
                  <c:v>-43.96699306440587</c:v>
                </c:pt>
                <c:pt idx="63">
                  <c:v>-47.995767963367221</c:v>
                </c:pt>
                <c:pt idx="64">
                  <c:v>-52.158082614023463</c:v>
                </c:pt>
                <c:pt idx="65">
                  <c:v>-54.196690371258555</c:v>
                </c:pt>
                <c:pt idx="66">
                  <c:v>-57.629424137929838</c:v>
                </c:pt>
                <c:pt idx="67">
                  <c:v>-59.144064488786412</c:v>
                </c:pt>
                <c:pt idx="68">
                  <c:v>-60.044810850697843</c:v>
                </c:pt>
                <c:pt idx="69">
                  <c:v>-60.685116065065351</c:v>
                </c:pt>
                <c:pt idx="70">
                  <c:v>-57.781220940888829</c:v>
                </c:pt>
                <c:pt idx="71">
                  <c:v>-47.837022572266456</c:v>
                </c:pt>
                <c:pt idx="72">
                  <c:v>-36.154898461970994</c:v>
                </c:pt>
                <c:pt idx="73">
                  <c:v>-27.857747191636218</c:v>
                </c:pt>
                <c:pt idx="74">
                  <c:v>-19.177606843939142</c:v>
                </c:pt>
                <c:pt idx="75">
                  <c:v>-12.680346253155431</c:v>
                </c:pt>
                <c:pt idx="76">
                  <c:v>-1.182832319203923</c:v>
                </c:pt>
                <c:pt idx="77">
                  <c:v>7.5689177224650876</c:v>
                </c:pt>
                <c:pt idx="78">
                  <c:v>15.056220045757016</c:v>
                </c:pt>
                <c:pt idx="79">
                  <c:v>21.777117604994576</c:v>
                </c:pt>
                <c:pt idx="80">
                  <c:v>26.636903772307782</c:v>
                </c:pt>
                <c:pt idx="81">
                  <c:v>29.742132134465347</c:v>
                </c:pt>
                <c:pt idx="82">
                  <c:v>30.421538176623176</c:v>
                </c:pt>
                <c:pt idx="83">
                  <c:v>30.771089245822203</c:v>
                </c:pt>
                <c:pt idx="84">
                  <c:v>33.284669334644377</c:v>
                </c:pt>
                <c:pt idx="85">
                  <c:v>37.720137202853458</c:v>
                </c:pt>
                <c:pt idx="86">
                  <c:v>45.122208390906302</c:v>
                </c:pt>
                <c:pt idx="87">
                  <c:v>53.230647735509145</c:v>
                </c:pt>
                <c:pt idx="88">
                  <c:v>57.176086964992052</c:v>
                </c:pt>
                <c:pt idx="89">
                  <c:v>56.430282487594809</c:v>
                </c:pt>
                <c:pt idx="90">
                  <c:v>55.204541584185982</c:v>
                </c:pt>
                <c:pt idx="91">
                  <c:v>54.936820848511168</c:v>
                </c:pt>
                <c:pt idx="92">
                  <c:v>55.288087271648394</c:v>
                </c:pt>
                <c:pt idx="93">
                  <c:v>56.813810968729591</c:v>
                </c:pt>
                <c:pt idx="94">
                  <c:v>58.145876101037118</c:v>
                </c:pt>
                <c:pt idx="95">
                  <c:v>58.936597991135017</c:v>
                </c:pt>
                <c:pt idx="96">
                  <c:v>59.129631942628606</c:v>
                </c:pt>
                <c:pt idx="97">
                  <c:v>59.155913236934488</c:v>
                </c:pt>
                <c:pt idx="98">
                  <c:v>59.884874665564219</c:v>
                </c:pt>
                <c:pt idx="99">
                  <c:v>60.803441426896235</c:v>
                </c:pt>
                <c:pt idx="100">
                  <c:v>60.548971748491041</c:v>
                </c:pt>
                <c:pt idx="101">
                  <c:v>59.228167050258335</c:v>
                </c:pt>
                <c:pt idx="102">
                  <c:v>57.506441864235597</c:v>
                </c:pt>
                <c:pt idx="103">
                  <c:v>57.131201198946115</c:v>
                </c:pt>
                <c:pt idx="104">
                  <c:v>57.467696286371073</c:v>
                </c:pt>
                <c:pt idx="105">
                  <c:v>56.687568978937534</c:v>
                </c:pt>
                <c:pt idx="106">
                  <c:v>56.016150419920187</c:v>
                </c:pt>
                <c:pt idx="107">
                  <c:v>55.135551524292921</c:v>
                </c:pt>
                <c:pt idx="108">
                  <c:v>53.460127310366055</c:v>
                </c:pt>
                <c:pt idx="109">
                  <c:v>51.967795335259758</c:v>
                </c:pt>
                <c:pt idx="110">
                  <c:v>48.44027718730279</c:v>
                </c:pt>
                <c:pt idx="111">
                  <c:v>45.011117437192233</c:v>
                </c:pt>
                <c:pt idx="112">
                  <c:v>43.039167268564789</c:v>
                </c:pt>
                <c:pt idx="113">
                  <c:v>41.924432233029677</c:v>
                </c:pt>
                <c:pt idx="114">
                  <c:v>41.170796075981542</c:v>
                </c:pt>
                <c:pt idx="115">
                  <c:v>39.111543136259677</c:v>
                </c:pt>
                <c:pt idx="116">
                  <c:v>34.954877930673</c:v>
                </c:pt>
                <c:pt idx="117">
                  <c:v>29.738571024801669</c:v>
                </c:pt>
                <c:pt idx="118">
                  <c:v>24.711796984457362</c:v>
                </c:pt>
                <c:pt idx="119">
                  <c:v>21.802179777402191</c:v>
                </c:pt>
                <c:pt idx="120">
                  <c:v>21.39452885695167</c:v>
                </c:pt>
                <c:pt idx="121">
                  <c:v>13.346821198203825</c:v>
                </c:pt>
                <c:pt idx="122">
                  <c:v>-0.85976851953131628</c:v>
                </c:pt>
                <c:pt idx="123">
                  <c:v>-13.265114241007591</c:v>
                </c:pt>
                <c:pt idx="124">
                  <c:v>-23.686681354667613</c:v>
                </c:pt>
                <c:pt idx="125">
                  <c:v>-33.752503857607913</c:v>
                </c:pt>
                <c:pt idx="126">
                  <c:v>-43.885760047236666</c:v>
                </c:pt>
                <c:pt idx="127">
                  <c:v>-49.800102860989099</c:v>
                </c:pt>
                <c:pt idx="128">
                  <c:v>-54.606947890147111</c:v>
                </c:pt>
                <c:pt idx="129">
                  <c:v>-62.622365843657995</c:v>
                </c:pt>
                <c:pt idx="130">
                  <c:v>-67.471151559246792</c:v>
                </c:pt>
                <c:pt idx="131">
                  <c:v>-68.252620350450158</c:v>
                </c:pt>
                <c:pt idx="132">
                  <c:v>-65.122334996809357</c:v>
                </c:pt>
                <c:pt idx="133">
                  <c:v>-57.881566997061427</c:v>
                </c:pt>
                <c:pt idx="134">
                  <c:v>-48.708325651839786</c:v>
                </c:pt>
                <c:pt idx="135">
                  <c:v>-43.185697124234345</c:v>
                </c:pt>
                <c:pt idx="136">
                  <c:v>-42.918030691108662</c:v>
                </c:pt>
                <c:pt idx="137">
                  <c:v>-44.787835049520886</c:v>
                </c:pt>
                <c:pt idx="138">
                  <c:v>-45.768860999990991</c:v>
                </c:pt>
                <c:pt idx="139">
                  <c:v>-44.543301157503812</c:v>
                </c:pt>
                <c:pt idx="140">
                  <c:v>-41.742959007902755</c:v>
                </c:pt>
                <c:pt idx="141">
                  <c:v>-39.091333150190046</c:v>
                </c:pt>
                <c:pt idx="142">
                  <c:v>-38.842976418433487</c:v>
                </c:pt>
                <c:pt idx="143">
                  <c:v>-40.441949480571168</c:v>
                </c:pt>
                <c:pt idx="144">
                  <c:v>-42.825419919093214</c:v>
                </c:pt>
                <c:pt idx="145">
                  <c:v>-45.221167581587395</c:v>
                </c:pt>
                <c:pt idx="146">
                  <c:v>-46.088899272848053</c:v>
                </c:pt>
                <c:pt idx="147">
                  <c:v>-45.520532209523999</c:v>
                </c:pt>
                <c:pt idx="148">
                  <c:v>-43.943536717074188</c:v>
                </c:pt>
                <c:pt idx="149">
                  <c:v>-42.307550895002535</c:v>
                </c:pt>
                <c:pt idx="150">
                  <c:v>-42.084366298984996</c:v>
                </c:pt>
                <c:pt idx="151">
                  <c:v>-43.2645771805769</c:v>
                </c:pt>
                <c:pt idx="152">
                  <c:v>-46.076973786585697</c:v>
                </c:pt>
                <c:pt idx="153">
                  <c:v>-49.69578525803729</c:v>
                </c:pt>
                <c:pt idx="154">
                  <c:v>-53.223533005525894</c:v>
                </c:pt>
                <c:pt idx="155">
                  <c:v>-55.535045427432166</c:v>
                </c:pt>
                <c:pt idx="156">
                  <c:v>-56.926800104013914</c:v>
                </c:pt>
                <c:pt idx="157">
                  <c:v>-58.402599200691391</c:v>
                </c:pt>
                <c:pt idx="158">
                  <c:v>-58.421026299812944</c:v>
                </c:pt>
                <c:pt idx="159">
                  <c:v>-61.113930277714388</c:v>
                </c:pt>
                <c:pt idx="160">
                  <c:v>-64.950640898947867</c:v>
                </c:pt>
                <c:pt idx="161">
                  <c:v>-68.760330071381702</c:v>
                </c:pt>
                <c:pt idx="162">
                  <c:v>-72.88803237866064</c:v>
                </c:pt>
                <c:pt idx="163">
                  <c:v>-75.472707829462323</c:v>
                </c:pt>
                <c:pt idx="164">
                  <c:v>-75.420883347357801</c:v>
                </c:pt>
                <c:pt idx="165">
                  <c:v>-71.77629520851508</c:v>
                </c:pt>
                <c:pt idx="166">
                  <c:v>-66.071020419302329</c:v>
                </c:pt>
                <c:pt idx="167">
                  <c:v>-62.838006849798369</c:v>
                </c:pt>
                <c:pt idx="168">
                  <c:v>-54.346534608320233</c:v>
                </c:pt>
                <c:pt idx="169">
                  <c:v>-36.576550528492461</c:v>
                </c:pt>
                <c:pt idx="170">
                  <c:v>-15.767428871735056</c:v>
                </c:pt>
                <c:pt idx="171">
                  <c:v>3.8319268330883833</c:v>
                </c:pt>
                <c:pt idx="172">
                  <c:v>12.771492794687255</c:v>
                </c:pt>
                <c:pt idx="173">
                  <c:v>19.58643668256876</c:v>
                </c:pt>
                <c:pt idx="174">
                  <c:v>26.067889415202146</c:v>
                </c:pt>
                <c:pt idx="175">
                  <c:v>31.583071892531464</c:v>
                </c:pt>
                <c:pt idx="176">
                  <c:v>36.952091371492656</c:v>
                </c:pt>
                <c:pt idx="177">
                  <c:v>41.766813522731319</c:v>
                </c:pt>
                <c:pt idx="178">
                  <c:v>42.791157913250636</c:v>
                </c:pt>
                <c:pt idx="179">
                  <c:v>45.729086682547099</c:v>
                </c:pt>
                <c:pt idx="180">
                  <c:v>48.718655670505292</c:v>
                </c:pt>
                <c:pt idx="181">
                  <c:v>51.047081352573237</c:v>
                </c:pt>
                <c:pt idx="182">
                  <c:v>51.698592534515328</c:v>
                </c:pt>
                <c:pt idx="183">
                  <c:v>52.608662388382584</c:v>
                </c:pt>
                <c:pt idx="184">
                  <c:v>52.568039874613838</c:v>
                </c:pt>
                <c:pt idx="185">
                  <c:v>51.052600967634731</c:v>
                </c:pt>
                <c:pt idx="186">
                  <c:v>50.180998931528414</c:v>
                </c:pt>
                <c:pt idx="187">
                  <c:v>52.890186427164096</c:v>
                </c:pt>
                <c:pt idx="188">
                  <c:v>57.604884427431791</c:v>
                </c:pt>
                <c:pt idx="189">
                  <c:v>60.383125577128823</c:v>
                </c:pt>
                <c:pt idx="190">
                  <c:v>61.257439935913787</c:v>
                </c:pt>
                <c:pt idx="191">
                  <c:v>62.152376359232271</c:v>
                </c:pt>
                <c:pt idx="192">
                  <c:v>63.597227144324776</c:v>
                </c:pt>
                <c:pt idx="193">
                  <c:v>64.441761110630409</c:v>
                </c:pt>
                <c:pt idx="194">
                  <c:v>64.007084494468643</c:v>
                </c:pt>
                <c:pt idx="195">
                  <c:v>62.792226039280813</c:v>
                </c:pt>
                <c:pt idx="196">
                  <c:v>61.261458672477971</c:v>
                </c:pt>
                <c:pt idx="197">
                  <c:v>59.923378743498837</c:v>
                </c:pt>
                <c:pt idx="198">
                  <c:v>58.808789293277705</c:v>
                </c:pt>
                <c:pt idx="199">
                  <c:v>57.40574835871822</c:v>
                </c:pt>
                <c:pt idx="200">
                  <c:v>56.882114842932459</c:v>
                </c:pt>
                <c:pt idx="201">
                  <c:v>56.203772220333136</c:v>
                </c:pt>
                <c:pt idx="202">
                  <c:v>55.923254278590711</c:v>
                </c:pt>
                <c:pt idx="203">
                  <c:v>55.597714848410867</c:v>
                </c:pt>
                <c:pt idx="204">
                  <c:v>53.817637646073571</c:v>
                </c:pt>
                <c:pt idx="205">
                  <c:v>51.70848041553451</c:v>
                </c:pt>
                <c:pt idx="206">
                  <c:v>49.895712845146569</c:v>
                </c:pt>
                <c:pt idx="207">
                  <c:v>47.771878275532686</c:v>
                </c:pt>
                <c:pt idx="208">
                  <c:v>46.861769850967178</c:v>
                </c:pt>
                <c:pt idx="209">
                  <c:v>45.710345479920413</c:v>
                </c:pt>
                <c:pt idx="210">
                  <c:v>43.36451166996531</c:v>
                </c:pt>
                <c:pt idx="211">
                  <c:v>42.138102143483735</c:v>
                </c:pt>
                <c:pt idx="212">
                  <c:v>39.227928486930736</c:v>
                </c:pt>
                <c:pt idx="213">
                  <c:v>35.463860114708737</c:v>
                </c:pt>
                <c:pt idx="214">
                  <c:v>29.001179068708787</c:v>
                </c:pt>
                <c:pt idx="215">
                  <c:v>15.910539441731014</c:v>
                </c:pt>
                <c:pt idx="216">
                  <c:v>-5.1740554187101289</c:v>
                </c:pt>
                <c:pt idx="217">
                  <c:v>-29.376890224876476</c:v>
                </c:pt>
                <c:pt idx="218">
                  <c:v>-48.375855784991018</c:v>
                </c:pt>
                <c:pt idx="219">
                  <c:v>-57.432157300167042</c:v>
                </c:pt>
                <c:pt idx="220">
                  <c:v>-56.599689862328468</c:v>
                </c:pt>
                <c:pt idx="221">
                  <c:v>-49.997631741565023</c:v>
                </c:pt>
                <c:pt idx="222">
                  <c:v>-44.034773635304177</c:v>
                </c:pt>
                <c:pt idx="223">
                  <c:v>-36.716364444998554</c:v>
                </c:pt>
                <c:pt idx="224">
                  <c:v>-33.346394236486923</c:v>
                </c:pt>
                <c:pt idx="225">
                  <c:v>-35.871813622844833</c:v>
                </c:pt>
                <c:pt idx="226">
                  <c:v>-41.993902262882258</c:v>
                </c:pt>
                <c:pt idx="227">
                  <c:v>-48.020548389573527</c:v>
                </c:pt>
                <c:pt idx="228">
                  <c:v>-49.001959597694011</c:v>
                </c:pt>
                <c:pt idx="229">
                  <c:v>-45.235093943938828</c:v>
                </c:pt>
                <c:pt idx="230">
                  <c:v>-38.712335744775132</c:v>
                </c:pt>
                <c:pt idx="231">
                  <c:v>-33.524447250475973</c:v>
                </c:pt>
                <c:pt idx="232">
                  <c:v>-33.002884230634024</c:v>
                </c:pt>
                <c:pt idx="233">
                  <c:v>-35.911858219044042</c:v>
                </c:pt>
                <c:pt idx="234">
                  <c:v>-40.108074993507209</c:v>
                </c:pt>
                <c:pt idx="235">
                  <c:v>-44.218082189898489</c:v>
                </c:pt>
                <c:pt idx="236">
                  <c:v>-45.962508946417621</c:v>
                </c:pt>
                <c:pt idx="237">
                  <c:v>-46.679927782582986</c:v>
                </c:pt>
                <c:pt idx="238">
                  <c:v>-46.632616488673762</c:v>
                </c:pt>
                <c:pt idx="239">
                  <c:v>-45.599216916464336</c:v>
                </c:pt>
                <c:pt idx="240">
                  <c:v>-42.808996701794058</c:v>
                </c:pt>
                <c:pt idx="241">
                  <c:v>-40.518417899346431</c:v>
                </c:pt>
                <c:pt idx="242">
                  <c:v>-40.18035308617322</c:v>
                </c:pt>
                <c:pt idx="243">
                  <c:v>-42.184916010011968</c:v>
                </c:pt>
                <c:pt idx="244">
                  <c:v>-45.007196977134264</c:v>
                </c:pt>
                <c:pt idx="245">
                  <c:v>-47.984351686773181</c:v>
                </c:pt>
                <c:pt idx="246">
                  <c:v>-50.911142816436268</c:v>
                </c:pt>
                <c:pt idx="247">
                  <c:v>-54.168313922075932</c:v>
                </c:pt>
                <c:pt idx="248">
                  <c:v>-57.433533704716666</c:v>
                </c:pt>
                <c:pt idx="249">
                  <c:v>-59.838662495061598</c:v>
                </c:pt>
                <c:pt idx="250">
                  <c:v>-62.082772252818302</c:v>
                </c:pt>
                <c:pt idx="251">
                  <c:v>-66.138181121155569</c:v>
                </c:pt>
                <c:pt idx="252">
                  <c:v>-69.559589906993352</c:v>
                </c:pt>
                <c:pt idx="253">
                  <c:v>-74.521598274443903</c:v>
                </c:pt>
                <c:pt idx="254">
                  <c:v>-81.660966353139528</c:v>
                </c:pt>
                <c:pt idx="255">
                  <c:v>-80.117334930972973</c:v>
                </c:pt>
                <c:pt idx="256">
                  <c:v>-73.129492953753086</c:v>
                </c:pt>
                <c:pt idx="257">
                  <c:v>-69.713432464179675</c:v>
                </c:pt>
                <c:pt idx="258">
                  <c:v>-67.403302163814814</c:v>
                </c:pt>
                <c:pt idx="259">
                  <c:v>-62.146061007872746</c:v>
                </c:pt>
                <c:pt idx="260">
                  <c:v>-52.739706322399257</c:v>
                </c:pt>
                <c:pt idx="261">
                  <c:v>-35.321322208449828</c:v>
                </c:pt>
                <c:pt idx="262">
                  <c:v>-13.886035844403057</c:v>
                </c:pt>
                <c:pt idx="263">
                  <c:v>0.97203294032395915</c:v>
                </c:pt>
                <c:pt idx="264">
                  <c:v>8.4424066347839162</c:v>
                </c:pt>
                <c:pt idx="265">
                  <c:v>11.257771943365436</c:v>
                </c:pt>
                <c:pt idx="266">
                  <c:v>17.883491202010632</c:v>
                </c:pt>
                <c:pt idx="267">
                  <c:v>27.133503556172496</c:v>
                </c:pt>
                <c:pt idx="268">
                  <c:v>36.496431333806591</c:v>
                </c:pt>
                <c:pt idx="269">
                  <c:v>42.406123931473857</c:v>
                </c:pt>
                <c:pt idx="270">
                  <c:v>46.185915314851847</c:v>
                </c:pt>
                <c:pt idx="271">
                  <c:v>48.860802525983729</c:v>
                </c:pt>
                <c:pt idx="272">
                  <c:v>48.140166668550982</c:v>
                </c:pt>
                <c:pt idx="273">
                  <c:v>46.392213331878708</c:v>
                </c:pt>
                <c:pt idx="274">
                  <c:v>48.024089831434154</c:v>
                </c:pt>
                <c:pt idx="275">
                  <c:v>48.909987628431047</c:v>
                </c:pt>
                <c:pt idx="276">
                  <c:v>51.288182165112431</c:v>
                </c:pt>
                <c:pt idx="277">
                  <c:v>56.756582840467381</c:v>
                </c:pt>
                <c:pt idx="278">
                  <c:v>61.764257248762767</c:v>
                </c:pt>
                <c:pt idx="279">
                  <c:v>66.433681773600071</c:v>
                </c:pt>
                <c:pt idx="280">
                  <c:v>69.606771538171969</c:v>
                </c:pt>
                <c:pt idx="281">
                  <c:v>70.62808771747801</c:v>
                </c:pt>
                <c:pt idx="282">
                  <c:v>69.871157831395521</c:v>
                </c:pt>
                <c:pt idx="283">
                  <c:v>68.033544192511371</c:v>
                </c:pt>
                <c:pt idx="284">
                  <c:v>65.519668441248641</c:v>
                </c:pt>
                <c:pt idx="285">
                  <c:v>62.605626251226234</c:v>
                </c:pt>
                <c:pt idx="286">
                  <c:v>61.265667772627673</c:v>
                </c:pt>
                <c:pt idx="287">
                  <c:v>61.090439222166012</c:v>
                </c:pt>
                <c:pt idx="288">
                  <c:v>61.365708820489552</c:v>
                </c:pt>
                <c:pt idx="289">
                  <c:v>61.023699526314864</c:v>
                </c:pt>
                <c:pt idx="290">
                  <c:v>59.956354033314035</c:v>
                </c:pt>
                <c:pt idx="291">
                  <c:v>58.340350422641414</c:v>
                </c:pt>
                <c:pt idx="292">
                  <c:v>57.512099110606833</c:v>
                </c:pt>
                <c:pt idx="293">
                  <c:v>55.487051349776188</c:v>
                </c:pt>
                <c:pt idx="294">
                  <c:v>53.113647405474175</c:v>
                </c:pt>
                <c:pt idx="295">
                  <c:v>50.729513053647821</c:v>
                </c:pt>
                <c:pt idx="296">
                  <c:v>47.909980983634256</c:v>
                </c:pt>
                <c:pt idx="297">
                  <c:v>45.477094910088709</c:v>
                </c:pt>
                <c:pt idx="298">
                  <c:v>44.045857237588351</c:v>
                </c:pt>
                <c:pt idx="299">
                  <c:v>42.502567553647715</c:v>
                </c:pt>
                <c:pt idx="300">
                  <c:v>40.919285092837399</c:v>
                </c:pt>
                <c:pt idx="301">
                  <c:v>40.164110942484001</c:v>
                </c:pt>
                <c:pt idx="302">
                  <c:v>39.131666558269849</c:v>
                </c:pt>
                <c:pt idx="303">
                  <c:v>37.311957205651012</c:v>
                </c:pt>
                <c:pt idx="304">
                  <c:v>32.571137961796076</c:v>
                </c:pt>
                <c:pt idx="305">
                  <c:v>24.999325672020593</c:v>
                </c:pt>
                <c:pt idx="306">
                  <c:v>14.682915382643211</c:v>
                </c:pt>
                <c:pt idx="307">
                  <c:v>7.2032221081779246</c:v>
                </c:pt>
                <c:pt idx="308">
                  <c:v>2.9747188701290415</c:v>
                </c:pt>
                <c:pt idx="309">
                  <c:v>0.72945108324397456</c:v>
                </c:pt>
                <c:pt idx="310">
                  <c:v>-1.6106569193677602</c:v>
                </c:pt>
                <c:pt idx="311">
                  <c:v>-8.8695021563860781</c:v>
                </c:pt>
                <c:pt idx="312">
                  <c:v>-23.466000531581859</c:v>
                </c:pt>
                <c:pt idx="313">
                  <c:v>-33.325303765122648</c:v>
                </c:pt>
                <c:pt idx="314">
                  <c:v>-41.840284307674693</c:v>
                </c:pt>
                <c:pt idx="315">
                  <c:v>-50.768539116273807</c:v>
                </c:pt>
                <c:pt idx="316">
                  <c:v>-59.724399784382015</c:v>
                </c:pt>
                <c:pt idx="317">
                  <c:v>-64.383841910598136</c:v>
                </c:pt>
                <c:pt idx="318">
                  <c:v>-57.385706078830111</c:v>
                </c:pt>
                <c:pt idx="319">
                  <c:v>-36.98137331680266</c:v>
                </c:pt>
                <c:pt idx="320">
                  <c:v>-31.969962195158711</c:v>
                </c:pt>
                <c:pt idx="321">
                  <c:v>-37.989517684805996</c:v>
                </c:pt>
                <c:pt idx="322">
                  <c:v>-44.275176739858978</c:v>
                </c:pt>
                <c:pt idx="323">
                  <c:v>-50.552809103166304</c:v>
                </c:pt>
                <c:pt idx="324">
                  <c:v>-53.375565444643215</c:v>
                </c:pt>
                <c:pt idx="325">
                  <c:v>-51.2357560680991</c:v>
                </c:pt>
                <c:pt idx="326">
                  <c:v>-44.946184661972126</c:v>
                </c:pt>
                <c:pt idx="327">
                  <c:v>-37.190568522464069</c:v>
                </c:pt>
                <c:pt idx="328">
                  <c:v>-32.215973895306888</c:v>
                </c:pt>
                <c:pt idx="329">
                  <c:v>-30.64777346729073</c:v>
                </c:pt>
                <c:pt idx="330">
                  <c:v>-31.320278393931211</c:v>
                </c:pt>
                <c:pt idx="331">
                  <c:v>-32.887231577877721</c:v>
                </c:pt>
                <c:pt idx="332">
                  <c:v>-34.013667109042508</c:v>
                </c:pt>
                <c:pt idx="333">
                  <c:v>-34.816273098790219</c:v>
                </c:pt>
                <c:pt idx="334">
                  <c:v>-35.633386393672481</c:v>
                </c:pt>
                <c:pt idx="335">
                  <c:v>-36.439879924992645</c:v>
                </c:pt>
                <c:pt idx="336">
                  <c:v>-36.608864014416007</c:v>
                </c:pt>
                <c:pt idx="337">
                  <c:v>-37.120188974534095</c:v>
                </c:pt>
                <c:pt idx="338">
                  <c:v>-38.174682504652964</c:v>
                </c:pt>
                <c:pt idx="339">
                  <c:v>-40.299733460445353</c:v>
                </c:pt>
                <c:pt idx="340">
                  <c:v>-42.704789248161006</c:v>
                </c:pt>
                <c:pt idx="341">
                  <c:v>-44.690480445629106</c:v>
                </c:pt>
                <c:pt idx="342">
                  <c:v>-44.335651346262381</c:v>
                </c:pt>
                <c:pt idx="343">
                  <c:v>-43.240167557987355</c:v>
                </c:pt>
                <c:pt idx="344">
                  <c:v>-41.909484749954956</c:v>
                </c:pt>
                <c:pt idx="345">
                  <c:v>-39.897390974866589</c:v>
                </c:pt>
                <c:pt idx="346">
                  <c:v>-40.440367432204219</c:v>
                </c:pt>
                <c:pt idx="347">
                  <c:v>-44.053534369621914</c:v>
                </c:pt>
                <c:pt idx="348">
                  <c:v>-48.144857047346456</c:v>
                </c:pt>
                <c:pt idx="349">
                  <c:v>-54.667976532020461</c:v>
                </c:pt>
                <c:pt idx="350">
                  <c:v>-56.12688763949653</c:v>
                </c:pt>
                <c:pt idx="351">
                  <c:v>-55.270544819027116</c:v>
                </c:pt>
                <c:pt idx="352">
                  <c:v>-52.961003494945139</c:v>
                </c:pt>
                <c:pt idx="353">
                  <c:v>-44.536897042583028</c:v>
                </c:pt>
                <c:pt idx="354">
                  <c:v>-42.267571132333515</c:v>
                </c:pt>
                <c:pt idx="355">
                  <c:v>-36.653989247712474</c:v>
                </c:pt>
                <c:pt idx="356">
                  <c:v>-27.964028241619204</c:v>
                </c:pt>
                <c:pt idx="357">
                  <c:v>-15.404798509470501</c:v>
                </c:pt>
                <c:pt idx="358">
                  <c:v>-1.3559656539332106</c:v>
                </c:pt>
                <c:pt idx="359">
                  <c:v>7.7075555669825881</c:v>
                </c:pt>
                <c:pt idx="360">
                  <c:v>17.457895979128505</c:v>
                </c:pt>
                <c:pt idx="361">
                  <c:v>23.278891166739765</c:v>
                </c:pt>
                <c:pt idx="362">
                  <c:v>24.677941394538198</c:v>
                </c:pt>
                <c:pt idx="363">
                  <c:v>27.321514383907829</c:v>
                </c:pt>
                <c:pt idx="364">
                  <c:v>29.853998167882704</c:v>
                </c:pt>
                <c:pt idx="365">
                  <c:v>33.393542660203387</c:v>
                </c:pt>
                <c:pt idx="366">
                  <c:v>38.748686705686787</c:v>
                </c:pt>
                <c:pt idx="367">
                  <c:v>43.386885344374789</c:v>
                </c:pt>
                <c:pt idx="368">
                  <c:v>47.595065016049993</c:v>
                </c:pt>
                <c:pt idx="369">
                  <c:v>50.408473282126991</c:v>
                </c:pt>
                <c:pt idx="370">
                  <c:v>53.047580202496412</c:v>
                </c:pt>
                <c:pt idx="371">
                  <c:v>55.687764119692339</c:v>
                </c:pt>
                <c:pt idx="372">
                  <c:v>57.216873148526652</c:v>
                </c:pt>
                <c:pt idx="373">
                  <c:v>58.849681959165643</c:v>
                </c:pt>
                <c:pt idx="374">
                  <c:v>60.670147125544396</c:v>
                </c:pt>
                <c:pt idx="375">
                  <c:v>62.984876136797801</c:v>
                </c:pt>
                <c:pt idx="376">
                  <c:v>64.172897014373461</c:v>
                </c:pt>
                <c:pt idx="377">
                  <c:v>64.659561374193402</c:v>
                </c:pt>
                <c:pt idx="378">
                  <c:v>64.578441756006995</c:v>
                </c:pt>
                <c:pt idx="379">
                  <c:v>63.819956954847214</c:v>
                </c:pt>
                <c:pt idx="380">
                  <c:v>63.330506006590696</c:v>
                </c:pt>
                <c:pt idx="381">
                  <c:v>61.72505459907314</c:v>
                </c:pt>
                <c:pt idx="382">
                  <c:v>59.763212349026084</c:v>
                </c:pt>
                <c:pt idx="383">
                  <c:v>58.191481766529456</c:v>
                </c:pt>
                <c:pt idx="384">
                  <c:v>57.276138360157361</c:v>
                </c:pt>
                <c:pt idx="385">
                  <c:v>56.869287873360825</c:v>
                </c:pt>
                <c:pt idx="386">
                  <c:v>55.375289013381312</c:v>
                </c:pt>
                <c:pt idx="387">
                  <c:v>52.496751356476814</c:v>
                </c:pt>
                <c:pt idx="388">
                  <c:v>48.376126439076181</c:v>
                </c:pt>
                <c:pt idx="389">
                  <c:v>44.618298620005667</c:v>
                </c:pt>
                <c:pt idx="390">
                  <c:v>41.737343302001634</c:v>
                </c:pt>
                <c:pt idx="391">
                  <c:v>38.646349146018345</c:v>
                </c:pt>
                <c:pt idx="392">
                  <c:v>36.512537570609069</c:v>
                </c:pt>
                <c:pt idx="393">
                  <c:v>33.594495910806543</c:v>
                </c:pt>
                <c:pt idx="394">
                  <c:v>28.768654220633326</c:v>
                </c:pt>
                <c:pt idx="395">
                  <c:v>24.714067305530701</c:v>
                </c:pt>
                <c:pt idx="396">
                  <c:v>21.098955001286559</c:v>
                </c:pt>
                <c:pt idx="397">
                  <c:v>16.26663214402749</c:v>
                </c:pt>
                <c:pt idx="398">
                  <c:v>11.419411685836765</c:v>
                </c:pt>
                <c:pt idx="399">
                  <c:v>5.0970749378103299</c:v>
                </c:pt>
                <c:pt idx="400">
                  <c:v>-2.5989078964760939</c:v>
                </c:pt>
                <c:pt idx="401">
                  <c:v>-11.192580918865477</c:v>
                </c:pt>
                <c:pt idx="402">
                  <c:v>-21.654793864525157</c:v>
                </c:pt>
                <c:pt idx="403">
                  <c:v>-32.324502323951087</c:v>
                </c:pt>
                <c:pt idx="404">
                  <c:v>-39.892947333298252</c:v>
                </c:pt>
                <c:pt idx="405">
                  <c:v>-44.206500898102043</c:v>
                </c:pt>
                <c:pt idx="406">
                  <c:v>-48.054930646625841</c:v>
                </c:pt>
                <c:pt idx="407">
                  <c:v>-53.476573650361679</c:v>
                </c:pt>
                <c:pt idx="408">
                  <c:v>-57.817980988121548</c:v>
                </c:pt>
                <c:pt idx="409">
                  <c:v>-63.062966403968588</c:v>
                </c:pt>
                <c:pt idx="410">
                  <c:v>-67.467023429471425</c:v>
                </c:pt>
                <c:pt idx="411">
                  <c:v>-70.699013992315869</c:v>
                </c:pt>
                <c:pt idx="412">
                  <c:v>-69.739980716202737</c:v>
                </c:pt>
                <c:pt idx="413">
                  <c:v>-62.342103668067175</c:v>
                </c:pt>
                <c:pt idx="414">
                  <c:v>-54.874907336564938</c:v>
                </c:pt>
                <c:pt idx="415">
                  <c:v>-50.441915419077318</c:v>
                </c:pt>
                <c:pt idx="416">
                  <c:v>-50.200800768061768</c:v>
                </c:pt>
                <c:pt idx="417">
                  <c:v>-50.62995602527171</c:v>
                </c:pt>
                <c:pt idx="418">
                  <c:v>-50.815436926721041</c:v>
                </c:pt>
                <c:pt idx="419">
                  <c:v>-49.458566250170463</c:v>
                </c:pt>
                <c:pt idx="420">
                  <c:v>-47.399814006138996</c:v>
                </c:pt>
                <c:pt idx="421">
                  <c:v>-44.645227812175548</c:v>
                </c:pt>
                <c:pt idx="422">
                  <c:v>-41.51875376985106</c:v>
                </c:pt>
                <c:pt idx="423">
                  <c:v>-38.347143108149865</c:v>
                </c:pt>
                <c:pt idx="424">
                  <c:v>-36.597621326413446</c:v>
                </c:pt>
                <c:pt idx="425">
                  <c:v>-38.488356776098165</c:v>
                </c:pt>
                <c:pt idx="426">
                  <c:v>-42.763993062533146</c:v>
                </c:pt>
                <c:pt idx="427">
                  <c:v>-47.234043610006125</c:v>
                </c:pt>
                <c:pt idx="428">
                  <c:v>-50.75730535976588</c:v>
                </c:pt>
                <c:pt idx="429">
                  <c:v>-53.491323081250577</c:v>
                </c:pt>
                <c:pt idx="430">
                  <c:v>-55.836170380831291</c:v>
                </c:pt>
                <c:pt idx="431">
                  <c:v>-56.808121060913237</c:v>
                </c:pt>
                <c:pt idx="432">
                  <c:v>-56.462242162837711</c:v>
                </c:pt>
                <c:pt idx="433">
                  <c:v>-55.747211121833416</c:v>
                </c:pt>
                <c:pt idx="434">
                  <c:v>-54.80736477163628</c:v>
                </c:pt>
                <c:pt idx="435">
                  <c:v>-55.219935881195042</c:v>
                </c:pt>
                <c:pt idx="436">
                  <c:v>-57.396557875044905</c:v>
                </c:pt>
                <c:pt idx="437">
                  <c:v>-61.786120529295182</c:v>
                </c:pt>
                <c:pt idx="438">
                  <c:v>-68.51679678491125</c:v>
                </c:pt>
                <c:pt idx="439">
                  <c:v>-76.170509081927506</c:v>
                </c:pt>
                <c:pt idx="440">
                  <c:v>-81.369783496060663</c:v>
                </c:pt>
                <c:pt idx="441">
                  <c:v>-80.074219365551983</c:v>
                </c:pt>
                <c:pt idx="442">
                  <c:v>-77.676876910622937</c:v>
                </c:pt>
                <c:pt idx="443">
                  <c:v>-71.305439508167197</c:v>
                </c:pt>
                <c:pt idx="444">
                  <c:v>-59.051821349297704</c:v>
                </c:pt>
                <c:pt idx="445">
                  <c:v>-43.370314543203698</c:v>
                </c:pt>
                <c:pt idx="446">
                  <c:v>-28.671953378325075</c:v>
                </c:pt>
                <c:pt idx="447">
                  <c:v>-17.209126509423044</c:v>
                </c:pt>
                <c:pt idx="448">
                  <c:v>-11.044087236640239</c:v>
                </c:pt>
                <c:pt idx="449">
                  <c:v>-5.8040346823674103</c:v>
                </c:pt>
                <c:pt idx="450">
                  <c:v>1.3391511140073784</c:v>
                </c:pt>
                <c:pt idx="451">
                  <c:v>9.4897157319861574</c:v>
                </c:pt>
                <c:pt idx="452">
                  <c:v>20.072840507118919</c:v>
                </c:pt>
                <c:pt idx="453">
                  <c:v>27.726863823167637</c:v>
                </c:pt>
                <c:pt idx="454">
                  <c:v>28.993419319219054</c:v>
                </c:pt>
                <c:pt idx="455">
                  <c:v>29.085378979082062</c:v>
                </c:pt>
                <c:pt idx="456">
                  <c:v>31.225216631312151</c:v>
                </c:pt>
                <c:pt idx="457">
                  <c:v>33.886275177726375</c:v>
                </c:pt>
                <c:pt idx="458">
                  <c:v>38.087690336526087</c:v>
                </c:pt>
                <c:pt idx="459">
                  <c:v>41.190820510892038</c:v>
                </c:pt>
                <c:pt idx="460">
                  <c:v>44.847113517877112</c:v>
                </c:pt>
                <c:pt idx="461">
                  <c:v>49.87874045567002</c:v>
                </c:pt>
                <c:pt idx="462">
                  <c:v>52.737302938361935</c:v>
                </c:pt>
                <c:pt idx="463">
                  <c:v>53.301462940400164</c:v>
                </c:pt>
                <c:pt idx="464">
                  <c:v>53.777320217210885</c:v>
                </c:pt>
                <c:pt idx="465">
                  <c:v>55.158111185201165</c:v>
                </c:pt>
                <c:pt idx="466">
                  <c:v>56.751225614661905</c:v>
                </c:pt>
                <c:pt idx="467">
                  <c:v>58.466853032379333</c:v>
                </c:pt>
                <c:pt idx="468">
                  <c:v>60.067960082425728</c:v>
                </c:pt>
                <c:pt idx="469">
                  <c:v>63.147060690574932</c:v>
                </c:pt>
                <c:pt idx="470">
                  <c:v>64.913695684751914</c:v>
                </c:pt>
                <c:pt idx="471">
                  <c:v>65.812540608745906</c:v>
                </c:pt>
                <c:pt idx="472">
                  <c:v>66.228535631574829</c:v>
                </c:pt>
                <c:pt idx="473">
                  <c:v>66.394430124286288</c:v>
                </c:pt>
                <c:pt idx="474">
                  <c:v>66.308423435110271</c:v>
                </c:pt>
                <c:pt idx="475">
                  <c:v>65.730244824251812</c:v>
                </c:pt>
                <c:pt idx="476">
                  <c:v>64.613467563743825</c:v>
                </c:pt>
                <c:pt idx="477">
                  <c:v>62.966804344143725</c:v>
                </c:pt>
                <c:pt idx="478">
                  <c:v>60.29994209249967</c:v>
                </c:pt>
                <c:pt idx="479">
                  <c:v>57.036712950432488</c:v>
                </c:pt>
                <c:pt idx="480">
                  <c:v>53.199955220478301</c:v>
                </c:pt>
                <c:pt idx="481">
                  <c:v>47.726133729420553</c:v>
                </c:pt>
                <c:pt idx="482">
                  <c:v>43.296879507089024</c:v>
                </c:pt>
                <c:pt idx="483">
                  <c:v>40.217259024417096</c:v>
                </c:pt>
                <c:pt idx="484">
                  <c:v>39.043022611356186</c:v>
                </c:pt>
                <c:pt idx="485">
                  <c:v>39.5837278717378</c:v>
                </c:pt>
                <c:pt idx="486">
                  <c:v>40.898631645527765</c:v>
                </c:pt>
                <c:pt idx="487">
                  <c:v>42.237881573505462</c:v>
                </c:pt>
                <c:pt idx="488">
                  <c:v>41.194873408944176</c:v>
                </c:pt>
                <c:pt idx="489">
                  <c:v>38.71226427761497</c:v>
                </c:pt>
                <c:pt idx="490">
                  <c:v>36.242067042582377</c:v>
                </c:pt>
                <c:pt idx="491">
                  <c:v>27.936968171121976</c:v>
                </c:pt>
                <c:pt idx="492">
                  <c:v>14.839873736732649</c:v>
                </c:pt>
                <c:pt idx="493">
                  <c:v>9.1821889308197253</c:v>
                </c:pt>
                <c:pt idx="494">
                  <c:v>5.5625962109795042</c:v>
                </c:pt>
                <c:pt idx="495">
                  <c:v>0.63268931105819015</c:v>
                </c:pt>
                <c:pt idx="496">
                  <c:v>-10.020049752124621</c:v>
                </c:pt>
                <c:pt idx="497">
                  <c:v>-23.944317547439045</c:v>
                </c:pt>
                <c:pt idx="498">
                  <c:v>-35.641752468235573</c:v>
                </c:pt>
                <c:pt idx="499">
                  <c:v>-41.824474207309379</c:v>
                </c:pt>
                <c:pt idx="500">
                  <c:v>-50.528091747566812</c:v>
                </c:pt>
                <c:pt idx="501">
                  <c:v>-58.224823784625222</c:v>
                </c:pt>
                <c:pt idx="502">
                  <c:v>-60.944409356153166</c:v>
                </c:pt>
                <c:pt idx="503">
                  <c:v>-63.208204652307991</c:v>
                </c:pt>
                <c:pt idx="504">
                  <c:v>-61.787864975554335</c:v>
                </c:pt>
                <c:pt idx="505">
                  <c:v>-53.850797924052003</c:v>
                </c:pt>
                <c:pt idx="506">
                  <c:v>-47.707987087036585</c:v>
                </c:pt>
                <c:pt idx="507">
                  <c:v>-44.545138201405969</c:v>
                </c:pt>
                <c:pt idx="508">
                  <c:v>-43.936465398028979</c:v>
                </c:pt>
                <c:pt idx="509">
                  <c:v>-43.888405250831546</c:v>
                </c:pt>
                <c:pt idx="510">
                  <c:v>-42.04118743044571</c:v>
                </c:pt>
                <c:pt idx="511">
                  <c:v>-41.339286222518567</c:v>
                </c:pt>
                <c:pt idx="512">
                  <c:v>-40.570702086381523</c:v>
                </c:pt>
                <c:pt idx="513">
                  <c:v>-40.510902609155586</c:v>
                </c:pt>
                <c:pt idx="514">
                  <c:v>-40.629651187293533</c:v>
                </c:pt>
                <c:pt idx="515">
                  <c:v>-41.317152791376216</c:v>
                </c:pt>
                <c:pt idx="516">
                  <c:v>-41.931459616075372</c:v>
                </c:pt>
                <c:pt idx="517">
                  <c:v>-41.728520623178483</c:v>
                </c:pt>
                <c:pt idx="518">
                  <c:v>-39.764683577260136</c:v>
                </c:pt>
                <c:pt idx="519">
                  <c:v>-38.340156103262558</c:v>
                </c:pt>
                <c:pt idx="520">
                  <c:v>-37.311925896868026</c:v>
                </c:pt>
                <c:pt idx="521">
                  <c:v>-36.361383080507061</c:v>
                </c:pt>
                <c:pt idx="522">
                  <c:v>-36.805589680172105</c:v>
                </c:pt>
                <c:pt idx="523">
                  <c:v>-39.160839215547647</c:v>
                </c:pt>
                <c:pt idx="524">
                  <c:v>-42.316727395318388</c:v>
                </c:pt>
                <c:pt idx="525">
                  <c:v>-45.436166442896827</c:v>
                </c:pt>
                <c:pt idx="526">
                  <c:v>-47.64750640176694</c:v>
                </c:pt>
                <c:pt idx="527">
                  <c:v>-48.540007832934222</c:v>
                </c:pt>
                <c:pt idx="528">
                  <c:v>-46.650669971929737</c:v>
                </c:pt>
                <c:pt idx="529">
                  <c:v>-42.775997731886932</c:v>
                </c:pt>
                <c:pt idx="530">
                  <c:v>-42.957977037538761</c:v>
                </c:pt>
                <c:pt idx="531">
                  <c:v>-45.330180175749945</c:v>
                </c:pt>
                <c:pt idx="532">
                  <c:v>-47.567238616775654</c:v>
                </c:pt>
                <c:pt idx="533">
                  <c:v>-49.697869849424855</c:v>
                </c:pt>
                <c:pt idx="534">
                  <c:v>-50.626486571295061</c:v>
                </c:pt>
                <c:pt idx="535">
                  <c:v>-52.566082534769691</c:v>
                </c:pt>
                <c:pt idx="536">
                  <c:v>-55.485945787534469</c:v>
                </c:pt>
                <c:pt idx="537">
                  <c:v>-59.101310850422266</c:v>
                </c:pt>
                <c:pt idx="538">
                  <c:v>-60.806023518904716</c:v>
                </c:pt>
                <c:pt idx="539">
                  <c:v>-62.139230226319434</c:v>
                </c:pt>
                <c:pt idx="540">
                  <c:v>-65.583958823683631</c:v>
                </c:pt>
                <c:pt idx="541">
                  <c:v>-71.337876910429657</c:v>
                </c:pt>
                <c:pt idx="542">
                  <c:v>-71.676556131145546</c:v>
                </c:pt>
                <c:pt idx="543">
                  <c:v>-66.95241135541913</c:v>
                </c:pt>
                <c:pt idx="544">
                  <c:v>-54.792630559163022</c:v>
                </c:pt>
                <c:pt idx="545">
                  <c:v>-34.232726994822585</c:v>
                </c:pt>
                <c:pt idx="546">
                  <c:v>-13.240978943919639</c:v>
                </c:pt>
                <c:pt idx="547">
                  <c:v>7.8878669769122745</c:v>
                </c:pt>
                <c:pt idx="548">
                  <c:v>21.418300474630879</c:v>
                </c:pt>
                <c:pt idx="549">
                  <c:v>20.129489484718309</c:v>
                </c:pt>
                <c:pt idx="550">
                  <c:v>21.397716715809587</c:v>
                </c:pt>
                <c:pt idx="551">
                  <c:v>22.424232670414188</c:v>
                </c:pt>
                <c:pt idx="552">
                  <c:v>23.118401565761033</c:v>
                </c:pt>
                <c:pt idx="553">
                  <c:v>29.208303665550201</c:v>
                </c:pt>
                <c:pt idx="554">
                  <c:v>33.892801957078866</c:v>
                </c:pt>
                <c:pt idx="555">
                  <c:v>36.523851164003347</c:v>
                </c:pt>
                <c:pt idx="556">
                  <c:v>40.431774970333819</c:v>
                </c:pt>
                <c:pt idx="557">
                  <c:v>41.45112847312339</c:v>
                </c:pt>
                <c:pt idx="558">
                  <c:v>40.488542177965705</c:v>
                </c:pt>
                <c:pt idx="559">
                  <c:v>42.349245390658396</c:v>
                </c:pt>
                <c:pt idx="560">
                  <c:v>46.167201308429462</c:v>
                </c:pt>
                <c:pt idx="561">
                  <c:v>50.668800765545477</c:v>
                </c:pt>
                <c:pt idx="562">
                  <c:v>55.26237819853587</c:v>
                </c:pt>
                <c:pt idx="563">
                  <c:v>58.288397603088569</c:v>
                </c:pt>
                <c:pt idx="564">
                  <c:v>60.377564212982712</c:v>
                </c:pt>
                <c:pt idx="565">
                  <c:v>61.663162681345092</c:v>
                </c:pt>
                <c:pt idx="566">
                  <c:v>61.851127102685382</c:v>
                </c:pt>
                <c:pt idx="567">
                  <c:v>62.140709871122141</c:v>
                </c:pt>
                <c:pt idx="568">
                  <c:v>63.189149195906815</c:v>
                </c:pt>
                <c:pt idx="569">
                  <c:v>65.154080117850413</c:v>
                </c:pt>
                <c:pt idx="570">
                  <c:v>66.571412604170234</c:v>
                </c:pt>
                <c:pt idx="571">
                  <c:v>66.174686495782154</c:v>
                </c:pt>
                <c:pt idx="572">
                  <c:v>64.867659537390765</c:v>
                </c:pt>
                <c:pt idx="573">
                  <c:v>63.264112027440213</c:v>
                </c:pt>
                <c:pt idx="574">
                  <c:v>61.177773733037789</c:v>
                </c:pt>
                <c:pt idx="575">
                  <c:v>59.55744845866316</c:v>
                </c:pt>
                <c:pt idx="576">
                  <c:v>58.829770239305333</c:v>
                </c:pt>
                <c:pt idx="577">
                  <c:v>57.905565562904272</c:v>
                </c:pt>
                <c:pt idx="578">
                  <c:v>57.314677938898136</c:v>
                </c:pt>
                <c:pt idx="579">
                  <c:v>56.891675897501727</c:v>
                </c:pt>
                <c:pt idx="580">
                  <c:v>55.220653009511409</c:v>
                </c:pt>
                <c:pt idx="581">
                  <c:v>52.918019964954723</c:v>
                </c:pt>
                <c:pt idx="582">
                  <c:v>51.509129743645921</c:v>
                </c:pt>
                <c:pt idx="583">
                  <c:v>50.688828601385126</c:v>
                </c:pt>
                <c:pt idx="584">
                  <c:v>51.197353333644948</c:v>
                </c:pt>
                <c:pt idx="585">
                  <c:v>51.968536250557392</c:v>
                </c:pt>
                <c:pt idx="586">
                  <c:v>51.411993921959365</c:v>
                </c:pt>
                <c:pt idx="587">
                  <c:v>49.650851257857653</c:v>
                </c:pt>
                <c:pt idx="588">
                  <c:v>48.082478845265612</c:v>
                </c:pt>
                <c:pt idx="589">
                  <c:v>43.810642544052946</c:v>
                </c:pt>
                <c:pt idx="590">
                  <c:v>37.202425593958857</c:v>
                </c:pt>
                <c:pt idx="591">
                  <c:v>31.342051961107032</c:v>
                </c:pt>
                <c:pt idx="592">
                  <c:v>27.136739740878159</c:v>
                </c:pt>
                <c:pt idx="593">
                  <c:v>23.990514948827485</c:v>
                </c:pt>
                <c:pt idx="594">
                  <c:v>18.552115967132952</c:v>
                </c:pt>
                <c:pt idx="595">
                  <c:v>6.9618930629067064</c:v>
                </c:pt>
                <c:pt idx="596">
                  <c:v>-11.676886820951307</c:v>
                </c:pt>
                <c:pt idx="597">
                  <c:v>-27.882987943897735</c:v>
                </c:pt>
                <c:pt idx="598">
                  <c:v>-35.105532360238392</c:v>
                </c:pt>
                <c:pt idx="599">
                  <c:v>-33.479400268963332</c:v>
                </c:pt>
                <c:pt idx="600">
                  <c:v>-28.471331129570089</c:v>
                </c:pt>
                <c:pt idx="601">
                  <c:v>-30.021084646893911</c:v>
                </c:pt>
                <c:pt idx="602">
                  <c:v>-39.53662664254815</c:v>
                </c:pt>
                <c:pt idx="603">
                  <c:v>-49.523618937240215</c:v>
                </c:pt>
                <c:pt idx="604">
                  <c:v>-55.740593366440898</c:v>
                </c:pt>
                <c:pt idx="605">
                  <c:v>-58.693551683724117</c:v>
                </c:pt>
                <c:pt idx="606">
                  <c:v>-58.506936525952938</c:v>
                </c:pt>
                <c:pt idx="607">
                  <c:v>-56.865645867974884</c:v>
                </c:pt>
                <c:pt idx="608">
                  <c:v>-52.389019493621028</c:v>
                </c:pt>
                <c:pt idx="609">
                  <c:v>-49.355647327188564</c:v>
                </c:pt>
                <c:pt idx="610">
                  <c:v>-47.746509658613533</c:v>
                </c:pt>
                <c:pt idx="611">
                  <c:v>-46.665125556813251</c:v>
                </c:pt>
                <c:pt idx="612">
                  <c:v>-45.782319782179414</c:v>
                </c:pt>
                <c:pt idx="613">
                  <c:v>-44.492333847570045</c:v>
                </c:pt>
                <c:pt idx="614">
                  <c:v>-42.421439963994153</c:v>
                </c:pt>
                <c:pt idx="615">
                  <c:v>-39.669908646957126</c:v>
                </c:pt>
                <c:pt idx="616">
                  <c:v>-37.292009851378751</c:v>
                </c:pt>
                <c:pt idx="617">
                  <c:v>-36.045508293955528</c:v>
                </c:pt>
                <c:pt idx="618">
                  <c:v>-36.238166267374623</c:v>
                </c:pt>
                <c:pt idx="619">
                  <c:v>-38.88212998061821</c:v>
                </c:pt>
                <c:pt idx="620">
                  <c:v>-43.334143401609523</c:v>
                </c:pt>
                <c:pt idx="621">
                  <c:v>-48.311799681374254</c:v>
                </c:pt>
                <c:pt idx="622">
                  <c:v>-51.756600861212796</c:v>
                </c:pt>
                <c:pt idx="623">
                  <c:v>-53.564880316597872</c:v>
                </c:pt>
                <c:pt idx="624">
                  <c:v>-54.03266044112646</c:v>
                </c:pt>
                <c:pt idx="625">
                  <c:v>-55.150787409728011</c:v>
                </c:pt>
                <c:pt idx="626">
                  <c:v>-56.85638202898955</c:v>
                </c:pt>
                <c:pt idx="627">
                  <c:v>-58.693195009017955</c:v>
                </c:pt>
                <c:pt idx="628">
                  <c:v>-60.947092963347707</c:v>
                </c:pt>
                <c:pt idx="629">
                  <c:v>-61.897939478316793</c:v>
                </c:pt>
                <c:pt idx="630">
                  <c:v>-62.757642142730759</c:v>
                </c:pt>
                <c:pt idx="631">
                  <c:v>-62.480561962583536</c:v>
                </c:pt>
                <c:pt idx="632">
                  <c:v>-60.946008174848508</c:v>
                </c:pt>
                <c:pt idx="633">
                  <c:v>-61.34231845971108</c:v>
                </c:pt>
                <c:pt idx="634">
                  <c:v>-63.384187303970229</c:v>
                </c:pt>
                <c:pt idx="635">
                  <c:v>-69.838674378758967</c:v>
                </c:pt>
                <c:pt idx="636">
                  <c:v>-76.111090224785286</c:v>
                </c:pt>
                <c:pt idx="637">
                  <c:v>-79.068054476413906</c:v>
                </c:pt>
                <c:pt idx="638">
                  <c:v>-77.694359719269357</c:v>
                </c:pt>
                <c:pt idx="639">
                  <c:v>-73.721722235899875</c:v>
                </c:pt>
                <c:pt idx="640">
                  <c:v>-63.141189970522333</c:v>
                </c:pt>
                <c:pt idx="641">
                  <c:v>-52.234879460560663</c:v>
                </c:pt>
                <c:pt idx="642">
                  <c:v>-33.596861082378652</c:v>
                </c:pt>
                <c:pt idx="643">
                  <c:v>-23.956661311565671</c:v>
                </c:pt>
                <c:pt idx="644">
                  <c:v>-13.18676884071991</c:v>
                </c:pt>
                <c:pt idx="645">
                  <c:v>-4.3723941643993491</c:v>
                </c:pt>
                <c:pt idx="646">
                  <c:v>2.4742460135826168</c:v>
                </c:pt>
                <c:pt idx="647">
                  <c:v>13.971312453992136</c:v>
                </c:pt>
                <c:pt idx="648">
                  <c:v>20.166005122087501</c:v>
                </c:pt>
                <c:pt idx="649">
                  <c:v>25.336780896278615</c:v>
                </c:pt>
                <c:pt idx="650">
                  <c:v>32.910065258598806</c:v>
                </c:pt>
                <c:pt idx="651">
                  <c:v>37.950930270017125</c:v>
                </c:pt>
                <c:pt idx="652">
                  <c:v>41.830983548860438</c:v>
                </c:pt>
                <c:pt idx="653">
                  <c:v>46.077418119491171</c:v>
                </c:pt>
                <c:pt idx="654">
                  <c:v>48.963136992746747</c:v>
                </c:pt>
                <c:pt idx="655">
                  <c:v>50.698536593860972</c:v>
                </c:pt>
                <c:pt idx="656">
                  <c:v>50.970887439246049</c:v>
                </c:pt>
                <c:pt idx="657">
                  <c:v>52.431956693894001</c:v>
                </c:pt>
                <c:pt idx="658">
                  <c:v>55.986363079273026</c:v>
                </c:pt>
                <c:pt idx="659">
                  <c:v>59.167648909960072</c:v>
                </c:pt>
                <c:pt idx="660">
                  <c:v>60.570704936057936</c:v>
                </c:pt>
                <c:pt idx="661">
                  <c:v>61.633050705378096</c:v>
                </c:pt>
                <c:pt idx="662">
                  <c:v>62.737271027003899</c:v>
                </c:pt>
                <c:pt idx="663">
                  <c:v>64.368120064044916</c:v>
                </c:pt>
                <c:pt idx="664">
                  <c:v>64.921494429068062</c:v>
                </c:pt>
                <c:pt idx="665">
                  <c:v>65.069497352449631</c:v>
                </c:pt>
                <c:pt idx="666">
                  <c:v>64.558163427425981</c:v>
                </c:pt>
                <c:pt idx="667">
                  <c:v>63.481164183008651</c:v>
                </c:pt>
                <c:pt idx="668">
                  <c:v>62.498834130637654</c:v>
                </c:pt>
                <c:pt idx="669">
                  <c:v>61.339198350104311</c:v>
                </c:pt>
                <c:pt idx="670">
                  <c:v>59.434588119572055</c:v>
                </c:pt>
                <c:pt idx="671">
                  <c:v>57.130143272262629</c:v>
                </c:pt>
                <c:pt idx="672">
                  <c:v>54.448731831243734</c:v>
                </c:pt>
                <c:pt idx="673">
                  <c:v>51.57060577042018</c:v>
                </c:pt>
                <c:pt idx="674">
                  <c:v>48.812997095017003</c:v>
                </c:pt>
                <c:pt idx="675">
                  <c:v>45.380427503274596</c:v>
                </c:pt>
                <c:pt idx="676">
                  <c:v>42.162956021261536</c:v>
                </c:pt>
                <c:pt idx="677">
                  <c:v>39.108604970702345</c:v>
                </c:pt>
                <c:pt idx="678">
                  <c:v>36.244551437135023</c:v>
                </c:pt>
                <c:pt idx="679">
                  <c:v>33.457705980772808</c:v>
                </c:pt>
                <c:pt idx="680">
                  <c:v>30.749255570177493</c:v>
                </c:pt>
                <c:pt idx="681">
                  <c:v>28.018744375193602</c:v>
                </c:pt>
                <c:pt idx="682">
                  <c:v>24.254774144152083</c:v>
                </c:pt>
                <c:pt idx="683">
                  <c:v>19.403634842078066</c:v>
                </c:pt>
                <c:pt idx="684">
                  <c:v>14.599181251045763</c:v>
                </c:pt>
                <c:pt idx="685">
                  <c:v>10.860857315156078</c:v>
                </c:pt>
                <c:pt idx="686">
                  <c:v>6.7358725629006377</c:v>
                </c:pt>
                <c:pt idx="687">
                  <c:v>0.64819341560670329</c:v>
                </c:pt>
                <c:pt idx="688">
                  <c:v>-9.6418498063666576</c:v>
                </c:pt>
                <c:pt idx="689">
                  <c:v>-21.582028169656738</c:v>
                </c:pt>
                <c:pt idx="690">
                  <c:v>-29.231268454889737</c:v>
                </c:pt>
                <c:pt idx="691">
                  <c:v>-33.864203982873725</c:v>
                </c:pt>
                <c:pt idx="692">
                  <c:v>-39.194596716015582</c:v>
                </c:pt>
                <c:pt idx="693">
                  <c:v>-43.638977819850389</c:v>
                </c:pt>
                <c:pt idx="694">
                  <c:v>-51.186584046174964</c:v>
                </c:pt>
                <c:pt idx="695">
                  <c:v>-59.563724899953996</c:v>
                </c:pt>
                <c:pt idx="696">
                  <c:v>-65.618437611741342</c:v>
                </c:pt>
                <c:pt idx="697">
                  <c:v>-67.783979633740643</c:v>
                </c:pt>
                <c:pt idx="698">
                  <c:v>-69.022595589030587</c:v>
                </c:pt>
                <c:pt idx="699">
                  <c:v>-70.369580640702281</c:v>
                </c:pt>
                <c:pt idx="700">
                  <c:v>-70.596981133339455</c:v>
                </c:pt>
                <c:pt idx="701">
                  <c:v>-67.507913460717816</c:v>
                </c:pt>
                <c:pt idx="702">
                  <c:v>-62.49040604113879</c:v>
                </c:pt>
                <c:pt idx="703">
                  <c:v>-57.881471294905914</c:v>
                </c:pt>
                <c:pt idx="704">
                  <c:v>-55.077035159924876</c:v>
                </c:pt>
                <c:pt idx="705">
                  <c:v>-53.14664966400457</c:v>
                </c:pt>
                <c:pt idx="706">
                  <c:v>-52.216895930380034</c:v>
                </c:pt>
                <c:pt idx="707">
                  <c:v>-52.489955379294692</c:v>
                </c:pt>
                <c:pt idx="708">
                  <c:v>-53.147126260717286</c:v>
                </c:pt>
                <c:pt idx="709">
                  <c:v>-52.539610988553186</c:v>
                </c:pt>
                <c:pt idx="710">
                  <c:v>-51.626531626909347</c:v>
                </c:pt>
                <c:pt idx="711">
                  <c:v>-51.511748742699318</c:v>
                </c:pt>
                <c:pt idx="712">
                  <c:v>-53.466674183252074</c:v>
                </c:pt>
                <c:pt idx="713">
                  <c:v>-56.540670502851697</c:v>
                </c:pt>
                <c:pt idx="714">
                  <c:v>-60.324060010817831</c:v>
                </c:pt>
                <c:pt idx="715">
                  <c:v>-63.209099883238821</c:v>
                </c:pt>
                <c:pt idx="716">
                  <c:v>-64.918721473193287</c:v>
                </c:pt>
                <c:pt idx="717">
                  <c:v>-65.476222121364515</c:v>
                </c:pt>
                <c:pt idx="718">
                  <c:v>-64.846961103013072</c:v>
                </c:pt>
                <c:pt idx="719">
                  <c:v>-64.932602953445752</c:v>
                </c:pt>
                <c:pt idx="720">
                  <c:v>-65.478001530082437</c:v>
                </c:pt>
                <c:pt idx="721">
                  <c:v>-67.800920612895681</c:v>
                </c:pt>
                <c:pt idx="722">
                  <c:v>-71.305583866435043</c:v>
                </c:pt>
                <c:pt idx="723">
                  <c:v>-76.519919452415309</c:v>
                </c:pt>
                <c:pt idx="724">
                  <c:v>-81.901948977449166</c:v>
                </c:pt>
                <c:pt idx="725">
                  <c:v>-83.66899294023149</c:v>
                </c:pt>
                <c:pt idx="726">
                  <c:v>-82.178878471843717</c:v>
                </c:pt>
                <c:pt idx="727">
                  <c:v>-82.079350557117564</c:v>
                </c:pt>
                <c:pt idx="728">
                  <c:v>-84.314792928670599</c:v>
                </c:pt>
                <c:pt idx="729">
                  <c:v>-80.144587180741922</c:v>
                </c:pt>
                <c:pt idx="730">
                  <c:v>-66.069170018761952</c:v>
                </c:pt>
                <c:pt idx="731">
                  <c:v>-47.141307707656281</c:v>
                </c:pt>
                <c:pt idx="732">
                  <c:v>-32.51046533782953</c:v>
                </c:pt>
                <c:pt idx="733">
                  <c:v>-30.217913067678438</c:v>
                </c:pt>
                <c:pt idx="734">
                  <c:v>-24.992900791590028</c:v>
                </c:pt>
                <c:pt idx="735">
                  <c:v>-21.612047881154346</c:v>
                </c:pt>
                <c:pt idx="736">
                  <c:v>-18.56644663374054</c:v>
                </c:pt>
                <c:pt idx="737">
                  <c:v>-7.7124904552674769</c:v>
                </c:pt>
                <c:pt idx="738">
                  <c:v>7.9684447351433629</c:v>
                </c:pt>
                <c:pt idx="739">
                  <c:v>25.5294347821618</c:v>
                </c:pt>
                <c:pt idx="740">
                  <c:v>34.013728383388425</c:v>
                </c:pt>
                <c:pt idx="741">
                  <c:v>38.1420073985513</c:v>
                </c:pt>
                <c:pt idx="742">
                  <c:v>39.359004461607491</c:v>
                </c:pt>
                <c:pt idx="743">
                  <c:v>41.458091274818145</c:v>
                </c:pt>
                <c:pt idx="744">
                  <c:v>42.048345001434583</c:v>
                </c:pt>
                <c:pt idx="745">
                  <c:v>41.688516573473571</c:v>
                </c:pt>
                <c:pt idx="746">
                  <c:v>44.131062016425176</c:v>
                </c:pt>
                <c:pt idx="747">
                  <c:v>48.529261422340213</c:v>
                </c:pt>
                <c:pt idx="748">
                  <c:v>52.384871062996545</c:v>
                </c:pt>
                <c:pt idx="749">
                  <c:v>56.821735850766942</c:v>
                </c:pt>
                <c:pt idx="750">
                  <c:v>58.658441482253963</c:v>
                </c:pt>
                <c:pt idx="751">
                  <c:v>60.550842034028257</c:v>
                </c:pt>
                <c:pt idx="752">
                  <c:v>62.209139368770323</c:v>
                </c:pt>
                <c:pt idx="753">
                  <c:v>63.246566167747481</c:v>
                </c:pt>
                <c:pt idx="754">
                  <c:v>63.361490554517232</c:v>
                </c:pt>
                <c:pt idx="755">
                  <c:v>63.48383049904384</c:v>
                </c:pt>
                <c:pt idx="756">
                  <c:v>62.980777725947036</c:v>
                </c:pt>
                <c:pt idx="757">
                  <c:v>61.953059380322969</c:v>
                </c:pt>
                <c:pt idx="758">
                  <c:v>60.219765027204367</c:v>
                </c:pt>
                <c:pt idx="759">
                  <c:v>57.825978567803247</c:v>
                </c:pt>
                <c:pt idx="760">
                  <c:v>56.110431461775008</c:v>
                </c:pt>
                <c:pt idx="761">
                  <c:v>55.052192532654473</c:v>
                </c:pt>
                <c:pt idx="762">
                  <c:v>54.784142229536258</c:v>
                </c:pt>
                <c:pt idx="763">
                  <c:v>54.290466326427811</c:v>
                </c:pt>
                <c:pt idx="764">
                  <c:v>54.142195021014125</c:v>
                </c:pt>
                <c:pt idx="765">
                  <c:v>53.724340218792449</c:v>
                </c:pt>
                <c:pt idx="766">
                  <c:v>52.470235926391879</c:v>
                </c:pt>
                <c:pt idx="767">
                  <c:v>50.215665222773168</c:v>
                </c:pt>
                <c:pt idx="768">
                  <c:v>47.220032087723467</c:v>
                </c:pt>
                <c:pt idx="769">
                  <c:v>44.33685962045346</c:v>
                </c:pt>
                <c:pt idx="770">
                  <c:v>40.759626901769145</c:v>
                </c:pt>
                <c:pt idx="771">
                  <c:v>37.479048126603246</c:v>
                </c:pt>
                <c:pt idx="772">
                  <c:v>34.9913774375784</c:v>
                </c:pt>
                <c:pt idx="773">
                  <c:v>31.787920906828187</c:v>
                </c:pt>
                <c:pt idx="774">
                  <c:v>27.265015529443723</c:v>
                </c:pt>
                <c:pt idx="775">
                  <c:v>22.801922016562131</c:v>
                </c:pt>
                <c:pt idx="776">
                  <c:v>17.814336671546343</c:v>
                </c:pt>
                <c:pt idx="777">
                  <c:v>12.697858341707212</c:v>
                </c:pt>
                <c:pt idx="778">
                  <c:v>8.6961239702263384</c:v>
                </c:pt>
                <c:pt idx="779">
                  <c:v>6.6670854961646766</c:v>
                </c:pt>
                <c:pt idx="780">
                  <c:v>3.7281726043414607</c:v>
                </c:pt>
                <c:pt idx="781">
                  <c:v>-0.6991018666339972</c:v>
                </c:pt>
                <c:pt idx="782">
                  <c:v>-7.7845041082338238</c:v>
                </c:pt>
                <c:pt idx="783">
                  <c:v>-17.552352626124257</c:v>
                </c:pt>
                <c:pt idx="784">
                  <c:v>-30.573532755780935</c:v>
                </c:pt>
                <c:pt idx="785">
                  <c:v>-45.763178835877717</c:v>
                </c:pt>
                <c:pt idx="786">
                  <c:v>-55.715543452757387</c:v>
                </c:pt>
                <c:pt idx="787">
                  <c:v>-62.595362117288857</c:v>
                </c:pt>
                <c:pt idx="788">
                  <c:v>-66.528818925471512</c:v>
                </c:pt>
                <c:pt idx="789">
                  <c:v>-68.622942057596603</c:v>
                </c:pt>
                <c:pt idx="790">
                  <c:v>-68.870952664619296</c:v>
                </c:pt>
                <c:pt idx="791">
                  <c:v>-63.976245155717017</c:v>
                </c:pt>
                <c:pt idx="792">
                  <c:v>-57.038720750776527</c:v>
                </c:pt>
                <c:pt idx="793">
                  <c:v>-53.530336540276608</c:v>
                </c:pt>
                <c:pt idx="794">
                  <c:v>-52.759944606164304</c:v>
                </c:pt>
                <c:pt idx="795">
                  <c:v>-52.198435307034565</c:v>
                </c:pt>
                <c:pt idx="796">
                  <c:v>-50.603886866609649</c:v>
                </c:pt>
                <c:pt idx="797">
                  <c:v>-48.065807370369519</c:v>
                </c:pt>
                <c:pt idx="798">
                  <c:v>-45.746531636286122</c:v>
                </c:pt>
                <c:pt idx="799">
                  <c:v>-43.977080831692035</c:v>
                </c:pt>
                <c:pt idx="800">
                  <c:v>-43.673640955569589</c:v>
                </c:pt>
                <c:pt idx="801">
                  <c:v>-43.422843061783155</c:v>
                </c:pt>
                <c:pt idx="802">
                  <c:v>-42.302692218963109</c:v>
                </c:pt>
                <c:pt idx="803">
                  <c:v>-41.378126718059107</c:v>
                </c:pt>
                <c:pt idx="804">
                  <c:v>-41.330118990083427</c:v>
                </c:pt>
                <c:pt idx="805">
                  <c:v>-42.511690119833609</c:v>
                </c:pt>
                <c:pt idx="806">
                  <c:v>-45.523742176674197</c:v>
                </c:pt>
                <c:pt idx="807">
                  <c:v>-49.466159506595908</c:v>
                </c:pt>
                <c:pt idx="808">
                  <c:v>-52.900065109715655</c:v>
                </c:pt>
                <c:pt idx="809">
                  <c:v>-56.033303136951275</c:v>
                </c:pt>
                <c:pt idx="810">
                  <c:v>-58.597832709725978</c:v>
                </c:pt>
                <c:pt idx="811">
                  <c:v>-58.988182752124253</c:v>
                </c:pt>
                <c:pt idx="812">
                  <c:v>-58.818039400940606</c:v>
                </c:pt>
                <c:pt idx="813">
                  <c:v>-59.431755046700921</c:v>
                </c:pt>
                <c:pt idx="814">
                  <c:v>-57.812317708961857</c:v>
                </c:pt>
                <c:pt idx="815">
                  <c:v>-58.145328353549949</c:v>
                </c:pt>
                <c:pt idx="816">
                  <c:v>-61.854265748337539</c:v>
                </c:pt>
                <c:pt idx="817">
                  <c:v>-68.777913567964546</c:v>
                </c:pt>
                <c:pt idx="818">
                  <c:v>-73.706509416451269</c:v>
                </c:pt>
                <c:pt idx="819">
                  <c:v>-76.687096972962081</c:v>
                </c:pt>
                <c:pt idx="820">
                  <c:v>-73.642460407073528</c:v>
                </c:pt>
                <c:pt idx="821">
                  <c:v>-64.18294983320466</c:v>
                </c:pt>
                <c:pt idx="822">
                  <c:v>-50.768863029227212</c:v>
                </c:pt>
                <c:pt idx="823">
                  <c:v>-29.899827705623665</c:v>
                </c:pt>
                <c:pt idx="824">
                  <c:v>-7.4149777766211136</c:v>
                </c:pt>
                <c:pt idx="825">
                  <c:v>4.7221261273005091</c:v>
                </c:pt>
                <c:pt idx="826">
                  <c:v>0.95128168527440959</c:v>
                </c:pt>
                <c:pt idx="827">
                  <c:v>-1.0923391037562791</c:v>
                </c:pt>
                <c:pt idx="828">
                  <c:v>0.98517726881875978</c:v>
                </c:pt>
                <c:pt idx="829">
                  <c:v>6.3613530125881335</c:v>
                </c:pt>
                <c:pt idx="830">
                  <c:v>15.529352215581222</c:v>
                </c:pt>
                <c:pt idx="831">
                  <c:v>25.070075045204963</c:v>
                </c:pt>
                <c:pt idx="832">
                  <c:v>35.288188575998632</c:v>
                </c:pt>
                <c:pt idx="833">
                  <c:v>39.170058810278555</c:v>
                </c:pt>
                <c:pt idx="834">
                  <c:v>39.170225424235369</c:v>
                </c:pt>
                <c:pt idx="835">
                  <c:v>41.936656871361393</c:v>
                </c:pt>
                <c:pt idx="836">
                  <c:v>42.992746085313925</c:v>
                </c:pt>
                <c:pt idx="837">
                  <c:v>44.73107339737868</c:v>
                </c:pt>
                <c:pt idx="838">
                  <c:v>45.98124773411093</c:v>
                </c:pt>
                <c:pt idx="839">
                  <c:v>47.466037176340123</c:v>
                </c:pt>
                <c:pt idx="840">
                  <c:v>48.993994267408866</c:v>
                </c:pt>
                <c:pt idx="841">
                  <c:v>49.768486333345585</c:v>
                </c:pt>
                <c:pt idx="842">
                  <c:v>51.909226453840652</c:v>
                </c:pt>
                <c:pt idx="843">
                  <c:v>54.961624243144129</c:v>
                </c:pt>
                <c:pt idx="844">
                  <c:v>57.205338804317712</c:v>
                </c:pt>
                <c:pt idx="845">
                  <c:v>59.105961354823428</c:v>
                </c:pt>
                <c:pt idx="846">
                  <c:v>59.942587963498646</c:v>
                </c:pt>
                <c:pt idx="847">
                  <c:v>60.505777077006414</c:v>
                </c:pt>
                <c:pt idx="848">
                  <c:v>61.534493707519438</c:v>
                </c:pt>
                <c:pt idx="849">
                  <c:v>62.785174440546726</c:v>
                </c:pt>
                <c:pt idx="850">
                  <c:v>64.036843936017874</c:v>
                </c:pt>
                <c:pt idx="851">
                  <c:v>64.768554953249463</c:v>
                </c:pt>
                <c:pt idx="852">
                  <c:v>65.004982050308655</c:v>
                </c:pt>
                <c:pt idx="853">
                  <c:v>65.238145316978205</c:v>
                </c:pt>
                <c:pt idx="854">
                  <c:v>64.778313956814813</c:v>
                </c:pt>
                <c:pt idx="855">
                  <c:v>63.445896492781387</c:v>
                </c:pt>
                <c:pt idx="856">
                  <c:v>61.445367768193613</c:v>
                </c:pt>
                <c:pt idx="857">
                  <c:v>59.080541055560147</c:v>
                </c:pt>
                <c:pt idx="858">
                  <c:v>56.361595595433108</c:v>
                </c:pt>
                <c:pt idx="859">
                  <c:v>53.906636610206213</c:v>
                </c:pt>
                <c:pt idx="860">
                  <c:v>51.833809736799886</c:v>
                </c:pt>
                <c:pt idx="861">
                  <c:v>49.522544751096049</c:v>
                </c:pt>
                <c:pt idx="862">
                  <c:v>47.693128500506553</c:v>
                </c:pt>
                <c:pt idx="863">
                  <c:v>45.75792424434637</c:v>
                </c:pt>
                <c:pt idx="864">
                  <c:v>42.38355859193414</c:v>
                </c:pt>
                <c:pt idx="865">
                  <c:v>39.197176081537293</c:v>
                </c:pt>
                <c:pt idx="866">
                  <c:v>36.468683008150144</c:v>
                </c:pt>
                <c:pt idx="867">
                  <c:v>32.675283651943893</c:v>
                </c:pt>
                <c:pt idx="868">
                  <c:v>30.517795385089265</c:v>
                </c:pt>
                <c:pt idx="869">
                  <c:v>29.013731422137273</c:v>
                </c:pt>
                <c:pt idx="870">
                  <c:v>24.384338398085706</c:v>
                </c:pt>
                <c:pt idx="871">
                  <c:v>15.569249780452653</c:v>
                </c:pt>
                <c:pt idx="872">
                  <c:v>4.044022407521279</c:v>
                </c:pt>
                <c:pt idx="873">
                  <c:v>-4.8917188928485507</c:v>
                </c:pt>
                <c:pt idx="874">
                  <c:v>-10.913858188795819</c:v>
                </c:pt>
                <c:pt idx="875">
                  <c:v>-16.764549331955941</c:v>
                </c:pt>
                <c:pt idx="876">
                  <c:v>-22.539154834223869</c:v>
                </c:pt>
                <c:pt idx="877">
                  <c:v>-28.400081210190791</c:v>
                </c:pt>
                <c:pt idx="878">
                  <c:v>-37.277819008915962</c:v>
                </c:pt>
                <c:pt idx="879">
                  <c:v>-45.498002933499357</c:v>
                </c:pt>
                <c:pt idx="880">
                  <c:v>-51.058384374761367</c:v>
                </c:pt>
                <c:pt idx="881">
                  <c:v>-57.211370782527595</c:v>
                </c:pt>
                <c:pt idx="882">
                  <c:v>-63.831658261615011</c:v>
                </c:pt>
                <c:pt idx="883">
                  <c:v>-70.131722465968608</c:v>
                </c:pt>
                <c:pt idx="884">
                  <c:v>-75.152123204768813</c:v>
                </c:pt>
                <c:pt idx="885">
                  <c:v>-76.67539319928774</c:v>
                </c:pt>
                <c:pt idx="886">
                  <c:v>-72.652694201028268</c:v>
                </c:pt>
                <c:pt idx="887">
                  <c:v>-67.076186755576771</c:v>
                </c:pt>
                <c:pt idx="888">
                  <c:v>-61.590275431502825</c:v>
                </c:pt>
                <c:pt idx="889">
                  <c:v>-57.861804729440763</c:v>
                </c:pt>
                <c:pt idx="890">
                  <c:v>-55.244250673127361</c:v>
                </c:pt>
                <c:pt idx="891">
                  <c:v>-53.19775261274971</c:v>
                </c:pt>
                <c:pt idx="892">
                  <c:v>-52.351866619652327</c:v>
                </c:pt>
                <c:pt idx="893">
                  <c:v>-50.907061505697399</c:v>
                </c:pt>
                <c:pt idx="894">
                  <c:v>-50.164845120545692</c:v>
                </c:pt>
                <c:pt idx="895">
                  <c:v>-48.898353266555652</c:v>
                </c:pt>
                <c:pt idx="896">
                  <c:v>-47.888101448364608</c:v>
                </c:pt>
                <c:pt idx="897">
                  <c:v>-48.267273596011925</c:v>
                </c:pt>
                <c:pt idx="898">
                  <c:v>-49.626821037662552</c:v>
                </c:pt>
                <c:pt idx="899">
                  <c:v>-51.57339788257736</c:v>
                </c:pt>
                <c:pt idx="900">
                  <c:v>-53.188851584462881</c:v>
                </c:pt>
                <c:pt idx="901">
                  <c:v>-54.125280229150192</c:v>
                </c:pt>
                <c:pt idx="902">
                  <c:v>-56.069673865327708</c:v>
                </c:pt>
                <c:pt idx="903">
                  <c:v>-59.254081274480093</c:v>
                </c:pt>
                <c:pt idx="904">
                  <c:v>-62.657239105268985</c:v>
                </c:pt>
                <c:pt idx="905">
                  <c:v>-66.064850747355976</c:v>
                </c:pt>
                <c:pt idx="906">
                  <c:v>-69.144503792375886</c:v>
                </c:pt>
                <c:pt idx="907">
                  <c:v>-68.830354545001612</c:v>
                </c:pt>
                <c:pt idx="908">
                  <c:v>-65.92459111246157</c:v>
                </c:pt>
                <c:pt idx="909">
                  <c:v>-63.783483715903103</c:v>
                </c:pt>
                <c:pt idx="910">
                  <c:v>-63.186221980200798</c:v>
                </c:pt>
                <c:pt idx="911">
                  <c:v>-62.754004748407922</c:v>
                </c:pt>
                <c:pt idx="912">
                  <c:v>-68.802054598129359</c:v>
                </c:pt>
                <c:pt idx="913">
                  <c:v>-80.481896049996422</c:v>
                </c:pt>
                <c:pt idx="914">
                  <c:v>-79.823995467109455</c:v>
                </c:pt>
                <c:pt idx="915">
                  <c:v>-66.098674954340353</c:v>
                </c:pt>
                <c:pt idx="916">
                  <c:v>-50.044096303506507</c:v>
                </c:pt>
                <c:pt idx="917">
                  <c:v>-34.381231918763625</c:v>
                </c:pt>
                <c:pt idx="918">
                  <c:v>-19.997199132879857</c:v>
                </c:pt>
                <c:pt idx="919">
                  <c:v>-4.4545825829868066</c:v>
                </c:pt>
                <c:pt idx="920">
                  <c:v>2.2048191034748448</c:v>
                </c:pt>
                <c:pt idx="921">
                  <c:v>8.3115238102008835</c:v>
                </c:pt>
                <c:pt idx="922">
                  <c:v>18.267388663830062</c:v>
                </c:pt>
                <c:pt idx="923">
                  <c:v>26.446939864561198</c:v>
                </c:pt>
                <c:pt idx="924">
                  <c:v>33.434785546614101</c:v>
                </c:pt>
                <c:pt idx="925">
                  <c:v>39.957752072060302</c:v>
                </c:pt>
                <c:pt idx="926">
                  <c:v>46.855257457628788</c:v>
                </c:pt>
                <c:pt idx="927">
                  <c:v>46.090972864016479</c:v>
                </c:pt>
                <c:pt idx="928">
                  <c:v>44.31722739217193</c:v>
                </c:pt>
                <c:pt idx="929">
                  <c:v>46.33917680100911</c:v>
                </c:pt>
                <c:pt idx="930">
                  <c:v>51.329856384006504</c:v>
                </c:pt>
                <c:pt idx="931">
                  <c:v>53.611840142349578</c:v>
                </c:pt>
                <c:pt idx="932">
                  <c:v>55.437996584904894</c:v>
                </c:pt>
                <c:pt idx="933">
                  <c:v>57.33756278897107</c:v>
                </c:pt>
                <c:pt idx="934">
                  <c:v>58.826113243968472</c:v>
                </c:pt>
                <c:pt idx="935">
                  <c:v>58.820024987186798</c:v>
                </c:pt>
                <c:pt idx="936">
                  <c:v>58.51959317448069</c:v>
                </c:pt>
                <c:pt idx="937">
                  <c:v>58.17130813544231</c:v>
                </c:pt>
                <c:pt idx="938">
                  <c:v>59.099495408996958</c:v>
                </c:pt>
                <c:pt idx="939">
                  <c:v>62.423808691370319</c:v>
                </c:pt>
                <c:pt idx="940">
                  <c:v>65.111828717252891</c:v>
                </c:pt>
                <c:pt idx="941">
                  <c:v>66.903539165179609</c:v>
                </c:pt>
                <c:pt idx="942">
                  <c:v>67.395171346995213</c:v>
                </c:pt>
                <c:pt idx="943">
                  <c:v>67.275498633497946</c:v>
                </c:pt>
                <c:pt idx="944">
                  <c:v>66.089916752664465</c:v>
                </c:pt>
                <c:pt idx="945">
                  <c:v>64.159003036118435</c:v>
                </c:pt>
                <c:pt idx="946">
                  <c:v>61.880852892868511</c:v>
                </c:pt>
                <c:pt idx="947">
                  <c:v>59.79057450456731</c:v>
                </c:pt>
                <c:pt idx="948">
                  <c:v>57.750355331880307</c:v>
                </c:pt>
                <c:pt idx="949">
                  <c:v>56.227552739104574</c:v>
                </c:pt>
                <c:pt idx="950">
                  <c:v>54.858514738718348</c:v>
                </c:pt>
                <c:pt idx="951">
                  <c:v>54.051730624183357</c:v>
                </c:pt>
                <c:pt idx="952">
                  <c:v>52.551593797118308</c:v>
                </c:pt>
                <c:pt idx="953">
                  <c:v>51.486682959589288</c:v>
                </c:pt>
                <c:pt idx="954">
                  <c:v>49.934823159493554</c:v>
                </c:pt>
                <c:pt idx="955">
                  <c:v>47.624193680142824</c:v>
                </c:pt>
                <c:pt idx="956">
                  <c:v>45.482172764850205</c:v>
                </c:pt>
                <c:pt idx="957">
                  <c:v>43.622673573944446</c:v>
                </c:pt>
                <c:pt idx="958">
                  <c:v>41.813626078770056</c:v>
                </c:pt>
                <c:pt idx="959">
                  <c:v>41.502694837521751</c:v>
                </c:pt>
                <c:pt idx="960">
                  <c:v>38.577439382499449</c:v>
                </c:pt>
                <c:pt idx="961">
                  <c:v>33.821068671572625</c:v>
                </c:pt>
                <c:pt idx="962">
                  <c:v>26.700387331803825</c:v>
                </c:pt>
                <c:pt idx="963">
                  <c:v>20.177353768930494</c:v>
                </c:pt>
                <c:pt idx="964">
                  <c:v>14.708759892016065</c:v>
                </c:pt>
                <c:pt idx="965">
                  <c:v>9.1479400263296675</c:v>
                </c:pt>
                <c:pt idx="966">
                  <c:v>0.38788226087713912</c:v>
                </c:pt>
                <c:pt idx="967">
                  <c:v>-11.968845040300312</c:v>
                </c:pt>
                <c:pt idx="968">
                  <c:v>-26.03925856532701</c:v>
                </c:pt>
                <c:pt idx="969">
                  <c:v>-38.227772243657036</c:v>
                </c:pt>
                <c:pt idx="970">
                  <c:v>-47.387211298183274</c:v>
                </c:pt>
                <c:pt idx="971">
                  <c:v>-52.898162192771416</c:v>
                </c:pt>
                <c:pt idx="972">
                  <c:v>-57.428288008370174</c:v>
                </c:pt>
                <c:pt idx="973">
                  <c:v>-63.904432713668285</c:v>
                </c:pt>
                <c:pt idx="974">
                  <c:v>-68.857129861851931</c:v>
                </c:pt>
                <c:pt idx="975">
                  <c:v>-68.029173706200552</c:v>
                </c:pt>
                <c:pt idx="976">
                  <c:v>-63.633318006107963</c:v>
                </c:pt>
                <c:pt idx="977">
                  <c:v>-58.949483427444811</c:v>
                </c:pt>
                <c:pt idx="978">
                  <c:v>-54.434805225638875</c:v>
                </c:pt>
                <c:pt idx="979">
                  <c:v>-50.191842556461253</c:v>
                </c:pt>
                <c:pt idx="980">
                  <c:v>-48.06218574958131</c:v>
                </c:pt>
                <c:pt idx="981">
                  <c:v>-47.359523283388683</c:v>
                </c:pt>
                <c:pt idx="982">
                  <c:v>-47.836249185365759</c:v>
                </c:pt>
                <c:pt idx="983">
                  <c:v>-48.695025720360455</c:v>
                </c:pt>
                <c:pt idx="984">
                  <c:v>-48.461288997677087</c:v>
                </c:pt>
                <c:pt idx="985">
                  <c:v>-46.533942844070253</c:v>
                </c:pt>
                <c:pt idx="986">
                  <c:v>-43.9286853721743</c:v>
                </c:pt>
                <c:pt idx="987">
                  <c:v>-40.5746642290135</c:v>
                </c:pt>
                <c:pt idx="988">
                  <c:v>-37.502115262846381</c:v>
                </c:pt>
                <c:pt idx="989">
                  <c:v>-36.462846563199896</c:v>
                </c:pt>
                <c:pt idx="990">
                  <c:v>-37.337299788975287</c:v>
                </c:pt>
                <c:pt idx="991">
                  <c:v>-39.309201883601055</c:v>
                </c:pt>
                <c:pt idx="992">
                  <c:v>-43.10299459236213</c:v>
                </c:pt>
                <c:pt idx="993">
                  <c:v>-48.380379822400378</c:v>
                </c:pt>
                <c:pt idx="994">
                  <c:v>-53.364219138357797</c:v>
                </c:pt>
                <c:pt idx="995">
                  <c:v>-56.670151163071203</c:v>
                </c:pt>
                <c:pt idx="996">
                  <c:v>-56.89452440769589</c:v>
                </c:pt>
                <c:pt idx="997">
                  <c:v>-54.224895505978736</c:v>
                </c:pt>
                <c:pt idx="998">
                  <c:v>-51.247990446943255</c:v>
                </c:pt>
                <c:pt idx="999">
                  <c:v>-49.976010990546975</c:v>
                </c:pt>
                <c:pt idx="1000">
                  <c:v>-50.778449336723561</c:v>
                </c:pt>
              </c:numCache>
            </c:numRef>
          </c:val>
          <c:smooth val="0"/>
          <c:extLst>
            <c:ext xmlns:c16="http://schemas.microsoft.com/office/drawing/2014/chart" uri="{C3380CC4-5D6E-409C-BE32-E72D297353CC}">
              <c16:uniqueId val="{00000000-2EB6-403B-8828-E2E8D88F62B3}"/>
            </c:ext>
          </c:extLst>
        </c:ser>
        <c:ser>
          <c:idx val="1"/>
          <c:order val="1"/>
          <c:tx>
            <c:strRef>
              <c:f>Sheet1!$M$1</c:f>
              <c:strCache>
                <c:ptCount val="1"/>
                <c:pt idx="0">
                  <c:v>Accel_Y</c:v>
                </c:pt>
              </c:strCache>
            </c:strRef>
          </c:tx>
          <c:spPr>
            <a:ln w="28575" cap="rnd">
              <a:solidFill>
                <a:schemeClr val="accent2"/>
              </a:solidFill>
              <a:round/>
            </a:ln>
            <a:effectLst/>
          </c:spPr>
          <c:marker>
            <c:symbol val="none"/>
          </c:marker>
          <c:val>
            <c:numRef>
              <c:f>Sheet1!$M$2:$M$1002</c:f>
              <c:numCache>
                <c:formatCode>General</c:formatCode>
                <c:ptCount val="1001"/>
                <c:pt idx="0">
                  <c:v>21.933863640640578</c:v>
                </c:pt>
                <c:pt idx="1">
                  <c:v>21.827268282095893</c:v>
                </c:pt>
                <c:pt idx="2">
                  <c:v>21.947798115627911</c:v>
                </c:pt>
                <c:pt idx="3">
                  <c:v>22.260035693856373</c:v>
                </c:pt>
                <c:pt idx="4">
                  <c:v>22.625000319285537</c:v>
                </c:pt>
                <c:pt idx="5">
                  <c:v>22.90010196915296</c:v>
                </c:pt>
                <c:pt idx="6">
                  <c:v>23.06571809213083</c:v>
                </c:pt>
                <c:pt idx="7">
                  <c:v>23.506652964536613</c:v>
                </c:pt>
                <c:pt idx="8">
                  <c:v>24.453485980333017</c:v>
                </c:pt>
                <c:pt idx="9">
                  <c:v>25.571821492626949</c:v>
                </c:pt>
                <c:pt idx="10">
                  <c:v>26.692115628581757</c:v>
                </c:pt>
                <c:pt idx="11">
                  <c:v>26.894618053466981</c:v>
                </c:pt>
                <c:pt idx="12">
                  <c:v>26.529140717915833</c:v>
                </c:pt>
                <c:pt idx="13">
                  <c:v>26.549001019516595</c:v>
                </c:pt>
                <c:pt idx="14">
                  <c:v>25.241663024251618</c:v>
                </c:pt>
                <c:pt idx="15">
                  <c:v>24.180929885685661</c:v>
                </c:pt>
                <c:pt idx="16">
                  <c:v>22.852873416412692</c:v>
                </c:pt>
                <c:pt idx="17">
                  <c:v>21.196674315116979</c:v>
                </c:pt>
                <c:pt idx="18">
                  <c:v>20.960654199447347</c:v>
                </c:pt>
                <c:pt idx="19">
                  <c:v>20.371724405126844</c:v>
                </c:pt>
                <c:pt idx="20">
                  <c:v>18.732786594199698</c:v>
                </c:pt>
                <c:pt idx="21">
                  <c:v>17.632191114176507</c:v>
                </c:pt>
                <c:pt idx="22">
                  <c:v>16.437032016579703</c:v>
                </c:pt>
                <c:pt idx="23">
                  <c:v>16.361031310394313</c:v>
                </c:pt>
                <c:pt idx="24">
                  <c:v>17.269675461821961</c:v>
                </c:pt>
                <c:pt idx="25">
                  <c:v>20.038807040058781</c:v>
                </c:pt>
                <c:pt idx="26">
                  <c:v>19.865726254482148</c:v>
                </c:pt>
                <c:pt idx="27">
                  <c:v>18.655544209519746</c:v>
                </c:pt>
                <c:pt idx="28">
                  <c:v>21.702873323316105</c:v>
                </c:pt>
                <c:pt idx="29">
                  <c:v>24.509332587821199</c:v>
                </c:pt>
                <c:pt idx="30">
                  <c:v>20.487403302577416</c:v>
                </c:pt>
                <c:pt idx="31">
                  <c:v>14.648153535846113</c:v>
                </c:pt>
                <c:pt idx="32">
                  <c:v>10.006431246842705</c:v>
                </c:pt>
                <c:pt idx="33">
                  <c:v>12.019326616027476</c:v>
                </c:pt>
                <c:pt idx="34">
                  <c:v>15.618046903366517</c:v>
                </c:pt>
                <c:pt idx="35">
                  <c:v>18.797286097123692</c:v>
                </c:pt>
                <c:pt idx="36">
                  <c:v>20.685358799254406</c:v>
                </c:pt>
                <c:pt idx="37">
                  <c:v>24.083581758476576</c:v>
                </c:pt>
                <c:pt idx="38">
                  <c:v>22.086683864502312</c:v>
                </c:pt>
                <c:pt idx="39">
                  <c:v>15.368270181371985</c:v>
                </c:pt>
                <c:pt idx="40">
                  <c:v>11.54583774514451</c:v>
                </c:pt>
                <c:pt idx="41">
                  <c:v>9.5989548955731809</c:v>
                </c:pt>
                <c:pt idx="42">
                  <c:v>9.4181144418342981</c:v>
                </c:pt>
                <c:pt idx="43">
                  <c:v>9.9274932286398343</c:v>
                </c:pt>
                <c:pt idx="44">
                  <c:v>9.6524531225624006</c:v>
                </c:pt>
                <c:pt idx="45">
                  <c:v>8.9336289940216123</c:v>
                </c:pt>
                <c:pt idx="46">
                  <c:v>7.8413380565788335</c:v>
                </c:pt>
                <c:pt idx="47">
                  <c:v>6.5245756913728252</c:v>
                </c:pt>
                <c:pt idx="48">
                  <c:v>6.4658082615850638</c:v>
                </c:pt>
                <c:pt idx="49">
                  <c:v>5.5302484783215302</c:v>
                </c:pt>
                <c:pt idx="50">
                  <c:v>4.9450952894019657</c:v>
                </c:pt>
                <c:pt idx="51">
                  <c:v>4.6283105371496607</c:v>
                </c:pt>
                <c:pt idx="52">
                  <c:v>4.0815074101775632</c:v>
                </c:pt>
                <c:pt idx="53">
                  <c:v>3.2707476658936421</c:v>
                </c:pt>
                <c:pt idx="54">
                  <c:v>2.5590904854386358</c:v>
                </c:pt>
                <c:pt idx="55">
                  <c:v>1.9377529030641594</c:v>
                </c:pt>
                <c:pt idx="56">
                  <c:v>2.4244789248362828</c:v>
                </c:pt>
                <c:pt idx="57">
                  <c:v>3.7524012973297793</c:v>
                </c:pt>
                <c:pt idx="58">
                  <c:v>3.9117933619999934</c:v>
                </c:pt>
                <c:pt idx="59">
                  <c:v>3.594809935689891</c:v>
                </c:pt>
                <c:pt idx="60">
                  <c:v>2.6665570191302113</c:v>
                </c:pt>
                <c:pt idx="61">
                  <c:v>2.2506484076921196</c:v>
                </c:pt>
                <c:pt idx="62">
                  <c:v>2.8469072781728513</c:v>
                </c:pt>
                <c:pt idx="63">
                  <c:v>4.2756834903283298</c:v>
                </c:pt>
                <c:pt idx="64">
                  <c:v>6.587666570727821</c:v>
                </c:pt>
                <c:pt idx="65">
                  <c:v>8.8413490506137951</c:v>
                </c:pt>
                <c:pt idx="66">
                  <c:v>11.153069393201584</c:v>
                </c:pt>
                <c:pt idx="67">
                  <c:v>13.491331801133645</c:v>
                </c:pt>
                <c:pt idx="68">
                  <c:v>17.667980653822703</c:v>
                </c:pt>
                <c:pt idx="69">
                  <c:v>23.425233313307213</c:v>
                </c:pt>
                <c:pt idx="70">
                  <c:v>32.145846599363075</c:v>
                </c:pt>
                <c:pt idx="71">
                  <c:v>37.599063436872427</c:v>
                </c:pt>
                <c:pt idx="72">
                  <c:v>40.317334664588728</c:v>
                </c:pt>
                <c:pt idx="73">
                  <c:v>43.847319366994405</c:v>
                </c:pt>
                <c:pt idx="74">
                  <c:v>48.457589910216747</c:v>
                </c:pt>
                <c:pt idx="75">
                  <c:v>52.504754648439601</c:v>
                </c:pt>
                <c:pt idx="76">
                  <c:v>54.476196925449415</c:v>
                </c:pt>
                <c:pt idx="77">
                  <c:v>52.306860331789331</c:v>
                </c:pt>
                <c:pt idx="78">
                  <c:v>45.663235054202303</c:v>
                </c:pt>
                <c:pt idx="79">
                  <c:v>37.424650107248596</c:v>
                </c:pt>
                <c:pt idx="80">
                  <c:v>29.187026069073688</c:v>
                </c:pt>
                <c:pt idx="81">
                  <c:v>23.270955924007641</c:v>
                </c:pt>
                <c:pt idx="82">
                  <c:v>19.50222380170575</c:v>
                </c:pt>
                <c:pt idx="83">
                  <c:v>17.543619244671422</c:v>
                </c:pt>
                <c:pt idx="84">
                  <c:v>18.191425637966184</c:v>
                </c:pt>
                <c:pt idx="85">
                  <c:v>20.590774783587477</c:v>
                </c:pt>
                <c:pt idx="86">
                  <c:v>21.949068998749986</c:v>
                </c:pt>
                <c:pt idx="87">
                  <c:v>22.438883943028863</c:v>
                </c:pt>
                <c:pt idx="88">
                  <c:v>20.983739987641474</c:v>
                </c:pt>
                <c:pt idx="89">
                  <c:v>20.118805287860518</c:v>
                </c:pt>
                <c:pt idx="90">
                  <c:v>19.496233731284946</c:v>
                </c:pt>
                <c:pt idx="91">
                  <c:v>19.280784411453794</c:v>
                </c:pt>
                <c:pt idx="92">
                  <c:v>19.876026313948486</c:v>
                </c:pt>
                <c:pt idx="93">
                  <c:v>21.084080145064405</c:v>
                </c:pt>
                <c:pt idx="94">
                  <c:v>22.433638392273341</c:v>
                </c:pt>
                <c:pt idx="95">
                  <c:v>23.160965986830274</c:v>
                </c:pt>
                <c:pt idx="96">
                  <c:v>24.359762759364013</c:v>
                </c:pt>
                <c:pt idx="97">
                  <c:v>24.970096538360629</c:v>
                </c:pt>
                <c:pt idx="98">
                  <c:v>24.725036663207064</c:v>
                </c:pt>
                <c:pt idx="99">
                  <c:v>24.188710304271673</c:v>
                </c:pt>
                <c:pt idx="100">
                  <c:v>23.372103091158376</c:v>
                </c:pt>
                <c:pt idx="101">
                  <c:v>22.763692170781123</c:v>
                </c:pt>
                <c:pt idx="102">
                  <c:v>22.433366119391518</c:v>
                </c:pt>
                <c:pt idx="103">
                  <c:v>21.999914487861322</c:v>
                </c:pt>
                <c:pt idx="104">
                  <c:v>22.147681811638865</c:v>
                </c:pt>
                <c:pt idx="105">
                  <c:v>23.250489082712903</c:v>
                </c:pt>
                <c:pt idx="106">
                  <c:v>24.834173358190483</c:v>
                </c:pt>
                <c:pt idx="107">
                  <c:v>26.385451293159974</c:v>
                </c:pt>
                <c:pt idx="108">
                  <c:v>28.069573970274249</c:v>
                </c:pt>
                <c:pt idx="109">
                  <c:v>28.535212349255353</c:v>
                </c:pt>
                <c:pt idx="110">
                  <c:v>29.655335817546497</c:v>
                </c:pt>
                <c:pt idx="111">
                  <c:v>29.217676798768377</c:v>
                </c:pt>
                <c:pt idx="112">
                  <c:v>28.108468231345537</c:v>
                </c:pt>
                <c:pt idx="113">
                  <c:v>27.347249204636547</c:v>
                </c:pt>
                <c:pt idx="114">
                  <c:v>27.342143881269649</c:v>
                </c:pt>
                <c:pt idx="115">
                  <c:v>28.209788362072434</c:v>
                </c:pt>
                <c:pt idx="116">
                  <c:v>29.46222778674526</c:v>
                </c:pt>
                <c:pt idx="117">
                  <c:v>30.952360082741503</c:v>
                </c:pt>
                <c:pt idx="118">
                  <c:v>32.971061586269172</c:v>
                </c:pt>
                <c:pt idx="119">
                  <c:v>35.543702346254996</c:v>
                </c:pt>
                <c:pt idx="120">
                  <c:v>39.310645666896832</c:v>
                </c:pt>
                <c:pt idx="121">
                  <c:v>43.981041606927555</c:v>
                </c:pt>
                <c:pt idx="122">
                  <c:v>43.001527722113217</c:v>
                </c:pt>
                <c:pt idx="123">
                  <c:v>40.133367076833807</c:v>
                </c:pt>
                <c:pt idx="124">
                  <c:v>38.727847238215489</c:v>
                </c:pt>
                <c:pt idx="125">
                  <c:v>44.207146125252684</c:v>
                </c:pt>
                <c:pt idx="126">
                  <c:v>44.920648092125042</c:v>
                </c:pt>
                <c:pt idx="127">
                  <c:v>39.417221348705162</c:v>
                </c:pt>
                <c:pt idx="128">
                  <c:v>33.326697994386336</c:v>
                </c:pt>
                <c:pt idx="129">
                  <c:v>27.349519998653065</c:v>
                </c:pt>
                <c:pt idx="130">
                  <c:v>20.949587745489588</c:v>
                </c:pt>
                <c:pt idx="131">
                  <c:v>19.314163676611567</c:v>
                </c:pt>
                <c:pt idx="132">
                  <c:v>24.423699439320057</c:v>
                </c:pt>
                <c:pt idx="133">
                  <c:v>29.22786980447313</c:v>
                </c:pt>
                <c:pt idx="134">
                  <c:v>27.938719594854554</c:v>
                </c:pt>
                <c:pt idx="135">
                  <c:v>22.745654905469507</c:v>
                </c:pt>
                <c:pt idx="136">
                  <c:v>17.575784315664869</c:v>
                </c:pt>
                <c:pt idx="137">
                  <c:v>13.767753747327095</c:v>
                </c:pt>
                <c:pt idx="138">
                  <c:v>10.595714383978679</c:v>
                </c:pt>
                <c:pt idx="139">
                  <c:v>8.8353906275531777</c:v>
                </c:pt>
                <c:pt idx="140">
                  <c:v>8.0955886836591446</c:v>
                </c:pt>
                <c:pt idx="141">
                  <c:v>7.5489904350889896</c:v>
                </c:pt>
                <c:pt idx="142">
                  <c:v>6.8293749772880252</c:v>
                </c:pt>
                <c:pt idx="143">
                  <c:v>4.9290551058297511</c:v>
                </c:pt>
                <c:pt idx="144">
                  <c:v>4.3192629895356918</c:v>
                </c:pt>
                <c:pt idx="145">
                  <c:v>3.4085949373136821</c:v>
                </c:pt>
                <c:pt idx="146">
                  <c:v>1.8560795792651696</c:v>
                </c:pt>
                <c:pt idx="147">
                  <c:v>0.86682257042456168</c:v>
                </c:pt>
                <c:pt idx="148">
                  <c:v>0.18859804994792551</c:v>
                </c:pt>
                <c:pt idx="149">
                  <c:v>8.3437728763514366E-2</c:v>
                </c:pt>
                <c:pt idx="150">
                  <c:v>0.34394576491707429</c:v>
                </c:pt>
                <c:pt idx="151">
                  <c:v>0.80432014736625512</c:v>
                </c:pt>
                <c:pt idx="152">
                  <c:v>1.6308949835073621</c:v>
                </c:pt>
                <c:pt idx="153">
                  <c:v>2.3018390348720605</c:v>
                </c:pt>
                <c:pt idx="154">
                  <c:v>1.6219240463256317</c:v>
                </c:pt>
                <c:pt idx="155">
                  <c:v>-0.83234581367278659</c:v>
                </c:pt>
                <c:pt idx="156">
                  <c:v>-0.69663006875898981</c:v>
                </c:pt>
                <c:pt idx="157">
                  <c:v>1.3235796391247237</c:v>
                </c:pt>
                <c:pt idx="158">
                  <c:v>3.4707335826417061</c:v>
                </c:pt>
                <c:pt idx="159">
                  <c:v>4.9979736581450833</c:v>
                </c:pt>
                <c:pt idx="160">
                  <c:v>6.1847898847063671</c:v>
                </c:pt>
                <c:pt idx="161">
                  <c:v>6.7499840791217007</c:v>
                </c:pt>
                <c:pt idx="162">
                  <c:v>8.0659383825408835</c:v>
                </c:pt>
                <c:pt idx="163">
                  <c:v>10.41562415164773</c:v>
                </c:pt>
                <c:pt idx="164">
                  <c:v>13.934143943437279</c:v>
                </c:pt>
                <c:pt idx="165">
                  <c:v>18.144124579980303</c:v>
                </c:pt>
                <c:pt idx="166">
                  <c:v>23.62458785918394</c:v>
                </c:pt>
                <c:pt idx="167">
                  <c:v>24.27974453556963</c:v>
                </c:pt>
                <c:pt idx="168">
                  <c:v>31.535275306529339</c:v>
                </c:pt>
                <c:pt idx="169">
                  <c:v>43.778942750817052</c:v>
                </c:pt>
                <c:pt idx="170">
                  <c:v>51.295713489900407</c:v>
                </c:pt>
                <c:pt idx="171">
                  <c:v>49.477462350426165</c:v>
                </c:pt>
                <c:pt idx="172">
                  <c:v>38.7207100848794</c:v>
                </c:pt>
                <c:pt idx="173">
                  <c:v>31.692007855804775</c:v>
                </c:pt>
                <c:pt idx="174">
                  <c:v>27.975874332319151</c:v>
                </c:pt>
                <c:pt idx="175">
                  <c:v>25.532433148761825</c:v>
                </c:pt>
                <c:pt idx="176">
                  <c:v>23.358245810589782</c:v>
                </c:pt>
                <c:pt idx="177">
                  <c:v>22.757181332872637</c:v>
                </c:pt>
                <c:pt idx="178">
                  <c:v>23.049727011471976</c:v>
                </c:pt>
                <c:pt idx="179">
                  <c:v>23.052345545426991</c:v>
                </c:pt>
                <c:pt idx="180">
                  <c:v>21.815646281187465</c:v>
                </c:pt>
                <c:pt idx="181">
                  <c:v>20.588134616714882</c:v>
                </c:pt>
                <c:pt idx="182">
                  <c:v>19.993579962199927</c:v>
                </c:pt>
                <c:pt idx="183">
                  <c:v>19.152259865968432</c:v>
                </c:pt>
                <c:pt idx="184">
                  <c:v>19.082374874174342</c:v>
                </c:pt>
                <c:pt idx="185">
                  <c:v>20.4361874431149</c:v>
                </c:pt>
                <c:pt idx="186">
                  <c:v>21.97851424385491</c:v>
                </c:pt>
                <c:pt idx="187">
                  <c:v>21.649662457867233</c:v>
                </c:pt>
                <c:pt idx="188">
                  <c:v>20.828807668745132</c:v>
                </c:pt>
                <c:pt idx="189">
                  <c:v>20.092206185406191</c:v>
                </c:pt>
                <c:pt idx="190">
                  <c:v>20.826317652912525</c:v>
                </c:pt>
                <c:pt idx="191">
                  <c:v>21.550279239402208</c:v>
                </c:pt>
                <c:pt idx="192">
                  <c:v>21.552239829890205</c:v>
                </c:pt>
                <c:pt idx="193">
                  <c:v>21.535157623746972</c:v>
                </c:pt>
                <c:pt idx="194">
                  <c:v>21.876906859495854</c:v>
                </c:pt>
                <c:pt idx="195">
                  <c:v>22.333110076123688</c:v>
                </c:pt>
                <c:pt idx="196">
                  <c:v>23.235098183526517</c:v>
                </c:pt>
                <c:pt idx="197">
                  <c:v>24.190303532615587</c:v>
                </c:pt>
                <c:pt idx="198">
                  <c:v>25.280020111973414</c:v>
                </c:pt>
                <c:pt idx="199">
                  <c:v>26.433622270724992</c:v>
                </c:pt>
                <c:pt idx="200">
                  <c:v>26.831319412343326</c:v>
                </c:pt>
                <c:pt idx="201">
                  <c:v>27.137208505518949</c:v>
                </c:pt>
                <c:pt idx="202">
                  <c:v>26.743749204882622</c:v>
                </c:pt>
                <c:pt idx="203">
                  <c:v>26.078498466551341</c:v>
                </c:pt>
                <c:pt idx="204">
                  <c:v>25.638305254163541</c:v>
                </c:pt>
                <c:pt idx="205">
                  <c:v>24.685701415184205</c:v>
                </c:pt>
                <c:pt idx="206">
                  <c:v>23.034039078682877</c:v>
                </c:pt>
                <c:pt idx="207">
                  <c:v>20.726339908840025</c:v>
                </c:pt>
                <c:pt idx="208">
                  <c:v>17.788386251829266</c:v>
                </c:pt>
                <c:pt idx="209">
                  <c:v>15.456173692001677</c:v>
                </c:pt>
                <c:pt idx="210">
                  <c:v>14.728012625404821</c:v>
                </c:pt>
                <c:pt idx="211">
                  <c:v>14.110348598522409</c:v>
                </c:pt>
                <c:pt idx="212">
                  <c:v>14.326298799408375</c:v>
                </c:pt>
                <c:pt idx="213">
                  <c:v>16.620805087866685</c:v>
                </c:pt>
                <c:pt idx="214">
                  <c:v>25.032096341183411</c:v>
                </c:pt>
                <c:pt idx="215">
                  <c:v>38.683225306067889</c:v>
                </c:pt>
                <c:pt idx="216">
                  <c:v>48.461302718124593</c:v>
                </c:pt>
                <c:pt idx="217">
                  <c:v>47.299443839577208</c:v>
                </c:pt>
                <c:pt idx="218">
                  <c:v>32.502329891344083</c:v>
                </c:pt>
                <c:pt idx="219">
                  <c:v>18.947847985108492</c:v>
                </c:pt>
                <c:pt idx="220">
                  <c:v>14.488149692553533</c:v>
                </c:pt>
                <c:pt idx="221">
                  <c:v>18.420640670455306</c:v>
                </c:pt>
                <c:pt idx="222">
                  <c:v>27.234838764456907</c:v>
                </c:pt>
                <c:pt idx="223">
                  <c:v>46.677926003468109</c:v>
                </c:pt>
                <c:pt idx="224">
                  <c:v>56.234328161424713</c:v>
                </c:pt>
                <c:pt idx="225">
                  <c:v>48.008527346733082</c:v>
                </c:pt>
                <c:pt idx="226">
                  <c:v>36.995522563065137</c:v>
                </c:pt>
                <c:pt idx="227">
                  <c:v>30.106929580389199</c:v>
                </c:pt>
                <c:pt idx="228">
                  <c:v>27.468820047176088</c:v>
                </c:pt>
                <c:pt idx="229">
                  <c:v>28.450186627454578</c:v>
                </c:pt>
                <c:pt idx="230">
                  <c:v>31.500709965312705</c:v>
                </c:pt>
                <c:pt idx="231">
                  <c:v>28.776402782264373</c:v>
                </c:pt>
                <c:pt idx="232">
                  <c:v>22.336348517275589</c:v>
                </c:pt>
                <c:pt idx="233">
                  <c:v>15.971696279931566</c:v>
                </c:pt>
                <c:pt idx="234">
                  <c:v>10.695581715011997</c:v>
                </c:pt>
                <c:pt idx="235">
                  <c:v>8.3658604240997754</c:v>
                </c:pt>
                <c:pt idx="236">
                  <c:v>6.718444801839091</c:v>
                </c:pt>
                <c:pt idx="237">
                  <c:v>6.9863466527933298</c:v>
                </c:pt>
                <c:pt idx="238">
                  <c:v>6.8359400451008128</c:v>
                </c:pt>
                <c:pt idx="239">
                  <c:v>5.7547270509739077</c:v>
                </c:pt>
                <c:pt idx="240">
                  <c:v>4.8107617144526937</c:v>
                </c:pt>
                <c:pt idx="241">
                  <c:v>4.6293134594236935</c:v>
                </c:pt>
                <c:pt idx="242">
                  <c:v>3.6046681784314849</c:v>
                </c:pt>
                <c:pt idx="243">
                  <c:v>2.5931645573935573</c:v>
                </c:pt>
                <c:pt idx="244">
                  <c:v>2.0781547970029957</c:v>
                </c:pt>
                <c:pt idx="245">
                  <c:v>1.5018701531269649</c:v>
                </c:pt>
                <c:pt idx="246">
                  <c:v>2.6517191109430667</c:v>
                </c:pt>
                <c:pt idx="247">
                  <c:v>5.0602532717781559</c:v>
                </c:pt>
                <c:pt idx="248">
                  <c:v>5.3238719648856749</c:v>
                </c:pt>
                <c:pt idx="249">
                  <c:v>5.5160895077356109</c:v>
                </c:pt>
                <c:pt idx="250">
                  <c:v>4.762140896398102</c:v>
                </c:pt>
                <c:pt idx="251">
                  <c:v>3.8670379974193914</c:v>
                </c:pt>
                <c:pt idx="252">
                  <c:v>2.7763466248466111</c:v>
                </c:pt>
                <c:pt idx="253">
                  <c:v>3.8615957656576168</c:v>
                </c:pt>
                <c:pt idx="254">
                  <c:v>6.0864369362144748</c:v>
                </c:pt>
                <c:pt idx="255">
                  <c:v>9.3002748288509398</c:v>
                </c:pt>
                <c:pt idx="256">
                  <c:v>12.081478577229362</c:v>
                </c:pt>
                <c:pt idx="257">
                  <c:v>12.885298360252381</c:v>
                </c:pt>
                <c:pt idx="258">
                  <c:v>15.443110186001963</c:v>
                </c:pt>
                <c:pt idx="259">
                  <c:v>18.297133016128893</c:v>
                </c:pt>
                <c:pt idx="260">
                  <c:v>21.861435184112175</c:v>
                </c:pt>
                <c:pt idx="261">
                  <c:v>28.747288875704463</c:v>
                </c:pt>
                <c:pt idx="262">
                  <c:v>27.1656443409438</c:v>
                </c:pt>
                <c:pt idx="263">
                  <c:v>23.349301330182744</c:v>
                </c:pt>
                <c:pt idx="264">
                  <c:v>21.589451085525358</c:v>
                </c:pt>
                <c:pt idx="265">
                  <c:v>20.417978787853439</c:v>
                </c:pt>
                <c:pt idx="266">
                  <c:v>21.26998624013477</c:v>
                </c:pt>
                <c:pt idx="267">
                  <c:v>21.783870459691059</c:v>
                </c:pt>
                <c:pt idx="268">
                  <c:v>22.46524784105387</c:v>
                </c:pt>
                <c:pt idx="269">
                  <c:v>24.293433430276195</c:v>
                </c:pt>
                <c:pt idx="270">
                  <c:v>23.622727636018318</c:v>
                </c:pt>
                <c:pt idx="271">
                  <c:v>21.07857426249592</c:v>
                </c:pt>
                <c:pt idx="272">
                  <c:v>19.833163416632747</c:v>
                </c:pt>
                <c:pt idx="273">
                  <c:v>18.344128079114768</c:v>
                </c:pt>
                <c:pt idx="274">
                  <c:v>16.711219594522152</c:v>
                </c:pt>
                <c:pt idx="275">
                  <c:v>15.429495939121303</c:v>
                </c:pt>
                <c:pt idx="276">
                  <c:v>15.953505276113098</c:v>
                </c:pt>
                <c:pt idx="277">
                  <c:v>15.98929812909622</c:v>
                </c:pt>
                <c:pt idx="278">
                  <c:v>16.401597830293241</c:v>
                </c:pt>
                <c:pt idx="279">
                  <c:v>16.179095001910291</c:v>
                </c:pt>
                <c:pt idx="280">
                  <c:v>15.851493125653855</c:v>
                </c:pt>
                <c:pt idx="281">
                  <c:v>16.09652894992854</c:v>
                </c:pt>
                <c:pt idx="282">
                  <c:v>16.774230774178712</c:v>
                </c:pt>
                <c:pt idx="283">
                  <c:v>17.071262979979625</c:v>
                </c:pt>
                <c:pt idx="284">
                  <c:v>16.908067616777782</c:v>
                </c:pt>
                <c:pt idx="285">
                  <c:v>16.720299466077947</c:v>
                </c:pt>
                <c:pt idx="286">
                  <c:v>16.414585222194955</c:v>
                </c:pt>
                <c:pt idx="287">
                  <c:v>16.315482955425789</c:v>
                </c:pt>
                <c:pt idx="288">
                  <c:v>16.438387997786101</c:v>
                </c:pt>
                <c:pt idx="289">
                  <c:v>17.177011968194087</c:v>
                </c:pt>
                <c:pt idx="290">
                  <c:v>18.28958887513966</c:v>
                </c:pt>
                <c:pt idx="291">
                  <c:v>19.072368070949818</c:v>
                </c:pt>
                <c:pt idx="292">
                  <c:v>19.560795950661678</c:v>
                </c:pt>
                <c:pt idx="293">
                  <c:v>19.928185498368737</c:v>
                </c:pt>
                <c:pt idx="294">
                  <c:v>19.437729104782942</c:v>
                </c:pt>
                <c:pt idx="295">
                  <c:v>18.903063021865311</c:v>
                </c:pt>
                <c:pt idx="296">
                  <c:v>18.525284995288175</c:v>
                </c:pt>
                <c:pt idx="297">
                  <c:v>18.000099564372075</c:v>
                </c:pt>
                <c:pt idx="298">
                  <c:v>17.500600620656151</c:v>
                </c:pt>
                <c:pt idx="299">
                  <c:v>16.131187271765739</c:v>
                </c:pt>
                <c:pt idx="300">
                  <c:v>15.387740160665379</c:v>
                </c:pt>
                <c:pt idx="301">
                  <c:v>14.929959759755715</c:v>
                </c:pt>
                <c:pt idx="302">
                  <c:v>13.592250923285356</c:v>
                </c:pt>
                <c:pt idx="303">
                  <c:v>12.177892186483509</c:v>
                </c:pt>
                <c:pt idx="304">
                  <c:v>11.479807054949852</c:v>
                </c:pt>
                <c:pt idx="305">
                  <c:v>10.873656340558373</c:v>
                </c:pt>
                <c:pt idx="306">
                  <c:v>12.455355518448878</c:v>
                </c:pt>
                <c:pt idx="307">
                  <c:v>13.362134805778222</c:v>
                </c:pt>
                <c:pt idx="308">
                  <c:v>15.311756833316977</c:v>
                </c:pt>
                <c:pt idx="309">
                  <c:v>20.999919336179502</c:v>
                </c:pt>
                <c:pt idx="310">
                  <c:v>29.448283285532959</c:v>
                </c:pt>
                <c:pt idx="311">
                  <c:v>47.447918111902538</c:v>
                </c:pt>
                <c:pt idx="312">
                  <c:v>65.471549996588266</c:v>
                </c:pt>
                <c:pt idx="313">
                  <c:v>50.040177837181382</c:v>
                </c:pt>
                <c:pt idx="314">
                  <c:v>32.533056557134891</c:v>
                </c:pt>
                <c:pt idx="315">
                  <c:v>23.319712805880574</c:v>
                </c:pt>
                <c:pt idx="316">
                  <c:v>16.965704035612536</c:v>
                </c:pt>
                <c:pt idx="317">
                  <c:v>16.231051484247558</c:v>
                </c:pt>
                <c:pt idx="318">
                  <c:v>27.223756682917436</c:v>
                </c:pt>
                <c:pt idx="319">
                  <c:v>47.011507337437344</c:v>
                </c:pt>
                <c:pt idx="320">
                  <c:v>42.74503612635268</c:v>
                </c:pt>
                <c:pt idx="321">
                  <c:v>31.022631833461212</c:v>
                </c:pt>
                <c:pt idx="322">
                  <c:v>21.010665594182242</c:v>
                </c:pt>
                <c:pt idx="323">
                  <c:v>14.941531435665111</c:v>
                </c:pt>
                <c:pt idx="324">
                  <c:v>11.33417950705228</c:v>
                </c:pt>
                <c:pt idx="325">
                  <c:v>11.1957619694219</c:v>
                </c:pt>
                <c:pt idx="326">
                  <c:v>12.448954776868565</c:v>
                </c:pt>
                <c:pt idx="327">
                  <c:v>13.096683718797397</c:v>
                </c:pt>
                <c:pt idx="328">
                  <c:v>13.084200099586862</c:v>
                </c:pt>
                <c:pt idx="329">
                  <c:v>12.14542732727422</c:v>
                </c:pt>
                <c:pt idx="330">
                  <c:v>10.156457929019778</c:v>
                </c:pt>
                <c:pt idx="331">
                  <c:v>8.6384045073575848</c:v>
                </c:pt>
                <c:pt idx="332">
                  <c:v>8.5571317270436271</c:v>
                </c:pt>
                <c:pt idx="333">
                  <c:v>9.083653795391557</c:v>
                </c:pt>
                <c:pt idx="334">
                  <c:v>9.0547102336934486</c:v>
                </c:pt>
                <c:pt idx="335">
                  <c:v>9.2995616348219379</c:v>
                </c:pt>
                <c:pt idx="336">
                  <c:v>9.6717506380685307</c:v>
                </c:pt>
                <c:pt idx="337">
                  <c:v>10.592865283432101</c:v>
                </c:pt>
                <c:pt idx="338">
                  <c:v>12.093541357811514</c:v>
                </c:pt>
                <c:pt idx="339">
                  <c:v>13.965890916082135</c:v>
                </c:pt>
                <c:pt idx="340">
                  <c:v>15.201897944464122</c:v>
                </c:pt>
                <c:pt idx="341">
                  <c:v>15.902770262782481</c:v>
                </c:pt>
                <c:pt idx="342">
                  <c:v>16.838172922823588</c:v>
                </c:pt>
                <c:pt idx="343">
                  <c:v>17.562712260136742</c:v>
                </c:pt>
                <c:pt idx="344">
                  <c:v>18.102402438708339</c:v>
                </c:pt>
                <c:pt idx="345">
                  <c:v>19.039499633092522</c:v>
                </c:pt>
                <c:pt idx="346">
                  <c:v>19.048822045800044</c:v>
                </c:pt>
                <c:pt idx="347">
                  <c:v>21.012491696196488</c:v>
                </c:pt>
                <c:pt idx="348">
                  <c:v>23.527773395053696</c:v>
                </c:pt>
                <c:pt idx="349">
                  <c:v>26.322725271865398</c:v>
                </c:pt>
                <c:pt idx="350">
                  <c:v>26.704981585182548</c:v>
                </c:pt>
                <c:pt idx="351">
                  <c:v>29.042190340835436</c:v>
                </c:pt>
                <c:pt idx="352">
                  <c:v>32.735272741680987</c:v>
                </c:pt>
                <c:pt idx="353">
                  <c:v>40.608241749480975</c:v>
                </c:pt>
                <c:pt idx="354">
                  <c:v>43.495987776374648</c:v>
                </c:pt>
                <c:pt idx="355">
                  <c:v>53.306139919657561</c:v>
                </c:pt>
                <c:pt idx="356">
                  <c:v>57.927105995073106</c:v>
                </c:pt>
                <c:pt idx="357">
                  <c:v>48.316318260949423</c:v>
                </c:pt>
                <c:pt idx="358">
                  <c:v>39.759404817164054</c:v>
                </c:pt>
                <c:pt idx="359">
                  <c:v>30.931891383868315</c:v>
                </c:pt>
                <c:pt idx="360">
                  <c:v>25.004834916708312</c:v>
                </c:pt>
                <c:pt idx="361">
                  <c:v>19.275239547692788</c:v>
                </c:pt>
                <c:pt idx="362">
                  <c:v>16.669501106158116</c:v>
                </c:pt>
                <c:pt idx="363">
                  <c:v>16.788810785266001</c:v>
                </c:pt>
                <c:pt idx="364">
                  <c:v>17.870284410406313</c:v>
                </c:pt>
                <c:pt idx="365">
                  <c:v>20.27196116712755</c:v>
                </c:pt>
                <c:pt idx="366">
                  <c:v>20.64883846028285</c:v>
                </c:pt>
                <c:pt idx="367">
                  <c:v>21.235783658751799</c:v>
                </c:pt>
                <c:pt idx="368">
                  <c:v>20.965919930929921</c:v>
                </c:pt>
                <c:pt idx="369">
                  <c:v>19.866636533829791</c:v>
                </c:pt>
                <c:pt idx="370">
                  <c:v>18.15648499100498</c:v>
                </c:pt>
                <c:pt idx="371">
                  <c:v>16.93198510482387</c:v>
                </c:pt>
                <c:pt idx="372">
                  <c:v>16.4552907652775</c:v>
                </c:pt>
                <c:pt idx="373">
                  <c:v>16.000353859706749</c:v>
                </c:pt>
                <c:pt idx="374">
                  <c:v>16.207947800858673</c:v>
                </c:pt>
                <c:pt idx="375">
                  <c:v>16.472688712762277</c:v>
                </c:pt>
                <c:pt idx="376">
                  <c:v>16.994893749756191</c:v>
                </c:pt>
                <c:pt idx="377">
                  <c:v>17.56140325509222</c:v>
                </c:pt>
                <c:pt idx="378">
                  <c:v>18.195553036629484</c:v>
                </c:pt>
                <c:pt idx="379">
                  <c:v>18.703296255528919</c:v>
                </c:pt>
                <c:pt idx="380">
                  <c:v>19.012768101117764</c:v>
                </c:pt>
                <c:pt idx="381">
                  <c:v>19.560596517067456</c:v>
                </c:pt>
                <c:pt idx="382">
                  <c:v>20.30946918844538</c:v>
                </c:pt>
                <c:pt idx="383">
                  <c:v>21.066892934199227</c:v>
                </c:pt>
                <c:pt idx="384">
                  <c:v>21.704037821906866</c:v>
                </c:pt>
                <c:pt idx="385">
                  <c:v>22.336779754507969</c:v>
                </c:pt>
                <c:pt idx="386">
                  <c:v>22.8979611206207</c:v>
                </c:pt>
                <c:pt idx="387">
                  <c:v>23.217059985597604</c:v>
                </c:pt>
                <c:pt idx="388">
                  <c:v>22.992248048246072</c:v>
                </c:pt>
                <c:pt idx="389">
                  <c:v>21.604595201258391</c:v>
                </c:pt>
                <c:pt idx="390">
                  <c:v>20.309624847049101</c:v>
                </c:pt>
                <c:pt idx="391">
                  <c:v>19.630594792108674</c:v>
                </c:pt>
                <c:pt idx="392">
                  <c:v>18.58023832793846</c:v>
                </c:pt>
                <c:pt idx="393">
                  <c:v>17.608323463207569</c:v>
                </c:pt>
                <c:pt idx="394">
                  <c:v>17.065750956702043</c:v>
                </c:pt>
                <c:pt idx="395">
                  <c:v>17.259695002058987</c:v>
                </c:pt>
                <c:pt idx="396">
                  <c:v>17.530319924300311</c:v>
                </c:pt>
                <c:pt idx="397">
                  <c:v>17.26880322310728</c:v>
                </c:pt>
                <c:pt idx="398">
                  <c:v>18.081899091915741</c:v>
                </c:pt>
                <c:pt idx="399">
                  <c:v>18.285479722360328</c:v>
                </c:pt>
                <c:pt idx="400">
                  <c:v>17.336516153937517</c:v>
                </c:pt>
                <c:pt idx="401">
                  <c:v>16.867226205235028</c:v>
                </c:pt>
                <c:pt idx="402">
                  <c:v>15.959361241919797</c:v>
                </c:pt>
                <c:pt idx="403">
                  <c:v>16.289890018971388</c:v>
                </c:pt>
                <c:pt idx="404">
                  <c:v>21.60582254952363</c:v>
                </c:pt>
                <c:pt idx="405">
                  <c:v>25.182390330577935</c:v>
                </c:pt>
                <c:pt idx="406">
                  <c:v>29.801646428798506</c:v>
                </c:pt>
                <c:pt idx="407">
                  <c:v>30.496917537070534</c:v>
                </c:pt>
                <c:pt idx="408">
                  <c:v>27.578345513251364</c:v>
                </c:pt>
                <c:pt idx="409">
                  <c:v>25.262557716637232</c:v>
                </c:pt>
                <c:pt idx="410">
                  <c:v>22.195170662931186</c:v>
                </c:pt>
                <c:pt idx="411">
                  <c:v>19.28873590647575</c:v>
                </c:pt>
                <c:pt idx="412">
                  <c:v>19.228767118366139</c:v>
                </c:pt>
                <c:pt idx="413">
                  <c:v>22.140793387211215</c:v>
                </c:pt>
                <c:pt idx="414">
                  <c:v>21.877441002021982</c:v>
                </c:pt>
                <c:pt idx="415">
                  <c:v>17.733286720635046</c:v>
                </c:pt>
                <c:pt idx="416">
                  <c:v>13.271279861991525</c:v>
                </c:pt>
                <c:pt idx="417">
                  <c:v>10.268068192502653</c:v>
                </c:pt>
                <c:pt idx="418">
                  <c:v>8.5785615150715202</c:v>
                </c:pt>
                <c:pt idx="419">
                  <c:v>7.6985601371206203</c:v>
                </c:pt>
                <c:pt idx="420">
                  <c:v>7.4150006597227343</c:v>
                </c:pt>
                <c:pt idx="421">
                  <c:v>6.6332769728306884</c:v>
                </c:pt>
                <c:pt idx="422">
                  <c:v>5.1489082538032385</c:v>
                </c:pt>
                <c:pt idx="423">
                  <c:v>4.3971069602743684</c:v>
                </c:pt>
                <c:pt idx="424">
                  <c:v>3.6149589792042489</c:v>
                </c:pt>
                <c:pt idx="425">
                  <c:v>2.4004222156684141</c:v>
                </c:pt>
                <c:pt idx="426">
                  <c:v>0.83860131773689295</c:v>
                </c:pt>
                <c:pt idx="427">
                  <c:v>6.0383440460690989E-2</c:v>
                </c:pt>
                <c:pt idx="428">
                  <c:v>-0.19107074377294556</c:v>
                </c:pt>
                <c:pt idx="429">
                  <c:v>-0.16291444378207587</c:v>
                </c:pt>
                <c:pt idx="430">
                  <c:v>-0.1790446657084688</c:v>
                </c:pt>
                <c:pt idx="431">
                  <c:v>-1.0479021811895208</c:v>
                </c:pt>
                <c:pt idx="432">
                  <c:v>-1.3927876087068887</c:v>
                </c:pt>
                <c:pt idx="433">
                  <c:v>-0.84619675607533196</c:v>
                </c:pt>
                <c:pt idx="434">
                  <c:v>-0.85938394886231539</c:v>
                </c:pt>
                <c:pt idx="435">
                  <c:v>-0.1995174325981022</c:v>
                </c:pt>
                <c:pt idx="436">
                  <c:v>1.3231915977909274</c:v>
                </c:pt>
                <c:pt idx="437">
                  <c:v>2.16772949949452</c:v>
                </c:pt>
                <c:pt idx="438">
                  <c:v>2.9514110317553639</c:v>
                </c:pt>
                <c:pt idx="439">
                  <c:v>4.7128597095577156</c:v>
                </c:pt>
                <c:pt idx="440">
                  <c:v>6.0710710086562294</c:v>
                </c:pt>
                <c:pt idx="441">
                  <c:v>9.4143102860288383</c:v>
                </c:pt>
                <c:pt idx="442">
                  <c:v>12.239925930834518</c:v>
                </c:pt>
                <c:pt idx="443">
                  <c:v>18.584730187719362</c:v>
                </c:pt>
                <c:pt idx="444">
                  <c:v>30.946084122820341</c:v>
                </c:pt>
                <c:pt idx="445">
                  <c:v>45.306668386070044</c:v>
                </c:pt>
                <c:pt idx="446">
                  <c:v>47.687776719881974</c:v>
                </c:pt>
                <c:pt idx="447">
                  <c:v>45.648371438031141</c:v>
                </c:pt>
                <c:pt idx="448">
                  <c:v>38.029248992359285</c:v>
                </c:pt>
                <c:pt idx="449">
                  <c:v>31.524500890970245</c:v>
                </c:pt>
                <c:pt idx="450">
                  <c:v>28.644827436852378</c:v>
                </c:pt>
                <c:pt idx="451">
                  <c:v>26.816997180880872</c:v>
                </c:pt>
                <c:pt idx="452">
                  <c:v>25.052408737172652</c:v>
                </c:pt>
                <c:pt idx="453">
                  <c:v>23.243519872389999</c:v>
                </c:pt>
                <c:pt idx="454">
                  <c:v>20.395853210197515</c:v>
                </c:pt>
                <c:pt idx="455">
                  <c:v>18.885300174356406</c:v>
                </c:pt>
                <c:pt idx="456">
                  <c:v>18.664827424193248</c:v>
                </c:pt>
                <c:pt idx="457">
                  <c:v>19.476938313870729</c:v>
                </c:pt>
                <c:pt idx="458">
                  <c:v>21.228842273246066</c:v>
                </c:pt>
                <c:pt idx="459">
                  <c:v>22.366774116746839</c:v>
                </c:pt>
                <c:pt idx="460">
                  <c:v>22.323985127740666</c:v>
                </c:pt>
                <c:pt idx="461">
                  <c:v>21.766631456110002</c:v>
                </c:pt>
                <c:pt idx="462">
                  <c:v>20.427626279254632</c:v>
                </c:pt>
                <c:pt idx="463">
                  <c:v>20.035629199421621</c:v>
                </c:pt>
                <c:pt idx="464">
                  <c:v>20.35235049039871</c:v>
                </c:pt>
                <c:pt idx="465">
                  <c:v>20.755268296840033</c:v>
                </c:pt>
                <c:pt idx="466">
                  <c:v>21.968088539856733</c:v>
                </c:pt>
                <c:pt idx="467">
                  <c:v>23.065450018627956</c:v>
                </c:pt>
                <c:pt idx="468">
                  <c:v>23.122248069454002</c:v>
                </c:pt>
                <c:pt idx="469">
                  <c:v>21.859631675339781</c:v>
                </c:pt>
                <c:pt idx="470">
                  <c:v>20.825872074165151</c:v>
                </c:pt>
                <c:pt idx="471">
                  <c:v>20.351530833893076</c:v>
                </c:pt>
                <c:pt idx="472">
                  <c:v>20.450437083135263</c:v>
                </c:pt>
                <c:pt idx="473">
                  <c:v>21.0046036503111</c:v>
                </c:pt>
                <c:pt idx="474">
                  <c:v>21.624303173305535</c:v>
                </c:pt>
                <c:pt idx="475">
                  <c:v>22.40970834727413</c:v>
                </c:pt>
                <c:pt idx="476">
                  <c:v>23.205789014908216</c:v>
                </c:pt>
                <c:pt idx="477">
                  <c:v>24.134118512678967</c:v>
                </c:pt>
                <c:pt idx="478">
                  <c:v>25.139675096093065</c:v>
                </c:pt>
                <c:pt idx="479">
                  <c:v>25.844561474087655</c:v>
                </c:pt>
                <c:pt idx="480">
                  <c:v>26.330329899513472</c:v>
                </c:pt>
                <c:pt idx="481">
                  <c:v>27.056811126500101</c:v>
                </c:pt>
                <c:pt idx="482">
                  <c:v>26.147255057694924</c:v>
                </c:pt>
                <c:pt idx="483">
                  <c:v>25.706230924181405</c:v>
                </c:pt>
                <c:pt idx="484">
                  <c:v>25.830888656706009</c:v>
                </c:pt>
                <c:pt idx="485">
                  <c:v>26.333391304626947</c:v>
                </c:pt>
                <c:pt idx="486">
                  <c:v>26.652200489206589</c:v>
                </c:pt>
                <c:pt idx="487">
                  <c:v>26.706681539878474</c:v>
                </c:pt>
                <c:pt idx="488">
                  <c:v>26.558335248727019</c:v>
                </c:pt>
                <c:pt idx="489">
                  <c:v>26.265696920742975</c:v>
                </c:pt>
                <c:pt idx="490">
                  <c:v>26.039534812693759</c:v>
                </c:pt>
                <c:pt idx="491">
                  <c:v>27.114371519609087</c:v>
                </c:pt>
                <c:pt idx="492">
                  <c:v>23.993811510561549</c:v>
                </c:pt>
                <c:pt idx="493">
                  <c:v>22.743537261754462</c:v>
                </c:pt>
                <c:pt idx="494">
                  <c:v>26.404034196078321</c:v>
                </c:pt>
                <c:pt idx="495">
                  <c:v>32.768976204017711</c:v>
                </c:pt>
                <c:pt idx="496">
                  <c:v>38.714426145423467</c:v>
                </c:pt>
                <c:pt idx="497">
                  <c:v>44.099030706992281</c:v>
                </c:pt>
                <c:pt idx="498">
                  <c:v>47.503283931676044</c:v>
                </c:pt>
                <c:pt idx="499">
                  <c:v>47.830166029593045</c:v>
                </c:pt>
                <c:pt idx="500">
                  <c:v>39.292144641579547</c:v>
                </c:pt>
                <c:pt idx="501">
                  <c:v>29.861411799066854</c:v>
                </c:pt>
                <c:pt idx="502">
                  <c:v>25.022259863731605</c:v>
                </c:pt>
                <c:pt idx="503">
                  <c:v>25.948841094966991</c:v>
                </c:pt>
                <c:pt idx="504">
                  <c:v>27.021850352876047</c:v>
                </c:pt>
                <c:pt idx="505">
                  <c:v>26.243724593526419</c:v>
                </c:pt>
                <c:pt idx="506">
                  <c:v>22.53698557360832</c:v>
                </c:pt>
                <c:pt idx="507">
                  <c:v>19.295124404780747</c:v>
                </c:pt>
                <c:pt idx="508">
                  <c:v>17.742389322101332</c:v>
                </c:pt>
                <c:pt idx="509">
                  <c:v>15.173605625236878</c:v>
                </c:pt>
                <c:pt idx="510">
                  <c:v>13.500786453864768</c:v>
                </c:pt>
                <c:pt idx="511">
                  <c:v>10.120221490347904</c:v>
                </c:pt>
                <c:pt idx="512">
                  <c:v>8.9778361473184773</c:v>
                </c:pt>
                <c:pt idx="513">
                  <c:v>7.9300271266229778</c:v>
                </c:pt>
                <c:pt idx="514">
                  <c:v>7.7311635199234097</c:v>
                </c:pt>
                <c:pt idx="515">
                  <c:v>7.628714445013796</c:v>
                </c:pt>
                <c:pt idx="516">
                  <c:v>7.0663247894811629</c:v>
                </c:pt>
                <c:pt idx="517">
                  <c:v>6.3552096936384084</c:v>
                </c:pt>
                <c:pt idx="518">
                  <c:v>5.07966609247186</c:v>
                </c:pt>
                <c:pt idx="519">
                  <c:v>4.4923980519921773</c:v>
                </c:pt>
                <c:pt idx="520">
                  <c:v>2.1090419182975855</c:v>
                </c:pt>
                <c:pt idx="521">
                  <c:v>1.9768211736340187</c:v>
                </c:pt>
                <c:pt idx="522">
                  <c:v>1.091858447328802</c:v>
                </c:pt>
                <c:pt idx="523">
                  <c:v>0.39595165296377682</c:v>
                </c:pt>
                <c:pt idx="524">
                  <c:v>0.41991499571669888</c:v>
                </c:pt>
                <c:pt idx="525">
                  <c:v>1.1718456798761885</c:v>
                </c:pt>
                <c:pt idx="526">
                  <c:v>2.6443964324162277</c:v>
                </c:pt>
                <c:pt idx="527">
                  <c:v>4.683831890072887</c:v>
                </c:pt>
                <c:pt idx="528">
                  <c:v>7.5703043803181025</c:v>
                </c:pt>
                <c:pt idx="529">
                  <c:v>8.4119521466994449</c:v>
                </c:pt>
                <c:pt idx="530">
                  <c:v>7.2524932911699223</c:v>
                </c:pt>
                <c:pt idx="531">
                  <c:v>5.0011017982680555</c:v>
                </c:pt>
                <c:pt idx="532">
                  <c:v>1.887204870412132</c:v>
                </c:pt>
                <c:pt idx="533">
                  <c:v>1.4079967973140932</c:v>
                </c:pt>
                <c:pt idx="534">
                  <c:v>1.9228153450598986</c:v>
                </c:pt>
                <c:pt idx="535">
                  <c:v>3.1017504541986609</c:v>
                </c:pt>
                <c:pt idx="536">
                  <c:v>4.9013297020362163</c:v>
                </c:pt>
                <c:pt idx="537">
                  <c:v>7.0975910148674703</c:v>
                </c:pt>
                <c:pt idx="538">
                  <c:v>8.3177095380032942</c:v>
                </c:pt>
                <c:pt idx="539">
                  <c:v>10.257914367483822</c:v>
                </c:pt>
                <c:pt idx="540">
                  <c:v>8.7535156703304153</c:v>
                </c:pt>
                <c:pt idx="541">
                  <c:v>9.604854061608906</c:v>
                </c:pt>
                <c:pt idx="542">
                  <c:v>12.714753200965561</c:v>
                </c:pt>
                <c:pt idx="543">
                  <c:v>20.550462041674351</c:v>
                </c:pt>
                <c:pt idx="544">
                  <c:v>34.032883560306871</c:v>
                </c:pt>
                <c:pt idx="545">
                  <c:v>54.134364705232052</c:v>
                </c:pt>
                <c:pt idx="546">
                  <c:v>75.533383009146277</c:v>
                </c:pt>
                <c:pt idx="547">
                  <c:v>63.460385135073601</c:v>
                </c:pt>
                <c:pt idx="548">
                  <c:v>46.547829883317256</c:v>
                </c:pt>
                <c:pt idx="549">
                  <c:v>37.220719173105934</c:v>
                </c:pt>
                <c:pt idx="550">
                  <c:v>31.701376983634688</c:v>
                </c:pt>
                <c:pt idx="551">
                  <c:v>31.558816539412316</c:v>
                </c:pt>
                <c:pt idx="552">
                  <c:v>29.723495527875919</c:v>
                </c:pt>
                <c:pt idx="553">
                  <c:v>31.808771249028663</c:v>
                </c:pt>
                <c:pt idx="554">
                  <c:v>29.858717344084766</c:v>
                </c:pt>
                <c:pt idx="555">
                  <c:v>27.316490314265494</c:v>
                </c:pt>
                <c:pt idx="556">
                  <c:v>25.308415848696779</c:v>
                </c:pt>
                <c:pt idx="557">
                  <c:v>22.794502677038878</c:v>
                </c:pt>
                <c:pt idx="558">
                  <c:v>21.734717098272135</c:v>
                </c:pt>
                <c:pt idx="559">
                  <c:v>22.289451594871231</c:v>
                </c:pt>
                <c:pt idx="560">
                  <c:v>22.993697282854985</c:v>
                </c:pt>
                <c:pt idx="561">
                  <c:v>22.565391864110623</c:v>
                </c:pt>
                <c:pt idx="562">
                  <c:v>22.132707598333866</c:v>
                </c:pt>
                <c:pt idx="563">
                  <c:v>21.613014196330102</c:v>
                </c:pt>
                <c:pt idx="564">
                  <c:v>20.554929119665779</c:v>
                </c:pt>
                <c:pt idx="565">
                  <c:v>19.939986144685594</c:v>
                </c:pt>
                <c:pt idx="566">
                  <c:v>19.653458436696756</c:v>
                </c:pt>
                <c:pt idx="567">
                  <c:v>19.939012839241176</c:v>
                </c:pt>
                <c:pt idx="568">
                  <c:v>20.723035279592224</c:v>
                </c:pt>
                <c:pt idx="569">
                  <c:v>21.188732685696369</c:v>
                </c:pt>
                <c:pt idx="570">
                  <c:v>21.397716753064437</c:v>
                </c:pt>
                <c:pt idx="571">
                  <c:v>22.185972408490759</c:v>
                </c:pt>
                <c:pt idx="572">
                  <c:v>23.115724805505952</c:v>
                </c:pt>
                <c:pt idx="573">
                  <c:v>23.714649746979369</c:v>
                </c:pt>
                <c:pt idx="574">
                  <c:v>24.33395467053224</c:v>
                </c:pt>
                <c:pt idx="575">
                  <c:v>24.993104309120316</c:v>
                </c:pt>
                <c:pt idx="576">
                  <c:v>25.564622518258687</c:v>
                </c:pt>
                <c:pt idx="577">
                  <c:v>26.713415047435731</c:v>
                </c:pt>
                <c:pt idx="578">
                  <c:v>27.640263374736683</c:v>
                </c:pt>
                <c:pt idx="579">
                  <c:v>28.252039605886722</c:v>
                </c:pt>
                <c:pt idx="580">
                  <c:v>28.405283605886972</c:v>
                </c:pt>
                <c:pt idx="581">
                  <c:v>27.325458538679104</c:v>
                </c:pt>
                <c:pt idx="582">
                  <c:v>25.104016006948164</c:v>
                </c:pt>
                <c:pt idx="583">
                  <c:v>23.194715716737601</c:v>
                </c:pt>
                <c:pt idx="584">
                  <c:v>22.597146955900456</c:v>
                </c:pt>
                <c:pt idx="585">
                  <c:v>22.101552782759036</c:v>
                </c:pt>
                <c:pt idx="586">
                  <c:v>21.956051943580874</c:v>
                </c:pt>
                <c:pt idx="587">
                  <c:v>20.947486748419365</c:v>
                </c:pt>
                <c:pt idx="588">
                  <c:v>20.005990003486573</c:v>
                </c:pt>
                <c:pt idx="589">
                  <c:v>19.596603088239693</c:v>
                </c:pt>
                <c:pt idx="590">
                  <c:v>18.660556674995597</c:v>
                </c:pt>
                <c:pt idx="591">
                  <c:v>18.225926285247414</c:v>
                </c:pt>
                <c:pt idx="592">
                  <c:v>20.381849766206692</c:v>
                </c:pt>
                <c:pt idx="593">
                  <c:v>25.160322080999467</c:v>
                </c:pt>
                <c:pt idx="594">
                  <c:v>33.495830558836474</c:v>
                </c:pt>
                <c:pt idx="595">
                  <c:v>42.950487264024119</c:v>
                </c:pt>
                <c:pt idx="596">
                  <c:v>45.432714757750425</c:v>
                </c:pt>
                <c:pt idx="597">
                  <c:v>36.695909449003281</c:v>
                </c:pt>
                <c:pt idx="598">
                  <c:v>25.52621577822968</c:v>
                </c:pt>
                <c:pt idx="599">
                  <c:v>23.687026126652839</c:v>
                </c:pt>
                <c:pt idx="600">
                  <c:v>36.21953532562376</c:v>
                </c:pt>
                <c:pt idx="601">
                  <c:v>49.472940757745725</c:v>
                </c:pt>
                <c:pt idx="602">
                  <c:v>48.461753252784817</c:v>
                </c:pt>
                <c:pt idx="603">
                  <c:v>40.144983515097607</c:v>
                </c:pt>
                <c:pt idx="604">
                  <c:v>33.848218723312669</c:v>
                </c:pt>
                <c:pt idx="605">
                  <c:v>31.148402501910436</c:v>
                </c:pt>
                <c:pt idx="606">
                  <c:v>31.423763013961434</c:v>
                </c:pt>
                <c:pt idx="607">
                  <c:v>31.109419368691348</c:v>
                </c:pt>
                <c:pt idx="608">
                  <c:v>28.565525727014123</c:v>
                </c:pt>
                <c:pt idx="609">
                  <c:v>21.733017752505479</c:v>
                </c:pt>
                <c:pt idx="610">
                  <c:v>16.050211772286485</c:v>
                </c:pt>
                <c:pt idx="611">
                  <c:v>11.162331014302209</c:v>
                </c:pt>
                <c:pt idx="612">
                  <c:v>10.011617651103681</c:v>
                </c:pt>
                <c:pt idx="613">
                  <c:v>9.6999872384379451</c:v>
                </c:pt>
                <c:pt idx="614">
                  <c:v>9.3533941867059003</c:v>
                </c:pt>
                <c:pt idx="615">
                  <c:v>8.5540085975311015</c:v>
                </c:pt>
                <c:pt idx="616">
                  <c:v>6.5025827633768234</c:v>
                </c:pt>
                <c:pt idx="617">
                  <c:v>5.6327596238720643</c:v>
                </c:pt>
                <c:pt idx="618">
                  <c:v>3.8204596437007941</c:v>
                </c:pt>
                <c:pt idx="619">
                  <c:v>2.0634902683345793</c:v>
                </c:pt>
                <c:pt idx="620">
                  <c:v>0.48430770358757308</c:v>
                </c:pt>
                <c:pt idx="621">
                  <c:v>-0.59070700623290684</c:v>
                </c:pt>
                <c:pt idx="622">
                  <c:v>-0.82818483701004753</c:v>
                </c:pt>
                <c:pt idx="623">
                  <c:v>0.14245233947553076</c:v>
                </c:pt>
                <c:pt idx="624">
                  <c:v>0.66856074687351918</c:v>
                </c:pt>
                <c:pt idx="625">
                  <c:v>0.46486559960700352</c:v>
                </c:pt>
                <c:pt idx="626">
                  <c:v>-1.2305623932719474</c:v>
                </c:pt>
                <c:pt idx="627">
                  <c:v>-2.2066330645493926</c:v>
                </c:pt>
                <c:pt idx="628">
                  <c:v>-2.5037838638668366</c:v>
                </c:pt>
                <c:pt idx="629">
                  <c:v>-2.44468488466199</c:v>
                </c:pt>
                <c:pt idx="630">
                  <c:v>-2.8603696725204379</c:v>
                </c:pt>
                <c:pt idx="631">
                  <c:v>-3.3593650726220177</c:v>
                </c:pt>
                <c:pt idx="632">
                  <c:v>-2.3110311263944099</c:v>
                </c:pt>
                <c:pt idx="633">
                  <c:v>-1.1100326284981075</c:v>
                </c:pt>
                <c:pt idx="634">
                  <c:v>-0.78728291320535682</c:v>
                </c:pt>
                <c:pt idx="635">
                  <c:v>1.1083924741681268</c:v>
                </c:pt>
                <c:pt idx="636">
                  <c:v>1.2726315486715136</c:v>
                </c:pt>
                <c:pt idx="637">
                  <c:v>3.2077680783037064</c:v>
                </c:pt>
                <c:pt idx="638">
                  <c:v>9.248866439523475</c:v>
                </c:pt>
                <c:pt idx="639">
                  <c:v>12.489769126956338</c:v>
                </c:pt>
                <c:pt idx="640">
                  <c:v>20.695995590738313</c:v>
                </c:pt>
                <c:pt idx="641">
                  <c:v>31.091590856186905</c:v>
                </c:pt>
                <c:pt idx="642">
                  <c:v>51.358702329990386</c:v>
                </c:pt>
                <c:pt idx="643">
                  <c:v>66.024679292098739</c:v>
                </c:pt>
                <c:pt idx="644">
                  <c:v>68.833073277002185</c:v>
                </c:pt>
                <c:pt idx="645">
                  <c:v>60.378122593829517</c:v>
                </c:pt>
                <c:pt idx="646">
                  <c:v>52.53334375298823</c:v>
                </c:pt>
                <c:pt idx="647">
                  <c:v>48.285588270822132</c:v>
                </c:pt>
                <c:pt idx="648">
                  <c:v>45.729310459784372</c:v>
                </c:pt>
                <c:pt idx="649">
                  <c:v>40.63173934967466</c:v>
                </c:pt>
                <c:pt idx="650">
                  <c:v>37.489171803007153</c:v>
                </c:pt>
                <c:pt idx="651">
                  <c:v>34.048108774622847</c:v>
                </c:pt>
                <c:pt idx="652">
                  <c:v>31.474385726293967</c:v>
                </c:pt>
                <c:pt idx="653">
                  <c:v>29.611051824236529</c:v>
                </c:pt>
                <c:pt idx="654">
                  <c:v>28.437572110089835</c:v>
                </c:pt>
                <c:pt idx="655">
                  <c:v>27.975494637615874</c:v>
                </c:pt>
                <c:pt idx="656">
                  <c:v>28.476771149561237</c:v>
                </c:pt>
                <c:pt idx="657">
                  <c:v>28.42988379917109</c:v>
                </c:pt>
                <c:pt idx="658">
                  <c:v>26.658869909718224</c:v>
                </c:pt>
                <c:pt idx="659">
                  <c:v>24.756293109258085</c:v>
                </c:pt>
                <c:pt idx="660">
                  <c:v>23.61293270273984</c:v>
                </c:pt>
                <c:pt idx="661">
                  <c:v>22.962994046504232</c:v>
                </c:pt>
                <c:pt idx="662">
                  <c:v>23.012590643185874</c:v>
                </c:pt>
                <c:pt idx="663">
                  <c:v>22.735314966094968</c:v>
                </c:pt>
                <c:pt idx="664">
                  <c:v>22.834091415090086</c:v>
                </c:pt>
                <c:pt idx="665">
                  <c:v>22.889206176499528</c:v>
                </c:pt>
                <c:pt idx="666">
                  <c:v>23.152983148280406</c:v>
                </c:pt>
                <c:pt idx="667">
                  <c:v>23.754477478438186</c:v>
                </c:pt>
                <c:pt idx="668">
                  <c:v>24.396677331895599</c:v>
                </c:pt>
                <c:pt idx="669">
                  <c:v>25.166768870399043</c:v>
                </c:pt>
                <c:pt idx="670">
                  <c:v>26.524531145741499</c:v>
                </c:pt>
                <c:pt idx="671">
                  <c:v>28.109422857590221</c:v>
                </c:pt>
                <c:pt idx="672">
                  <c:v>29.653313344592512</c:v>
                </c:pt>
                <c:pt idx="673">
                  <c:v>31.014160691995496</c:v>
                </c:pt>
                <c:pt idx="674">
                  <c:v>31.446025295293392</c:v>
                </c:pt>
                <c:pt idx="675">
                  <c:v>31.806873424676088</c:v>
                </c:pt>
                <c:pt idx="676">
                  <c:v>31.737495184829701</c:v>
                </c:pt>
                <c:pt idx="677">
                  <c:v>31.73125249411056</c:v>
                </c:pt>
                <c:pt idx="678">
                  <c:v>31.960606277031069</c:v>
                </c:pt>
                <c:pt idx="679">
                  <c:v>32.997696365597371</c:v>
                </c:pt>
                <c:pt idx="680">
                  <c:v>33.561076565490495</c:v>
                </c:pt>
                <c:pt idx="681">
                  <c:v>34.346054603876105</c:v>
                </c:pt>
                <c:pt idx="682">
                  <c:v>33.393840325027327</c:v>
                </c:pt>
                <c:pt idx="683">
                  <c:v>31.333828780947652</c:v>
                </c:pt>
                <c:pt idx="684">
                  <c:v>29.329404702283615</c:v>
                </c:pt>
                <c:pt idx="685">
                  <c:v>29.461320970660758</c:v>
                </c:pt>
                <c:pt idx="686">
                  <c:v>32.087457600802651</c:v>
                </c:pt>
                <c:pt idx="687">
                  <c:v>37.857052604887137</c:v>
                </c:pt>
                <c:pt idx="688">
                  <c:v>46.989289722550481</c:v>
                </c:pt>
                <c:pt idx="689">
                  <c:v>53.131564969695901</c:v>
                </c:pt>
                <c:pt idx="690">
                  <c:v>54.333113766880963</c:v>
                </c:pt>
                <c:pt idx="691">
                  <c:v>51.827445915104114</c:v>
                </c:pt>
                <c:pt idx="692">
                  <c:v>41.19805142049151</c:v>
                </c:pt>
                <c:pt idx="693">
                  <c:v>35.545178120776285</c:v>
                </c:pt>
                <c:pt idx="694">
                  <c:v>30.753102357863273</c:v>
                </c:pt>
                <c:pt idx="695">
                  <c:v>28.131684159108499</c:v>
                </c:pt>
                <c:pt idx="696">
                  <c:v>24.380678599716962</c:v>
                </c:pt>
                <c:pt idx="697">
                  <c:v>20.674709194454319</c:v>
                </c:pt>
                <c:pt idx="698">
                  <c:v>18.455483263736593</c:v>
                </c:pt>
                <c:pt idx="699">
                  <c:v>16.490114915018101</c:v>
                </c:pt>
                <c:pt idx="700">
                  <c:v>14.338238816126488</c:v>
                </c:pt>
                <c:pt idx="701">
                  <c:v>11.524730019783895</c:v>
                </c:pt>
                <c:pt idx="702">
                  <c:v>9.0394081607797236</c:v>
                </c:pt>
                <c:pt idx="703">
                  <c:v>6.6411315941840909</c:v>
                </c:pt>
                <c:pt idx="704">
                  <c:v>4.0935807802058717</c:v>
                </c:pt>
                <c:pt idx="705">
                  <c:v>2.7483171328038773</c:v>
                </c:pt>
                <c:pt idx="706">
                  <c:v>2.1218978035267564</c:v>
                </c:pt>
                <c:pt idx="707">
                  <c:v>1.6042836716868483</c:v>
                </c:pt>
                <c:pt idx="708">
                  <c:v>0.49302224720151888</c:v>
                </c:pt>
                <c:pt idx="709">
                  <c:v>-0.43366667499533357</c:v>
                </c:pt>
                <c:pt idx="710">
                  <c:v>-0.92237527093997207</c:v>
                </c:pt>
                <c:pt idx="711">
                  <c:v>-1.8912513265752249</c:v>
                </c:pt>
                <c:pt idx="712">
                  <c:v>-3.4038931952688247</c:v>
                </c:pt>
                <c:pt idx="713">
                  <c:v>-4.48814140877887</c:v>
                </c:pt>
                <c:pt idx="714">
                  <c:v>-5.2993779565958778</c:v>
                </c:pt>
                <c:pt idx="715">
                  <c:v>-6.1607503154716126</c:v>
                </c:pt>
                <c:pt idx="716">
                  <c:v>-6.3719423015387147</c:v>
                </c:pt>
                <c:pt idx="717">
                  <c:v>-6.222407694342575</c:v>
                </c:pt>
                <c:pt idx="718">
                  <c:v>-7.061064445211259</c:v>
                </c:pt>
                <c:pt idx="719">
                  <c:v>-8.3587166299363513</c:v>
                </c:pt>
                <c:pt idx="720">
                  <c:v>-9.8250435864279186</c:v>
                </c:pt>
                <c:pt idx="721">
                  <c:v>-10.955374230490136</c:v>
                </c:pt>
                <c:pt idx="722">
                  <c:v>-10.839129653149273</c:v>
                </c:pt>
                <c:pt idx="723">
                  <c:v>-8.6801381428991373</c:v>
                </c:pt>
                <c:pt idx="724">
                  <c:v>-7.091038257615681</c:v>
                </c:pt>
                <c:pt idx="725">
                  <c:v>-5.8926494701325929</c:v>
                </c:pt>
                <c:pt idx="726">
                  <c:v>-5.4919645139717783</c:v>
                </c:pt>
                <c:pt idx="727">
                  <c:v>-3.6050825227730274</c:v>
                </c:pt>
                <c:pt idx="728">
                  <c:v>1.2449337696188443</c:v>
                </c:pt>
                <c:pt idx="729">
                  <c:v>9.263038797504608</c:v>
                </c:pt>
                <c:pt idx="730">
                  <c:v>23.924126482957714</c:v>
                </c:pt>
                <c:pt idx="731">
                  <c:v>42.728278395982436</c:v>
                </c:pt>
                <c:pt idx="732">
                  <c:v>57.489536197404981</c:v>
                </c:pt>
                <c:pt idx="733">
                  <c:v>55.710238918448063</c:v>
                </c:pt>
                <c:pt idx="734">
                  <c:v>55.084722050683254</c:v>
                </c:pt>
                <c:pt idx="735">
                  <c:v>55.344746677022918</c:v>
                </c:pt>
                <c:pt idx="736">
                  <c:v>58.507834822939564</c:v>
                </c:pt>
                <c:pt idx="737">
                  <c:v>68.523862891883439</c:v>
                </c:pt>
                <c:pt idx="738">
                  <c:v>73.671123804263715</c:v>
                </c:pt>
                <c:pt idx="739">
                  <c:v>61.122335926231145</c:v>
                </c:pt>
                <c:pt idx="740">
                  <c:v>50.808970111615928</c:v>
                </c:pt>
                <c:pt idx="741">
                  <c:v>43.207596719258831</c:v>
                </c:pt>
                <c:pt idx="742">
                  <c:v>38.746324514289334</c:v>
                </c:pt>
                <c:pt idx="743">
                  <c:v>35.86969422864604</c:v>
                </c:pt>
                <c:pt idx="744">
                  <c:v>35.806153530963101</c:v>
                </c:pt>
                <c:pt idx="745">
                  <c:v>37.699901188492028</c:v>
                </c:pt>
                <c:pt idx="746">
                  <c:v>38.387804539656784</c:v>
                </c:pt>
                <c:pt idx="747">
                  <c:v>36.428452146237447</c:v>
                </c:pt>
                <c:pt idx="748">
                  <c:v>33.131221519978908</c:v>
                </c:pt>
                <c:pt idx="749">
                  <c:v>28.733583278574951</c:v>
                </c:pt>
                <c:pt idx="750">
                  <c:v>26.320481650031937</c:v>
                </c:pt>
                <c:pt idx="751">
                  <c:v>24.764256330424871</c:v>
                </c:pt>
                <c:pt idx="752">
                  <c:v>24.087691965543044</c:v>
                </c:pt>
                <c:pt idx="753">
                  <c:v>24.262849442524203</c:v>
                </c:pt>
                <c:pt idx="754">
                  <c:v>25.003824768650478</c:v>
                </c:pt>
                <c:pt idx="755">
                  <c:v>25.087979557383644</c:v>
                </c:pt>
                <c:pt idx="756">
                  <c:v>25.182747371464096</c:v>
                </c:pt>
                <c:pt idx="757">
                  <c:v>25.19950801220665</c:v>
                </c:pt>
                <c:pt idx="758">
                  <c:v>25.258154760637073</c:v>
                </c:pt>
                <c:pt idx="759">
                  <c:v>25.389880022543213</c:v>
                </c:pt>
                <c:pt idx="760">
                  <c:v>25.675028200828727</c:v>
                </c:pt>
                <c:pt idx="761">
                  <c:v>26.536606371359099</c:v>
                </c:pt>
                <c:pt idx="762">
                  <c:v>27.777953818632472</c:v>
                </c:pt>
                <c:pt idx="763">
                  <c:v>29.371061686837908</c:v>
                </c:pt>
                <c:pt idx="764">
                  <c:v>30.369756557749437</c:v>
                </c:pt>
                <c:pt idx="765">
                  <c:v>30.863825445305366</c:v>
                </c:pt>
                <c:pt idx="766">
                  <c:v>30.854658996385947</c:v>
                </c:pt>
                <c:pt idx="767">
                  <c:v>31.069479046211558</c:v>
                </c:pt>
                <c:pt idx="768">
                  <c:v>30.852045232795309</c:v>
                </c:pt>
                <c:pt idx="769">
                  <c:v>29.825770654017518</c:v>
                </c:pt>
                <c:pt idx="770">
                  <c:v>29.874281728069121</c:v>
                </c:pt>
                <c:pt idx="771">
                  <c:v>29.667527192474047</c:v>
                </c:pt>
                <c:pt idx="772">
                  <c:v>29.25332105002909</c:v>
                </c:pt>
                <c:pt idx="773">
                  <c:v>28.965833531921792</c:v>
                </c:pt>
                <c:pt idx="774">
                  <c:v>28.12088417973218</c:v>
                </c:pt>
                <c:pt idx="775">
                  <c:v>27.309665236197596</c:v>
                </c:pt>
                <c:pt idx="776">
                  <c:v>26.484252325378378</c:v>
                </c:pt>
                <c:pt idx="777">
                  <c:v>25.055963235392753</c:v>
                </c:pt>
                <c:pt idx="778">
                  <c:v>24.553799717899537</c:v>
                </c:pt>
                <c:pt idx="779">
                  <c:v>23.410716500509626</c:v>
                </c:pt>
                <c:pt idx="780">
                  <c:v>22.988473384117757</c:v>
                </c:pt>
                <c:pt idx="781">
                  <c:v>23.227193828175054</c:v>
                </c:pt>
                <c:pt idx="782">
                  <c:v>25.378697860348979</c:v>
                </c:pt>
                <c:pt idx="783">
                  <c:v>28.037835965077573</c:v>
                </c:pt>
                <c:pt idx="784">
                  <c:v>31.838790599287719</c:v>
                </c:pt>
                <c:pt idx="785">
                  <c:v>31.73349739136161</c:v>
                </c:pt>
                <c:pt idx="786">
                  <c:v>29.499057652500479</c:v>
                </c:pt>
                <c:pt idx="787">
                  <c:v>26.651702200547668</c:v>
                </c:pt>
                <c:pt idx="788">
                  <c:v>23.295783298067402</c:v>
                </c:pt>
                <c:pt idx="789">
                  <c:v>21.344543441513629</c:v>
                </c:pt>
                <c:pt idx="790">
                  <c:v>20.669901838241415</c:v>
                </c:pt>
                <c:pt idx="791">
                  <c:v>21.94373491848232</c:v>
                </c:pt>
                <c:pt idx="792">
                  <c:v>21.638028366865864</c:v>
                </c:pt>
                <c:pt idx="793">
                  <c:v>18.395592145805733</c:v>
                </c:pt>
                <c:pt idx="794">
                  <c:v>14.735739839927813</c:v>
                </c:pt>
                <c:pt idx="795">
                  <c:v>12.16593580769992</c:v>
                </c:pt>
                <c:pt idx="796">
                  <c:v>9.8888185623792193</c:v>
                </c:pt>
                <c:pt idx="797">
                  <c:v>9.0558518673573012</c:v>
                </c:pt>
                <c:pt idx="798">
                  <c:v>7.6339375118037243</c:v>
                </c:pt>
                <c:pt idx="799">
                  <c:v>6.8158745155038876</c:v>
                </c:pt>
                <c:pt idx="800">
                  <c:v>5.7618608412254257</c:v>
                </c:pt>
                <c:pt idx="801">
                  <c:v>5.0312592566754528</c:v>
                </c:pt>
                <c:pt idx="802">
                  <c:v>4.5444700765745791</c:v>
                </c:pt>
                <c:pt idx="803">
                  <c:v>4.0641292212601376</c:v>
                </c:pt>
                <c:pt idx="804">
                  <c:v>3.2301634538118451</c:v>
                </c:pt>
                <c:pt idx="805">
                  <c:v>1.2915238753890828</c:v>
                </c:pt>
                <c:pt idx="806">
                  <c:v>-0.36912432059480516</c:v>
                </c:pt>
                <c:pt idx="807">
                  <c:v>-1.7629346480575627</c:v>
                </c:pt>
                <c:pt idx="808">
                  <c:v>-2.5850426370130637</c:v>
                </c:pt>
                <c:pt idx="809">
                  <c:v>-2.4810007104152305</c:v>
                </c:pt>
                <c:pt idx="810">
                  <c:v>-1.1389440797964387</c:v>
                </c:pt>
                <c:pt idx="811">
                  <c:v>-0.7794776658754321</c:v>
                </c:pt>
                <c:pt idx="812">
                  <c:v>-0.72336483955466491</c:v>
                </c:pt>
                <c:pt idx="813">
                  <c:v>-0.97333241723173125</c:v>
                </c:pt>
                <c:pt idx="814">
                  <c:v>-2.5484740484400152</c:v>
                </c:pt>
                <c:pt idx="815">
                  <c:v>-3.4540601488617537</c:v>
                </c:pt>
                <c:pt idx="816">
                  <c:v>-1.9555265700803128</c:v>
                </c:pt>
                <c:pt idx="817">
                  <c:v>0.70330661192564448</c:v>
                </c:pt>
                <c:pt idx="818">
                  <c:v>4.2353203290802144</c:v>
                </c:pt>
                <c:pt idx="819">
                  <c:v>7.7322722275636586</c:v>
                </c:pt>
                <c:pt idx="820">
                  <c:v>14.246342386289319</c:v>
                </c:pt>
                <c:pt idx="821">
                  <c:v>25.114867626406703</c:v>
                </c:pt>
                <c:pt idx="822">
                  <c:v>39.053826447662267</c:v>
                </c:pt>
                <c:pt idx="823">
                  <c:v>59.970462943299765</c:v>
                </c:pt>
                <c:pt idx="824">
                  <c:v>75.877847486811376</c:v>
                </c:pt>
                <c:pt idx="825">
                  <c:v>68.376550029413579</c:v>
                </c:pt>
                <c:pt idx="826">
                  <c:v>56.916040666913943</c:v>
                </c:pt>
                <c:pt idx="827">
                  <c:v>45.936403897111646</c:v>
                </c:pt>
                <c:pt idx="828">
                  <c:v>39.928439394453186</c:v>
                </c:pt>
                <c:pt idx="829">
                  <c:v>35.799408588393909</c:v>
                </c:pt>
                <c:pt idx="830">
                  <c:v>32.668853166051058</c:v>
                </c:pt>
                <c:pt idx="831">
                  <c:v>28.512226295002034</c:v>
                </c:pt>
                <c:pt idx="832">
                  <c:v>25.358004391880701</c:v>
                </c:pt>
                <c:pt idx="833">
                  <c:v>20.045230764603044</c:v>
                </c:pt>
                <c:pt idx="834">
                  <c:v>18.257564877815163</c:v>
                </c:pt>
                <c:pt idx="835">
                  <c:v>16.035609089942618</c:v>
                </c:pt>
                <c:pt idx="836">
                  <c:v>14.950707491613155</c:v>
                </c:pt>
                <c:pt idx="837">
                  <c:v>14.401798653764681</c:v>
                </c:pt>
                <c:pt idx="838">
                  <c:v>14.023338786291497</c:v>
                </c:pt>
                <c:pt idx="839">
                  <c:v>13.448871083909484</c:v>
                </c:pt>
                <c:pt idx="840">
                  <c:v>13.157542979224674</c:v>
                </c:pt>
                <c:pt idx="841">
                  <c:v>13.587760458742837</c:v>
                </c:pt>
                <c:pt idx="842">
                  <c:v>14.85955828338351</c:v>
                </c:pt>
                <c:pt idx="843">
                  <c:v>15.778873707541855</c:v>
                </c:pt>
                <c:pt idx="844">
                  <c:v>16.53314937402406</c:v>
                </c:pt>
                <c:pt idx="845">
                  <c:v>16.997002969972041</c:v>
                </c:pt>
                <c:pt idx="846">
                  <c:v>17.883325928041799</c:v>
                </c:pt>
                <c:pt idx="847">
                  <c:v>18.905314720783572</c:v>
                </c:pt>
                <c:pt idx="848">
                  <c:v>19.616057488487037</c:v>
                </c:pt>
                <c:pt idx="849">
                  <c:v>20.295009634637566</c:v>
                </c:pt>
                <c:pt idx="850">
                  <c:v>20.691806933398915</c:v>
                </c:pt>
                <c:pt idx="851">
                  <c:v>21.136503976062652</c:v>
                </c:pt>
                <c:pt idx="852">
                  <c:v>21.859585500435252</c:v>
                </c:pt>
                <c:pt idx="853">
                  <c:v>22.156455599095491</c:v>
                </c:pt>
                <c:pt idx="854">
                  <c:v>22.624002832320226</c:v>
                </c:pt>
                <c:pt idx="855">
                  <c:v>23.286318156254339</c:v>
                </c:pt>
                <c:pt idx="856">
                  <c:v>23.977344735585511</c:v>
                </c:pt>
                <c:pt idx="857">
                  <c:v>24.652783275514938</c:v>
                </c:pt>
                <c:pt idx="858">
                  <c:v>25.367160465580174</c:v>
                </c:pt>
                <c:pt idx="859">
                  <c:v>25.72050700488845</c:v>
                </c:pt>
                <c:pt idx="860">
                  <c:v>26.071410899948614</c:v>
                </c:pt>
                <c:pt idx="861">
                  <c:v>26.808925828771343</c:v>
                </c:pt>
                <c:pt idx="862">
                  <c:v>27.134965692255093</c:v>
                </c:pt>
                <c:pt idx="863">
                  <c:v>27.3759214152672</c:v>
                </c:pt>
                <c:pt idx="864">
                  <c:v>27.807579082592273</c:v>
                </c:pt>
                <c:pt idx="865">
                  <c:v>27.275810626975929</c:v>
                </c:pt>
                <c:pt idx="866">
                  <c:v>26.28696722079734</c:v>
                </c:pt>
                <c:pt idx="867">
                  <c:v>26.548473619464296</c:v>
                </c:pt>
                <c:pt idx="868">
                  <c:v>27.612785262314663</c:v>
                </c:pt>
                <c:pt idx="869">
                  <c:v>32.168301759769598</c:v>
                </c:pt>
                <c:pt idx="870">
                  <c:v>42.645899757250469</c:v>
                </c:pt>
                <c:pt idx="871">
                  <c:v>49.840454485329488</c:v>
                </c:pt>
                <c:pt idx="872">
                  <c:v>46.417103530195199</c:v>
                </c:pt>
                <c:pt idx="873">
                  <c:v>35.790269265820896</c:v>
                </c:pt>
                <c:pt idx="874">
                  <c:v>27.11231823117506</c:v>
                </c:pt>
                <c:pt idx="875">
                  <c:v>24.310965312779043</c:v>
                </c:pt>
                <c:pt idx="876">
                  <c:v>25.276609935834284</c:v>
                </c:pt>
                <c:pt idx="877">
                  <c:v>33.22233663645828</c:v>
                </c:pt>
                <c:pt idx="878">
                  <c:v>41.525929404419102</c:v>
                </c:pt>
                <c:pt idx="879">
                  <c:v>43.707562415877177</c:v>
                </c:pt>
                <c:pt idx="880">
                  <c:v>38.690131407667302</c:v>
                </c:pt>
                <c:pt idx="881">
                  <c:v>32.167257373586338</c:v>
                </c:pt>
                <c:pt idx="882">
                  <c:v>25.831251585215039</c:v>
                </c:pt>
                <c:pt idx="883">
                  <c:v>19.867013110733904</c:v>
                </c:pt>
                <c:pt idx="884">
                  <c:v>14.847323237573795</c:v>
                </c:pt>
                <c:pt idx="885">
                  <c:v>11.917803954677453</c:v>
                </c:pt>
                <c:pt idx="886">
                  <c:v>10.583356462928533</c:v>
                </c:pt>
                <c:pt idx="887">
                  <c:v>9.4960821526969248</c:v>
                </c:pt>
                <c:pt idx="888">
                  <c:v>9.0501239563864146</c:v>
                </c:pt>
                <c:pt idx="889">
                  <c:v>8.4949462976129499</c:v>
                </c:pt>
                <c:pt idx="890">
                  <c:v>6.690885537636488</c:v>
                </c:pt>
                <c:pt idx="891">
                  <c:v>4.9811946271189775</c:v>
                </c:pt>
                <c:pt idx="892">
                  <c:v>4.0430853920070531</c:v>
                </c:pt>
                <c:pt idx="893">
                  <c:v>2.9568834029178066</c:v>
                </c:pt>
                <c:pt idx="894">
                  <c:v>0.92778586086027359</c:v>
                </c:pt>
                <c:pt idx="895">
                  <c:v>-0.86886647355651014</c:v>
                </c:pt>
                <c:pt idx="896">
                  <c:v>-1.8865596662537951</c:v>
                </c:pt>
                <c:pt idx="897">
                  <c:v>-2.6379978245062476</c:v>
                </c:pt>
                <c:pt idx="898">
                  <c:v>-3.3906826009680135</c:v>
                </c:pt>
                <c:pt idx="899">
                  <c:v>-3.554500539596158</c:v>
                </c:pt>
                <c:pt idx="900">
                  <c:v>-3.2076886725772962</c:v>
                </c:pt>
                <c:pt idx="901">
                  <c:v>-2.7611096861094899</c:v>
                </c:pt>
                <c:pt idx="902">
                  <c:v>-1.5313633886951026</c:v>
                </c:pt>
                <c:pt idx="903">
                  <c:v>0.15722052090523772</c:v>
                </c:pt>
                <c:pt idx="904">
                  <c:v>1.0326362942233285</c:v>
                </c:pt>
                <c:pt idx="905">
                  <c:v>1.5103106959527839</c:v>
                </c:pt>
                <c:pt idx="906">
                  <c:v>2.6235979396158</c:v>
                </c:pt>
                <c:pt idx="907">
                  <c:v>1.3059983244893845</c:v>
                </c:pt>
                <c:pt idx="908">
                  <c:v>2.0414572582124944</c:v>
                </c:pt>
                <c:pt idx="909">
                  <c:v>4.6518934371340714</c:v>
                </c:pt>
                <c:pt idx="910">
                  <c:v>6.1741864417893293</c:v>
                </c:pt>
                <c:pt idx="911">
                  <c:v>7.5421705493976257</c:v>
                </c:pt>
                <c:pt idx="912">
                  <c:v>8.1007796801758953</c:v>
                </c:pt>
                <c:pt idx="913">
                  <c:v>7.3408478779407798</c:v>
                </c:pt>
                <c:pt idx="914">
                  <c:v>6.8476651953661429</c:v>
                </c:pt>
                <c:pt idx="915">
                  <c:v>8.3836166449110987</c:v>
                </c:pt>
                <c:pt idx="916">
                  <c:v>12.862985890050318</c:v>
                </c:pt>
                <c:pt idx="917">
                  <c:v>19.623667062880692</c:v>
                </c:pt>
                <c:pt idx="918">
                  <c:v>27.693682261977383</c:v>
                </c:pt>
                <c:pt idx="919">
                  <c:v>40.699733520020565</c:v>
                </c:pt>
                <c:pt idx="920">
                  <c:v>42.891214680070675</c:v>
                </c:pt>
                <c:pt idx="921">
                  <c:v>39.217062538254133</c:v>
                </c:pt>
                <c:pt idx="922">
                  <c:v>34.635315311550201</c:v>
                </c:pt>
                <c:pt idx="923">
                  <c:v>31.567877128950798</c:v>
                </c:pt>
                <c:pt idx="924">
                  <c:v>30.633614654438379</c:v>
                </c:pt>
                <c:pt idx="925">
                  <c:v>27.622921511171402</c:v>
                </c:pt>
                <c:pt idx="926">
                  <c:v>24.352939519285243</c:v>
                </c:pt>
                <c:pt idx="927">
                  <c:v>22.712634277444977</c:v>
                </c:pt>
                <c:pt idx="928">
                  <c:v>23.507464260127335</c:v>
                </c:pt>
                <c:pt idx="929">
                  <c:v>23.031574531348014</c:v>
                </c:pt>
                <c:pt idx="930">
                  <c:v>24.102391696470939</c:v>
                </c:pt>
                <c:pt idx="931">
                  <c:v>25.45137461567586</c:v>
                </c:pt>
                <c:pt idx="932">
                  <c:v>25.005232231175981</c:v>
                </c:pt>
                <c:pt idx="933">
                  <c:v>23.550503130849918</c:v>
                </c:pt>
                <c:pt idx="934">
                  <c:v>21.048955933496323</c:v>
                </c:pt>
                <c:pt idx="935">
                  <c:v>18.906575868160999</c:v>
                </c:pt>
                <c:pt idx="936">
                  <c:v>17.797249161243943</c:v>
                </c:pt>
                <c:pt idx="937">
                  <c:v>17.843851486112516</c:v>
                </c:pt>
                <c:pt idx="938">
                  <c:v>19.205830200514526</c:v>
                </c:pt>
                <c:pt idx="939">
                  <c:v>19.841979824269764</c:v>
                </c:pt>
                <c:pt idx="940">
                  <c:v>20.001300800004699</c:v>
                </c:pt>
                <c:pt idx="941">
                  <c:v>19.868115746263989</c:v>
                </c:pt>
                <c:pt idx="942">
                  <c:v>20.09191780293709</c:v>
                </c:pt>
                <c:pt idx="943">
                  <c:v>20.080448659069045</c:v>
                </c:pt>
                <c:pt idx="944">
                  <c:v>20.345588598663518</c:v>
                </c:pt>
                <c:pt idx="945">
                  <c:v>20.979722503517745</c:v>
                </c:pt>
                <c:pt idx="946">
                  <c:v>21.896383108951557</c:v>
                </c:pt>
                <c:pt idx="947">
                  <c:v>22.986507696475915</c:v>
                </c:pt>
                <c:pt idx="948">
                  <c:v>24.335934745459568</c:v>
                </c:pt>
                <c:pt idx="949">
                  <c:v>25.651804067270813</c:v>
                </c:pt>
                <c:pt idx="950">
                  <c:v>27.003743002567173</c:v>
                </c:pt>
                <c:pt idx="951">
                  <c:v>28.001765471330756</c:v>
                </c:pt>
                <c:pt idx="952">
                  <c:v>29.137117117164163</c:v>
                </c:pt>
                <c:pt idx="953">
                  <c:v>30.160644645507567</c:v>
                </c:pt>
                <c:pt idx="954">
                  <c:v>30.682678335663351</c:v>
                </c:pt>
                <c:pt idx="955">
                  <c:v>30.667817363865296</c:v>
                </c:pt>
                <c:pt idx="956">
                  <c:v>29.744066745474047</c:v>
                </c:pt>
                <c:pt idx="957">
                  <c:v>27.827658248824964</c:v>
                </c:pt>
                <c:pt idx="958">
                  <c:v>24.508805428729058</c:v>
                </c:pt>
                <c:pt idx="959">
                  <c:v>20.212918037497204</c:v>
                </c:pt>
                <c:pt idx="960">
                  <c:v>17.859933318099031</c:v>
                </c:pt>
                <c:pt idx="961">
                  <c:v>15.84719404699201</c:v>
                </c:pt>
                <c:pt idx="962">
                  <c:v>16.134658423062021</c:v>
                </c:pt>
                <c:pt idx="963">
                  <c:v>16.198076332289229</c:v>
                </c:pt>
                <c:pt idx="964">
                  <c:v>17.482120665953186</c:v>
                </c:pt>
                <c:pt idx="965">
                  <c:v>20.812862014494332</c:v>
                </c:pt>
                <c:pt idx="966">
                  <c:v>29.49906310249202</c:v>
                </c:pt>
                <c:pt idx="967">
                  <c:v>40.55501983511531</c:v>
                </c:pt>
                <c:pt idx="968">
                  <c:v>49.383636483262194</c:v>
                </c:pt>
                <c:pt idx="969">
                  <c:v>47.592675045820229</c:v>
                </c:pt>
                <c:pt idx="970">
                  <c:v>39.548895739756311</c:v>
                </c:pt>
                <c:pt idx="971">
                  <c:v>32.762535680729272</c:v>
                </c:pt>
                <c:pt idx="972">
                  <c:v>28.36524367162388</c:v>
                </c:pt>
                <c:pt idx="973">
                  <c:v>24.272879496218657</c:v>
                </c:pt>
                <c:pt idx="974">
                  <c:v>21.141979007057465</c:v>
                </c:pt>
                <c:pt idx="975">
                  <c:v>19.795573154994987</c:v>
                </c:pt>
                <c:pt idx="976">
                  <c:v>19.213943280453663</c:v>
                </c:pt>
                <c:pt idx="977">
                  <c:v>18.620989555762058</c:v>
                </c:pt>
                <c:pt idx="978">
                  <c:v>18.096907369992266</c:v>
                </c:pt>
                <c:pt idx="979">
                  <c:v>18.646405707572448</c:v>
                </c:pt>
                <c:pt idx="980">
                  <c:v>17.804988953149323</c:v>
                </c:pt>
                <c:pt idx="981">
                  <c:v>15.561044919806635</c:v>
                </c:pt>
                <c:pt idx="982">
                  <c:v>11.764113303027999</c:v>
                </c:pt>
                <c:pt idx="983">
                  <c:v>8.9500525334503553</c:v>
                </c:pt>
                <c:pt idx="984">
                  <c:v>7.9338502454393742</c:v>
                </c:pt>
                <c:pt idx="985">
                  <c:v>6.8523389990007724</c:v>
                </c:pt>
                <c:pt idx="986">
                  <c:v>5.8815198947881271</c:v>
                </c:pt>
                <c:pt idx="987">
                  <c:v>4.6190912664781001</c:v>
                </c:pt>
                <c:pt idx="988">
                  <c:v>3.6902521564717956</c:v>
                </c:pt>
                <c:pt idx="989">
                  <c:v>2.7027187707716789</c:v>
                </c:pt>
                <c:pt idx="990">
                  <c:v>1.1075806500575553</c:v>
                </c:pt>
                <c:pt idx="991">
                  <c:v>-0.53047409305896953</c:v>
                </c:pt>
                <c:pt idx="992">
                  <c:v>-1.350056082810235</c:v>
                </c:pt>
                <c:pt idx="993">
                  <c:v>-2.0772203233864523</c:v>
                </c:pt>
                <c:pt idx="994">
                  <c:v>-2.7869503952692818</c:v>
                </c:pt>
                <c:pt idx="995">
                  <c:v>-3.1535897126681305</c:v>
                </c:pt>
                <c:pt idx="996">
                  <c:v>-3.2935809370287306</c:v>
                </c:pt>
                <c:pt idx="997">
                  <c:v>-4.2319522840839783</c:v>
                </c:pt>
                <c:pt idx="998">
                  <c:v>-5.998155001793168</c:v>
                </c:pt>
                <c:pt idx="999">
                  <c:v>-6.9170801624620371</c:v>
                </c:pt>
                <c:pt idx="1000">
                  <c:v>-7.2712968886754279</c:v>
                </c:pt>
              </c:numCache>
            </c:numRef>
          </c:val>
          <c:smooth val="0"/>
          <c:extLst>
            <c:ext xmlns:c16="http://schemas.microsoft.com/office/drawing/2014/chart" uri="{C3380CC4-5D6E-409C-BE32-E72D297353CC}">
              <c16:uniqueId val="{00000001-2EB6-403B-8828-E2E8D88F62B3}"/>
            </c:ext>
          </c:extLst>
        </c:ser>
        <c:ser>
          <c:idx val="2"/>
          <c:order val="2"/>
          <c:tx>
            <c:strRef>
              <c:f>Sheet1!$N$1</c:f>
              <c:strCache>
                <c:ptCount val="1"/>
                <c:pt idx="0">
                  <c:v>Accel_Z</c:v>
                </c:pt>
              </c:strCache>
            </c:strRef>
          </c:tx>
          <c:spPr>
            <a:ln w="28575" cap="rnd">
              <a:solidFill>
                <a:schemeClr val="accent3"/>
              </a:solidFill>
              <a:round/>
            </a:ln>
            <a:effectLst/>
          </c:spPr>
          <c:marker>
            <c:symbol val="none"/>
          </c:marker>
          <c:val>
            <c:numRef>
              <c:f>Sheet1!$N$2:$N$1002</c:f>
              <c:numCache>
                <c:formatCode>General</c:formatCode>
                <c:ptCount val="1001"/>
                <c:pt idx="0">
                  <c:v>18.760082754815848</c:v>
                </c:pt>
                <c:pt idx="1">
                  <c:v>18.654144270896403</c:v>
                </c:pt>
                <c:pt idx="2">
                  <c:v>18.22685236177934</c:v>
                </c:pt>
                <c:pt idx="3">
                  <c:v>16.950330134249246</c:v>
                </c:pt>
                <c:pt idx="4">
                  <c:v>14.979405307518082</c:v>
                </c:pt>
                <c:pt idx="5">
                  <c:v>13.487835795199924</c:v>
                </c:pt>
                <c:pt idx="6">
                  <c:v>12.897272701175286</c:v>
                </c:pt>
                <c:pt idx="7">
                  <c:v>13.046379284729969</c:v>
                </c:pt>
                <c:pt idx="8">
                  <c:v>14.307704114374758</c:v>
                </c:pt>
                <c:pt idx="9">
                  <c:v>16.562526345387909</c:v>
                </c:pt>
                <c:pt idx="10">
                  <c:v>20.28902954559118</c:v>
                </c:pt>
                <c:pt idx="11">
                  <c:v>24.435897496726859</c:v>
                </c:pt>
                <c:pt idx="12">
                  <c:v>27.77589891641319</c:v>
                </c:pt>
                <c:pt idx="13">
                  <c:v>32.177899076225849</c:v>
                </c:pt>
                <c:pt idx="14">
                  <c:v>36.82076198954433</c:v>
                </c:pt>
                <c:pt idx="15">
                  <c:v>40.460887927097495</c:v>
                </c:pt>
                <c:pt idx="16">
                  <c:v>43.662010907273306</c:v>
                </c:pt>
                <c:pt idx="17">
                  <c:v>45.808385636424696</c:v>
                </c:pt>
                <c:pt idx="18">
                  <c:v>46.791297733366576</c:v>
                </c:pt>
                <c:pt idx="19">
                  <c:v>49.95245514224171</c:v>
                </c:pt>
                <c:pt idx="20">
                  <c:v>56.136491213252491</c:v>
                </c:pt>
                <c:pt idx="21">
                  <c:v>62.54244365468606</c:v>
                </c:pt>
                <c:pt idx="22">
                  <c:v>68.166460341108433</c:v>
                </c:pt>
                <c:pt idx="23">
                  <c:v>71.72677887707782</c:v>
                </c:pt>
                <c:pt idx="24">
                  <c:v>72.539146465513909</c:v>
                </c:pt>
                <c:pt idx="25">
                  <c:v>68.960924297654174</c:v>
                </c:pt>
                <c:pt idx="26">
                  <c:v>64.820936963807554</c:v>
                </c:pt>
                <c:pt idx="27">
                  <c:v>60.067222858600658</c:v>
                </c:pt>
                <c:pt idx="28">
                  <c:v>49.316248295434782</c:v>
                </c:pt>
                <c:pt idx="29">
                  <c:v>31.856901236609609</c:v>
                </c:pt>
                <c:pt idx="30">
                  <c:v>13.296097279753964</c:v>
                </c:pt>
                <c:pt idx="31">
                  <c:v>0.41439619738643496</c:v>
                </c:pt>
                <c:pt idx="32">
                  <c:v>-6.1228296648030263</c:v>
                </c:pt>
                <c:pt idx="33">
                  <c:v>-11.632007622553106</c:v>
                </c:pt>
                <c:pt idx="34">
                  <c:v>-16.600136269379117</c:v>
                </c:pt>
                <c:pt idx="35">
                  <c:v>-19.769075646987126</c:v>
                </c:pt>
                <c:pt idx="36">
                  <c:v>-24.21594406570437</c:v>
                </c:pt>
                <c:pt idx="37">
                  <c:v>-30.968946674911948</c:v>
                </c:pt>
                <c:pt idx="38">
                  <c:v>-35.779689773875077</c:v>
                </c:pt>
                <c:pt idx="39">
                  <c:v>-39.560043163986528</c:v>
                </c:pt>
                <c:pt idx="40">
                  <c:v>-40.466489581038672</c:v>
                </c:pt>
                <c:pt idx="41">
                  <c:v>-40.564179810781944</c:v>
                </c:pt>
                <c:pt idx="42">
                  <c:v>-40.755970988215424</c:v>
                </c:pt>
                <c:pt idx="43">
                  <c:v>-42.483824739500783</c:v>
                </c:pt>
                <c:pt idx="44">
                  <c:v>-47.1245151246044</c:v>
                </c:pt>
                <c:pt idx="45">
                  <c:v>-51.534918160851518</c:v>
                </c:pt>
                <c:pt idx="46">
                  <c:v>-53.191064721621487</c:v>
                </c:pt>
                <c:pt idx="47">
                  <c:v>-52.717317461555496</c:v>
                </c:pt>
                <c:pt idx="48">
                  <c:v>-50.434047164503298</c:v>
                </c:pt>
                <c:pt idx="49">
                  <c:v>-47.240905344306867</c:v>
                </c:pt>
                <c:pt idx="50">
                  <c:v>-42.854674017317357</c:v>
                </c:pt>
                <c:pt idx="51">
                  <c:v>-39.650281268682434</c:v>
                </c:pt>
                <c:pt idx="52">
                  <c:v>-39.732224291920652</c:v>
                </c:pt>
                <c:pt idx="53">
                  <c:v>-41.383687035963412</c:v>
                </c:pt>
                <c:pt idx="54">
                  <c:v>-42.719746194579209</c:v>
                </c:pt>
                <c:pt idx="55">
                  <c:v>-42.860809174525137</c:v>
                </c:pt>
                <c:pt idx="56">
                  <c:v>-42.200520313452401</c:v>
                </c:pt>
                <c:pt idx="57">
                  <c:v>-42.219892801865207</c:v>
                </c:pt>
                <c:pt idx="58">
                  <c:v>-44.592789643805517</c:v>
                </c:pt>
                <c:pt idx="59">
                  <c:v>-46.309092812083733</c:v>
                </c:pt>
                <c:pt idx="60">
                  <c:v>-47.676629395644774</c:v>
                </c:pt>
                <c:pt idx="61">
                  <c:v>-48.210782897786437</c:v>
                </c:pt>
                <c:pt idx="62">
                  <c:v>-45.891588068862831</c:v>
                </c:pt>
                <c:pt idx="63">
                  <c:v>-41.683809533547738</c:v>
                </c:pt>
                <c:pt idx="64">
                  <c:v>-37.060841928738093</c:v>
                </c:pt>
                <c:pt idx="65">
                  <c:v>-34.364300142486194</c:v>
                </c:pt>
                <c:pt idx="66">
                  <c:v>-29.949054024080027</c:v>
                </c:pt>
                <c:pt idx="67">
                  <c:v>-27.177483171375645</c:v>
                </c:pt>
                <c:pt idx="68">
                  <c:v>-23.359411277964313</c:v>
                </c:pt>
                <c:pt idx="69">
                  <c:v>-16.60538895315424</c:v>
                </c:pt>
                <c:pt idx="70">
                  <c:v>-1.9413687292301798</c:v>
                </c:pt>
                <c:pt idx="71">
                  <c:v>16.249993852670908</c:v>
                </c:pt>
                <c:pt idx="72">
                  <c:v>28.88223823762177</c:v>
                </c:pt>
                <c:pt idx="73">
                  <c:v>33.321093917392538</c:v>
                </c:pt>
                <c:pt idx="74">
                  <c:v>35.176596805590393</c:v>
                </c:pt>
                <c:pt idx="75">
                  <c:v>34.592553144487738</c:v>
                </c:pt>
                <c:pt idx="76">
                  <c:v>35.497985863926843</c:v>
                </c:pt>
                <c:pt idx="77">
                  <c:v>36.660763139683887</c:v>
                </c:pt>
                <c:pt idx="78">
                  <c:v>40.451492188462296</c:v>
                </c:pt>
                <c:pt idx="79">
                  <c:v>44.601244326217731</c:v>
                </c:pt>
                <c:pt idx="80">
                  <c:v>48.514255981395948</c:v>
                </c:pt>
                <c:pt idx="81">
                  <c:v>50.6398534716106</c:v>
                </c:pt>
                <c:pt idx="82">
                  <c:v>52.662693263060596</c:v>
                </c:pt>
                <c:pt idx="83">
                  <c:v>53.572457878056127</c:v>
                </c:pt>
                <c:pt idx="84">
                  <c:v>50.847750062045684</c:v>
                </c:pt>
                <c:pt idx="85">
                  <c:v>45.11505342038091</c:v>
                </c:pt>
                <c:pt idx="86">
                  <c:v>36.75965565702284</c:v>
                </c:pt>
                <c:pt idx="87">
                  <c:v>27.458802210604496</c:v>
                </c:pt>
                <c:pt idx="88">
                  <c:v>24.011987817055541</c:v>
                </c:pt>
                <c:pt idx="89">
                  <c:v>25.654589705596546</c:v>
                </c:pt>
                <c:pt idx="90">
                  <c:v>27.572837288192826</c:v>
                </c:pt>
                <c:pt idx="91">
                  <c:v>28.040920896172846</c:v>
                </c:pt>
                <c:pt idx="92">
                  <c:v>27.182012082405407</c:v>
                </c:pt>
                <c:pt idx="93">
                  <c:v>24.364819725974229</c:v>
                </c:pt>
                <c:pt idx="94">
                  <c:v>21.380202684677339</c:v>
                </c:pt>
                <c:pt idx="95">
                  <c:v>19.510709200655608</c:v>
                </c:pt>
                <c:pt idx="96">
                  <c:v>17.769678819453656</c:v>
                </c:pt>
                <c:pt idx="97">
                  <c:v>16.915517982585573</c:v>
                </c:pt>
                <c:pt idx="98">
                  <c:v>16.088593009353623</c:v>
                </c:pt>
                <c:pt idx="99">
                  <c:v>15.349155816820961</c:v>
                </c:pt>
                <c:pt idx="100">
                  <c:v>16.88653182416304</c:v>
                </c:pt>
                <c:pt idx="101">
                  <c:v>19.555717299690812</c:v>
                </c:pt>
                <c:pt idx="102">
                  <c:v>22.216383661978206</c:v>
                </c:pt>
                <c:pt idx="103">
                  <c:v>23.122571778249338</c:v>
                </c:pt>
                <c:pt idx="104">
                  <c:v>22.551004528887699</c:v>
                </c:pt>
                <c:pt idx="105">
                  <c:v>22.447258870045893</c:v>
                </c:pt>
                <c:pt idx="106">
                  <c:v>21.643925246208131</c:v>
                </c:pt>
                <c:pt idx="107">
                  <c:v>21.072076354179941</c:v>
                </c:pt>
                <c:pt idx="108">
                  <c:v>21.394406931896928</c:v>
                </c:pt>
                <c:pt idx="109">
                  <c:v>22.897680400281402</c:v>
                </c:pt>
                <c:pt idx="110">
                  <c:v>26.226316775970268</c:v>
                </c:pt>
                <c:pt idx="111">
                  <c:v>30.757529842303043</c:v>
                </c:pt>
                <c:pt idx="112">
                  <c:v>33.970614788570657</c:v>
                </c:pt>
                <c:pt idx="113">
                  <c:v>35.822234370974634</c:v>
                </c:pt>
                <c:pt idx="114">
                  <c:v>36.611372157173356</c:v>
                </c:pt>
                <c:pt idx="115">
                  <c:v>37.974325191388971</c:v>
                </c:pt>
                <c:pt idx="116">
                  <c:v>40.966460764601564</c:v>
                </c:pt>
                <c:pt idx="117">
                  <c:v>44.393230497196171</c:v>
                </c:pt>
                <c:pt idx="118">
                  <c:v>46.665977182237626</c:v>
                </c:pt>
                <c:pt idx="119">
                  <c:v>46.382649339979373</c:v>
                </c:pt>
                <c:pt idx="120">
                  <c:v>43.026109297395173</c:v>
                </c:pt>
                <c:pt idx="121">
                  <c:v>42.963774486166493</c:v>
                </c:pt>
                <c:pt idx="122">
                  <c:v>46.985542024439461</c:v>
                </c:pt>
                <c:pt idx="123">
                  <c:v>46.827844642237565</c:v>
                </c:pt>
                <c:pt idx="124">
                  <c:v>41.969496861407492</c:v>
                </c:pt>
                <c:pt idx="125">
                  <c:v>26.931253127862249</c:v>
                </c:pt>
                <c:pt idx="126">
                  <c:v>8.2976968728814491</c:v>
                </c:pt>
                <c:pt idx="127">
                  <c:v>-6.6563810125103755</c:v>
                </c:pt>
                <c:pt idx="128">
                  <c:v>-10.56195747270872</c:v>
                </c:pt>
                <c:pt idx="129">
                  <c:v>-1.1468833051249128</c:v>
                </c:pt>
                <c:pt idx="130">
                  <c:v>7.915223138798849</c:v>
                </c:pt>
                <c:pt idx="131">
                  <c:v>9.6131454950337414</c:v>
                </c:pt>
                <c:pt idx="132">
                  <c:v>4.4451306201234999</c:v>
                </c:pt>
                <c:pt idx="133">
                  <c:v>-12.14364081177024</c:v>
                </c:pt>
                <c:pt idx="134">
                  <c:v>-27.690428639599347</c:v>
                </c:pt>
                <c:pt idx="135">
                  <c:v>-38.183740795418238</c:v>
                </c:pt>
                <c:pt idx="136">
                  <c:v>-41.849328661789372</c:v>
                </c:pt>
                <c:pt idx="137">
                  <c:v>-41.961366271090611</c:v>
                </c:pt>
                <c:pt idx="138">
                  <c:v>-42.28996193514844</c:v>
                </c:pt>
                <c:pt idx="139">
                  <c:v>-44.104824904157198</c:v>
                </c:pt>
                <c:pt idx="140">
                  <c:v>-47.1156812759099</c:v>
                </c:pt>
                <c:pt idx="141">
                  <c:v>-49.901876441208117</c:v>
                </c:pt>
                <c:pt idx="142">
                  <c:v>-50.330255857109158</c:v>
                </c:pt>
                <c:pt idx="143">
                  <c:v>-49.130145020455693</c:v>
                </c:pt>
                <c:pt idx="144">
                  <c:v>-46.848784092254789</c:v>
                </c:pt>
                <c:pt idx="145">
                  <c:v>-44.576278401780804</c:v>
                </c:pt>
                <c:pt idx="146">
                  <c:v>-43.850950261753177</c:v>
                </c:pt>
                <c:pt idx="147">
                  <c:v>-44.466354027677852</c:v>
                </c:pt>
                <c:pt idx="148">
                  <c:v>-46.055843598215041</c:v>
                </c:pt>
                <c:pt idx="149">
                  <c:v>-47.692328594439097</c:v>
                </c:pt>
                <c:pt idx="150">
                  <c:v>-47.913559827705676</c:v>
                </c:pt>
                <c:pt idx="151">
                  <c:v>-46.724113409880118</c:v>
                </c:pt>
                <c:pt idx="152">
                  <c:v>-43.876583445726219</c:v>
                </c:pt>
                <c:pt idx="153">
                  <c:v>-40.21050919040173</c:v>
                </c:pt>
                <c:pt idx="154">
                  <c:v>-36.728597354043728</c:v>
                </c:pt>
                <c:pt idx="155">
                  <c:v>-34.451997903137553</c:v>
                </c:pt>
                <c:pt idx="156">
                  <c:v>-33.063940196262834</c:v>
                </c:pt>
                <c:pt idx="157">
                  <c:v>-31.563141218082336</c:v>
                </c:pt>
                <c:pt idx="158">
                  <c:v>-31.343139123939604</c:v>
                </c:pt>
                <c:pt idx="159">
                  <c:v>-28.369026237535167</c:v>
                </c:pt>
                <c:pt idx="160">
                  <c:v>-24.171086637653559</c:v>
                </c:pt>
                <c:pt idx="161">
                  <c:v>-20.03979461435712</c:v>
                </c:pt>
                <c:pt idx="162">
                  <c:v>-14.988792685735381</c:v>
                </c:pt>
                <c:pt idx="163">
                  <c:v>-10.013984573529918</c:v>
                </c:pt>
                <c:pt idx="164">
                  <c:v>-4.2037959818248485</c:v>
                </c:pt>
                <c:pt idx="165">
                  <c:v>1.6445339052068191</c:v>
                </c:pt>
                <c:pt idx="166">
                  <c:v>3.5897423485839628</c:v>
                </c:pt>
                <c:pt idx="167">
                  <c:v>11.437207032250642</c:v>
                </c:pt>
                <c:pt idx="168">
                  <c:v>14.909227446875486</c:v>
                </c:pt>
                <c:pt idx="169">
                  <c:v>24.059926821215491</c:v>
                </c:pt>
                <c:pt idx="170">
                  <c:v>34.275434335510923</c:v>
                </c:pt>
                <c:pt idx="171">
                  <c:v>40.263296840619667</c:v>
                </c:pt>
                <c:pt idx="172">
                  <c:v>48.437388016266397</c:v>
                </c:pt>
                <c:pt idx="173">
                  <c:v>51.450061536449311</c:v>
                </c:pt>
                <c:pt idx="174">
                  <c:v>50.001020548926341</c:v>
                </c:pt>
                <c:pt idx="175">
                  <c:v>47.289831271528257</c:v>
                </c:pt>
                <c:pt idx="176">
                  <c:v>43.935583925893781</c:v>
                </c:pt>
                <c:pt idx="177">
                  <c:v>39.621343500019975</c:v>
                </c:pt>
                <c:pt idx="178">
                  <c:v>38.364283704234815</c:v>
                </c:pt>
                <c:pt idx="179">
                  <c:v>35.30172636449754</c:v>
                </c:pt>
                <c:pt idx="180">
                  <c:v>33.034186671578077</c:v>
                </c:pt>
                <c:pt idx="181">
                  <c:v>31.408589572375519</c:v>
                </c:pt>
                <c:pt idx="182">
                  <c:v>31.128332067070851</c:v>
                </c:pt>
                <c:pt idx="183">
                  <c:v>30.730611176982563</c:v>
                </c:pt>
                <c:pt idx="184">
                  <c:v>30.824388921716302</c:v>
                </c:pt>
                <c:pt idx="185">
                  <c:v>31.514540028401161</c:v>
                </c:pt>
                <c:pt idx="186">
                  <c:v>31.306249542960376</c:v>
                </c:pt>
                <c:pt idx="187">
                  <c:v>28.516028150379686</c:v>
                </c:pt>
                <c:pt idx="188">
                  <c:v>23.624895497345403</c:v>
                </c:pt>
                <c:pt idx="189">
                  <c:v>20.810048059558916</c:v>
                </c:pt>
                <c:pt idx="190">
                  <c:v>18.891785617771376</c:v>
                </c:pt>
                <c:pt idx="191">
                  <c:v>16.773182428571577</c:v>
                </c:pt>
                <c:pt idx="192">
                  <c:v>14.512202796852291</c:v>
                </c:pt>
                <c:pt idx="193">
                  <c:v>13.102295289434066</c:v>
                </c:pt>
                <c:pt idx="194">
                  <c:v>13.339350626434999</c:v>
                </c:pt>
                <c:pt idx="195">
                  <c:v>14.73064370318939</c:v>
                </c:pt>
                <c:pt idx="196">
                  <c:v>15.953611661604306</c:v>
                </c:pt>
                <c:pt idx="197">
                  <c:v>16.769879139916331</c:v>
                </c:pt>
                <c:pt idx="198">
                  <c:v>17.037822680421879</c:v>
                </c:pt>
                <c:pt idx="199">
                  <c:v>17.658291161841682</c:v>
                </c:pt>
                <c:pt idx="200">
                  <c:v>17.930754944328065</c:v>
                </c:pt>
                <c:pt idx="201">
                  <c:v>18.564035255312628</c:v>
                </c:pt>
                <c:pt idx="202">
                  <c:v>19.501037475647081</c:v>
                </c:pt>
                <c:pt idx="203">
                  <c:v>20.789118435496949</c:v>
                </c:pt>
                <c:pt idx="204">
                  <c:v>23.679776474258382</c:v>
                </c:pt>
                <c:pt idx="205">
                  <c:v>27.243674389285065</c:v>
                </c:pt>
                <c:pt idx="206">
                  <c:v>30.77932876512557</c:v>
                </c:pt>
                <c:pt idx="207">
                  <c:v>34.844884189800752</c:v>
                </c:pt>
                <c:pt idx="208">
                  <c:v>37.713729602119948</c:v>
                </c:pt>
                <c:pt idx="209">
                  <c:v>40.197961054607049</c:v>
                </c:pt>
                <c:pt idx="210">
                  <c:v>42.929583830801114</c:v>
                </c:pt>
                <c:pt idx="211">
                  <c:v>44.451810652152233</c:v>
                </c:pt>
                <c:pt idx="212">
                  <c:v>47.2272119557746</c:v>
                </c:pt>
                <c:pt idx="213">
                  <c:v>49.694227714015206</c:v>
                </c:pt>
                <c:pt idx="214">
                  <c:v>49.946634381663415</c:v>
                </c:pt>
                <c:pt idx="215">
                  <c:v>46.961433783335544</c:v>
                </c:pt>
                <c:pt idx="216">
                  <c:v>41.068817212293247</c:v>
                </c:pt>
                <c:pt idx="217">
                  <c:v>27.92149428947204</c:v>
                </c:pt>
                <c:pt idx="218">
                  <c:v>22.985496685359333</c:v>
                </c:pt>
                <c:pt idx="219">
                  <c:v>25.425453377293035</c:v>
                </c:pt>
                <c:pt idx="220">
                  <c:v>29.363656412952363</c:v>
                </c:pt>
                <c:pt idx="221">
                  <c:v>34.04137400130363</c:v>
                </c:pt>
                <c:pt idx="222">
                  <c:v>33.672547485831281</c:v>
                </c:pt>
                <c:pt idx="223">
                  <c:v>19.670072793183149</c:v>
                </c:pt>
                <c:pt idx="224">
                  <c:v>-4.7096976565125175</c:v>
                </c:pt>
                <c:pt idx="225">
                  <c:v>-18.834466596410717</c:v>
                </c:pt>
                <c:pt idx="226">
                  <c:v>-25.861198808579921</c:v>
                </c:pt>
                <c:pt idx="227">
                  <c:v>-26.260244726073509</c:v>
                </c:pt>
                <c:pt idx="228">
                  <c:v>-27.806730660523662</c:v>
                </c:pt>
                <c:pt idx="229">
                  <c:v>-31.238337564104793</c:v>
                </c:pt>
                <c:pt idx="230">
                  <c:v>-35.416928869873018</c:v>
                </c:pt>
                <c:pt idx="231">
                  <c:v>-42.891548863083521</c:v>
                </c:pt>
                <c:pt idx="232">
                  <c:v>-48.38197852323016</c:v>
                </c:pt>
                <c:pt idx="233">
                  <c:v>-49.618335734822878</c:v>
                </c:pt>
                <c:pt idx="234">
                  <c:v>-47.899642098291324</c:v>
                </c:pt>
                <c:pt idx="235">
                  <c:v>-44.568947637764765</c:v>
                </c:pt>
                <c:pt idx="236">
                  <c:v>-43.252396006601572</c:v>
                </c:pt>
                <c:pt idx="237">
                  <c:v>-42.470084428527478</c:v>
                </c:pt>
                <c:pt idx="238">
                  <c:v>-42.55356515121283</c:v>
                </c:pt>
                <c:pt idx="239">
                  <c:v>-43.824440783365603</c:v>
                </c:pt>
                <c:pt idx="240">
                  <c:v>-46.787047550558619</c:v>
                </c:pt>
                <c:pt idx="241">
                  <c:v>-49.104130734736657</c:v>
                </c:pt>
                <c:pt idx="242">
                  <c:v>-49.590076199069685</c:v>
                </c:pt>
                <c:pt idx="243">
                  <c:v>-47.697255952509551</c:v>
                </c:pt>
                <c:pt idx="244">
                  <c:v>-44.917461481413106</c:v>
                </c:pt>
                <c:pt idx="245">
                  <c:v>-41.976073570436903</c:v>
                </c:pt>
                <c:pt idx="246">
                  <c:v>-38.963505909125971</c:v>
                </c:pt>
                <c:pt idx="247">
                  <c:v>-35.360788786696325</c:v>
                </c:pt>
                <c:pt idx="248">
                  <c:v>-32.020348716043998</c:v>
                </c:pt>
                <c:pt idx="249">
                  <c:v>-29.548207029782869</c:v>
                </c:pt>
                <c:pt idx="250">
                  <c:v>-27.437215990996709</c:v>
                </c:pt>
                <c:pt idx="251">
                  <c:v>-23.507614730786589</c:v>
                </c:pt>
                <c:pt idx="252">
                  <c:v>-20.234160284866512</c:v>
                </c:pt>
                <c:pt idx="253">
                  <c:v>-14.965527063498261</c:v>
                </c:pt>
                <c:pt idx="254">
                  <c:v>-5.6788873707132836</c:v>
                </c:pt>
                <c:pt idx="255">
                  <c:v>3.313076121112458</c:v>
                </c:pt>
                <c:pt idx="256">
                  <c:v>11.597351482319251</c:v>
                </c:pt>
                <c:pt idx="257">
                  <c:v>15.395835748629555</c:v>
                </c:pt>
                <c:pt idx="258">
                  <c:v>16.082013204107866</c:v>
                </c:pt>
                <c:pt idx="259">
                  <c:v>20.244295415269974</c:v>
                </c:pt>
                <c:pt idx="260">
                  <c:v>28.514968945485819</c:v>
                </c:pt>
                <c:pt idx="261">
                  <c:v>41.231641741249433</c:v>
                </c:pt>
                <c:pt idx="262">
                  <c:v>58.949225046124276</c:v>
                </c:pt>
                <c:pt idx="263">
                  <c:v>66.628051147326687</c:v>
                </c:pt>
                <c:pt idx="264">
                  <c:v>66.661533263781919</c:v>
                </c:pt>
                <c:pt idx="265">
                  <c:v>66.435912186140072</c:v>
                </c:pt>
                <c:pt idx="266">
                  <c:v>61.622034287997266</c:v>
                </c:pt>
                <c:pt idx="267">
                  <c:v>53.986500869289678</c:v>
                </c:pt>
                <c:pt idx="268">
                  <c:v>45.013032599984854</c:v>
                </c:pt>
                <c:pt idx="269">
                  <c:v>37.817550361827095</c:v>
                </c:pt>
                <c:pt idx="270">
                  <c:v>34.37231511558852</c:v>
                </c:pt>
                <c:pt idx="271">
                  <c:v>33.427699098868793</c:v>
                </c:pt>
                <c:pt idx="272">
                  <c:v>35.073191458897249</c:v>
                </c:pt>
                <c:pt idx="273">
                  <c:v>37.859427653727053</c:v>
                </c:pt>
                <c:pt idx="274">
                  <c:v>37.146071792178795</c:v>
                </c:pt>
                <c:pt idx="275">
                  <c:v>36.940636210774194</c:v>
                </c:pt>
                <c:pt idx="276">
                  <c:v>34.178151038301181</c:v>
                </c:pt>
                <c:pt idx="277">
                  <c:v>28.29200392363677</c:v>
                </c:pt>
                <c:pt idx="278">
                  <c:v>22.308589610274019</c:v>
                </c:pt>
                <c:pt idx="279">
                  <c:v>16.661612372334023</c:v>
                </c:pt>
                <c:pt idx="280">
                  <c:v>12.496071765900821</c:v>
                </c:pt>
                <c:pt idx="281">
                  <c:v>10.49090252090315</c:v>
                </c:pt>
                <c:pt idx="282">
                  <c:v>10.803843870116902</c:v>
                </c:pt>
                <c:pt idx="283">
                  <c:v>13.404901410746968</c:v>
                </c:pt>
                <c:pt idx="284">
                  <c:v>17.167738345415618</c:v>
                </c:pt>
                <c:pt idx="285">
                  <c:v>21.043191648462187</c:v>
                </c:pt>
                <c:pt idx="286">
                  <c:v>22.887812124897433</c:v>
                </c:pt>
                <c:pt idx="287">
                  <c:v>23.167814492862966</c:v>
                </c:pt>
                <c:pt idx="288">
                  <c:v>22.751911765051865</c:v>
                </c:pt>
                <c:pt idx="289">
                  <c:v>22.583045798477407</c:v>
                </c:pt>
                <c:pt idx="290">
                  <c:v>22.960647042423336</c:v>
                </c:pt>
                <c:pt idx="291">
                  <c:v>24.252105484296909</c:v>
                </c:pt>
                <c:pt idx="292">
                  <c:v>24.834878309843024</c:v>
                </c:pt>
                <c:pt idx="293">
                  <c:v>26.911115623342987</c:v>
                </c:pt>
                <c:pt idx="294">
                  <c:v>29.96901331692159</c:v>
                </c:pt>
                <c:pt idx="295">
                  <c:v>32.942244059036781</c:v>
                </c:pt>
                <c:pt idx="296">
                  <c:v>36.172076821310633</c:v>
                </c:pt>
                <c:pt idx="297">
                  <c:v>39.008016276456182</c:v>
                </c:pt>
                <c:pt idx="298">
                  <c:v>40.757218039671152</c:v>
                </c:pt>
                <c:pt idx="299">
                  <c:v>43.069937627748942</c:v>
                </c:pt>
                <c:pt idx="300">
                  <c:v>45.032704704308038</c:v>
                </c:pt>
                <c:pt idx="301">
                  <c:v>46.010022674430516</c:v>
                </c:pt>
                <c:pt idx="302">
                  <c:v>47.666784399447998</c:v>
                </c:pt>
                <c:pt idx="303">
                  <c:v>50.072966687808432</c:v>
                </c:pt>
                <c:pt idx="304">
                  <c:v>54.973370886475493</c:v>
                </c:pt>
                <c:pt idx="305">
                  <c:v>62.432075882336903</c:v>
                </c:pt>
                <c:pt idx="306">
                  <c:v>70.560430633452199</c:v>
                </c:pt>
                <c:pt idx="307">
                  <c:v>74.756042620943148</c:v>
                </c:pt>
                <c:pt idx="308">
                  <c:v>74.387979775469674</c:v>
                </c:pt>
                <c:pt idx="309">
                  <c:v>68.986207615925125</c:v>
                </c:pt>
                <c:pt idx="310">
                  <c:v>60.49888173217257</c:v>
                </c:pt>
                <c:pt idx="311">
                  <c:v>41.181681743173613</c:v>
                </c:pt>
                <c:pt idx="312">
                  <c:v>6.7409873259367554</c:v>
                </c:pt>
                <c:pt idx="313">
                  <c:v>-19.42951400174357</c:v>
                </c:pt>
                <c:pt idx="314">
                  <c:v>-31.036171992019227</c:v>
                </c:pt>
                <c:pt idx="315">
                  <c:v>-29.554228420543254</c:v>
                </c:pt>
                <c:pt idx="316">
                  <c:v>-24.276034832326648</c:v>
                </c:pt>
                <c:pt idx="317">
                  <c:v>-19.258774195563849</c:v>
                </c:pt>
                <c:pt idx="318">
                  <c:v>-16.558819803066882</c:v>
                </c:pt>
                <c:pt idx="319">
                  <c:v>-18.724503946797281</c:v>
                </c:pt>
                <c:pt idx="320">
                  <c:v>-30.590154688823443</c:v>
                </c:pt>
                <c:pt idx="321">
                  <c:v>-36.602473463302822</c:v>
                </c:pt>
                <c:pt idx="322">
                  <c:v>-38.298292582933897</c:v>
                </c:pt>
                <c:pt idx="323">
                  <c:v>-35.499820914942482</c:v>
                </c:pt>
                <c:pt idx="324">
                  <c:v>-34.281927885110235</c:v>
                </c:pt>
                <c:pt idx="325">
                  <c:v>-36.530550698041182</c:v>
                </c:pt>
                <c:pt idx="326">
                  <c:v>-42.387645187353911</c:v>
                </c:pt>
                <c:pt idx="327">
                  <c:v>-49.793540630099095</c:v>
                </c:pt>
                <c:pt idx="328">
                  <c:v>-54.606612214777307</c:v>
                </c:pt>
                <c:pt idx="329">
                  <c:v>-56.532048868264262</c:v>
                </c:pt>
                <c:pt idx="330">
                  <c:v>-56.707307629977308</c:v>
                </c:pt>
                <c:pt idx="331">
                  <c:v>-55.710273937279901</c:v>
                </c:pt>
                <c:pt idx="332">
                  <c:v>-54.630869090697821</c:v>
                </c:pt>
                <c:pt idx="333">
                  <c:v>-53.674453638162667</c:v>
                </c:pt>
                <c:pt idx="334">
                  <c:v>-52.88055101664952</c:v>
                </c:pt>
                <c:pt idx="335">
                  <c:v>-52.006773071541829</c:v>
                </c:pt>
                <c:pt idx="336">
                  <c:v>-51.715829200604851</c:v>
                </c:pt>
                <c:pt idx="337">
                  <c:v>-50.885950321964351</c:v>
                </c:pt>
                <c:pt idx="338">
                  <c:v>-49.261706751785226</c:v>
                </c:pt>
                <c:pt idx="339">
                  <c:v>-46.342390750760877</c:v>
                </c:pt>
                <c:pt idx="340">
                  <c:v>-43.352195493105363</c:v>
                </c:pt>
                <c:pt idx="341">
                  <c:v>-40.994762240694484</c:v>
                </c:pt>
                <c:pt idx="342">
                  <c:v>-40.842108808467472</c:v>
                </c:pt>
                <c:pt idx="343">
                  <c:v>-41.533334297862467</c:v>
                </c:pt>
                <c:pt idx="344">
                  <c:v>-42.549941521754533</c:v>
                </c:pt>
                <c:pt idx="345">
                  <c:v>-43.978072376224141</c:v>
                </c:pt>
                <c:pt idx="346">
                  <c:v>-43.43649632912696</c:v>
                </c:pt>
                <c:pt idx="347">
                  <c:v>-38.524576295971151</c:v>
                </c:pt>
                <c:pt idx="348">
                  <c:v>-32.321191338191504</c:v>
                </c:pt>
                <c:pt idx="349">
                  <c:v>-21.792140093729639</c:v>
                </c:pt>
                <c:pt idx="350">
                  <c:v>-19.249257702439063</c:v>
                </c:pt>
                <c:pt idx="351">
                  <c:v>-17.346719636430841</c:v>
                </c:pt>
                <c:pt idx="352">
                  <c:v>-15.388377326799711</c:v>
                </c:pt>
                <c:pt idx="353">
                  <c:v>-16.892309311090877</c:v>
                </c:pt>
                <c:pt idx="354">
                  <c:v>-15.769247849863708</c:v>
                </c:pt>
                <c:pt idx="355">
                  <c:v>-1.4795935418364055</c:v>
                </c:pt>
                <c:pt idx="356">
                  <c:v>14.427176677886015</c:v>
                </c:pt>
                <c:pt idx="357">
                  <c:v>37.564939705234117</c:v>
                </c:pt>
                <c:pt idx="358">
                  <c:v>50.207971345329931</c:v>
                </c:pt>
                <c:pt idx="359">
                  <c:v>57.911573025432062</c:v>
                </c:pt>
                <c:pt idx="360">
                  <c:v>58.779201079775113</c:v>
                </c:pt>
                <c:pt idx="361">
                  <c:v>59.006832803874168</c:v>
                </c:pt>
                <c:pt idx="362">
                  <c:v>59.564977777685201</c:v>
                </c:pt>
                <c:pt idx="363">
                  <c:v>57.159174737601674</c:v>
                </c:pt>
                <c:pt idx="364">
                  <c:v>54.212931283130771</c:v>
                </c:pt>
                <c:pt idx="365">
                  <c:v>49.431055117942599</c:v>
                </c:pt>
                <c:pt idx="366">
                  <c:v>44.076671055214902</c:v>
                </c:pt>
                <c:pt idx="367">
                  <c:v>39.052790639743321</c:v>
                </c:pt>
                <c:pt idx="368">
                  <c:v>34.862674957546076</c:v>
                </c:pt>
                <c:pt idx="369">
                  <c:v>32.625518247651677</c:v>
                </c:pt>
                <c:pt idx="370">
                  <c:v>30.936120724662469</c:v>
                </c:pt>
                <c:pt idx="371">
                  <c:v>28.858003567467982</c:v>
                </c:pt>
                <c:pt idx="372">
                  <c:v>27.480945460926758</c:v>
                </c:pt>
                <c:pt idx="373">
                  <c:v>25.958927362473244</c:v>
                </c:pt>
                <c:pt idx="374">
                  <c:v>23.736381619766561</c:v>
                </c:pt>
                <c:pt idx="375">
                  <c:v>20.784007205242027</c:v>
                </c:pt>
                <c:pt idx="376">
                  <c:v>18.847879388841825</c:v>
                </c:pt>
                <c:pt idx="377">
                  <c:v>17.670776303899206</c:v>
                </c:pt>
                <c:pt idx="378">
                  <c:v>17.131602665722141</c:v>
                </c:pt>
                <c:pt idx="379">
                  <c:v>17.639358941696607</c:v>
                </c:pt>
                <c:pt idx="380">
                  <c:v>17.984099903354725</c:v>
                </c:pt>
                <c:pt idx="381">
                  <c:v>19.579455448584284</c:v>
                </c:pt>
                <c:pt idx="382">
                  <c:v>21.398362256145855</c:v>
                </c:pt>
                <c:pt idx="383">
                  <c:v>22.674426022993398</c:v>
                </c:pt>
                <c:pt idx="384">
                  <c:v>23.222702372580724</c:v>
                </c:pt>
                <c:pt idx="385">
                  <c:v>23.127891967117449</c:v>
                </c:pt>
                <c:pt idx="386">
                  <c:v>24.461059025142358</c:v>
                </c:pt>
                <c:pt idx="387">
                  <c:v>27.641574992128181</c:v>
                </c:pt>
                <c:pt idx="388">
                  <c:v>32.496676712156749</c:v>
                </c:pt>
                <c:pt idx="389">
                  <c:v>37.529696305351983</c:v>
                </c:pt>
                <c:pt idx="390">
                  <c:v>41.34305244222945</c:v>
                </c:pt>
                <c:pt idx="391">
                  <c:v>44.834977077462021</c:v>
                </c:pt>
                <c:pt idx="392">
                  <c:v>47.550164034782483</c:v>
                </c:pt>
                <c:pt idx="393">
                  <c:v>50.905094880013309</c:v>
                </c:pt>
                <c:pt idx="394">
                  <c:v>55.688479234546975</c:v>
                </c:pt>
                <c:pt idx="395">
                  <c:v>59.158056797816784</c:v>
                </c:pt>
                <c:pt idx="396">
                  <c:v>62.006247155515304</c:v>
                </c:pt>
                <c:pt idx="397">
                  <c:v>65.91157612680388</c:v>
                </c:pt>
                <c:pt idx="398">
                  <c:v>68.398539093639926</c:v>
                </c:pt>
                <c:pt idx="399">
                  <c:v>70.968498389402299</c:v>
                </c:pt>
                <c:pt idx="400">
                  <c:v>72.457477769113311</c:v>
                </c:pt>
                <c:pt idx="401">
                  <c:v>69.568015722396098</c:v>
                </c:pt>
                <c:pt idx="402">
                  <c:v>62.600865168820448</c:v>
                </c:pt>
                <c:pt idx="403">
                  <c:v>52.8560841411403</c:v>
                </c:pt>
                <c:pt idx="404">
                  <c:v>42.307622002180914</c:v>
                </c:pt>
                <c:pt idx="405">
                  <c:v>35.231739523381002</c:v>
                </c:pt>
                <c:pt idx="406">
                  <c:v>26.548899042154957</c:v>
                </c:pt>
                <c:pt idx="407">
                  <c:v>18.113309960012653</c:v>
                </c:pt>
                <c:pt idx="408">
                  <c:v>15.267579297194622</c:v>
                </c:pt>
                <c:pt idx="409">
                  <c:v>8.7399826900995041</c:v>
                </c:pt>
                <c:pt idx="410">
                  <c:v>3.6931993278879878</c:v>
                </c:pt>
                <c:pt idx="411">
                  <c:v>0.66171291925634257</c:v>
                </c:pt>
                <c:pt idx="412">
                  <c:v>-6.1414086044203264</c:v>
                </c:pt>
                <c:pt idx="413">
                  <c:v>-15.72280944937013</c:v>
                </c:pt>
                <c:pt idx="414">
                  <c:v>-26.001922794241821</c:v>
                </c:pt>
                <c:pt idx="415">
                  <c:v>-34.007491999895535</c:v>
                </c:pt>
                <c:pt idx="416">
                  <c:v>-36.692360607272697</c:v>
                </c:pt>
                <c:pt idx="417">
                  <c:v>-37.50030349578136</c:v>
                </c:pt>
                <c:pt idx="418">
                  <c:v>-37.87638905768803</c:v>
                </c:pt>
                <c:pt idx="419">
                  <c:v>-39.497431811237767</c:v>
                </c:pt>
                <c:pt idx="420">
                  <c:v>-41.641026664854266</c:v>
                </c:pt>
                <c:pt idx="421">
                  <c:v>-44.590224376544768</c:v>
                </c:pt>
                <c:pt idx="422">
                  <c:v>-48.016794473737953</c:v>
                </c:pt>
                <c:pt idx="423">
                  <c:v>-51.307263257824225</c:v>
                </c:pt>
                <c:pt idx="424">
                  <c:v>-53.164738283607527</c:v>
                </c:pt>
                <c:pt idx="425">
                  <c:v>-51.408526499855022</c:v>
                </c:pt>
                <c:pt idx="426">
                  <c:v>-47.22369801060956</c:v>
                </c:pt>
                <c:pt idx="427">
                  <c:v>-42.765894093761112</c:v>
                </c:pt>
                <c:pt idx="428">
                  <c:v>-39.24204590357985</c:v>
                </c:pt>
                <c:pt idx="429">
                  <c:v>-36.508194103233265</c:v>
                </c:pt>
                <c:pt idx="430">
                  <c:v>-34.16322909482507</c:v>
                </c:pt>
                <c:pt idx="431">
                  <c:v>-33.170962184378382</c:v>
                </c:pt>
                <c:pt idx="432">
                  <c:v>-33.500996369679484</c:v>
                </c:pt>
                <c:pt idx="433">
                  <c:v>-34.239358618632011</c:v>
                </c:pt>
                <c:pt idx="434">
                  <c:v>-35.178952588337459</c:v>
                </c:pt>
                <c:pt idx="435">
                  <c:v>-34.779324204443554</c:v>
                </c:pt>
                <c:pt idx="436">
                  <c:v>-32.569780096993121</c:v>
                </c:pt>
                <c:pt idx="437">
                  <c:v>-28.11538166986638</c:v>
                </c:pt>
                <c:pt idx="438">
                  <c:v>-21.259398583603069</c:v>
                </c:pt>
                <c:pt idx="439">
                  <c:v>-12.971650701512859</c:v>
                </c:pt>
                <c:pt idx="440">
                  <c:v>-6.1106695674478928</c:v>
                </c:pt>
                <c:pt idx="441">
                  <c:v>-3.1168229213303698</c:v>
                </c:pt>
                <c:pt idx="442">
                  <c:v>-1.4078301311200074</c:v>
                </c:pt>
                <c:pt idx="443">
                  <c:v>-1.9527133061964399</c:v>
                </c:pt>
                <c:pt idx="444">
                  <c:v>-0.32547658280432773</c:v>
                </c:pt>
                <c:pt idx="445">
                  <c:v>8.7374673094004898</c:v>
                </c:pt>
                <c:pt idx="446">
                  <c:v>28.176033386687589</c:v>
                </c:pt>
                <c:pt idx="447">
                  <c:v>39.298841758370983</c:v>
                </c:pt>
                <c:pt idx="448">
                  <c:v>49.822335397788109</c:v>
                </c:pt>
                <c:pt idx="449">
                  <c:v>57.821907760118215</c:v>
                </c:pt>
                <c:pt idx="450">
                  <c:v>61.317997700945227</c:v>
                </c:pt>
                <c:pt idx="451">
                  <c:v>61.293399305817921</c:v>
                </c:pt>
                <c:pt idx="452">
                  <c:v>56.970408302056207</c:v>
                </c:pt>
                <c:pt idx="453">
                  <c:v>52.404283341469316</c:v>
                </c:pt>
                <c:pt idx="454">
                  <c:v>53.345310869246731</c:v>
                </c:pt>
                <c:pt idx="455">
                  <c:v>54.266746052493026</c:v>
                </c:pt>
                <c:pt idx="456">
                  <c:v>52.466091914376101</c:v>
                </c:pt>
                <c:pt idx="457">
                  <c:v>49.485562507012659</c:v>
                </c:pt>
                <c:pt idx="458">
                  <c:v>44.333213629955942</c:v>
                </c:pt>
                <c:pt idx="459">
                  <c:v>40.482480462309326</c:v>
                </c:pt>
                <c:pt idx="460">
                  <c:v>36.773602404161139</c:v>
                </c:pt>
                <c:pt idx="461">
                  <c:v>31.804211343748428</c:v>
                </c:pt>
                <c:pt idx="462">
                  <c:v>29.653208271857299</c:v>
                </c:pt>
                <c:pt idx="463">
                  <c:v>29.317342249972207</c:v>
                </c:pt>
                <c:pt idx="464">
                  <c:v>28.53772029716912</c:v>
                </c:pt>
                <c:pt idx="465">
                  <c:v>26.623473997088436</c:v>
                </c:pt>
                <c:pt idx="466">
                  <c:v>23.629901224210869</c:v>
                </c:pt>
                <c:pt idx="467">
                  <c:v>20.270277605760867</c:v>
                </c:pt>
                <c:pt idx="468">
                  <c:v>17.929035347773819</c:v>
                </c:pt>
                <c:pt idx="469">
                  <c:v>14.817350341620108</c:v>
                </c:pt>
                <c:pt idx="470">
                  <c:v>13.355909233978652</c:v>
                </c:pt>
                <c:pt idx="471">
                  <c:v>12.510422836518824</c:v>
                </c:pt>
                <c:pt idx="472">
                  <c:v>11.595726460612131</c:v>
                </c:pt>
                <c:pt idx="473">
                  <c:v>10.283558602310226</c:v>
                </c:pt>
                <c:pt idx="474">
                  <c:v>9.215535179667004</c:v>
                </c:pt>
                <c:pt idx="475">
                  <c:v>8.8396297707239739</c:v>
                </c:pt>
                <c:pt idx="476">
                  <c:v>9.7260434278624679</c:v>
                </c:pt>
                <c:pt idx="477">
                  <c:v>11.448689650433488</c:v>
                </c:pt>
                <c:pt idx="478">
                  <c:v>14.770996559947816</c:v>
                </c:pt>
                <c:pt idx="479">
                  <c:v>19.001478156357294</c:v>
                </c:pt>
                <c:pt idx="480">
                  <c:v>23.741634892159158</c:v>
                </c:pt>
                <c:pt idx="481">
                  <c:v>29.706814429651885</c:v>
                </c:pt>
                <c:pt idx="482">
                  <c:v>35.396501108007577</c:v>
                </c:pt>
                <c:pt idx="483">
                  <c:v>38.935435403629342</c:v>
                </c:pt>
                <c:pt idx="484">
                  <c:v>40.011436703941804</c:v>
                </c:pt>
                <c:pt idx="485">
                  <c:v>39.067358681899194</c:v>
                </c:pt>
                <c:pt idx="486">
                  <c:v>37.472083952012838</c:v>
                </c:pt>
                <c:pt idx="487">
                  <c:v>36.039796875140979</c:v>
                </c:pt>
                <c:pt idx="488">
                  <c:v>37.245829810063789</c:v>
                </c:pt>
                <c:pt idx="489">
                  <c:v>39.991281611940117</c:v>
                </c:pt>
                <c:pt idx="490">
                  <c:v>42.577609766641523</c:v>
                </c:pt>
                <c:pt idx="491">
                  <c:v>49.185039671703713</c:v>
                </c:pt>
                <c:pt idx="492">
                  <c:v>61.277119439582727</c:v>
                </c:pt>
                <c:pt idx="493">
                  <c:v>65.27616448012202</c:v>
                </c:pt>
                <c:pt idx="494">
                  <c:v>62.926048489985106</c:v>
                </c:pt>
                <c:pt idx="495">
                  <c:v>57.223350649849735</c:v>
                </c:pt>
                <c:pt idx="496">
                  <c:v>49.519445528398002</c:v>
                </c:pt>
                <c:pt idx="497">
                  <c:v>36.331793648414248</c:v>
                </c:pt>
                <c:pt idx="498">
                  <c:v>19.984852506043044</c:v>
                </c:pt>
                <c:pt idx="499">
                  <c:v>4.4405483567455795</c:v>
                </c:pt>
                <c:pt idx="500">
                  <c:v>3.1800523151545428</c:v>
                </c:pt>
                <c:pt idx="501">
                  <c:v>9.8706379207543247</c:v>
                </c:pt>
                <c:pt idx="502">
                  <c:v>13.807613950209292</c:v>
                </c:pt>
                <c:pt idx="503">
                  <c:v>6.2120819804807734</c:v>
                </c:pt>
                <c:pt idx="504">
                  <c:v>-7.5061094229827834</c:v>
                </c:pt>
                <c:pt idx="505">
                  <c:v>-22.981436776732266</c:v>
                </c:pt>
                <c:pt idx="506">
                  <c:v>-33.578960028993841</c:v>
                </c:pt>
                <c:pt idx="507">
                  <c:v>-39.158513048372114</c:v>
                </c:pt>
                <c:pt idx="508">
                  <c:v>-40.726682705353376</c:v>
                </c:pt>
                <c:pt idx="509">
                  <c:v>-42.181425052823087</c:v>
                </c:pt>
                <c:pt idx="510">
                  <c:v>-44.830765476829562</c:v>
                </c:pt>
                <c:pt idx="511">
                  <c:v>-46.883082637474907</c:v>
                </c:pt>
                <c:pt idx="512">
                  <c:v>-48.021988424485919</c:v>
                </c:pt>
                <c:pt idx="513">
                  <c:v>-48.388077044330885</c:v>
                </c:pt>
                <c:pt idx="514">
                  <c:v>-48.323988840176696</c:v>
                </c:pt>
                <c:pt idx="515">
                  <c:v>-47.666816841532224</c:v>
                </c:pt>
                <c:pt idx="516">
                  <c:v>-47.197748163120913</c:v>
                </c:pt>
                <c:pt idx="517">
                  <c:v>-47.565774456938968</c:v>
                </c:pt>
                <c:pt idx="518">
                  <c:v>-49.779194853517566</c:v>
                </c:pt>
                <c:pt idx="519">
                  <c:v>-51.299141439266052</c:v>
                </c:pt>
                <c:pt idx="520">
                  <c:v>-52.607627727621498</c:v>
                </c:pt>
                <c:pt idx="521">
                  <c:v>-53.567247134978864</c:v>
                </c:pt>
                <c:pt idx="522">
                  <c:v>-53.172728650233019</c:v>
                </c:pt>
                <c:pt idx="523">
                  <c:v>-50.836368265178507</c:v>
                </c:pt>
                <c:pt idx="524">
                  <c:v>-47.680183147342156</c:v>
                </c:pt>
                <c:pt idx="525">
                  <c:v>-44.539868250844513</c:v>
                </c:pt>
                <c:pt idx="526">
                  <c:v>-42.229986497960162</c:v>
                </c:pt>
                <c:pt idx="527">
                  <c:v>-41.074681735021059</c:v>
                </c:pt>
                <c:pt idx="528">
                  <c:v>-42.352043330442612</c:v>
                </c:pt>
                <c:pt idx="529">
                  <c:v>-45.995807822610224</c:v>
                </c:pt>
                <c:pt idx="530">
                  <c:v>-46.127459513783428</c:v>
                </c:pt>
                <c:pt idx="531">
                  <c:v>-44.234320356659367</c:v>
                </c:pt>
                <c:pt idx="532">
                  <c:v>-42.37036826254095</c:v>
                </c:pt>
                <c:pt idx="533">
                  <c:v>-40.267064318613784</c:v>
                </c:pt>
                <c:pt idx="534">
                  <c:v>-39.307731063666608</c:v>
                </c:pt>
                <c:pt idx="535">
                  <c:v>-37.25999802252727</c:v>
                </c:pt>
                <c:pt idx="536">
                  <c:v>-34.064754849471363</c:v>
                </c:pt>
                <c:pt idx="537">
                  <c:v>-29.896515420129148</c:v>
                </c:pt>
                <c:pt idx="538">
                  <c:v>-27.763453622015675</c:v>
                </c:pt>
                <c:pt idx="539">
                  <c:v>-25.598669690983535</c:v>
                </c:pt>
                <c:pt idx="540">
                  <c:v>-22.601866964415642</c:v>
                </c:pt>
                <c:pt idx="541">
                  <c:v>-15.845354739367549</c:v>
                </c:pt>
                <c:pt idx="542">
                  <c:v>-12.972464654010455</c:v>
                </c:pt>
                <c:pt idx="543">
                  <c:v>-9.981805786362381</c:v>
                </c:pt>
                <c:pt idx="544">
                  <c:v>-7.9577569453200105</c:v>
                </c:pt>
                <c:pt idx="545">
                  <c:v>-9.4210651849030462</c:v>
                </c:pt>
                <c:pt idx="546">
                  <c:v>5.7234275962939121</c:v>
                </c:pt>
                <c:pt idx="547">
                  <c:v>25.164555656458308</c:v>
                </c:pt>
                <c:pt idx="548">
                  <c:v>35.647143590796652</c:v>
                </c:pt>
                <c:pt idx="549">
                  <c:v>45.898385150923971</c:v>
                </c:pt>
                <c:pt idx="550">
                  <c:v>50.228576589875424</c:v>
                </c:pt>
                <c:pt idx="551">
                  <c:v>49.636383205796605</c:v>
                </c:pt>
                <c:pt idx="552">
                  <c:v>50.768911713500252</c:v>
                </c:pt>
                <c:pt idx="553">
                  <c:v>44.085976710331494</c:v>
                </c:pt>
                <c:pt idx="554">
                  <c:v>41.621415336410948</c:v>
                </c:pt>
                <c:pt idx="555">
                  <c:v>41.276395298788358</c:v>
                </c:pt>
                <c:pt idx="556">
                  <c:v>39.035182829955886</c:v>
                </c:pt>
                <c:pt idx="557">
                  <c:v>39.913028616901187</c:v>
                </c:pt>
                <c:pt idx="558">
                  <c:v>41.628127768573172</c:v>
                </c:pt>
                <c:pt idx="559">
                  <c:v>39.36833232645963</c:v>
                </c:pt>
                <c:pt idx="560">
                  <c:v>34.881167455252701</c:v>
                </c:pt>
                <c:pt idx="561">
                  <c:v>30.293589165120782</c:v>
                </c:pt>
                <c:pt idx="562">
                  <c:v>25.308625114460106</c:v>
                </c:pt>
                <c:pt idx="563">
                  <c:v>22.024753952904025</c:v>
                </c:pt>
                <c:pt idx="564">
                  <c:v>20.359428139049072</c:v>
                </c:pt>
                <c:pt idx="565">
                  <c:v>19.277169531653364</c:v>
                </c:pt>
                <c:pt idx="566">
                  <c:v>19.318685956652889</c:v>
                </c:pt>
                <c:pt idx="567">
                  <c:v>18.632336052054317</c:v>
                </c:pt>
                <c:pt idx="568">
                  <c:v>16.242351929148828</c:v>
                </c:pt>
                <c:pt idx="569">
                  <c:v>12.372625999592673</c:v>
                </c:pt>
                <c:pt idx="570">
                  <c:v>9.09419853731006</c:v>
                </c:pt>
                <c:pt idx="571">
                  <c:v>8.248521464500616</c:v>
                </c:pt>
                <c:pt idx="572">
                  <c:v>9.3245217647805312</c:v>
                </c:pt>
                <c:pt idx="573">
                  <c:v>11.630225495680492</c:v>
                </c:pt>
                <c:pt idx="574">
                  <c:v>14.492347250442332</c:v>
                </c:pt>
                <c:pt idx="575">
                  <c:v>16.239382853081793</c:v>
                </c:pt>
                <c:pt idx="576">
                  <c:v>16.605931892480733</c:v>
                </c:pt>
                <c:pt idx="577">
                  <c:v>16.453311071543851</c:v>
                </c:pt>
                <c:pt idx="578">
                  <c:v>16.046457456377727</c:v>
                </c:pt>
                <c:pt idx="579">
                  <c:v>15.817769385064471</c:v>
                </c:pt>
                <c:pt idx="580">
                  <c:v>18.346975758234812</c:v>
                </c:pt>
                <c:pt idx="581">
                  <c:v>23.013121285888495</c:v>
                </c:pt>
                <c:pt idx="582">
                  <c:v>27.089337079979234</c:v>
                </c:pt>
                <c:pt idx="583">
                  <c:v>29.750547417758877</c:v>
                </c:pt>
                <c:pt idx="584">
                  <c:v>29.670077771686771</c:v>
                </c:pt>
                <c:pt idx="585">
                  <c:v>29.200090706125962</c:v>
                </c:pt>
                <c:pt idx="586">
                  <c:v>29.948631189466351</c:v>
                </c:pt>
                <c:pt idx="587">
                  <c:v>32.66904660374724</c:v>
                </c:pt>
                <c:pt idx="588">
                  <c:v>35.016427903693646</c:v>
                </c:pt>
                <c:pt idx="589">
                  <c:v>39.713852545331932</c:v>
                </c:pt>
                <c:pt idx="590">
                  <c:v>46.837257935074668</c:v>
                </c:pt>
                <c:pt idx="591">
                  <c:v>52.631572484906307</c:v>
                </c:pt>
                <c:pt idx="592">
                  <c:v>54.978840166206943</c:v>
                </c:pt>
                <c:pt idx="593">
                  <c:v>53.96537325464864</c:v>
                </c:pt>
                <c:pt idx="594">
                  <c:v>50.429844304985664</c:v>
                </c:pt>
                <c:pt idx="595">
                  <c:v>46.206352471933101</c:v>
                </c:pt>
                <c:pt idx="596">
                  <c:v>42.21593742804351</c:v>
                </c:pt>
                <c:pt idx="597">
                  <c:v>40.640160739160159</c:v>
                </c:pt>
                <c:pt idx="598">
                  <c:v>44.059184068208218</c:v>
                </c:pt>
                <c:pt idx="599">
                  <c:v>46.966854435384121</c:v>
                </c:pt>
                <c:pt idx="600">
                  <c:v>40.6053272777201</c:v>
                </c:pt>
                <c:pt idx="601">
                  <c:v>24.496966266460984</c:v>
                </c:pt>
                <c:pt idx="602">
                  <c:v>10.705146609378032</c:v>
                </c:pt>
                <c:pt idx="603">
                  <c:v>4.3323896185510735</c:v>
                </c:pt>
                <c:pt idx="604">
                  <c:v>4.680700972654896</c:v>
                </c:pt>
                <c:pt idx="605">
                  <c:v>2.8347002640967554</c:v>
                </c:pt>
                <c:pt idx="606">
                  <c:v>-1.8805793280737253</c:v>
                </c:pt>
                <c:pt idx="607">
                  <c:v>-10.276161694877977</c:v>
                </c:pt>
                <c:pt idx="608">
                  <c:v>-22.286543967153069</c:v>
                </c:pt>
                <c:pt idx="609">
                  <c:v>-32.403354844892021</c:v>
                </c:pt>
                <c:pt idx="610">
                  <c:v>-37.80246843846335</c:v>
                </c:pt>
                <c:pt idx="611">
                  <c:v>-41.177213260032282</c:v>
                </c:pt>
                <c:pt idx="612">
                  <c:v>-42.482886715579319</c:v>
                </c:pt>
                <c:pt idx="613">
                  <c:v>-43.8808096769964</c:v>
                </c:pt>
                <c:pt idx="614">
                  <c:v>-46.061921888690421</c:v>
                </c:pt>
                <c:pt idx="615">
                  <c:v>-49.045207985867975</c:v>
                </c:pt>
                <c:pt idx="616">
                  <c:v>-51.948429728580074</c:v>
                </c:pt>
                <c:pt idx="617">
                  <c:v>-53.376256528540459</c:v>
                </c:pt>
                <c:pt idx="618">
                  <c:v>-53.495473938056058</c:v>
                </c:pt>
                <c:pt idx="619">
                  <c:v>-51.041882801617696</c:v>
                </c:pt>
                <c:pt idx="620">
                  <c:v>-46.661757578746084</c:v>
                </c:pt>
                <c:pt idx="621">
                  <c:v>-41.682071012194967</c:v>
                </c:pt>
                <c:pt idx="622">
                  <c:v>-38.231089013789251</c:v>
                </c:pt>
                <c:pt idx="623">
                  <c:v>-36.434750604390949</c:v>
                </c:pt>
                <c:pt idx="624">
                  <c:v>-35.95913541461487</c:v>
                </c:pt>
                <c:pt idx="625">
                  <c:v>-34.845192636128466</c:v>
                </c:pt>
                <c:pt idx="626">
                  <c:v>-33.114751216190392</c:v>
                </c:pt>
                <c:pt idx="627">
                  <c:v>-31.211059855610191</c:v>
                </c:pt>
                <c:pt idx="628">
                  <c:v>-28.923939919770994</c:v>
                </c:pt>
                <c:pt idx="629">
                  <c:v>-27.976434483164311</c:v>
                </c:pt>
                <c:pt idx="630">
                  <c:v>-27.066683729576528</c:v>
                </c:pt>
                <c:pt idx="631">
                  <c:v>-27.278667350456285</c:v>
                </c:pt>
                <c:pt idx="632">
                  <c:v>-28.944132731813184</c:v>
                </c:pt>
                <c:pt idx="633">
                  <c:v>-28.632127572132113</c:v>
                </c:pt>
                <c:pt idx="634">
                  <c:v>-26.602308375261988</c:v>
                </c:pt>
                <c:pt idx="635">
                  <c:v>-20.128172764479697</c:v>
                </c:pt>
                <c:pt idx="636">
                  <c:v>-13.828145425728362</c:v>
                </c:pt>
                <c:pt idx="637">
                  <c:v>-10.439637118754897</c:v>
                </c:pt>
                <c:pt idx="638">
                  <c:v>-8.0459963338952019</c:v>
                </c:pt>
                <c:pt idx="639">
                  <c:v>-10.272080125036684</c:v>
                </c:pt>
                <c:pt idx="640">
                  <c:v>-16.347296486494852</c:v>
                </c:pt>
                <c:pt idx="641">
                  <c:v>-19.221703876339294</c:v>
                </c:pt>
                <c:pt idx="642">
                  <c:v>-16.820455697418279</c:v>
                </c:pt>
                <c:pt idx="643">
                  <c:v>-0.89094280132825321</c:v>
                </c:pt>
                <c:pt idx="644">
                  <c:v>16.254008556057393</c:v>
                </c:pt>
                <c:pt idx="645">
                  <c:v>29.232767132818907</c:v>
                </c:pt>
                <c:pt idx="646">
                  <c:v>37.356017821370422</c:v>
                </c:pt>
                <c:pt idx="647">
                  <c:v>38.321432240519037</c:v>
                </c:pt>
                <c:pt idx="648">
                  <c:v>37.371530039541604</c:v>
                </c:pt>
                <c:pt idx="649">
                  <c:v>38.810680531639882</c:v>
                </c:pt>
                <c:pt idx="650">
                  <c:v>35.328783490004888</c:v>
                </c:pt>
                <c:pt idx="651">
                  <c:v>33.728788436719796</c:v>
                </c:pt>
                <c:pt idx="652">
                  <c:v>32.113114915255295</c:v>
                </c:pt>
                <c:pt idx="653">
                  <c:v>29.135958384597803</c:v>
                </c:pt>
                <c:pt idx="654">
                  <c:v>26.870604831766567</c:v>
                </c:pt>
                <c:pt idx="655">
                  <c:v>25.189537215027869</c:v>
                </c:pt>
                <c:pt idx="656">
                  <c:v>24.289046086111988</c:v>
                </c:pt>
                <c:pt idx="657">
                  <c:v>22.38929572465932</c:v>
                </c:pt>
                <c:pt idx="658">
                  <c:v>19.516277122325715</c:v>
                </c:pt>
                <c:pt idx="659">
                  <c:v>17.18802899919028</c:v>
                </c:pt>
                <c:pt idx="660">
                  <c:v>16.533033105902927</c:v>
                </c:pt>
                <c:pt idx="661">
                  <c:v>15.733488011919253</c:v>
                </c:pt>
                <c:pt idx="662">
                  <c:v>13.812646893109552</c:v>
                </c:pt>
                <c:pt idx="663">
                  <c:v>11.206365983719982</c:v>
                </c:pt>
                <c:pt idx="664">
                  <c:v>9.8157141593537567</c:v>
                </c:pt>
                <c:pt idx="665">
                  <c:v>9.3501261050440245</c:v>
                </c:pt>
                <c:pt idx="666">
                  <c:v>9.9666823474947623</c:v>
                </c:pt>
                <c:pt idx="667">
                  <c:v>11.104230040262967</c:v>
                </c:pt>
                <c:pt idx="668">
                  <c:v>11.913717570941188</c:v>
                </c:pt>
                <c:pt idx="669">
                  <c:v>12.815037218934659</c:v>
                </c:pt>
                <c:pt idx="670">
                  <c:v>14.077133662023746</c:v>
                </c:pt>
                <c:pt idx="671">
                  <c:v>15.627851464125619</c:v>
                </c:pt>
                <c:pt idx="672">
                  <c:v>17.783691390693505</c:v>
                </c:pt>
                <c:pt idx="673">
                  <c:v>20.341987556929485</c:v>
                </c:pt>
                <c:pt idx="674">
                  <c:v>23.693708715080305</c:v>
                </c:pt>
                <c:pt idx="675">
                  <c:v>27.664660549531987</c:v>
                </c:pt>
                <c:pt idx="676">
                  <c:v>31.482271440066835</c:v>
                </c:pt>
                <c:pt idx="677">
                  <c:v>34.786473841396976</c:v>
                </c:pt>
                <c:pt idx="678">
                  <c:v>37.47962121227016</c:v>
                </c:pt>
                <c:pt idx="679">
                  <c:v>39.199349648810035</c:v>
                </c:pt>
                <c:pt idx="680">
                  <c:v>41.148137993876709</c:v>
                </c:pt>
                <c:pt idx="681">
                  <c:v>42.764052917090744</c:v>
                </c:pt>
                <c:pt idx="682">
                  <c:v>46.623336386010266</c:v>
                </c:pt>
                <c:pt idx="683">
                  <c:v>51.896346298730322</c:v>
                </c:pt>
                <c:pt idx="684">
                  <c:v>56.57280863230136</c:v>
                </c:pt>
                <c:pt idx="685">
                  <c:v>58.2176624895868</c:v>
                </c:pt>
                <c:pt idx="686">
                  <c:v>57.043087872196523</c:v>
                </c:pt>
                <c:pt idx="687">
                  <c:v>52.135382424011887</c:v>
                </c:pt>
                <c:pt idx="688">
                  <c:v>41.395515886023475</c:v>
                </c:pt>
                <c:pt idx="689">
                  <c:v>28.294155931022832</c:v>
                </c:pt>
                <c:pt idx="690">
                  <c:v>18.577780812304194</c:v>
                </c:pt>
                <c:pt idx="691">
                  <c:v>15.505091563654565</c:v>
                </c:pt>
                <c:pt idx="692">
                  <c:v>24.10457327201199</c:v>
                </c:pt>
                <c:pt idx="693">
                  <c:v>25.532714381627446</c:v>
                </c:pt>
                <c:pt idx="694">
                  <c:v>21.252673713978897</c:v>
                </c:pt>
                <c:pt idx="695">
                  <c:v>10.674701168942676</c:v>
                </c:pt>
                <c:pt idx="696">
                  <c:v>-0.1953064390712192</c:v>
                </c:pt>
                <c:pt idx="697">
                  <c:v>-7.7760902942241339</c:v>
                </c:pt>
                <c:pt idx="698">
                  <c:v>-9.6238197171120436</c:v>
                </c:pt>
                <c:pt idx="699">
                  <c:v>-10.352396485437161</c:v>
                </c:pt>
                <c:pt idx="700">
                  <c:v>-12.793625102271045</c:v>
                </c:pt>
                <c:pt idx="701">
                  <c:v>-19.040721534533077</c:v>
                </c:pt>
                <c:pt idx="702">
                  <c:v>-25.744257425187794</c:v>
                </c:pt>
                <c:pt idx="703">
                  <c:v>-31.261302751725971</c:v>
                </c:pt>
                <c:pt idx="704">
                  <c:v>-34.61131974239175</c:v>
                </c:pt>
                <c:pt idx="705">
                  <c:v>-36.716015364697583</c:v>
                </c:pt>
                <c:pt idx="706">
                  <c:v>-37.701969237647624</c:v>
                </c:pt>
                <c:pt idx="707">
                  <c:v>-37.463547956020037</c:v>
                </c:pt>
                <c:pt idx="708">
                  <c:v>-36.848455362861436</c:v>
                </c:pt>
                <c:pt idx="709">
                  <c:v>-37.45699112002594</c:v>
                </c:pt>
                <c:pt idx="710">
                  <c:v>-38.358215134379449</c:v>
                </c:pt>
                <c:pt idx="711">
                  <c:v>-38.424183778439257</c:v>
                </c:pt>
                <c:pt idx="712">
                  <c:v>-36.321949354426323</c:v>
                </c:pt>
                <c:pt idx="713">
                  <c:v>-33.076851451061309</c:v>
                </c:pt>
                <c:pt idx="714">
                  <c:v>-29.104417247398775</c:v>
                </c:pt>
                <c:pt idx="715">
                  <c:v>-25.961900662845171</c:v>
                </c:pt>
                <c:pt idx="716">
                  <c:v>-24.149410207526582</c:v>
                </c:pt>
                <c:pt idx="717">
                  <c:v>-23.620022134206291</c:v>
                </c:pt>
                <c:pt idx="718">
                  <c:v>-24.008568534639398</c:v>
                </c:pt>
                <c:pt idx="719">
                  <c:v>-23.450988514642052</c:v>
                </c:pt>
                <c:pt idx="720">
                  <c:v>-22.23098931505104</c:v>
                </c:pt>
                <c:pt idx="721">
                  <c:v>-19.059569743680324</c:v>
                </c:pt>
                <c:pt idx="722">
                  <c:v>-15.043787590250613</c:v>
                </c:pt>
                <c:pt idx="723">
                  <c:v>-10.233435498287667</c:v>
                </c:pt>
                <c:pt idx="724">
                  <c:v>-3.8909618044982643</c:v>
                </c:pt>
                <c:pt idx="725">
                  <c:v>2.3066466181212819</c:v>
                </c:pt>
                <c:pt idx="726">
                  <c:v>5.5513848655308742</c:v>
                </c:pt>
                <c:pt idx="727">
                  <c:v>7.0432935221273452</c:v>
                </c:pt>
                <c:pt idx="728">
                  <c:v>5.5463510542945871</c:v>
                </c:pt>
                <c:pt idx="729">
                  <c:v>3.3359674209891672</c:v>
                </c:pt>
                <c:pt idx="730">
                  <c:v>-0.53371399292206212</c:v>
                </c:pt>
                <c:pt idx="731">
                  <c:v>-2.7305195512479736</c:v>
                </c:pt>
                <c:pt idx="732">
                  <c:v>0</c:v>
                </c:pt>
                <c:pt idx="733">
                  <c:v>14.665089291921038</c:v>
                </c:pt>
                <c:pt idx="734">
                  <c:v>22.713389995068585</c:v>
                </c:pt>
                <c:pt idx="735">
                  <c:v>25.672754689695584</c:v>
                </c:pt>
                <c:pt idx="736">
                  <c:v>24.464391108877145</c:v>
                </c:pt>
                <c:pt idx="737">
                  <c:v>19.915281382445393</c:v>
                </c:pt>
                <c:pt idx="738">
                  <c:v>14.158046906500799</c:v>
                </c:pt>
                <c:pt idx="739">
                  <c:v>12.587398560690874</c:v>
                </c:pt>
                <c:pt idx="740">
                  <c:v>17.09277303078645</c:v>
                </c:pt>
                <c:pt idx="741">
                  <c:v>22.771856989205553</c:v>
                </c:pt>
                <c:pt idx="742">
                  <c:v>26.999578365378117</c:v>
                </c:pt>
                <c:pt idx="743">
                  <c:v>27.856484306572376</c:v>
                </c:pt>
                <c:pt idx="744">
                  <c:v>27.214733152280374</c:v>
                </c:pt>
                <c:pt idx="745">
                  <c:v>25.379195411010492</c:v>
                </c:pt>
                <c:pt idx="746">
                  <c:v>21.095605292647832</c:v>
                </c:pt>
                <c:pt idx="747">
                  <c:v>17.046752940069037</c:v>
                </c:pt>
                <c:pt idx="748">
                  <c:v>15.76386477202959</c:v>
                </c:pt>
                <c:pt idx="749">
                  <c:v>15.157620833943165</c:v>
                </c:pt>
                <c:pt idx="750">
                  <c:v>15.779394119290837</c:v>
                </c:pt>
                <c:pt idx="751">
                  <c:v>14.915934641331907</c:v>
                </c:pt>
                <c:pt idx="752">
                  <c:v>13.027196952045495</c:v>
                </c:pt>
                <c:pt idx="753">
                  <c:v>10.590605882631579</c:v>
                </c:pt>
                <c:pt idx="754">
                  <c:v>8.6016513451079497</c:v>
                </c:pt>
                <c:pt idx="755">
                  <c:v>8.0341840728870455</c:v>
                </c:pt>
                <c:pt idx="756">
                  <c:v>9.1564883454002786</c:v>
                </c:pt>
                <c:pt idx="757">
                  <c:v>11.507943358404845</c:v>
                </c:pt>
                <c:pt idx="758">
                  <c:v>14.725871795130745</c:v>
                </c:pt>
                <c:pt idx="759">
                  <c:v>18.40626703483689</c:v>
                </c:pt>
                <c:pt idx="760">
                  <c:v>20.547652835527124</c:v>
                </c:pt>
                <c:pt idx="761">
                  <c:v>21.008875622114406</c:v>
                </c:pt>
                <c:pt idx="762">
                  <c:v>19.853200343590068</c:v>
                </c:pt>
                <c:pt idx="763">
                  <c:v>18.44673644515531</c:v>
                </c:pt>
                <c:pt idx="764">
                  <c:v>17.208146921025516</c:v>
                </c:pt>
                <c:pt idx="765">
                  <c:v>17.145431473557622</c:v>
                </c:pt>
                <c:pt idx="766">
                  <c:v>19.191843283413299</c:v>
                </c:pt>
                <c:pt idx="767">
                  <c:v>22.230470177483479</c:v>
                </c:pt>
                <c:pt idx="768">
                  <c:v>26.443433307290579</c:v>
                </c:pt>
                <c:pt idx="769">
                  <c:v>30.931014783080524</c:v>
                </c:pt>
                <c:pt idx="770">
                  <c:v>34.795255977336907</c:v>
                </c:pt>
                <c:pt idx="771">
                  <c:v>38.33798781956768</c:v>
                </c:pt>
                <c:pt idx="772">
                  <c:v>41.112095236442563</c:v>
                </c:pt>
                <c:pt idx="773">
                  <c:v>44.310755926046106</c:v>
                </c:pt>
                <c:pt idx="774">
                  <c:v>48.907238586128024</c:v>
                </c:pt>
                <c:pt idx="775">
                  <c:v>53.088977020152292</c:v>
                </c:pt>
                <c:pt idx="776">
                  <c:v>57.261652341313749</c:v>
                </c:pt>
                <c:pt idx="777">
                  <c:v>61.500624922414801</c:v>
                </c:pt>
                <c:pt idx="778">
                  <c:v>63.755776170642392</c:v>
                </c:pt>
                <c:pt idx="779">
                  <c:v>65.547744237253795</c:v>
                </c:pt>
                <c:pt idx="780">
                  <c:v>66.676521277996827</c:v>
                </c:pt>
                <c:pt idx="781">
                  <c:v>66.761041997145981</c:v>
                </c:pt>
                <c:pt idx="782">
                  <c:v>63.288883127081931</c:v>
                </c:pt>
                <c:pt idx="783">
                  <c:v>56.049250749209079</c:v>
                </c:pt>
                <c:pt idx="784">
                  <c:v>42.877687562320659</c:v>
                </c:pt>
                <c:pt idx="785">
                  <c:v>27.277419140189949</c:v>
                </c:pt>
                <c:pt idx="786">
                  <c:v>15.876995377658341</c:v>
                </c:pt>
                <c:pt idx="787">
                  <c:v>5.9202675273882051</c:v>
                </c:pt>
                <c:pt idx="788">
                  <c:v>2.706906629404322</c:v>
                </c:pt>
                <c:pt idx="789">
                  <c:v>1.1243270206022713</c:v>
                </c:pt>
                <c:pt idx="790">
                  <c:v>-4.1911041939902107</c:v>
                </c:pt>
                <c:pt idx="791">
                  <c:v>-13.290346619594644</c:v>
                </c:pt>
                <c:pt idx="792">
                  <c:v>-23.581628809225521</c:v>
                </c:pt>
                <c:pt idx="793">
                  <c:v>-30.245488025667854</c:v>
                </c:pt>
                <c:pt idx="794">
                  <c:v>-33.305486771897755</c:v>
                </c:pt>
                <c:pt idx="795">
                  <c:v>-35.138818168724292</c:v>
                </c:pt>
                <c:pt idx="796">
                  <c:v>-37.661948866835424</c:v>
                </c:pt>
                <c:pt idx="797">
                  <c:v>-40.502148012228893</c:v>
                </c:pt>
                <c:pt idx="798">
                  <c:v>-43.241328924250766</c:v>
                </c:pt>
                <c:pt idx="799">
                  <c:v>-45.215710198804928</c:v>
                </c:pt>
                <c:pt idx="800">
                  <c:v>-45.748490010812525</c:v>
                </c:pt>
                <c:pt idx="801">
                  <c:v>-46.135988869356375</c:v>
                </c:pt>
                <c:pt idx="802">
                  <c:v>-47.336220610398271</c:v>
                </c:pt>
                <c:pt idx="803">
                  <c:v>-48.33194546229835</c:v>
                </c:pt>
                <c:pt idx="804">
                  <c:v>-48.486539918743873</c:v>
                </c:pt>
                <c:pt idx="805">
                  <c:v>-47.459094808409553</c:v>
                </c:pt>
                <c:pt idx="806">
                  <c:v>-44.473880932883404</c:v>
                </c:pt>
                <c:pt idx="807">
                  <c:v>-40.478941372589702</c:v>
                </c:pt>
                <c:pt idx="808">
                  <c:v>-36.978735420912386</c:v>
                </c:pt>
                <c:pt idx="809">
                  <c:v>-33.850752406877845</c:v>
                </c:pt>
                <c:pt idx="810">
                  <c:v>-31.376712122006101</c:v>
                </c:pt>
                <c:pt idx="811">
                  <c:v>-30.999810632096903</c:v>
                </c:pt>
                <c:pt idx="812">
                  <c:v>-31.171653062328019</c:v>
                </c:pt>
                <c:pt idx="813">
                  <c:v>-30.549364585908702</c:v>
                </c:pt>
                <c:pt idx="814">
                  <c:v>-32.061914748778769</c:v>
                </c:pt>
                <c:pt idx="815">
                  <c:v>-31.622234553712861</c:v>
                </c:pt>
                <c:pt idx="816">
                  <c:v>-28.065459624076585</c:v>
                </c:pt>
                <c:pt idx="817">
                  <c:v>-21.209293273162082</c:v>
                </c:pt>
                <c:pt idx="818">
                  <c:v>-15.703711346740542</c:v>
                </c:pt>
                <c:pt idx="819">
                  <c:v>-10.770363921080978</c:v>
                </c:pt>
                <c:pt idx="820">
                  <c:v>-7.8712757394765118</c:v>
                </c:pt>
                <c:pt idx="821">
                  <c:v>-5.5977641195793391</c:v>
                </c:pt>
                <c:pt idx="822">
                  <c:v>-3.1555759588700663</c:v>
                </c:pt>
                <c:pt idx="823">
                  <c:v>2.5368909464423095</c:v>
                </c:pt>
                <c:pt idx="824">
                  <c:v>11.950417485351368</c:v>
                </c:pt>
                <c:pt idx="825">
                  <c:v>21.050579389758528</c:v>
                </c:pt>
                <c:pt idx="826">
                  <c:v>33.066693786585176</c:v>
                </c:pt>
                <c:pt idx="827">
                  <c:v>44.042763432289981</c:v>
                </c:pt>
                <c:pt idx="828">
                  <c:v>50.054356088189827</c:v>
                </c:pt>
                <c:pt idx="829">
                  <c:v>53.462391179141314</c:v>
                </c:pt>
                <c:pt idx="830">
                  <c:v>52.948483195229095</c:v>
                </c:pt>
                <c:pt idx="831">
                  <c:v>50.336192357189795</c:v>
                </c:pt>
                <c:pt idx="832">
                  <c:v>44.017605433248626</c:v>
                </c:pt>
                <c:pt idx="833">
                  <c:v>44.058182478321605</c:v>
                </c:pt>
                <c:pt idx="834">
                  <c:v>45.166036380064689</c:v>
                </c:pt>
                <c:pt idx="835">
                  <c:v>43.685058478771538</c:v>
                </c:pt>
                <c:pt idx="836">
                  <c:v>43.190931494136379</c:v>
                </c:pt>
                <c:pt idx="837">
                  <c:v>41.717326129405784</c:v>
                </c:pt>
                <c:pt idx="838">
                  <c:v>40.637838943702597</c:v>
                </c:pt>
                <c:pt idx="839">
                  <c:v>39.402193121238142</c:v>
                </c:pt>
                <c:pt idx="840">
                  <c:v>37.980104106195462</c:v>
                </c:pt>
                <c:pt idx="841">
                  <c:v>36.987034418412939</c:v>
                </c:pt>
                <c:pt idx="842">
                  <c:v>34.130472567187233</c:v>
                </c:pt>
                <c:pt idx="843">
                  <c:v>30.374124994822182</c:v>
                </c:pt>
                <c:pt idx="844">
                  <c:v>27.441979000758955</c:v>
                </c:pt>
                <c:pt idx="845">
                  <c:v>24.968181899773963</c:v>
                </c:pt>
                <c:pt idx="846">
                  <c:v>23.308999193050784</c:v>
                </c:pt>
                <c:pt idx="847">
                  <c:v>21.758521667559577</c:v>
                </c:pt>
                <c:pt idx="848">
                  <c:v>19.775490915787351</c:v>
                </c:pt>
                <c:pt idx="849">
                  <c:v>17.341274020127795</c:v>
                </c:pt>
                <c:pt idx="850">
                  <c:v>14.980002677144933</c:v>
                </c:pt>
                <c:pt idx="851">
                  <c:v>13.14073030111002</c:v>
                </c:pt>
                <c:pt idx="852">
                  <c:v>11.5234403418445</c:v>
                </c:pt>
                <c:pt idx="853">
                  <c:v>10.498598428289847</c:v>
                </c:pt>
                <c:pt idx="854">
                  <c:v>10.562127484119959</c:v>
                </c:pt>
                <c:pt idx="855">
                  <c:v>12.047402626627935</c:v>
                </c:pt>
                <c:pt idx="856">
                  <c:v>14.576584200700147</c:v>
                </c:pt>
                <c:pt idx="857">
                  <c:v>17.461244464411468</c:v>
                </c:pt>
                <c:pt idx="858">
                  <c:v>20.558768420591601</c:v>
                </c:pt>
                <c:pt idx="859">
                  <c:v>23.476588175410107</c:v>
                </c:pt>
                <c:pt idx="860">
                  <c:v>25.747105558425183</c:v>
                </c:pt>
                <c:pt idx="861">
                  <c:v>27.832049787457208</c:v>
                </c:pt>
                <c:pt idx="862">
                  <c:v>29.671343937895301</c:v>
                </c:pt>
                <c:pt idx="863">
                  <c:v>31.649503562674774</c:v>
                </c:pt>
                <c:pt idx="864">
                  <c:v>34.938179951163072</c:v>
                </c:pt>
                <c:pt idx="865">
                  <c:v>38.679068693964247</c:v>
                </c:pt>
                <c:pt idx="866">
                  <c:v>42.16364395977515</c:v>
                </c:pt>
                <c:pt idx="867">
                  <c:v>45.502165424628487</c:v>
                </c:pt>
                <c:pt idx="868">
                  <c:v>46.565335484321253</c:v>
                </c:pt>
                <c:pt idx="869">
                  <c:v>43.928207722066986</c:v>
                </c:pt>
                <c:pt idx="870">
                  <c:v>37.500028369625269</c:v>
                </c:pt>
                <c:pt idx="871">
                  <c:v>35.902830151686302</c:v>
                </c:pt>
                <c:pt idx="872">
                  <c:v>43.297514406967537</c:v>
                </c:pt>
                <c:pt idx="873">
                  <c:v>53.771709091774923</c:v>
                </c:pt>
                <c:pt idx="874">
                  <c:v>60.42909585839093</c:v>
                </c:pt>
                <c:pt idx="875">
                  <c:v>59.822682621711166</c:v>
                </c:pt>
                <c:pt idx="876">
                  <c:v>54.984172919740487</c:v>
                </c:pt>
                <c:pt idx="877">
                  <c:v>43.486553931882668</c:v>
                </c:pt>
                <c:pt idx="878">
                  <c:v>26.106545300249532</c:v>
                </c:pt>
                <c:pt idx="879">
                  <c:v>6.7606128333427691</c:v>
                </c:pt>
                <c:pt idx="880">
                  <c:v>-3.7543000975618175</c:v>
                </c:pt>
                <c:pt idx="881">
                  <c:v>-5.6886203393856487</c:v>
                </c:pt>
                <c:pt idx="882">
                  <c:v>-3.9042273823158746</c:v>
                </c:pt>
                <c:pt idx="883">
                  <c:v>-0.21533002988298527</c:v>
                </c:pt>
                <c:pt idx="884">
                  <c:v>-0.12552098148364341</c:v>
                </c:pt>
                <c:pt idx="885">
                  <c:v>-5.8728732979994147</c:v>
                </c:pt>
                <c:pt idx="886">
                  <c:v>-13.584484222240958</c:v>
                </c:pt>
                <c:pt idx="887">
                  <c:v>-20.661210310020799</c:v>
                </c:pt>
                <c:pt idx="888">
                  <c:v>-26.680731304306086</c:v>
                </c:pt>
                <c:pt idx="889">
                  <c:v>-30.733202009240141</c:v>
                </c:pt>
                <c:pt idx="890">
                  <c:v>-33.920758846006301</c:v>
                </c:pt>
                <c:pt idx="891">
                  <c:v>-36.350907819730367</c:v>
                </c:pt>
                <c:pt idx="892">
                  <c:v>-37.353260204175918</c:v>
                </c:pt>
                <c:pt idx="893">
                  <c:v>-38.937089603425918</c:v>
                </c:pt>
                <c:pt idx="894">
                  <c:v>-39.819885937158141</c:v>
                </c:pt>
                <c:pt idx="895">
                  <c:v>-41.088349929327251</c:v>
                </c:pt>
                <c:pt idx="896">
                  <c:v>-42.049480569397254</c:v>
                </c:pt>
                <c:pt idx="897">
                  <c:v>-41.610531827891776</c:v>
                </c:pt>
                <c:pt idx="898">
                  <c:v>-40.16999712127496</c:v>
                </c:pt>
                <c:pt idx="899">
                  <c:v>-38.200234507975161</c:v>
                </c:pt>
                <c:pt idx="900">
                  <c:v>-36.623987921709841</c:v>
                </c:pt>
                <c:pt idx="901">
                  <c:v>-35.73460911933136</c:v>
                </c:pt>
                <c:pt idx="902">
                  <c:v>-33.886137129223073</c:v>
                </c:pt>
                <c:pt idx="903">
                  <c:v>-30.745429316887943</c:v>
                </c:pt>
                <c:pt idx="904">
                  <c:v>-27.319950501864337</c:v>
                </c:pt>
                <c:pt idx="905">
                  <c:v>-23.881436255866028</c:v>
                </c:pt>
                <c:pt idx="906">
                  <c:v>-20.674427002996577</c:v>
                </c:pt>
                <c:pt idx="907">
                  <c:v>-21.125418164896782</c:v>
                </c:pt>
                <c:pt idx="908">
                  <c:v>-23.977655400399691</c:v>
                </c:pt>
                <c:pt idx="909">
                  <c:v>-25.73797033591433</c:v>
                </c:pt>
                <c:pt idx="910">
                  <c:v>-25.98164286533456</c:v>
                </c:pt>
                <c:pt idx="911">
                  <c:v>-26.014122995913283</c:v>
                </c:pt>
                <c:pt idx="912">
                  <c:v>-19.451166850055206</c:v>
                </c:pt>
                <c:pt idx="913">
                  <c:v>-6.0252655168664138</c:v>
                </c:pt>
                <c:pt idx="914">
                  <c:v>7.4912107942063049</c:v>
                </c:pt>
                <c:pt idx="915">
                  <c:v>22.211095184005003</c:v>
                </c:pt>
                <c:pt idx="916">
                  <c:v>37.040342082713373</c:v>
                </c:pt>
                <c:pt idx="917">
                  <c:v>48.92723577187823</c:v>
                </c:pt>
                <c:pt idx="918">
                  <c:v>54.75990003548857</c:v>
                </c:pt>
                <c:pt idx="919">
                  <c:v>48.951016718377872</c:v>
                </c:pt>
                <c:pt idx="920">
                  <c:v>47.023763214160006</c:v>
                </c:pt>
                <c:pt idx="921">
                  <c:v>49.565784334030013</c:v>
                </c:pt>
                <c:pt idx="922">
                  <c:v>49.529458603563334</c:v>
                </c:pt>
                <c:pt idx="923">
                  <c:v>46.581345729015695</c:v>
                </c:pt>
                <c:pt idx="924">
                  <c:v>41.367771538906879</c:v>
                </c:pt>
                <c:pt idx="925">
                  <c:v>37.617851331410208</c:v>
                </c:pt>
                <c:pt idx="926">
                  <c:v>33.060990574581545</c:v>
                </c:pt>
                <c:pt idx="927">
                  <c:v>35.176205612118984</c:v>
                </c:pt>
                <c:pt idx="928">
                  <c:v>36.440383231635522</c:v>
                </c:pt>
                <c:pt idx="929">
                  <c:v>34.668708181373432</c:v>
                </c:pt>
                <c:pt idx="930">
                  <c:v>28.224125344804111</c:v>
                </c:pt>
                <c:pt idx="931">
                  <c:v>24.141025613322576</c:v>
                </c:pt>
                <c:pt idx="932">
                  <c:v>22.231668934740242</c:v>
                </c:pt>
                <c:pt idx="933">
                  <c:v>21.271734881148909</c:v>
                </c:pt>
                <c:pt idx="934">
                  <c:v>21.885795876321176</c:v>
                </c:pt>
                <c:pt idx="935">
                  <c:v>23.815566579455687</c:v>
                </c:pt>
                <c:pt idx="936">
                  <c:v>25.050244743013142</c:v>
                </c:pt>
                <c:pt idx="937">
                  <c:v>25.418487542622067</c:v>
                </c:pt>
                <c:pt idx="938">
                  <c:v>23.225757247378517</c:v>
                </c:pt>
                <c:pt idx="939">
                  <c:v>18.347997606187299</c:v>
                </c:pt>
                <c:pt idx="940">
                  <c:v>14.193425198737865</c:v>
                </c:pt>
                <c:pt idx="941">
                  <c:v>11.298016286022357</c:v>
                </c:pt>
                <c:pt idx="942">
                  <c:v>9.9290775252355683</c:v>
                </c:pt>
                <c:pt idx="943">
                  <c:v>10.197908552233246</c:v>
                </c:pt>
                <c:pt idx="944">
                  <c:v>12.02254936365278</c:v>
                </c:pt>
                <c:pt idx="945">
                  <c:v>14.394013948549112</c:v>
                </c:pt>
                <c:pt idx="946">
                  <c:v>16.749656418295277</c:v>
                </c:pt>
                <c:pt idx="947">
                  <c:v>18.498899060180996</c:v>
                </c:pt>
                <c:pt idx="948">
                  <c:v>19.816238575423871</c:v>
                </c:pt>
                <c:pt idx="949">
                  <c:v>20.410047307042657</c:v>
                </c:pt>
                <c:pt idx="950">
                  <c:v>20.717997229190438</c:v>
                </c:pt>
                <c:pt idx="951">
                  <c:v>20.63576529197206</c:v>
                </c:pt>
                <c:pt idx="952">
                  <c:v>21.358896390019005</c:v>
                </c:pt>
                <c:pt idx="953">
                  <c:v>21.583525885864823</c:v>
                </c:pt>
                <c:pt idx="954">
                  <c:v>23.098359502105186</c:v>
                </c:pt>
                <c:pt idx="955">
                  <c:v>26.14027260977026</c:v>
                </c:pt>
                <c:pt idx="956">
                  <c:v>29.697605814491205</c:v>
                </c:pt>
                <c:pt idx="957">
                  <c:v>33.592075675064748</c:v>
                </c:pt>
                <c:pt idx="958">
                  <c:v>38.257915879276766</c:v>
                </c:pt>
                <c:pt idx="959">
                  <c:v>41.641137175300621</c:v>
                </c:pt>
                <c:pt idx="960">
                  <c:v>45.979879290012029</c:v>
                </c:pt>
                <c:pt idx="961">
                  <c:v>51.685424871936647</c:v>
                </c:pt>
                <c:pt idx="962">
                  <c:v>58.108176955120229</c:v>
                </c:pt>
                <c:pt idx="963">
                  <c:v>63.665343371180541</c:v>
                </c:pt>
                <c:pt idx="964">
                  <c:v>66.837764114933989</c:v>
                </c:pt>
                <c:pt idx="965">
                  <c:v>67.091326793526477</c:v>
                </c:pt>
                <c:pt idx="966">
                  <c:v>60.497875062042972</c:v>
                </c:pt>
                <c:pt idx="967">
                  <c:v>46.964623950290637</c:v>
                </c:pt>
                <c:pt idx="968">
                  <c:v>28.731631546776498</c:v>
                </c:pt>
                <c:pt idx="969">
                  <c:v>15.554932619001809</c:v>
                </c:pt>
                <c:pt idx="970">
                  <c:v>13.303492549667828</c:v>
                </c:pt>
                <c:pt idx="971">
                  <c:v>15.457889748571725</c:v>
                </c:pt>
                <c:pt idx="972">
                  <c:v>14.667497911414044</c:v>
                </c:pt>
                <c:pt idx="973">
                  <c:v>9.004535793930124</c:v>
                </c:pt>
                <c:pt idx="974">
                  <c:v>-0.18550478061149545</c:v>
                </c:pt>
                <c:pt idx="975">
                  <c:v>-9.1491251274704855</c:v>
                </c:pt>
                <c:pt idx="976">
                  <c:v>-17.350505447417479</c:v>
                </c:pt>
                <c:pt idx="977">
                  <c:v>-23.895880836768598</c:v>
                </c:pt>
                <c:pt idx="978">
                  <c:v>-29.45474643286375</c:v>
                </c:pt>
                <c:pt idx="979">
                  <c:v>-33.68776704652818</c:v>
                </c:pt>
                <c:pt idx="980">
                  <c:v>-36.460571981161998</c:v>
                </c:pt>
                <c:pt idx="981">
                  <c:v>-38.46321845753728</c:v>
                </c:pt>
                <c:pt idx="982">
                  <c:v>-39.757487209690808</c:v>
                </c:pt>
                <c:pt idx="983">
                  <c:v>-39.901607583276586</c:v>
                </c:pt>
                <c:pt idx="984">
                  <c:v>-40.436238046841567</c:v>
                </c:pt>
                <c:pt idx="985">
                  <c:v>-42.648540294211735</c:v>
                </c:pt>
                <c:pt idx="986">
                  <c:v>-45.469456059832631</c:v>
                </c:pt>
                <c:pt idx="987">
                  <c:v>-49.049654831816923</c:v>
                </c:pt>
                <c:pt idx="988">
                  <c:v>-52.252447187008109</c:v>
                </c:pt>
                <c:pt idx="989">
                  <c:v>-53.40397931834049</c:v>
                </c:pt>
                <c:pt idx="990">
                  <c:v>-52.640506878667416</c:v>
                </c:pt>
                <c:pt idx="991">
                  <c:v>-50.68578995609618</c:v>
                </c:pt>
                <c:pt idx="992">
                  <c:v>-46.865132872967784</c:v>
                </c:pt>
                <c:pt idx="993">
                  <c:v>-41.543807381035101</c:v>
                </c:pt>
                <c:pt idx="994">
                  <c:v>-36.49423648063064</c:v>
                </c:pt>
                <c:pt idx="995">
                  <c:v>-33.140725264198984</c:v>
                </c:pt>
                <c:pt idx="996">
                  <c:v>-32.898466277895579</c:v>
                </c:pt>
                <c:pt idx="997">
                  <c:v>-35.445550197078141</c:v>
                </c:pt>
                <c:pt idx="998">
                  <c:v>-38.109538816574087</c:v>
                </c:pt>
                <c:pt idx="999">
                  <c:v>-39.177959105133731</c:v>
                </c:pt>
                <c:pt idx="1000">
                  <c:v>-38.281393088419179</c:v>
                </c:pt>
              </c:numCache>
            </c:numRef>
          </c:val>
          <c:smooth val="0"/>
          <c:extLst>
            <c:ext xmlns:c16="http://schemas.microsoft.com/office/drawing/2014/chart" uri="{C3380CC4-5D6E-409C-BE32-E72D297353CC}">
              <c16:uniqueId val="{00000002-2EB6-403B-8828-E2E8D88F62B3}"/>
            </c:ext>
          </c:extLst>
        </c:ser>
        <c:dLbls>
          <c:showLegendKey val="0"/>
          <c:showVal val="0"/>
          <c:showCatName val="0"/>
          <c:showSerName val="0"/>
          <c:showPercent val="0"/>
          <c:showBubbleSize val="0"/>
        </c:dLbls>
        <c:smooth val="0"/>
        <c:axId val="669190264"/>
        <c:axId val="669189608"/>
      </c:lineChart>
      <c:catAx>
        <c:axId val="669190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89608"/>
        <c:crosses val="autoZero"/>
        <c:auto val="1"/>
        <c:lblAlgn val="ctr"/>
        <c:lblOffset val="100"/>
        <c:noMultiLvlLbl val="0"/>
      </c:catAx>
      <c:valAx>
        <c:axId val="66918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90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Action3</a:t>
            </a:r>
            <a:r>
              <a:rPr lang="en-US" baseline="0"/>
              <a:t> 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Sheet1!$K$1</c:f>
              <c:strCache>
                <c:ptCount val="1"/>
                <c:pt idx="0">
                  <c:v>X-accel</c:v>
                </c:pt>
              </c:strCache>
            </c:strRef>
          </c:tx>
          <c:spPr>
            <a:ln w="28575" cap="rnd">
              <a:solidFill>
                <a:schemeClr val="accent1"/>
              </a:solidFill>
              <a:round/>
            </a:ln>
            <a:effectLst/>
          </c:spPr>
          <c:marker>
            <c:symbol val="none"/>
          </c:marker>
          <c:val>
            <c:numRef>
              <c:f>Sheet1!$K$2:$K$800</c:f>
              <c:numCache>
                <c:formatCode>General</c:formatCode>
                <c:ptCount val="799"/>
                <c:pt idx="0">
                  <c:v>-31.383038109136255</c:v>
                </c:pt>
                <c:pt idx="1">
                  <c:v>-30.45061673742665</c:v>
                </c:pt>
                <c:pt idx="2">
                  <c:v>-28.159877038922247</c:v>
                </c:pt>
                <c:pt idx="3">
                  <c:v>-26.94427589353436</c:v>
                </c:pt>
                <c:pt idx="4">
                  <c:v>-25.266761523298499</c:v>
                </c:pt>
                <c:pt idx="5">
                  <c:v>-24.26428076068439</c:v>
                </c:pt>
                <c:pt idx="6">
                  <c:v>-23.880881078088958</c:v>
                </c:pt>
                <c:pt idx="7">
                  <c:v>-21.967601585349957</c:v>
                </c:pt>
                <c:pt idx="8">
                  <c:v>-20.356817227051277</c:v>
                </c:pt>
                <c:pt idx="9">
                  <c:v>-15.988676813293941</c:v>
                </c:pt>
                <c:pt idx="10">
                  <c:v>-9.9636963185274414</c:v>
                </c:pt>
                <c:pt idx="11">
                  <c:v>-2.451476178564806</c:v>
                </c:pt>
                <c:pt idx="12">
                  <c:v>4.6540774777761467</c:v>
                </c:pt>
                <c:pt idx="13">
                  <c:v>12.539621028470869</c:v>
                </c:pt>
                <c:pt idx="14">
                  <c:v>20.04771136931128</c:v>
                </c:pt>
                <c:pt idx="15">
                  <c:v>24.45089389466521</c:v>
                </c:pt>
                <c:pt idx="16">
                  <c:v>28.000051327692031</c:v>
                </c:pt>
                <c:pt idx="17">
                  <c:v>30.176407849112081</c:v>
                </c:pt>
                <c:pt idx="18">
                  <c:v>31.447721519003736</c:v>
                </c:pt>
                <c:pt idx="19">
                  <c:v>34.69870959144454</c:v>
                </c:pt>
                <c:pt idx="20">
                  <c:v>38.784623884858398</c:v>
                </c:pt>
                <c:pt idx="21">
                  <c:v>43.926105428579646</c:v>
                </c:pt>
                <c:pt idx="22">
                  <c:v>50.595164272415637</c:v>
                </c:pt>
                <c:pt idx="23">
                  <c:v>56.003131573825591</c:v>
                </c:pt>
                <c:pt idx="24">
                  <c:v>61.042207465878626</c:v>
                </c:pt>
                <c:pt idx="25">
                  <c:v>62.417536318652225</c:v>
                </c:pt>
                <c:pt idx="26">
                  <c:v>62.453097705570762</c:v>
                </c:pt>
                <c:pt idx="27">
                  <c:v>61.532346571140941</c:v>
                </c:pt>
                <c:pt idx="28">
                  <c:v>61.581064328445471</c:v>
                </c:pt>
                <c:pt idx="29">
                  <c:v>61.469908892097692</c:v>
                </c:pt>
                <c:pt idx="30">
                  <c:v>62.362762066443274</c:v>
                </c:pt>
                <c:pt idx="31">
                  <c:v>65.631892201921204</c:v>
                </c:pt>
                <c:pt idx="32">
                  <c:v>69.288417945997693</c:v>
                </c:pt>
                <c:pt idx="33">
                  <c:v>73.079803106342183</c:v>
                </c:pt>
                <c:pt idx="34">
                  <c:v>75.594842530286783</c:v>
                </c:pt>
                <c:pt idx="35">
                  <c:v>75.969375714448049</c:v>
                </c:pt>
                <c:pt idx="36">
                  <c:v>75.578783120925564</c:v>
                </c:pt>
                <c:pt idx="37">
                  <c:v>74.129774969037342</c:v>
                </c:pt>
                <c:pt idx="38">
                  <c:v>72.669488905876079</c:v>
                </c:pt>
                <c:pt idx="39">
                  <c:v>70.125323987577303</c:v>
                </c:pt>
                <c:pt idx="40">
                  <c:v>68.002419931901898</c:v>
                </c:pt>
                <c:pt idx="41">
                  <c:v>67.559077553780227</c:v>
                </c:pt>
                <c:pt idx="42">
                  <c:v>67.484341476722378</c:v>
                </c:pt>
                <c:pt idx="43">
                  <c:v>67.352768385238846</c:v>
                </c:pt>
                <c:pt idx="44">
                  <c:v>66.922915511267988</c:v>
                </c:pt>
                <c:pt idx="45">
                  <c:v>66.376426910431434</c:v>
                </c:pt>
                <c:pt idx="46">
                  <c:v>64.584033686997159</c:v>
                </c:pt>
                <c:pt idx="47">
                  <c:v>63.213155274144107</c:v>
                </c:pt>
                <c:pt idx="48">
                  <c:v>62.038919941541842</c:v>
                </c:pt>
                <c:pt idx="49">
                  <c:v>60.828055313925226</c:v>
                </c:pt>
                <c:pt idx="50">
                  <c:v>59.902119452308533</c:v>
                </c:pt>
                <c:pt idx="51">
                  <c:v>58.944600470077539</c:v>
                </c:pt>
                <c:pt idx="52">
                  <c:v>57.330515805119987</c:v>
                </c:pt>
                <c:pt idx="53">
                  <c:v>54.98609119420346</c:v>
                </c:pt>
                <c:pt idx="54">
                  <c:v>53.287651923139421</c:v>
                </c:pt>
                <c:pt idx="55">
                  <c:v>52.830417038473946</c:v>
                </c:pt>
                <c:pt idx="56">
                  <c:v>53.152573898230102</c:v>
                </c:pt>
                <c:pt idx="57">
                  <c:v>54.001020547456122</c:v>
                </c:pt>
                <c:pt idx="58">
                  <c:v>52.962917910835998</c:v>
                </c:pt>
                <c:pt idx="59">
                  <c:v>49.892134885116981</c:v>
                </c:pt>
                <c:pt idx="60">
                  <c:v>46.039061640131152</c:v>
                </c:pt>
                <c:pt idx="61">
                  <c:v>40.737284906165712</c:v>
                </c:pt>
                <c:pt idx="62">
                  <c:v>35.178435064039277</c:v>
                </c:pt>
                <c:pt idx="63">
                  <c:v>30.236460663063941</c:v>
                </c:pt>
                <c:pt idx="64">
                  <c:v>26.922996086049015</c:v>
                </c:pt>
                <c:pt idx="65">
                  <c:v>22.901130152191289</c:v>
                </c:pt>
                <c:pt idx="66">
                  <c:v>18.655699339813665</c:v>
                </c:pt>
                <c:pt idx="67">
                  <c:v>14.793552686152717</c:v>
                </c:pt>
                <c:pt idx="68">
                  <c:v>9.5864828657202228</c:v>
                </c:pt>
                <c:pt idx="69">
                  <c:v>5.3266068438586256</c:v>
                </c:pt>
                <c:pt idx="70">
                  <c:v>1.2642774049958143</c:v>
                </c:pt>
                <c:pt idx="71">
                  <c:v>-3.2536822059128951</c:v>
                </c:pt>
                <c:pt idx="72">
                  <c:v>-8.6267090998865967</c:v>
                </c:pt>
                <c:pt idx="73">
                  <c:v>-14.446947934659478</c:v>
                </c:pt>
                <c:pt idx="74">
                  <c:v>-22.652476661146061</c:v>
                </c:pt>
                <c:pt idx="75">
                  <c:v>-31.852343518663101</c:v>
                </c:pt>
                <c:pt idx="76">
                  <c:v>-38.946068405528564</c:v>
                </c:pt>
                <c:pt idx="77">
                  <c:v>-44.762649961053889</c:v>
                </c:pt>
                <c:pt idx="78">
                  <c:v>-48.917029036000173</c:v>
                </c:pt>
                <c:pt idx="79">
                  <c:v>-51.227141589949802</c:v>
                </c:pt>
                <c:pt idx="80">
                  <c:v>-57.97750286484893</c:v>
                </c:pt>
                <c:pt idx="81">
                  <c:v>-67.164455723303178</c:v>
                </c:pt>
                <c:pt idx="82">
                  <c:v>-65.769600866626647</c:v>
                </c:pt>
                <c:pt idx="83">
                  <c:v>-65.484423154762425</c:v>
                </c:pt>
                <c:pt idx="84">
                  <c:v>-62.395483638532873</c:v>
                </c:pt>
                <c:pt idx="85">
                  <c:v>-58.097164281020092</c:v>
                </c:pt>
                <c:pt idx="86">
                  <c:v>-55.074974313740526</c:v>
                </c:pt>
                <c:pt idx="87">
                  <c:v>-55.070944640904472</c:v>
                </c:pt>
                <c:pt idx="88">
                  <c:v>-56.856009186605029</c:v>
                </c:pt>
                <c:pt idx="89">
                  <c:v>-60.516392082003954</c:v>
                </c:pt>
                <c:pt idx="90">
                  <c:v>-63.68177042631563</c:v>
                </c:pt>
                <c:pt idx="91">
                  <c:v>-63.490617198573368</c:v>
                </c:pt>
                <c:pt idx="92">
                  <c:v>-63.634510356764444</c:v>
                </c:pt>
                <c:pt idx="93">
                  <c:v>-63.613534926486501</c:v>
                </c:pt>
                <c:pt idx="94">
                  <c:v>-63.018671405267284</c:v>
                </c:pt>
                <c:pt idx="95">
                  <c:v>-63.528319286118418</c:v>
                </c:pt>
                <c:pt idx="96">
                  <c:v>-63.948281595139349</c:v>
                </c:pt>
                <c:pt idx="97">
                  <c:v>-62.529531622131643</c:v>
                </c:pt>
                <c:pt idx="98">
                  <c:v>-59.587711617292506</c:v>
                </c:pt>
                <c:pt idx="99">
                  <c:v>-55.137216040114602</c:v>
                </c:pt>
                <c:pt idx="100">
                  <c:v>-49.893377272152328</c:v>
                </c:pt>
                <c:pt idx="101">
                  <c:v>-46.719442041207422</c:v>
                </c:pt>
                <c:pt idx="102">
                  <c:v>-45.422479123640521</c:v>
                </c:pt>
                <c:pt idx="103">
                  <c:v>-46.56846886283536</c:v>
                </c:pt>
                <c:pt idx="104">
                  <c:v>-47.569429985979639</c:v>
                </c:pt>
                <c:pt idx="105">
                  <c:v>-47.28088177106001</c:v>
                </c:pt>
                <c:pt idx="106">
                  <c:v>-45.147989240567085</c:v>
                </c:pt>
                <c:pt idx="107">
                  <c:v>-41.938100818273526</c:v>
                </c:pt>
                <c:pt idx="108">
                  <c:v>-38.466010617267969</c:v>
                </c:pt>
                <c:pt idx="109">
                  <c:v>-34.63799065286004</c:v>
                </c:pt>
                <c:pt idx="110">
                  <c:v>-31.565588902576131</c:v>
                </c:pt>
                <c:pt idx="111">
                  <c:v>-29.514066427709704</c:v>
                </c:pt>
                <c:pt idx="112">
                  <c:v>-29.128442810417955</c:v>
                </c:pt>
                <c:pt idx="113">
                  <c:v>-29.821657286018421</c:v>
                </c:pt>
                <c:pt idx="114">
                  <c:v>-29.545154697260287</c:v>
                </c:pt>
                <c:pt idx="115">
                  <c:v>-27.802426139894717</c:v>
                </c:pt>
                <c:pt idx="116">
                  <c:v>-26.094720858203608</c:v>
                </c:pt>
                <c:pt idx="117">
                  <c:v>-23.206684800437881</c:v>
                </c:pt>
                <c:pt idx="118">
                  <c:v>-20.412408027777719</c:v>
                </c:pt>
                <c:pt idx="119">
                  <c:v>-18.186362831064617</c:v>
                </c:pt>
                <c:pt idx="120">
                  <c:v>-15.384080991887005</c:v>
                </c:pt>
                <c:pt idx="121">
                  <c:v>-14.653889125641802</c:v>
                </c:pt>
                <c:pt idx="122">
                  <c:v>-12.976973448878624</c:v>
                </c:pt>
                <c:pt idx="123">
                  <c:v>-10.326397937444991</c:v>
                </c:pt>
                <c:pt idx="124">
                  <c:v>-8.0703389689781897</c:v>
                </c:pt>
                <c:pt idx="125">
                  <c:v>-4.4789650662541396</c:v>
                </c:pt>
                <c:pt idx="126">
                  <c:v>-0.9059603017658876</c:v>
                </c:pt>
                <c:pt idx="127">
                  <c:v>4.2604133607039092</c:v>
                </c:pt>
                <c:pt idx="128">
                  <c:v>9.7029001179347212</c:v>
                </c:pt>
                <c:pt idx="129">
                  <c:v>14.944411663362835</c:v>
                </c:pt>
                <c:pt idx="130">
                  <c:v>18.076878001389595</c:v>
                </c:pt>
                <c:pt idx="131">
                  <c:v>17.900993463934363</c:v>
                </c:pt>
                <c:pt idx="132">
                  <c:v>21.090622076961111</c:v>
                </c:pt>
                <c:pt idx="133">
                  <c:v>25.06347802829745</c:v>
                </c:pt>
                <c:pt idx="134">
                  <c:v>28.630727856160924</c:v>
                </c:pt>
                <c:pt idx="135">
                  <c:v>33.176933975024177</c:v>
                </c:pt>
                <c:pt idx="136">
                  <c:v>38.431189188303307</c:v>
                </c:pt>
                <c:pt idx="137">
                  <c:v>43.681170692745191</c:v>
                </c:pt>
                <c:pt idx="138">
                  <c:v>50.81434417929156</c:v>
                </c:pt>
                <c:pt idx="139">
                  <c:v>55.502498261662012</c:v>
                </c:pt>
                <c:pt idx="140">
                  <c:v>59.032002881780727</c:v>
                </c:pt>
                <c:pt idx="141">
                  <c:v>64.852823507364263</c:v>
                </c:pt>
                <c:pt idx="142">
                  <c:v>69.586557258507042</c:v>
                </c:pt>
                <c:pt idx="143">
                  <c:v>72.254593662807792</c:v>
                </c:pt>
                <c:pt idx="144">
                  <c:v>75.203420646616067</c:v>
                </c:pt>
                <c:pt idx="145">
                  <c:v>75.896884153174383</c:v>
                </c:pt>
                <c:pt idx="146">
                  <c:v>75.669260625625924</c:v>
                </c:pt>
                <c:pt idx="147">
                  <c:v>77.191535594990881</c:v>
                </c:pt>
                <c:pt idx="148">
                  <c:v>77.371352361148368</c:v>
                </c:pt>
                <c:pt idx="149">
                  <c:v>78.288471148672485</c:v>
                </c:pt>
                <c:pt idx="150">
                  <c:v>78.961520218473765</c:v>
                </c:pt>
                <c:pt idx="151">
                  <c:v>78.332026259188879</c:v>
                </c:pt>
                <c:pt idx="152">
                  <c:v>78.391066194078348</c:v>
                </c:pt>
                <c:pt idx="153">
                  <c:v>77.511132764461777</c:v>
                </c:pt>
                <c:pt idx="154">
                  <c:v>77.510173997935752</c:v>
                </c:pt>
                <c:pt idx="155">
                  <c:v>76.852821921625946</c:v>
                </c:pt>
                <c:pt idx="156">
                  <c:v>74.037707160253632</c:v>
                </c:pt>
                <c:pt idx="157">
                  <c:v>70.225537755909343</c:v>
                </c:pt>
                <c:pt idx="158">
                  <c:v>65.155444967492826</c:v>
                </c:pt>
                <c:pt idx="159">
                  <c:v>58.714839806014368</c:v>
                </c:pt>
                <c:pt idx="160">
                  <c:v>52.819567781083286</c:v>
                </c:pt>
                <c:pt idx="161">
                  <c:v>49.186818174217024</c:v>
                </c:pt>
                <c:pt idx="162">
                  <c:v>46.903612239455832</c:v>
                </c:pt>
                <c:pt idx="163">
                  <c:v>45.90394913404522</c:v>
                </c:pt>
                <c:pt idx="164">
                  <c:v>44.993654743957698</c:v>
                </c:pt>
                <c:pt idx="165">
                  <c:v>43.748381309877814</c:v>
                </c:pt>
                <c:pt idx="166">
                  <c:v>40.496298503279974</c:v>
                </c:pt>
                <c:pt idx="167">
                  <c:v>34.942133622217199</c:v>
                </c:pt>
                <c:pt idx="168">
                  <c:v>28.118023199787149</c:v>
                </c:pt>
                <c:pt idx="169">
                  <c:v>21.868700932069533</c:v>
                </c:pt>
                <c:pt idx="170">
                  <c:v>17.570826714095578</c:v>
                </c:pt>
                <c:pt idx="171">
                  <c:v>14.379420269871844</c:v>
                </c:pt>
                <c:pt idx="172">
                  <c:v>11.970162319715106</c:v>
                </c:pt>
                <c:pt idx="173">
                  <c:v>10.438300645448798</c:v>
                </c:pt>
                <c:pt idx="174">
                  <c:v>9.1046495279150861</c:v>
                </c:pt>
                <c:pt idx="175">
                  <c:v>8.3054380545432807</c:v>
                </c:pt>
                <c:pt idx="176">
                  <c:v>8.0547820615984076</c:v>
                </c:pt>
                <c:pt idx="177">
                  <c:v>8.0627712997922654</c:v>
                </c:pt>
                <c:pt idx="178">
                  <c:v>7.8335266876311991</c:v>
                </c:pt>
                <c:pt idx="179">
                  <c:v>7.4125067918007606</c:v>
                </c:pt>
                <c:pt idx="180">
                  <c:v>6.1583658890083104</c:v>
                </c:pt>
                <c:pt idx="181">
                  <c:v>2.91142880189035</c:v>
                </c:pt>
                <c:pt idx="182">
                  <c:v>-2.9863995293864702</c:v>
                </c:pt>
                <c:pt idx="183">
                  <c:v>-8.943190109971713</c:v>
                </c:pt>
                <c:pt idx="184">
                  <c:v>-13.542402582420625</c:v>
                </c:pt>
                <c:pt idx="185">
                  <c:v>-17.779980605386612</c:v>
                </c:pt>
                <c:pt idx="186">
                  <c:v>-22.524279501523573</c:v>
                </c:pt>
                <c:pt idx="187">
                  <c:v>-27.595633322307087</c:v>
                </c:pt>
                <c:pt idx="188">
                  <c:v>-33.376642686400594</c:v>
                </c:pt>
                <c:pt idx="189">
                  <c:v>-38.586679639484494</c:v>
                </c:pt>
                <c:pt idx="190">
                  <c:v>-45.490178747894106</c:v>
                </c:pt>
                <c:pt idx="191">
                  <c:v>-53.128325493714001</c:v>
                </c:pt>
                <c:pt idx="192">
                  <c:v>-59.955589434927091</c:v>
                </c:pt>
                <c:pt idx="193">
                  <c:v>-67.230641756692151</c:v>
                </c:pt>
                <c:pt idx="194">
                  <c:v>-72.787532735343632</c:v>
                </c:pt>
                <c:pt idx="195">
                  <c:v>-76.870171898120319</c:v>
                </c:pt>
                <c:pt idx="196">
                  <c:v>-76.389149810018452</c:v>
                </c:pt>
                <c:pt idx="197">
                  <c:v>-72.327247370142445</c:v>
                </c:pt>
                <c:pt idx="198">
                  <c:v>-69.59256166358972</c:v>
                </c:pt>
                <c:pt idx="199">
                  <c:v>-66.49413437554378</c:v>
                </c:pt>
                <c:pt idx="200">
                  <c:v>-65.261025879129548</c:v>
                </c:pt>
                <c:pt idx="201">
                  <c:v>-68.484476375070756</c:v>
                </c:pt>
                <c:pt idx="202">
                  <c:v>-70.60136753070114</c:v>
                </c:pt>
                <c:pt idx="203">
                  <c:v>-68.139730627178864</c:v>
                </c:pt>
                <c:pt idx="204">
                  <c:v>-63.056592876600554</c:v>
                </c:pt>
                <c:pt idx="205">
                  <c:v>-57.951954459030503</c:v>
                </c:pt>
                <c:pt idx="206">
                  <c:v>-56.116286715259193</c:v>
                </c:pt>
                <c:pt idx="207">
                  <c:v>-57.086413741287835</c:v>
                </c:pt>
                <c:pt idx="208">
                  <c:v>-58.851562547163091</c:v>
                </c:pt>
                <c:pt idx="209">
                  <c:v>-57.937571862125104</c:v>
                </c:pt>
                <c:pt idx="210">
                  <c:v>-53.007776705227172</c:v>
                </c:pt>
                <c:pt idx="211">
                  <c:v>-43.676546765864238</c:v>
                </c:pt>
                <c:pt idx="212">
                  <c:v>-37.160774171522405</c:v>
                </c:pt>
                <c:pt idx="213">
                  <c:v>-31.502316864160942</c:v>
                </c:pt>
                <c:pt idx="214">
                  <c:v>-27.041974508213173</c:v>
                </c:pt>
                <c:pt idx="215">
                  <c:v>-24.293476635221158</c:v>
                </c:pt>
                <c:pt idx="216">
                  <c:v>-21.106849386584884</c:v>
                </c:pt>
                <c:pt idx="217">
                  <c:v>-17.433968280905837</c:v>
                </c:pt>
                <c:pt idx="218">
                  <c:v>-13.196182161496985</c:v>
                </c:pt>
                <c:pt idx="219">
                  <c:v>-7.6646023846744429</c:v>
                </c:pt>
                <c:pt idx="220">
                  <c:v>-3.7993497202631001</c:v>
                </c:pt>
                <c:pt idx="221">
                  <c:v>0.56408913499532631</c:v>
                </c:pt>
                <c:pt idx="222">
                  <c:v>2.9195036946877995</c:v>
                </c:pt>
                <c:pt idx="223">
                  <c:v>3.8787897177907813</c:v>
                </c:pt>
                <c:pt idx="224">
                  <c:v>6.4968217626723996</c:v>
                </c:pt>
                <c:pt idx="225">
                  <c:v>13.124302873322661</c:v>
                </c:pt>
                <c:pt idx="226">
                  <c:v>20.423010207249103</c:v>
                </c:pt>
                <c:pt idx="227">
                  <c:v>26.599392760533362</c:v>
                </c:pt>
                <c:pt idx="228">
                  <c:v>26.476647124382001</c:v>
                </c:pt>
                <c:pt idx="229">
                  <c:v>25.865934054659906</c:v>
                </c:pt>
                <c:pt idx="230">
                  <c:v>26.278845498532757</c:v>
                </c:pt>
                <c:pt idx="231">
                  <c:v>27.269389857649948</c:v>
                </c:pt>
                <c:pt idx="232">
                  <c:v>33.354904193132889</c:v>
                </c:pt>
                <c:pt idx="233">
                  <c:v>40.977949104818116</c:v>
                </c:pt>
                <c:pt idx="234">
                  <c:v>49.170766388672561</c:v>
                </c:pt>
                <c:pt idx="235">
                  <c:v>58.899094132432971</c:v>
                </c:pt>
                <c:pt idx="236">
                  <c:v>66.013418080638061</c:v>
                </c:pt>
                <c:pt idx="237">
                  <c:v>69.829196197691346</c:v>
                </c:pt>
                <c:pt idx="238">
                  <c:v>70.370760672471931</c:v>
                </c:pt>
                <c:pt idx="239">
                  <c:v>70.66672652931662</c:v>
                </c:pt>
                <c:pt idx="240">
                  <c:v>71.846189415157639</c:v>
                </c:pt>
                <c:pt idx="241">
                  <c:v>72.314574526887668</c:v>
                </c:pt>
                <c:pt idx="242">
                  <c:v>72.246026725376282</c:v>
                </c:pt>
                <c:pt idx="243">
                  <c:v>72.191791274274436</c:v>
                </c:pt>
                <c:pt idx="244">
                  <c:v>72.880784171300817</c:v>
                </c:pt>
                <c:pt idx="245">
                  <c:v>73.052922093945625</c:v>
                </c:pt>
                <c:pt idx="246">
                  <c:v>73.429283673287273</c:v>
                </c:pt>
                <c:pt idx="247">
                  <c:v>74.485577527601649</c:v>
                </c:pt>
                <c:pt idx="248">
                  <c:v>73.682846750869402</c:v>
                </c:pt>
                <c:pt idx="249">
                  <c:v>72.707742986812093</c:v>
                </c:pt>
                <c:pt idx="250">
                  <c:v>71.027831297756492</c:v>
                </c:pt>
                <c:pt idx="251">
                  <c:v>69.160927005548189</c:v>
                </c:pt>
                <c:pt idx="252">
                  <c:v>68.015353474879262</c:v>
                </c:pt>
                <c:pt idx="253">
                  <c:v>66.557126870633098</c:v>
                </c:pt>
                <c:pt idx="254">
                  <c:v>64.103420584456856</c:v>
                </c:pt>
                <c:pt idx="255">
                  <c:v>62.237824536712715</c:v>
                </c:pt>
                <c:pt idx="256">
                  <c:v>60.301202535327818</c:v>
                </c:pt>
                <c:pt idx="257">
                  <c:v>57.839700047189091</c:v>
                </c:pt>
                <c:pt idx="258">
                  <c:v>55.121804265908473</c:v>
                </c:pt>
                <c:pt idx="259">
                  <c:v>53.547903213484702</c:v>
                </c:pt>
                <c:pt idx="260">
                  <c:v>52.715630949620021</c:v>
                </c:pt>
                <c:pt idx="261">
                  <c:v>52.173045143234319</c:v>
                </c:pt>
                <c:pt idx="262">
                  <c:v>52.255215905444103</c:v>
                </c:pt>
                <c:pt idx="263">
                  <c:v>52.388391580381182</c:v>
                </c:pt>
                <c:pt idx="264">
                  <c:v>52.716395675882737</c:v>
                </c:pt>
                <c:pt idx="265">
                  <c:v>51.771858053764241</c:v>
                </c:pt>
                <c:pt idx="266">
                  <c:v>50.676523342545785</c:v>
                </c:pt>
                <c:pt idx="267">
                  <c:v>48.901959315161548</c:v>
                </c:pt>
                <c:pt idx="268">
                  <c:v>46.050965332224457</c:v>
                </c:pt>
                <c:pt idx="269">
                  <c:v>43.39847288823249</c:v>
                </c:pt>
                <c:pt idx="270">
                  <c:v>41.162636616005742</c:v>
                </c:pt>
                <c:pt idx="271">
                  <c:v>38.981348841630293</c:v>
                </c:pt>
                <c:pt idx="272">
                  <c:v>35.742652014831201</c:v>
                </c:pt>
                <c:pt idx="273">
                  <c:v>32.140759054631488</c:v>
                </c:pt>
                <c:pt idx="274">
                  <c:v>28.214192982818165</c:v>
                </c:pt>
                <c:pt idx="275">
                  <c:v>23.625219148180282</c:v>
                </c:pt>
                <c:pt idx="276">
                  <c:v>18.949776045362793</c:v>
                </c:pt>
                <c:pt idx="277">
                  <c:v>14.734797189872022</c:v>
                </c:pt>
                <c:pt idx="278">
                  <c:v>10.555040792690667</c:v>
                </c:pt>
                <c:pt idx="279">
                  <c:v>5.2675857033162208</c:v>
                </c:pt>
                <c:pt idx="280">
                  <c:v>-1.1151002727828336</c:v>
                </c:pt>
                <c:pt idx="281">
                  <c:v>-8.0081803428938017</c:v>
                </c:pt>
                <c:pt idx="282">
                  <c:v>-14.249000568758518</c:v>
                </c:pt>
                <c:pt idx="283">
                  <c:v>-19.582394573043871</c:v>
                </c:pt>
                <c:pt idx="284">
                  <c:v>-24.169824321742269</c:v>
                </c:pt>
                <c:pt idx="285">
                  <c:v>-26.832494914384114</c:v>
                </c:pt>
                <c:pt idx="286">
                  <c:v>-28.620722246912013</c:v>
                </c:pt>
                <c:pt idx="287">
                  <c:v>-30.403072926292804</c:v>
                </c:pt>
                <c:pt idx="288">
                  <c:v>-34.141607376740723</c:v>
                </c:pt>
                <c:pt idx="289">
                  <c:v>-44.224980441240405</c:v>
                </c:pt>
                <c:pt idx="290">
                  <c:v>-53.943917963587026</c:v>
                </c:pt>
                <c:pt idx="291">
                  <c:v>-59.974977800039156</c:v>
                </c:pt>
                <c:pt idx="292">
                  <c:v>-62.171798991198358</c:v>
                </c:pt>
                <c:pt idx="293">
                  <c:v>-60.699727333195391</c:v>
                </c:pt>
                <c:pt idx="294">
                  <c:v>-59.153972380365637</c:v>
                </c:pt>
                <c:pt idx="295">
                  <c:v>-57.842394364905452</c:v>
                </c:pt>
                <c:pt idx="296">
                  <c:v>-57.545786675540157</c:v>
                </c:pt>
                <c:pt idx="297">
                  <c:v>-58.451349286414519</c:v>
                </c:pt>
                <c:pt idx="298">
                  <c:v>-60.333384896031788</c:v>
                </c:pt>
                <c:pt idx="299">
                  <c:v>-61.92461366852465</c:v>
                </c:pt>
                <c:pt idx="300">
                  <c:v>-59.788750448012792</c:v>
                </c:pt>
                <c:pt idx="301">
                  <c:v>-57.487102819116863</c:v>
                </c:pt>
                <c:pt idx="302">
                  <c:v>-55.708715136956798</c:v>
                </c:pt>
                <c:pt idx="303">
                  <c:v>-54.924417000916641</c:v>
                </c:pt>
                <c:pt idx="304">
                  <c:v>-53.843114634991075</c:v>
                </c:pt>
                <c:pt idx="305">
                  <c:v>-53.27776642569426</c:v>
                </c:pt>
                <c:pt idx="306">
                  <c:v>-51.608850252887308</c:v>
                </c:pt>
                <c:pt idx="307">
                  <c:v>-46.915290249347102</c:v>
                </c:pt>
                <c:pt idx="308">
                  <c:v>-41.089662289293067</c:v>
                </c:pt>
                <c:pt idx="309">
                  <c:v>-33.829041449277952</c:v>
                </c:pt>
                <c:pt idx="310">
                  <c:v>-29.199034743512598</c:v>
                </c:pt>
                <c:pt idx="311">
                  <c:v>-27.038419549470188</c:v>
                </c:pt>
                <c:pt idx="312">
                  <c:v>-23.634733421936339</c:v>
                </c:pt>
                <c:pt idx="313">
                  <c:v>-20.38031023534748</c:v>
                </c:pt>
                <c:pt idx="314">
                  <c:v>-17.668887264717608</c:v>
                </c:pt>
                <c:pt idx="315">
                  <c:v>-15.383845378998737</c:v>
                </c:pt>
                <c:pt idx="316">
                  <c:v>-14.560447831487316</c:v>
                </c:pt>
                <c:pt idx="317">
                  <c:v>-13.934898356047491</c:v>
                </c:pt>
                <c:pt idx="318">
                  <c:v>-12.286700235663545</c:v>
                </c:pt>
                <c:pt idx="319">
                  <c:v>-9.1842389467225054</c:v>
                </c:pt>
                <c:pt idx="320">
                  <c:v>-7.8494439598310857</c:v>
                </c:pt>
                <c:pt idx="321">
                  <c:v>-7.4356438849831594</c:v>
                </c:pt>
                <c:pt idx="322">
                  <c:v>-3.9735830515477786</c:v>
                </c:pt>
                <c:pt idx="323">
                  <c:v>-1.462923912185266</c:v>
                </c:pt>
                <c:pt idx="324">
                  <c:v>4.1835291223136766</c:v>
                </c:pt>
                <c:pt idx="325">
                  <c:v>13.316127713872598</c:v>
                </c:pt>
                <c:pt idx="326">
                  <c:v>20.026752412265395</c:v>
                </c:pt>
                <c:pt idx="327">
                  <c:v>24.788226153238121</c:v>
                </c:pt>
                <c:pt idx="328">
                  <c:v>25.315655749467304</c:v>
                </c:pt>
                <c:pt idx="329">
                  <c:v>20.167477958092331</c:v>
                </c:pt>
                <c:pt idx="330">
                  <c:v>18.473057720671012</c:v>
                </c:pt>
                <c:pt idx="331">
                  <c:v>23.876058071199576</c:v>
                </c:pt>
                <c:pt idx="332">
                  <c:v>32.183529231389549</c:v>
                </c:pt>
                <c:pt idx="333">
                  <c:v>37.821164392208146</c:v>
                </c:pt>
                <c:pt idx="334">
                  <c:v>49.781371647197211</c:v>
                </c:pt>
                <c:pt idx="335">
                  <c:v>52.802455822278048</c:v>
                </c:pt>
                <c:pt idx="336">
                  <c:v>56.783000811635624</c:v>
                </c:pt>
                <c:pt idx="337">
                  <c:v>56.079987003726416</c:v>
                </c:pt>
                <c:pt idx="338">
                  <c:v>56.358839211216022</c:v>
                </c:pt>
                <c:pt idx="339">
                  <c:v>58.489967634910265</c:v>
                </c:pt>
                <c:pt idx="340">
                  <c:v>60.525531946632832</c:v>
                </c:pt>
                <c:pt idx="341">
                  <c:v>60.100180785914219</c:v>
                </c:pt>
                <c:pt idx="342">
                  <c:v>60.942304771231406</c:v>
                </c:pt>
                <c:pt idx="343">
                  <c:v>62.919868780420245</c:v>
                </c:pt>
                <c:pt idx="344">
                  <c:v>64.380865692239738</c:v>
                </c:pt>
                <c:pt idx="345">
                  <c:v>66.305498963796282</c:v>
                </c:pt>
                <c:pt idx="346">
                  <c:v>67.556014537230496</c:v>
                </c:pt>
                <c:pt idx="347">
                  <c:v>68.964229977435366</c:v>
                </c:pt>
                <c:pt idx="348">
                  <c:v>70.281113689092635</c:v>
                </c:pt>
                <c:pt idx="349">
                  <c:v>70.394783990273439</c:v>
                </c:pt>
                <c:pt idx="350">
                  <c:v>72.23379258679887</c:v>
                </c:pt>
                <c:pt idx="351">
                  <c:v>75.248431752205349</c:v>
                </c:pt>
                <c:pt idx="352">
                  <c:v>76.290309037236185</c:v>
                </c:pt>
                <c:pt idx="353">
                  <c:v>75.47041379066151</c:v>
                </c:pt>
                <c:pt idx="354">
                  <c:v>74.641063374050646</c:v>
                </c:pt>
                <c:pt idx="355">
                  <c:v>72.858024534980601</c:v>
                </c:pt>
                <c:pt idx="356">
                  <c:v>72.285796675533618</c:v>
                </c:pt>
                <c:pt idx="357">
                  <c:v>72.56357270693151</c:v>
                </c:pt>
                <c:pt idx="358">
                  <c:v>70.79121034026457</c:v>
                </c:pt>
                <c:pt idx="359">
                  <c:v>67.474136951672861</c:v>
                </c:pt>
                <c:pt idx="360">
                  <c:v>62.178086521278949</c:v>
                </c:pt>
                <c:pt idx="361">
                  <c:v>55.070829347297376</c:v>
                </c:pt>
                <c:pt idx="362">
                  <c:v>48.367901669398996</c:v>
                </c:pt>
                <c:pt idx="363">
                  <c:v>42.851107264510475</c:v>
                </c:pt>
                <c:pt idx="364">
                  <c:v>37.618122516176648</c:v>
                </c:pt>
                <c:pt idx="365">
                  <c:v>32.476162833624826</c:v>
                </c:pt>
                <c:pt idx="366">
                  <c:v>28.799274538825077</c:v>
                </c:pt>
                <c:pt idx="367">
                  <c:v>25.128010299577586</c:v>
                </c:pt>
                <c:pt idx="368">
                  <c:v>22.045155315471817</c:v>
                </c:pt>
                <c:pt idx="369">
                  <c:v>19.643232725785719</c:v>
                </c:pt>
                <c:pt idx="370">
                  <c:v>17.592472998203846</c:v>
                </c:pt>
                <c:pt idx="371">
                  <c:v>14.584814518128979</c:v>
                </c:pt>
                <c:pt idx="372">
                  <c:v>10.922871977245977</c:v>
                </c:pt>
                <c:pt idx="373">
                  <c:v>6.4142802455715078</c:v>
                </c:pt>
                <c:pt idx="374">
                  <c:v>2.0777027744009131</c:v>
                </c:pt>
                <c:pt idx="375">
                  <c:v>-0.41730432076721941</c:v>
                </c:pt>
                <c:pt idx="376">
                  <c:v>-2.0841406294101668</c:v>
                </c:pt>
                <c:pt idx="377">
                  <c:v>-6.4337231415223775</c:v>
                </c:pt>
                <c:pt idx="378">
                  <c:v>-13.488240293878913</c:v>
                </c:pt>
                <c:pt idx="379">
                  <c:v>-24.792359309624135</c:v>
                </c:pt>
                <c:pt idx="380">
                  <c:v>-38.216237130043858</c:v>
                </c:pt>
                <c:pt idx="381">
                  <c:v>-46.973326658550334</c:v>
                </c:pt>
                <c:pt idx="382">
                  <c:v>-49.308464535418672</c:v>
                </c:pt>
                <c:pt idx="383">
                  <c:v>-47.069550101448918</c:v>
                </c:pt>
                <c:pt idx="384">
                  <c:v>-47.491480883467069</c:v>
                </c:pt>
                <c:pt idx="385">
                  <c:v>-52.569398802032104</c:v>
                </c:pt>
                <c:pt idx="386">
                  <c:v>-61.39939800238102</c:v>
                </c:pt>
                <c:pt idx="387">
                  <c:v>-66.592532913943629</c:v>
                </c:pt>
                <c:pt idx="388">
                  <c:v>-68.596755461888336</c:v>
                </c:pt>
                <c:pt idx="389">
                  <c:v>-66.633244357808479</c:v>
                </c:pt>
                <c:pt idx="390">
                  <c:v>-62.86663752918232</c:v>
                </c:pt>
                <c:pt idx="391">
                  <c:v>-58.164948828145192</c:v>
                </c:pt>
                <c:pt idx="392">
                  <c:v>-54.53368194026919</c:v>
                </c:pt>
                <c:pt idx="393">
                  <c:v>-54.433395478398701</c:v>
                </c:pt>
                <c:pt idx="394">
                  <c:v>-52.384673102286904</c:v>
                </c:pt>
                <c:pt idx="395">
                  <c:v>-49.421843175202483</c:v>
                </c:pt>
                <c:pt idx="396">
                  <c:v>-45.865176129257662</c:v>
                </c:pt>
                <c:pt idx="397">
                  <c:v>-43.876366387500141</c:v>
                </c:pt>
                <c:pt idx="398">
                  <c:v>-40.68199855465177</c:v>
                </c:pt>
                <c:pt idx="399">
                  <c:v>-39.250537455412378</c:v>
                </c:pt>
                <c:pt idx="400">
                  <c:v>-37.913932191194121</c:v>
                </c:pt>
                <c:pt idx="401">
                  <c:v>-37.480178662764622</c:v>
                </c:pt>
                <c:pt idx="402">
                  <c:v>-36.965857285368017</c:v>
                </c:pt>
                <c:pt idx="403">
                  <c:v>-36.24169702288723</c:v>
                </c:pt>
                <c:pt idx="404">
                  <c:v>-35.920695673630476</c:v>
                </c:pt>
                <c:pt idx="405">
                  <c:v>-35.845465279235427</c:v>
                </c:pt>
                <c:pt idx="406">
                  <c:v>-34.458509211837708</c:v>
                </c:pt>
                <c:pt idx="407">
                  <c:v>-33.774014621753551</c:v>
                </c:pt>
                <c:pt idx="408">
                  <c:v>-31.097020334512976</c:v>
                </c:pt>
                <c:pt idx="409">
                  <c:v>-27.342392327058551</c:v>
                </c:pt>
                <c:pt idx="410">
                  <c:v>-24.407331251792165</c:v>
                </c:pt>
                <c:pt idx="411">
                  <c:v>-20.325967363227846</c:v>
                </c:pt>
                <c:pt idx="412">
                  <c:v>-15.317692556037496</c:v>
                </c:pt>
                <c:pt idx="413">
                  <c:v>-13.931844763733009</c:v>
                </c:pt>
                <c:pt idx="414">
                  <c:v>-16.489326813095538</c:v>
                </c:pt>
                <c:pt idx="415">
                  <c:v>-18.382214855748771</c:v>
                </c:pt>
                <c:pt idx="416">
                  <c:v>-14.059781185587164</c:v>
                </c:pt>
                <c:pt idx="417">
                  <c:v>-8.8226453184236018</c:v>
                </c:pt>
                <c:pt idx="418">
                  <c:v>-2.8232469548510979</c:v>
                </c:pt>
                <c:pt idx="419">
                  <c:v>4.9267544661428717</c:v>
                </c:pt>
                <c:pt idx="420">
                  <c:v>10.876564171592399</c:v>
                </c:pt>
                <c:pt idx="421">
                  <c:v>17.548858747089824</c:v>
                </c:pt>
                <c:pt idx="422">
                  <c:v>21.517821591501345</c:v>
                </c:pt>
                <c:pt idx="423">
                  <c:v>23.171662453145757</c:v>
                </c:pt>
                <c:pt idx="424">
                  <c:v>21.717000850565071</c:v>
                </c:pt>
                <c:pt idx="425">
                  <c:v>20.516108009533674</c:v>
                </c:pt>
                <c:pt idx="426">
                  <c:v>23.585121178005771</c:v>
                </c:pt>
                <c:pt idx="427">
                  <c:v>29.195240216298153</c:v>
                </c:pt>
                <c:pt idx="428">
                  <c:v>36.245185804766024</c:v>
                </c:pt>
                <c:pt idx="429">
                  <c:v>45.566475789317373</c:v>
                </c:pt>
                <c:pt idx="430">
                  <c:v>52.01134892097069</c:v>
                </c:pt>
                <c:pt idx="431">
                  <c:v>54.836878806149834</c:v>
                </c:pt>
                <c:pt idx="432">
                  <c:v>55.583562346080591</c:v>
                </c:pt>
                <c:pt idx="433">
                  <c:v>55.679170725010714</c:v>
                </c:pt>
                <c:pt idx="434">
                  <c:v>58.986658452576982</c:v>
                </c:pt>
                <c:pt idx="435">
                  <c:v>64.364072638903437</c:v>
                </c:pt>
                <c:pt idx="436">
                  <c:v>66.111450616654736</c:v>
                </c:pt>
                <c:pt idx="437">
                  <c:v>67.960874772297046</c:v>
                </c:pt>
                <c:pt idx="438">
                  <c:v>67.969354705844538</c:v>
                </c:pt>
                <c:pt idx="439">
                  <c:v>67.753173945468291</c:v>
                </c:pt>
                <c:pt idx="440">
                  <c:v>70.067412986477464</c:v>
                </c:pt>
                <c:pt idx="441">
                  <c:v>70.999573912796933</c:v>
                </c:pt>
                <c:pt idx="442">
                  <c:v>70.747747767329301</c:v>
                </c:pt>
                <c:pt idx="443">
                  <c:v>72.083774502789112</c:v>
                </c:pt>
                <c:pt idx="444">
                  <c:v>71.849564358817361</c:v>
                </c:pt>
                <c:pt idx="445">
                  <c:v>71.305217863757875</c:v>
                </c:pt>
                <c:pt idx="446">
                  <c:v>71.083606825289579</c:v>
                </c:pt>
                <c:pt idx="447">
                  <c:v>71.549867622762221</c:v>
                </c:pt>
                <c:pt idx="448">
                  <c:v>70.202302042110404</c:v>
                </c:pt>
                <c:pt idx="449">
                  <c:v>67.778920173101824</c:v>
                </c:pt>
                <c:pt idx="450">
                  <c:v>66.931366469086726</c:v>
                </c:pt>
                <c:pt idx="451">
                  <c:v>65.265628652065288</c:v>
                </c:pt>
                <c:pt idx="452">
                  <c:v>63.8841462053282</c:v>
                </c:pt>
                <c:pt idx="453">
                  <c:v>62.669435936404604</c:v>
                </c:pt>
                <c:pt idx="454">
                  <c:v>58.861072331022427</c:v>
                </c:pt>
                <c:pt idx="455">
                  <c:v>54.416542799056124</c:v>
                </c:pt>
                <c:pt idx="456">
                  <c:v>51.88540253505618</c:v>
                </c:pt>
                <c:pt idx="457">
                  <c:v>49.919329561306192</c:v>
                </c:pt>
                <c:pt idx="458">
                  <c:v>49.032156142947414</c:v>
                </c:pt>
                <c:pt idx="459">
                  <c:v>48.604238656375678</c:v>
                </c:pt>
                <c:pt idx="460">
                  <c:v>47.112606193135839</c:v>
                </c:pt>
                <c:pt idx="461">
                  <c:v>45.503185599462149</c:v>
                </c:pt>
                <c:pt idx="462">
                  <c:v>42.872946594566685</c:v>
                </c:pt>
                <c:pt idx="463">
                  <c:v>38.664668015791214</c:v>
                </c:pt>
                <c:pt idx="464">
                  <c:v>34.438234034839653</c:v>
                </c:pt>
                <c:pt idx="465">
                  <c:v>28.46550379655935</c:v>
                </c:pt>
                <c:pt idx="466">
                  <c:v>22.445772407988677</c:v>
                </c:pt>
                <c:pt idx="467">
                  <c:v>17.931400016026455</c:v>
                </c:pt>
                <c:pt idx="468">
                  <c:v>14.660902574331653</c:v>
                </c:pt>
                <c:pt idx="469">
                  <c:v>12.614417463414791</c:v>
                </c:pt>
                <c:pt idx="470">
                  <c:v>10.697517757762249</c:v>
                </c:pt>
                <c:pt idx="471">
                  <c:v>9.4373192239253498</c:v>
                </c:pt>
                <c:pt idx="472">
                  <c:v>7.158955731180753</c:v>
                </c:pt>
                <c:pt idx="473">
                  <c:v>6.3857254349313806</c:v>
                </c:pt>
                <c:pt idx="474">
                  <c:v>2.1773671275529352</c:v>
                </c:pt>
                <c:pt idx="475">
                  <c:v>-6.1118482649123846</c:v>
                </c:pt>
                <c:pt idx="476">
                  <c:v>-17.244240822505983</c:v>
                </c:pt>
                <c:pt idx="477">
                  <c:v>-27.696877004984252</c:v>
                </c:pt>
                <c:pt idx="478">
                  <c:v>-37.248158252274919</c:v>
                </c:pt>
                <c:pt idx="479">
                  <c:v>-48.514413699357704</c:v>
                </c:pt>
                <c:pt idx="480">
                  <c:v>-62.173685116688482</c:v>
                </c:pt>
                <c:pt idx="481">
                  <c:v>-71.120936161677463</c:v>
                </c:pt>
                <c:pt idx="482">
                  <c:v>-74.15460858322362</c:v>
                </c:pt>
                <c:pt idx="483">
                  <c:v>-73.388465777395126</c:v>
                </c:pt>
                <c:pt idx="484">
                  <c:v>-68.594950934014562</c:v>
                </c:pt>
                <c:pt idx="485">
                  <c:v>-61.852701404697648</c:v>
                </c:pt>
                <c:pt idx="486">
                  <c:v>-58.014915245225765</c:v>
                </c:pt>
                <c:pt idx="487">
                  <c:v>-61.026982171123706</c:v>
                </c:pt>
                <c:pt idx="488">
                  <c:v>-66.646798260803493</c:v>
                </c:pt>
                <c:pt idx="489">
                  <c:v>-73.45620208471189</c:v>
                </c:pt>
                <c:pt idx="490">
                  <c:v>-83.00195791301303</c:v>
                </c:pt>
                <c:pt idx="491">
                  <c:v>-79.380769862749915</c:v>
                </c:pt>
                <c:pt idx="492">
                  <c:v>-72.580057306672899</c:v>
                </c:pt>
                <c:pt idx="493">
                  <c:v>-71.437027084911904</c:v>
                </c:pt>
                <c:pt idx="494">
                  <c:v>-70.495975374638675</c:v>
                </c:pt>
                <c:pt idx="495">
                  <c:v>-72.437962067082907</c:v>
                </c:pt>
                <c:pt idx="496">
                  <c:v>-70.479474551489204</c:v>
                </c:pt>
                <c:pt idx="497">
                  <c:v>-58.919671458230269</c:v>
                </c:pt>
                <c:pt idx="498">
                  <c:v>-48.338399153703335</c:v>
                </c:pt>
                <c:pt idx="499">
                  <c:v>-41.154284691186874</c:v>
                </c:pt>
                <c:pt idx="500">
                  <c:v>-34.9979561733753</c:v>
                </c:pt>
                <c:pt idx="501">
                  <c:v>-32.405317342381828</c:v>
                </c:pt>
                <c:pt idx="502">
                  <c:v>-29.738040711163865</c:v>
                </c:pt>
                <c:pt idx="503">
                  <c:v>-26.651936099145381</c:v>
                </c:pt>
                <c:pt idx="504">
                  <c:v>-24.225090055708122</c:v>
                </c:pt>
                <c:pt idx="505">
                  <c:v>-20.594833466647504</c:v>
                </c:pt>
                <c:pt idx="506">
                  <c:v>-15.623874986962552</c:v>
                </c:pt>
                <c:pt idx="507">
                  <c:v>-11.393084665719096</c:v>
                </c:pt>
                <c:pt idx="508">
                  <c:v>-9.2380445317095319</c:v>
                </c:pt>
                <c:pt idx="509">
                  <c:v>-8.1666926223950451</c:v>
                </c:pt>
                <c:pt idx="510">
                  <c:v>-9.3452009943780432</c:v>
                </c:pt>
                <c:pt idx="511">
                  <c:v>-8.559897127144497</c:v>
                </c:pt>
                <c:pt idx="512">
                  <c:v>-5.6630860144772406</c:v>
                </c:pt>
                <c:pt idx="513">
                  <c:v>-1.9593997563369534</c:v>
                </c:pt>
                <c:pt idx="514">
                  <c:v>2.7055519332744447</c:v>
                </c:pt>
                <c:pt idx="515">
                  <c:v>7.9226118208092009</c:v>
                </c:pt>
                <c:pt idx="516">
                  <c:v>11.955812800307719</c:v>
                </c:pt>
                <c:pt idx="517">
                  <c:v>17.428302468132372</c:v>
                </c:pt>
                <c:pt idx="518">
                  <c:v>21.182191502113014</c:v>
                </c:pt>
                <c:pt idx="519">
                  <c:v>21.771087905139968</c:v>
                </c:pt>
                <c:pt idx="520">
                  <c:v>23.668356552228946</c:v>
                </c:pt>
                <c:pt idx="521">
                  <c:v>24.083931046625842</c:v>
                </c:pt>
                <c:pt idx="522">
                  <c:v>25.632993041930053</c:v>
                </c:pt>
                <c:pt idx="523">
                  <c:v>31.070930420947999</c:v>
                </c:pt>
                <c:pt idx="524">
                  <c:v>39.44142730235211</c:v>
                </c:pt>
                <c:pt idx="525">
                  <c:v>49.824317888649638</c:v>
                </c:pt>
                <c:pt idx="526">
                  <c:v>58.029004849883464</c:v>
                </c:pt>
                <c:pt idx="527">
                  <c:v>60.604360330761075</c:v>
                </c:pt>
                <c:pt idx="528">
                  <c:v>62.075030222125847</c:v>
                </c:pt>
                <c:pt idx="529">
                  <c:v>62.287834337103163</c:v>
                </c:pt>
                <c:pt idx="530">
                  <c:v>62.227383095458613</c:v>
                </c:pt>
                <c:pt idx="531">
                  <c:v>60.243235595361696</c:v>
                </c:pt>
                <c:pt idx="532">
                  <c:v>60.194828352117746</c:v>
                </c:pt>
                <c:pt idx="533">
                  <c:v>63.491255687251211</c:v>
                </c:pt>
                <c:pt idx="534">
                  <c:v>65.330870311614746</c:v>
                </c:pt>
                <c:pt idx="535">
                  <c:v>67.76532517126887</c:v>
                </c:pt>
                <c:pt idx="536">
                  <c:v>68.505146107125043</c:v>
                </c:pt>
                <c:pt idx="537">
                  <c:v>67.087579600910601</c:v>
                </c:pt>
                <c:pt idx="538">
                  <c:v>65.945567700788388</c:v>
                </c:pt>
                <c:pt idx="539">
                  <c:v>64.647745736130588</c:v>
                </c:pt>
                <c:pt idx="540">
                  <c:v>62.922294352338348</c:v>
                </c:pt>
                <c:pt idx="541">
                  <c:v>60.928159456464137</c:v>
                </c:pt>
                <c:pt idx="542">
                  <c:v>58.032803773325412</c:v>
                </c:pt>
                <c:pt idx="543">
                  <c:v>56.116230402417585</c:v>
                </c:pt>
                <c:pt idx="544">
                  <c:v>53.887687458579045</c:v>
                </c:pt>
                <c:pt idx="545">
                  <c:v>50.961260396439158</c:v>
                </c:pt>
                <c:pt idx="546">
                  <c:v>49.249199725090023</c:v>
                </c:pt>
                <c:pt idx="547">
                  <c:v>45.086986063463065</c:v>
                </c:pt>
                <c:pt idx="548">
                  <c:v>41.754560356328838</c:v>
                </c:pt>
                <c:pt idx="549">
                  <c:v>38.802731583874063</c:v>
                </c:pt>
                <c:pt idx="550">
                  <c:v>35.400949295133778</c:v>
                </c:pt>
                <c:pt idx="551">
                  <c:v>32.948923399060604</c:v>
                </c:pt>
                <c:pt idx="552">
                  <c:v>31.12101344393777</c:v>
                </c:pt>
                <c:pt idx="553">
                  <c:v>28.703078767792199</c:v>
                </c:pt>
                <c:pt idx="554">
                  <c:v>26.924331113611569</c:v>
                </c:pt>
                <c:pt idx="555">
                  <c:v>23.881524003033199</c:v>
                </c:pt>
                <c:pt idx="556">
                  <c:v>21.388351615744856</c:v>
                </c:pt>
                <c:pt idx="557">
                  <c:v>19.599898569487834</c:v>
                </c:pt>
                <c:pt idx="558">
                  <c:v>17.520492155793594</c:v>
                </c:pt>
                <c:pt idx="559">
                  <c:v>16.424637264748078</c:v>
                </c:pt>
                <c:pt idx="560">
                  <c:v>15.735447848484339</c:v>
                </c:pt>
                <c:pt idx="561">
                  <c:v>14.169442237184368</c:v>
                </c:pt>
                <c:pt idx="562">
                  <c:v>12.119093219245135</c:v>
                </c:pt>
                <c:pt idx="563">
                  <c:v>9.3892704772171633</c:v>
                </c:pt>
                <c:pt idx="564">
                  <c:v>6.972104300502254</c:v>
                </c:pt>
                <c:pt idx="565">
                  <c:v>5.1731345184879247</c:v>
                </c:pt>
                <c:pt idx="566">
                  <c:v>2.3207554916015014</c:v>
                </c:pt>
                <c:pt idx="567">
                  <c:v>-0.86229253102631442</c:v>
                </c:pt>
                <c:pt idx="568">
                  <c:v>-4.0572527846580915</c:v>
                </c:pt>
                <c:pt idx="569">
                  <c:v>-7.3986881719299875</c:v>
                </c:pt>
                <c:pt idx="570">
                  <c:v>-11.473274978653155</c:v>
                </c:pt>
                <c:pt idx="571">
                  <c:v>-15.871400745655629</c:v>
                </c:pt>
                <c:pt idx="572">
                  <c:v>-19.413001090367327</c:v>
                </c:pt>
                <c:pt idx="573">
                  <c:v>-21.523817675422102</c:v>
                </c:pt>
                <c:pt idx="574">
                  <c:v>-22.194278094604456</c:v>
                </c:pt>
                <c:pt idx="575">
                  <c:v>-22.633176660303231</c:v>
                </c:pt>
                <c:pt idx="576">
                  <c:v>-25.634227486113602</c:v>
                </c:pt>
                <c:pt idx="577">
                  <c:v>-31.126253042748512</c:v>
                </c:pt>
                <c:pt idx="578">
                  <c:v>-38.968442562019362</c:v>
                </c:pt>
                <c:pt idx="579">
                  <c:v>-50.89542997399866</c:v>
                </c:pt>
                <c:pt idx="580">
                  <c:v>-67.804752627432762</c:v>
                </c:pt>
                <c:pt idx="581">
                  <c:v>-76.922202681263784</c:v>
                </c:pt>
                <c:pt idx="582">
                  <c:v>-82.068985413834611</c:v>
                </c:pt>
                <c:pt idx="583">
                  <c:v>-81.368561479842896</c:v>
                </c:pt>
                <c:pt idx="584">
                  <c:v>-74.140644494224716</c:v>
                </c:pt>
                <c:pt idx="585">
                  <c:v>-65.769295539631983</c:v>
                </c:pt>
                <c:pt idx="586">
                  <c:v>-64.928077929060478</c:v>
                </c:pt>
                <c:pt idx="587">
                  <c:v>-71.590859081082939</c:v>
                </c:pt>
                <c:pt idx="588">
                  <c:v>-80.518546525819076</c:v>
                </c:pt>
                <c:pt idx="589">
                  <c:v>-72.362401410650463</c:v>
                </c:pt>
                <c:pt idx="590">
                  <c:v>-62.49182075004196</c:v>
                </c:pt>
                <c:pt idx="591">
                  <c:v>-58.198994931048738</c:v>
                </c:pt>
                <c:pt idx="592">
                  <c:v>-56.233459832358406</c:v>
                </c:pt>
                <c:pt idx="593">
                  <c:v>-55.37920025640215</c:v>
                </c:pt>
                <c:pt idx="594">
                  <c:v>-53.855141290657059</c:v>
                </c:pt>
                <c:pt idx="595">
                  <c:v>-50.589774521186953</c:v>
                </c:pt>
                <c:pt idx="596">
                  <c:v>-45.188902376455076</c:v>
                </c:pt>
                <c:pt idx="597">
                  <c:v>-38.847329115561315</c:v>
                </c:pt>
                <c:pt idx="598">
                  <c:v>-34.067796715275819</c:v>
                </c:pt>
                <c:pt idx="599">
                  <c:v>-30.902775169360243</c:v>
                </c:pt>
                <c:pt idx="600">
                  <c:v>-28.817067435694561</c:v>
                </c:pt>
                <c:pt idx="601">
                  <c:v>-27.710807084073334</c:v>
                </c:pt>
                <c:pt idx="602">
                  <c:v>-25.440271259577873</c:v>
                </c:pt>
                <c:pt idx="603">
                  <c:v>-21.864568914929993</c:v>
                </c:pt>
                <c:pt idx="604">
                  <c:v>-18.463162749033188</c:v>
                </c:pt>
                <c:pt idx="605">
                  <c:v>-14.57524885388357</c:v>
                </c:pt>
                <c:pt idx="606">
                  <c:v>-9.8729331770547883</c:v>
                </c:pt>
                <c:pt idx="607">
                  <c:v>-5.1112305359094528</c:v>
                </c:pt>
                <c:pt idx="608">
                  <c:v>-2.2334604028291647</c:v>
                </c:pt>
                <c:pt idx="609">
                  <c:v>0.55384871445345274</c:v>
                </c:pt>
                <c:pt idx="610">
                  <c:v>4.8061273342150477</c:v>
                </c:pt>
                <c:pt idx="611">
                  <c:v>5.3801355486441835</c:v>
                </c:pt>
                <c:pt idx="612">
                  <c:v>10.395263961786082</c:v>
                </c:pt>
                <c:pt idx="613">
                  <c:v>20.804594548785925</c:v>
                </c:pt>
                <c:pt idx="614">
                  <c:v>29.67575851831111</c:v>
                </c:pt>
                <c:pt idx="615">
                  <c:v>41.360375911449516</c:v>
                </c:pt>
                <c:pt idx="616">
                  <c:v>51.204604739065857</c:v>
                </c:pt>
                <c:pt idx="617">
                  <c:v>57.873710759832356</c:v>
                </c:pt>
                <c:pt idx="618">
                  <c:v>58.325229987354696</c:v>
                </c:pt>
                <c:pt idx="619">
                  <c:v>57.539874910619758</c:v>
                </c:pt>
                <c:pt idx="620">
                  <c:v>56.048901737499349</c:v>
                </c:pt>
                <c:pt idx="621">
                  <c:v>55.985802821751662</c:v>
                </c:pt>
                <c:pt idx="622">
                  <c:v>54.760916795298471</c:v>
                </c:pt>
                <c:pt idx="623">
                  <c:v>57.062943586782566</c:v>
                </c:pt>
                <c:pt idx="624">
                  <c:v>61.875839004472596</c:v>
                </c:pt>
                <c:pt idx="625">
                  <c:v>64.082389592087239</c:v>
                </c:pt>
                <c:pt idx="626">
                  <c:v>64.448434019052073</c:v>
                </c:pt>
                <c:pt idx="627">
                  <c:v>64.738724596528527</c:v>
                </c:pt>
                <c:pt idx="628">
                  <c:v>64.020952172900692</c:v>
                </c:pt>
                <c:pt idx="629">
                  <c:v>61.996422017345296</c:v>
                </c:pt>
                <c:pt idx="630">
                  <c:v>59.488581631321949</c:v>
                </c:pt>
                <c:pt idx="631">
                  <c:v>56.373097495707711</c:v>
                </c:pt>
                <c:pt idx="632">
                  <c:v>53.49773135087954</c:v>
                </c:pt>
                <c:pt idx="633">
                  <c:v>51.094430334888337</c:v>
                </c:pt>
                <c:pt idx="634">
                  <c:v>49.741481630434706</c:v>
                </c:pt>
                <c:pt idx="635">
                  <c:v>48.138776946341942</c:v>
                </c:pt>
                <c:pt idx="636">
                  <c:v>46.359146814281807</c:v>
                </c:pt>
                <c:pt idx="637">
                  <c:v>44.999091892611197</c:v>
                </c:pt>
                <c:pt idx="638">
                  <c:v>43.726856986318801</c:v>
                </c:pt>
                <c:pt idx="639">
                  <c:v>43.491480211710169</c:v>
                </c:pt>
                <c:pt idx="640">
                  <c:v>42.007461290557494</c:v>
                </c:pt>
                <c:pt idx="641">
                  <c:v>40.759168160119202</c:v>
                </c:pt>
                <c:pt idx="642">
                  <c:v>38.987172063393999</c:v>
                </c:pt>
                <c:pt idx="643">
                  <c:v>37.225875070939864</c:v>
                </c:pt>
                <c:pt idx="644">
                  <c:v>36.436052511542393</c:v>
                </c:pt>
                <c:pt idx="645">
                  <c:v>35.267181897283542</c:v>
                </c:pt>
                <c:pt idx="646">
                  <c:v>35.026787310698616</c:v>
                </c:pt>
                <c:pt idx="647">
                  <c:v>33.462666388444148</c:v>
                </c:pt>
                <c:pt idx="648">
                  <c:v>30.835495733423492</c:v>
                </c:pt>
                <c:pt idx="649">
                  <c:v>28.456602011110345</c:v>
                </c:pt>
                <c:pt idx="650">
                  <c:v>26.511412421301316</c:v>
                </c:pt>
                <c:pt idx="651">
                  <c:v>24.436293911316252</c:v>
                </c:pt>
                <c:pt idx="652">
                  <c:v>23.249805161736973</c:v>
                </c:pt>
                <c:pt idx="653">
                  <c:v>21.819824049007991</c:v>
                </c:pt>
                <c:pt idx="654">
                  <c:v>20.328034170749326</c:v>
                </c:pt>
                <c:pt idx="655">
                  <c:v>18.246041529310713</c:v>
                </c:pt>
                <c:pt idx="656">
                  <c:v>16.247911901271969</c:v>
                </c:pt>
                <c:pt idx="657">
                  <c:v>13.942441464343968</c:v>
                </c:pt>
                <c:pt idx="658">
                  <c:v>10.916847652054487</c:v>
                </c:pt>
                <c:pt idx="659">
                  <c:v>7.1617908871747868</c:v>
                </c:pt>
                <c:pt idx="660">
                  <c:v>2.3553494027076751</c:v>
                </c:pt>
                <c:pt idx="661">
                  <c:v>-2.4527789829845479</c:v>
                </c:pt>
                <c:pt idx="662">
                  <c:v>-6.9000231489477812</c:v>
                </c:pt>
                <c:pt idx="663">
                  <c:v>-11.69403449814499</c:v>
                </c:pt>
                <c:pt idx="664">
                  <c:v>-16.039320252327478</c:v>
                </c:pt>
                <c:pt idx="665">
                  <c:v>-19.509534174970053</c:v>
                </c:pt>
                <c:pt idx="666">
                  <c:v>-21.962372697642412</c:v>
                </c:pt>
                <c:pt idx="667">
                  <c:v>-24.149660425767507</c:v>
                </c:pt>
                <c:pt idx="668">
                  <c:v>-27.894506615072988</c:v>
                </c:pt>
                <c:pt idx="669">
                  <c:v>-32.192167968076035</c:v>
                </c:pt>
                <c:pt idx="670">
                  <c:v>-34.68218338355026</c:v>
                </c:pt>
                <c:pt idx="671">
                  <c:v>-39.201212475140437</c:v>
                </c:pt>
                <c:pt idx="672">
                  <c:v>-44.463092378900754</c:v>
                </c:pt>
                <c:pt idx="673">
                  <c:v>-50.683003149919038</c:v>
                </c:pt>
                <c:pt idx="674">
                  <c:v>-56.785308272612042</c:v>
                </c:pt>
                <c:pt idx="675">
                  <c:v>-64.67984183663792</c:v>
                </c:pt>
                <c:pt idx="676">
                  <c:v>-72.357895056297934</c:v>
                </c:pt>
                <c:pt idx="677">
                  <c:v>-78.494197283120329</c:v>
                </c:pt>
                <c:pt idx="678">
                  <c:v>-81.696135875710681</c:v>
                </c:pt>
                <c:pt idx="679">
                  <c:v>-80.873608908039131</c:v>
                </c:pt>
                <c:pt idx="680">
                  <c:v>-79.396633971066734</c:v>
                </c:pt>
                <c:pt idx="681">
                  <c:v>-76.244962859452684</c:v>
                </c:pt>
                <c:pt idx="682">
                  <c:v>-71.940123021571679</c:v>
                </c:pt>
                <c:pt idx="683">
                  <c:v>-69.125431061379061</c:v>
                </c:pt>
                <c:pt idx="684">
                  <c:v>-67.740782186652737</c:v>
                </c:pt>
                <c:pt idx="685">
                  <c:v>-65.770984976605419</c:v>
                </c:pt>
                <c:pt idx="686">
                  <c:v>-62.364443790548094</c:v>
                </c:pt>
                <c:pt idx="687">
                  <c:v>-56.953388277109113</c:v>
                </c:pt>
                <c:pt idx="688">
                  <c:v>-53.737131336478271</c:v>
                </c:pt>
                <c:pt idx="689">
                  <c:v>-50.853819803665516</c:v>
                </c:pt>
                <c:pt idx="690">
                  <c:v>-48.998137057665232</c:v>
                </c:pt>
                <c:pt idx="691">
                  <c:v>-47.319145569358689</c:v>
                </c:pt>
                <c:pt idx="692">
                  <c:v>-45.212592627759037</c:v>
                </c:pt>
                <c:pt idx="693">
                  <c:v>-40.451515304002072</c:v>
                </c:pt>
                <c:pt idx="694">
                  <c:v>-31.520422969206127</c:v>
                </c:pt>
                <c:pt idx="695">
                  <c:v>-27.243346902305309</c:v>
                </c:pt>
                <c:pt idx="696">
                  <c:v>-25.296757896375176</c:v>
                </c:pt>
                <c:pt idx="697">
                  <c:v>-24.933477573314764</c:v>
                </c:pt>
                <c:pt idx="698">
                  <c:v>-23.653968930170485</c:v>
                </c:pt>
                <c:pt idx="699">
                  <c:v>-23.299918184126717</c:v>
                </c:pt>
                <c:pt idx="700">
                  <c:v>-21.757815165623722</c:v>
                </c:pt>
                <c:pt idx="701">
                  <c:v>-20.690927935138035</c:v>
                </c:pt>
                <c:pt idx="702">
                  <c:v>-14.013715191469675</c:v>
                </c:pt>
                <c:pt idx="703">
                  <c:v>-6.0454325683243502</c:v>
                </c:pt>
                <c:pt idx="704">
                  <c:v>-0.48954912515449972</c:v>
                </c:pt>
                <c:pt idx="705">
                  <c:v>1.9373889564887736</c:v>
                </c:pt>
                <c:pt idx="706">
                  <c:v>3.1915413903572221</c:v>
                </c:pt>
                <c:pt idx="707">
                  <c:v>6.6541093287271895</c:v>
                </c:pt>
                <c:pt idx="708">
                  <c:v>10.294337335910949</c:v>
                </c:pt>
                <c:pt idx="709">
                  <c:v>15.876902804280812</c:v>
                </c:pt>
                <c:pt idx="710">
                  <c:v>24.292426103632547</c:v>
                </c:pt>
                <c:pt idx="711">
                  <c:v>32.621401177878752</c:v>
                </c:pt>
                <c:pt idx="712">
                  <c:v>38.310378204759353</c:v>
                </c:pt>
                <c:pt idx="713">
                  <c:v>41.15872844859603</c:v>
                </c:pt>
                <c:pt idx="714">
                  <c:v>42.035493928942827</c:v>
                </c:pt>
                <c:pt idx="715">
                  <c:v>43.88574035023867</c:v>
                </c:pt>
                <c:pt idx="716">
                  <c:v>46.097024274376388</c:v>
                </c:pt>
                <c:pt idx="717">
                  <c:v>49.05097717132098</c:v>
                </c:pt>
                <c:pt idx="718">
                  <c:v>53.783303894956831</c:v>
                </c:pt>
                <c:pt idx="719">
                  <c:v>59.462771311789417</c:v>
                </c:pt>
                <c:pt idx="720">
                  <c:v>63.690491690491598</c:v>
                </c:pt>
                <c:pt idx="721">
                  <c:v>66.663708202260651</c:v>
                </c:pt>
                <c:pt idx="722">
                  <c:v>68.859952387230976</c:v>
                </c:pt>
                <c:pt idx="723">
                  <c:v>69.296791671469862</c:v>
                </c:pt>
                <c:pt idx="724">
                  <c:v>70.828373385158628</c:v>
                </c:pt>
                <c:pt idx="725">
                  <c:v>72.632892745882685</c:v>
                </c:pt>
                <c:pt idx="726">
                  <c:v>74.741557266915009</c:v>
                </c:pt>
                <c:pt idx="727">
                  <c:v>76.839187804021222</c:v>
                </c:pt>
                <c:pt idx="728">
                  <c:v>77.989584924748158</c:v>
                </c:pt>
                <c:pt idx="729">
                  <c:v>78.346287466054406</c:v>
                </c:pt>
                <c:pt idx="730">
                  <c:v>77.228494192441147</c:v>
                </c:pt>
                <c:pt idx="731">
                  <c:v>76.795699686559203</c:v>
                </c:pt>
                <c:pt idx="732">
                  <c:v>76.359415287167465</c:v>
                </c:pt>
                <c:pt idx="733">
                  <c:v>75.459039601878175</c:v>
                </c:pt>
                <c:pt idx="734">
                  <c:v>73.821374360630543</c:v>
                </c:pt>
                <c:pt idx="735">
                  <c:v>72.518155487402311</c:v>
                </c:pt>
                <c:pt idx="736">
                  <c:v>71.467803789588444</c:v>
                </c:pt>
                <c:pt idx="737">
                  <c:v>68.537721106668343</c:v>
                </c:pt>
                <c:pt idx="738">
                  <c:v>67.101514569350044</c:v>
                </c:pt>
                <c:pt idx="739">
                  <c:v>65.38710048449407</c:v>
                </c:pt>
                <c:pt idx="740">
                  <c:v>63.117536632969475</c:v>
                </c:pt>
                <c:pt idx="741">
                  <c:v>62.158909121331718</c:v>
                </c:pt>
                <c:pt idx="742">
                  <c:v>61.085861007138192</c:v>
                </c:pt>
                <c:pt idx="743">
                  <c:v>59.832210261419476</c:v>
                </c:pt>
                <c:pt idx="744">
                  <c:v>55.677238842253836</c:v>
                </c:pt>
                <c:pt idx="745">
                  <c:v>49.265278055747103</c:v>
                </c:pt>
                <c:pt idx="746">
                  <c:v>41.729328963362249</c:v>
                </c:pt>
                <c:pt idx="747">
                  <c:v>34.296513630759264</c:v>
                </c:pt>
                <c:pt idx="748">
                  <c:v>26.719756015680623</c:v>
                </c:pt>
                <c:pt idx="749">
                  <c:v>19.965494777108017</c:v>
                </c:pt>
                <c:pt idx="750">
                  <c:v>13.754303384778884</c:v>
                </c:pt>
                <c:pt idx="751">
                  <c:v>8.8828828218840936</c:v>
                </c:pt>
                <c:pt idx="752">
                  <c:v>4.7093149196685893</c:v>
                </c:pt>
                <c:pt idx="753">
                  <c:v>1.2280951088070846</c:v>
                </c:pt>
                <c:pt idx="754">
                  <c:v>-1.6815161114530133</c:v>
                </c:pt>
                <c:pt idx="755">
                  <c:v>-3.8221816660113181</c:v>
                </c:pt>
                <c:pt idx="756">
                  <c:v>-5.8795233340815898</c:v>
                </c:pt>
                <c:pt idx="757">
                  <c:v>-7.3469445488197778</c:v>
                </c:pt>
                <c:pt idx="758">
                  <c:v>-9.117580922799382</c:v>
                </c:pt>
                <c:pt idx="759">
                  <c:v>-11.08059509719725</c:v>
                </c:pt>
                <c:pt idx="760">
                  <c:v>-14.852367260206627</c:v>
                </c:pt>
                <c:pt idx="761">
                  <c:v>-21.647672885581681</c:v>
                </c:pt>
                <c:pt idx="762">
                  <c:v>-38.24121420379533</c:v>
                </c:pt>
                <c:pt idx="763">
                  <c:v>-57.406752825689097</c:v>
                </c:pt>
                <c:pt idx="764">
                  <c:v>-67.044364520659116</c:v>
                </c:pt>
                <c:pt idx="765">
                  <c:v>-68.252201184661061</c:v>
                </c:pt>
                <c:pt idx="766">
                  <c:v>-63.63840343854163</c:v>
                </c:pt>
                <c:pt idx="767">
                  <c:v>-56.481732540720998</c:v>
                </c:pt>
                <c:pt idx="768">
                  <c:v>-52.661963946123301</c:v>
                </c:pt>
                <c:pt idx="769">
                  <c:v>-53.433937475480953</c:v>
                </c:pt>
                <c:pt idx="770">
                  <c:v>-58.678826031863267</c:v>
                </c:pt>
                <c:pt idx="771">
                  <c:v>-71.237458499528458</c:v>
                </c:pt>
                <c:pt idx="772">
                  <c:v>-86.584717416406818</c:v>
                </c:pt>
                <c:pt idx="773">
                  <c:v>-77.94158860706105</c:v>
                </c:pt>
                <c:pt idx="774">
                  <c:v>-69.458501392941699</c:v>
                </c:pt>
                <c:pt idx="775">
                  <c:v>-67.221309426740021</c:v>
                </c:pt>
                <c:pt idx="776">
                  <c:v>-68.006691488266227</c:v>
                </c:pt>
                <c:pt idx="777">
                  <c:v>-70.891628428338038</c:v>
                </c:pt>
                <c:pt idx="778">
                  <c:v>-73.512519964527783</c:v>
                </c:pt>
                <c:pt idx="779">
                  <c:v>-73.898405886816008</c:v>
                </c:pt>
                <c:pt idx="780">
                  <c:v>-71.329530075914988</c:v>
                </c:pt>
                <c:pt idx="781">
                  <c:v>-64.791116779151139</c:v>
                </c:pt>
                <c:pt idx="782">
                  <c:v>-57.382580266302746</c:v>
                </c:pt>
                <c:pt idx="783">
                  <c:v>-52.96441192603303</c:v>
                </c:pt>
                <c:pt idx="784">
                  <c:v>-51.279034512617031</c:v>
                </c:pt>
                <c:pt idx="785">
                  <c:v>-51.676511066420801</c:v>
                </c:pt>
                <c:pt idx="786">
                  <c:v>-54.702602137655049</c:v>
                </c:pt>
                <c:pt idx="787">
                  <c:v>-58.628984770561864</c:v>
                </c:pt>
                <c:pt idx="788">
                  <c:v>-60.590524732455201</c:v>
                </c:pt>
                <c:pt idx="789">
                  <c:v>-60.034689011964524</c:v>
                </c:pt>
                <c:pt idx="790">
                  <c:v>-55.469548729049521</c:v>
                </c:pt>
                <c:pt idx="791">
                  <c:v>-47.471453001900116</c:v>
                </c:pt>
                <c:pt idx="792">
                  <c:v>-39.420779220549946</c:v>
                </c:pt>
                <c:pt idx="793">
                  <c:v>-34.275856201965539</c:v>
                </c:pt>
                <c:pt idx="794">
                  <c:v>-32.91503914561698</c:v>
                </c:pt>
                <c:pt idx="795">
                  <c:v>-32.238479101003314</c:v>
                </c:pt>
                <c:pt idx="796">
                  <c:v>-32.357533367667308</c:v>
                </c:pt>
                <c:pt idx="797">
                  <c:v>-29.761672917715636</c:v>
                </c:pt>
                <c:pt idx="798">
                  <c:v>-25.778258911849058</c:v>
                </c:pt>
              </c:numCache>
            </c:numRef>
          </c:val>
          <c:smooth val="0"/>
          <c:extLst>
            <c:ext xmlns:c16="http://schemas.microsoft.com/office/drawing/2014/chart" uri="{C3380CC4-5D6E-409C-BE32-E72D297353CC}">
              <c16:uniqueId val="{00000000-BF15-47BF-9CA5-5E7D2AE66986}"/>
            </c:ext>
          </c:extLst>
        </c:ser>
        <c:ser>
          <c:idx val="1"/>
          <c:order val="1"/>
          <c:tx>
            <c:strRef>
              <c:f>Sheet1!$L$1</c:f>
              <c:strCache>
                <c:ptCount val="1"/>
                <c:pt idx="0">
                  <c:v>Y-accel</c:v>
                </c:pt>
              </c:strCache>
            </c:strRef>
          </c:tx>
          <c:spPr>
            <a:ln w="28575" cap="rnd">
              <a:solidFill>
                <a:schemeClr val="accent2"/>
              </a:solidFill>
              <a:round/>
            </a:ln>
            <a:effectLst/>
          </c:spPr>
          <c:marker>
            <c:symbol val="none"/>
          </c:marker>
          <c:val>
            <c:numRef>
              <c:f>Sheet1!$L$2:$L$800</c:f>
              <c:numCache>
                <c:formatCode>General</c:formatCode>
                <c:ptCount val="799"/>
                <c:pt idx="0">
                  <c:v>-27.331973819514118</c:v>
                </c:pt>
                <c:pt idx="1">
                  <c:v>-27.029351033325582</c:v>
                </c:pt>
                <c:pt idx="2">
                  <c:v>-27.599499204182173</c:v>
                </c:pt>
                <c:pt idx="3">
                  <c:v>-26.901805589120432</c:v>
                </c:pt>
                <c:pt idx="4">
                  <c:v>-29.482841342632359</c:v>
                </c:pt>
                <c:pt idx="5">
                  <c:v>-32.020465835978527</c:v>
                </c:pt>
                <c:pt idx="6">
                  <c:v>-32.991189680144998</c:v>
                </c:pt>
                <c:pt idx="7">
                  <c:v>-34.127990988135316</c:v>
                </c:pt>
                <c:pt idx="8">
                  <c:v>-32.577966496023173</c:v>
                </c:pt>
                <c:pt idx="9">
                  <c:v>-31.326695421907541</c:v>
                </c:pt>
                <c:pt idx="10">
                  <c:v>-30.599601258703764</c:v>
                </c:pt>
                <c:pt idx="11">
                  <c:v>-28.668156014251412</c:v>
                </c:pt>
                <c:pt idx="12">
                  <c:v>-26.141267602694906</c:v>
                </c:pt>
                <c:pt idx="13">
                  <c:v>-23.632748031982342</c:v>
                </c:pt>
                <c:pt idx="14">
                  <c:v>-21.224531436751448</c:v>
                </c:pt>
                <c:pt idx="15">
                  <c:v>-18.977652872813913</c:v>
                </c:pt>
                <c:pt idx="16">
                  <c:v>-17.403560944192407</c:v>
                </c:pt>
                <c:pt idx="17">
                  <c:v>-16.211725624032265</c:v>
                </c:pt>
                <c:pt idx="18">
                  <c:v>-16.074041661023912</c:v>
                </c:pt>
                <c:pt idx="19">
                  <c:v>-13.960849639124909</c:v>
                </c:pt>
                <c:pt idx="20">
                  <c:v>-11.337518854241333</c:v>
                </c:pt>
                <c:pt idx="21">
                  <c:v>-7.1192515705315271</c:v>
                </c:pt>
                <c:pt idx="22">
                  <c:v>-2.1682000049197137</c:v>
                </c:pt>
                <c:pt idx="23">
                  <c:v>1.8025662773305879</c:v>
                </c:pt>
                <c:pt idx="24">
                  <c:v>3.0449332635854263</c:v>
                </c:pt>
                <c:pt idx="25">
                  <c:v>4.0492222117990266</c:v>
                </c:pt>
                <c:pt idx="26">
                  <c:v>5.3394667046998094</c:v>
                </c:pt>
                <c:pt idx="27">
                  <c:v>7.1469952693267373</c:v>
                </c:pt>
                <c:pt idx="28">
                  <c:v>8.5725627141410481</c:v>
                </c:pt>
                <c:pt idx="29">
                  <c:v>10.313457393639069</c:v>
                </c:pt>
                <c:pt idx="30">
                  <c:v>12.346551592730227</c:v>
                </c:pt>
                <c:pt idx="31">
                  <c:v>14.242929813373269</c:v>
                </c:pt>
                <c:pt idx="32">
                  <c:v>14.594252826359986</c:v>
                </c:pt>
                <c:pt idx="33">
                  <c:v>13.530611956836227</c:v>
                </c:pt>
                <c:pt idx="34">
                  <c:v>12.938579548344601</c:v>
                </c:pt>
                <c:pt idx="35">
                  <c:v>13.150338287256842</c:v>
                </c:pt>
                <c:pt idx="36">
                  <c:v>13.865095052589798</c:v>
                </c:pt>
                <c:pt idx="37">
                  <c:v>15.512138357239731</c:v>
                </c:pt>
                <c:pt idx="38">
                  <c:v>17.235581848877857</c:v>
                </c:pt>
                <c:pt idx="39">
                  <c:v>19.871683583344304</c:v>
                </c:pt>
                <c:pt idx="40">
                  <c:v>21.957528681734985</c:v>
                </c:pt>
                <c:pt idx="41">
                  <c:v>21.973130180016746</c:v>
                </c:pt>
                <c:pt idx="42">
                  <c:v>21.162513686061455</c:v>
                </c:pt>
                <c:pt idx="43">
                  <c:v>20.2520977563061</c:v>
                </c:pt>
                <c:pt idx="44">
                  <c:v>20.283119230398086</c:v>
                </c:pt>
                <c:pt idx="45">
                  <c:v>20.346626668301919</c:v>
                </c:pt>
                <c:pt idx="46">
                  <c:v>21.771157043520361</c:v>
                </c:pt>
                <c:pt idx="47">
                  <c:v>22.833706597683413</c:v>
                </c:pt>
                <c:pt idx="48">
                  <c:v>23.04151874156717</c:v>
                </c:pt>
                <c:pt idx="49">
                  <c:v>22.871614032009646</c:v>
                </c:pt>
                <c:pt idx="50">
                  <c:v>20.983679169564734</c:v>
                </c:pt>
                <c:pt idx="51">
                  <c:v>20.121801548487205</c:v>
                </c:pt>
                <c:pt idx="52">
                  <c:v>19.653010910270691</c:v>
                </c:pt>
                <c:pt idx="53">
                  <c:v>19.779839914367766</c:v>
                </c:pt>
                <c:pt idx="54">
                  <c:v>20.167123681512759</c:v>
                </c:pt>
                <c:pt idx="55">
                  <c:v>18.454288324850623</c:v>
                </c:pt>
                <c:pt idx="56">
                  <c:v>17.208596487730006</c:v>
                </c:pt>
                <c:pt idx="57">
                  <c:v>15.34958738361566</c:v>
                </c:pt>
                <c:pt idx="58">
                  <c:v>12.340197756334941</c:v>
                </c:pt>
                <c:pt idx="59">
                  <c:v>10.402823850901404</c:v>
                </c:pt>
                <c:pt idx="60">
                  <c:v>10.966157919733273</c:v>
                </c:pt>
                <c:pt idx="61">
                  <c:v>12.369972076146558</c:v>
                </c:pt>
                <c:pt idx="62">
                  <c:v>13.159383152766942</c:v>
                </c:pt>
                <c:pt idx="63">
                  <c:v>14.608551499295899</c:v>
                </c:pt>
                <c:pt idx="64">
                  <c:v>13.53834780643583</c:v>
                </c:pt>
                <c:pt idx="65">
                  <c:v>12.237652807615596</c:v>
                </c:pt>
                <c:pt idx="66">
                  <c:v>12.165293640076095</c:v>
                </c:pt>
                <c:pt idx="67">
                  <c:v>12.563461245572441</c:v>
                </c:pt>
                <c:pt idx="68">
                  <c:v>13.379652894608737</c:v>
                </c:pt>
                <c:pt idx="69">
                  <c:v>14.025465607127684</c:v>
                </c:pt>
                <c:pt idx="70">
                  <c:v>14.297851348784988</c:v>
                </c:pt>
                <c:pt idx="71">
                  <c:v>15.047899026298479</c:v>
                </c:pt>
                <c:pt idx="72">
                  <c:v>16.137724111806207</c:v>
                </c:pt>
                <c:pt idx="73">
                  <c:v>17.766022351526612</c:v>
                </c:pt>
                <c:pt idx="74">
                  <c:v>18.930379419070057</c:v>
                </c:pt>
                <c:pt idx="75">
                  <c:v>18.145858806654513</c:v>
                </c:pt>
                <c:pt idx="76">
                  <c:v>14.509904258683227</c:v>
                </c:pt>
                <c:pt idx="77">
                  <c:v>9.7538992700501126</c:v>
                </c:pt>
                <c:pt idx="78">
                  <c:v>5.6804376859198227</c:v>
                </c:pt>
                <c:pt idx="79">
                  <c:v>-0.21260246681643144</c:v>
                </c:pt>
                <c:pt idx="80">
                  <c:v>8.2294145268188554</c:v>
                </c:pt>
                <c:pt idx="81">
                  <c:v>2.5111508872153334</c:v>
                </c:pt>
                <c:pt idx="82">
                  <c:v>-2.6328807141521318</c:v>
                </c:pt>
                <c:pt idx="83">
                  <c:v>-3.1935016781426286</c:v>
                </c:pt>
                <c:pt idx="84">
                  <c:v>-4.7383714915334965</c:v>
                </c:pt>
                <c:pt idx="85">
                  <c:v>-5.7155247186205589</c:v>
                </c:pt>
                <c:pt idx="86">
                  <c:v>-9.0051608205555898</c:v>
                </c:pt>
                <c:pt idx="87">
                  <c:v>-11.648935933309943</c:v>
                </c:pt>
                <c:pt idx="88">
                  <c:v>-14.795420344352232</c:v>
                </c:pt>
                <c:pt idx="89">
                  <c:v>-17.626928519547949</c:v>
                </c:pt>
                <c:pt idx="90">
                  <c:v>-21.722662376621376</c:v>
                </c:pt>
                <c:pt idx="91">
                  <c:v>-25.119160005247792</c:v>
                </c:pt>
                <c:pt idx="92">
                  <c:v>-25.735519471271456</c:v>
                </c:pt>
                <c:pt idx="93">
                  <c:v>-25.711601265368021</c:v>
                </c:pt>
                <c:pt idx="94">
                  <c:v>-26.332193854585586</c:v>
                </c:pt>
                <c:pt idx="95">
                  <c:v>-26.36132612178239</c:v>
                </c:pt>
                <c:pt idx="96">
                  <c:v>-25.816186495082469</c:v>
                </c:pt>
                <c:pt idx="97">
                  <c:v>-24.890116984867763</c:v>
                </c:pt>
                <c:pt idx="98">
                  <c:v>-23.656995040250912</c:v>
                </c:pt>
                <c:pt idx="99">
                  <c:v>-23.165829913412974</c:v>
                </c:pt>
                <c:pt idx="100">
                  <c:v>-23.53592261250428</c:v>
                </c:pt>
                <c:pt idx="101">
                  <c:v>-24.975899424463829</c:v>
                </c:pt>
                <c:pt idx="102">
                  <c:v>-27.762507391711676</c:v>
                </c:pt>
                <c:pt idx="103">
                  <c:v>-28.477914393756688</c:v>
                </c:pt>
                <c:pt idx="104">
                  <c:v>-28.718518887425592</c:v>
                </c:pt>
                <c:pt idx="105">
                  <c:v>-27.481527904343949</c:v>
                </c:pt>
                <c:pt idx="106">
                  <c:v>-25.997684240658526</c:v>
                </c:pt>
                <c:pt idx="107">
                  <c:v>-23.843376238416656</c:v>
                </c:pt>
                <c:pt idx="108">
                  <c:v>-22.111548453316018</c:v>
                </c:pt>
                <c:pt idx="109">
                  <c:v>-23.033774481745667</c:v>
                </c:pt>
                <c:pt idx="110">
                  <c:v>-23.729248845499846</c:v>
                </c:pt>
                <c:pt idx="111">
                  <c:v>-24.153888511856142</c:v>
                </c:pt>
                <c:pt idx="112">
                  <c:v>-23.527696536909648</c:v>
                </c:pt>
                <c:pt idx="113">
                  <c:v>-22.531157816780969</c:v>
                </c:pt>
                <c:pt idx="114">
                  <c:v>-22.001446011841178</c:v>
                </c:pt>
                <c:pt idx="115">
                  <c:v>-22.232416762207858</c:v>
                </c:pt>
                <c:pt idx="116">
                  <c:v>-21.17160407757639</c:v>
                </c:pt>
                <c:pt idx="117">
                  <c:v>-21.63886299644691</c:v>
                </c:pt>
                <c:pt idx="118">
                  <c:v>-22.202423170351658</c:v>
                </c:pt>
                <c:pt idx="119">
                  <c:v>-21.700530837608458</c:v>
                </c:pt>
                <c:pt idx="120">
                  <c:v>-21.981613703932521</c:v>
                </c:pt>
                <c:pt idx="121">
                  <c:v>-21.78317560306969</c:v>
                </c:pt>
                <c:pt idx="122">
                  <c:v>-22.06733084259924</c:v>
                </c:pt>
                <c:pt idx="123">
                  <c:v>-21.393866851701773</c:v>
                </c:pt>
                <c:pt idx="124">
                  <c:v>-20.430512362380277</c:v>
                </c:pt>
                <c:pt idx="125">
                  <c:v>-19.804522267509789</c:v>
                </c:pt>
                <c:pt idx="126">
                  <c:v>-18.622726823773473</c:v>
                </c:pt>
                <c:pt idx="127">
                  <c:v>-18.332608996561341</c:v>
                </c:pt>
                <c:pt idx="128">
                  <c:v>-18.604388275378966</c:v>
                </c:pt>
                <c:pt idx="129">
                  <c:v>-18.515887260409951</c:v>
                </c:pt>
                <c:pt idx="130">
                  <c:v>-17.990110037277294</c:v>
                </c:pt>
                <c:pt idx="131">
                  <c:v>-17.333727437348394</c:v>
                </c:pt>
                <c:pt idx="132">
                  <c:v>-16.019125118992566</c:v>
                </c:pt>
                <c:pt idx="133">
                  <c:v>-15.397888596928082</c:v>
                </c:pt>
                <c:pt idx="134">
                  <c:v>-14.53341688326778</c:v>
                </c:pt>
                <c:pt idx="135">
                  <c:v>-11.671153399880907</c:v>
                </c:pt>
                <c:pt idx="136">
                  <c:v>-10.796386296206451</c:v>
                </c:pt>
                <c:pt idx="137">
                  <c:v>-10.49770432330128</c:v>
                </c:pt>
                <c:pt idx="138">
                  <c:v>-8.757151832314177</c:v>
                </c:pt>
                <c:pt idx="139">
                  <c:v>-6.6463395442458877</c:v>
                </c:pt>
                <c:pt idx="140">
                  <c:v>-3.4057816595579347</c:v>
                </c:pt>
                <c:pt idx="141">
                  <c:v>-0.59087053198504536</c:v>
                </c:pt>
                <c:pt idx="142">
                  <c:v>0.31583575467976477</c:v>
                </c:pt>
                <c:pt idx="143">
                  <c:v>1.5866863524538575</c:v>
                </c:pt>
                <c:pt idx="144">
                  <c:v>2.6383526080575543</c:v>
                </c:pt>
                <c:pt idx="145">
                  <c:v>3.5169223958886091</c:v>
                </c:pt>
                <c:pt idx="146">
                  <c:v>4.5198277881081985</c:v>
                </c:pt>
                <c:pt idx="147">
                  <c:v>4.9797311391835102</c:v>
                </c:pt>
                <c:pt idx="148">
                  <c:v>5.4828746980691525</c:v>
                </c:pt>
                <c:pt idx="149">
                  <c:v>6.9522126498537924</c:v>
                </c:pt>
                <c:pt idx="150">
                  <c:v>8.6535290435562739</c:v>
                </c:pt>
                <c:pt idx="151">
                  <c:v>10.323798135530124</c:v>
                </c:pt>
                <c:pt idx="152">
                  <c:v>11.039672053979345</c:v>
                </c:pt>
                <c:pt idx="153">
                  <c:v>12.358020949677121</c:v>
                </c:pt>
                <c:pt idx="154">
                  <c:v>12.474594215423284</c:v>
                </c:pt>
                <c:pt idx="155">
                  <c:v>12.949655788133537</c:v>
                </c:pt>
                <c:pt idx="156">
                  <c:v>15.283181372179319</c:v>
                </c:pt>
                <c:pt idx="157">
                  <c:v>17.570654650480751</c:v>
                </c:pt>
                <c:pt idx="158">
                  <c:v>19.966309333161981</c:v>
                </c:pt>
                <c:pt idx="159">
                  <c:v>22.647658492226149</c:v>
                </c:pt>
                <c:pt idx="160">
                  <c:v>23.838830839656548</c:v>
                </c:pt>
                <c:pt idx="161">
                  <c:v>23.182730855783436</c:v>
                </c:pt>
                <c:pt idx="162">
                  <c:v>21.963721245250664</c:v>
                </c:pt>
                <c:pt idx="163">
                  <c:v>20.349509717685017</c:v>
                </c:pt>
                <c:pt idx="164">
                  <c:v>19.745750891220023</c:v>
                </c:pt>
                <c:pt idx="165">
                  <c:v>19.541287050631084</c:v>
                </c:pt>
                <c:pt idx="166">
                  <c:v>20.838868378680669</c:v>
                </c:pt>
                <c:pt idx="167">
                  <c:v>22.672531096927347</c:v>
                </c:pt>
                <c:pt idx="168">
                  <c:v>24.369585974362227</c:v>
                </c:pt>
                <c:pt idx="169">
                  <c:v>23.339893323714598</c:v>
                </c:pt>
                <c:pt idx="170">
                  <c:v>20.87759759605304</c:v>
                </c:pt>
                <c:pt idx="171">
                  <c:v>18.439263039712937</c:v>
                </c:pt>
                <c:pt idx="172">
                  <c:v>15.567992226949967</c:v>
                </c:pt>
                <c:pt idx="173">
                  <c:v>13.595736385571856</c:v>
                </c:pt>
                <c:pt idx="174">
                  <c:v>12.51180691681779</c:v>
                </c:pt>
                <c:pt idx="175">
                  <c:v>12.300271971681287</c:v>
                </c:pt>
                <c:pt idx="176">
                  <c:v>12.885805310491168</c:v>
                </c:pt>
                <c:pt idx="177">
                  <c:v>14.190274576040665</c:v>
                </c:pt>
                <c:pt idx="178">
                  <c:v>15.571764890962461</c:v>
                </c:pt>
                <c:pt idx="179">
                  <c:v>16.482387564079207</c:v>
                </c:pt>
                <c:pt idx="180">
                  <c:v>16.897429505363831</c:v>
                </c:pt>
                <c:pt idx="181">
                  <c:v>16.360695209740388</c:v>
                </c:pt>
                <c:pt idx="182">
                  <c:v>14.725467377809286</c:v>
                </c:pt>
                <c:pt idx="183">
                  <c:v>12.708252087906239</c:v>
                </c:pt>
                <c:pt idx="184">
                  <c:v>10.00561524154411</c:v>
                </c:pt>
                <c:pt idx="185">
                  <c:v>9.4135125598817027</c:v>
                </c:pt>
                <c:pt idx="186">
                  <c:v>8.9776685441196928</c:v>
                </c:pt>
                <c:pt idx="187">
                  <c:v>8.372933289612428</c:v>
                </c:pt>
                <c:pt idx="188">
                  <c:v>8.627840541910242</c:v>
                </c:pt>
                <c:pt idx="189">
                  <c:v>8.5774874939669665</c:v>
                </c:pt>
                <c:pt idx="190">
                  <c:v>8.4492419587388472</c:v>
                </c:pt>
                <c:pt idx="191">
                  <c:v>6.9258224654403806</c:v>
                </c:pt>
                <c:pt idx="192">
                  <c:v>4.3181646766883039</c:v>
                </c:pt>
                <c:pt idx="193">
                  <c:v>1.0420865622411344</c:v>
                </c:pt>
                <c:pt idx="194">
                  <c:v>-3.8745820132551403</c:v>
                </c:pt>
                <c:pt idx="195">
                  <c:v>-8.0923456692519569</c:v>
                </c:pt>
                <c:pt idx="196">
                  <c:v>-10.53538735474728</c:v>
                </c:pt>
                <c:pt idx="197">
                  <c:v>-11.938749794653509</c:v>
                </c:pt>
                <c:pt idx="198">
                  <c:v>-10.193011765318895</c:v>
                </c:pt>
                <c:pt idx="199">
                  <c:v>-9.3321170618321272</c:v>
                </c:pt>
                <c:pt idx="200">
                  <c:v>-11.834458007218855</c:v>
                </c:pt>
                <c:pt idx="201">
                  <c:v>-14.859702631170304</c:v>
                </c:pt>
                <c:pt idx="202">
                  <c:v>-18.383414852972749</c:v>
                </c:pt>
                <c:pt idx="203">
                  <c:v>-21.322937716533751</c:v>
                </c:pt>
                <c:pt idx="204">
                  <c:v>-22.507061928217322</c:v>
                </c:pt>
                <c:pt idx="205">
                  <c:v>-25.257154637382033</c:v>
                </c:pt>
                <c:pt idx="206">
                  <c:v>-26.858975840111665</c:v>
                </c:pt>
                <c:pt idx="207">
                  <c:v>-25.904072768042653</c:v>
                </c:pt>
                <c:pt idx="208">
                  <c:v>-23.946474476418221</c:v>
                </c:pt>
                <c:pt idx="209">
                  <c:v>-21.250269331217368</c:v>
                </c:pt>
                <c:pt idx="210">
                  <c:v>-18.197677138742112</c:v>
                </c:pt>
                <c:pt idx="211">
                  <c:v>-18.323064712918406</c:v>
                </c:pt>
                <c:pt idx="212">
                  <c:v>-18.714445549776201</c:v>
                </c:pt>
                <c:pt idx="213">
                  <c:v>-18.825709422423817</c:v>
                </c:pt>
                <c:pt idx="214">
                  <c:v>-19.428444916643702</c:v>
                </c:pt>
                <c:pt idx="215">
                  <c:v>-18.852550587451177</c:v>
                </c:pt>
                <c:pt idx="216">
                  <c:v>-17.694883507527745</c:v>
                </c:pt>
                <c:pt idx="217">
                  <c:v>-17.159663022502698</c:v>
                </c:pt>
                <c:pt idx="218">
                  <c:v>-15.906014943669835</c:v>
                </c:pt>
                <c:pt idx="219">
                  <c:v>-15.017666535275342</c:v>
                </c:pt>
                <c:pt idx="220">
                  <c:v>-13.486747900636601</c:v>
                </c:pt>
                <c:pt idx="221">
                  <c:v>-13.316390152127932</c:v>
                </c:pt>
                <c:pt idx="222">
                  <c:v>-13.505193771213749</c:v>
                </c:pt>
                <c:pt idx="223">
                  <c:v>-13.722663688045484</c:v>
                </c:pt>
                <c:pt idx="224">
                  <c:v>-14.337192678075938</c:v>
                </c:pt>
                <c:pt idx="225">
                  <c:v>-12.192833125872204</c:v>
                </c:pt>
                <c:pt idx="226">
                  <c:v>-11.267244065260607</c:v>
                </c:pt>
                <c:pt idx="227">
                  <c:v>-10.450537517717368</c:v>
                </c:pt>
                <c:pt idx="228">
                  <c:v>-8.4459057793380392</c:v>
                </c:pt>
                <c:pt idx="229">
                  <c:v>-8.2473311593757028</c:v>
                </c:pt>
                <c:pt idx="230">
                  <c:v>-7.4873697873585465</c:v>
                </c:pt>
                <c:pt idx="231">
                  <c:v>-5.9044558422268407</c:v>
                </c:pt>
                <c:pt idx="232">
                  <c:v>-5.2088864018260095</c:v>
                </c:pt>
                <c:pt idx="233">
                  <c:v>-2.232249806524532</c:v>
                </c:pt>
                <c:pt idx="234">
                  <c:v>0.7823061855044382</c:v>
                </c:pt>
                <c:pt idx="235">
                  <c:v>2.5032198599575759</c:v>
                </c:pt>
                <c:pt idx="236">
                  <c:v>3.3413788717290953</c:v>
                </c:pt>
                <c:pt idx="237">
                  <c:v>3.9809847587732059</c:v>
                </c:pt>
                <c:pt idx="238">
                  <c:v>6.1198438129324231</c:v>
                </c:pt>
                <c:pt idx="239">
                  <c:v>6.9677971054168353</c:v>
                </c:pt>
                <c:pt idx="240">
                  <c:v>7.8466525236905467</c:v>
                </c:pt>
                <c:pt idx="241">
                  <c:v>9.3396822007742557</c:v>
                </c:pt>
                <c:pt idx="242">
                  <c:v>11.194595826915808</c:v>
                </c:pt>
                <c:pt idx="243">
                  <c:v>13.829512977374295</c:v>
                </c:pt>
                <c:pt idx="244">
                  <c:v>15.749007338936943</c:v>
                </c:pt>
                <c:pt idx="245">
                  <c:v>16.829773203654501</c:v>
                </c:pt>
                <c:pt idx="246">
                  <c:v>16.163625081581571</c:v>
                </c:pt>
                <c:pt idx="247">
                  <c:v>14.071951574830088</c:v>
                </c:pt>
                <c:pt idx="248">
                  <c:v>14.145760541922595</c:v>
                </c:pt>
                <c:pt idx="249">
                  <c:v>14.747876890831634</c:v>
                </c:pt>
                <c:pt idx="250">
                  <c:v>16.390252811296712</c:v>
                </c:pt>
                <c:pt idx="251">
                  <c:v>18.236479262438653</c:v>
                </c:pt>
                <c:pt idx="252">
                  <c:v>18.744534181881214</c:v>
                </c:pt>
                <c:pt idx="253">
                  <c:v>19.215537133024618</c:v>
                </c:pt>
                <c:pt idx="254">
                  <c:v>21.004386027484394</c:v>
                </c:pt>
                <c:pt idx="255">
                  <c:v>21.501522592522463</c:v>
                </c:pt>
                <c:pt idx="256">
                  <c:v>21.290507085312967</c:v>
                </c:pt>
                <c:pt idx="257">
                  <c:v>21.597013090990554</c:v>
                </c:pt>
                <c:pt idx="258">
                  <c:v>22.707318432169831</c:v>
                </c:pt>
                <c:pt idx="259">
                  <c:v>23.015475442268848</c:v>
                </c:pt>
                <c:pt idx="260">
                  <c:v>22.960820092258512</c:v>
                </c:pt>
                <c:pt idx="261">
                  <c:v>22.724344848744682</c:v>
                </c:pt>
                <c:pt idx="262">
                  <c:v>21.739951968162242</c:v>
                </c:pt>
                <c:pt idx="263">
                  <c:v>20.997741414124583</c:v>
                </c:pt>
                <c:pt idx="264">
                  <c:v>19.843937054570546</c:v>
                </c:pt>
                <c:pt idx="265">
                  <c:v>17.942640564782973</c:v>
                </c:pt>
                <c:pt idx="266">
                  <c:v>16.620316368361223</c:v>
                </c:pt>
                <c:pt idx="267">
                  <c:v>16.796498394473637</c:v>
                </c:pt>
                <c:pt idx="268">
                  <c:v>14.593733799163614</c:v>
                </c:pt>
                <c:pt idx="269">
                  <c:v>12.602856277339983</c:v>
                </c:pt>
                <c:pt idx="270">
                  <c:v>11.079217137215123</c:v>
                </c:pt>
                <c:pt idx="271">
                  <c:v>9.9274706880761645</c:v>
                </c:pt>
                <c:pt idx="272">
                  <c:v>9.6353386657679625</c:v>
                </c:pt>
                <c:pt idx="273">
                  <c:v>9.5696424586492839</c:v>
                </c:pt>
                <c:pt idx="274">
                  <c:v>7.13945911286888</c:v>
                </c:pt>
                <c:pt idx="275">
                  <c:v>4.0111812748441995</c:v>
                </c:pt>
                <c:pt idx="276">
                  <c:v>1.7762110386291108</c:v>
                </c:pt>
                <c:pt idx="277">
                  <c:v>0.16158877966638288</c:v>
                </c:pt>
                <c:pt idx="278">
                  <c:v>-1.3134559327037527</c:v>
                </c:pt>
                <c:pt idx="279">
                  <c:v>-3.1759796062960213</c:v>
                </c:pt>
                <c:pt idx="280">
                  <c:v>-3.4085678702025684</c:v>
                </c:pt>
                <c:pt idx="281">
                  <c:v>-4.1220405310822379</c:v>
                </c:pt>
                <c:pt idx="282">
                  <c:v>-5.5234223520142356</c:v>
                </c:pt>
                <c:pt idx="283">
                  <c:v>-6.2171726051102638</c:v>
                </c:pt>
                <c:pt idx="284">
                  <c:v>-7.7089121657588517</c:v>
                </c:pt>
                <c:pt idx="285">
                  <c:v>-6.9904844194388724</c:v>
                </c:pt>
                <c:pt idx="286">
                  <c:v>-6.3578834823044339</c:v>
                </c:pt>
                <c:pt idx="287">
                  <c:v>-6.3224180606251039</c:v>
                </c:pt>
                <c:pt idx="288">
                  <c:v>-5.5014089337106213</c:v>
                </c:pt>
                <c:pt idx="289">
                  <c:v>-2.213253874954054</c:v>
                </c:pt>
                <c:pt idx="290">
                  <c:v>-3.7893678926638885</c:v>
                </c:pt>
                <c:pt idx="291">
                  <c:v>-5.7103087568307682</c:v>
                </c:pt>
                <c:pt idx="292">
                  <c:v>-7.6684467020940899</c:v>
                </c:pt>
                <c:pt idx="293">
                  <c:v>-9.7838993649397032</c:v>
                </c:pt>
                <c:pt idx="294">
                  <c:v>-10.811312010980698</c:v>
                </c:pt>
                <c:pt idx="295">
                  <c:v>-12.248600733901226</c:v>
                </c:pt>
                <c:pt idx="296">
                  <c:v>-13.616679355560983</c:v>
                </c:pt>
                <c:pt idx="297">
                  <c:v>-16.831271471005135</c:v>
                </c:pt>
                <c:pt idx="298">
                  <c:v>-21.760564277147122</c:v>
                </c:pt>
                <c:pt idx="299">
                  <c:v>-26.155524896446131</c:v>
                </c:pt>
                <c:pt idx="300">
                  <c:v>-30.162002699387145</c:v>
                </c:pt>
                <c:pt idx="301">
                  <c:v>-30.765874337739259</c:v>
                </c:pt>
                <c:pt idx="302">
                  <c:v>-30.199313555897842</c:v>
                </c:pt>
                <c:pt idx="303">
                  <c:v>-29.637573899427576</c:v>
                </c:pt>
                <c:pt idx="304">
                  <c:v>-30.997606108418804</c:v>
                </c:pt>
                <c:pt idx="305">
                  <c:v>-31.402356075641517</c:v>
                </c:pt>
                <c:pt idx="306">
                  <c:v>-32.518688366946591</c:v>
                </c:pt>
                <c:pt idx="307">
                  <c:v>-33.29247828551501</c:v>
                </c:pt>
                <c:pt idx="308">
                  <c:v>-31.990993361908668</c:v>
                </c:pt>
                <c:pt idx="309">
                  <c:v>-30.631711738823221</c:v>
                </c:pt>
                <c:pt idx="310">
                  <c:v>-28.077191506521096</c:v>
                </c:pt>
                <c:pt idx="311">
                  <c:v>-26.420329419710708</c:v>
                </c:pt>
                <c:pt idx="312">
                  <c:v>-25.847256546863463</c:v>
                </c:pt>
                <c:pt idx="313">
                  <c:v>-26.513845326847981</c:v>
                </c:pt>
                <c:pt idx="314">
                  <c:v>-27.610625850202492</c:v>
                </c:pt>
                <c:pt idx="315">
                  <c:v>-28.779327772804741</c:v>
                </c:pt>
                <c:pt idx="316">
                  <c:v>-29.057127205903249</c:v>
                </c:pt>
                <c:pt idx="317">
                  <c:v>-28.954685278968949</c:v>
                </c:pt>
                <c:pt idx="318">
                  <c:v>-28.3694619154846</c:v>
                </c:pt>
                <c:pt idx="319">
                  <c:v>-27.483300607713264</c:v>
                </c:pt>
                <c:pt idx="320">
                  <c:v>-25.968847898178819</c:v>
                </c:pt>
                <c:pt idx="321">
                  <c:v>-24.281311114040012</c:v>
                </c:pt>
                <c:pt idx="322">
                  <c:v>-24.774654260500444</c:v>
                </c:pt>
                <c:pt idx="323">
                  <c:v>-23.895614694957754</c:v>
                </c:pt>
                <c:pt idx="324">
                  <c:v>-23.234253187097899</c:v>
                </c:pt>
                <c:pt idx="325">
                  <c:v>-21.237829869154272</c:v>
                </c:pt>
                <c:pt idx="326">
                  <c:v>-18.228021432852398</c:v>
                </c:pt>
                <c:pt idx="327">
                  <c:v>-17.183444947000577</c:v>
                </c:pt>
                <c:pt idx="328">
                  <c:v>-16.282356623156968</c:v>
                </c:pt>
                <c:pt idx="329">
                  <c:v>-14.126216521321355</c:v>
                </c:pt>
                <c:pt idx="330">
                  <c:v>-15.129604857059238</c:v>
                </c:pt>
                <c:pt idx="331">
                  <c:v>-14.503371367860687</c:v>
                </c:pt>
                <c:pt idx="332">
                  <c:v>-12.706370907849557</c:v>
                </c:pt>
                <c:pt idx="333">
                  <c:v>-7.8061657419170594</c:v>
                </c:pt>
                <c:pt idx="334">
                  <c:v>-20.293429641919825</c:v>
                </c:pt>
                <c:pt idx="335">
                  <c:v>-2.220422363078784</c:v>
                </c:pt>
                <c:pt idx="336">
                  <c:v>-0.13726032033912203</c:v>
                </c:pt>
                <c:pt idx="337">
                  <c:v>2.9477157061172181</c:v>
                </c:pt>
                <c:pt idx="338">
                  <c:v>5.0825860682524944</c:v>
                </c:pt>
                <c:pt idx="339">
                  <c:v>8.0368509139826116</c:v>
                </c:pt>
                <c:pt idx="340">
                  <c:v>10.195755088826411</c:v>
                </c:pt>
                <c:pt idx="341">
                  <c:v>12.251102224484958</c:v>
                </c:pt>
                <c:pt idx="342">
                  <c:v>14.527465736355911</c:v>
                </c:pt>
                <c:pt idx="343">
                  <c:v>15.630490439221397</c:v>
                </c:pt>
                <c:pt idx="344">
                  <c:v>14.7099529957956</c:v>
                </c:pt>
                <c:pt idx="345">
                  <c:v>14.880554101138088</c:v>
                </c:pt>
                <c:pt idx="346">
                  <c:v>14.631152479709034</c:v>
                </c:pt>
                <c:pt idx="347">
                  <c:v>14.058505421517367</c:v>
                </c:pt>
                <c:pt idx="348">
                  <c:v>13.894852354535512</c:v>
                </c:pt>
                <c:pt idx="349">
                  <c:v>14.877991603052459</c:v>
                </c:pt>
                <c:pt idx="350">
                  <c:v>15.072694068016295</c:v>
                </c:pt>
                <c:pt idx="351">
                  <c:v>13.83396876264425</c:v>
                </c:pt>
                <c:pt idx="352">
                  <c:v>13.49814431078606</c:v>
                </c:pt>
                <c:pt idx="353">
                  <c:v>14.456481137716404</c:v>
                </c:pt>
                <c:pt idx="354">
                  <c:v>15.336619520558928</c:v>
                </c:pt>
                <c:pt idx="355">
                  <c:v>17.117597284925004</c:v>
                </c:pt>
                <c:pt idx="356">
                  <c:v>17.707261850266931</c:v>
                </c:pt>
                <c:pt idx="357">
                  <c:v>17.259871665554154</c:v>
                </c:pt>
                <c:pt idx="358">
                  <c:v>18.024060080906469</c:v>
                </c:pt>
                <c:pt idx="359">
                  <c:v>18.160621034287789</c:v>
                </c:pt>
                <c:pt idx="360">
                  <c:v>15.949665648506938</c:v>
                </c:pt>
                <c:pt idx="361">
                  <c:v>15.645417972092353</c:v>
                </c:pt>
                <c:pt idx="362">
                  <c:v>15.602898470590134</c:v>
                </c:pt>
                <c:pt idx="363">
                  <c:v>15.348706477916725</c:v>
                </c:pt>
                <c:pt idx="364">
                  <c:v>16.23179917493588</c:v>
                </c:pt>
                <c:pt idx="365">
                  <c:v>16.902619297081198</c:v>
                </c:pt>
                <c:pt idx="366">
                  <c:v>16.746918592041087</c:v>
                </c:pt>
                <c:pt idx="367">
                  <c:v>15.171021697624623</c:v>
                </c:pt>
                <c:pt idx="368">
                  <c:v>12.479165041608898</c:v>
                </c:pt>
                <c:pt idx="369">
                  <c:v>11.531211897797807</c:v>
                </c:pt>
                <c:pt idx="370">
                  <c:v>9.9833383206490325</c:v>
                </c:pt>
                <c:pt idx="371">
                  <c:v>8.6789100309387646</c:v>
                </c:pt>
                <c:pt idx="372">
                  <c:v>8.3174042812104538</c:v>
                </c:pt>
                <c:pt idx="373">
                  <c:v>7.1703652970771286</c:v>
                </c:pt>
                <c:pt idx="374">
                  <c:v>6.5236715230830571</c:v>
                </c:pt>
                <c:pt idx="375">
                  <c:v>6.2432008060763691</c:v>
                </c:pt>
                <c:pt idx="376">
                  <c:v>6.9616816374452277</c:v>
                </c:pt>
                <c:pt idx="377">
                  <c:v>7.5675723988862567</c:v>
                </c:pt>
                <c:pt idx="378">
                  <c:v>7.7807671496321795</c:v>
                </c:pt>
                <c:pt idx="379">
                  <c:v>6.8373111387095227</c:v>
                </c:pt>
                <c:pt idx="380">
                  <c:v>3.803391571211105</c:v>
                </c:pt>
                <c:pt idx="381">
                  <c:v>2.0730295210966179</c:v>
                </c:pt>
                <c:pt idx="382">
                  <c:v>0.62893471648338928</c:v>
                </c:pt>
                <c:pt idx="383">
                  <c:v>-0.14915242800573283</c:v>
                </c:pt>
                <c:pt idx="384">
                  <c:v>2.1878142321239757E-2</c:v>
                </c:pt>
                <c:pt idx="385">
                  <c:v>-0.81297516806117964</c:v>
                </c:pt>
                <c:pt idx="386">
                  <c:v>-4.3646203782011552</c:v>
                </c:pt>
                <c:pt idx="387">
                  <c:v>-8.44178012909709</c:v>
                </c:pt>
                <c:pt idx="388">
                  <c:v>-11.902108904216925</c:v>
                </c:pt>
                <c:pt idx="389">
                  <c:v>-15.625456786964209</c:v>
                </c:pt>
                <c:pt idx="390">
                  <c:v>-17.597832374145668</c:v>
                </c:pt>
                <c:pt idx="391">
                  <c:v>-21.044036304226509</c:v>
                </c:pt>
                <c:pt idx="392">
                  <c:v>-24.580796194486794</c:v>
                </c:pt>
                <c:pt idx="393">
                  <c:v>-28.530714421836741</c:v>
                </c:pt>
                <c:pt idx="394">
                  <c:v>-34.807685145172577</c:v>
                </c:pt>
                <c:pt idx="395">
                  <c:v>-39.905472672808415</c:v>
                </c:pt>
                <c:pt idx="396">
                  <c:v>-44.127519149886425</c:v>
                </c:pt>
                <c:pt idx="397">
                  <c:v>-45.491548697330209</c:v>
                </c:pt>
                <c:pt idx="398">
                  <c:v>-47.281751832407728</c:v>
                </c:pt>
                <c:pt idx="399">
                  <c:v>-47.73292159114812</c:v>
                </c:pt>
                <c:pt idx="400">
                  <c:v>-48.173954149972332</c:v>
                </c:pt>
                <c:pt idx="401">
                  <c:v>-47.331356855547327</c:v>
                </c:pt>
                <c:pt idx="402">
                  <c:v>-46.70471881271132</c:v>
                </c:pt>
                <c:pt idx="403">
                  <c:v>-46.009556665522958</c:v>
                </c:pt>
                <c:pt idx="404">
                  <c:v>-43.95333700667625</c:v>
                </c:pt>
                <c:pt idx="405">
                  <c:v>-40.038656845367939</c:v>
                </c:pt>
                <c:pt idx="406">
                  <c:v>-34.7129629851365</c:v>
                </c:pt>
                <c:pt idx="407">
                  <c:v>-31.514734839659923</c:v>
                </c:pt>
                <c:pt idx="408">
                  <c:v>-30.91827985047761</c:v>
                </c:pt>
                <c:pt idx="409">
                  <c:v>-32.70262909987661</c:v>
                </c:pt>
                <c:pt idx="410">
                  <c:v>-34.250564604869105</c:v>
                </c:pt>
                <c:pt idx="411">
                  <c:v>-34.982920534389756</c:v>
                </c:pt>
                <c:pt idx="412">
                  <c:v>-36.405134462952951</c:v>
                </c:pt>
                <c:pt idx="413">
                  <c:v>-32.08657534493782</c:v>
                </c:pt>
                <c:pt idx="414">
                  <c:v>-27.477979303725199</c:v>
                </c:pt>
                <c:pt idx="415">
                  <c:v>-24.631436540919381</c:v>
                </c:pt>
                <c:pt idx="416">
                  <c:v>-24.674766976516395</c:v>
                </c:pt>
                <c:pt idx="417">
                  <c:v>-25.436544529606117</c:v>
                </c:pt>
                <c:pt idx="418">
                  <c:v>-24.355877117190662</c:v>
                </c:pt>
                <c:pt idx="419">
                  <c:v>-24.380164949977722</c:v>
                </c:pt>
                <c:pt idx="420">
                  <c:v>-23.860574311150973</c:v>
                </c:pt>
                <c:pt idx="421">
                  <c:v>-21.990089545302418</c:v>
                </c:pt>
                <c:pt idx="422">
                  <c:v>-21.131692309267212</c:v>
                </c:pt>
                <c:pt idx="423">
                  <c:v>-19.723992102289831</c:v>
                </c:pt>
                <c:pt idx="424">
                  <c:v>-18.87994591742596</c:v>
                </c:pt>
                <c:pt idx="425">
                  <c:v>-18.144639050091307</c:v>
                </c:pt>
                <c:pt idx="426">
                  <c:v>-17.419594187231976</c:v>
                </c:pt>
                <c:pt idx="427">
                  <c:v>-15.989505665746975</c:v>
                </c:pt>
                <c:pt idx="428">
                  <c:v>-13.661967671604105</c:v>
                </c:pt>
                <c:pt idx="429">
                  <c:v>-9.2506667137102205</c:v>
                </c:pt>
                <c:pt idx="430">
                  <c:v>-5.9660079955800747</c:v>
                </c:pt>
                <c:pt idx="431">
                  <c:v>-3.4375866318810142</c:v>
                </c:pt>
                <c:pt idx="432">
                  <c:v>-2.170005747183978</c:v>
                </c:pt>
                <c:pt idx="433">
                  <c:v>0.40822590268001285</c:v>
                </c:pt>
                <c:pt idx="434">
                  <c:v>3.1521596890480166</c:v>
                </c:pt>
                <c:pt idx="435">
                  <c:v>5.2968649121671376</c:v>
                </c:pt>
                <c:pt idx="436">
                  <c:v>8.9543267881830246</c:v>
                </c:pt>
                <c:pt idx="437">
                  <c:v>9.887485588055533</c:v>
                </c:pt>
                <c:pt idx="438">
                  <c:v>10.3639548594824</c:v>
                </c:pt>
                <c:pt idx="439">
                  <c:v>12.053213870361491</c:v>
                </c:pt>
                <c:pt idx="440">
                  <c:v>11.593058003642883</c:v>
                </c:pt>
                <c:pt idx="441">
                  <c:v>10.976887109076099</c:v>
                </c:pt>
                <c:pt idx="442">
                  <c:v>12.462288683762431</c:v>
                </c:pt>
                <c:pt idx="443">
                  <c:v>13.980049778494616</c:v>
                </c:pt>
                <c:pt idx="444">
                  <c:v>16.01086468889082</c:v>
                </c:pt>
                <c:pt idx="445">
                  <c:v>18.06095869481792</c:v>
                </c:pt>
                <c:pt idx="446">
                  <c:v>18.851807836660196</c:v>
                </c:pt>
                <c:pt idx="447">
                  <c:v>18.417364573849802</c:v>
                </c:pt>
                <c:pt idx="448">
                  <c:v>19.619721016533877</c:v>
                </c:pt>
                <c:pt idx="449">
                  <c:v>22.077777155712116</c:v>
                </c:pt>
                <c:pt idx="450">
                  <c:v>22.937020910573544</c:v>
                </c:pt>
                <c:pt idx="451">
                  <c:v>24.503090123600387</c:v>
                </c:pt>
                <c:pt idx="452">
                  <c:v>25.057657413103982</c:v>
                </c:pt>
                <c:pt idx="453">
                  <c:v>23.158867483253069</c:v>
                </c:pt>
                <c:pt idx="454">
                  <c:v>23.249192346115628</c:v>
                </c:pt>
                <c:pt idx="455">
                  <c:v>24.665008785777278</c:v>
                </c:pt>
                <c:pt idx="456">
                  <c:v>23.543081276516137</c:v>
                </c:pt>
                <c:pt idx="457">
                  <c:v>22.583349503118551</c:v>
                </c:pt>
                <c:pt idx="458">
                  <c:v>22.232533400998594</c:v>
                </c:pt>
                <c:pt idx="459">
                  <c:v>22.241216096506289</c:v>
                </c:pt>
                <c:pt idx="460">
                  <c:v>21.609368738602704</c:v>
                </c:pt>
                <c:pt idx="461">
                  <c:v>22.054270500157738</c:v>
                </c:pt>
                <c:pt idx="462">
                  <c:v>22.209869457061991</c:v>
                </c:pt>
                <c:pt idx="463">
                  <c:v>22.994522443148952</c:v>
                </c:pt>
                <c:pt idx="464">
                  <c:v>24.679632433192268</c:v>
                </c:pt>
                <c:pt idx="465">
                  <c:v>23.433055776142492</c:v>
                </c:pt>
                <c:pt idx="466">
                  <c:v>20.823125647227425</c:v>
                </c:pt>
                <c:pt idx="467">
                  <c:v>18.315453202144603</c:v>
                </c:pt>
                <c:pt idx="468">
                  <c:v>15.422437539197571</c:v>
                </c:pt>
                <c:pt idx="469">
                  <c:v>13.003878450129157</c:v>
                </c:pt>
                <c:pt idx="470">
                  <c:v>11.765002967589155</c:v>
                </c:pt>
                <c:pt idx="471">
                  <c:v>12.070151538212615</c:v>
                </c:pt>
                <c:pt idx="472">
                  <c:v>12.688657741466162</c:v>
                </c:pt>
                <c:pt idx="473">
                  <c:v>14.066559050560436</c:v>
                </c:pt>
                <c:pt idx="474">
                  <c:v>15.237006811454485</c:v>
                </c:pt>
                <c:pt idx="475">
                  <c:v>17.139516060492817</c:v>
                </c:pt>
                <c:pt idx="476">
                  <c:v>17.768782719025765</c:v>
                </c:pt>
                <c:pt idx="477">
                  <c:v>17.152003755792208</c:v>
                </c:pt>
                <c:pt idx="478">
                  <c:v>16.391721077267864</c:v>
                </c:pt>
                <c:pt idx="479">
                  <c:v>13.665044333131688</c:v>
                </c:pt>
                <c:pt idx="480">
                  <c:v>8.775629340418007</c:v>
                </c:pt>
                <c:pt idx="481">
                  <c:v>0.51193470786881279</c:v>
                </c:pt>
                <c:pt idx="482">
                  <c:v>-2.9090394845833232</c:v>
                </c:pt>
                <c:pt idx="483">
                  <c:v>-6.4975393623386832</c:v>
                </c:pt>
                <c:pt idx="484">
                  <c:v>-5.9506338929888525</c:v>
                </c:pt>
                <c:pt idx="485">
                  <c:v>5.0330228481253299E-2</c:v>
                </c:pt>
                <c:pt idx="486">
                  <c:v>-8.589861168719827E-2</c:v>
                </c:pt>
                <c:pt idx="487">
                  <c:v>-2.2795847564724405</c:v>
                </c:pt>
                <c:pt idx="488">
                  <c:v>-2.6480321426279665</c:v>
                </c:pt>
                <c:pt idx="489">
                  <c:v>-3.8330515944273209</c:v>
                </c:pt>
                <c:pt idx="490">
                  <c:v>-4.6326344699933228</c:v>
                </c:pt>
                <c:pt idx="491">
                  <c:v>-8.2352531015728179</c:v>
                </c:pt>
                <c:pt idx="492">
                  <c:v>-12.359089731325817</c:v>
                </c:pt>
                <c:pt idx="493">
                  <c:v>-11.680635770955202</c:v>
                </c:pt>
                <c:pt idx="494">
                  <c:v>-13.231795824539878</c:v>
                </c:pt>
                <c:pt idx="495">
                  <c:v>-10.939456141110281</c:v>
                </c:pt>
                <c:pt idx="496">
                  <c:v>-8.5469215804421665</c:v>
                </c:pt>
                <c:pt idx="497">
                  <c:v>-11.009631517868293</c:v>
                </c:pt>
                <c:pt idx="498">
                  <c:v>-10.001727609414878</c:v>
                </c:pt>
                <c:pt idx="499">
                  <c:v>-9.949421260342092</c:v>
                </c:pt>
                <c:pt idx="500">
                  <c:v>-11.16233979608262</c:v>
                </c:pt>
                <c:pt idx="501">
                  <c:v>-9.3728457230183064</c:v>
                </c:pt>
                <c:pt idx="502">
                  <c:v>-10.410768080053899</c:v>
                </c:pt>
                <c:pt idx="503">
                  <c:v>-11.777040319139379</c:v>
                </c:pt>
                <c:pt idx="504">
                  <c:v>-11.905875537457792</c:v>
                </c:pt>
                <c:pt idx="505">
                  <c:v>-11.090410705996227</c:v>
                </c:pt>
                <c:pt idx="506">
                  <c:v>-10.065694377222396</c:v>
                </c:pt>
                <c:pt idx="507">
                  <c:v>-9.6776162080418189</c:v>
                </c:pt>
                <c:pt idx="508">
                  <c:v>-10.00749454836134</c:v>
                </c:pt>
                <c:pt idx="509">
                  <c:v>-11.282949165229246</c:v>
                </c:pt>
                <c:pt idx="510">
                  <c:v>-11.142278842324238</c:v>
                </c:pt>
                <c:pt idx="511">
                  <c:v>-12.169238961191548</c:v>
                </c:pt>
                <c:pt idx="512">
                  <c:v>-12.067046931916538</c:v>
                </c:pt>
                <c:pt idx="513">
                  <c:v>-11.129840134832071</c:v>
                </c:pt>
                <c:pt idx="514">
                  <c:v>-10.227314638430936</c:v>
                </c:pt>
                <c:pt idx="515">
                  <c:v>-7.5915836866265787</c:v>
                </c:pt>
                <c:pt idx="516">
                  <c:v>-5.6247485772702488</c:v>
                </c:pt>
                <c:pt idx="517">
                  <c:v>-4.9095763142278477</c:v>
                </c:pt>
                <c:pt idx="518">
                  <c:v>-4.6470530271099948</c:v>
                </c:pt>
                <c:pt idx="519">
                  <c:v>-5.1932520698701747</c:v>
                </c:pt>
                <c:pt idx="520">
                  <c:v>-5.1860390017854492</c:v>
                </c:pt>
                <c:pt idx="521">
                  <c:v>-3.7555220888796246</c:v>
                </c:pt>
                <c:pt idx="522">
                  <c:v>-2.5893859794100775</c:v>
                </c:pt>
                <c:pt idx="523">
                  <c:v>1.8279882630985558</c:v>
                </c:pt>
                <c:pt idx="524">
                  <c:v>6.5202784264122258</c:v>
                </c:pt>
                <c:pt idx="525">
                  <c:v>7.6910282762497246</c:v>
                </c:pt>
                <c:pt idx="526">
                  <c:v>7.3604623695223887</c:v>
                </c:pt>
                <c:pt idx="527">
                  <c:v>8.0336882105804257</c:v>
                </c:pt>
                <c:pt idx="528">
                  <c:v>9.1514380262229622</c:v>
                </c:pt>
                <c:pt idx="529">
                  <c:v>12.011736622417347</c:v>
                </c:pt>
                <c:pt idx="530">
                  <c:v>15.22245362923101</c:v>
                </c:pt>
                <c:pt idx="531">
                  <c:v>19.222574397445783</c:v>
                </c:pt>
                <c:pt idx="532">
                  <c:v>23.258306802593491</c:v>
                </c:pt>
                <c:pt idx="533">
                  <c:v>23.275193349338426</c:v>
                </c:pt>
                <c:pt idx="534">
                  <c:v>23.786180021804398</c:v>
                </c:pt>
                <c:pt idx="535">
                  <c:v>22.213301909086915</c:v>
                </c:pt>
                <c:pt idx="536">
                  <c:v>20.462398781476512</c:v>
                </c:pt>
                <c:pt idx="537">
                  <c:v>20.063834023274094</c:v>
                </c:pt>
                <c:pt idx="538">
                  <c:v>19.741720344890933</c:v>
                </c:pt>
                <c:pt idx="539">
                  <c:v>20.316468961070044</c:v>
                </c:pt>
                <c:pt idx="540">
                  <c:v>21.029014892429657</c:v>
                </c:pt>
                <c:pt idx="541">
                  <c:v>22.697060295301341</c:v>
                </c:pt>
                <c:pt idx="542">
                  <c:v>24.821589872142418</c:v>
                </c:pt>
                <c:pt idx="543">
                  <c:v>25.53396520054574</c:v>
                </c:pt>
                <c:pt idx="544">
                  <c:v>26.763067122753366</c:v>
                </c:pt>
                <c:pt idx="545">
                  <c:v>28.439781895858786</c:v>
                </c:pt>
                <c:pt idx="546">
                  <c:v>28.57360687033551</c:v>
                </c:pt>
                <c:pt idx="547">
                  <c:v>30.229900354033493</c:v>
                </c:pt>
                <c:pt idx="548">
                  <c:v>30.890933626752798</c:v>
                </c:pt>
                <c:pt idx="549">
                  <c:v>31.345368716391651</c:v>
                </c:pt>
                <c:pt idx="550">
                  <c:v>32.330751182125383</c:v>
                </c:pt>
                <c:pt idx="551">
                  <c:v>32.456703604802918</c:v>
                </c:pt>
                <c:pt idx="552">
                  <c:v>31.780246789629171</c:v>
                </c:pt>
                <c:pt idx="553">
                  <c:v>30.600517535923167</c:v>
                </c:pt>
                <c:pt idx="554">
                  <c:v>29.574203105822299</c:v>
                </c:pt>
                <c:pt idx="555">
                  <c:v>30.549758669636518</c:v>
                </c:pt>
                <c:pt idx="556">
                  <c:v>32.138212666708753</c:v>
                </c:pt>
                <c:pt idx="557">
                  <c:v>33.58559691299822</c:v>
                </c:pt>
                <c:pt idx="558">
                  <c:v>33.361809756446625</c:v>
                </c:pt>
                <c:pt idx="559">
                  <c:v>31.938810755355323</c:v>
                </c:pt>
                <c:pt idx="560">
                  <c:v>29.478616432962589</c:v>
                </c:pt>
                <c:pt idx="561">
                  <c:v>27.520826469553086</c:v>
                </c:pt>
                <c:pt idx="562">
                  <c:v>26.410451874779465</c:v>
                </c:pt>
                <c:pt idx="563">
                  <c:v>26.138682153583719</c:v>
                </c:pt>
                <c:pt idx="564">
                  <c:v>26.773099867445541</c:v>
                </c:pt>
                <c:pt idx="565">
                  <c:v>27.706997445184598</c:v>
                </c:pt>
                <c:pt idx="566">
                  <c:v>27.511625517058835</c:v>
                </c:pt>
                <c:pt idx="567">
                  <c:v>26.690645023876581</c:v>
                </c:pt>
                <c:pt idx="568">
                  <c:v>25.250510844027733</c:v>
                </c:pt>
                <c:pt idx="569">
                  <c:v>23.213543617738647</c:v>
                </c:pt>
                <c:pt idx="570">
                  <c:v>21.172826316705319</c:v>
                </c:pt>
                <c:pt idx="571">
                  <c:v>20.353864020985661</c:v>
                </c:pt>
                <c:pt idx="572">
                  <c:v>19.706252510119075</c:v>
                </c:pt>
                <c:pt idx="573">
                  <c:v>19.979950654149615</c:v>
                </c:pt>
                <c:pt idx="574">
                  <c:v>20.786741509390747</c:v>
                </c:pt>
                <c:pt idx="575">
                  <c:v>21.659943017916582</c:v>
                </c:pt>
                <c:pt idx="576">
                  <c:v>22.173163107164221</c:v>
                </c:pt>
                <c:pt idx="577">
                  <c:v>25.267839326232561</c:v>
                </c:pt>
                <c:pt idx="578">
                  <c:v>26.65523516580545</c:v>
                </c:pt>
                <c:pt idx="579">
                  <c:v>26.416467730846485</c:v>
                </c:pt>
                <c:pt idx="580">
                  <c:v>19.486912001885692</c:v>
                </c:pt>
                <c:pt idx="581">
                  <c:v>12.439773668752059</c:v>
                </c:pt>
                <c:pt idx="582">
                  <c:v>6.8725231423671644</c:v>
                </c:pt>
                <c:pt idx="583">
                  <c:v>3.6807557660173602</c:v>
                </c:pt>
                <c:pt idx="584">
                  <c:v>5.7589795490100002</c:v>
                </c:pt>
                <c:pt idx="585">
                  <c:v>6.8529901631566181</c:v>
                </c:pt>
                <c:pt idx="586">
                  <c:v>8.6176240180859978</c:v>
                </c:pt>
                <c:pt idx="587">
                  <c:v>10.609312204514872</c:v>
                </c:pt>
                <c:pt idx="588">
                  <c:v>9.4273691356454776</c:v>
                </c:pt>
                <c:pt idx="589">
                  <c:v>4.090644467910284</c:v>
                </c:pt>
                <c:pt idx="590">
                  <c:v>-0.75946969130370134</c:v>
                </c:pt>
                <c:pt idx="591">
                  <c:v>-4.6723277277547721</c:v>
                </c:pt>
                <c:pt idx="592">
                  <c:v>-7.5385186679905143</c:v>
                </c:pt>
                <c:pt idx="593">
                  <c:v>-8.8957090716334886</c:v>
                </c:pt>
                <c:pt idx="594">
                  <c:v>-9.1300384407454143</c:v>
                </c:pt>
                <c:pt idx="595">
                  <c:v>-9.2459133652468424</c:v>
                </c:pt>
                <c:pt idx="596">
                  <c:v>-9.9472363145146439</c:v>
                </c:pt>
                <c:pt idx="597">
                  <c:v>-10.493768232439399</c:v>
                </c:pt>
                <c:pt idx="598">
                  <c:v>-10.756993800159051</c:v>
                </c:pt>
                <c:pt idx="599">
                  <c:v>-11.780485085360434</c:v>
                </c:pt>
                <c:pt idx="600">
                  <c:v>-12.526258347870796</c:v>
                </c:pt>
                <c:pt idx="601">
                  <c:v>-11.717453086277406</c:v>
                </c:pt>
                <c:pt idx="602">
                  <c:v>-10.716219874267589</c:v>
                </c:pt>
                <c:pt idx="603">
                  <c:v>-10.320294813501523</c:v>
                </c:pt>
                <c:pt idx="604">
                  <c:v>-8.4569977231378086</c:v>
                </c:pt>
                <c:pt idx="605">
                  <c:v>-6.5558910380410103</c:v>
                </c:pt>
                <c:pt idx="606">
                  <c:v>-7.2304808617962273</c:v>
                </c:pt>
                <c:pt idx="607">
                  <c:v>-7.7439134359980608</c:v>
                </c:pt>
                <c:pt idx="608">
                  <c:v>-7.2647856615549609</c:v>
                </c:pt>
                <c:pt idx="609">
                  <c:v>-6.6852164935195875</c:v>
                </c:pt>
                <c:pt idx="610">
                  <c:v>-4.6977584057970736</c:v>
                </c:pt>
                <c:pt idx="611">
                  <c:v>-0.66031835165318431</c:v>
                </c:pt>
                <c:pt idx="612">
                  <c:v>1.5541897084452512</c:v>
                </c:pt>
                <c:pt idx="613">
                  <c:v>2.7126567682776925</c:v>
                </c:pt>
                <c:pt idx="614">
                  <c:v>7.5739148098392528</c:v>
                </c:pt>
                <c:pt idx="615">
                  <c:v>10.126419502048758</c:v>
                </c:pt>
                <c:pt idx="616">
                  <c:v>10.928282421185251</c:v>
                </c:pt>
                <c:pt idx="617">
                  <c:v>11.680794129502706</c:v>
                </c:pt>
                <c:pt idx="618">
                  <c:v>13.99620586206105</c:v>
                </c:pt>
                <c:pt idx="619">
                  <c:v>16.742080770873692</c:v>
                </c:pt>
                <c:pt idx="620">
                  <c:v>20.746474333360716</c:v>
                </c:pt>
                <c:pt idx="621">
                  <c:v>23.94920931474892</c:v>
                </c:pt>
                <c:pt idx="622">
                  <c:v>27.729826814356521</c:v>
                </c:pt>
                <c:pt idx="623">
                  <c:v>29.84787945772014</c:v>
                </c:pt>
                <c:pt idx="624">
                  <c:v>27.125730465244224</c:v>
                </c:pt>
                <c:pt idx="625">
                  <c:v>25.623050424463706</c:v>
                </c:pt>
                <c:pt idx="626">
                  <c:v>25.550534186097821</c:v>
                </c:pt>
                <c:pt idx="627">
                  <c:v>24.925118221560787</c:v>
                </c:pt>
                <c:pt idx="628">
                  <c:v>25.081743688645858</c:v>
                </c:pt>
                <c:pt idx="629">
                  <c:v>26.75009759870543</c:v>
                </c:pt>
                <c:pt idx="630">
                  <c:v>28.915351940141036</c:v>
                </c:pt>
                <c:pt idx="631">
                  <c:v>31.336818744256398</c:v>
                </c:pt>
                <c:pt idx="632">
                  <c:v>32.76803947948212</c:v>
                </c:pt>
                <c:pt idx="633">
                  <c:v>32.240814039142826</c:v>
                </c:pt>
                <c:pt idx="634">
                  <c:v>30.340806726957219</c:v>
                </c:pt>
                <c:pt idx="635">
                  <c:v>29.189537821058362</c:v>
                </c:pt>
                <c:pt idx="636">
                  <c:v>29.311796006893445</c:v>
                </c:pt>
                <c:pt idx="637">
                  <c:v>29.911710023793336</c:v>
                </c:pt>
                <c:pt idx="638">
                  <c:v>30.480884024879757</c:v>
                </c:pt>
                <c:pt idx="639">
                  <c:v>31.401308656302739</c:v>
                </c:pt>
                <c:pt idx="640">
                  <c:v>33.446981197486828</c:v>
                </c:pt>
                <c:pt idx="641">
                  <c:v>36.060525657163851</c:v>
                </c:pt>
                <c:pt idx="642">
                  <c:v>39.200827607393606</c:v>
                </c:pt>
                <c:pt idx="643">
                  <c:v>41.148399665723872</c:v>
                </c:pt>
                <c:pt idx="644">
                  <c:v>41.392798151778514</c:v>
                </c:pt>
                <c:pt idx="645">
                  <c:v>40.800096822773597</c:v>
                </c:pt>
                <c:pt idx="646">
                  <c:v>39.023345684395288</c:v>
                </c:pt>
                <c:pt idx="647">
                  <c:v>37.800840146079601</c:v>
                </c:pt>
                <c:pt idx="648">
                  <c:v>37.712009205244989</c:v>
                </c:pt>
                <c:pt idx="649">
                  <c:v>37.822683544866386</c:v>
                </c:pt>
                <c:pt idx="650">
                  <c:v>37.42150882727654</c:v>
                </c:pt>
                <c:pt idx="651">
                  <c:v>36.440782407068241</c:v>
                </c:pt>
                <c:pt idx="652">
                  <c:v>34.693570882353988</c:v>
                </c:pt>
                <c:pt idx="653">
                  <c:v>33.237640683983237</c:v>
                </c:pt>
                <c:pt idx="654">
                  <c:v>33.190575750134506</c:v>
                </c:pt>
                <c:pt idx="655">
                  <c:v>33.790631011112737</c:v>
                </c:pt>
                <c:pt idx="656">
                  <c:v>33.500536251020847</c:v>
                </c:pt>
                <c:pt idx="657">
                  <c:v>33.324358958230356</c:v>
                </c:pt>
                <c:pt idx="658">
                  <c:v>33.603028521516705</c:v>
                </c:pt>
                <c:pt idx="659">
                  <c:v>34.094057512918951</c:v>
                </c:pt>
                <c:pt idx="660">
                  <c:v>34.942824475068029</c:v>
                </c:pt>
                <c:pt idx="661">
                  <c:v>35.178346580288817</c:v>
                </c:pt>
                <c:pt idx="662">
                  <c:v>35.474616995026338</c:v>
                </c:pt>
                <c:pt idx="663">
                  <c:v>33.517620192223333</c:v>
                </c:pt>
                <c:pt idx="664">
                  <c:v>31.903184382363534</c:v>
                </c:pt>
                <c:pt idx="665">
                  <c:v>29.363663541265357</c:v>
                </c:pt>
                <c:pt idx="666">
                  <c:v>28.869560856359037</c:v>
                </c:pt>
                <c:pt idx="667">
                  <c:v>26.838660006594665</c:v>
                </c:pt>
                <c:pt idx="668">
                  <c:v>25.191772025603605</c:v>
                </c:pt>
                <c:pt idx="669">
                  <c:v>24.05570240594578</c:v>
                </c:pt>
                <c:pt idx="670">
                  <c:v>24.099264440672339</c:v>
                </c:pt>
                <c:pt idx="671">
                  <c:v>25.626258156709135</c:v>
                </c:pt>
                <c:pt idx="672">
                  <c:v>24.574610364967963</c:v>
                </c:pt>
                <c:pt idx="673">
                  <c:v>20.669469838137239</c:v>
                </c:pt>
                <c:pt idx="674">
                  <c:v>15.58299753901337</c:v>
                </c:pt>
                <c:pt idx="675">
                  <c:v>9.0119608708356065</c:v>
                </c:pt>
                <c:pt idx="676">
                  <c:v>2.4167068161185621</c:v>
                </c:pt>
                <c:pt idx="677">
                  <c:v>-3.1940701034255321</c:v>
                </c:pt>
                <c:pt idx="678">
                  <c:v>-6.1365790466469408</c:v>
                </c:pt>
                <c:pt idx="679">
                  <c:v>-9.1173573651109887</c:v>
                </c:pt>
                <c:pt idx="680">
                  <c:v>-10.123010093088938</c:v>
                </c:pt>
                <c:pt idx="681">
                  <c:v>-11.70467988699848</c:v>
                </c:pt>
                <c:pt idx="682">
                  <c:v>-13.807663444290638</c:v>
                </c:pt>
                <c:pt idx="683">
                  <c:v>-15.288365978582307</c:v>
                </c:pt>
                <c:pt idx="684">
                  <c:v>-15.65936870438758</c:v>
                </c:pt>
                <c:pt idx="685">
                  <c:v>-15.083016349233439</c:v>
                </c:pt>
                <c:pt idx="686">
                  <c:v>-15.217622538326152</c:v>
                </c:pt>
                <c:pt idx="687">
                  <c:v>-15.689978844780532</c:v>
                </c:pt>
                <c:pt idx="688">
                  <c:v>-16.54704607131611</c:v>
                </c:pt>
                <c:pt idx="689">
                  <c:v>-16.474827872546509</c:v>
                </c:pt>
                <c:pt idx="690">
                  <c:v>-16.719569790303737</c:v>
                </c:pt>
                <c:pt idx="691">
                  <c:v>-16.286749942340421</c:v>
                </c:pt>
                <c:pt idx="692">
                  <c:v>-15.080303031218055</c:v>
                </c:pt>
                <c:pt idx="693">
                  <c:v>-13.993558419001769</c:v>
                </c:pt>
                <c:pt idx="694">
                  <c:v>-13.871970969826245</c:v>
                </c:pt>
                <c:pt idx="695">
                  <c:v>-14.351962578834959</c:v>
                </c:pt>
                <c:pt idx="696">
                  <c:v>-15.786640229775719</c:v>
                </c:pt>
                <c:pt idx="697">
                  <c:v>-16.855624933965593</c:v>
                </c:pt>
                <c:pt idx="698">
                  <c:v>-18.377023254630295</c:v>
                </c:pt>
                <c:pt idx="699">
                  <c:v>-17.414334094594551</c:v>
                </c:pt>
                <c:pt idx="700">
                  <c:v>-16.690424685401151</c:v>
                </c:pt>
                <c:pt idx="701">
                  <c:v>-14.330876999018759</c:v>
                </c:pt>
                <c:pt idx="702">
                  <c:v>-13.851730988385517</c:v>
                </c:pt>
                <c:pt idx="703">
                  <c:v>-15.232842681546252</c:v>
                </c:pt>
                <c:pt idx="704">
                  <c:v>-15.593347492384311</c:v>
                </c:pt>
                <c:pt idx="705">
                  <c:v>-15.251188071886425</c:v>
                </c:pt>
                <c:pt idx="706">
                  <c:v>-15.730848394540908</c:v>
                </c:pt>
                <c:pt idx="707">
                  <c:v>-16.254665842559852</c:v>
                </c:pt>
                <c:pt idx="708">
                  <c:v>-13.77141988019476</c:v>
                </c:pt>
                <c:pt idx="709">
                  <c:v>-7.923342016318788</c:v>
                </c:pt>
                <c:pt idx="710">
                  <c:v>-3.7028641745015816</c:v>
                </c:pt>
                <c:pt idx="711">
                  <c:v>-0.94610557285831387</c:v>
                </c:pt>
                <c:pt idx="712">
                  <c:v>1.171200288791278</c:v>
                </c:pt>
                <c:pt idx="713">
                  <c:v>2.2514590271884387</c:v>
                </c:pt>
                <c:pt idx="714">
                  <c:v>2.1365481387123206</c:v>
                </c:pt>
                <c:pt idx="715">
                  <c:v>1.3983609608971725</c:v>
                </c:pt>
                <c:pt idx="716">
                  <c:v>2.4449615857564666</c:v>
                </c:pt>
                <c:pt idx="717">
                  <c:v>4.2949522869761534</c:v>
                </c:pt>
                <c:pt idx="718">
                  <c:v>6.7507971110522522</c:v>
                </c:pt>
                <c:pt idx="719">
                  <c:v>7.5731072139047697</c:v>
                </c:pt>
                <c:pt idx="720">
                  <c:v>7.6412116732822506</c:v>
                </c:pt>
                <c:pt idx="721">
                  <c:v>7.9664463065439302</c:v>
                </c:pt>
                <c:pt idx="722">
                  <c:v>8.8245661783553349</c:v>
                </c:pt>
                <c:pt idx="723">
                  <c:v>9.7097244060828256</c:v>
                </c:pt>
                <c:pt idx="724">
                  <c:v>9.8098104545808908</c:v>
                </c:pt>
                <c:pt idx="725">
                  <c:v>9.6789437689542286</c:v>
                </c:pt>
                <c:pt idx="726">
                  <c:v>9.6751312200392228</c:v>
                </c:pt>
                <c:pt idx="727">
                  <c:v>9.8316961844789788</c:v>
                </c:pt>
                <c:pt idx="728">
                  <c:v>10.408974093695058</c:v>
                </c:pt>
                <c:pt idx="729">
                  <c:v>10.714106737331283</c:v>
                </c:pt>
                <c:pt idx="730">
                  <c:v>12.534421366333239</c:v>
                </c:pt>
                <c:pt idx="731">
                  <c:v>13.196956468439112</c:v>
                </c:pt>
                <c:pt idx="732">
                  <c:v>13.244465263221295</c:v>
                </c:pt>
                <c:pt idx="733">
                  <c:v>13.136189796074561</c:v>
                </c:pt>
                <c:pt idx="734">
                  <c:v>13.675997193805811</c:v>
                </c:pt>
                <c:pt idx="735">
                  <c:v>13.153415274034082</c:v>
                </c:pt>
                <c:pt idx="736">
                  <c:v>13.257687605602877</c:v>
                </c:pt>
                <c:pt idx="737">
                  <c:v>15.330215340701931</c:v>
                </c:pt>
                <c:pt idx="738">
                  <c:v>16.724318645384869</c:v>
                </c:pt>
                <c:pt idx="739">
                  <c:v>18.054735164406598</c:v>
                </c:pt>
                <c:pt idx="740">
                  <c:v>19.976700318515395</c:v>
                </c:pt>
                <c:pt idx="741">
                  <c:v>19.988146114215102</c:v>
                </c:pt>
                <c:pt idx="742">
                  <c:v>18.097082963558218</c:v>
                </c:pt>
                <c:pt idx="743">
                  <c:v>14.347664369676094</c:v>
                </c:pt>
                <c:pt idx="744">
                  <c:v>13.845191750063345</c:v>
                </c:pt>
                <c:pt idx="745">
                  <c:v>14.83608919106776</c:v>
                </c:pt>
                <c:pt idx="746">
                  <c:v>15.336820044845851</c:v>
                </c:pt>
                <c:pt idx="747">
                  <c:v>17.231207684176269</c:v>
                </c:pt>
                <c:pt idx="748">
                  <c:v>19.806612617527797</c:v>
                </c:pt>
                <c:pt idx="749">
                  <c:v>21.665782974427177</c:v>
                </c:pt>
                <c:pt idx="750">
                  <c:v>21.85482948399024</c:v>
                </c:pt>
                <c:pt idx="751">
                  <c:v>20.435925726237127</c:v>
                </c:pt>
                <c:pt idx="752">
                  <c:v>18.807805872597545</c:v>
                </c:pt>
                <c:pt idx="753">
                  <c:v>16.410676113045579</c:v>
                </c:pt>
                <c:pt idx="754">
                  <c:v>14.094565241869537</c:v>
                </c:pt>
                <c:pt idx="755">
                  <c:v>13.001755855130771</c:v>
                </c:pt>
                <c:pt idx="756">
                  <c:v>14.233249080769552</c:v>
                </c:pt>
                <c:pt idx="757">
                  <c:v>15.120938121632612</c:v>
                </c:pt>
                <c:pt idx="758">
                  <c:v>15.501513850363166</c:v>
                </c:pt>
                <c:pt idx="759">
                  <c:v>15.625983323697579</c:v>
                </c:pt>
                <c:pt idx="760">
                  <c:v>16.499330307337768</c:v>
                </c:pt>
                <c:pt idx="761">
                  <c:v>17.668543796071745</c:v>
                </c:pt>
                <c:pt idx="762">
                  <c:v>18.050045230232048</c:v>
                </c:pt>
                <c:pt idx="763">
                  <c:v>12.079121571107931</c:v>
                </c:pt>
                <c:pt idx="764">
                  <c:v>2.8904316314991325</c:v>
                </c:pt>
                <c:pt idx="765">
                  <c:v>-0.8561239163521891</c:v>
                </c:pt>
                <c:pt idx="766">
                  <c:v>-1.6512305914309755</c:v>
                </c:pt>
                <c:pt idx="767">
                  <c:v>-1.2842453448884228</c:v>
                </c:pt>
                <c:pt idx="768">
                  <c:v>-0.7785448764459727</c:v>
                </c:pt>
                <c:pt idx="769">
                  <c:v>-1.4498872069699</c:v>
                </c:pt>
                <c:pt idx="770">
                  <c:v>-1.9512093983603076</c:v>
                </c:pt>
                <c:pt idx="771">
                  <c:v>-1.6699436124843072</c:v>
                </c:pt>
                <c:pt idx="772">
                  <c:v>-3.1534941548476687</c:v>
                </c:pt>
                <c:pt idx="773">
                  <c:v>-6.9929364158558025</c:v>
                </c:pt>
                <c:pt idx="774">
                  <c:v>-12.84316366314796</c:v>
                </c:pt>
                <c:pt idx="775">
                  <c:v>-15.171459209504992</c:v>
                </c:pt>
                <c:pt idx="776">
                  <c:v>-16.582375055117083</c:v>
                </c:pt>
                <c:pt idx="777">
                  <c:v>-15.291045719299879</c:v>
                </c:pt>
                <c:pt idx="778">
                  <c:v>-14.238429373919635</c:v>
                </c:pt>
                <c:pt idx="779">
                  <c:v>-13.729369174358759</c:v>
                </c:pt>
                <c:pt idx="780">
                  <c:v>-13.471393768296901</c:v>
                </c:pt>
                <c:pt idx="781">
                  <c:v>-13.421220788817065</c:v>
                </c:pt>
                <c:pt idx="782">
                  <c:v>-15.358722648790994</c:v>
                </c:pt>
                <c:pt idx="783">
                  <c:v>-18.021812973301348</c:v>
                </c:pt>
                <c:pt idx="784">
                  <c:v>-19.083745176119535</c:v>
                </c:pt>
                <c:pt idx="785">
                  <c:v>-21.486910331554302</c:v>
                </c:pt>
                <c:pt idx="786">
                  <c:v>-20.945393887922013</c:v>
                </c:pt>
                <c:pt idx="787">
                  <c:v>-20.413348251570248</c:v>
                </c:pt>
                <c:pt idx="788">
                  <c:v>-19.079439738016625</c:v>
                </c:pt>
                <c:pt idx="789">
                  <c:v>-18.303586195339452</c:v>
                </c:pt>
                <c:pt idx="790">
                  <c:v>-19.755444499151427</c:v>
                </c:pt>
                <c:pt idx="791">
                  <c:v>-22.253578778030871</c:v>
                </c:pt>
                <c:pt idx="792">
                  <c:v>-24.187486791639582</c:v>
                </c:pt>
                <c:pt idx="793">
                  <c:v>-25.17125055157782</c:v>
                </c:pt>
                <c:pt idx="794">
                  <c:v>-25.003955294813291</c:v>
                </c:pt>
                <c:pt idx="795">
                  <c:v>-25.968797636120804</c:v>
                </c:pt>
                <c:pt idx="796">
                  <c:v>-24.462188551160406</c:v>
                </c:pt>
                <c:pt idx="797">
                  <c:v>-23.731950359184385</c:v>
                </c:pt>
                <c:pt idx="798">
                  <c:v>-23.077377305220423</c:v>
                </c:pt>
              </c:numCache>
            </c:numRef>
          </c:val>
          <c:smooth val="0"/>
          <c:extLst>
            <c:ext xmlns:c16="http://schemas.microsoft.com/office/drawing/2014/chart" uri="{C3380CC4-5D6E-409C-BE32-E72D297353CC}">
              <c16:uniqueId val="{00000001-BF15-47BF-9CA5-5E7D2AE66986}"/>
            </c:ext>
          </c:extLst>
        </c:ser>
        <c:ser>
          <c:idx val="2"/>
          <c:order val="2"/>
          <c:tx>
            <c:strRef>
              <c:f>Sheet1!$M$1</c:f>
              <c:strCache>
                <c:ptCount val="1"/>
                <c:pt idx="0">
                  <c:v>Z-accel</c:v>
                </c:pt>
              </c:strCache>
            </c:strRef>
          </c:tx>
          <c:spPr>
            <a:ln w="28575" cap="rnd">
              <a:solidFill>
                <a:schemeClr val="accent3"/>
              </a:solidFill>
              <a:round/>
            </a:ln>
            <a:effectLst/>
          </c:spPr>
          <c:marker>
            <c:symbol val="none"/>
          </c:marker>
          <c:val>
            <c:numRef>
              <c:f>Sheet1!$M$2:$M$800</c:f>
              <c:numCache>
                <c:formatCode>General</c:formatCode>
                <c:ptCount val="799"/>
                <c:pt idx="0">
                  <c:v>46.031419691280362</c:v>
                </c:pt>
                <c:pt idx="1">
                  <c:v>47.100990998874195</c:v>
                </c:pt>
                <c:pt idx="2">
                  <c:v>48.598622735207087</c:v>
                </c:pt>
                <c:pt idx="3">
                  <c:v>50.182336000249116</c:v>
                </c:pt>
                <c:pt idx="4">
                  <c:v>49.347602153972318</c:v>
                </c:pt>
                <c:pt idx="5">
                  <c:v>47.86888318923539</c:v>
                </c:pt>
                <c:pt idx="6">
                  <c:v>47.27222460396267</c:v>
                </c:pt>
                <c:pt idx="7">
                  <c:v>47.598644557876078</c:v>
                </c:pt>
                <c:pt idx="8">
                  <c:v>50.130408900210988</c:v>
                </c:pt>
                <c:pt idx="9">
                  <c:v>53.958224949737421</c:v>
                </c:pt>
                <c:pt idx="10">
                  <c:v>57.477022495801805</c:v>
                </c:pt>
                <c:pt idx="11">
                  <c:v>61.207500338819564</c:v>
                </c:pt>
                <c:pt idx="12">
                  <c:v>63.384881439072757</c:v>
                </c:pt>
                <c:pt idx="13">
                  <c:v>62.877644727261853</c:v>
                </c:pt>
                <c:pt idx="14">
                  <c:v>60.094385789567404</c:v>
                </c:pt>
                <c:pt idx="15">
                  <c:v>58.23862870773646</c:v>
                </c:pt>
                <c:pt idx="16">
                  <c:v>56.175195727041029</c:v>
                </c:pt>
                <c:pt idx="17">
                  <c:v>54.900865277315297</c:v>
                </c:pt>
                <c:pt idx="18">
                  <c:v>53.797641829227572</c:v>
                </c:pt>
                <c:pt idx="19">
                  <c:v>51.80972994166661</c:v>
                </c:pt>
                <c:pt idx="20">
                  <c:v>48.965073229848343</c:v>
                </c:pt>
                <c:pt idx="21">
                  <c:v>45.193591035202395</c:v>
                </c:pt>
                <c:pt idx="22">
                  <c:v>39.32121323344672</c:v>
                </c:pt>
                <c:pt idx="23">
                  <c:v>33.935697262653363</c:v>
                </c:pt>
                <c:pt idx="24">
                  <c:v>28.766581329437191</c:v>
                </c:pt>
                <c:pt idx="25">
                  <c:v>27.232907516087554</c:v>
                </c:pt>
                <c:pt idx="26">
                  <c:v>26.937334733221309</c:v>
                </c:pt>
                <c:pt idx="27">
                  <c:v>27.396085746062049</c:v>
                </c:pt>
                <c:pt idx="28">
                  <c:v>26.870055132714629</c:v>
                </c:pt>
                <c:pt idx="29">
                  <c:v>26.282405923604934</c:v>
                </c:pt>
                <c:pt idx="30">
                  <c:v>24.308579147837946</c:v>
                </c:pt>
                <c:pt idx="31">
                  <c:v>19.34260450507098</c:v>
                </c:pt>
                <c:pt idx="32">
                  <c:v>14.369226108589926</c:v>
                </c:pt>
                <c:pt idx="33">
                  <c:v>9.968246402801487</c:v>
                </c:pt>
                <c:pt idx="34">
                  <c:v>6.2245272589350149</c:v>
                </c:pt>
                <c:pt idx="35">
                  <c:v>4.8054994403658844</c:v>
                </c:pt>
                <c:pt idx="36">
                  <c:v>3.8887513509919409</c:v>
                </c:pt>
                <c:pt idx="37">
                  <c:v>3.2704243744649064</c:v>
                </c:pt>
                <c:pt idx="38">
                  <c:v>1.7569558248716366</c:v>
                </c:pt>
                <c:pt idx="39">
                  <c:v>0.33118451523387832</c:v>
                </c:pt>
                <c:pt idx="40">
                  <c:v>-1.2621845246782371</c:v>
                </c:pt>
                <c:pt idx="41">
                  <c:v>-4.3351040088206103</c:v>
                </c:pt>
                <c:pt idx="42">
                  <c:v>-7.3369669198758105</c:v>
                </c:pt>
                <c:pt idx="43">
                  <c:v>-9.7101475496821941</c:v>
                </c:pt>
                <c:pt idx="44">
                  <c:v>-10.541077905204416</c:v>
                </c:pt>
                <c:pt idx="45">
                  <c:v>-11.491102404538999</c:v>
                </c:pt>
                <c:pt idx="46">
                  <c:v>-12.471250098906745</c:v>
                </c:pt>
                <c:pt idx="47">
                  <c:v>-13.247957501191534</c:v>
                </c:pt>
                <c:pt idx="48">
                  <c:v>-14.961100877633495</c:v>
                </c:pt>
                <c:pt idx="49">
                  <c:v>-17.106928969648678</c:v>
                </c:pt>
                <c:pt idx="50">
                  <c:v>-20.552230797291358</c:v>
                </c:pt>
                <c:pt idx="51">
                  <c:v>-22.607089796897686</c:v>
                </c:pt>
                <c:pt idx="52">
                  <c:v>-24.974269268616187</c:v>
                </c:pt>
                <c:pt idx="53">
                  <c:v>-27.603885082338319</c:v>
                </c:pt>
                <c:pt idx="54">
                  <c:v>-29.233363168561617</c:v>
                </c:pt>
                <c:pt idx="55">
                  <c:v>-30.971572512939286</c:v>
                </c:pt>
                <c:pt idx="56">
                  <c:v>-31.441501873887105</c:v>
                </c:pt>
                <c:pt idx="57">
                  <c:v>-31.654098072580055</c:v>
                </c:pt>
                <c:pt idx="58">
                  <c:v>-34.273382218829262</c:v>
                </c:pt>
                <c:pt idx="59">
                  <c:v>-38.199819636599628</c:v>
                </c:pt>
                <c:pt idx="60">
                  <c:v>-41.881643381654179</c:v>
                </c:pt>
                <c:pt idx="61">
                  <c:v>-46.618465459851926</c:v>
                </c:pt>
                <c:pt idx="62">
                  <c:v>-51.722207879187067</c:v>
                </c:pt>
                <c:pt idx="63">
                  <c:v>-55.722604207437833</c:v>
                </c:pt>
                <c:pt idx="64">
                  <c:v>-59.354320719415519</c:v>
                </c:pt>
                <c:pt idx="65">
                  <c:v>-63.696427977418566</c:v>
                </c:pt>
                <c:pt idx="66">
                  <c:v>-67.476900978231185</c:v>
                </c:pt>
                <c:pt idx="67">
                  <c:v>-70.401404715374895</c:v>
                </c:pt>
                <c:pt idx="68">
                  <c:v>-73.435242721833234</c:v>
                </c:pt>
                <c:pt idx="69">
                  <c:v>-74.958148258411839</c:v>
                </c:pt>
                <c:pt idx="70">
                  <c:v>-75.643981727052065</c:v>
                </c:pt>
                <c:pt idx="71">
                  <c:v>-74.588010339972314</c:v>
                </c:pt>
                <c:pt idx="72">
                  <c:v>-71.58860378357987</c:v>
                </c:pt>
                <c:pt idx="73">
                  <c:v>-66.787625052561665</c:v>
                </c:pt>
                <c:pt idx="74">
                  <c:v>-59.763640350734711</c:v>
                </c:pt>
                <c:pt idx="75">
                  <c:v>-52.209520436076389</c:v>
                </c:pt>
                <c:pt idx="76">
                  <c:v>-47.415151104629615</c:v>
                </c:pt>
                <c:pt idx="77">
                  <c:v>-43.592280344988431</c:v>
                </c:pt>
                <c:pt idx="78">
                  <c:v>-40.515544884094034</c:v>
                </c:pt>
                <c:pt idx="79">
                  <c:v>-38.772052049906179</c:v>
                </c:pt>
                <c:pt idx="80">
                  <c:v>-30.701640827221819</c:v>
                </c:pt>
                <c:pt idx="81">
                  <c:v>-22.68138382703329</c:v>
                </c:pt>
                <c:pt idx="82">
                  <c:v>-24.068468907679168</c:v>
                </c:pt>
                <c:pt idx="83">
                  <c:v>-24.279236801088736</c:v>
                </c:pt>
                <c:pt idx="84">
                  <c:v>-27.125639578094688</c:v>
                </c:pt>
                <c:pt idx="85">
                  <c:v>-31.266002296632532</c:v>
                </c:pt>
                <c:pt idx="86">
                  <c:v>-33.414477874140765</c:v>
                </c:pt>
                <c:pt idx="87">
                  <c:v>-32.396651262257933</c:v>
                </c:pt>
                <c:pt idx="88">
                  <c:v>-28.910506324469221</c:v>
                </c:pt>
                <c:pt idx="89">
                  <c:v>-22.829561635887103</c:v>
                </c:pt>
                <c:pt idx="90">
                  <c:v>-14.128116019657467</c:v>
                </c:pt>
                <c:pt idx="91">
                  <c:v>-7.9273451016666394</c:v>
                </c:pt>
                <c:pt idx="92">
                  <c:v>-5.3445615717615986</c:v>
                </c:pt>
                <c:pt idx="93">
                  <c:v>-5.5321738220417496</c:v>
                </c:pt>
                <c:pt idx="94">
                  <c:v>-5.469517856497558</c:v>
                </c:pt>
                <c:pt idx="95">
                  <c:v>-2.2452593457220056</c:v>
                </c:pt>
                <c:pt idx="96">
                  <c:v>3.2598328822022671</c:v>
                </c:pt>
                <c:pt idx="97">
                  <c:v>10.883515624415415</c:v>
                </c:pt>
                <c:pt idx="98">
                  <c:v>17.976205179030053</c:v>
                </c:pt>
                <c:pt idx="99">
                  <c:v>24.500941682620336</c:v>
                </c:pt>
                <c:pt idx="100">
                  <c:v>30.365817336879406</c:v>
                </c:pt>
                <c:pt idx="101">
                  <c:v>32.691456432110314</c:v>
                </c:pt>
                <c:pt idx="102">
                  <c:v>31.669835370831347</c:v>
                </c:pt>
                <c:pt idx="103">
                  <c:v>29.686830262836342</c:v>
                </c:pt>
                <c:pt idx="104">
                  <c:v>28.270377886369221</c:v>
                </c:pt>
                <c:pt idx="105">
                  <c:v>29.820078019884708</c:v>
                </c:pt>
                <c:pt idx="106">
                  <c:v>33.5401534831067</c:v>
                </c:pt>
                <c:pt idx="107">
                  <c:v>38.641390670606263</c:v>
                </c:pt>
                <c:pt idx="108">
                  <c:v>43.358623912877952</c:v>
                </c:pt>
                <c:pt idx="109">
                  <c:v>46.366358643586601</c:v>
                </c:pt>
                <c:pt idx="110">
                  <c:v>48.67914071315554</c:v>
                </c:pt>
                <c:pt idx="111">
                  <c:v>50.177488319614525</c:v>
                </c:pt>
                <c:pt idx="112">
                  <c:v>50.985095216657299</c:v>
                </c:pt>
                <c:pt idx="113">
                  <c:v>51.111552607693007</c:v>
                </c:pt>
                <c:pt idx="114">
                  <c:v>51.736619095813467</c:v>
                </c:pt>
                <c:pt idx="115">
                  <c:v>53.087667558019966</c:v>
                </c:pt>
                <c:pt idx="116">
                  <c:v>55.310235018973536</c:v>
                </c:pt>
                <c:pt idx="117">
                  <c:v>57.338108126398495</c:v>
                </c:pt>
                <c:pt idx="118">
                  <c:v>59.053690601372885</c:v>
                </c:pt>
                <c:pt idx="119">
                  <c:v>61.061485851335647</c:v>
                </c:pt>
                <c:pt idx="120">
                  <c:v>62.691167311051963</c:v>
                </c:pt>
                <c:pt idx="121">
                  <c:v>63.312660475979129</c:v>
                </c:pt>
                <c:pt idx="122">
                  <c:v>64.043281937385814</c:v>
                </c:pt>
                <c:pt idx="123">
                  <c:v>66.018496465634712</c:v>
                </c:pt>
                <c:pt idx="124">
                  <c:v>67.898772942954437</c:v>
                </c:pt>
                <c:pt idx="125">
                  <c:v>69.653569621110549</c:v>
                </c:pt>
                <c:pt idx="126">
                  <c:v>71.35362081121572</c:v>
                </c:pt>
                <c:pt idx="127">
                  <c:v>71.144232123939318</c:v>
                </c:pt>
                <c:pt idx="128">
                  <c:v>68.849798446439308</c:v>
                </c:pt>
                <c:pt idx="129">
                  <c:v>65.852505478288847</c:v>
                </c:pt>
                <c:pt idx="130">
                  <c:v>64.036196778538809</c:v>
                </c:pt>
                <c:pt idx="131">
                  <c:v>64.654811973185275</c:v>
                </c:pt>
                <c:pt idx="132">
                  <c:v>63.033065325410952</c:v>
                </c:pt>
                <c:pt idx="133">
                  <c:v>60.002855230897431</c:v>
                </c:pt>
                <c:pt idx="134">
                  <c:v>57.255248576102566</c:v>
                </c:pt>
                <c:pt idx="135">
                  <c:v>54.308509929828581</c:v>
                </c:pt>
                <c:pt idx="136">
                  <c:v>49.519704019212455</c:v>
                </c:pt>
                <c:pt idx="137">
                  <c:v>44.416366710906864</c:v>
                </c:pt>
                <c:pt idx="138">
                  <c:v>37.822577349614448</c:v>
                </c:pt>
                <c:pt idx="139">
                  <c:v>33.670647050679783</c:v>
                </c:pt>
                <c:pt idx="140">
                  <c:v>30.738353940417419</c:v>
                </c:pt>
                <c:pt idx="141">
                  <c:v>25.139257026531705</c:v>
                </c:pt>
                <c:pt idx="142">
                  <c:v>20.410781160700399</c:v>
                </c:pt>
                <c:pt idx="143">
                  <c:v>17.669602641769906</c:v>
                </c:pt>
                <c:pt idx="144">
                  <c:v>14.548852422506114</c:v>
                </c:pt>
                <c:pt idx="145">
                  <c:v>13.639952628048265</c:v>
                </c:pt>
                <c:pt idx="146">
                  <c:v>13.57035074505097</c:v>
                </c:pt>
                <c:pt idx="147">
                  <c:v>11.770504874830566</c:v>
                </c:pt>
                <c:pt idx="148">
                  <c:v>11.340966506530034</c:v>
                </c:pt>
                <c:pt idx="149">
                  <c:v>9.3779717525945685</c:v>
                </c:pt>
                <c:pt idx="150">
                  <c:v>6.8006496694067602</c:v>
                </c:pt>
                <c:pt idx="151">
                  <c:v>5.3779662413490978</c:v>
                </c:pt>
                <c:pt idx="152">
                  <c:v>3.5462245060032829</c:v>
                </c:pt>
                <c:pt idx="153">
                  <c:v>1.7751670190956246</c:v>
                </c:pt>
                <c:pt idx="154">
                  <c:v>-0.60694798959140173</c:v>
                </c:pt>
                <c:pt idx="155">
                  <c:v>-2.2317846716694949</c:v>
                </c:pt>
                <c:pt idx="156">
                  <c:v>-4.4971129575082349</c:v>
                </c:pt>
                <c:pt idx="157">
                  <c:v>-8.7852532243166443</c:v>
                </c:pt>
                <c:pt idx="158">
                  <c:v>-14.170683611401396</c:v>
                </c:pt>
                <c:pt idx="159">
                  <c:v>-20.390715985029207</c:v>
                </c:pt>
                <c:pt idx="160">
                  <c:v>-26.698148501162152</c:v>
                </c:pt>
                <c:pt idx="161">
                  <c:v>-31.449134335629743</c:v>
                </c:pt>
                <c:pt idx="162">
                  <c:v>-34.873055368219333</c:v>
                </c:pt>
                <c:pt idx="163">
                  <c:v>-37.066567341944385</c:v>
                </c:pt>
                <c:pt idx="164">
                  <c:v>-38.408572391782165</c:v>
                </c:pt>
                <c:pt idx="165">
                  <c:v>-39.812617710124798</c:v>
                </c:pt>
                <c:pt idx="166">
                  <c:v>-42.229982610862137</c:v>
                </c:pt>
                <c:pt idx="167">
                  <c:v>-46.339864816274982</c:v>
                </c:pt>
                <c:pt idx="168">
                  <c:v>-51.215409874260878</c:v>
                </c:pt>
                <c:pt idx="169">
                  <c:v>-57.058180443382405</c:v>
                </c:pt>
                <c:pt idx="170">
                  <c:v>-62.157021911206392</c:v>
                </c:pt>
                <c:pt idx="171">
                  <c:v>-66.287791074508206</c:v>
                </c:pt>
                <c:pt idx="172">
                  <c:v>-70.172954712377816</c:v>
                </c:pt>
                <c:pt idx="173">
                  <c:v>-72.73525268116498</c:v>
                </c:pt>
                <c:pt idx="174">
                  <c:v>-74.438236277394608</c:v>
                </c:pt>
                <c:pt idx="175">
                  <c:v>-75.084734557606879</c:v>
                </c:pt>
                <c:pt idx="176">
                  <c:v>-74.729581005551424</c:v>
                </c:pt>
                <c:pt idx="177">
                  <c:v>-73.594651228728793</c:v>
                </c:pt>
                <c:pt idx="178">
                  <c:v>-72.478513911706273</c:v>
                </c:pt>
                <c:pt idx="179">
                  <c:v>-71.839781136020051</c:v>
                </c:pt>
                <c:pt idx="180">
                  <c:v>-71.951354221875903</c:v>
                </c:pt>
                <c:pt idx="181">
                  <c:v>-73.367854785062121</c:v>
                </c:pt>
                <c:pt idx="182">
                  <c:v>-74.961261527711883</c:v>
                </c:pt>
                <c:pt idx="183">
                  <c:v>-74.373194079213249</c:v>
                </c:pt>
                <c:pt idx="184">
                  <c:v>-73.047272386259181</c:v>
                </c:pt>
                <c:pt idx="185">
                  <c:v>-69.732299038034967</c:v>
                </c:pt>
                <c:pt idx="186">
                  <c:v>-65.566318843447348</c:v>
                </c:pt>
                <c:pt idx="187">
                  <c:v>-60.949749811293238</c:v>
                </c:pt>
                <c:pt idx="188">
                  <c:v>-55.233925654299888</c:v>
                </c:pt>
                <c:pt idx="189">
                  <c:v>-50.112448342663143</c:v>
                </c:pt>
                <c:pt idx="190">
                  <c:v>-43.271819419030365</c:v>
                </c:pt>
                <c:pt idx="191">
                  <c:v>-35.999863467303619</c:v>
                </c:pt>
                <c:pt idx="192">
                  <c:v>-29.668236484933843</c:v>
                </c:pt>
                <c:pt idx="193">
                  <c:v>-22.742795103258441</c:v>
                </c:pt>
                <c:pt idx="194">
                  <c:v>-16.744090547262804</c:v>
                </c:pt>
                <c:pt idx="195">
                  <c:v>-10.26979580605903</c:v>
                </c:pt>
                <c:pt idx="196">
                  <c:v>-8.5194414171055453</c:v>
                </c:pt>
                <c:pt idx="197">
                  <c:v>-12.837551830499606</c:v>
                </c:pt>
                <c:pt idx="198">
                  <c:v>-17.48469561120276</c:v>
                </c:pt>
                <c:pt idx="199">
                  <c:v>-21.37011139584569</c:v>
                </c:pt>
                <c:pt idx="200">
                  <c:v>-21.394508254840691</c:v>
                </c:pt>
                <c:pt idx="201">
                  <c:v>-15.199622425171603</c:v>
                </c:pt>
                <c:pt idx="202">
                  <c:v>-5.98037327345682</c:v>
                </c:pt>
                <c:pt idx="203">
                  <c:v>4.5949361234658364</c:v>
                </c:pt>
                <c:pt idx="204">
                  <c:v>14.030346350568891</c:v>
                </c:pt>
                <c:pt idx="205">
                  <c:v>18.388220202793757</c:v>
                </c:pt>
                <c:pt idx="206">
                  <c:v>19.065251913803923</c:v>
                </c:pt>
                <c:pt idx="207">
                  <c:v>18.851397607547991</c:v>
                </c:pt>
                <c:pt idx="208">
                  <c:v>18.701992987037489</c:v>
                </c:pt>
                <c:pt idx="209">
                  <c:v>22.820958075480629</c:v>
                </c:pt>
                <c:pt idx="210">
                  <c:v>30.951804240739669</c:v>
                </c:pt>
                <c:pt idx="211">
                  <c:v>40.643591164523507</c:v>
                </c:pt>
                <c:pt idx="212">
                  <c:v>46.844671006574181</c:v>
                </c:pt>
                <c:pt idx="213">
                  <c:v>52.110428068669584</c:v>
                </c:pt>
                <c:pt idx="214">
                  <c:v>55.713476459740775</c:v>
                </c:pt>
                <c:pt idx="215">
                  <c:v>58.456973804252947</c:v>
                </c:pt>
                <c:pt idx="216">
                  <c:v>61.885510897025952</c:v>
                </c:pt>
                <c:pt idx="217">
                  <c:v>65.134616224979411</c:v>
                </c:pt>
                <c:pt idx="218">
                  <c:v>69.103313065622061</c:v>
                </c:pt>
                <c:pt idx="219">
                  <c:v>73.056546743176753</c:v>
                </c:pt>
                <c:pt idx="220">
                  <c:v>75.968753165736359</c:v>
                </c:pt>
                <c:pt idx="221">
                  <c:v>76.671228224148621</c:v>
                </c:pt>
                <c:pt idx="222">
                  <c:v>76.171109294518942</c:v>
                </c:pt>
                <c:pt idx="223">
                  <c:v>75.718931121780315</c:v>
                </c:pt>
                <c:pt idx="224">
                  <c:v>74.201578691050059</c:v>
                </c:pt>
                <c:pt idx="225">
                  <c:v>71.934477413544087</c:v>
                </c:pt>
                <c:pt idx="226">
                  <c:v>66.42647276038079</c:v>
                </c:pt>
                <c:pt idx="227">
                  <c:v>61.112261286014203</c:v>
                </c:pt>
                <c:pt idx="228">
                  <c:v>62.004427058391848</c:v>
                </c:pt>
                <c:pt idx="229">
                  <c:v>62.661622109548446</c:v>
                </c:pt>
                <c:pt idx="230">
                  <c:v>62.514892036757445</c:v>
                </c:pt>
                <c:pt idx="231">
                  <c:v>61.992899865652632</c:v>
                </c:pt>
                <c:pt idx="232">
                  <c:v>56.132897356275009</c:v>
                </c:pt>
                <c:pt idx="233">
                  <c:v>48.934282812859358</c:v>
                </c:pt>
                <c:pt idx="234">
                  <c:v>40.818439843670781</c:v>
                </c:pt>
                <c:pt idx="235">
                  <c:v>30.977212986224973</c:v>
                </c:pt>
                <c:pt idx="236">
                  <c:v>23.723463678694817</c:v>
                </c:pt>
                <c:pt idx="237">
                  <c:v>19.740378273584366</c:v>
                </c:pt>
                <c:pt idx="238">
                  <c:v>18.576306053020442</c:v>
                </c:pt>
                <c:pt idx="239">
                  <c:v>17.940881326218992</c:v>
                </c:pt>
                <c:pt idx="240">
                  <c:v>16.264140292237546</c:v>
                </c:pt>
                <c:pt idx="241">
                  <c:v>14.880895510348997</c:v>
                </c:pt>
                <c:pt idx="242">
                  <c:v>13.599958411849817</c:v>
                </c:pt>
                <c:pt idx="243">
                  <c:v>10.998147762524423</c:v>
                </c:pt>
                <c:pt idx="244">
                  <c:v>6.5412603268891196</c:v>
                </c:pt>
                <c:pt idx="245">
                  <c:v>1.9334184498413249</c:v>
                </c:pt>
                <c:pt idx="246">
                  <c:v>-3.5537001580985721</c:v>
                </c:pt>
                <c:pt idx="247">
                  <c:v>-6.4009273751085987</c:v>
                </c:pt>
                <c:pt idx="248">
                  <c:v>-7.966629480894853</c:v>
                </c:pt>
                <c:pt idx="249">
                  <c:v>-8.8277244532821175</c:v>
                </c:pt>
                <c:pt idx="250">
                  <c:v>-9.2919863840972479</c:v>
                </c:pt>
                <c:pt idx="251">
                  <c:v>-9.7403120255368076</c:v>
                </c:pt>
                <c:pt idx="252">
                  <c:v>-11.071768837176515</c:v>
                </c:pt>
                <c:pt idx="253">
                  <c:v>-12.914465180008669</c:v>
                </c:pt>
                <c:pt idx="254">
                  <c:v>-14.45027970410343</c:v>
                </c:pt>
                <c:pt idx="255">
                  <c:v>-16.705694179007576</c:v>
                </c:pt>
                <c:pt idx="256">
                  <c:v>-19.69898058889164</c:v>
                </c:pt>
                <c:pt idx="257">
                  <c:v>-22.613690202306572</c:v>
                </c:pt>
                <c:pt idx="258">
                  <c:v>-24.953086613257046</c:v>
                </c:pt>
                <c:pt idx="259">
                  <c:v>-26.575770075591784</c:v>
                </c:pt>
                <c:pt idx="260">
                  <c:v>-27.60952413453445</c:v>
                </c:pt>
                <c:pt idx="261">
                  <c:v>-28.445598647651547</c:v>
                </c:pt>
                <c:pt idx="262">
                  <c:v>-29.167882612774779</c:v>
                </c:pt>
                <c:pt idx="263">
                  <c:v>-29.606220563828764</c:v>
                </c:pt>
                <c:pt idx="264">
                  <c:v>-30.113233214910046</c:v>
                </c:pt>
                <c:pt idx="265">
                  <c:v>-32.456469717923504</c:v>
                </c:pt>
                <c:pt idx="266">
                  <c:v>-34.435219270674764</c:v>
                </c:pt>
                <c:pt idx="267">
                  <c:v>-36.18724051500142</c:v>
                </c:pt>
                <c:pt idx="268">
                  <c:v>-40.290632202417235</c:v>
                </c:pt>
                <c:pt idx="269">
                  <c:v>-43.872683330602335</c:v>
                </c:pt>
                <c:pt idx="270">
                  <c:v>-46.711111537081997</c:v>
                </c:pt>
                <c:pt idx="271">
                  <c:v>-49.287503963757352</c:v>
                </c:pt>
                <c:pt idx="272">
                  <c:v>-52.580074445015569</c:v>
                </c:pt>
                <c:pt idx="273">
                  <c:v>-56.125788915533882</c:v>
                </c:pt>
                <c:pt idx="274">
                  <c:v>-60.736120877285082</c:v>
                </c:pt>
                <c:pt idx="275">
                  <c:v>-65.995306388898911</c:v>
                </c:pt>
                <c:pt idx="276">
                  <c:v>-70.960793589409505</c:v>
                </c:pt>
                <c:pt idx="277">
                  <c:v>-75.264278038297078</c:v>
                </c:pt>
                <c:pt idx="278">
                  <c:v>-79.36168770397525</c:v>
                </c:pt>
                <c:pt idx="279">
                  <c:v>-83.844398271457138</c:v>
                </c:pt>
                <c:pt idx="280">
                  <c:v>-86.413258897454043</c:v>
                </c:pt>
                <c:pt idx="281">
                  <c:v>-80.98079752050883</c:v>
                </c:pt>
                <c:pt idx="282">
                  <c:v>-74.675402369755219</c:v>
                </c:pt>
                <c:pt idx="283">
                  <c:v>-69.376580005543246</c:v>
                </c:pt>
                <c:pt idx="284">
                  <c:v>-64.478107155639691</c:v>
                </c:pt>
                <c:pt idx="285">
                  <c:v>-62.127657318075961</c:v>
                </c:pt>
                <c:pt idx="286">
                  <c:v>-60.551364266248797</c:v>
                </c:pt>
                <c:pt idx="287">
                  <c:v>-58.806976262744939</c:v>
                </c:pt>
                <c:pt idx="288">
                  <c:v>-55.293730504399605</c:v>
                </c:pt>
                <c:pt idx="289">
                  <c:v>-45.689540828943613</c:v>
                </c:pt>
                <c:pt idx="290">
                  <c:v>-35.792725378009486</c:v>
                </c:pt>
                <c:pt idx="291">
                  <c:v>-29.365948201393905</c:v>
                </c:pt>
                <c:pt idx="292">
                  <c:v>-26.573389121623268</c:v>
                </c:pt>
                <c:pt idx="293">
                  <c:v>-27.318466175598072</c:v>
                </c:pt>
                <c:pt idx="294">
                  <c:v>-28.502044131121156</c:v>
                </c:pt>
                <c:pt idx="295">
                  <c:v>-29.218416079678178</c:v>
                </c:pt>
                <c:pt idx="296">
                  <c:v>-28.830889383379976</c:v>
                </c:pt>
                <c:pt idx="297">
                  <c:v>-25.836090648510332</c:v>
                </c:pt>
                <c:pt idx="298">
                  <c:v>-19.143193212662222</c:v>
                </c:pt>
                <c:pt idx="299">
                  <c:v>-9.4897595401277197</c:v>
                </c:pt>
                <c:pt idx="300">
                  <c:v>1.5663445796268842</c:v>
                </c:pt>
                <c:pt idx="301">
                  <c:v>9.4982523041251952</c:v>
                </c:pt>
                <c:pt idx="302">
                  <c:v>14.70096599057576</c:v>
                </c:pt>
                <c:pt idx="303">
                  <c:v>17.021184317945725</c:v>
                </c:pt>
                <c:pt idx="304">
                  <c:v>16.730636657855808</c:v>
                </c:pt>
                <c:pt idx="305">
                  <c:v>17.057184974240275</c:v>
                </c:pt>
                <c:pt idx="306">
                  <c:v>18.116276240254809</c:v>
                </c:pt>
                <c:pt idx="307">
                  <c:v>23.988936491083653</c:v>
                </c:pt>
                <c:pt idx="308">
                  <c:v>32.416022479852721</c:v>
                </c:pt>
                <c:pt idx="309">
                  <c:v>41.002587604114915</c:v>
                </c:pt>
                <c:pt idx="310">
                  <c:v>47.322210673682648</c:v>
                </c:pt>
                <c:pt idx="311">
                  <c:v>50.497797655709675</c:v>
                </c:pt>
                <c:pt idx="312">
                  <c:v>53.680927897968573</c:v>
                </c:pt>
                <c:pt idx="313">
                  <c:v>55.51549972285077</c:v>
                </c:pt>
                <c:pt idx="314">
                  <c:v>56.358055694116096</c:v>
                </c:pt>
                <c:pt idx="315">
                  <c:v>56.654334850975872</c:v>
                </c:pt>
                <c:pt idx="316">
                  <c:v>56.846063597316999</c:v>
                </c:pt>
                <c:pt idx="317">
                  <c:v>57.268231346937519</c:v>
                </c:pt>
                <c:pt idx="318">
                  <c:v>58.625331545735349</c:v>
                </c:pt>
                <c:pt idx="319">
                  <c:v>60.770326670030606</c:v>
                </c:pt>
                <c:pt idx="320">
                  <c:v>62.697676073986095</c:v>
                </c:pt>
                <c:pt idx="321">
                  <c:v>64.462623558488986</c:v>
                </c:pt>
                <c:pt idx="322">
                  <c:v>64.865701913013112</c:v>
                </c:pt>
                <c:pt idx="323">
                  <c:v>66.054009284009254</c:v>
                </c:pt>
                <c:pt idx="324">
                  <c:v>66.348039876888578</c:v>
                </c:pt>
                <c:pt idx="325">
                  <c:v>64.579194671116866</c:v>
                </c:pt>
                <c:pt idx="326">
                  <c:v>62.366636515210303</c:v>
                </c:pt>
                <c:pt idx="327">
                  <c:v>59.142989105879295</c:v>
                </c:pt>
                <c:pt idx="328">
                  <c:v>59.247831148587785</c:v>
                </c:pt>
                <c:pt idx="329">
                  <c:v>65.013340448370954</c:v>
                </c:pt>
                <c:pt idx="330">
                  <c:v>65.762841357254118</c:v>
                </c:pt>
                <c:pt idx="331">
                  <c:v>61.577373361536338</c:v>
                </c:pt>
                <c:pt idx="332">
                  <c:v>54.811937934577394</c:v>
                </c:pt>
                <c:pt idx="333">
                  <c:v>51.092795116858674</c:v>
                </c:pt>
                <c:pt idx="334">
                  <c:v>33.000930550689247</c:v>
                </c:pt>
                <c:pt idx="335">
                  <c:v>37.108208624938776</c:v>
                </c:pt>
                <c:pt idx="336">
                  <c:v>33.216641976984342</c:v>
                </c:pt>
                <c:pt idx="337">
                  <c:v>33.756219892525728</c:v>
                </c:pt>
                <c:pt idx="338">
                  <c:v>33.151884210257137</c:v>
                </c:pt>
                <c:pt idx="339">
                  <c:v>30.238527779891072</c:v>
                </c:pt>
                <c:pt idx="340">
                  <c:v>27.328564450451637</c:v>
                </c:pt>
                <c:pt idx="341">
                  <c:v>26.812058439577132</c:v>
                </c:pt>
                <c:pt idx="342">
                  <c:v>24.575955721057401</c:v>
                </c:pt>
                <c:pt idx="343">
                  <c:v>21.527127347171536</c:v>
                </c:pt>
                <c:pt idx="344">
                  <c:v>20.485572174481291</c:v>
                </c:pt>
                <c:pt idx="345">
                  <c:v>18.004989143363215</c:v>
                </c:pt>
                <c:pt idx="346">
                  <c:v>16.634884302623803</c:v>
                </c:pt>
                <c:pt idx="347">
                  <c:v>15.323636383692984</c:v>
                </c:pt>
                <c:pt idx="348">
                  <c:v>13.710282073907457</c:v>
                </c:pt>
                <c:pt idx="349">
                  <c:v>12.474583758300822</c:v>
                </c:pt>
                <c:pt idx="350">
                  <c:v>9.1857448555447974</c:v>
                </c:pt>
                <c:pt idx="351">
                  <c:v>5.0218372581290218</c:v>
                </c:pt>
                <c:pt idx="352">
                  <c:v>2.3547789948425413</c:v>
                </c:pt>
                <c:pt idx="353">
                  <c:v>1.4248681343676819</c:v>
                </c:pt>
                <c:pt idx="354">
                  <c:v>0.80797392457795181</c:v>
                </c:pt>
                <c:pt idx="355">
                  <c:v>0.88679899856034916</c:v>
                </c:pt>
                <c:pt idx="356">
                  <c:v>0.48017486167041751</c:v>
                </c:pt>
                <c:pt idx="357">
                  <c:v>-2.4003425317622127</c:v>
                </c:pt>
                <c:pt idx="358">
                  <c:v>-6.4218938009546749</c:v>
                </c:pt>
                <c:pt idx="359">
                  <c:v>-12.870970088855618</c:v>
                </c:pt>
                <c:pt idx="360">
                  <c:v>-22.163735540886098</c:v>
                </c:pt>
                <c:pt idx="361">
                  <c:v>-30.336267117258565</c:v>
                </c:pt>
                <c:pt idx="362">
                  <c:v>-37.406226387242974</c:v>
                </c:pt>
                <c:pt idx="363">
                  <c:v>-43.131278481823756</c:v>
                </c:pt>
                <c:pt idx="364">
                  <c:v>-47.82832297215618</c:v>
                </c:pt>
                <c:pt idx="365">
                  <c:v>-52.366229803209535</c:v>
                </c:pt>
                <c:pt idx="366">
                  <c:v>-55.851438494961059</c:v>
                </c:pt>
                <c:pt idx="367">
                  <c:v>-60.078903553918828</c:v>
                </c:pt>
                <c:pt idx="368">
                  <c:v>-64.335916815171998</c:v>
                </c:pt>
                <c:pt idx="369">
                  <c:v>-66.976515603383717</c:v>
                </c:pt>
                <c:pt idx="370">
                  <c:v>-69.608449284255471</c:v>
                </c:pt>
                <c:pt idx="371">
                  <c:v>-72.928574365509022</c:v>
                </c:pt>
                <c:pt idx="372">
                  <c:v>-76.208307856183353</c:v>
                </c:pt>
                <c:pt idx="373">
                  <c:v>-80.356742431976528</c:v>
                </c:pt>
                <c:pt idx="374">
                  <c:v>-83.15071702605556</c:v>
                </c:pt>
                <c:pt idx="375">
                  <c:v>-83.742758904565719</c:v>
                </c:pt>
                <c:pt idx="376">
                  <c:v>-82.730082165409755</c:v>
                </c:pt>
                <c:pt idx="377">
                  <c:v>-80.0426323098349</c:v>
                </c:pt>
                <c:pt idx="378">
                  <c:v>-74.354240791171136</c:v>
                </c:pt>
                <c:pt idx="379">
                  <c:v>-64.157225869724741</c:v>
                </c:pt>
                <c:pt idx="380">
                  <c:v>-51.524701391218905</c:v>
                </c:pt>
                <c:pt idx="381">
                  <c:v>-42.951517823675587</c:v>
                </c:pt>
                <c:pt idx="382">
                  <c:v>-40.684554527826279</c:v>
                </c:pt>
                <c:pt idx="383">
                  <c:v>-42.930062145377924</c:v>
                </c:pt>
                <c:pt idx="384">
                  <c:v>-42.50851226600173</c:v>
                </c:pt>
                <c:pt idx="385">
                  <c:v>-37.418652764168336</c:v>
                </c:pt>
                <c:pt idx="386">
                  <c:v>-28.204044948041666</c:v>
                </c:pt>
                <c:pt idx="387">
                  <c:v>-21.663057866301394</c:v>
                </c:pt>
                <c:pt idx="388">
                  <c:v>-17.521421934053265</c:v>
                </c:pt>
                <c:pt idx="389">
                  <c:v>-16.925501814872835</c:v>
                </c:pt>
                <c:pt idx="390">
                  <c:v>-19.965223249485735</c:v>
                </c:pt>
                <c:pt idx="391">
                  <c:v>-22.729338661898058</c:v>
                </c:pt>
                <c:pt idx="392">
                  <c:v>-23.860102600166098</c:v>
                </c:pt>
                <c:pt idx="393">
                  <c:v>-19.386671925098298</c:v>
                </c:pt>
                <c:pt idx="394">
                  <c:v>-12.479646840862902</c:v>
                </c:pt>
                <c:pt idx="395">
                  <c:v>-6.1772482992234741</c:v>
                </c:pt>
                <c:pt idx="396">
                  <c:v>0.64687164094845717</c:v>
                </c:pt>
                <c:pt idx="397">
                  <c:v>6.027820310696435</c:v>
                </c:pt>
                <c:pt idx="398">
                  <c:v>10.828693684055064</c:v>
                </c:pt>
                <c:pt idx="399">
                  <c:v>13.187690717093485</c:v>
                </c:pt>
                <c:pt idx="400">
                  <c:v>15.016949103477577</c:v>
                </c:pt>
                <c:pt idx="401">
                  <c:v>17.367177286229239</c:v>
                </c:pt>
                <c:pt idx="402">
                  <c:v>19.246327763935078</c:v>
                </c:pt>
                <c:pt idx="403">
                  <c:v>21.378033647721431</c:v>
                </c:pt>
                <c:pt idx="404">
                  <c:v>24.660364492351238</c:v>
                </c:pt>
                <c:pt idx="405">
                  <c:v>29.550106524558643</c:v>
                </c:pt>
                <c:pt idx="406">
                  <c:v>36.605074778876514</c:v>
                </c:pt>
                <c:pt idx="407">
                  <c:v>40.264193165087406</c:v>
                </c:pt>
                <c:pt idx="408">
                  <c:v>43.236095708974858</c:v>
                </c:pt>
                <c:pt idx="409">
                  <c:v>44.835896562691708</c:v>
                </c:pt>
                <c:pt idx="410">
                  <c:v>45.715694019184738</c:v>
                </c:pt>
                <c:pt idx="411">
                  <c:v>47.905908440681841</c:v>
                </c:pt>
                <c:pt idx="412">
                  <c:v>49.486365532309307</c:v>
                </c:pt>
                <c:pt idx="413">
                  <c:v>54.322845020974086</c:v>
                </c:pt>
                <c:pt idx="414">
                  <c:v>57.19921246722101</c:v>
                </c:pt>
                <c:pt idx="415">
                  <c:v>58.490425180462609</c:v>
                </c:pt>
                <c:pt idx="416">
                  <c:v>61.118031299402553</c:v>
                </c:pt>
                <c:pt idx="417">
                  <c:v>62.865892740114241</c:v>
                </c:pt>
                <c:pt idx="418">
                  <c:v>65.459652825287222</c:v>
                </c:pt>
                <c:pt idx="419">
                  <c:v>65.062555307888914</c:v>
                </c:pt>
                <c:pt idx="420">
                  <c:v>63.489735064078538</c:v>
                </c:pt>
                <c:pt idx="421">
                  <c:v>61.26539426996893</c:v>
                </c:pt>
                <c:pt idx="422">
                  <c:v>59.049301796684723</c:v>
                </c:pt>
                <c:pt idx="423">
                  <c:v>58.775478484420795</c:v>
                </c:pt>
                <c:pt idx="424">
                  <c:v>60.557273384359391</c:v>
                </c:pt>
                <c:pt idx="425">
                  <c:v>62.041029362787668</c:v>
                </c:pt>
                <c:pt idx="426">
                  <c:v>60.019223200593935</c:v>
                </c:pt>
                <c:pt idx="427">
                  <c:v>55.930916217638782</c:v>
                </c:pt>
                <c:pt idx="428">
                  <c:v>50.455724954440349</c:v>
                </c:pt>
                <c:pt idx="429">
                  <c:v>42.951186834686652</c:v>
                </c:pt>
                <c:pt idx="430">
                  <c:v>37.348825323854342</c:v>
                </c:pt>
                <c:pt idx="431">
                  <c:v>34.944052217595377</c:v>
                </c:pt>
                <c:pt idx="432">
                  <c:v>34.328296239375732</c:v>
                </c:pt>
                <c:pt idx="433">
                  <c:v>34.317707745048388</c:v>
                </c:pt>
                <c:pt idx="434">
                  <c:v>30.816822321652602</c:v>
                </c:pt>
                <c:pt idx="435">
                  <c:v>25.004381754748053</c:v>
                </c:pt>
                <c:pt idx="436">
                  <c:v>21.953407729407939</c:v>
                </c:pt>
                <c:pt idx="437">
                  <c:v>19.490175897721986</c:v>
                </c:pt>
                <c:pt idx="438">
                  <c:v>19.217009196510709</c:v>
                </c:pt>
                <c:pt idx="439">
                  <c:v>18.409164618167093</c:v>
                </c:pt>
                <c:pt idx="440">
                  <c:v>15.985073110220865</c:v>
                </c:pt>
                <c:pt idx="441">
                  <c:v>15.312727911619406</c:v>
                </c:pt>
                <c:pt idx="442">
                  <c:v>14.436281434510118</c:v>
                </c:pt>
                <c:pt idx="443">
                  <c:v>10.979013125546802</c:v>
                </c:pt>
                <c:pt idx="444">
                  <c:v>8.3250715311549399</c:v>
                </c:pt>
                <c:pt idx="445">
                  <c:v>4.6668027462833539</c:v>
                </c:pt>
                <c:pt idx="446">
                  <c:v>1.5056542236033625</c:v>
                </c:pt>
                <c:pt idx="447">
                  <c:v>-1.0614107566153794</c:v>
                </c:pt>
                <c:pt idx="448">
                  <c:v>-2.5454385722212902</c:v>
                </c:pt>
                <c:pt idx="449">
                  <c:v>-2.3953529364892083</c:v>
                </c:pt>
                <c:pt idx="450">
                  <c:v>-2.3298065313192931</c:v>
                </c:pt>
                <c:pt idx="451">
                  <c:v>-3.1697346486180904</c:v>
                </c:pt>
                <c:pt idx="452">
                  <c:v>-6.8890847305839475</c:v>
                </c:pt>
                <c:pt idx="453">
                  <c:v>-13.703910788406946</c:v>
                </c:pt>
                <c:pt idx="454">
                  <c:v>-19.515327736052896</c:v>
                </c:pt>
                <c:pt idx="455">
                  <c:v>-23.923560564555849</c:v>
                </c:pt>
                <c:pt idx="456">
                  <c:v>-28.0708537255734</c:v>
                </c:pt>
                <c:pt idx="457">
                  <c:v>-31.118095934645211</c:v>
                </c:pt>
                <c:pt idx="458">
                  <c:v>-32.37379337539916</c:v>
                </c:pt>
                <c:pt idx="459">
                  <c:v>-32.834272808867638</c:v>
                </c:pt>
                <c:pt idx="460">
                  <c:v>-34.911169315822008</c:v>
                </c:pt>
                <c:pt idx="461">
                  <c:v>-36.284982296790062</c:v>
                </c:pt>
                <c:pt idx="462">
                  <c:v>-38.892274319217712</c:v>
                </c:pt>
                <c:pt idx="463">
                  <c:v>-42.537336087926391</c:v>
                </c:pt>
                <c:pt idx="464">
                  <c:v>-45.33501244877062</c:v>
                </c:pt>
                <c:pt idx="465">
                  <c:v>-51.629523791028596</c:v>
                </c:pt>
                <c:pt idx="466">
                  <c:v>-58.555182607223877</c:v>
                </c:pt>
                <c:pt idx="467">
                  <c:v>-63.900395619824053</c:v>
                </c:pt>
                <c:pt idx="468">
                  <c:v>-68.461713585349031</c:v>
                </c:pt>
                <c:pt idx="469">
                  <c:v>-71.725476557435002</c:v>
                </c:pt>
                <c:pt idx="470">
                  <c:v>-73.994080386391005</c:v>
                </c:pt>
                <c:pt idx="471">
                  <c:v>-74.589680636877731</c:v>
                </c:pt>
                <c:pt idx="472">
                  <c:v>-75.371924193503887</c:v>
                </c:pt>
                <c:pt idx="473">
                  <c:v>-74.497042062637902</c:v>
                </c:pt>
                <c:pt idx="474">
                  <c:v>-74.600696409172684</c:v>
                </c:pt>
                <c:pt idx="475">
                  <c:v>-71.739216759000897</c:v>
                </c:pt>
                <c:pt idx="476">
                  <c:v>-64.820481283130547</c:v>
                </c:pt>
                <c:pt idx="477">
                  <c:v>-56.601573771358197</c:v>
                </c:pt>
                <c:pt idx="478">
                  <c:v>-48.100695686570724</c:v>
                </c:pt>
                <c:pt idx="479">
                  <c:v>-38.233882050652625</c:v>
                </c:pt>
                <c:pt idx="480">
                  <c:v>-26.177716507107757</c:v>
                </c:pt>
                <c:pt idx="481">
                  <c:v>-18.871594301614198</c:v>
                </c:pt>
                <c:pt idx="482">
                  <c:v>-15.562211379665429</c:v>
                </c:pt>
                <c:pt idx="483">
                  <c:v>-15.220328381891697</c:v>
                </c:pt>
                <c:pt idx="484">
                  <c:v>-20.482699135243898</c:v>
                </c:pt>
                <c:pt idx="485">
                  <c:v>-28.147246985434574</c:v>
                </c:pt>
                <c:pt idx="486">
                  <c:v>-31.98494297224758</c:v>
                </c:pt>
                <c:pt idx="487">
                  <c:v>-28.865940291913649</c:v>
                </c:pt>
                <c:pt idx="488">
                  <c:v>-23.184710797893725</c:v>
                </c:pt>
                <c:pt idx="489">
                  <c:v>-16.068714407649733</c:v>
                </c:pt>
                <c:pt idx="490">
                  <c:v>-5.2336504885334971</c:v>
                </c:pt>
                <c:pt idx="491">
                  <c:v>6.6579469218039353</c:v>
                </c:pt>
                <c:pt idx="492">
                  <c:v>12.082094938585719</c:v>
                </c:pt>
                <c:pt idx="493">
                  <c:v>14.221715284014703</c:v>
                </c:pt>
                <c:pt idx="494">
                  <c:v>14.067450350144911</c:v>
                </c:pt>
                <c:pt idx="495">
                  <c:v>13.567489696618125</c:v>
                </c:pt>
                <c:pt idx="496">
                  <c:v>17.413998842392441</c:v>
                </c:pt>
                <c:pt idx="497">
                  <c:v>28.6603577537504</c:v>
                </c:pt>
                <c:pt idx="498">
                  <c:v>39.914211041138415</c:v>
                </c:pt>
                <c:pt idx="499">
                  <c:v>47.125704836754181</c:v>
                </c:pt>
                <c:pt idx="500">
                  <c:v>52.746879821163731</c:v>
                </c:pt>
                <c:pt idx="501">
                  <c:v>55.936968583961828</c:v>
                </c:pt>
                <c:pt idx="502">
                  <c:v>58.13463145807286</c:v>
                </c:pt>
                <c:pt idx="503">
                  <c:v>60.473812138944204</c:v>
                </c:pt>
                <c:pt idx="504">
                  <c:v>62.660192514880315</c:v>
                </c:pt>
                <c:pt idx="505">
                  <c:v>66.364467981405468</c:v>
                </c:pt>
                <c:pt idx="506">
                  <c:v>71.272825096738856</c:v>
                </c:pt>
                <c:pt idx="507">
                  <c:v>74.966412466059083</c:v>
                </c:pt>
                <c:pt idx="508">
                  <c:v>76.315181079709419</c:v>
                </c:pt>
                <c:pt idx="509">
                  <c:v>76.008105988046324</c:v>
                </c:pt>
                <c:pt idx="510">
                  <c:v>75.37968799473191</c:v>
                </c:pt>
                <c:pt idx="511">
                  <c:v>75.045481437130647</c:v>
                </c:pt>
                <c:pt idx="512">
                  <c:v>76.633733220469566</c:v>
                </c:pt>
                <c:pt idx="513">
                  <c:v>78.694650922654105</c:v>
                </c:pt>
                <c:pt idx="514">
                  <c:v>79.413407331427791</c:v>
                </c:pt>
                <c:pt idx="515">
                  <c:v>78.993304915942375</c:v>
                </c:pt>
                <c:pt idx="516">
                  <c:v>76.751565777232571</c:v>
                </c:pt>
                <c:pt idx="517">
                  <c:v>71.850371266435005</c:v>
                </c:pt>
                <c:pt idx="518">
                  <c:v>68.265501611396672</c:v>
                </c:pt>
                <c:pt idx="519">
                  <c:v>67.555748916348634</c:v>
                </c:pt>
                <c:pt idx="520">
                  <c:v>65.701379696398945</c:v>
                </c:pt>
                <c:pt idx="521">
                  <c:v>65.587847908446264</c:v>
                </c:pt>
                <c:pt idx="522">
                  <c:v>64.217405222945047</c:v>
                </c:pt>
                <c:pt idx="523">
                  <c:v>58.863167643501328</c:v>
                </c:pt>
                <c:pt idx="524">
                  <c:v>49.807481735529961</c:v>
                </c:pt>
                <c:pt idx="525">
                  <c:v>39.131281398234492</c:v>
                </c:pt>
                <c:pt idx="526">
                  <c:v>30.914460490441609</c:v>
                </c:pt>
                <c:pt idx="527">
                  <c:v>28.068111702440483</c:v>
                </c:pt>
                <c:pt idx="528">
                  <c:v>26.134591659695381</c:v>
                </c:pt>
                <c:pt idx="529">
                  <c:v>24.57369753023842</c:v>
                </c:pt>
                <c:pt idx="530">
                  <c:v>22.640168353346965</c:v>
                </c:pt>
                <c:pt idx="531">
                  <c:v>21.801693268797759</c:v>
                </c:pt>
                <c:pt idx="532">
                  <c:v>17.570711753488748</c:v>
                </c:pt>
                <c:pt idx="533">
                  <c:v>11.978194995723291</c:v>
                </c:pt>
                <c:pt idx="534">
                  <c:v>6.165063343456004</c:v>
                </c:pt>
                <c:pt idx="535">
                  <c:v>-0.92609989269892401</c:v>
                </c:pt>
                <c:pt idx="536">
                  <c:v>-6.3013953765937858</c:v>
                </c:pt>
                <c:pt idx="537">
                  <c:v>-10.606326858607792</c:v>
                </c:pt>
                <c:pt idx="538">
                  <c:v>-13.187288519262449</c:v>
                </c:pt>
                <c:pt idx="539">
                  <c:v>-14.511627142147773</c:v>
                </c:pt>
                <c:pt idx="540">
                  <c:v>-16.264366174587579</c:v>
                </c:pt>
                <c:pt idx="541">
                  <c:v>-17.177103248000904</c:v>
                </c:pt>
                <c:pt idx="542">
                  <c:v>-18.820436189310406</c:v>
                </c:pt>
                <c:pt idx="543">
                  <c:v>-20.70625468619393</c:v>
                </c:pt>
                <c:pt idx="544">
                  <c:v>-22.348758872958008</c:v>
                </c:pt>
                <c:pt idx="545">
                  <c:v>-24.342893600543622</c:v>
                </c:pt>
                <c:pt idx="546">
                  <c:v>-26.374807456589945</c:v>
                </c:pt>
                <c:pt idx="547">
                  <c:v>-29.668010694687446</c:v>
                </c:pt>
                <c:pt idx="548">
                  <c:v>-32.767879639584848</c:v>
                </c:pt>
                <c:pt idx="549">
                  <c:v>-35.469805540860492</c:v>
                </c:pt>
                <c:pt idx="550">
                  <c:v>-37.962276832373874</c:v>
                </c:pt>
                <c:pt idx="551">
                  <c:v>-40.174461210993371</c:v>
                </c:pt>
                <c:pt idx="552">
                  <c:v>-42.4466839107819</c:v>
                </c:pt>
                <c:pt idx="553">
                  <c:v>-45.584977413399628</c:v>
                </c:pt>
                <c:pt idx="554">
                  <c:v>-47.948379824895525</c:v>
                </c:pt>
                <c:pt idx="555">
                  <c:v>-49.472550837669139</c:v>
                </c:pt>
                <c:pt idx="556">
                  <c:v>-49.836821572089661</c:v>
                </c:pt>
                <c:pt idx="557">
                  <c:v>-49.688380475773563</c:v>
                </c:pt>
                <c:pt idx="558">
                  <c:v>-51.175748273780641</c:v>
                </c:pt>
                <c:pt idx="559">
                  <c:v>-53.141752032005776</c:v>
                </c:pt>
                <c:pt idx="560">
                  <c:v>-55.814134914970097</c:v>
                </c:pt>
                <c:pt idx="561">
                  <c:v>-58.472539997802222</c:v>
                </c:pt>
                <c:pt idx="562">
                  <c:v>-60.537351537929183</c:v>
                </c:pt>
                <c:pt idx="563">
                  <c:v>-61.97984547645536</c:v>
                </c:pt>
                <c:pt idx="564">
                  <c:v>-62.190914452838371</c:v>
                </c:pt>
                <c:pt idx="565">
                  <c:v>-61.730973632754328</c:v>
                </c:pt>
                <c:pt idx="566">
                  <c:v>-62.373876107931864</c:v>
                </c:pt>
                <c:pt idx="567">
                  <c:v>-63.293192418176162</c:v>
                </c:pt>
                <c:pt idx="568">
                  <c:v>-64.379738363081444</c:v>
                </c:pt>
                <c:pt idx="569">
                  <c:v>-65.502019568203252</c:v>
                </c:pt>
                <c:pt idx="570">
                  <c:v>-65.648548762879614</c:v>
                </c:pt>
                <c:pt idx="571">
                  <c:v>-63.739288421899083</c:v>
                </c:pt>
                <c:pt idx="572">
                  <c:v>-61.740093235802462</c:v>
                </c:pt>
                <c:pt idx="573">
                  <c:v>-59.910124226978716</c:v>
                </c:pt>
                <c:pt idx="574">
                  <c:v>-58.781308920440011</c:v>
                </c:pt>
                <c:pt idx="575">
                  <c:v>-57.776528604490714</c:v>
                </c:pt>
                <c:pt idx="576">
                  <c:v>-54.962813696478506</c:v>
                </c:pt>
                <c:pt idx="577">
                  <c:v>-47.903373933883117</c:v>
                </c:pt>
                <c:pt idx="578">
                  <c:v>-39.420502259512922</c:v>
                </c:pt>
                <c:pt idx="579">
                  <c:v>-26.557935179284012</c:v>
                </c:pt>
                <c:pt idx="580">
                  <c:v>-10.210405849231663</c:v>
                </c:pt>
                <c:pt idx="581">
                  <c:v>-3.9715068657763695</c:v>
                </c:pt>
                <c:pt idx="582">
                  <c:v>-3.9394473581138278</c:v>
                </c:pt>
                <c:pt idx="583">
                  <c:v>-7.7964588427546735</c:v>
                </c:pt>
                <c:pt idx="584">
                  <c:v>-14.725455491569297</c:v>
                </c:pt>
                <c:pt idx="585">
                  <c:v>-23.121555056019325</c:v>
                </c:pt>
                <c:pt idx="586">
                  <c:v>-23.352057379342998</c:v>
                </c:pt>
                <c:pt idx="587">
                  <c:v>-14.867195873835074</c:v>
                </c:pt>
                <c:pt idx="588">
                  <c:v>1.0021671419203657</c:v>
                </c:pt>
                <c:pt idx="589">
                  <c:v>17.12626607474628</c:v>
                </c:pt>
                <c:pt idx="590">
                  <c:v>27.495892629953428</c:v>
                </c:pt>
                <c:pt idx="591">
                  <c:v>31.374989500502529</c:v>
                </c:pt>
                <c:pt idx="592">
                  <c:v>32.690794113237992</c:v>
                </c:pt>
                <c:pt idx="593">
                  <c:v>33.140452417328682</c:v>
                </c:pt>
                <c:pt idx="594">
                  <c:v>34.61676173493899</c:v>
                </c:pt>
                <c:pt idx="595">
                  <c:v>37.893857644105083</c:v>
                </c:pt>
                <c:pt idx="596">
                  <c:v>43.100029433825867</c:v>
                </c:pt>
                <c:pt idx="597">
                  <c:v>49.220181165064119</c:v>
                </c:pt>
                <c:pt idx="598">
                  <c:v>53.811107265914067</c:v>
                </c:pt>
                <c:pt idx="599">
                  <c:v>56.449276127763987</c:v>
                </c:pt>
                <c:pt idx="600">
                  <c:v>58.091632623678997</c:v>
                </c:pt>
                <c:pt idx="601">
                  <c:v>59.507734451082776</c:v>
                </c:pt>
                <c:pt idx="602">
                  <c:v>62.089785347075576</c:v>
                </c:pt>
                <c:pt idx="603">
                  <c:v>65.589962494695001</c:v>
                </c:pt>
                <c:pt idx="604">
                  <c:v>69.563034128618725</c:v>
                </c:pt>
                <c:pt idx="605">
                  <c:v>73.958125997270457</c:v>
                </c:pt>
                <c:pt idx="606">
                  <c:v>77.719443056511878</c:v>
                </c:pt>
                <c:pt idx="607">
                  <c:v>80.704036128832769</c:v>
                </c:pt>
                <c:pt idx="608">
                  <c:v>82.39609706543628</c:v>
                </c:pt>
                <c:pt idx="609">
                  <c:v>83.291673135026443</c:v>
                </c:pt>
                <c:pt idx="610">
                  <c:v>83.271555483096506</c:v>
                </c:pt>
                <c:pt idx="611">
                  <c:v>84.579258722560894</c:v>
                </c:pt>
                <c:pt idx="612">
                  <c:v>79.48663521540648</c:v>
                </c:pt>
                <c:pt idx="613">
                  <c:v>69.002872984276934</c:v>
                </c:pt>
                <c:pt idx="614">
                  <c:v>59.180471289049358</c:v>
                </c:pt>
                <c:pt idx="615">
                  <c:v>46.859969707940081</c:v>
                </c:pt>
                <c:pt idx="616">
                  <c:v>36.667555402303321</c:v>
                </c:pt>
                <c:pt idx="617">
                  <c:v>29.454995718847453</c:v>
                </c:pt>
                <c:pt idx="618">
                  <c:v>27.780219711532371</c:v>
                </c:pt>
                <c:pt idx="619">
                  <c:v>26.927139694417129</c:v>
                </c:pt>
                <c:pt idx="620">
                  <c:v>25.579864293266379</c:v>
                </c:pt>
                <c:pt idx="621">
                  <c:v>22.637696393062612</c:v>
                </c:pt>
                <c:pt idx="622">
                  <c:v>19.949356218520389</c:v>
                </c:pt>
                <c:pt idx="623">
                  <c:v>12.645392498880481</c:v>
                </c:pt>
                <c:pt idx="624">
                  <c:v>6.8721673215338415</c:v>
                </c:pt>
                <c:pt idx="625">
                  <c:v>3.6377668832344536</c:v>
                </c:pt>
                <c:pt idx="626">
                  <c:v>-0.21465744213600826</c:v>
                </c:pt>
                <c:pt idx="627">
                  <c:v>-3.8492559839709681</c:v>
                </c:pt>
                <c:pt idx="628">
                  <c:v>-6.3364492002238944</c:v>
                </c:pt>
                <c:pt idx="629">
                  <c:v>-7.6812219092873244</c:v>
                </c:pt>
                <c:pt idx="630">
                  <c:v>-8.9085426625692641</c:v>
                </c:pt>
                <c:pt idx="631">
                  <c:v>-10.968798897742932</c:v>
                </c:pt>
                <c:pt idx="632">
                  <c:v>-14.288458308282506</c:v>
                </c:pt>
                <c:pt idx="633">
                  <c:v>-19.354406684169756</c:v>
                </c:pt>
                <c:pt idx="634">
                  <c:v>-23.769352712493912</c:v>
                </c:pt>
                <c:pt idx="635">
                  <c:v>-27.096811839147758</c:v>
                </c:pt>
                <c:pt idx="636">
                  <c:v>-29.106357023236015</c:v>
                </c:pt>
                <c:pt idx="637">
                  <c:v>-30.089181790120925</c:v>
                </c:pt>
                <c:pt idx="638">
                  <c:v>-30.976997266993308</c:v>
                </c:pt>
                <c:pt idx="639">
                  <c:v>-30.319530312788995</c:v>
                </c:pt>
                <c:pt idx="640">
                  <c:v>-29.890833580725086</c:v>
                </c:pt>
                <c:pt idx="641">
                  <c:v>-28.470577860273497</c:v>
                </c:pt>
                <c:pt idx="642">
                  <c:v>-26.900177953395943</c:v>
                </c:pt>
                <c:pt idx="643">
                  <c:v>-26.639869826380366</c:v>
                </c:pt>
                <c:pt idx="644">
                  <c:v>-27.277834702174907</c:v>
                </c:pt>
                <c:pt idx="645">
                  <c:v>-29.311101892359343</c:v>
                </c:pt>
                <c:pt idx="646">
                  <c:v>-31.572180671575506</c:v>
                </c:pt>
                <c:pt idx="647">
                  <c:v>-34.468075956634188</c:v>
                </c:pt>
                <c:pt idx="648">
                  <c:v>-37.054672925907937</c:v>
                </c:pt>
                <c:pt idx="649">
                  <c:v>-39.051054426025679</c:v>
                </c:pt>
                <c:pt idx="650">
                  <c:v>-41.061742127164294</c:v>
                </c:pt>
                <c:pt idx="651">
                  <c:v>-43.626770384747076</c:v>
                </c:pt>
                <c:pt idx="652">
                  <c:v>-46.15801307040762</c:v>
                </c:pt>
                <c:pt idx="653">
                  <c:v>-48.527994840347745</c:v>
                </c:pt>
                <c:pt idx="654">
                  <c:v>-49.582688062923573</c:v>
                </c:pt>
                <c:pt idx="655">
                  <c:v>-50.339656274665138</c:v>
                </c:pt>
                <c:pt idx="656">
                  <c:v>-51.77060137923538</c:v>
                </c:pt>
                <c:pt idx="657">
                  <c:v>-53.137757100792584</c:v>
                </c:pt>
                <c:pt idx="658">
                  <c:v>-54.201099302371624</c:v>
                </c:pt>
                <c:pt idx="659">
                  <c:v>-54.952891847553879</c:v>
                </c:pt>
                <c:pt idx="660">
                  <c:v>-54.954188457390188</c:v>
                </c:pt>
                <c:pt idx="661">
                  <c:v>-54.710310531285117</c:v>
                </c:pt>
                <c:pt idx="662">
                  <c:v>-53.654952590430682</c:v>
                </c:pt>
                <c:pt idx="663">
                  <c:v>-53.969438861695636</c:v>
                </c:pt>
                <c:pt idx="664">
                  <c:v>-53.390853369299236</c:v>
                </c:pt>
                <c:pt idx="665">
                  <c:v>-53.610196856461684</c:v>
                </c:pt>
                <c:pt idx="666">
                  <c:v>-52.357960218157721</c:v>
                </c:pt>
                <c:pt idx="667">
                  <c:v>-52.463003432898205</c:v>
                </c:pt>
                <c:pt idx="668">
                  <c:v>-50.765183848517303</c:v>
                </c:pt>
                <c:pt idx="669">
                  <c:v>-47.870066828868026</c:v>
                </c:pt>
                <c:pt idx="670">
                  <c:v>-45.543637788887679</c:v>
                </c:pt>
                <c:pt idx="671">
                  <c:v>-40.01669433737078</c:v>
                </c:pt>
                <c:pt idx="672">
                  <c:v>-35.451507241109475</c:v>
                </c:pt>
                <c:pt idx="673">
                  <c:v>-31.748001348056683</c:v>
                </c:pt>
                <c:pt idx="674">
                  <c:v>-28.514740709214532</c:v>
                </c:pt>
                <c:pt idx="675">
                  <c:v>-23.450573216308594</c:v>
                </c:pt>
                <c:pt idx="676">
                  <c:v>-17.464964962869622</c:v>
                </c:pt>
                <c:pt idx="677">
                  <c:v>-11.041920573325202</c:v>
                </c:pt>
                <c:pt idx="678">
                  <c:v>-5.5728566939302144</c:v>
                </c:pt>
                <c:pt idx="679">
                  <c:v>-0.40257722431352133</c:v>
                </c:pt>
                <c:pt idx="680">
                  <c:v>3.1224800818213629</c:v>
                </c:pt>
                <c:pt idx="681">
                  <c:v>7.1239571163684339</c:v>
                </c:pt>
                <c:pt idx="682">
                  <c:v>11.411534435068507</c:v>
                </c:pt>
                <c:pt idx="683">
                  <c:v>13.866935255891692</c:v>
                </c:pt>
                <c:pt idx="684">
                  <c:v>15.412524181870449</c:v>
                </c:pt>
                <c:pt idx="685">
                  <c:v>18.501900240197653</c:v>
                </c:pt>
                <c:pt idx="686">
                  <c:v>22.484401273418989</c:v>
                </c:pt>
                <c:pt idx="687">
                  <c:v>28.264437419372687</c:v>
                </c:pt>
                <c:pt idx="688">
                  <c:v>31.225653204867044</c:v>
                </c:pt>
                <c:pt idx="689">
                  <c:v>34.334077705862747</c:v>
                </c:pt>
                <c:pt idx="690">
                  <c:v>36.131836172027576</c:v>
                </c:pt>
                <c:pt idx="691">
                  <c:v>38.110912763636499</c:v>
                </c:pt>
                <c:pt idx="692">
                  <c:v>40.895039713437683</c:v>
                </c:pt>
                <c:pt idx="693">
                  <c:v>46.179452432529693</c:v>
                </c:pt>
                <c:pt idx="694">
                  <c:v>54.889471302570279</c:v>
                </c:pt>
                <c:pt idx="695">
                  <c:v>58.62923455242359</c:v>
                </c:pt>
                <c:pt idx="696">
                  <c:v>59.564881505035878</c:v>
                </c:pt>
                <c:pt idx="697">
                  <c:v>59.225593998111194</c:v>
                </c:pt>
                <c:pt idx="698">
                  <c:v>59.318849719802721</c:v>
                </c:pt>
                <c:pt idx="699">
                  <c:v>60.263794011128276</c:v>
                </c:pt>
                <c:pt idx="700">
                  <c:v>62.03545198815187</c:v>
                </c:pt>
                <c:pt idx="701">
                  <c:v>64.44352052263504</c:v>
                </c:pt>
                <c:pt idx="702">
                  <c:v>70.091264588054614</c:v>
                </c:pt>
                <c:pt idx="703">
                  <c:v>73.556846147811314</c:v>
                </c:pt>
                <c:pt idx="704">
                  <c:v>74.398578487255079</c:v>
                </c:pt>
                <c:pt idx="705">
                  <c:v>74.62028572101643</c:v>
                </c:pt>
                <c:pt idx="706">
                  <c:v>73.932119736192021</c:v>
                </c:pt>
                <c:pt idx="707">
                  <c:v>72.365485042640202</c:v>
                </c:pt>
                <c:pt idx="708">
                  <c:v>72.682756755378421</c:v>
                </c:pt>
                <c:pt idx="709">
                  <c:v>72.161274837424131</c:v>
                </c:pt>
                <c:pt idx="710">
                  <c:v>65.390459819496698</c:v>
                </c:pt>
                <c:pt idx="711">
                  <c:v>57.361400381704577</c:v>
                </c:pt>
                <c:pt idx="712">
                  <c:v>51.665020522936175</c:v>
                </c:pt>
                <c:pt idx="713">
                  <c:v>48.752064379460265</c:v>
                </c:pt>
                <c:pt idx="714">
                  <c:v>47.884456303282086</c:v>
                </c:pt>
                <c:pt idx="715">
                  <c:v>46.08011451717811</c:v>
                </c:pt>
                <c:pt idx="716">
                  <c:v>43.798623626634033</c:v>
                </c:pt>
                <c:pt idx="717">
                  <c:v>40.624163823571017</c:v>
                </c:pt>
                <c:pt idx="718">
                  <c:v>35.382276437558694</c:v>
                </c:pt>
                <c:pt idx="719">
                  <c:v>29.387158487386746</c:v>
                </c:pt>
                <c:pt idx="720">
                  <c:v>25.011734559342965</c:v>
                </c:pt>
                <c:pt idx="721">
                  <c:v>21.782931764790035</c:v>
                </c:pt>
                <c:pt idx="722">
                  <c:v>19.050057077477181</c:v>
                </c:pt>
                <c:pt idx="723">
                  <c:v>18.101610200087666</c:v>
                </c:pt>
                <c:pt idx="724">
                  <c:v>16.304608637283987</c:v>
                </c:pt>
                <c:pt idx="725">
                  <c:v>14.278776210844001</c:v>
                </c:pt>
                <c:pt idx="726">
                  <c:v>11.684535730338855</c:v>
                </c:pt>
                <c:pt idx="727">
                  <c:v>8.662265739019098</c:v>
                </c:pt>
                <c:pt idx="728">
                  <c:v>5.9257598047465905</c:v>
                </c:pt>
                <c:pt idx="729">
                  <c:v>4.5308948919550174</c:v>
                </c:pt>
                <c:pt idx="730">
                  <c:v>2.4103777952185053</c:v>
                </c:pt>
                <c:pt idx="731">
                  <c:v>-0.43259759460175362</c:v>
                </c:pt>
                <c:pt idx="732">
                  <c:v>-3.2052825064655091</c:v>
                </c:pt>
                <c:pt idx="733">
                  <c:v>-6.1257304308260174</c:v>
                </c:pt>
                <c:pt idx="734">
                  <c:v>-8.4782169559000344</c:v>
                </c:pt>
                <c:pt idx="735">
                  <c:v>-11.309573106457156</c:v>
                </c:pt>
                <c:pt idx="736">
                  <c:v>-12.712768504764236</c:v>
                </c:pt>
                <c:pt idx="737">
                  <c:v>-14.651340446132595</c:v>
                </c:pt>
                <c:pt idx="738">
                  <c:v>-15.182496119662957</c:v>
                </c:pt>
                <c:pt idx="739">
                  <c:v>-16.154003338925929</c:v>
                </c:pt>
                <c:pt idx="740">
                  <c:v>-17.229438083307421</c:v>
                </c:pt>
                <c:pt idx="741">
                  <c:v>-18.555289812792033</c:v>
                </c:pt>
                <c:pt idx="742">
                  <c:v>-21.747348187638984</c:v>
                </c:pt>
                <c:pt idx="743">
                  <c:v>-25.924583229397367</c:v>
                </c:pt>
                <c:pt idx="744">
                  <c:v>-30.700868216138097</c:v>
                </c:pt>
                <c:pt idx="745">
                  <c:v>-36.885867958448443</c:v>
                </c:pt>
                <c:pt idx="746">
                  <c:v>-44.255277875502323</c:v>
                </c:pt>
                <c:pt idx="747">
                  <c:v>-50.461444319201014</c:v>
                </c:pt>
                <c:pt idx="748">
                  <c:v>-55.735715053554109</c:v>
                </c:pt>
                <c:pt idx="749">
                  <c:v>-59.808932569231928</c:v>
                </c:pt>
                <c:pt idx="750">
                  <c:v>-63.787238507547649</c:v>
                </c:pt>
                <c:pt idx="751">
                  <c:v>-67.555971460650781</c:v>
                </c:pt>
                <c:pt idx="752">
                  <c:v>-70.568221224705297</c:v>
                </c:pt>
                <c:pt idx="753">
                  <c:v>-73.54083130210249</c:v>
                </c:pt>
                <c:pt idx="754">
                  <c:v>-75.801350528500649</c:v>
                </c:pt>
                <c:pt idx="755">
                  <c:v>-76.429088301387537</c:v>
                </c:pt>
                <c:pt idx="756">
                  <c:v>-74.552476680740739</c:v>
                </c:pt>
                <c:pt idx="757">
                  <c:v>-73.111193554815458</c:v>
                </c:pt>
                <c:pt idx="758">
                  <c:v>-71.898059784142163</c:v>
                </c:pt>
                <c:pt idx="759">
                  <c:v>-70.677048872759514</c:v>
                </c:pt>
                <c:pt idx="760">
                  <c:v>-67.506771814142553</c:v>
                </c:pt>
                <c:pt idx="761">
                  <c:v>-61.464245122789372</c:v>
                </c:pt>
                <c:pt idx="762">
                  <c:v>-46.195897394579518</c:v>
                </c:pt>
                <c:pt idx="763">
                  <c:v>-29.759673872784802</c:v>
                </c:pt>
                <c:pt idx="764">
                  <c:v>-22.752096237329624</c:v>
                </c:pt>
                <c:pt idx="765">
                  <c:v>-21.729209904438491</c:v>
                </c:pt>
                <c:pt idx="766">
                  <c:v>-26.301762633359488</c:v>
                </c:pt>
                <c:pt idx="767">
                  <c:v>-33.487004053896776</c:v>
                </c:pt>
                <c:pt idx="768">
                  <c:v>-37.327068708857745</c:v>
                </c:pt>
                <c:pt idx="769">
                  <c:v>-36.527725119744773</c:v>
                </c:pt>
                <c:pt idx="770">
                  <c:v>-31.246337461819135</c:v>
                </c:pt>
                <c:pt idx="771">
                  <c:v>-18.682512761043817</c:v>
                </c:pt>
                <c:pt idx="772">
                  <c:v>-1.3100261985958361</c:v>
                </c:pt>
                <c:pt idx="773">
                  <c:v>9.7742253912822878</c:v>
                </c:pt>
                <c:pt idx="774">
                  <c:v>15.753412346772576</c:v>
                </c:pt>
                <c:pt idx="775">
                  <c:v>16.578386923111971</c:v>
                </c:pt>
                <c:pt idx="776">
                  <c:v>14.03331941440214</c:v>
                </c:pt>
                <c:pt idx="777">
                  <c:v>11.182772783601765</c:v>
                </c:pt>
                <c:pt idx="778">
                  <c:v>8.1404582203121656</c:v>
                </c:pt>
                <c:pt idx="779">
                  <c:v>8.2499377408929515</c:v>
                </c:pt>
                <c:pt idx="780">
                  <c:v>12.683590740142913</c:v>
                </c:pt>
                <c:pt idx="781">
                  <c:v>20.923310324274539</c:v>
                </c:pt>
                <c:pt idx="782">
                  <c:v>27.999644664810759</c:v>
                </c:pt>
                <c:pt idx="783">
                  <c:v>31.116608014723667</c:v>
                </c:pt>
                <c:pt idx="784">
                  <c:v>32.227455050441961</c:v>
                </c:pt>
                <c:pt idx="785">
                  <c:v>30.023648571176714</c:v>
                </c:pt>
                <c:pt idx="786">
                  <c:v>26.998491914193966</c:v>
                </c:pt>
                <c:pt idx="787">
                  <c:v>22.734020373742236</c:v>
                </c:pt>
                <c:pt idx="788">
                  <c:v>21.496227344564762</c:v>
                </c:pt>
                <c:pt idx="789">
                  <c:v>22.854398102251437</c:v>
                </c:pt>
                <c:pt idx="790">
                  <c:v>27.06770354320652</c:v>
                </c:pt>
                <c:pt idx="791">
                  <c:v>34.049620516366922</c:v>
                </c:pt>
                <c:pt idx="792">
                  <c:v>40.911709061419486</c:v>
                </c:pt>
                <c:pt idx="793">
                  <c:v>45.110532381298512</c:v>
                </c:pt>
                <c:pt idx="794">
                  <c:v>46.493978179559264</c:v>
                </c:pt>
                <c:pt idx="795">
                  <c:v>46.358232107153086</c:v>
                </c:pt>
                <c:pt idx="796">
                  <c:v>47.414285399169401</c:v>
                </c:pt>
                <c:pt idx="797">
                  <c:v>50.279324025404556</c:v>
                </c:pt>
                <c:pt idx="798">
                  <c:v>54.163967634527019</c:v>
                </c:pt>
              </c:numCache>
            </c:numRef>
          </c:val>
          <c:smooth val="0"/>
          <c:extLst>
            <c:ext xmlns:c16="http://schemas.microsoft.com/office/drawing/2014/chart" uri="{C3380CC4-5D6E-409C-BE32-E72D297353CC}">
              <c16:uniqueId val="{00000002-BF15-47BF-9CA5-5E7D2AE66986}"/>
            </c:ext>
          </c:extLst>
        </c:ser>
        <c:dLbls>
          <c:showLegendKey val="0"/>
          <c:showVal val="0"/>
          <c:showCatName val="0"/>
          <c:showSerName val="0"/>
          <c:showPercent val="0"/>
          <c:showBubbleSize val="0"/>
        </c:dLbls>
        <c:smooth val="0"/>
        <c:axId val="527663376"/>
        <c:axId val="1464186256"/>
      </c:lineChart>
      <c:catAx>
        <c:axId val="527663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186256"/>
        <c:crosses val="autoZero"/>
        <c:auto val="1"/>
        <c:lblAlgn val="ctr"/>
        <c:lblOffset val="100"/>
        <c:noMultiLvlLbl val="0"/>
      </c:catAx>
      <c:valAx>
        <c:axId val="146418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6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 data in</a:t>
            </a:r>
            <a:r>
              <a:rPr lang="en-IE" baseline="0"/>
              <a:t> </a:t>
            </a:r>
            <a:r>
              <a:rPr lang="en-IE"/>
              <a:t>Gesture1</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Gyro_A1_20!$T$1</c:f>
              <c:strCache>
                <c:ptCount val="1"/>
                <c:pt idx="0">
                  <c:v>Gyro_X</c:v>
                </c:pt>
              </c:strCache>
            </c:strRef>
          </c:tx>
          <c:spPr>
            <a:ln w="28575" cap="rnd">
              <a:solidFill>
                <a:schemeClr val="accent1"/>
              </a:solidFill>
              <a:round/>
            </a:ln>
            <a:effectLst/>
          </c:spPr>
          <c:marker>
            <c:symbol val="none"/>
          </c:marker>
          <c:val>
            <c:numRef>
              <c:f>Gyro_A1_20!$T$2:$T$2333</c:f>
              <c:numCache>
                <c:formatCode>General</c:formatCode>
                <c:ptCount val="2332"/>
                <c:pt idx="0">
                  <c:v>-1.6294900000000001E-2</c:v>
                </c:pt>
                <c:pt idx="1">
                  <c:v>-3.2233082000000003E-2</c:v>
                </c:pt>
                <c:pt idx="2">
                  <c:v>-4.6808200000000001E-2</c:v>
                </c:pt>
                <c:pt idx="3">
                  <c:v>-6.2134056E-2</c:v>
                </c:pt>
                <c:pt idx="4">
                  <c:v>-7.6139255000000003E-2</c:v>
                </c:pt>
                <c:pt idx="5">
                  <c:v>-9.0910249999999998E-2</c:v>
                </c:pt>
                <c:pt idx="6">
                  <c:v>-0.105374765</c:v>
                </c:pt>
                <c:pt idx="7">
                  <c:v>-0.11851269</c:v>
                </c:pt>
                <c:pt idx="8">
                  <c:v>-0.13242521600000001</c:v>
                </c:pt>
                <c:pt idx="9">
                  <c:v>-0.144982792</c:v>
                </c:pt>
                <c:pt idx="10">
                  <c:v>-0.158346076</c:v>
                </c:pt>
                <c:pt idx="11">
                  <c:v>-0.17251301399999999</c:v>
                </c:pt>
                <c:pt idx="12">
                  <c:v>-0.185339054</c:v>
                </c:pt>
                <c:pt idx="13">
                  <c:v>-0.19789521299999999</c:v>
                </c:pt>
                <c:pt idx="14">
                  <c:v>-0.20917296899999999</c:v>
                </c:pt>
                <c:pt idx="15">
                  <c:v>-0.22023722900000001</c:v>
                </c:pt>
                <c:pt idx="16">
                  <c:v>-0.23794452499999999</c:v>
                </c:pt>
                <c:pt idx="17">
                  <c:v>-0.24509931400000001</c:v>
                </c:pt>
                <c:pt idx="18">
                  <c:v>-0.25685156799999997</c:v>
                </c:pt>
                <c:pt idx="19">
                  <c:v>-0.26724809700000002</c:v>
                </c:pt>
                <c:pt idx="20">
                  <c:v>-0.27816889500000003</c:v>
                </c:pt>
                <c:pt idx="21">
                  <c:v>-0.28640177700000002</c:v>
                </c:pt>
                <c:pt idx="22">
                  <c:v>-0.29528850099999998</c:v>
                </c:pt>
                <c:pt idx="23">
                  <c:v>-0.30883117100000002</c:v>
                </c:pt>
                <c:pt idx="24">
                  <c:v>-0.322774108</c:v>
                </c:pt>
                <c:pt idx="25">
                  <c:v>-0.32987502600000002</c:v>
                </c:pt>
                <c:pt idx="26">
                  <c:v>-0.33990336500000001</c:v>
                </c:pt>
                <c:pt idx="27">
                  <c:v>-0.35767689800000002</c:v>
                </c:pt>
                <c:pt idx="28">
                  <c:v>-0.370695</c:v>
                </c:pt>
                <c:pt idx="29">
                  <c:v>-0.37852839999999999</c:v>
                </c:pt>
                <c:pt idx="30">
                  <c:v>-0.38839479199999999</c:v>
                </c:pt>
                <c:pt idx="31">
                  <c:v>-0.36224171599999999</c:v>
                </c:pt>
                <c:pt idx="32">
                  <c:v>-0.34773816200000002</c:v>
                </c:pt>
                <c:pt idx="33">
                  <c:v>-0.35396197800000001</c:v>
                </c:pt>
                <c:pt idx="34">
                  <c:v>-0.40152981900000001</c:v>
                </c:pt>
                <c:pt idx="35">
                  <c:v>-0.47666278299999998</c:v>
                </c:pt>
                <c:pt idx="36">
                  <c:v>-0.46606324700000001</c:v>
                </c:pt>
                <c:pt idx="37">
                  <c:v>-0.44663842199999998</c:v>
                </c:pt>
                <c:pt idx="38">
                  <c:v>-0.41833097400000002</c:v>
                </c:pt>
                <c:pt idx="39">
                  <c:v>-0.43840355399999997</c:v>
                </c:pt>
                <c:pt idx="40">
                  <c:v>-0.47273460299999998</c:v>
                </c:pt>
                <c:pt idx="41">
                  <c:v>-0.480257871</c:v>
                </c:pt>
                <c:pt idx="42">
                  <c:v>-0.48949427299999998</c:v>
                </c:pt>
                <c:pt idx="43">
                  <c:v>-0.50573580799999995</c:v>
                </c:pt>
                <c:pt idx="44">
                  <c:v>-0.50456319199999999</c:v>
                </c:pt>
                <c:pt idx="45">
                  <c:v>-0.50988432800000005</c:v>
                </c:pt>
                <c:pt idx="46">
                  <c:v>-0.51837038099999999</c:v>
                </c:pt>
                <c:pt idx="47">
                  <c:v>-0.52883329400000001</c:v>
                </c:pt>
                <c:pt idx="48">
                  <c:v>-0.53603862800000002</c:v>
                </c:pt>
                <c:pt idx="49">
                  <c:v>-0.53166947499999995</c:v>
                </c:pt>
                <c:pt idx="50">
                  <c:v>-0.50986204599999996</c:v>
                </c:pt>
                <c:pt idx="51">
                  <c:v>-0.45857076499999999</c:v>
                </c:pt>
                <c:pt idx="52">
                  <c:v>-0.34663834999999998</c:v>
                </c:pt>
                <c:pt idx="53">
                  <c:v>-0.153724743</c:v>
                </c:pt>
                <c:pt idx="54">
                  <c:v>5.0494591999999998E-2</c:v>
                </c:pt>
                <c:pt idx="55">
                  <c:v>-5.305526E-2</c:v>
                </c:pt>
                <c:pt idx="56">
                  <c:v>-0.59491193399999998</c:v>
                </c:pt>
                <c:pt idx="57">
                  <c:v>-0.96270145600000001</c:v>
                </c:pt>
                <c:pt idx="58">
                  <c:v>-1.209759647</c:v>
                </c:pt>
                <c:pt idx="59">
                  <c:v>-1.400061794</c:v>
                </c:pt>
                <c:pt idx="60">
                  <c:v>-1.504059998</c:v>
                </c:pt>
                <c:pt idx="61">
                  <c:v>-1.6461292380000001</c:v>
                </c:pt>
                <c:pt idx="62">
                  <c:v>-1.890468493</c:v>
                </c:pt>
                <c:pt idx="63">
                  <c:v>-2.193289783</c:v>
                </c:pt>
                <c:pt idx="64">
                  <c:v>-2.5229295879999998</c:v>
                </c:pt>
                <c:pt idx="65">
                  <c:v>-2.8540193359999999</c:v>
                </c:pt>
                <c:pt idx="66">
                  <c:v>-3.3213343289999999</c:v>
                </c:pt>
                <c:pt idx="67">
                  <c:v>-3.8571005230000002</c:v>
                </c:pt>
                <c:pt idx="68">
                  <c:v>-4.2671194720000001</c:v>
                </c:pt>
                <c:pt idx="69">
                  <c:v>-4.5416881629999999</c:v>
                </c:pt>
                <c:pt idx="70">
                  <c:v>-4.742946399</c:v>
                </c:pt>
                <c:pt idx="71">
                  <c:v>-4.8744015909999998</c:v>
                </c:pt>
                <c:pt idx="72">
                  <c:v>-4.8371113799999996</c:v>
                </c:pt>
                <c:pt idx="73">
                  <c:v>-4.480777572</c:v>
                </c:pt>
                <c:pt idx="74">
                  <c:v>-3.8506038010000001</c:v>
                </c:pt>
                <c:pt idx="75">
                  <c:v>-2.9117345050000001</c:v>
                </c:pt>
                <c:pt idx="76">
                  <c:v>-1.770664434</c:v>
                </c:pt>
                <c:pt idx="77">
                  <c:v>-0.53272498599999996</c:v>
                </c:pt>
                <c:pt idx="78">
                  <c:v>0.66006645399999997</c:v>
                </c:pt>
                <c:pt idx="79">
                  <c:v>1.7274208449999999</c:v>
                </c:pt>
                <c:pt idx="80">
                  <c:v>2.7409457079999999</c:v>
                </c:pt>
                <c:pt idx="81">
                  <c:v>3.7047738140000002</c:v>
                </c:pt>
                <c:pt idx="82">
                  <c:v>4.5856578179999996</c:v>
                </c:pt>
                <c:pt idx="83">
                  <c:v>5.3823762410000002</c:v>
                </c:pt>
                <c:pt idx="84">
                  <c:v>6.1082695359999999</c:v>
                </c:pt>
                <c:pt idx="85">
                  <c:v>6.9341899659999999</c:v>
                </c:pt>
                <c:pt idx="86">
                  <c:v>7.957952766</c:v>
                </c:pt>
                <c:pt idx="87">
                  <c:v>9.1479370909999993</c:v>
                </c:pt>
                <c:pt idx="88">
                  <c:v>10.456277650000001</c:v>
                </c:pt>
                <c:pt idx="89">
                  <c:v>11.6879074</c:v>
                </c:pt>
                <c:pt idx="90">
                  <c:v>12.767756909999999</c:v>
                </c:pt>
                <c:pt idx="91">
                  <c:v>13.742130149999999</c:v>
                </c:pt>
                <c:pt idx="92">
                  <c:v>14.656658009999999</c:v>
                </c:pt>
                <c:pt idx="93">
                  <c:v>15.694457570000001</c:v>
                </c:pt>
                <c:pt idx="94">
                  <c:v>16.831708639999999</c:v>
                </c:pt>
                <c:pt idx="95">
                  <c:v>18.050658299999998</c:v>
                </c:pt>
                <c:pt idx="96">
                  <c:v>19.030207000000001</c:v>
                </c:pt>
                <c:pt idx="97">
                  <c:v>18.984516679999999</c:v>
                </c:pt>
                <c:pt idx="98">
                  <c:v>18.615608640000001</c:v>
                </c:pt>
                <c:pt idx="99">
                  <c:v>18.170003130000001</c:v>
                </c:pt>
                <c:pt idx="100">
                  <c:v>17.734248189999999</c:v>
                </c:pt>
                <c:pt idx="101">
                  <c:v>17.368597099999999</c:v>
                </c:pt>
                <c:pt idx="102">
                  <c:v>17.089214900000002</c:v>
                </c:pt>
                <c:pt idx="103">
                  <c:v>16.97664988</c:v>
                </c:pt>
                <c:pt idx="104">
                  <c:v>17.135875070000001</c:v>
                </c:pt>
                <c:pt idx="105">
                  <c:v>17.504392110000001</c:v>
                </c:pt>
                <c:pt idx="106">
                  <c:v>17.93042462</c:v>
                </c:pt>
                <c:pt idx="107">
                  <c:v>18.26994637</c:v>
                </c:pt>
                <c:pt idx="108">
                  <c:v>18.431998119999999</c:v>
                </c:pt>
                <c:pt idx="109">
                  <c:v>18.355580700000001</c:v>
                </c:pt>
                <c:pt idx="110">
                  <c:v>17.902355910000001</c:v>
                </c:pt>
                <c:pt idx="111">
                  <c:v>17.27241231</c:v>
                </c:pt>
                <c:pt idx="112">
                  <c:v>16.610349159999998</c:v>
                </c:pt>
                <c:pt idx="113">
                  <c:v>15.95466218</c:v>
                </c:pt>
                <c:pt idx="114">
                  <c:v>15.241859420000001</c:v>
                </c:pt>
                <c:pt idx="115">
                  <c:v>14.73237475</c:v>
                </c:pt>
                <c:pt idx="116">
                  <c:v>14.862077770000001</c:v>
                </c:pt>
                <c:pt idx="117">
                  <c:v>15.58495534</c:v>
                </c:pt>
                <c:pt idx="118">
                  <c:v>16.595462229999999</c:v>
                </c:pt>
                <c:pt idx="119">
                  <c:v>17.430120710000001</c:v>
                </c:pt>
                <c:pt idx="120">
                  <c:v>17.92041935</c:v>
                </c:pt>
                <c:pt idx="121">
                  <c:v>18.26875772</c:v>
                </c:pt>
                <c:pt idx="122">
                  <c:v>18.886188870000002</c:v>
                </c:pt>
                <c:pt idx="123">
                  <c:v>19.872272809999998</c:v>
                </c:pt>
                <c:pt idx="124">
                  <c:v>21.000976860000002</c:v>
                </c:pt>
                <c:pt idx="125">
                  <c:v>22.320274300000001</c:v>
                </c:pt>
                <c:pt idx="126">
                  <c:v>23.864022510000002</c:v>
                </c:pt>
                <c:pt idx="127">
                  <c:v>25.797687100000001</c:v>
                </c:pt>
                <c:pt idx="128">
                  <c:v>28.241784679999999</c:v>
                </c:pt>
                <c:pt idx="129">
                  <c:v>31.042798489999999</c:v>
                </c:pt>
                <c:pt idx="130">
                  <c:v>34.039025700000003</c:v>
                </c:pt>
                <c:pt idx="131">
                  <c:v>36.987194119999998</c:v>
                </c:pt>
                <c:pt idx="132">
                  <c:v>39.602010739999997</c:v>
                </c:pt>
                <c:pt idx="133">
                  <c:v>41.795517410000002</c:v>
                </c:pt>
                <c:pt idx="134">
                  <c:v>43.596902280000002</c:v>
                </c:pt>
                <c:pt idx="135">
                  <c:v>45.10879525</c:v>
                </c:pt>
                <c:pt idx="136">
                  <c:v>46.454494009999998</c:v>
                </c:pt>
                <c:pt idx="137">
                  <c:v>47.506776410000001</c:v>
                </c:pt>
                <c:pt idx="138">
                  <c:v>48.352180099999998</c:v>
                </c:pt>
                <c:pt idx="139">
                  <c:v>49.204802020000002</c:v>
                </c:pt>
                <c:pt idx="140">
                  <c:v>50.159262939999998</c:v>
                </c:pt>
                <c:pt idx="141">
                  <c:v>51.151956519999999</c:v>
                </c:pt>
                <c:pt idx="142">
                  <c:v>51.951169849999999</c:v>
                </c:pt>
                <c:pt idx="143">
                  <c:v>52.361844329999997</c:v>
                </c:pt>
                <c:pt idx="144">
                  <c:v>52.342316500000003</c:v>
                </c:pt>
                <c:pt idx="145">
                  <c:v>51.863225909999997</c:v>
                </c:pt>
                <c:pt idx="146">
                  <c:v>50.982905760000001</c:v>
                </c:pt>
                <c:pt idx="147">
                  <c:v>49.881070020000003</c:v>
                </c:pt>
                <c:pt idx="148">
                  <c:v>48.750335159999999</c:v>
                </c:pt>
                <c:pt idx="149">
                  <c:v>47.760774679999997</c:v>
                </c:pt>
                <c:pt idx="150">
                  <c:v>47.094142259999998</c:v>
                </c:pt>
                <c:pt idx="151">
                  <c:v>46.88379612</c:v>
                </c:pt>
                <c:pt idx="152">
                  <c:v>47.00923324</c:v>
                </c:pt>
                <c:pt idx="153">
                  <c:v>46.864386189999998</c:v>
                </c:pt>
                <c:pt idx="154">
                  <c:v>45.76656225</c:v>
                </c:pt>
                <c:pt idx="155">
                  <c:v>43.537922100000003</c:v>
                </c:pt>
                <c:pt idx="156">
                  <c:v>40.6287758</c:v>
                </c:pt>
                <c:pt idx="157">
                  <c:v>37.723270839999998</c:v>
                </c:pt>
                <c:pt idx="158">
                  <c:v>35.237981869999999</c:v>
                </c:pt>
                <c:pt idx="159">
                  <c:v>33.349697829999997</c:v>
                </c:pt>
                <c:pt idx="160">
                  <c:v>31.99137181</c:v>
                </c:pt>
                <c:pt idx="161">
                  <c:v>30.969974700000002</c:v>
                </c:pt>
                <c:pt idx="162">
                  <c:v>30.031004859999999</c:v>
                </c:pt>
                <c:pt idx="163">
                  <c:v>28.896654089999998</c:v>
                </c:pt>
                <c:pt idx="164">
                  <c:v>27.426640200000001</c:v>
                </c:pt>
                <c:pt idx="165">
                  <c:v>25.674802880000001</c:v>
                </c:pt>
                <c:pt idx="166">
                  <c:v>23.799743759999998</c:v>
                </c:pt>
                <c:pt idx="167">
                  <c:v>21.997296469999998</c:v>
                </c:pt>
                <c:pt idx="168">
                  <c:v>20.3825611</c:v>
                </c:pt>
                <c:pt idx="169">
                  <c:v>18.909670519999999</c:v>
                </c:pt>
                <c:pt idx="170">
                  <c:v>17.478302289999998</c:v>
                </c:pt>
                <c:pt idx="171">
                  <c:v>16.082198219999999</c:v>
                </c:pt>
                <c:pt idx="172">
                  <c:v>14.845468540000001</c:v>
                </c:pt>
                <c:pt idx="173">
                  <c:v>13.99657094</c:v>
                </c:pt>
                <c:pt idx="174">
                  <c:v>13.791986169999999</c:v>
                </c:pt>
                <c:pt idx="175">
                  <c:v>14.4582202</c:v>
                </c:pt>
                <c:pt idx="176">
                  <c:v>16.04085894</c:v>
                </c:pt>
                <c:pt idx="177">
                  <c:v>18.3637947</c:v>
                </c:pt>
                <c:pt idx="178">
                  <c:v>21.218479469999998</c:v>
                </c:pt>
                <c:pt idx="179">
                  <c:v>24.48646836</c:v>
                </c:pt>
                <c:pt idx="180">
                  <c:v>28.167060710000001</c:v>
                </c:pt>
                <c:pt idx="181">
                  <c:v>32.357515859999999</c:v>
                </c:pt>
                <c:pt idx="182">
                  <c:v>37.16827704</c:v>
                </c:pt>
                <c:pt idx="183">
                  <c:v>42.676769100000001</c:v>
                </c:pt>
                <c:pt idx="184">
                  <c:v>48.821878040000001</c:v>
                </c:pt>
                <c:pt idx="185">
                  <c:v>55.438146430000003</c:v>
                </c:pt>
                <c:pt idx="186">
                  <c:v>62.315818110000002</c:v>
                </c:pt>
                <c:pt idx="187">
                  <c:v>69.061664399999998</c:v>
                </c:pt>
                <c:pt idx="188">
                  <c:v>75.222774200000003</c:v>
                </c:pt>
                <c:pt idx="189">
                  <c:v>80.515425149999999</c:v>
                </c:pt>
                <c:pt idx="190">
                  <c:v>85.051525949999998</c:v>
                </c:pt>
                <c:pt idx="191">
                  <c:v>89.286226209999995</c:v>
                </c:pt>
                <c:pt idx="192">
                  <c:v>93.687392450000004</c:v>
                </c:pt>
                <c:pt idx="193">
                  <c:v>98.225090499999993</c:v>
                </c:pt>
                <c:pt idx="194">
                  <c:v>102.5122389</c:v>
                </c:pt>
                <c:pt idx="195">
                  <c:v>106.5109987</c:v>
                </c:pt>
                <c:pt idx="196">
                  <c:v>110.341666</c:v>
                </c:pt>
                <c:pt idx="197">
                  <c:v>113.9761429</c:v>
                </c:pt>
                <c:pt idx="198">
                  <c:v>117.3807163</c:v>
                </c:pt>
                <c:pt idx="199">
                  <c:v>120.3654133</c:v>
                </c:pt>
                <c:pt idx="200">
                  <c:v>122.5891336</c:v>
                </c:pt>
                <c:pt idx="201">
                  <c:v>123.749084</c:v>
                </c:pt>
                <c:pt idx="202">
                  <c:v>123.8019145</c:v>
                </c:pt>
                <c:pt idx="203">
                  <c:v>123.0558521</c:v>
                </c:pt>
                <c:pt idx="204">
                  <c:v>121.766284</c:v>
                </c:pt>
                <c:pt idx="205">
                  <c:v>119.9886034</c:v>
                </c:pt>
                <c:pt idx="206">
                  <c:v>117.6152384</c:v>
                </c:pt>
                <c:pt idx="207">
                  <c:v>114.55177</c:v>
                </c:pt>
                <c:pt idx="208">
                  <c:v>110.8334474</c:v>
                </c:pt>
                <c:pt idx="209">
                  <c:v>106.6124293</c:v>
                </c:pt>
                <c:pt idx="210">
                  <c:v>102.0587038</c:v>
                </c:pt>
                <c:pt idx="211">
                  <c:v>97.321435750000006</c:v>
                </c:pt>
                <c:pt idx="212">
                  <c:v>92.490356059999996</c:v>
                </c:pt>
                <c:pt idx="213">
                  <c:v>87.587684569999993</c:v>
                </c:pt>
                <c:pt idx="214">
                  <c:v>82.619587899999999</c:v>
                </c:pt>
                <c:pt idx="215">
                  <c:v>77.605719989999997</c:v>
                </c:pt>
                <c:pt idx="216">
                  <c:v>72.548869429999996</c:v>
                </c:pt>
                <c:pt idx="217">
                  <c:v>67.431463640000004</c:v>
                </c:pt>
                <c:pt idx="218">
                  <c:v>62.2128935</c:v>
                </c:pt>
                <c:pt idx="219">
                  <c:v>56.869732030000002</c:v>
                </c:pt>
                <c:pt idx="220">
                  <c:v>51.417029329999998</c:v>
                </c:pt>
                <c:pt idx="221">
                  <c:v>45.858927170000001</c:v>
                </c:pt>
                <c:pt idx="222">
                  <c:v>40.1466554</c:v>
                </c:pt>
                <c:pt idx="223">
                  <c:v>34.260946619999999</c:v>
                </c:pt>
                <c:pt idx="224">
                  <c:v>28.247002940000002</c:v>
                </c:pt>
                <c:pt idx="225">
                  <c:v>22.1773539</c:v>
                </c:pt>
                <c:pt idx="226">
                  <c:v>16.093009129999999</c:v>
                </c:pt>
                <c:pt idx="227">
                  <c:v>10.01781424</c:v>
                </c:pt>
                <c:pt idx="228">
                  <c:v>3.984443299</c:v>
                </c:pt>
                <c:pt idx="229">
                  <c:v>-1.9109920069999999</c:v>
                </c:pt>
                <c:pt idx="230">
                  <c:v>-7.4858211470000002</c:v>
                </c:pt>
                <c:pt idx="231">
                  <c:v>-12.617803</c:v>
                </c:pt>
                <c:pt idx="232">
                  <c:v>-17.342902259999999</c:v>
                </c:pt>
                <c:pt idx="233">
                  <c:v>-21.78898878</c:v>
                </c:pt>
                <c:pt idx="234">
                  <c:v>-26.090196280000001</c:v>
                </c:pt>
                <c:pt idx="235">
                  <c:v>-30.330799840000001</c:v>
                </c:pt>
                <c:pt idx="236">
                  <c:v>-34.502818079999997</c:v>
                </c:pt>
                <c:pt idx="237">
                  <c:v>-38.447631960000002</c:v>
                </c:pt>
                <c:pt idx="238">
                  <c:v>-41.96209108</c:v>
                </c:pt>
                <c:pt idx="239">
                  <c:v>-45.019663479999998</c:v>
                </c:pt>
                <c:pt idx="240">
                  <c:v>-47.673969190000001</c:v>
                </c:pt>
                <c:pt idx="241">
                  <c:v>-50.006692659999999</c:v>
                </c:pt>
                <c:pt idx="242">
                  <c:v>-52.139995769999999</c:v>
                </c:pt>
                <c:pt idx="243">
                  <c:v>-54.181273339999997</c:v>
                </c:pt>
                <c:pt idx="244">
                  <c:v>-56.141553350000002</c:v>
                </c:pt>
                <c:pt idx="245">
                  <c:v>-57.90439464</c:v>
                </c:pt>
                <c:pt idx="246">
                  <c:v>-59.402332489999999</c:v>
                </c:pt>
                <c:pt idx="247">
                  <c:v>-60.677960280000001</c:v>
                </c:pt>
                <c:pt idx="248">
                  <c:v>-61.80182001</c:v>
                </c:pt>
                <c:pt idx="249">
                  <c:v>-62.849590450000001</c:v>
                </c:pt>
                <c:pt idx="250">
                  <c:v>-63.858393880000001</c:v>
                </c:pt>
                <c:pt idx="251">
                  <c:v>-64.771039970000004</c:v>
                </c:pt>
                <c:pt idx="252">
                  <c:v>-65.468429150000006</c:v>
                </c:pt>
                <c:pt idx="253">
                  <c:v>-65.830649919999999</c:v>
                </c:pt>
                <c:pt idx="254">
                  <c:v>-65.757747789999996</c:v>
                </c:pt>
                <c:pt idx="255">
                  <c:v>-65.166679149999993</c:v>
                </c:pt>
                <c:pt idx="256">
                  <c:v>-63.866243529999998</c:v>
                </c:pt>
                <c:pt idx="257">
                  <c:v>-61.666010980000003</c:v>
                </c:pt>
                <c:pt idx="258">
                  <c:v>-58.545713020000001</c:v>
                </c:pt>
                <c:pt idx="259">
                  <c:v>-54.666054019999997</c:v>
                </c:pt>
                <c:pt idx="260">
                  <c:v>-50.159246719999999</c:v>
                </c:pt>
                <c:pt idx="261">
                  <c:v>-45.07527752</c:v>
                </c:pt>
                <c:pt idx="262">
                  <c:v>-39.387223169999999</c:v>
                </c:pt>
                <c:pt idx="263">
                  <c:v>-32.90137533</c:v>
                </c:pt>
                <c:pt idx="264">
                  <c:v>-25.454222819999998</c:v>
                </c:pt>
                <c:pt idx="265">
                  <c:v>-17.043068850000001</c:v>
                </c:pt>
                <c:pt idx="266">
                  <c:v>-7.880606029</c:v>
                </c:pt>
                <c:pt idx="267">
                  <c:v>1.7046098519999999</c:v>
                </c:pt>
                <c:pt idx="268">
                  <c:v>11.379678609999999</c:v>
                </c:pt>
                <c:pt idx="269">
                  <c:v>20.740521260000001</c:v>
                </c:pt>
                <c:pt idx="270">
                  <c:v>29.399606439999999</c:v>
                </c:pt>
                <c:pt idx="271">
                  <c:v>37.272330150000002</c:v>
                </c:pt>
                <c:pt idx="272">
                  <c:v>44.589187250000002</c:v>
                </c:pt>
                <c:pt idx="273">
                  <c:v>51.60950596</c:v>
                </c:pt>
                <c:pt idx="274">
                  <c:v>58.436095340000001</c:v>
                </c:pt>
                <c:pt idx="275">
                  <c:v>65.022002810000004</c:v>
                </c:pt>
                <c:pt idx="276">
                  <c:v>71.309917519999999</c:v>
                </c:pt>
                <c:pt idx="277">
                  <c:v>77.348810049999997</c:v>
                </c:pt>
                <c:pt idx="278">
                  <c:v>83.175591170000004</c:v>
                </c:pt>
                <c:pt idx="279">
                  <c:v>88.707024540000006</c:v>
                </c:pt>
                <c:pt idx="280">
                  <c:v>93.802462070000004</c:v>
                </c:pt>
                <c:pt idx="281">
                  <c:v>98.460469470000007</c:v>
                </c:pt>
                <c:pt idx="282">
                  <c:v>102.63015799999999</c:v>
                </c:pt>
                <c:pt idx="283">
                  <c:v>106.32088570000001</c:v>
                </c:pt>
                <c:pt idx="284">
                  <c:v>109.37140770000001</c:v>
                </c:pt>
                <c:pt idx="285">
                  <c:v>111.53842210000001</c:v>
                </c:pt>
                <c:pt idx="286">
                  <c:v>112.73760710000001</c:v>
                </c:pt>
                <c:pt idx="287">
                  <c:v>113.01544509999999</c:v>
                </c:pt>
                <c:pt idx="288">
                  <c:v>112.52551649999999</c:v>
                </c:pt>
                <c:pt idx="289">
                  <c:v>111.3632199</c:v>
                </c:pt>
                <c:pt idx="290">
                  <c:v>109.5772798</c:v>
                </c:pt>
                <c:pt idx="291">
                  <c:v>107.1810741</c:v>
                </c:pt>
                <c:pt idx="292">
                  <c:v>104.1936398</c:v>
                </c:pt>
                <c:pt idx="293">
                  <c:v>100.7011337</c:v>
                </c:pt>
                <c:pt idx="294">
                  <c:v>96.822056529999998</c:v>
                </c:pt>
                <c:pt idx="295">
                  <c:v>92.706147819999998</c:v>
                </c:pt>
                <c:pt idx="296">
                  <c:v>88.434174119999994</c:v>
                </c:pt>
                <c:pt idx="297">
                  <c:v>84.026502059999999</c:v>
                </c:pt>
                <c:pt idx="298">
                  <c:v>79.533316319999997</c:v>
                </c:pt>
                <c:pt idx="299">
                  <c:v>74.980822149999995</c:v>
                </c:pt>
                <c:pt idx="300">
                  <c:v>70.324767370000004</c:v>
                </c:pt>
                <c:pt idx="301">
                  <c:v>65.523746200000005</c:v>
                </c:pt>
                <c:pt idx="302">
                  <c:v>60.491439560000003</c:v>
                </c:pt>
                <c:pt idx="303">
                  <c:v>55.218790370000001</c:v>
                </c:pt>
                <c:pt idx="304">
                  <c:v>49.82262368</c:v>
                </c:pt>
                <c:pt idx="305">
                  <c:v>44.408460550000001</c:v>
                </c:pt>
                <c:pt idx="306">
                  <c:v>39.008379120000001</c:v>
                </c:pt>
                <c:pt idx="307">
                  <c:v>33.573843869999997</c:v>
                </c:pt>
                <c:pt idx="308">
                  <c:v>27.967976579999998</c:v>
                </c:pt>
                <c:pt idx="309">
                  <c:v>22.037211580000001</c:v>
                </c:pt>
                <c:pt idx="310">
                  <c:v>15.689199370000001</c:v>
                </c:pt>
                <c:pt idx="311">
                  <c:v>9.0219752660000001</c:v>
                </c:pt>
                <c:pt idx="312">
                  <c:v>2.2670974799999999</c:v>
                </c:pt>
                <c:pt idx="313">
                  <c:v>-4.3755932690000003</c:v>
                </c:pt>
                <c:pt idx="314">
                  <c:v>-10.78062472</c:v>
                </c:pt>
                <c:pt idx="315">
                  <c:v>-16.912970009999999</c:v>
                </c:pt>
                <c:pt idx="316">
                  <c:v>-22.81590293</c:v>
                </c:pt>
                <c:pt idx="317">
                  <c:v>-28.564675770000001</c:v>
                </c:pt>
                <c:pt idx="318">
                  <c:v>-34.229027379999998</c:v>
                </c:pt>
                <c:pt idx="319">
                  <c:v>-39.78864437</c:v>
                </c:pt>
                <c:pt idx="320">
                  <c:v>-45.145906240000002</c:v>
                </c:pt>
                <c:pt idx="321">
                  <c:v>-50.182971879999997</c:v>
                </c:pt>
                <c:pt idx="322">
                  <c:v>-54.7852465</c:v>
                </c:pt>
                <c:pt idx="323">
                  <c:v>-58.851748630000003</c:v>
                </c:pt>
                <c:pt idx="324">
                  <c:v>-62.473223140000002</c:v>
                </c:pt>
                <c:pt idx="325">
                  <c:v>-65.853519989999995</c:v>
                </c:pt>
                <c:pt idx="326">
                  <c:v>-69.161538230000005</c:v>
                </c:pt>
                <c:pt idx="327">
                  <c:v>-72.53533161</c:v>
                </c:pt>
                <c:pt idx="328">
                  <c:v>-75.990286879999999</c:v>
                </c:pt>
                <c:pt idx="329">
                  <c:v>-79.424403280000007</c:v>
                </c:pt>
                <c:pt idx="330">
                  <c:v>-82.753051029999995</c:v>
                </c:pt>
                <c:pt idx="331">
                  <c:v>-85.937219089999999</c:v>
                </c:pt>
                <c:pt idx="332">
                  <c:v>-88.990613690000004</c:v>
                </c:pt>
                <c:pt idx="333">
                  <c:v>-91.965240019999996</c:v>
                </c:pt>
                <c:pt idx="334">
                  <c:v>-94.935044439999999</c:v>
                </c:pt>
                <c:pt idx="335">
                  <c:v>-98.045950289999993</c:v>
                </c:pt>
                <c:pt idx="336">
                  <c:v>-101.41529319999999</c:v>
                </c:pt>
                <c:pt idx="337">
                  <c:v>-104.99212540000001</c:v>
                </c:pt>
                <c:pt idx="338">
                  <c:v>-108.3537934</c:v>
                </c:pt>
                <c:pt idx="339">
                  <c:v>-110.76898799999999</c:v>
                </c:pt>
                <c:pt idx="340">
                  <c:v>-111.6167243</c:v>
                </c:pt>
                <c:pt idx="341">
                  <c:v>-110.9161288</c:v>
                </c:pt>
                <c:pt idx="342">
                  <c:v>-109.17413310000001</c:v>
                </c:pt>
                <c:pt idx="343">
                  <c:v>-106.91845910000001</c:v>
                </c:pt>
                <c:pt idx="344">
                  <c:v>-104.5326804</c:v>
                </c:pt>
                <c:pt idx="345">
                  <c:v>-102.1704057</c:v>
                </c:pt>
                <c:pt idx="346">
                  <c:v>-99.692969379999994</c:v>
                </c:pt>
                <c:pt idx="347">
                  <c:v>-96.763352710000007</c:v>
                </c:pt>
                <c:pt idx="348">
                  <c:v>-93.129603329999995</c:v>
                </c:pt>
                <c:pt idx="349">
                  <c:v>-88.665519950000004</c:v>
                </c:pt>
                <c:pt idx="350">
                  <c:v>-83.434431450000005</c:v>
                </c:pt>
                <c:pt idx="351">
                  <c:v>-77.619554320000006</c:v>
                </c:pt>
                <c:pt idx="352">
                  <c:v>-71.38065177</c:v>
                </c:pt>
                <c:pt idx="353">
                  <c:v>-64.8801311</c:v>
                </c:pt>
                <c:pt idx="354">
                  <c:v>-58.049393559999999</c:v>
                </c:pt>
                <c:pt idx="355">
                  <c:v>-50.610893599999997</c:v>
                </c:pt>
                <c:pt idx="356">
                  <c:v>-42.29918541</c:v>
                </c:pt>
                <c:pt idx="357">
                  <c:v>-32.826167300000002</c:v>
                </c:pt>
                <c:pt idx="358">
                  <c:v>-22.070324020000001</c:v>
                </c:pt>
                <c:pt idx="359">
                  <c:v>-10.209689279999999</c:v>
                </c:pt>
                <c:pt idx="360">
                  <c:v>2.350811228</c:v>
                </c:pt>
                <c:pt idx="361">
                  <c:v>15.038759580000001</c:v>
                </c:pt>
                <c:pt idx="362">
                  <c:v>27.214928449999999</c:v>
                </c:pt>
                <c:pt idx="363">
                  <c:v>38.29532596</c:v>
                </c:pt>
                <c:pt idx="364">
                  <c:v>48.324409080000002</c:v>
                </c:pt>
                <c:pt idx="365">
                  <c:v>57.74776044</c:v>
                </c:pt>
                <c:pt idx="366">
                  <c:v>66.816762389999994</c:v>
                </c:pt>
                <c:pt idx="367">
                  <c:v>75.674236339999993</c:v>
                </c:pt>
                <c:pt idx="368">
                  <c:v>84.321269079999993</c:v>
                </c:pt>
                <c:pt idx="369">
                  <c:v>92.512124600000007</c:v>
                </c:pt>
                <c:pt idx="370">
                  <c:v>100.0071708</c:v>
                </c:pt>
                <c:pt idx="371">
                  <c:v>106.8025289</c:v>
                </c:pt>
                <c:pt idx="372">
                  <c:v>113.0507497</c:v>
                </c:pt>
                <c:pt idx="373">
                  <c:v>118.9692124</c:v>
                </c:pt>
                <c:pt idx="374">
                  <c:v>124.56267010000001</c:v>
                </c:pt>
                <c:pt idx="375">
                  <c:v>129.44036550000001</c:v>
                </c:pt>
                <c:pt idx="376">
                  <c:v>133.24791640000001</c:v>
                </c:pt>
                <c:pt idx="377">
                  <c:v>135.76221820000001</c:v>
                </c:pt>
                <c:pt idx="378">
                  <c:v>137.0132998</c:v>
                </c:pt>
                <c:pt idx="379">
                  <c:v>137.46756880000001</c:v>
                </c:pt>
                <c:pt idx="380">
                  <c:v>137.67505070000001</c:v>
                </c:pt>
                <c:pt idx="381">
                  <c:v>138.0003298</c:v>
                </c:pt>
                <c:pt idx="382">
                  <c:v>138.3621421</c:v>
                </c:pt>
                <c:pt idx="383">
                  <c:v>138.2866223</c:v>
                </c:pt>
                <c:pt idx="384">
                  <c:v>137.35247190000001</c:v>
                </c:pt>
                <c:pt idx="385">
                  <c:v>135.325512</c:v>
                </c:pt>
                <c:pt idx="386">
                  <c:v>132.20908399999999</c:v>
                </c:pt>
                <c:pt idx="387">
                  <c:v>128.1301646</c:v>
                </c:pt>
                <c:pt idx="388">
                  <c:v>123.33007739999999</c:v>
                </c:pt>
                <c:pt idx="389">
                  <c:v>118.150679</c:v>
                </c:pt>
                <c:pt idx="390">
                  <c:v>112.9163291</c:v>
                </c:pt>
                <c:pt idx="391">
                  <c:v>107.7670322</c:v>
                </c:pt>
                <c:pt idx="392">
                  <c:v>102.65639779999999</c:v>
                </c:pt>
                <c:pt idx="393">
                  <c:v>97.455312329999998</c:v>
                </c:pt>
                <c:pt idx="394">
                  <c:v>92.030728049999993</c:v>
                </c:pt>
                <c:pt idx="395">
                  <c:v>86.258692049999993</c:v>
                </c:pt>
                <c:pt idx="396">
                  <c:v>80.099918819999999</c:v>
                </c:pt>
                <c:pt idx="397">
                  <c:v>73.666911929999998</c:v>
                </c:pt>
                <c:pt idx="398">
                  <c:v>67.113233710000003</c:v>
                </c:pt>
                <c:pt idx="399">
                  <c:v>60.740430029999999</c:v>
                </c:pt>
                <c:pt idx="400">
                  <c:v>54.648900869999999</c:v>
                </c:pt>
                <c:pt idx="401">
                  <c:v>48.695079499999999</c:v>
                </c:pt>
                <c:pt idx="402">
                  <c:v>42.572218769999999</c:v>
                </c:pt>
                <c:pt idx="403">
                  <c:v>36.034848150000002</c:v>
                </c:pt>
                <c:pt idx="404">
                  <c:v>28.993848509999999</c:v>
                </c:pt>
                <c:pt idx="405">
                  <c:v>21.520431760000001</c:v>
                </c:pt>
                <c:pt idx="406">
                  <c:v>13.78845866</c:v>
                </c:pt>
                <c:pt idx="407">
                  <c:v>6.0603811700000003</c:v>
                </c:pt>
                <c:pt idx="408">
                  <c:v>-1.560638134</c:v>
                </c:pt>
                <c:pt idx="409">
                  <c:v>-9.1316913110000009</c:v>
                </c:pt>
                <c:pt idx="410">
                  <c:v>-16.677250220000001</c:v>
                </c:pt>
                <c:pt idx="411">
                  <c:v>-24.24654482</c:v>
                </c:pt>
                <c:pt idx="412">
                  <c:v>-31.881992159999999</c:v>
                </c:pt>
                <c:pt idx="413">
                  <c:v>-39.55107486</c:v>
                </c:pt>
                <c:pt idx="414">
                  <c:v>-47.270608279999998</c:v>
                </c:pt>
                <c:pt idx="415">
                  <c:v>-54.945848480000002</c:v>
                </c:pt>
                <c:pt idx="416">
                  <c:v>-62.54202849</c:v>
                </c:pt>
                <c:pt idx="417">
                  <c:v>-70.030694560000001</c:v>
                </c:pt>
                <c:pt idx="418">
                  <c:v>-77.325164009999995</c:v>
                </c:pt>
                <c:pt idx="419">
                  <c:v>-84.333529170000006</c:v>
                </c:pt>
                <c:pt idx="420">
                  <c:v>-90.809286319999998</c:v>
                </c:pt>
                <c:pt idx="421">
                  <c:v>-96.327053559999996</c:v>
                </c:pt>
                <c:pt idx="422">
                  <c:v>-100.56580150000001</c:v>
                </c:pt>
                <c:pt idx="423">
                  <c:v>-103.5691661</c:v>
                </c:pt>
                <c:pt idx="424">
                  <c:v>-105.62792930000001</c:v>
                </c:pt>
                <c:pt idx="425">
                  <c:v>-107.1609253</c:v>
                </c:pt>
                <c:pt idx="426">
                  <c:v>-108.55795550000001</c:v>
                </c:pt>
                <c:pt idx="427">
                  <c:v>-110.05645699999999</c:v>
                </c:pt>
                <c:pt idx="428">
                  <c:v>-111.6606443</c:v>
                </c:pt>
                <c:pt idx="429">
                  <c:v>-113.13645150000001</c:v>
                </c:pt>
                <c:pt idx="430">
                  <c:v>-114.0696378</c:v>
                </c:pt>
                <c:pt idx="431">
                  <c:v>-114.1355487</c:v>
                </c:pt>
                <c:pt idx="432">
                  <c:v>-113.1812994</c:v>
                </c:pt>
                <c:pt idx="433">
                  <c:v>-111.2262877</c:v>
                </c:pt>
                <c:pt idx="434">
                  <c:v>-108.40663499999999</c:v>
                </c:pt>
                <c:pt idx="435">
                  <c:v>-104.9250498</c:v>
                </c:pt>
                <c:pt idx="436">
                  <c:v>-101.0140413</c:v>
                </c:pt>
                <c:pt idx="437">
                  <c:v>-96.899137460000006</c:v>
                </c:pt>
                <c:pt idx="438">
                  <c:v>-92.732992150000001</c:v>
                </c:pt>
                <c:pt idx="439">
                  <c:v>-88.555186210000002</c:v>
                </c:pt>
                <c:pt idx="440">
                  <c:v>-84.270012809999997</c:v>
                </c:pt>
                <c:pt idx="441">
                  <c:v>-79.777251770000007</c:v>
                </c:pt>
                <c:pt idx="442">
                  <c:v>-74.971633830000002</c:v>
                </c:pt>
                <c:pt idx="443">
                  <c:v>-69.637143859999995</c:v>
                </c:pt>
                <c:pt idx="444">
                  <c:v>-63.6162232</c:v>
                </c:pt>
                <c:pt idx="445">
                  <c:v>-56.920819139999999</c:v>
                </c:pt>
                <c:pt idx="446">
                  <c:v>-49.699282230000001</c:v>
                </c:pt>
                <c:pt idx="447">
                  <c:v>-42.196695490000003</c:v>
                </c:pt>
                <c:pt idx="448">
                  <c:v>-34.60378798</c:v>
                </c:pt>
                <c:pt idx="449">
                  <c:v>-27.020945680000001</c:v>
                </c:pt>
                <c:pt idx="450">
                  <c:v>-19.472005670000001</c:v>
                </c:pt>
                <c:pt idx="451">
                  <c:v>-11.92952871</c:v>
                </c:pt>
                <c:pt idx="452">
                  <c:v>-4.326069918</c:v>
                </c:pt>
                <c:pt idx="453">
                  <c:v>3.49943464</c:v>
                </c:pt>
                <c:pt idx="454">
                  <c:v>11.59223231</c:v>
                </c:pt>
                <c:pt idx="455">
                  <c:v>19.72464304</c:v>
                </c:pt>
                <c:pt idx="456">
                  <c:v>27.59434426</c:v>
                </c:pt>
                <c:pt idx="457">
                  <c:v>35.0126621</c:v>
                </c:pt>
                <c:pt idx="458">
                  <c:v>41.948698329999999</c:v>
                </c:pt>
                <c:pt idx="459">
                  <c:v>48.554441089999997</c:v>
                </c:pt>
                <c:pt idx="460">
                  <c:v>55.104518579999997</c:v>
                </c:pt>
                <c:pt idx="461">
                  <c:v>61.703595749999998</c:v>
                </c:pt>
                <c:pt idx="462">
                  <c:v>68.343461099999999</c:v>
                </c:pt>
                <c:pt idx="463">
                  <c:v>74.842654580000001</c:v>
                </c:pt>
                <c:pt idx="464">
                  <c:v>80.661445939999993</c:v>
                </c:pt>
                <c:pt idx="465">
                  <c:v>85.374184729999996</c:v>
                </c:pt>
                <c:pt idx="466">
                  <c:v>88.975061010000005</c:v>
                </c:pt>
                <c:pt idx="467">
                  <c:v>91.871525989999995</c:v>
                </c:pt>
                <c:pt idx="468">
                  <c:v>94.648187230000005</c:v>
                </c:pt>
                <c:pt idx="469">
                  <c:v>97.91622083</c:v>
                </c:pt>
                <c:pt idx="470">
                  <c:v>101.891683</c:v>
                </c:pt>
                <c:pt idx="471">
                  <c:v>106.038543</c:v>
                </c:pt>
                <c:pt idx="472">
                  <c:v>109.6806696</c:v>
                </c:pt>
                <c:pt idx="473">
                  <c:v>112.234328</c:v>
                </c:pt>
                <c:pt idx="474">
                  <c:v>113.4178658</c:v>
                </c:pt>
                <c:pt idx="475">
                  <c:v>113.46047919999999</c:v>
                </c:pt>
                <c:pt idx="476">
                  <c:v>112.92293859999999</c:v>
                </c:pt>
                <c:pt idx="477">
                  <c:v>112.47283609999999</c:v>
                </c:pt>
                <c:pt idx="478">
                  <c:v>112.5838443</c:v>
                </c:pt>
                <c:pt idx="479">
                  <c:v>112.88695250000001</c:v>
                </c:pt>
                <c:pt idx="480">
                  <c:v>112.6767473</c:v>
                </c:pt>
                <c:pt idx="481">
                  <c:v>111.4577106</c:v>
                </c:pt>
                <c:pt idx="482">
                  <c:v>108.967675</c:v>
                </c:pt>
                <c:pt idx="483">
                  <c:v>105.2621999</c:v>
                </c:pt>
                <c:pt idx="484">
                  <c:v>100.7911491</c:v>
                </c:pt>
                <c:pt idx="485">
                  <c:v>96.396490929999999</c:v>
                </c:pt>
                <c:pt idx="486">
                  <c:v>92.31221875</c:v>
                </c:pt>
                <c:pt idx="487">
                  <c:v>88.355318600000004</c:v>
                </c:pt>
                <c:pt idx="488">
                  <c:v>84.225220739999997</c:v>
                </c:pt>
                <c:pt idx="489">
                  <c:v>79.662774970000001</c:v>
                </c:pt>
                <c:pt idx="490">
                  <c:v>74.577502569999993</c:v>
                </c:pt>
                <c:pt idx="491">
                  <c:v>69.040864619999994</c:v>
                </c:pt>
                <c:pt idx="492">
                  <c:v>63.172581489999999</c:v>
                </c:pt>
                <c:pt idx="493">
                  <c:v>57.142897920000003</c:v>
                </c:pt>
                <c:pt idx="494">
                  <c:v>51.095122760000002</c:v>
                </c:pt>
                <c:pt idx="495">
                  <c:v>45.046562119999997</c:v>
                </c:pt>
                <c:pt idx="496">
                  <c:v>38.95023776</c:v>
                </c:pt>
                <c:pt idx="497">
                  <c:v>32.718912160000002</c:v>
                </c:pt>
                <c:pt idx="498">
                  <c:v>26.233110799999999</c:v>
                </c:pt>
                <c:pt idx="499">
                  <c:v>19.41646265</c:v>
                </c:pt>
                <c:pt idx="500">
                  <c:v>12.207319330000001</c:v>
                </c:pt>
                <c:pt idx="501">
                  <c:v>4.6869148660000004</c:v>
                </c:pt>
                <c:pt idx="502">
                  <c:v>-2.9706431709999999</c:v>
                </c:pt>
                <c:pt idx="503">
                  <c:v>-10.717642570000001</c:v>
                </c:pt>
                <c:pt idx="504">
                  <c:v>-18.59070212</c:v>
                </c:pt>
                <c:pt idx="505">
                  <c:v>-26.52913401</c:v>
                </c:pt>
                <c:pt idx="506">
                  <c:v>-34.479366669999997</c:v>
                </c:pt>
                <c:pt idx="507">
                  <c:v>-42.505235020000001</c:v>
                </c:pt>
                <c:pt idx="508">
                  <c:v>-50.666417439999996</c:v>
                </c:pt>
                <c:pt idx="509">
                  <c:v>-58.85521353</c:v>
                </c:pt>
                <c:pt idx="510">
                  <c:v>-66.789042480000006</c:v>
                </c:pt>
                <c:pt idx="511">
                  <c:v>-74.266679629999999</c:v>
                </c:pt>
                <c:pt idx="512">
                  <c:v>-81.198553500000003</c:v>
                </c:pt>
                <c:pt idx="513">
                  <c:v>-87.420049230000004</c:v>
                </c:pt>
                <c:pt idx="514">
                  <c:v>-92.756533020000006</c:v>
                </c:pt>
                <c:pt idx="515">
                  <c:v>-97.373976339999999</c:v>
                </c:pt>
                <c:pt idx="516">
                  <c:v>-101.5550178</c:v>
                </c:pt>
                <c:pt idx="517">
                  <c:v>-105.5567849</c:v>
                </c:pt>
                <c:pt idx="518">
                  <c:v>-109.5054112</c:v>
                </c:pt>
                <c:pt idx="519">
                  <c:v>-113.4595654</c:v>
                </c:pt>
                <c:pt idx="520">
                  <c:v>-117.44933519999999</c:v>
                </c:pt>
                <c:pt idx="521">
                  <c:v>-121.363696</c:v>
                </c:pt>
                <c:pt idx="522">
                  <c:v>-125.0599785</c:v>
                </c:pt>
                <c:pt idx="523">
                  <c:v>-128.34031569999999</c:v>
                </c:pt>
                <c:pt idx="524">
                  <c:v>-130.95958690000001</c:v>
                </c:pt>
                <c:pt idx="525">
                  <c:v>-132.7700902</c:v>
                </c:pt>
                <c:pt idx="526">
                  <c:v>-133.72189599999999</c:v>
                </c:pt>
                <c:pt idx="527">
                  <c:v>-133.77159710000001</c:v>
                </c:pt>
                <c:pt idx="528">
                  <c:v>-132.90360459999999</c:v>
                </c:pt>
                <c:pt idx="529">
                  <c:v>-131.10220140000001</c:v>
                </c:pt>
                <c:pt idx="530">
                  <c:v>-128.44120469999999</c:v>
                </c:pt>
                <c:pt idx="531">
                  <c:v>-125.05478220000001</c:v>
                </c:pt>
                <c:pt idx="532">
                  <c:v>-121.06466279999999</c:v>
                </c:pt>
                <c:pt idx="533">
                  <c:v>-116.6293845</c:v>
                </c:pt>
                <c:pt idx="534">
                  <c:v>-111.9039645</c:v>
                </c:pt>
                <c:pt idx="535">
                  <c:v>-107.0049842</c:v>
                </c:pt>
                <c:pt idx="536">
                  <c:v>-102.0179181</c:v>
                </c:pt>
                <c:pt idx="537">
                  <c:v>-96.971424600000006</c:v>
                </c:pt>
                <c:pt idx="538">
                  <c:v>-91.819440029999996</c:v>
                </c:pt>
                <c:pt idx="539">
                  <c:v>-86.440077489999993</c:v>
                </c:pt>
                <c:pt idx="540">
                  <c:v>-80.716348819999993</c:v>
                </c:pt>
                <c:pt idx="541">
                  <c:v>-74.547514340000006</c:v>
                </c:pt>
                <c:pt idx="542">
                  <c:v>-67.818215390000006</c:v>
                </c:pt>
                <c:pt idx="543">
                  <c:v>-60.40554247</c:v>
                </c:pt>
                <c:pt idx="544">
                  <c:v>-52.271683920000001</c:v>
                </c:pt>
                <c:pt idx="545">
                  <c:v>-43.41078246</c:v>
                </c:pt>
                <c:pt idx="546">
                  <c:v>-33.86088779</c:v>
                </c:pt>
                <c:pt idx="547">
                  <c:v>-23.759554189999999</c:v>
                </c:pt>
                <c:pt idx="548">
                  <c:v>-13.161647009999999</c:v>
                </c:pt>
                <c:pt idx="549">
                  <c:v>-2.1428960300000002</c:v>
                </c:pt>
                <c:pt idx="550">
                  <c:v>9.2213834509999995</c:v>
                </c:pt>
                <c:pt idx="551">
                  <c:v>20.904379259999999</c:v>
                </c:pt>
                <c:pt idx="552">
                  <c:v>32.906062779999999</c:v>
                </c:pt>
                <c:pt idx="553">
                  <c:v>45.195530400000003</c:v>
                </c:pt>
                <c:pt idx="554">
                  <c:v>57.746232089999999</c:v>
                </c:pt>
                <c:pt idx="555">
                  <c:v>70.308903209999997</c:v>
                </c:pt>
                <c:pt idx="556">
                  <c:v>82.121061010000005</c:v>
                </c:pt>
                <c:pt idx="557">
                  <c:v>92.259656590000006</c:v>
                </c:pt>
                <c:pt idx="558">
                  <c:v>99.9683457</c:v>
                </c:pt>
                <c:pt idx="559">
                  <c:v>105.56926369999999</c:v>
                </c:pt>
                <c:pt idx="560">
                  <c:v>109.7775297</c:v>
                </c:pt>
                <c:pt idx="561">
                  <c:v>113.08813120000001</c:v>
                </c:pt>
                <c:pt idx="562">
                  <c:v>116.02162389999999</c:v>
                </c:pt>
                <c:pt idx="563">
                  <c:v>118.9886328</c:v>
                </c:pt>
                <c:pt idx="564">
                  <c:v>122.09699550000001</c:v>
                </c:pt>
                <c:pt idx="565">
                  <c:v>125.1956735</c:v>
                </c:pt>
                <c:pt idx="566">
                  <c:v>127.9829273</c:v>
                </c:pt>
                <c:pt idx="567">
                  <c:v>130.223837</c:v>
                </c:pt>
                <c:pt idx="568">
                  <c:v>131.58486920000001</c:v>
                </c:pt>
                <c:pt idx="569">
                  <c:v>131.96935110000001</c:v>
                </c:pt>
                <c:pt idx="570">
                  <c:v>131.65565989999999</c:v>
                </c:pt>
                <c:pt idx="571">
                  <c:v>130.94616120000001</c:v>
                </c:pt>
                <c:pt idx="572">
                  <c:v>130.06707220000001</c:v>
                </c:pt>
                <c:pt idx="573">
                  <c:v>129.0715241</c:v>
                </c:pt>
                <c:pt idx="574">
                  <c:v>127.7863066</c:v>
                </c:pt>
                <c:pt idx="575">
                  <c:v>125.9848727</c:v>
                </c:pt>
                <c:pt idx="576">
                  <c:v>123.5186319</c:v>
                </c:pt>
                <c:pt idx="577">
                  <c:v>120.3112608</c:v>
                </c:pt>
                <c:pt idx="578">
                  <c:v>116.4163504</c:v>
                </c:pt>
                <c:pt idx="579">
                  <c:v>111.9349656</c:v>
                </c:pt>
                <c:pt idx="580">
                  <c:v>107.0165799</c:v>
                </c:pt>
                <c:pt idx="581">
                  <c:v>101.8557612</c:v>
                </c:pt>
                <c:pt idx="582">
                  <c:v>96.643237310000004</c:v>
                </c:pt>
                <c:pt idx="583">
                  <c:v>91.467205179999993</c:v>
                </c:pt>
                <c:pt idx="584">
                  <c:v>86.293189459999994</c:v>
                </c:pt>
                <c:pt idx="585">
                  <c:v>81.031164290000007</c:v>
                </c:pt>
                <c:pt idx="586">
                  <c:v>75.58425321</c:v>
                </c:pt>
                <c:pt idx="587">
                  <c:v>69.931214679999997</c:v>
                </c:pt>
                <c:pt idx="588">
                  <c:v>64.042746390000005</c:v>
                </c:pt>
                <c:pt idx="589">
                  <c:v>57.90043704</c:v>
                </c:pt>
                <c:pt idx="590">
                  <c:v>51.549190660000001</c:v>
                </c:pt>
                <c:pt idx="591">
                  <c:v>45.102560590000003</c:v>
                </c:pt>
                <c:pt idx="592">
                  <c:v>38.710450510000001</c:v>
                </c:pt>
                <c:pt idx="593">
                  <c:v>32.440639580000003</c:v>
                </c:pt>
                <c:pt idx="594">
                  <c:v>26.21881857</c:v>
                </c:pt>
                <c:pt idx="595">
                  <c:v>19.855034379999999</c:v>
                </c:pt>
                <c:pt idx="596">
                  <c:v>13.25577569</c:v>
                </c:pt>
                <c:pt idx="597">
                  <c:v>6.4212809200000001</c:v>
                </c:pt>
                <c:pt idx="598">
                  <c:v>-0.55909157799999998</c:v>
                </c:pt>
                <c:pt idx="599">
                  <c:v>-7.5379953469999998</c:v>
                </c:pt>
                <c:pt idx="600">
                  <c:v>-14.38475476</c:v>
                </c:pt>
                <c:pt idx="601">
                  <c:v>-20.965906660000002</c:v>
                </c:pt>
                <c:pt idx="602">
                  <c:v>-27.18543309</c:v>
                </c:pt>
                <c:pt idx="603">
                  <c:v>-33.093672150000003</c:v>
                </c:pt>
                <c:pt idx="604">
                  <c:v>-38.793493609999999</c:v>
                </c:pt>
                <c:pt idx="605">
                  <c:v>-44.441193929999997</c:v>
                </c:pt>
                <c:pt idx="606">
                  <c:v>-50.114619140000002</c:v>
                </c:pt>
                <c:pt idx="607">
                  <c:v>-55.691631510000001</c:v>
                </c:pt>
                <c:pt idx="608">
                  <c:v>-61.03716558</c:v>
                </c:pt>
                <c:pt idx="609">
                  <c:v>-66.036016329999995</c:v>
                </c:pt>
                <c:pt idx="610">
                  <c:v>-70.663629940000007</c:v>
                </c:pt>
                <c:pt idx="611">
                  <c:v>-74.976378650000001</c:v>
                </c:pt>
                <c:pt idx="612">
                  <c:v>-79.118657589999998</c:v>
                </c:pt>
                <c:pt idx="613">
                  <c:v>-83.225517580000002</c:v>
                </c:pt>
                <c:pt idx="614">
                  <c:v>-87.296667929999998</c:v>
                </c:pt>
                <c:pt idx="615">
                  <c:v>-91.317108230000002</c:v>
                </c:pt>
                <c:pt idx="616">
                  <c:v>-95.201990809999998</c:v>
                </c:pt>
                <c:pt idx="617">
                  <c:v>-98.76691993</c:v>
                </c:pt>
                <c:pt idx="618">
                  <c:v>-101.94896679999999</c:v>
                </c:pt>
                <c:pt idx="619">
                  <c:v>-104.83608049999999</c:v>
                </c:pt>
                <c:pt idx="620">
                  <c:v>-107.47939940000001</c:v>
                </c:pt>
                <c:pt idx="621">
                  <c:v>-109.9435416</c:v>
                </c:pt>
                <c:pt idx="622">
                  <c:v>-112.2716125</c:v>
                </c:pt>
                <c:pt idx="623">
                  <c:v>-114.3689346</c:v>
                </c:pt>
                <c:pt idx="624">
                  <c:v>-115.9079942</c:v>
                </c:pt>
                <c:pt idx="625">
                  <c:v>-116.6602563</c:v>
                </c:pt>
                <c:pt idx="626">
                  <c:v>-116.5652161</c:v>
                </c:pt>
                <c:pt idx="627">
                  <c:v>-115.6899478</c:v>
                </c:pt>
                <c:pt idx="628">
                  <c:v>-114.17675319999999</c:v>
                </c:pt>
                <c:pt idx="629">
                  <c:v>-112.17408810000001</c:v>
                </c:pt>
                <c:pt idx="630">
                  <c:v>-109.7607941</c:v>
                </c:pt>
                <c:pt idx="631">
                  <c:v>-106.92874209999999</c:v>
                </c:pt>
                <c:pt idx="632">
                  <c:v>-103.58481449999999</c:v>
                </c:pt>
                <c:pt idx="633">
                  <c:v>-99.565404479999998</c:v>
                </c:pt>
                <c:pt idx="634">
                  <c:v>-94.719617549999995</c:v>
                </c:pt>
                <c:pt idx="635">
                  <c:v>-88.957990379999998</c:v>
                </c:pt>
                <c:pt idx="636">
                  <c:v>-82.301861310000007</c:v>
                </c:pt>
                <c:pt idx="637">
                  <c:v>-74.816834099999994</c:v>
                </c:pt>
                <c:pt idx="638">
                  <c:v>-66.632347559999999</c:v>
                </c:pt>
                <c:pt idx="639">
                  <c:v>-57.954161130000003</c:v>
                </c:pt>
                <c:pt idx="640">
                  <c:v>-48.952312409999998</c:v>
                </c:pt>
                <c:pt idx="641">
                  <c:v>-39.678992059999999</c:v>
                </c:pt>
                <c:pt idx="642">
                  <c:v>-30.002095499999999</c:v>
                </c:pt>
                <c:pt idx="643">
                  <c:v>-19.749603189999998</c:v>
                </c:pt>
                <c:pt idx="644">
                  <c:v>-8.9606480039999994</c:v>
                </c:pt>
                <c:pt idx="645">
                  <c:v>2.2646996160000001</c:v>
                </c:pt>
                <c:pt idx="646">
                  <c:v>13.822670560000001</c:v>
                </c:pt>
                <c:pt idx="647">
                  <c:v>25.534918730000001</c:v>
                </c:pt>
                <c:pt idx="648">
                  <c:v>37.1266727</c:v>
                </c:pt>
                <c:pt idx="649">
                  <c:v>48.192090559999997</c:v>
                </c:pt>
                <c:pt idx="650">
                  <c:v>58.521467090000002</c:v>
                </c:pt>
                <c:pt idx="651">
                  <c:v>67.891737410000005</c:v>
                </c:pt>
                <c:pt idx="652">
                  <c:v>75.933058380000006</c:v>
                </c:pt>
                <c:pt idx="653">
                  <c:v>82.804359399999996</c:v>
                </c:pt>
                <c:pt idx="654">
                  <c:v>89.063519429999999</c:v>
                </c:pt>
                <c:pt idx="655">
                  <c:v>95.098648019999999</c:v>
                </c:pt>
                <c:pt idx="656">
                  <c:v>101.2117946</c:v>
                </c:pt>
                <c:pt idx="657">
                  <c:v>107.45545970000001</c:v>
                </c:pt>
                <c:pt idx="658">
                  <c:v>113.5487263</c:v>
                </c:pt>
                <c:pt idx="659">
                  <c:v>119.15660459999999</c:v>
                </c:pt>
                <c:pt idx="660">
                  <c:v>124.0467266</c:v>
                </c:pt>
                <c:pt idx="661">
                  <c:v>127.86784249999999</c:v>
                </c:pt>
                <c:pt idx="662">
                  <c:v>130.43685289999999</c:v>
                </c:pt>
                <c:pt idx="663">
                  <c:v>131.97353860000001</c:v>
                </c:pt>
                <c:pt idx="664">
                  <c:v>132.7503332</c:v>
                </c:pt>
                <c:pt idx="665">
                  <c:v>133.04967350000001</c:v>
                </c:pt>
                <c:pt idx="666">
                  <c:v>133.12584390000001</c:v>
                </c:pt>
                <c:pt idx="667">
                  <c:v>133.0230277</c:v>
                </c:pt>
                <c:pt idx="668">
                  <c:v>132.60335549999999</c:v>
                </c:pt>
                <c:pt idx="669">
                  <c:v>131.66514849999999</c:v>
                </c:pt>
                <c:pt idx="670">
                  <c:v>130.0841709</c:v>
                </c:pt>
                <c:pt idx="671">
                  <c:v>127.8249079</c:v>
                </c:pt>
                <c:pt idx="672">
                  <c:v>124.90787589999999</c:v>
                </c:pt>
                <c:pt idx="673">
                  <c:v>121.39192319999999</c:v>
                </c:pt>
                <c:pt idx="674">
                  <c:v>117.4346254</c:v>
                </c:pt>
                <c:pt idx="675">
                  <c:v>113.1601048</c:v>
                </c:pt>
                <c:pt idx="676">
                  <c:v>108.60727780000001</c:v>
                </c:pt>
                <c:pt idx="677">
                  <c:v>103.7665825</c:v>
                </c:pt>
                <c:pt idx="678">
                  <c:v>98.640945869999996</c:v>
                </c:pt>
                <c:pt idx="679">
                  <c:v>93.225685150000004</c:v>
                </c:pt>
                <c:pt idx="680">
                  <c:v>87.497647810000004</c:v>
                </c:pt>
                <c:pt idx="681">
                  <c:v>81.537750489999993</c:v>
                </c:pt>
                <c:pt idx="682">
                  <c:v>75.445233079999994</c:v>
                </c:pt>
                <c:pt idx="683">
                  <c:v>69.379009760000002</c:v>
                </c:pt>
                <c:pt idx="684">
                  <c:v>63.458052909999999</c:v>
                </c:pt>
                <c:pt idx="685">
                  <c:v>57.58618663</c:v>
                </c:pt>
                <c:pt idx="686">
                  <c:v>51.608898959999998</c:v>
                </c:pt>
                <c:pt idx="687">
                  <c:v>45.403504460000001</c:v>
                </c:pt>
                <c:pt idx="688">
                  <c:v>38.93919717</c:v>
                </c:pt>
                <c:pt idx="689">
                  <c:v>32.235740999999997</c:v>
                </c:pt>
                <c:pt idx="690">
                  <c:v>25.399868399999999</c:v>
                </c:pt>
                <c:pt idx="691">
                  <c:v>18.524523940000002</c:v>
                </c:pt>
                <c:pt idx="692">
                  <c:v>11.75061706</c:v>
                </c:pt>
                <c:pt idx="693">
                  <c:v>5.2415776950000001</c:v>
                </c:pt>
                <c:pt idx="694">
                  <c:v>-1.0508780980000001</c:v>
                </c:pt>
                <c:pt idx="695">
                  <c:v>-7.3364810360000003</c:v>
                </c:pt>
                <c:pt idx="696">
                  <c:v>-13.797136760000001</c:v>
                </c:pt>
                <c:pt idx="697">
                  <c:v>-20.48024144</c:v>
                </c:pt>
                <c:pt idx="698">
                  <c:v>-27.37470295</c:v>
                </c:pt>
                <c:pt idx="699">
                  <c:v>-34.30054647</c:v>
                </c:pt>
                <c:pt idx="700">
                  <c:v>-41.067849359999997</c:v>
                </c:pt>
                <c:pt idx="701">
                  <c:v>-47.633629880000001</c:v>
                </c:pt>
                <c:pt idx="702">
                  <c:v>-54.013218260000002</c:v>
                </c:pt>
                <c:pt idx="703">
                  <c:v>-60.338320510000003</c:v>
                </c:pt>
                <c:pt idx="704">
                  <c:v>-66.6828261</c:v>
                </c:pt>
                <c:pt idx="705">
                  <c:v>-73.017776339999998</c:v>
                </c:pt>
                <c:pt idx="706">
                  <c:v>-79.298038109999993</c:v>
                </c:pt>
                <c:pt idx="707">
                  <c:v>-85.494360869999994</c:v>
                </c:pt>
                <c:pt idx="708">
                  <c:v>-91.464115730000003</c:v>
                </c:pt>
                <c:pt idx="709">
                  <c:v>-97.062014739999995</c:v>
                </c:pt>
                <c:pt idx="710">
                  <c:v>-102.0998902</c:v>
                </c:pt>
                <c:pt idx="711">
                  <c:v>-106.3669178</c:v>
                </c:pt>
                <c:pt idx="712">
                  <c:v>-109.84827629999999</c:v>
                </c:pt>
                <c:pt idx="713">
                  <c:v>-112.743236</c:v>
                </c:pt>
                <c:pt idx="714">
                  <c:v>-115.2878219</c:v>
                </c:pt>
                <c:pt idx="715">
                  <c:v>-117.6576544</c:v>
                </c:pt>
                <c:pt idx="716">
                  <c:v>-119.929011</c:v>
                </c:pt>
                <c:pt idx="717">
                  <c:v>-122.08282029999999</c:v>
                </c:pt>
                <c:pt idx="718">
                  <c:v>-124.0634325</c:v>
                </c:pt>
                <c:pt idx="719">
                  <c:v>-125.74581550000001</c:v>
                </c:pt>
                <c:pt idx="720">
                  <c:v>-127.0032774</c:v>
                </c:pt>
                <c:pt idx="721">
                  <c:v>-127.6109069</c:v>
                </c:pt>
                <c:pt idx="722">
                  <c:v>-127.2958553</c:v>
                </c:pt>
                <c:pt idx="723">
                  <c:v>-125.9783802</c:v>
                </c:pt>
                <c:pt idx="724">
                  <c:v>-123.7820485</c:v>
                </c:pt>
                <c:pt idx="725">
                  <c:v>-120.8753213</c:v>
                </c:pt>
                <c:pt idx="726">
                  <c:v>-117.4560838</c:v>
                </c:pt>
                <c:pt idx="727">
                  <c:v>-113.7113275</c:v>
                </c:pt>
                <c:pt idx="728">
                  <c:v>-109.7191892</c:v>
                </c:pt>
                <c:pt idx="729">
                  <c:v>-105.4938727</c:v>
                </c:pt>
                <c:pt idx="730">
                  <c:v>-101.0369577</c:v>
                </c:pt>
                <c:pt idx="731">
                  <c:v>-96.341871999999995</c:v>
                </c:pt>
                <c:pt idx="732">
                  <c:v>-91.371961279999994</c:v>
                </c:pt>
                <c:pt idx="733">
                  <c:v>-86.058702389999993</c:v>
                </c:pt>
                <c:pt idx="734">
                  <c:v>-80.314725330000002</c:v>
                </c:pt>
                <c:pt idx="735">
                  <c:v>-74.073923359999995</c:v>
                </c:pt>
                <c:pt idx="736">
                  <c:v>-67.282068129999999</c:v>
                </c:pt>
                <c:pt idx="737">
                  <c:v>-59.865191729999999</c:v>
                </c:pt>
                <c:pt idx="738">
                  <c:v>-51.694201620000001</c:v>
                </c:pt>
                <c:pt idx="739">
                  <c:v>-42.67174662</c:v>
                </c:pt>
                <c:pt idx="740">
                  <c:v>-32.811211550000003</c:v>
                </c:pt>
                <c:pt idx="741">
                  <c:v>-22.182424000000001</c:v>
                </c:pt>
                <c:pt idx="742">
                  <c:v>-10.798218479999999</c:v>
                </c:pt>
                <c:pt idx="743">
                  <c:v>1.2188939700000001</c:v>
                </c:pt>
                <c:pt idx="744">
                  <c:v>13.69194779</c:v>
                </c:pt>
                <c:pt idx="745">
                  <c:v>26.538729570000001</c:v>
                </c:pt>
                <c:pt idx="746">
                  <c:v>39.64212148</c:v>
                </c:pt>
                <c:pt idx="747">
                  <c:v>52.737910589999998</c:v>
                </c:pt>
                <c:pt idx="748">
                  <c:v>65.676948300000006</c:v>
                </c:pt>
                <c:pt idx="749">
                  <c:v>77.991097280000005</c:v>
                </c:pt>
                <c:pt idx="750">
                  <c:v>88.972394550000004</c:v>
                </c:pt>
                <c:pt idx="751">
                  <c:v>97.744735300000002</c:v>
                </c:pt>
                <c:pt idx="752">
                  <c:v>103.7057947</c:v>
                </c:pt>
                <c:pt idx="753">
                  <c:v>107.57476699999999</c:v>
                </c:pt>
                <c:pt idx="754">
                  <c:v>110.17283759999999</c:v>
                </c:pt>
                <c:pt idx="755">
                  <c:v>112.26922140000001</c:v>
                </c:pt>
                <c:pt idx="756">
                  <c:v>114.530612</c:v>
                </c:pt>
                <c:pt idx="757">
                  <c:v>117.2432506</c:v>
                </c:pt>
                <c:pt idx="758">
                  <c:v>120.2220856</c:v>
                </c:pt>
                <c:pt idx="759">
                  <c:v>123.0311734</c:v>
                </c:pt>
                <c:pt idx="760">
                  <c:v>125.31883379999999</c:v>
                </c:pt>
                <c:pt idx="761">
                  <c:v>126.73088180000001</c:v>
                </c:pt>
                <c:pt idx="762">
                  <c:v>127.0059972</c:v>
                </c:pt>
                <c:pt idx="763">
                  <c:v>126.2559286</c:v>
                </c:pt>
                <c:pt idx="764">
                  <c:v>124.86590080000001</c:v>
                </c:pt>
                <c:pt idx="765">
                  <c:v>123.2467364</c:v>
                </c:pt>
                <c:pt idx="766">
                  <c:v>121.59837760000001</c:v>
                </c:pt>
                <c:pt idx="767">
                  <c:v>119.9587677</c:v>
                </c:pt>
                <c:pt idx="768">
                  <c:v>118.21652210000001</c:v>
                </c:pt>
                <c:pt idx="769">
                  <c:v>116.2099547</c:v>
                </c:pt>
                <c:pt idx="770">
                  <c:v>113.81195</c:v>
                </c:pt>
                <c:pt idx="771">
                  <c:v>110.87286</c:v>
                </c:pt>
                <c:pt idx="772">
                  <c:v>107.2749931</c:v>
                </c:pt>
                <c:pt idx="773">
                  <c:v>103.0979676</c:v>
                </c:pt>
                <c:pt idx="774">
                  <c:v>98.601892899999996</c:v>
                </c:pt>
                <c:pt idx="775">
                  <c:v>94.098378920000002</c:v>
                </c:pt>
                <c:pt idx="776">
                  <c:v>89.772633690000006</c:v>
                </c:pt>
                <c:pt idx="777">
                  <c:v>85.584637229999998</c:v>
                </c:pt>
                <c:pt idx="778">
                  <c:v>81.38810857</c:v>
                </c:pt>
                <c:pt idx="779">
                  <c:v>76.971899579999999</c:v>
                </c:pt>
                <c:pt idx="780">
                  <c:v>72.169891019999994</c:v>
                </c:pt>
                <c:pt idx="781">
                  <c:v>66.955661219999996</c:v>
                </c:pt>
                <c:pt idx="782">
                  <c:v>61.410495240000003</c:v>
                </c:pt>
                <c:pt idx="783">
                  <c:v>55.752423550000003</c:v>
                </c:pt>
                <c:pt idx="784">
                  <c:v>50.244458899999998</c:v>
                </c:pt>
                <c:pt idx="785">
                  <c:v>44.96406013</c:v>
                </c:pt>
                <c:pt idx="786">
                  <c:v>39.75215206</c:v>
                </c:pt>
                <c:pt idx="787">
                  <c:v>34.356508859999998</c:v>
                </c:pt>
                <c:pt idx="788">
                  <c:v>28.58547604</c:v>
                </c:pt>
                <c:pt idx="789">
                  <c:v>22.540888200000001</c:v>
                </c:pt>
                <c:pt idx="790">
                  <c:v>16.542695800000001</c:v>
                </c:pt>
                <c:pt idx="791">
                  <c:v>10.85848244</c:v>
                </c:pt>
                <c:pt idx="792">
                  <c:v>5.5396403940000001</c:v>
                </c:pt>
                <c:pt idx="793">
                  <c:v>0.49597882599999998</c:v>
                </c:pt>
                <c:pt idx="794">
                  <c:v>-4.5120636100000002</c:v>
                </c:pt>
                <c:pt idx="795">
                  <c:v>-9.7195741980000001</c:v>
                </c:pt>
                <c:pt idx="796">
                  <c:v>-15.149950029999999</c:v>
                </c:pt>
                <c:pt idx="797">
                  <c:v>-20.731358589999999</c:v>
                </c:pt>
                <c:pt idx="798">
                  <c:v>-26.229899939999999</c:v>
                </c:pt>
                <c:pt idx="799">
                  <c:v>-31.38503296</c:v>
                </c:pt>
                <c:pt idx="800">
                  <c:v>-36.115437999999997</c:v>
                </c:pt>
                <c:pt idx="801">
                  <c:v>-40.439388460000004</c:v>
                </c:pt>
                <c:pt idx="802">
                  <c:v>-44.486014089999998</c:v>
                </c:pt>
                <c:pt idx="803">
                  <c:v>-48.390224230000001</c:v>
                </c:pt>
                <c:pt idx="804">
                  <c:v>-52.180130949999999</c:v>
                </c:pt>
                <c:pt idx="805">
                  <c:v>-55.987718450000003</c:v>
                </c:pt>
                <c:pt idx="806">
                  <c:v>-59.901489320000003</c:v>
                </c:pt>
                <c:pt idx="807">
                  <c:v>-63.720921990000001</c:v>
                </c:pt>
                <c:pt idx="808">
                  <c:v>-67.19099645</c:v>
                </c:pt>
                <c:pt idx="809">
                  <c:v>-70.15730404</c:v>
                </c:pt>
                <c:pt idx="810">
                  <c:v>-72.679884400000006</c:v>
                </c:pt>
                <c:pt idx="811">
                  <c:v>-74.948348559999999</c:v>
                </c:pt>
                <c:pt idx="812">
                  <c:v>-77.146607299999999</c:v>
                </c:pt>
                <c:pt idx="813">
                  <c:v>-79.366717859999994</c:v>
                </c:pt>
                <c:pt idx="814">
                  <c:v>-81.658796620000004</c:v>
                </c:pt>
                <c:pt idx="815">
                  <c:v>-84.094511609999998</c:v>
                </c:pt>
                <c:pt idx="816">
                  <c:v>-86.687751779999999</c:v>
                </c:pt>
                <c:pt idx="817">
                  <c:v>-89.304620580000005</c:v>
                </c:pt>
                <c:pt idx="818">
                  <c:v>-91.703665270000002</c:v>
                </c:pt>
                <c:pt idx="819">
                  <c:v>-93.669109939999998</c:v>
                </c:pt>
                <c:pt idx="820">
                  <c:v>-95.126893719999998</c:v>
                </c:pt>
                <c:pt idx="821">
                  <c:v>-96.13143565</c:v>
                </c:pt>
                <c:pt idx="822">
                  <c:v>-96.724980040000005</c:v>
                </c:pt>
                <c:pt idx="823">
                  <c:v>-96.874092480000002</c:v>
                </c:pt>
                <c:pt idx="824">
                  <c:v>-96.552731410000007</c:v>
                </c:pt>
                <c:pt idx="825">
                  <c:v>-95.766853859999998</c:v>
                </c:pt>
                <c:pt idx="826">
                  <c:v>-94.579725260000004</c:v>
                </c:pt>
                <c:pt idx="827">
                  <c:v>-93.008110160000001</c:v>
                </c:pt>
                <c:pt idx="828">
                  <c:v>-90.990565649999994</c:v>
                </c:pt>
                <c:pt idx="829">
                  <c:v>-88.427325940000003</c:v>
                </c:pt>
                <c:pt idx="830">
                  <c:v>-85.222652179999997</c:v>
                </c:pt>
                <c:pt idx="831">
                  <c:v>-81.212910519999994</c:v>
                </c:pt>
                <c:pt idx="832">
                  <c:v>-76.364294810000004</c:v>
                </c:pt>
                <c:pt idx="833">
                  <c:v>-70.798797730000004</c:v>
                </c:pt>
                <c:pt idx="834">
                  <c:v>-64.61351836</c:v>
                </c:pt>
                <c:pt idx="835">
                  <c:v>-57.818196450000002</c:v>
                </c:pt>
                <c:pt idx="836">
                  <c:v>-50.41569776</c:v>
                </c:pt>
                <c:pt idx="837">
                  <c:v>-42.446150330000002</c:v>
                </c:pt>
                <c:pt idx="838">
                  <c:v>-33.905408399999999</c:v>
                </c:pt>
                <c:pt idx="839">
                  <c:v>-24.763080370000001</c:v>
                </c:pt>
                <c:pt idx="840">
                  <c:v>-15.074614540000001</c:v>
                </c:pt>
                <c:pt idx="841">
                  <c:v>-4.9371497529999999</c:v>
                </c:pt>
                <c:pt idx="842">
                  <c:v>5.5236248220000004</c:v>
                </c:pt>
                <c:pt idx="843">
                  <c:v>16.244018730000001</c:v>
                </c:pt>
                <c:pt idx="844">
                  <c:v>27.155270430000002</c:v>
                </c:pt>
                <c:pt idx="845">
                  <c:v>38.072970519999998</c:v>
                </c:pt>
                <c:pt idx="846">
                  <c:v>48.86656799</c:v>
                </c:pt>
                <c:pt idx="847">
                  <c:v>59.150622669999997</c:v>
                </c:pt>
                <c:pt idx="848">
                  <c:v>68.493748620000005</c:v>
                </c:pt>
                <c:pt idx="849">
                  <c:v>76.952222989999996</c:v>
                </c:pt>
                <c:pt idx="850">
                  <c:v>84.786217530000002</c:v>
                </c:pt>
                <c:pt idx="851">
                  <c:v>92.165852580000006</c:v>
                </c:pt>
                <c:pt idx="852">
                  <c:v>99.096404100000001</c:v>
                </c:pt>
                <c:pt idx="853">
                  <c:v>105.39883140000001</c:v>
                </c:pt>
                <c:pt idx="854">
                  <c:v>110.6096596</c:v>
                </c:pt>
                <c:pt idx="855">
                  <c:v>114.1105637</c:v>
                </c:pt>
                <c:pt idx="856">
                  <c:v>115.8818868</c:v>
                </c:pt>
                <c:pt idx="857">
                  <c:v>116.3127416</c:v>
                </c:pt>
                <c:pt idx="858">
                  <c:v>116.0152633</c:v>
                </c:pt>
                <c:pt idx="859">
                  <c:v>115.5315848</c:v>
                </c:pt>
                <c:pt idx="860">
                  <c:v>115.1988932</c:v>
                </c:pt>
                <c:pt idx="861">
                  <c:v>114.8960785</c:v>
                </c:pt>
                <c:pt idx="862">
                  <c:v>114.3529265</c:v>
                </c:pt>
                <c:pt idx="863">
                  <c:v>113.3416082</c:v>
                </c:pt>
                <c:pt idx="864">
                  <c:v>111.80208279999999</c:v>
                </c:pt>
                <c:pt idx="865">
                  <c:v>109.7527123</c:v>
                </c:pt>
                <c:pt idx="866">
                  <c:v>107.2451137</c:v>
                </c:pt>
                <c:pt idx="867">
                  <c:v>104.3865327</c:v>
                </c:pt>
                <c:pt idx="868">
                  <c:v>101.1954578</c:v>
                </c:pt>
                <c:pt idx="869">
                  <c:v>97.587466259999999</c:v>
                </c:pt>
                <c:pt idx="870">
                  <c:v>93.477942780000006</c:v>
                </c:pt>
                <c:pt idx="871">
                  <c:v>88.882574599999998</c:v>
                </c:pt>
                <c:pt idx="872">
                  <c:v>83.97196735</c:v>
                </c:pt>
                <c:pt idx="873">
                  <c:v>78.991829999999993</c:v>
                </c:pt>
                <c:pt idx="874">
                  <c:v>74.077737659999997</c:v>
                </c:pt>
                <c:pt idx="875">
                  <c:v>69.096643510000007</c:v>
                </c:pt>
                <c:pt idx="876">
                  <c:v>63.899037280000002</c:v>
                </c:pt>
                <c:pt idx="877">
                  <c:v>58.405279610000001</c:v>
                </c:pt>
                <c:pt idx="878">
                  <c:v>52.667826380000001</c:v>
                </c:pt>
                <c:pt idx="879">
                  <c:v>46.828267089999997</c:v>
                </c:pt>
                <c:pt idx="880">
                  <c:v>41.10069463</c:v>
                </c:pt>
                <c:pt idx="881">
                  <c:v>35.588575179999999</c:v>
                </c:pt>
                <c:pt idx="882">
                  <c:v>30.179646179999999</c:v>
                </c:pt>
                <c:pt idx="883">
                  <c:v>24.644435829999999</c:v>
                </c:pt>
                <c:pt idx="884">
                  <c:v>18.762301359999999</c:v>
                </c:pt>
                <c:pt idx="885">
                  <c:v>12.45180163</c:v>
                </c:pt>
                <c:pt idx="886">
                  <c:v>5.8336661769999996</c:v>
                </c:pt>
                <c:pt idx="887">
                  <c:v>-0.95046818700000002</c:v>
                </c:pt>
                <c:pt idx="888">
                  <c:v>-7.801815403</c:v>
                </c:pt>
                <c:pt idx="889">
                  <c:v>-14.6116803</c:v>
                </c:pt>
                <c:pt idx="890">
                  <c:v>-21.238734529999999</c:v>
                </c:pt>
                <c:pt idx="891">
                  <c:v>-27.72198406</c:v>
                </c:pt>
                <c:pt idx="892">
                  <c:v>-34.1487774</c:v>
                </c:pt>
                <c:pt idx="893">
                  <c:v>-40.729483850000001</c:v>
                </c:pt>
                <c:pt idx="894">
                  <c:v>-47.570832490000001</c:v>
                </c:pt>
                <c:pt idx="895">
                  <c:v>-54.609140519999997</c:v>
                </c:pt>
                <c:pt idx="896">
                  <c:v>-61.752743189999997</c:v>
                </c:pt>
                <c:pt idx="897">
                  <c:v>-68.910979490000003</c:v>
                </c:pt>
                <c:pt idx="898">
                  <c:v>-75.855729240000002</c:v>
                </c:pt>
                <c:pt idx="899">
                  <c:v>-82.450832869999999</c:v>
                </c:pt>
                <c:pt idx="900">
                  <c:v>-88.667111559999995</c:v>
                </c:pt>
                <c:pt idx="901">
                  <c:v>-94.456251330000001</c:v>
                </c:pt>
                <c:pt idx="902">
                  <c:v>-99.816896700000001</c:v>
                </c:pt>
                <c:pt idx="903">
                  <c:v>-104.81077929999999</c:v>
                </c:pt>
                <c:pt idx="904">
                  <c:v>-109.4842809</c:v>
                </c:pt>
                <c:pt idx="905">
                  <c:v>-113.87417550000001</c:v>
                </c:pt>
                <c:pt idx="906">
                  <c:v>-118.0444021</c:v>
                </c:pt>
                <c:pt idx="907">
                  <c:v>-121.9844983</c:v>
                </c:pt>
                <c:pt idx="908">
                  <c:v>-125.5381398</c:v>
                </c:pt>
                <c:pt idx="909">
                  <c:v>-128.50187750000001</c:v>
                </c:pt>
                <c:pt idx="910">
                  <c:v>-130.76038930000001</c:v>
                </c:pt>
                <c:pt idx="911">
                  <c:v>-132.2377023</c:v>
                </c:pt>
                <c:pt idx="912">
                  <c:v>-132.8926481</c:v>
                </c:pt>
                <c:pt idx="913">
                  <c:v>-132.79190009999999</c:v>
                </c:pt>
                <c:pt idx="914">
                  <c:v>-132.0045676</c:v>
                </c:pt>
                <c:pt idx="915">
                  <c:v>-130.54861030000001</c:v>
                </c:pt>
                <c:pt idx="916">
                  <c:v>-128.3298882</c:v>
                </c:pt>
                <c:pt idx="917">
                  <c:v>-125.3166004</c:v>
                </c:pt>
                <c:pt idx="918">
                  <c:v>-121.50977709999999</c:v>
                </c:pt>
                <c:pt idx="919">
                  <c:v>-116.9850424</c:v>
                </c:pt>
                <c:pt idx="920">
                  <c:v>-111.8650181</c:v>
                </c:pt>
                <c:pt idx="921">
                  <c:v>-106.26794</c:v>
                </c:pt>
                <c:pt idx="922">
                  <c:v>-100.3735243</c:v>
                </c:pt>
                <c:pt idx="923">
                  <c:v>-94.295923369999997</c:v>
                </c:pt>
                <c:pt idx="924">
                  <c:v>-88.057021820000003</c:v>
                </c:pt>
                <c:pt idx="925">
                  <c:v>-81.499465150000006</c:v>
                </c:pt>
                <c:pt idx="926">
                  <c:v>-74.396056639999998</c:v>
                </c:pt>
                <c:pt idx="927">
                  <c:v>-66.555236910000005</c:v>
                </c:pt>
                <c:pt idx="928">
                  <c:v>-57.877729510000002</c:v>
                </c:pt>
                <c:pt idx="929">
                  <c:v>-48.37971048</c:v>
                </c:pt>
                <c:pt idx="930">
                  <c:v>-38.174750670000002</c:v>
                </c:pt>
                <c:pt idx="931">
                  <c:v>-27.594739359999998</c:v>
                </c:pt>
                <c:pt idx="932">
                  <c:v>-17.122683590000001</c:v>
                </c:pt>
                <c:pt idx="933">
                  <c:v>-6.9418067810000004</c:v>
                </c:pt>
                <c:pt idx="934">
                  <c:v>3.127571514</c:v>
                </c:pt>
                <c:pt idx="935">
                  <c:v>13.41271236</c:v>
                </c:pt>
                <c:pt idx="936">
                  <c:v>24.232015199999999</c:v>
                </c:pt>
                <c:pt idx="937">
                  <c:v>35.845543290000002</c:v>
                </c:pt>
                <c:pt idx="938">
                  <c:v>48.241248450000001</c:v>
                </c:pt>
                <c:pt idx="939">
                  <c:v>60.790423160000003</c:v>
                </c:pt>
                <c:pt idx="940">
                  <c:v>72.611844820000002</c:v>
                </c:pt>
                <c:pt idx="941">
                  <c:v>83.00659838</c:v>
                </c:pt>
                <c:pt idx="942">
                  <c:v>91.32345995</c:v>
                </c:pt>
                <c:pt idx="943">
                  <c:v>97.183964869999997</c:v>
                </c:pt>
                <c:pt idx="944">
                  <c:v>101.02120789999999</c:v>
                </c:pt>
                <c:pt idx="945">
                  <c:v>103.6378454</c:v>
                </c:pt>
                <c:pt idx="946">
                  <c:v>105.7545605</c:v>
                </c:pt>
                <c:pt idx="947">
                  <c:v>107.86717229999999</c:v>
                </c:pt>
                <c:pt idx="948">
                  <c:v>110.0466792</c:v>
                </c:pt>
                <c:pt idx="949">
                  <c:v>112.09365149999999</c:v>
                </c:pt>
                <c:pt idx="950">
                  <c:v>113.71258090000001</c:v>
                </c:pt>
                <c:pt idx="951">
                  <c:v>114.8106834</c:v>
                </c:pt>
                <c:pt idx="952">
                  <c:v>115.47411270000001</c:v>
                </c:pt>
                <c:pt idx="953">
                  <c:v>115.81357850000001</c:v>
                </c:pt>
                <c:pt idx="954">
                  <c:v>115.8016123</c:v>
                </c:pt>
                <c:pt idx="955">
                  <c:v>115.2756263</c:v>
                </c:pt>
                <c:pt idx="956">
                  <c:v>114.13648739999999</c:v>
                </c:pt>
                <c:pt idx="957">
                  <c:v>112.4051012</c:v>
                </c:pt>
                <c:pt idx="958">
                  <c:v>110.2164221</c:v>
                </c:pt>
                <c:pt idx="959">
                  <c:v>107.7011846</c:v>
                </c:pt>
                <c:pt idx="960">
                  <c:v>105.00955399999999</c:v>
                </c:pt>
                <c:pt idx="961">
                  <c:v>102.223178</c:v>
                </c:pt>
                <c:pt idx="962">
                  <c:v>99.272603669999995</c:v>
                </c:pt>
                <c:pt idx="963">
                  <c:v>96.028153880000005</c:v>
                </c:pt>
                <c:pt idx="964">
                  <c:v>92.455532880000007</c:v>
                </c:pt>
                <c:pt idx="965">
                  <c:v>88.535333019999996</c:v>
                </c:pt>
                <c:pt idx="966">
                  <c:v>84.351700800000003</c:v>
                </c:pt>
                <c:pt idx="967">
                  <c:v>80.050193870000001</c:v>
                </c:pt>
                <c:pt idx="968">
                  <c:v>75.672153570000006</c:v>
                </c:pt>
                <c:pt idx="969">
                  <c:v>71.183625579999998</c:v>
                </c:pt>
                <c:pt idx="970">
                  <c:v>66.485445749999997</c:v>
                </c:pt>
                <c:pt idx="971">
                  <c:v>61.514410990000002</c:v>
                </c:pt>
                <c:pt idx="972">
                  <c:v>56.225774850000001</c:v>
                </c:pt>
                <c:pt idx="973">
                  <c:v>50.624751109999998</c:v>
                </c:pt>
                <c:pt idx="974">
                  <c:v>44.803377009999998</c:v>
                </c:pt>
                <c:pt idx="975">
                  <c:v>38.927927390000001</c:v>
                </c:pt>
                <c:pt idx="976">
                  <c:v>33.021790979999999</c:v>
                </c:pt>
                <c:pt idx="977">
                  <c:v>26.922560059999999</c:v>
                </c:pt>
                <c:pt idx="978">
                  <c:v>20.56367796</c:v>
                </c:pt>
                <c:pt idx="979">
                  <c:v>13.942231960000001</c:v>
                </c:pt>
                <c:pt idx="980">
                  <c:v>7.0996731449999997</c:v>
                </c:pt>
                <c:pt idx="981">
                  <c:v>0.178145262</c:v>
                </c:pt>
                <c:pt idx="982">
                  <c:v>-6.6579978830000002</c:v>
                </c:pt>
                <c:pt idx="983">
                  <c:v>-13.27656303</c:v>
                </c:pt>
                <c:pt idx="984">
                  <c:v>-19.6385842</c:v>
                </c:pt>
                <c:pt idx="985">
                  <c:v>-25.80066386</c:v>
                </c:pt>
                <c:pt idx="986">
                  <c:v>-31.86140954</c:v>
                </c:pt>
                <c:pt idx="987">
                  <c:v>-37.88922625</c:v>
                </c:pt>
                <c:pt idx="988">
                  <c:v>-43.963796469999998</c:v>
                </c:pt>
                <c:pt idx="989">
                  <c:v>-50.11960062</c:v>
                </c:pt>
                <c:pt idx="990">
                  <c:v>-56.317928729999998</c:v>
                </c:pt>
                <c:pt idx="991">
                  <c:v>-62.440465330000002</c:v>
                </c:pt>
                <c:pt idx="992">
                  <c:v>-68.419870779999997</c:v>
                </c:pt>
                <c:pt idx="993">
                  <c:v>-74.161136010000007</c:v>
                </c:pt>
                <c:pt idx="994">
                  <c:v>-79.635598150000007</c:v>
                </c:pt>
                <c:pt idx="995">
                  <c:v>-84.918360890000002</c:v>
                </c:pt>
                <c:pt idx="996">
                  <c:v>-90.113015570000002</c:v>
                </c:pt>
                <c:pt idx="997">
                  <c:v>-95.364170560000005</c:v>
                </c:pt>
                <c:pt idx="998">
                  <c:v>-100.67222649999999</c:v>
                </c:pt>
                <c:pt idx="999">
                  <c:v>-105.89160889999999</c:v>
                </c:pt>
                <c:pt idx="1000">
                  <c:v>-110.7948324</c:v>
                </c:pt>
                <c:pt idx="1001">
                  <c:v>-115.08924450000001</c:v>
                </c:pt>
                <c:pt idx="1002">
                  <c:v>-118.60705249999999</c:v>
                </c:pt>
                <c:pt idx="1003">
                  <c:v>-121.2476053</c:v>
                </c:pt>
                <c:pt idx="1004">
                  <c:v>-122.9941707</c:v>
                </c:pt>
                <c:pt idx="1005">
                  <c:v>-123.9731951</c:v>
                </c:pt>
                <c:pt idx="1006">
                  <c:v>-124.3091119</c:v>
                </c:pt>
                <c:pt idx="1007">
                  <c:v>-124.004801</c:v>
                </c:pt>
                <c:pt idx="1008">
                  <c:v>-122.98760249999999</c:v>
                </c:pt>
                <c:pt idx="1009">
                  <c:v>-121.16861900000001</c:v>
                </c:pt>
                <c:pt idx="1010">
                  <c:v>-118.4918352</c:v>
                </c:pt>
                <c:pt idx="1011">
                  <c:v>-114.913746</c:v>
                </c:pt>
                <c:pt idx="1012">
                  <c:v>-110.451138</c:v>
                </c:pt>
                <c:pt idx="1013">
                  <c:v>-105.1500838</c:v>
                </c:pt>
                <c:pt idx="1014">
                  <c:v>-99.137976019999996</c:v>
                </c:pt>
                <c:pt idx="1015">
                  <c:v>-92.585755160000005</c:v>
                </c:pt>
                <c:pt idx="1016">
                  <c:v>-85.648276659999993</c:v>
                </c:pt>
                <c:pt idx="1017">
                  <c:v>-78.3753423</c:v>
                </c:pt>
                <c:pt idx="1018">
                  <c:v>-70.686316520000005</c:v>
                </c:pt>
                <c:pt idx="1019">
                  <c:v>-62.330117729999998</c:v>
                </c:pt>
                <c:pt idx="1020">
                  <c:v>-52.97869103</c:v>
                </c:pt>
                <c:pt idx="1021">
                  <c:v>-42.426197569999999</c:v>
                </c:pt>
                <c:pt idx="1022">
                  <c:v>-30.79424264</c:v>
                </c:pt>
                <c:pt idx="1023">
                  <c:v>-18.402388210000002</c:v>
                </c:pt>
                <c:pt idx="1024">
                  <c:v>-5.6944551030000001</c:v>
                </c:pt>
                <c:pt idx="1025">
                  <c:v>6.9690304589999998</c:v>
                </c:pt>
                <c:pt idx="1026">
                  <c:v>19.401342769999999</c:v>
                </c:pt>
                <c:pt idx="1027">
                  <c:v>31.47290495</c:v>
                </c:pt>
                <c:pt idx="1028">
                  <c:v>42.924265140000003</c:v>
                </c:pt>
                <c:pt idx="1029">
                  <c:v>52.896265829999997</c:v>
                </c:pt>
                <c:pt idx="1030">
                  <c:v>60.862551959999998</c:v>
                </c:pt>
                <c:pt idx="1031">
                  <c:v>67.343958380000004</c:v>
                </c:pt>
                <c:pt idx="1032">
                  <c:v>73.257783130000007</c:v>
                </c:pt>
                <c:pt idx="1033">
                  <c:v>79.443095409999998</c:v>
                </c:pt>
                <c:pt idx="1034">
                  <c:v>86.102931479999995</c:v>
                </c:pt>
                <c:pt idx="1035">
                  <c:v>92.858051529999997</c:v>
                </c:pt>
                <c:pt idx="1036">
                  <c:v>99.237952059999998</c:v>
                </c:pt>
                <c:pt idx="1037">
                  <c:v>104.78681159999999</c:v>
                </c:pt>
                <c:pt idx="1038">
                  <c:v>108.8929842</c:v>
                </c:pt>
                <c:pt idx="1039">
                  <c:v>111.31800560000001</c:v>
                </c:pt>
                <c:pt idx="1040">
                  <c:v>112.3102178</c:v>
                </c:pt>
                <c:pt idx="1041">
                  <c:v>112.3541561</c:v>
                </c:pt>
                <c:pt idx="1042">
                  <c:v>111.88210650000001</c:v>
                </c:pt>
                <c:pt idx="1043">
                  <c:v>111.3056895</c:v>
                </c:pt>
                <c:pt idx="1044">
                  <c:v>110.8581447</c:v>
                </c:pt>
                <c:pt idx="1045">
                  <c:v>110.4672557</c:v>
                </c:pt>
                <c:pt idx="1046">
                  <c:v>109.93064819999999</c:v>
                </c:pt>
                <c:pt idx="1047">
                  <c:v>109.0970425</c:v>
                </c:pt>
                <c:pt idx="1048">
                  <c:v>107.8083297</c:v>
                </c:pt>
                <c:pt idx="1049">
                  <c:v>106.0358538</c:v>
                </c:pt>
                <c:pt idx="1050">
                  <c:v>103.81382120000001</c:v>
                </c:pt>
                <c:pt idx="1051">
                  <c:v>101.2508558</c:v>
                </c:pt>
                <c:pt idx="1052">
                  <c:v>98.480047799999994</c:v>
                </c:pt>
                <c:pt idx="1053">
                  <c:v>95.560835890000007</c:v>
                </c:pt>
                <c:pt idx="1054">
                  <c:v>92.521892410000007</c:v>
                </c:pt>
                <c:pt idx="1055">
                  <c:v>89.337343700000005</c:v>
                </c:pt>
                <c:pt idx="1056">
                  <c:v>85.987627009999997</c:v>
                </c:pt>
                <c:pt idx="1057">
                  <c:v>82.46445559</c:v>
                </c:pt>
                <c:pt idx="1058">
                  <c:v>78.744145189999998</c:v>
                </c:pt>
                <c:pt idx="1059">
                  <c:v>74.796336389999993</c:v>
                </c:pt>
                <c:pt idx="1060">
                  <c:v>70.644411939999998</c:v>
                </c:pt>
                <c:pt idx="1061">
                  <c:v>66.379900079999999</c:v>
                </c:pt>
                <c:pt idx="1062">
                  <c:v>62.049855540000003</c:v>
                </c:pt>
                <c:pt idx="1063">
                  <c:v>57.656785509999999</c:v>
                </c:pt>
                <c:pt idx="1064">
                  <c:v>53.139940580000001</c:v>
                </c:pt>
                <c:pt idx="1065">
                  <c:v>48.361658429999999</c:v>
                </c:pt>
                <c:pt idx="1066">
                  <c:v>43.19328616</c:v>
                </c:pt>
                <c:pt idx="1067">
                  <c:v>37.519373020000003</c:v>
                </c:pt>
                <c:pt idx="1068">
                  <c:v>31.287108180000001</c:v>
                </c:pt>
                <c:pt idx="1069">
                  <c:v>24.575148209999998</c:v>
                </c:pt>
                <c:pt idx="1070">
                  <c:v>17.585872670000001</c:v>
                </c:pt>
                <c:pt idx="1071">
                  <c:v>10.57216618</c:v>
                </c:pt>
                <c:pt idx="1072">
                  <c:v>3.7045858530000002</c:v>
                </c:pt>
                <c:pt idx="1073">
                  <c:v>-2.9925692640000001</c:v>
                </c:pt>
                <c:pt idx="1074">
                  <c:v>-9.6214823190000001</c:v>
                </c:pt>
                <c:pt idx="1075">
                  <c:v>-16.385279350000001</c:v>
                </c:pt>
                <c:pt idx="1076">
                  <c:v>-23.43681887</c:v>
                </c:pt>
                <c:pt idx="1077">
                  <c:v>-30.75352487</c:v>
                </c:pt>
                <c:pt idx="1078">
                  <c:v>-38.196270069999997</c:v>
                </c:pt>
                <c:pt idx="1079">
                  <c:v>-45.58870503</c:v>
                </c:pt>
                <c:pt idx="1080">
                  <c:v>-52.779679109999996</c:v>
                </c:pt>
                <c:pt idx="1081">
                  <c:v>-59.712329130000001</c:v>
                </c:pt>
                <c:pt idx="1082">
                  <c:v>-66.32667592</c:v>
                </c:pt>
                <c:pt idx="1083">
                  <c:v>-72.464298049999996</c:v>
                </c:pt>
                <c:pt idx="1084">
                  <c:v>-78.088538639999996</c:v>
                </c:pt>
                <c:pt idx="1085">
                  <c:v>-83.354547949999997</c:v>
                </c:pt>
                <c:pt idx="1086">
                  <c:v>-88.340813389999994</c:v>
                </c:pt>
                <c:pt idx="1087">
                  <c:v>-92.98223136</c:v>
                </c:pt>
                <c:pt idx="1088">
                  <c:v>-97.226342939999995</c:v>
                </c:pt>
                <c:pt idx="1089">
                  <c:v>-101.0496618</c:v>
                </c:pt>
                <c:pt idx="1090">
                  <c:v>-104.3771768</c:v>
                </c:pt>
                <c:pt idx="1091">
                  <c:v>-107.1924313</c:v>
                </c:pt>
                <c:pt idx="1092">
                  <c:v>-109.5744528</c:v>
                </c:pt>
                <c:pt idx="1093">
                  <c:v>-111.618003</c:v>
                </c:pt>
                <c:pt idx="1094">
                  <c:v>-113.4413145</c:v>
                </c:pt>
                <c:pt idx="1095">
                  <c:v>-115.1067199</c:v>
                </c:pt>
                <c:pt idx="1096">
                  <c:v>-116.5786366</c:v>
                </c:pt>
                <c:pt idx="1097">
                  <c:v>-117.84703949999999</c:v>
                </c:pt>
                <c:pt idx="1098">
                  <c:v>-118.87996029999999</c:v>
                </c:pt>
                <c:pt idx="1099">
                  <c:v>-119.55612790000001</c:v>
                </c:pt>
                <c:pt idx="1100">
                  <c:v>-119.7985493</c:v>
                </c:pt>
                <c:pt idx="1101">
                  <c:v>-119.54219620000001</c:v>
                </c:pt>
                <c:pt idx="1102">
                  <c:v>-118.73361509999999</c:v>
                </c:pt>
                <c:pt idx="1103">
                  <c:v>-117.3745919</c:v>
                </c:pt>
                <c:pt idx="1104">
                  <c:v>-115.44972060000001</c:v>
                </c:pt>
                <c:pt idx="1105">
                  <c:v>-112.93078130000001</c:v>
                </c:pt>
                <c:pt idx="1106">
                  <c:v>-109.79759660000001</c:v>
                </c:pt>
                <c:pt idx="1107">
                  <c:v>-106.0933388</c:v>
                </c:pt>
                <c:pt idx="1108">
                  <c:v>-101.89140020000001</c:v>
                </c:pt>
                <c:pt idx="1109">
                  <c:v>-97.224250069999997</c:v>
                </c:pt>
                <c:pt idx="1110">
                  <c:v>-92.016829909999998</c:v>
                </c:pt>
                <c:pt idx="1111">
                  <c:v>-86.179769829999998</c:v>
                </c:pt>
                <c:pt idx="1112">
                  <c:v>-79.627445620000003</c:v>
                </c:pt>
                <c:pt idx="1113">
                  <c:v>-72.275745520000001</c:v>
                </c:pt>
                <c:pt idx="1114">
                  <c:v>-64.05414141</c:v>
                </c:pt>
                <c:pt idx="1115">
                  <c:v>-54.94410671</c:v>
                </c:pt>
                <c:pt idx="1116">
                  <c:v>-44.960545029999999</c:v>
                </c:pt>
                <c:pt idx="1117">
                  <c:v>-34.161330829999997</c:v>
                </c:pt>
                <c:pt idx="1118">
                  <c:v>-22.759444510000002</c:v>
                </c:pt>
                <c:pt idx="1119">
                  <c:v>-11.011371159999999</c:v>
                </c:pt>
                <c:pt idx="1120">
                  <c:v>0.90139749999999996</c:v>
                </c:pt>
                <c:pt idx="1121">
                  <c:v>12.856738529999999</c:v>
                </c:pt>
                <c:pt idx="1122">
                  <c:v>24.791350380000001</c:v>
                </c:pt>
                <c:pt idx="1123">
                  <c:v>36.681038170000001</c:v>
                </c:pt>
                <c:pt idx="1124">
                  <c:v>48.420808809999997</c:v>
                </c:pt>
                <c:pt idx="1125">
                  <c:v>59.77724353</c:v>
                </c:pt>
                <c:pt idx="1126">
                  <c:v>70.474491639999997</c:v>
                </c:pt>
                <c:pt idx="1127">
                  <c:v>80.244241029999998</c:v>
                </c:pt>
                <c:pt idx="1128">
                  <c:v>88.968726869999998</c:v>
                </c:pt>
                <c:pt idx="1129">
                  <c:v>96.613033270000003</c:v>
                </c:pt>
                <c:pt idx="1130">
                  <c:v>103.14667729999999</c:v>
                </c:pt>
                <c:pt idx="1131">
                  <c:v>108.5167355</c:v>
                </c:pt>
                <c:pt idx="1132">
                  <c:v>112.62797569999999</c:v>
                </c:pt>
                <c:pt idx="1133">
                  <c:v>115.5651402</c:v>
                </c:pt>
                <c:pt idx="1134">
                  <c:v>117.7183647</c:v>
                </c:pt>
                <c:pt idx="1135">
                  <c:v>119.56146990000001</c:v>
                </c:pt>
                <c:pt idx="1136">
                  <c:v>121.37875</c:v>
                </c:pt>
                <c:pt idx="1137">
                  <c:v>123.0813637</c:v>
                </c:pt>
                <c:pt idx="1138">
                  <c:v>124.3763697</c:v>
                </c:pt>
                <c:pt idx="1139">
                  <c:v>125.0751049</c:v>
                </c:pt>
                <c:pt idx="1140">
                  <c:v>125.1912317</c:v>
                </c:pt>
                <c:pt idx="1141">
                  <c:v>124.8903442</c:v>
                </c:pt>
                <c:pt idx="1142">
                  <c:v>124.2016924</c:v>
                </c:pt>
                <c:pt idx="1143">
                  <c:v>122.9791572</c:v>
                </c:pt>
                <c:pt idx="1144">
                  <c:v>121.1196461</c:v>
                </c:pt>
                <c:pt idx="1145">
                  <c:v>118.7086772</c:v>
                </c:pt>
                <c:pt idx="1146">
                  <c:v>115.94910969999999</c:v>
                </c:pt>
                <c:pt idx="1147">
                  <c:v>112.9445777</c:v>
                </c:pt>
                <c:pt idx="1148">
                  <c:v>109.64654950000001</c:v>
                </c:pt>
                <c:pt idx="1149">
                  <c:v>105.97025669999999</c:v>
                </c:pt>
                <c:pt idx="1150">
                  <c:v>101.94141689999999</c:v>
                </c:pt>
                <c:pt idx="1151">
                  <c:v>97.603153230000004</c:v>
                </c:pt>
                <c:pt idx="1152">
                  <c:v>93.007123759999999</c:v>
                </c:pt>
                <c:pt idx="1153">
                  <c:v>88.279577329999995</c:v>
                </c:pt>
                <c:pt idx="1154">
                  <c:v>83.558258679999994</c:v>
                </c:pt>
                <c:pt idx="1155">
                  <c:v>78.844928350000004</c:v>
                </c:pt>
                <c:pt idx="1156">
                  <c:v>74.091269639999993</c:v>
                </c:pt>
                <c:pt idx="1157">
                  <c:v>69.212442210000006</c:v>
                </c:pt>
                <c:pt idx="1158">
                  <c:v>64.093480720000002</c:v>
                </c:pt>
                <c:pt idx="1159">
                  <c:v>58.655384990000002</c:v>
                </c:pt>
                <c:pt idx="1160">
                  <c:v>52.896802889999996</c:v>
                </c:pt>
                <c:pt idx="1161">
                  <c:v>46.843170270000002</c:v>
                </c:pt>
                <c:pt idx="1162">
                  <c:v>40.60444201</c:v>
                </c:pt>
                <c:pt idx="1163">
                  <c:v>34.266463889999997</c:v>
                </c:pt>
                <c:pt idx="1164">
                  <c:v>27.791324410000001</c:v>
                </c:pt>
                <c:pt idx="1165">
                  <c:v>21.130494800000001</c:v>
                </c:pt>
                <c:pt idx="1166">
                  <c:v>14.27950298</c:v>
                </c:pt>
                <c:pt idx="1167">
                  <c:v>7.2340209849999999</c:v>
                </c:pt>
                <c:pt idx="1168">
                  <c:v>6.8835650000000003E-3</c:v>
                </c:pt>
                <c:pt idx="1169">
                  <c:v>-7.3977673060000004</c:v>
                </c:pt>
                <c:pt idx="1170">
                  <c:v>-14.963836280000001</c:v>
                </c:pt>
                <c:pt idx="1171">
                  <c:v>-22.621264530000001</c:v>
                </c:pt>
                <c:pt idx="1172">
                  <c:v>-30.29190148</c:v>
                </c:pt>
                <c:pt idx="1173">
                  <c:v>-37.914118090000002</c:v>
                </c:pt>
                <c:pt idx="1174">
                  <c:v>-45.424021009999997</c:v>
                </c:pt>
                <c:pt idx="1175">
                  <c:v>-52.754752709999998</c:v>
                </c:pt>
                <c:pt idx="1176">
                  <c:v>-59.841111300000001</c:v>
                </c:pt>
                <c:pt idx="1177">
                  <c:v>-66.645919950000007</c:v>
                </c:pt>
                <c:pt idx="1178">
                  <c:v>-73.220993870000001</c:v>
                </c:pt>
                <c:pt idx="1179">
                  <c:v>-79.609810940000003</c:v>
                </c:pt>
                <c:pt idx="1180">
                  <c:v>-85.778880920000006</c:v>
                </c:pt>
                <c:pt idx="1181">
                  <c:v>-91.67438482</c:v>
                </c:pt>
                <c:pt idx="1182">
                  <c:v>-97.2170141</c:v>
                </c:pt>
                <c:pt idx="1183">
                  <c:v>-102.32977459999999</c:v>
                </c:pt>
                <c:pt idx="1184">
                  <c:v>-106.94340200000001</c:v>
                </c:pt>
                <c:pt idx="1185">
                  <c:v>-110.98656920000001</c:v>
                </c:pt>
                <c:pt idx="1186">
                  <c:v>-114.43616489999999</c:v>
                </c:pt>
                <c:pt idx="1187">
                  <c:v>-117.3093796</c:v>
                </c:pt>
                <c:pt idx="1188">
                  <c:v>-119.75815160000001</c:v>
                </c:pt>
                <c:pt idx="1189">
                  <c:v>-121.9719171</c:v>
                </c:pt>
                <c:pt idx="1190">
                  <c:v>-124.0344494</c:v>
                </c:pt>
                <c:pt idx="1191">
                  <c:v>-126.0274804</c:v>
                </c:pt>
                <c:pt idx="1192">
                  <c:v>-127.97229660000001</c:v>
                </c:pt>
                <c:pt idx="1193">
                  <c:v>-129.74151749999999</c:v>
                </c:pt>
                <c:pt idx="1194">
                  <c:v>-131.16671289999999</c:v>
                </c:pt>
                <c:pt idx="1195">
                  <c:v>-132.12881719999999</c:v>
                </c:pt>
                <c:pt idx="1196">
                  <c:v>-132.4578913</c:v>
                </c:pt>
                <c:pt idx="1197">
                  <c:v>-131.96263930000001</c:v>
                </c:pt>
                <c:pt idx="1198">
                  <c:v>-130.5030223</c:v>
                </c:pt>
                <c:pt idx="1199">
                  <c:v>-128.0313534</c:v>
                </c:pt>
                <c:pt idx="1200">
                  <c:v>-124.6094051</c:v>
                </c:pt>
                <c:pt idx="1201">
                  <c:v>-120.38827329999999</c:v>
                </c:pt>
                <c:pt idx="1202">
                  <c:v>-115.6187773</c:v>
                </c:pt>
                <c:pt idx="1203">
                  <c:v>-110.5581657</c:v>
                </c:pt>
                <c:pt idx="1204">
                  <c:v>-105.36800460000001</c:v>
                </c:pt>
                <c:pt idx="1205">
                  <c:v>-100.09726240000001</c:v>
                </c:pt>
                <c:pt idx="1206">
                  <c:v>-94.679756269999999</c:v>
                </c:pt>
                <c:pt idx="1207">
                  <c:v>-88.928030239999998</c:v>
                </c:pt>
                <c:pt idx="1208">
                  <c:v>-82.603987500000002</c:v>
                </c:pt>
                <c:pt idx="1209">
                  <c:v>-75.471568250000004</c:v>
                </c:pt>
                <c:pt idx="1210">
                  <c:v>-67.357110500000005</c:v>
                </c:pt>
                <c:pt idx="1211">
                  <c:v>-58.213096129999997</c:v>
                </c:pt>
                <c:pt idx="1212">
                  <c:v>-48.098516349999997</c:v>
                </c:pt>
                <c:pt idx="1213">
                  <c:v>-37.1468688</c:v>
                </c:pt>
                <c:pt idx="1214">
                  <c:v>-25.49598241</c:v>
                </c:pt>
                <c:pt idx="1215">
                  <c:v>-13.209618320000001</c:v>
                </c:pt>
                <c:pt idx="1216">
                  <c:v>-0.37373095099999998</c:v>
                </c:pt>
                <c:pt idx="1217">
                  <c:v>12.887762329999999</c:v>
                </c:pt>
                <c:pt idx="1218">
                  <c:v>26.383723320000001</c:v>
                </c:pt>
                <c:pt idx="1219">
                  <c:v>39.884379719999998</c:v>
                </c:pt>
                <c:pt idx="1220">
                  <c:v>53.350979559999999</c:v>
                </c:pt>
                <c:pt idx="1221">
                  <c:v>66.806932950000004</c:v>
                </c:pt>
                <c:pt idx="1222">
                  <c:v>80.232256910000004</c:v>
                </c:pt>
                <c:pt idx="1223">
                  <c:v>93.193295730000003</c:v>
                </c:pt>
                <c:pt idx="1224">
                  <c:v>104.43317020000001</c:v>
                </c:pt>
                <c:pt idx="1225">
                  <c:v>113.01669029999999</c:v>
                </c:pt>
                <c:pt idx="1226">
                  <c:v>119.22973500000001</c:v>
                </c:pt>
                <c:pt idx="1227">
                  <c:v>123.49643140000001</c:v>
                </c:pt>
                <c:pt idx="1228">
                  <c:v>126.8478602</c:v>
                </c:pt>
                <c:pt idx="1229">
                  <c:v>129.86296429999999</c:v>
                </c:pt>
                <c:pt idx="1230">
                  <c:v>132.67691249999999</c:v>
                </c:pt>
                <c:pt idx="1231">
                  <c:v>135.24693769999999</c:v>
                </c:pt>
                <c:pt idx="1232">
                  <c:v>137.3391986</c:v>
                </c:pt>
                <c:pt idx="1233">
                  <c:v>138.51741150000001</c:v>
                </c:pt>
                <c:pt idx="1234">
                  <c:v>138.3886914</c:v>
                </c:pt>
                <c:pt idx="1235">
                  <c:v>136.8536144</c:v>
                </c:pt>
                <c:pt idx="1236">
                  <c:v>134.18351569999999</c:v>
                </c:pt>
                <c:pt idx="1237">
                  <c:v>130.88605699999999</c:v>
                </c:pt>
                <c:pt idx="1238">
                  <c:v>127.3467588</c:v>
                </c:pt>
                <c:pt idx="1239">
                  <c:v>123.80537219999999</c:v>
                </c:pt>
                <c:pt idx="1240">
                  <c:v>120.3190147</c:v>
                </c:pt>
                <c:pt idx="1241">
                  <c:v>116.8190211</c:v>
                </c:pt>
                <c:pt idx="1242">
                  <c:v>113.17748159999999</c:v>
                </c:pt>
                <c:pt idx="1243">
                  <c:v>109.25488199999999</c:v>
                </c:pt>
                <c:pt idx="1244">
                  <c:v>105.0005529</c:v>
                </c:pt>
                <c:pt idx="1245">
                  <c:v>100.4024795</c:v>
                </c:pt>
                <c:pt idx="1246">
                  <c:v>95.58594214</c:v>
                </c:pt>
                <c:pt idx="1247">
                  <c:v>90.701528479999993</c:v>
                </c:pt>
                <c:pt idx="1248">
                  <c:v>85.794284849999997</c:v>
                </c:pt>
                <c:pt idx="1249">
                  <c:v>80.827117130000005</c:v>
                </c:pt>
                <c:pt idx="1250">
                  <c:v>75.698066850000004</c:v>
                </c:pt>
                <c:pt idx="1251">
                  <c:v>70.286612790000007</c:v>
                </c:pt>
                <c:pt idx="1252">
                  <c:v>64.538184049999998</c:v>
                </c:pt>
                <c:pt idx="1253">
                  <c:v>58.441621529999999</c:v>
                </c:pt>
                <c:pt idx="1254">
                  <c:v>52.027969059999997</c:v>
                </c:pt>
                <c:pt idx="1255">
                  <c:v>45.373910180000003</c:v>
                </c:pt>
                <c:pt idx="1256">
                  <c:v>38.497175859999999</c:v>
                </c:pt>
                <c:pt idx="1257">
                  <c:v>31.463874520000001</c:v>
                </c:pt>
                <c:pt idx="1258">
                  <c:v>24.401988790000001</c:v>
                </c:pt>
                <c:pt idx="1259">
                  <c:v>17.299468569999998</c:v>
                </c:pt>
                <c:pt idx="1260">
                  <c:v>9.9740188229999998</c:v>
                </c:pt>
                <c:pt idx="1261">
                  <c:v>2.3754811669999998</c:v>
                </c:pt>
                <c:pt idx="1262">
                  <c:v>-5.4832857969999997</c:v>
                </c:pt>
                <c:pt idx="1263">
                  <c:v>-13.58165932</c:v>
                </c:pt>
                <c:pt idx="1264">
                  <c:v>-21.831330189999999</c:v>
                </c:pt>
                <c:pt idx="1265">
                  <c:v>-30.164288809999999</c:v>
                </c:pt>
                <c:pt idx="1266">
                  <c:v>-38.480325370000003</c:v>
                </c:pt>
                <c:pt idx="1267">
                  <c:v>-46.610337710000003</c:v>
                </c:pt>
                <c:pt idx="1268">
                  <c:v>-54.431331470000003</c:v>
                </c:pt>
                <c:pt idx="1269">
                  <c:v>-61.874880500000003</c:v>
                </c:pt>
                <c:pt idx="1270">
                  <c:v>-68.945544209999994</c:v>
                </c:pt>
                <c:pt idx="1271">
                  <c:v>-75.656125930000002</c:v>
                </c:pt>
                <c:pt idx="1272">
                  <c:v>-81.928103829999998</c:v>
                </c:pt>
                <c:pt idx="1273">
                  <c:v>-87.708363689999999</c:v>
                </c:pt>
                <c:pt idx="1274">
                  <c:v>-93.023156720000003</c:v>
                </c:pt>
                <c:pt idx="1275">
                  <c:v>-97.952367629999998</c:v>
                </c:pt>
                <c:pt idx="1276">
                  <c:v>-102.5823013</c:v>
                </c:pt>
                <c:pt idx="1277">
                  <c:v>-106.92972140000001</c:v>
                </c:pt>
                <c:pt idx="1278">
                  <c:v>-111.0011008</c:v>
                </c:pt>
                <c:pt idx="1279">
                  <c:v>-114.8548979</c:v>
                </c:pt>
                <c:pt idx="1280">
                  <c:v>-118.55456650000001</c:v>
                </c:pt>
                <c:pt idx="1281">
                  <c:v>-122.1615274</c:v>
                </c:pt>
                <c:pt idx="1282">
                  <c:v>-125.6353273</c:v>
                </c:pt>
                <c:pt idx="1283">
                  <c:v>-128.848015</c:v>
                </c:pt>
                <c:pt idx="1284">
                  <c:v>-131.58239839999999</c:v>
                </c:pt>
                <c:pt idx="1285">
                  <c:v>-133.51692840000001</c:v>
                </c:pt>
                <c:pt idx="1286">
                  <c:v>-134.3514127</c:v>
                </c:pt>
                <c:pt idx="1287">
                  <c:v>-133.83965689999999</c:v>
                </c:pt>
                <c:pt idx="1288">
                  <c:v>-131.8689219</c:v>
                </c:pt>
                <c:pt idx="1289">
                  <c:v>-128.58334970000001</c:v>
                </c:pt>
                <c:pt idx="1290">
                  <c:v>-124.168978</c:v>
                </c:pt>
                <c:pt idx="1291">
                  <c:v>-118.9104978</c:v>
                </c:pt>
                <c:pt idx="1292">
                  <c:v>-113.19975549999999</c:v>
                </c:pt>
                <c:pt idx="1293">
                  <c:v>-107.3762215</c:v>
                </c:pt>
                <c:pt idx="1294">
                  <c:v>-101.5158977</c:v>
                </c:pt>
                <c:pt idx="1295">
                  <c:v>-95.502396610000005</c:v>
                </c:pt>
                <c:pt idx="1296">
                  <c:v>-89.131743779999994</c:v>
                </c:pt>
                <c:pt idx="1297">
                  <c:v>-82.161373260000005</c:v>
                </c:pt>
                <c:pt idx="1298">
                  <c:v>-74.285569350000003</c:v>
                </c:pt>
                <c:pt idx="1299">
                  <c:v>-65.311004909999994</c:v>
                </c:pt>
                <c:pt idx="1300">
                  <c:v>-55.223302349999997</c:v>
                </c:pt>
                <c:pt idx="1301">
                  <c:v>-44.11620782</c:v>
                </c:pt>
                <c:pt idx="1302">
                  <c:v>-32.215253429999997</c:v>
                </c:pt>
                <c:pt idx="1303">
                  <c:v>-19.777127440000001</c:v>
                </c:pt>
                <c:pt idx="1304">
                  <c:v>-7.0715897090000004</c:v>
                </c:pt>
                <c:pt idx="1305">
                  <c:v>5.7108028659999999</c:v>
                </c:pt>
                <c:pt idx="1306">
                  <c:v>18.534237770000001</c:v>
                </c:pt>
                <c:pt idx="1307">
                  <c:v>31.33926263</c:v>
                </c:pt>
                <c:pt idx="1308">
                  <c:v>43.971963539999997</c:v>
                </c:pt>
                <c:pt idx="1309">
                  <c:v>56.37825145</c:v>
                </c:pt>
                <c:pt idx="1310">
                  <c:v>68.490959919999995</c:v>
                </c:pt>
                <c:pt idx="1311">
                  <c:v>80.106442419999993</c:v>
                </c:pt>
                <c:pt idx="1312">
                  <c:v>91.142776789999999</c:v>
                </c:pt>
                <c:pt idx="1313">
                  <c:v>101.6241208</c:v>
                </c:pt>
                <c:pt idx="1314">
                  <c:v>111.2706366</c:v>
                </c:pt>
                <c:pt idx="1315">
                  <c:v>119.26533499999999</c:v>
                </c:pt>
                <c:pt idx="1316">
                  <c:v>125.1318572</c:v>
                </c:pt>
                <c:pt idx="1317">
                  <c:v>129.01414</c:v>
                </c:pt>
                <c:pt idx="1318">
                  <c:v>131.2642683</c:v>
                </c:pt>
                <c:pt idx="1319">
                  <c:v>132.60659100000001</c:v>
                </c:pt>
                <c:pt idx="1320">
                  <c:v>133.7979775</c:v>
                </c:pt>
                <c:pt idx="1321">
                  <c:v>135.26252339999999</c:v>
                </c:pt>
                <c:pt idx="1322">
                  <c:v>136.8959002</c:v>
                </c:pt>
                <c:pt idx="1323">
                  <c:v>138.36399220000001</c:v>
                </c:pt>
                <c:pt idx="1324">
                  <c:v>139.4800467</c:v>
                </c:pt>
                <c:pt idx="1325">
                  <c:v>140.1143458</c:v>
                </c:pt>
                <c:pt idx="1326">
                  <c:v>140.05054240000001</c:v>
                </c:pt>
                <c:pt idx="1327">
                  <c:v>138.94927559999999</c:v>
                </c:pt>
                <c:pt idx="1328">
                  <c:v>136.6400644</c:v>
                </c:pt>
                <c:pt idx="1329">
                  <c:v>133.30999460000001</c:v>
                </c:pt>
                <c:pt idx="1330">
                  <c:v>129.36717479999999</c:v>
                </c:pt>
                <c:pt idx="1331">
                  <c:v>125.2182803</c:v>
                </c:pt>
                <c:pt idx="1332">
                  <c:v>121.0126921</c:v>
                </c:pt>
                <c:pt idx="1333">
                  <c:v>116.7082606</c:v>
                </c:pt>
                <c:pt idx="1334">
                  <c:v>112.20842380000001</c:v>
                </c:pt>
                <c:pt idx="1335">
                  <c:v>107.467478</c:v>
                </c:pt>
                <c:pt idx="1336">
                  <c:v>102.4491546</c:v>
                </c:pt>
                <c:pt idx="1337">
                  <c:v>97.116552709999993</c:v>
                </c:pt>
                <c:pt idx="1338">
                  <c:v>91.386754319999994</c:v>
                </c:pt>
                <c:pt idx="1339">
                  <c:v>85.160589689999995</c:v>
                </c:pt>
                <c:pt idx="1340">
                  <c:v>78.432536440000007</c:v>
                </c:pt>
                <c:pt idx="1341">
                  <c:v>71.294259769999996</c:v>
                </c:pt>
                <c:pt idx="1342">
                  <c:v>63.911439479999999</c:v>
                </c:pt>
                <c:pt idx="1343">
                  <c:v>56.608079429999997</c:v>
                </c:pt>
                <c:pt idx="1344">
                  <c:v>49.613444819999998</c:v>
                </c:pt>
                <c:pt idx="1345">
                  <c:v>42.956237680000001</c:v>
                </c:pt>
                <c:pt idx="1346">
                  <c:v>36.446967229999998</c:v>
                </c:pt>
                <c:pt idx="1347">
                  <c:v>29.8660572</c:v>
                </c:pt>
                <c:pt idx="1348">
                  <c:v>23.060411160000001</c:v>
                </c:pt>
                <c:pt idx="1349">
                  <c:v>15.93223396</c:v>
                </c:pt>
                <c:pt idx="1350">
                  <c:v>8.5998001370000008</c:v>
                </c:pt>
                <c:pt idx="1351">
                  <c:v>1.2251286939999999</c:v>
                </c:pt>
                <c:pt idx="1352">
                  <c:v>-6.0153922599999996</c:v>
                </c:pt>
                <c:pt idx="1353">
                  <c:v>-13.003836789999999</c:v>
                </c:pt>
                <c:pt idx="1354">
                  <c:v>-19.724701920000001</c:v>
                </c:pt>
                <c:pt idx="1355">
                  <c:v>-26.280950700000002</c:v>
                </c:pt>
                <c:pt idx="1356">
                  <c:v>-32.867477489999999</c:v>
                </c:pt>
                <c:pt idx="1357">
                  <c:v>-39.678951240000004</c:v>
                </c:pt>
                <c:pt idx="1358">
                  <c:v>-46.758327309999999</c:v>
                </c:pt>
                <c:pt idx="1359">
                  <c:v>-54.040001850000003</c:v>
                </c:pt>
                <c:pt idx="1360">
                  <c:v>-61.369605069999999</c:v>
                </c:pt>
                <c:pt idx="1361">
                  <c:v>-68.518873650000003</c:v>
                </c:pt>
                <c:pt idx="1362">
                  <c:v>-75.285433929999996</c:v>
                </c:pt>
                <c:pt idx="1363">
                  <c:v>-81.576388820000005</c:v>
                </c:pt>
                <c:pt idx="1364">
                  <c:v>-87.455693940000003</c:v>
                </c:pt>
                <c:pt idx="1365">
                  <c:v>-93.028595440000004</c:v>
                </c:pt>
                <c:pt idx="1366">
                  <c:v>-98.29293285</c:v>
                </c:pt>
                <c:pt idx="1367">
                  <c:v>-103.2527461</c:v>
                </c:pt>
                <c:pt idx="1368">
                  <c:v>-107.8824662</c:v>
                </c:pt>
                <c:pt idx="1369">
                  <c:v>-112.0772643</c:v>
                </c:pt>
                <c:pt idx="1370">
                  <c:v>-115.856409</c:v>
                </c:pt>
                <c:pt idx="1371">
                  <c:v>-119.317629</c:v>
                </c:pt>
                <c:pt idx="1372">
                  <c:v>-122.5716242</c:v>
                </c:pt>
                <c:pt idx="1373">
                  <c:v>-125.6560042</c:v>
                </c:pt>
                <c:pt idx="1374">
                  <c:v>-128.56311930000001</c:v>
                </c:pt>
                <c:pt idx="1375">
                  <c:v>-131.1959008</c:v>
                </c:pt>
                <c:pt idx="1376">
                  <c:v>-133.3873615</c:v>
                </c:pt>
                <c:pt idx="1377">
                  <c:v>-134.9878076</c:v>
                </c:pt>
                <c:pt idx="1378">
                  <c:v>-135.88597350000001</c:v>
                </c:pt>
                <c:pt idx="1379">
                  <c:v>-135.9315206</c:v>
                </c:pt>
                <c:pt idx="1380">
                  <c:v>-134.97405660000001</c:v>
                </c:pt>
                <c:pt idx="1381">
                  <c:v>-132.95898159999999</c:v>
                </c:pt>
                <c:pt idx="1382">
                  <c:v>-129.9168483</c:v>
                </c:pt>
                <c:pt idx="1383">
                  <c:v>-125.983726</c:v>
                </c:pt>
                <c:pt idx="1384">
                  <c:v>-121.3410576</c:v>
                </c:pt>
                <c:pt idx="1385">
                  <c:v>-116.20191269999999</c:v>
                </c:pt>
                <c:pt idx="1386">
                  <c:v>-110.7787483</c:v>
                </c:pt>
                <c:pt idx="1387">
                  <c:v>-105.22195379999999</c:v>
                </c:pt>
                <c:pt idx="1388">
                  <c:v>-99.666412190000003</c:v>
                </c:pt>
                <c:pt idx="1389">
                  <c:v>-94.122420469999994</c:v>
                </c:pt>
                <c:pt idx="1390">
                  <c:v>-88.491597859999999</c:v>
                </c:pt>
                <c:pt idx="1391">
                  <c:v>-82.55672156</c:v>
                </c:pt>
                <c:pt idx="1392">
                  <c:v>-76.031948110000002</c:v>
                </c:pt>
                <c:pt idx="1393">
                  <c:v>-68.680767869999997</c:v>
                </c:pt>
                <c:pt idx="1394">
                  <c:v>-60.33837535</c:v>
                </c:pt>
                <c:pt idx="1395">
                  <c:v>-50.956361960000002</c:v>
                </c:pt>
                <c:pt idx="1396">
                  <c:v>-40.659194309999997</c:v>
                </c:pt>
                <c:pt idx="1397">
                  <c:v>-29.631423380000001</c:v>
                </c:pt>
                <c:pt idx="1398">
                  <c:v>-18.03341979</c:v>
                </c:pt>
                <c:pt idx="1399">
                  <c:v>-5.9613954759999999</c:v>
                </c:pt>
                <c:pt idx="1400">
                  <c:v>6.5406972740000002</c:v>
                </c:pt>
                <c:pt idx="1401">
                  <c:v>19.454073189999999</c:v>
                </c:pt>
                <c:pt idx="1402">
                  <c:v>32.722897060000001</c:v>
                </c:pt>
                <c:pt idx="1403">
                  <c:v>46.179555999999998</c:v>
                </c:pt>
                <c:pt idx="1404">
                  <c:v>59.46507098</c:v>
                </c:pt>
                <c:pt idx="1405">
                  <c:v>71.518343340000001</c:v>
                </c:pt>
                <c:pt idx="1406">
                  <c:v>81.63824898</c:v>
                </c:pt>
                <c:pt idx="1407">
                  <c:v>90.174504440000007</c:v>
                </c:pt>
                <c:pt idx="1408">
                  <c:v>97.766713629999998</c:v>
                </c:pt>
                <c:pt idx="1409">
                  <c:v>105.0607941</c:v>
                </c:pt>
                <c:pt idx="1410">
                  <c:v>112.3774128</c:v>
                </c:pt>
                <c:pt idx="1411">
                  <c:v>119.1811926</c:v>
                </c:pt>
                <c:pt idx="1412">
                  <c:v>124.50404380000001</c:v>
                </c:pt>
                <c:pt idx="1413">
                  <c:v>128.27473420000001</c:v>
                </c:pt>
                <c:pt idx="1414">
                  <c:v>131.25619760000001</c:v>
                </c:pt>
                <c:pt idx="1415">
                  <c:v>134.28272620000001</c:v>
                </c:pt>
                <c:pt idx="1416">
                  <c:v>137.66309240000001</c:v>
                </c:pt>
                <c:pt idx="1417">
                  <c:v>141.12195579999999</c:v>
                </c:pt>
                <c:pt idx="1418">
                  <c:v>143.86570549999999</c:v>
                </c:pt>
                <c:pt idx="1419">
                  <c:v>145.07626830000001</c:v>
                </c:pt>
                <c:pt idx="1420">
                  <c:v>144.58366290000001</c:v>
                </c:pt>
                <c:pt idx="1421">
                  <c:v>142.74421770000001</c:v>
                </c:pt>
                <c:pt idx="1422">
                  <c:v>140.05005700000001</c:v>
                </c:pt>
                <c:pt idx="1423">
                  <c:v>137.03963640000001</c:v>
                </c:pt>
                <c:pt idx="1424">
                  <c:v>134.14128149999999</c:v>
                </c:pt>
                <c:pt idx="1425">
                  <c:v>131.39508789999999</c:v>
                </c:pt>
                <c:pt idx="1426">
                  <c:v>128.5438121</c:v>
                </c:pt>
                <c:pt idx="1427">
                  <c:v>125.2457443</c:v>
                </c:pt>
                <c:pt idx="1428">
                  <c:v>121.2779627</c:v>
                </c:pt>
                <c:pt idx="1429">
                  <c:v>116.6799041</c:v>
                </c:pt>
                <c:pt idx="1430">
                  <c:v>111.64220570000001</c:v>
                </c:pt>
                <c:pt idx="1431">
                  <c:v>106.38157409999999</c:v>
                </c:pt>
                <c:pt idx="1432">
                  <c:v>101.12874050000001</c:v>
                </c:pt>
                <c:pt idx="1433">
                  <c:v>96.080283269999995</c:v>
                </c:pt>
                <c:pt idx="1434">
                  <c:v>91.233485490000007</c:v>
                </c:pt>
                <c:pt idx="1435">
                  <c:v>86.494185180000002</c:v>
                </c:pt>
                <c:pt idx="1436">
                  <c:v>81.704111260000005</c:v>
                </c:pt>
                <c:pt idx="1437">
                  <c:v>76.65202841</c:v>
                </c:pt>
                <c:pt idx="1438">
                  <c:v>71.225632279999999</c:v>
                </c:pt>
                <c:pt idx="1439">
                  <c:v>65.456051119999998</c:v>
                </c:pt>
                <c:pt idx="1440">
                  <c:v>59.452369529999999</c:v>
                </c:pt>
                <c:pt idx="1441">
                  <c:v>53.360480279999997</c:v>
                </c:pt>
                <c:pt idx="1442">
                  <c:v>47.369654439999998</c:v>
                </c:pt>
                <c:pt idx="1443">
                  <c:v>41.481984609999998</c:v>
                </c:pt>
                <c:pt idx="1444">
                  <c:v>35.567660920000002</c:v>
                </c:pt>
                <c:pt idx="1445">
                  <c:v>29.492015840000001</c:v>
                </c:pt>
                <c:pt idx="1446">
                  <c:v>23.145916459999999</c:v>
                </c:pt>
                <c:pt idx="1447">
                  <c:v>16.489119150000001</c:v>
                </c:pt>
                <c:pt idx="1448">
                  <c:v>9.5139248500000004</c:v>
                </c:pt>
                <c:pt idx="1449">
                  <c:v>2.2414700129999998</c:v>
                </c:pt>
                <c:pt idx="1450">
                  <c:v>-5.2057413080000003</c:v>
                </c:pt>
                <c:pt idx="1451">
                  <c:v>-12.67491364</c:v>
                </c:pt>
                <c:pt idx="1452">
                  <c:v>-20.031434610000002</c:v>
                </c:pt>
                <c:pt idx="1453">
                  <c:v>-27.127772100000001</c:v>
                </c:pt>
                <c:pt idx="1454">
                  <c:v>-33.904883089999998</c:v>
                </c:pt>
                <c:pt idx="1455">
                  <c:v>-40.47141431</c:v>
                </c:pt>
                <c:pt idx="1456">
                  <c:v>-46.965892070000002</c:v>
                </c:pt>
                <c:pt idx="1457">
                  <c:v>-53.467399010000001</c:v>
                </c:pt>
                <c:pt idx="1458">
                  <c:v>-59.993769110000002</c:v>
                </c:pt>
                <c:pt idx="1459">
                  <c:v>-66.503669380000005</c:v>
                </c:pt>
                <c:pt idx="1460">
                  <c:v>-72.978191699999996</c:v>
                </c:pt>
                <c:pt idx="1461">
                  <c:v>-79.319388040000007</c:v>
                </c:pt>
                <c:pt idx="1462">
                  <c:v>-85.322782480000001</c:v>
                </c:pt>
                <c:pt idx="1463">
                  <c:v>-90.85149131</c:v>
                </c:pt>
                <c:pt idx="1464">
                  <c:v>-95.867855980000002</c:v>
                </c:pt>
                <c:pt idx="1465">
                  <c:v>-100.43607419999999</c:v>
                </c:pt>
                <c:pt idx="1466">
                  <c:v>-104.64490720000001</c:v>
                </c:pt>
                <c:pt idx="1467">
                  <c:v>-108.5254771</c:v>
                </c:pt>
                <c:pt idx="1468">
                  <c:v>-112.1457039</c:v>
                </c:pt>
                <c:pt idx="1469">
                  <c:v>-115.563517</c:v>
                </c:pt>
                <c:pt idx="1470">
                  <c:v>-118.74675379999999</c:v>
                </c:pt>
                <c:pt idx="1471">
                  <c:v>-121.7299898</c:v>
                </c:pt>
                <c:pt idx="1472">
                  <c:v>-124.5391192</c:v>
                </c:pt>
                <c:pt idx="1473">
                  <c:v>-127.0636952</c:v>
                </c:pt>
                <c:pt idx="1474">
                  <c:v>-129.12016890000001</c:v>
                </c:pt>
                <c:pt idx="1475">
                  <c:v>-130.5242197</c:v>
                </c:pt>
                <c:pt idx="1476">
                  <c:v>-131.09652270000001</c:v>
                </c:pt>
                <c:pt idx="1477">
                  <c:v>-130.66871130000001</c:v>
                </c:pt>
                <c:pt idx="1478">
                  <c:v>-129.19522309999999</c:v>
                </c:pt>
                <c:pt idx="1479">
                  <c:v>-126.76781</c:v>
                </c:pt>
                <c:pt idx="1480">
                  <c:v>-123.5350339</c:v>
                </c:pt>
                <c:pt idx="1481">
                  <c:v>-119.6862546</c:v>
                </c:pt>
                <c:pt idx="1482">
                  <c:v>-115.473145</c:v>
                </c:pt>
                <c:pt idx="1483">
                  <c:v>-111.118916</c:v>
                </c:pt>
                <c:pt idx="1484">
                  <c:v>-106.79742210000001</c:v>
                </c:pt>
                <c:pt idx="1485">
                  <c:v>-102.62365339999999</c:v>
                </c:pt>
                <c:pt idx="1486">
                  <c:v>-98.665102919999995</c:v>
                </c:pt>
                <c:pt idx="1487">
                  <c:v>-94.918877980000005</c:v>
                </c:pt>
                <c:pt idx="1488">
                  <c:v>-91.333989900000006</c:v>
                </c:pt>
                <c:pt idx="1489">
                  <c:v>-87.832974120000003</c:v>
                </c:pt>
                <c:pt idx="1490">
                  <c:v>-84.339011540000001</c:v>
                </c:pt>
                <c:pt idx="1491">
                  <c:v>-80.731065770000001</c:v>
                </c:pt>
                <c:pt idx="1492">
                  <c:v>-76.893916390000001</c:v>
                </c:pt>
                <c:pt idx="1493">
                  <c:v>-72.71080456</c:v>
                </c:pt>
                <c:pt idx="1494">
                  <c:v>-68.022407509999994</c:v>
                </c:pt>
                <c:pt idx="1495">
                  <c:v>-62.678069880000002</c:v>
                </c:pt>
                <c:pt idx="1496">
                  <c:v>-56.599905560000003</c:v>
                </c:pt>
                <c:pt idx="1497">
                  <c:v>-49.786201589999997</c:v>
                </c:pt>
                <c:pt idx="1498">
                  <c:v>-42.219277060000003</c:v>
                </c:pt>
                <c:pt idx="1499">
                  <c:v>-33.859112179999997</c:v>
                </c:pt>
                <c:pt idx="1500">
                  <c:v>-24.698931219999999</c:v>
                </c:pt>
                <c:pt idx="1501">
                  <c:v>-14.70851205</c:v>
                </c:pt>
                <c:pt idx="1502">
                  <c:v>-3.9600992910000001</c:v>
                </c:pt>
                <c:pt idx="1503">
                  <c:v>7.5136398150000003</c:v>
                </c:pt>
                <c:pt idx="1504">
                  <c:v>19.708570099999999</c:v>
                </c:pt>
                <c:pt idx="1505">
                  <c:v>32.546692440000001</c:v>
                </c:pt>
                <c:pt idx="1506">
                  <c:v>45.93334471</c:v>
                </c:pt>
                <c:pt idx="1507">
                  <c:v>59.658980309999997</c:v>
                </c:pt>
                <c:pt idx="1508">
                  <c:v>73.523590889999994</c:v>
                </c:pt>
                <c:pt idx="1509">
                  <c:v>86.97599701</c:v>
                </c:pt>
                <c:pt idx="1510">
                  <c:v>98.676541270000001</c:v>
                </c:pt>
                <c:pt idx="1511">
                  <c:v>107.7905442</c:v>
                </c:pt>
                <c:pt idx="1512">
                  <c:v>114.0711177</c:v>
                </c:pt>
                <c:pt idx="1513">
                  <c:v>118.0246377</c:v>
                </c:pt>
                <c:pt idx="1514">
                  <c:v>120.88362669999999</c:v>
                </c:pt>
                <c:pt idx="1515">
                  <c:v>123.8493455</c:v>
                </c:pt>
                <c:pt idx="1516">
                  <c:v>127.7694573</c:v>
                </c:pt>
                <c:pt idx="1517">
                  <c:v>132.74053979999999</c:v>
                </c:pt>
                <c:pt idx="1518">
                  <c:v>138.13447149999999</c:v>
                </c:pt>
                <c:pt idx="1519">
                  <c:v>143.25082620000001</c:v>
                </c:pt>
                <c:pt idx="1520">
                  <c:v>147.60128800000001</c:v>
                </c:pt>
                <c:pt idx="1521">
                  <c:v>150.6742754</c:v>
                </c:pt>
                <c:pt idx="1522">
                  <c:v>151.84896430000001</c:v>
                </c:pt>
                <c:pt idx="1523">
                  <c:v>151.082853</c:v>
                </c:pt>
                <c:pt idx="1524">
                  <c:v>148.348175</c:v>
                </c:pt>
                <c:pt idx="1525">
                  <c:v>144.41439170000001</c:v>
                </c:pt>
                <c:pt idx="1526">
                  <c:v>140.32650699999999</c:v>
                </c:pt>
                <c:pt idx="1527">
                  <c:v>136.49531680000001</c:v>
                </c:pt>
                <c:pt idx="1528">
                  <c:v>133.01548639999999</c:v>
                </c:pt>
                <c:pt idx="1529">
                  <c:v>129.63635429999999</c:v>
                </c:pt>
                <c:pt idx="1530">
                  <c:v>126.0602556</c:v>
                </c:pt>
                <c:pt idx="1531">
                  <c:v>122.1214603</c:v>
                </c:pt>
                <c:pt idx="1532">
                  <c:v>117.74726149999999</c:v>
                </c:pt>
                <c:pt idx="1533">
                  <c:v>112.9905103</c:v>
                </c:pt>
                <c:pt idx="1534">
                  <c:v>108.03262460000001</c:v>
                </c:pt>
                <c:pt idx="1535">
                  <c:v>103.0994525</c:v>
                </c:pt>
                <c:pt idx="1536">
                  <c:v>98.340010860000007</c:v>
                </c:pt>
                <c:pt idx="1537">
                  <c:v>93.725070400000007</c:v>
                </c:pt>
                <c:pt idx="1538">
                  <c:v>89.130234470000005</c:v>
                </c:pt>
                <c:pt idx="1539">
                  <c:v>84.375914059999999</c:v>
                </c:pt>
                <c:pt idx="1540">
                  <c:v>79.294105200000004</c:v>
                </c:pt>
                <c:pt idx="1541">
                  <c:v>73.753077200000007</c:v>
                </c:pt>
                <c:pt idx="1542">
                  <c:v>67.718490389999999</c:v>
                </c:pt>
                <c:pt idx="1543">
                  <c:v>61.330610669999999</c:v>
                </c:pt>
                <c:pt idx="1544">
                  <c:v>54.763143149999998</c:v>
                </c:pt>
                <c:pt idx="1545">
                  <c:v>48.138528049999998</c:v>
                </c:pt>
                <c:pt idx="1546">
                  <c:v>41.452474969999997</c:v>
                </c:pt>
                <c:pt idx="1547">
                  <c:v>34.635899770000002</c:v>
                </c:pt>
                <c:pt idx="1548">
                  <c:v>27.664440590000002</c:v>
                </c:pt>
                <c:pt idx="1549">
                  <c:v>20.517015839999999</c:v>
                </c:pt>
                <c:pt idx="1550">
                  <c:v>13.154368160000001</c:v>
                </c:pt>
                <c:pt idx="1551">
                  <c:v>5.5540569809999996</c:v>
                </c:pt>
                <c:pt idx="1552">
                  <c:v>-2.0749958180000001</c:v>
                </c:pt>
                <c:pt idx="1553">
                  <c:v>-9.4858535019999994</c:v>
                </c:pt>
                <c:pt idx="1554">
                  <c:v>-16.660887750000001</c:v>
                </c:pt>
                <c:pt idx="1555">
                  <c:v>-23.671822679999998</c:v>
                </c:pt>
                <c:pt idx="1556">
                  <c:v>-30.596713560000001</c:v>
                </c:pt>
                <c:pt idx="1557">
                  <c:v>-37.49917507</c:v>
                </c:pt>
                <c:pt idx="1558">
                  <c:v>-44.401904530000003</c:v>
                </c:pt>
                <c:pt idx="1559">
                  <c:v>-51.343672439999999</c:v>
                </c:pt>
                <c:pt idx="1560">
                  <c:v>-58.293764770000003</c:v>
                </c:pt>
                <c:pt idx="1561">
                  <c:v>-65.142137539999993</c:v>
                </c:pt>
                <c:pt idx="1562">
                  <c:v>-71.796452149999993</c:v>
                </c:pt>
                <c:pt idx="1563">
                  <c:v>-78.213658359999997</c:v>
                </c:pt>
                <c:pt idx="1564">
                  <c:v>-84.373879169999995</c:v>
                </c:pt>
                <c:pt idx="1565">
                  <c:v>-90.192612769999997</c:v>
                </c:pt>
                <c:pt idx="1566">
                  <c:v>-95.553970359999994</c:v>
                </c:pt>
                <c:pt idx="1567">
                  <c:v>-100.34520379999999</c:v>
                </c:pt>
                <c:pt idx="1568">
                  <c:v>-104.43741679999999</c:v>
                </c:pt>
                <c:pt idx="1569">
                  <c:v>-107.780736</c:v>
                </c:pt>
                <c:pt idx="1570">
                  <c:v>-110.50919</c:v>
                </c:pt>
                <c:pt idx="1571">
                  <c:v>-112.8174417</c:v>
                </c:pt>
                <c:pt idx="1572">
                  <c:v>-114.83298379999999</c:v>
                </c:pt>
                <c:pt idx="1573">
                  <c:v>-116.63023509999999</c:v>
                </c:pt>
                <c:pt idx="1574">
                  <c:v>-118.2053564</c:v>
                </c:pt>
                <c:pt idx="1575">
                  <c:v>-119.5132718</c:v>
                </c:pt>
                <c:pt idx="1576">
                  <c:v>-120.48800730000001</c:v>
                </c:pt>
                <c:pt idx="1577">
                  <c:v>-120.99646319999999</c:v>
                </c:pt>
                <c:pt idx="1578">
                  <c:v>-120.8466124</c:v>
                </c:pt>
                <c:pt idx="1579">
                  <c:v>-119.92721400000001</c:v>
                </c:pt>
                <c:pt idx="1580">
                  <c:v>-118.1222606</c:v>
                </c:pt>
                <c:pt idx="1581">
                  <c:v>-115.4065035</c:v>
                </c:pt>
                <c:pt idx="1582">
                  <c:v>-111.938546</c:v>
                </c:pt>
                <c:pt idx="1583">
                  <c:v>-107.9228753</c:v>
                </c:pt>
                <c:pt idx="1584">
                  <c:v>-103.55271260000001</c:v>
                </c:pt>
                <c:pt idx="1585">
                  <c:v>-98.987795059999996</c:v>
                </c:pt>
                <c:pt idx="1586">
                  <c:v>-94.349681160000003</c:v>
                </c:pt>
                <c:pt idx="1587">
                  <c:v>-89.694267879999998</c:v>
                </c:pt>
                <c:pt idx="1588">
                  <c:v>-84.977016800000001</c:v>
                </c:pt>
                <c:pt idx="1589">
                  <c:v>-80.075809129999996</c:v>
                </c:pt>
                <c:pt idx="1590">
                  <c:v>-74.800745939999999</c:v>
                </c:pt>
                <c:pt idx="1591">
                  <c:v>-68.95082214</c:v>
                </c:pt>
                <c:pt idx="1592">
                  <c:v>-62.35960652</c:v>
                </c:pt>
                <c:pt idx="1593">
                  <c:v>-54.845669610000002</c:v>
                </c:pt>
                <c:pt idx="1594">
                  <c:v>-46.255943739999999</c:v>
                </c:pt>
                <c:pt idx="1595">
                  <c:v>-36.521295299999998</c:v>
                </c:pt>
                <c:pt idx="1596">
                  <c:v>-25.629764720000001</c:v>
                </c:pt>
                <c:pt idx="1597">
                  <c:v>-13.60252648</c:v>
                </c:pt>
                <c:pt idx="1598">
                  <c:v>-0.64003407400000001</c:v>
                </c:pt>
                <c:pt idx="1599">
                  <c:v>13.01513589</c:v>
                </c:pt>
                <c:pt idx="1600">
                  <c:v>27.247832469999999</c:v>
                </c:pt>
                <c:pt idx="1601">
                  <c:v>41.947103380000001</c:v>
                </c:pt>
                <c:pt idx="1602">
                  <c:v>56.982779190000002</c:v>
                </c:pt>
                <c:pt idx="1603">
                  <c:v>71.883096330000001</c:v>
                </c:pt>
                <c:pt idx="1604">
                  <c:v>85.244809619999998</c:v>
                </c:pt>
                <c:pt idx="1605">
                  <c:v>95.405405310000006</c:v>
                </c:pt>
                <c:pt idx="1606">
                  <c:v>102.3007321</c:v>
                </c:pt>
                <c:pt idx="1607">
                  <c:v>107.3744277</c:v>
                </c:pt>
                <c:pt idx="1608">
                  <c:v>112.0816815</c:v>
                </c:pt>
                <c:pt idx="1609">
                  <c:v>117.5504289</c:v>
                </c:pt>
                <c:pt idx="1610">
                  <c:v>124.26383319999999</c:v>
                </c:pt>
                <c:pt idx="1611">
                  <c:v>131.7207569</c:v>
                </c:pt>
                <c:pt idx="1612">
                  <c:v>138.96003210000001</c:v>
                </c:pt>
                <c:pt idx="1613">
                  <c:v>144.82502149999999</c:v>
                </c:pt>
                <c:pt idx="1614">
                  <c:v>148.45434069999999</c:v>
                </c:pt>
                <c:pt idx="1615">
                  <c:v>149.74777649999999</c:v>
                </c:pt>
                <c:pt idx="1616">
                  <c:v>149.06152990000001</c:v>
                </c:pt>
                <c:pt idx="1617">
                  <c:v>147.15953630000001</c:v>
                </c:pt>
                <c:pt idx="1618">
                  <c:v>144.83842010000001</c:v>
                </c:pt>
                <c:pt idx="1619">
                  <c:v>142.64308990000001</c:v>
                </c:pt>
                <c:pt idx="1620">
                  <c:v>140.6890812</c:v>
                </c:pt>
                <c:pt idx="1621">
                  <c:v>138.5895371</c:v>
                </c:pt>
                <c:pt idx="1622">
                  <c:v>135.8902396</c:v>
                </c:pt>
                <c:pt idx="1623">
                  <c:v>132.32660490000001</c:v>
                </c:pt>
                <c:pt idx="1624">
                  <c:v>127.8171794</c:v>
                </c:pt>
                <c:pt idx="1625">
                  <c:v>122.52606230000001</c:v>
                </c:pt>
                <c:pt idx="1626">
                  <c:v>116.7854756</c:v>
                </c:pt>
                <c:pt idx="1627">
                  <c:v>110.9313373</c:v>
                </c:pt>
                <c:pt idx="1628">
                  <c:v>105.16793850000001</c:v>
                </c:pt>
                <c:pt idx="1629">
                  <c:v>99.489946000000003</c:v>
                </c:pt>
                <c:pt idx="1630">
                  <c:v>93.782996839999996</c:v>
                </c:pt>
                <c:pt idx="1631">
                  <c:v>87.879692539999994</c:v>
                </c:pt>
                <c:pt idx="1632">
                  <c:v>81.621344730000004</c:v>
                </c:pt>
                <c:pt idx="1633">
                  <c:v>74.92100078</c:v>
                </c:pt>
                <c:pt idx="1634">
                  <c:v>67.805314100000004</c:v>
                </c:pt>
                <c:pt idx="1635">
                  <c:v>60.42072366</c:v>
                </c:pt>
                <c:pt idx="1636">
                  <c:v>53.063233109999999</c:v>
                </c:pt>
                <c:pt idx="1637">
                  <c:v>45.973847589999998</c:v>
                </c:pt>
                <c:pt idx="1638">
                  <c:v>39.183057990000002</c:v>
                </c:pt>
                <c:pt idx="1639">
                  <c:v>32.483770409999998</c:v>
                </c:pt>
                <c:pt idx="1640">
                  <c:v>25.617619850000001</c:v>
                </c:pt>
                <c:pt idx="1641">
                  <c:v>18.38292113</c:v>
                </c:pt>
                <c:pt idx="1642">
                  <c:v>10.675777009999999</c:v>
                </c:pt>
                <c:pt idx="1643">
                  <c:v>2.527504806</c:v>
                </c:pt>
                <c:pt idx="1644">
                  <c:v>-5.9453072100000002</c:v>
                </c:pt>
                <c:pt idx="1645">
                  <c:v>-14.458796489999999</c:v>
                </c:pt>
                <c:pt idx="1646">
                  <c:v>-22.726649340000002</c:v>
                </c:pt>
                <c:pt idx="1647">
                  <c:v>-30.681195750000001</c:v>
                </c:pt>
                <c:pt idx="1648">
                  <c:v>-38.409438989999998</c:v>
                </c:pt>
                <c:pt idx="1649">
                  <c:v>-46.096408189999998</c:v>
                </c:pt>
                <c:pt idx="1650">
                  <c:v>-53.891253329999998</c:v>
                </c:pt>
                <c:pt idx="1651">
                  <c:v>-61.855133299999999</c:v>
                </c:pt>
                <c:pt idx="1652">
                  <c:v>-69.88600332</c:v>
                </c:pt>
                <c:pt idx="1653">
                  <c:v>-77.799426229999995</c:v>
                </c:pt>
                <c:pt idx="1654">
                  <c:v>-85.412708609999996</c:v>
                </c:pt>
                <c:pt idx="1655">
                  <c:v>-92.627559869999999</c:v>
                </c:pt>
                <c:pt idx="1656">
                  <c:v>-99.318806780000003</c:v>
                </c:pt>
                <c:pt idx="1657">
                  <c:v>-105.387781</c:v>
                </c:pt>
                <c:pt idx="1658">
                  <c:v>-110.7719768</c:v>
                </c:pt>
                <c:pt idx="1659">
                  <c:v>-115.49994909999999</c:v>
                </c:pt>
                <c:pt idx="1660">
                  <c:v>-119.5764815</c:v>
                </c:pt>
                <c:pt idx="1661">
                  <c:v>-123.0052292</c:v>
                </c:pt>
                <c:pt idx="1662">
                  <c:v>-125.9048633</c:v>
                </c:pt>
                <c:pt idx="1663">
                  <c:v>-128.34247099999999</c:v>
                </c:pt>
                <c:pt idx="1664">
                  <c:v>-130.24873640000001</c:v>
                </c:pt>
                <c:pt idx="1665">
                  <c:v>-131.56191290000001</c:v>
                </c:pt>
                <c:pt idx="1666">
                  <c:v>-132.20070029999999</c:v>
                </c:pt>
                <c:pt idx="1667">
                  <c:v>-132.09054280000001</c:v>
                </c:pt>
                <c:pt idx="1668">
                  <c:v>-131.17824529999999</c:v>
                </c:pt>
                <c:pt idx="1669">
                  <c:v>-129.40319830000001</c:v>
                </c:pt>
                <c:pt idx="1670">
                  <c:v>-126.7480305</c:v>
                </c:pt>
                <c:pt idx="1671">
                  <c:v>-123.2677247</c:v>
                </c:pt>
                <c:pt idx="1672">
                  <c:v>-119.18013019999999</c:v>
                </c:pt>
                <c:pt idx="1673">
                  <c:v>-114.7283704</c:v>
                </c:pt>
                <c:pt idx="1674">
                  <c:v>-110.1108833</c:v>
                </c:pt>
                <c:pt idx="1675">
                  <c:v>-105.47503159999999</c:v>
                </c:pt>
                <c:pt idx="1676">
                  <c:v>-100.9378189</c:v>
                </c:pt>
                <c:pt idx="1677">
                  <c:v>-96.558017989999996</c:v>
                </c:pt>
                <c:pt idx="1678">
                  <c:v>-92.279456969999998</c:v>
                </c:pt>
                <c:pt idx="1679">
                  <c:v>-87.918883089999994</c:v>
                </c:pt>
                <c:pt idx="1680">
                  <c:v>-83.286486510000003</c:v>
                </c:pt>
                <c:pt idx="1681">
                  <c:v>-78.224426579999999</c:v>
                </c:pt>
                <c:pt idx="1682">
                  <c:v>-72.600075410000002</c:v>
                </c:pt>
                <c:pt idx="1683">
                  <c:v>-66.333217259999998</c:v>
                </c:pt>
                <c:pt idx="1684">
                  <c:v>-59.384170079999997</c:v>
                </c:pt>
                <c:pt idx="1685">
                  <c:v>-51.769367090000003</c:v>
                </c:pt>
                <c:pt idx="1686">
                  <c:v>-43.617977230000001</c:v>
                </c:pt>
                <c:pt idx="1687">
                  <c:v>-35.065298370000001</c:v>
                </c:pt>
                <c:pt idx="1688">
                  <c:v>-26.208351539999999</c:v>
                </c:pt>
                <c:pt idx="1689">
                  <c:v>-17.062831989999999</c:v>
                </c:pt>
                <c:pt idx="1690">
                  <c:v>-7.4914048099999997</c:v>
                </c:pt>
                <c:pt idx="1691">
                  <c:v>2.5856017659999999</c:v>
                </c:pt>
                <c:pt idx="1692">
                  <c:v>13.165032650000001</c:v>
                </c:pt>
                <c:pt idx="1693">
                  <c:v>24.231899160000001</c:v>
                </c:pt>
                <c:pt idx="1694">
                  <c:v>35.709834409999999</c:v>
                </c:pt>
                <c:pt idx="1695">
                  <c:v>47.465006330000001</c:v>
                </c:pt>
                <c:pt idx="1696">
                  <c:v>59.427968880000002</c:v>
                </c:pt>
                <c:pt idx="1697">
                  <c:v>71.514386680000001</c:v>
                </c:pt>
                <c:pt idx="1698">
                  <c:v>83.179830030000005</c:v>
                </c:pt>
                <c:pt idx="1699">
                  <c:v>93.496197309999999</c:v>
                </c:pt>
                <c:pt idx="1700">
                  <c:v>101.6457059</c:v>
                </c:pt>
                <c:pt idx="1701">
                  <c:v>107.3197145</c:v>
                </c:pt>
                <c:pt idx="1702">
                  <c:v>111.180285</c:v>
                </c:pt>
                <c:pt idx="1703">
                  <c:v>114.29568159999999</c:v>
                </c:pt>
                <c:pt idx="1704">
                  <c:v>117.6300782</c:v>
                </c:pt>
                <c:pt idx="1705">
                  <c:v>121.7494401</c:v>
                </c:pt>
                <c:pt idx="1706">
                  <c:v>126.5056644</c:v>
                </c:pt>
                <c:pt idx="1707">
                  <c:v>131.2673154</c:v>
                </c:pt>
                <c:pt idx="1708">
                  <c:v>135.43506009999999</c:v>
                </c:pt>
                <c:pt idx="1709">
                  <c:v>138.4896765</c:v>
                </c:pt>
                <c:pt idx="1710">
                  <c:v>140.1043986</c:v>
                </c:pt>
                <c:pt idx="1711">
                  <c:v>140.29837380000001</c:v>
                </c:pt>
                <c:pt idx="1712">
                  <c:v>139.35221670000001</c:v>
                </c:pt>
                <c:pt idx="1713">
                  <c:v>137.67316550000001</c:v>
                </c:pt>
                <c:pt idx="1714">
                  <c:v>135.68403359999999</c:v>
                </c:pt>
                <c:pt idx="1715">
                  <c:v>133.70622270000001</c:v>
                </c:pt>
                <c:pt idx="1716">
                  <c:v>131.86735730000001</c:v>
                </c:pt>
                <c:pt idx="1717">
                  <c:v>129.93042550000001</c:v>
                </c:pt>
                <c:pt idx="1718">
                  <c:v>127.5335207</c:v>
                </c:pt>
                <c:pt idx="1719">
                  <c:v>124.41847509999999</c:v>
                </c:pt>
                <c:pt idx="1720">
                  <c:v>120.47100810000001</c:v>
                </c:pt>
                <c:pt idx="1721">
                  <c:v>115.8186627</c:v>
                </c:pt>
                <c:pt idx="1722">
                  <c:v>110.8083546</c:v>
                </c:pt>
                <c:pt idx="1723">
                  <c:v>105.80622200000001</c:v>
                </c:pt>
                <c:pt idx="1724">
                  <c:v>101.0194079</c:v>
                </c:pt>
                <c:pt idx="1725">
                  <c:v>96.438794110000003</c:v>
                </c:pt>
                <c:pt idx="1726">
                  <c:v>91.884009349999999</c:v>
                </c:pt>
                <c:pt idx="1727">
                  <c:v>87.094513219999996</c:v>
                </c:pt>
                <c:pt idx="1728">
                  <c:v>81.896731299999999</c:v>
                </c:pt>
                <c:pt idx="1729">
                  <c:v>76.255594889999998</c:v>
                </c:pt>
                <c:pt idx="1730">
                  <c:v>70.225057030000002</c:v>
                </c:pt>
                <c:pt idx="1731">
                  <c:v>64.014264170000004</c:v>
                </c:pt>
                <c:pt idx="1732">
                  <c:v>57.86583589</c:v>
                </c:pt>
                <c:pt idx="1733">
                  <c:v>51.884967349999997</c:v>
                </c:pt>
                <c:pt idx="1734">
                  <c:v>46.080627700000001</c:v>
                </c:pt>
                <c:pt idx="1735">
                  <c:v>40.287312749999998</c:v>
                </c:pt>
                <c:pt idx="1736">
                  <c:v>34.344681469999998</c:v>
                </c:pt>
                <c:pt idx="1737">
                  <c:v>28.16403296</c:v>
                </c:pt>
                <c:pt idx="1738">
                  <c:v>21.640611960000001</c:v>
                </c:pt>
                <c:pt idx="1739">
                  <c:v>14.769018450000001</c:v>
                </c:pt>
                <c:pt idx="1740">
                  <c:v>7.6916315170000003</c:v>
                </c:pt>
                <c:pt idx="1741">
                  <c:v>0.490203626</c:v>
                </c:pt>
                <c:pt idx="1742">
                  <c:v>-6.785414726</c:v>
                </c:pt>
                <c:pt idx="1743">
                  <c:v>-14.08581719</c:v>
                </c:pt>
                <c:pt idx="1744">
                  <c:v>-21.444046910000001</c:v>
                </c:pt>
                <c:pt idx="1745">
                  <c:v>-28.897507610000002</c:v>
                </c:pt>
                <c:pt idx="1746">
                  <c:v>-36.454735939999999</c:v>
                </c:pt>
                <c:pt idx="1747">
                  <c:v>-44.049930940000003</c:v>
                </c:pt>
                <c:pt idx="1748">
                  <c:v>-51.560795779999999</c:v>
                </c:pt>
                <c:pt idx="1749">
                  <c:v>-58.92178036</c:v>
                </c:pt>
                <c:pt idx="1750">
                  <c:v>-66.072368979999993</c:v>
                </c:pt>
                <c:pt idx="1751">
                  <c:v>-72.94169746</c:v>
                </c:pt>
                <c:pt idx="1752">
                  <c:v>-79.53224539</c:v>
                </c:pt>
                <c:pt idx="1753">
                  <c:v>-85.838790059999994</c:v>
                </c:pt>
                <c:pt idx="1754">
                  <c:v>-91.850857899999994</c:v>
                </c:pt>
                <c:pt idx="1755">
                  <c:v>-97.600983159999998</c:v>
                </c:pt>
                <c:pt idx="1756">
                  <c:v>-103.11086</c:v>
                </c:pt>
                <c:pt idx="1757">
                  <c:v>-108.35720329999999</c:v>
                </c:pt>
                <c:pt idx="1758">
                  <c:v>-113.1922357</c:v>
                </c:pt>
                <c:pt idx="1759">
                  <c:v>-117.5247833</c:v>
                </c:pt>
                <c:pt idx="1760">
                  <c:v>-121.3265825</c:v>
                </c:pt>
                <c:pt idx="1761">
                  <c:v>-124.56138009999999</c:v>
                </c:pt>
                <c:pt idx="1762">
                  <c:v>-127.2522317</c:v>
                </c:pt>
                <c:pt idx="1763">
                  <c:v>-129.39542839999999</c:v>
                </c:pt>
                <c:pt idx="1764">
                  <c:v>-130.94528589999999</c:v>
                </c:pt>
                <c:pt idx="1765">
                  <c:v>-131.8336597</c:v>
                </c:pt>
                <c:pt idx="1766">
                  <c:v>-131.9930627</c:v>
                </c:pt>
                <c:pt idx="1767">
                  <c:v>-131.38270940000001</c:v>
                </c:pt>
                <c:pt idx="1768">
                  <c:v>-129.9508999</c:v>
                </c:pt>
                <c:pt idx="1769">
                  <c:v>-127.6400975</c:v>
                </c:pt>
                <c:pt idx="1770">
                  <c:v>-124.4490028</c:v>
                </c:pt>
                <c:pt idx="1771">
                  <c:v>-120.4390167</c:v>
                </c:pt>
                <c:pt idx="1772">
                  <c:v>-115.7521665</c:v>
                </c:pt>
                <c:pt idx="1773">
                  <c:v>-110.542334</c:v>
                </c:pt>
                <c:pt idx="1774">
                  <c:v>-104.94761630000001</c:v>
                </c:pt>
                <c:pt idx="1775">
                  <c:v>-99.02615299</c:v>
                </c:pt>
                <c:pt idx="1776">
                  <c:v>-92.767530149999999</c:v>
                </c:pt>
                <c:pt idx="1777">
                  <c:v>-86.149320950000003</c:v>
                </c:pt>
                <c:pt idx="1778">
                  <c:v>-79.143988109999995</c:v>
                </c:pt>
                <c:pt idx="1779">
                  <c:v>-71.718166190000005</c:v>
                </c:pt>
                <c:pt idx="1780">
                  <c:v>-63.847272480000001</c:v>
                </c:pt>
                <c:pt idx="1781">
                  <c:v>-55.505571230000001</c:v>
                </c:pt>
                <c:pt idx="1782">
                  <c:v>-46.627657749999997</c:v>
                </c:pt>
                <c:pt idx="1783">
                  <c:v>-37.063216109999999</c:v>
                </c:pt>
                <c:pt idx="1784">
                  <c:v>-26.738544409999999</c:v>
                </c:pt>
                <c:pt idx="1785">
                  <c:v>-15.714202800000001</c:v>
                </c:pt>
                <c:pt idx="1786">
                  <c:v>-4.060889908</c:v>
                </c:pt>
                <c:pt idx="1787">
                  <c:v>8.0505513299999993</c:v>
                </c:pt>
                <c:pt idx="1788">
                  <c:v>20.349804800000001</c:v>
                </c:pt>
                <c:pt idx="1789">
                  <c:v>32.60616229</c:v>
                </c:pt>
                <c:pt idx="1790">
                  <c:v>44.713454800000001</c:v>
                </c:pt>
                <c:pt idx="1791">
                  <c:v>56.675776069999998</c:v>
                </c:pt>
                <c:pt idx="1792">
                  <c:v>68.484283199999993</c:v>
                </c:pt>
                <c:pt idx="1793">
                  <c:v>79.916713799999997</c:v>
                </c:pt>
                <c:pt idx="1794">
                  <c:v>90.498303019999994</c:v>
                </c:pt>
                <c:pt idx="1795">
                  <c:v>99.724538760000002</c:v>
                </c:pt>
                <c:pt idx="1796">
                  <c:v>106.9897325</c:v>
                </c:pt>
                <c:pt idx="1797">
                  <c:v>112.0171974</c:v>
                </c:pt>
                <c:pt idx="1798">
                  <c:v>115.32552560000001</c:v>
                </c:pt>
                <c:pt idx="1799">
                  <c:v>117.761504</c:v>
                </c:pt>
                <c:pt idx="1800">
                  <c:v>120.2241092</c:v>
                </c:pt>
                <c:pt idx="1801">
                  <c:v>123.2617128</c:v>
                </c:pt>
                <c:pt idx="1802">
                  <c:v>126.83766009999999</c:v>
                </c:pt>
                <c:pt idx="1803">
                  <c:v>130.5203252</c:v>
                </c:pt>
                <c:pt idx="1804">
                  <c:v>133.74095510000001</c:v>
                </c:pt>
                <c:pt idx="1805">
                  <c:v>136.06646810000001</c:v>
                </c:pt>
                <c:pt idx="1806">
                  <c:v>137.2728037</c:v>
                </c:pt>
                <c:pt idx="1807">
                  <c:v>137.3488241</c:v>
                </c:pt>
                <c:pt idx="1808">
                  <c:v>136.40866980000001</c:v>
                </c:pt>
                <c:pt idx="1809">
                  <c:v>134.7663312</c:v>
                </c:pt>
                <c:pt idx="1810">
                  <c:v>132.8025193</c:v>
                </c:pt>
                <c:pt idx="1811">
                  <c:v>130.7384553</c:v>
                </c:pt>
                <c:pt idx="1812">
                  <c:v>128.62235010000001</c:v>
                </c:pt>
                <c:pt idx="1813">
                  <c:v>126.3062774</c:v>
                </c:pt>
                <c:pt idx="1814">
                  <c:v>123.5874086</c:v>
                </c:pt>
                <c:pt idx="1815">
                  <c:v>120.3783358</c:v>
                </c:pt>
                <c:pt idx="1816">
                  <c:v>116.6950533</c:v>
                </c:pt>
                <c:pt idx="1817">
                  <c:v>112.6182354</c:v>
                </c:pt>
                <c:pt idx="1818">
                  <c:v>108.31156230000001</c:v>
                </c:pt>
                <c:pt idx="1819">
                  <c:v>103.9629497</c:v>
                </c:pt>
                <c:pt idx="1820">
                  <c:v>99.661357390000006</c:v>
                </c:pt>
                <c:pt idx="1821">
                  <c:v>95.440234919999995</c:v>
                </c:pt>
                <c:pt idx="1822">
                  <c:v>91.279887779999996</c:v>
                </c:pt>
                <c:pt idx="1823">
                  <c:v>87.111466469999996</c:v>
                </c:pt>
                <c:pt idx="1824">
                  <c:v>82.798780280000003</c:v>
                </c:pt>
                <c:pt idx="1825">
                  <c:v>78.214607869999995</c:v>
                </c:pt>
                <c:pt idx="1826">
                  <c:v>73.317503799999997</c:v>
                </c:pt>
                <c:pt idx="1827">
                  <c:v>68.15316516</c:v>
                </c:pt>
                <c:pt idx="1828">
                  <c:v>62.833676199999999</c:v>
                </c:pt>
                <c:pt idx="1829">
                  <c:v>57.482567269999997</c:v>
                </c:pt>
                <c:pt idx="1830">
                  <c:v>52.105323609999999</c:v>
                </c:pt>
                <c:pt idx="1831">
                  <c:v>46.64965041</c:v>
                </c:pt>
                <c:pt idx="1832">
                  <c:v>41.063798069999997</c:v>
                </c:pt>
                <c:pt idx="1833">
                  <c:v>35.272267509999999</c:v>
                </c:pt>
                <c:pt idx="1834">
                  <c:v>29.25489507</c:v>
                </c:pt>
                <c:pt idx="1835">
                  <c:v>22.960180789999999</c:v>
                </c:pt>
                <c:pt idx="1836">
                  <c:v>16.300910479999999</c:v>
                </c:pt>
                <c:pt idx="1837">
                  <c:v>9.3190577880000003</c:v>
                </c:pt>
                <c:pt idx="1838">
                  <c:v>2.1577719719999999</c:v>
                </c:pt>
                <c:pt idx="1839">
                  <c:v>-5.0601803470000002</c:v>
                </c:pt>
                <c:pt idx="1840">
                  <c:v>-12.36203974</c:v>
                </c:pt>
                <c:pt idx="1841">
                  <c:v>-19.890119429999999</c:v>
                </c:pt>
                <c:pt idx="1842">
                  <c:v>-27.784708559999999</c:v>
                </c:pt>
                <c:pt idx="1843">
                  <c:v>-36.058674969999998</c:v>
                </c:pt>
                <c:pt idx="1844">
                  <c:v>-44.525759450000002</c:v>
                </c:pt>
                <c:pt idx="1845">
                  <c:v>-52.994645179999999</c:v>
                </c:pt>
                <c:pt idx="1846">
                  <c:v>-61.37793645</c:v>
                </c:pt>
                <c:pt idx="1847">
                  <c:v>-69.597527400000004</c:v>
                </c:pt>
                <c:pt idx="1848">
                  <c:v>-77.539832340000004</c:v>
                </c:pt>
                <c:pt idx="1849">
                  <c:v>-85.003123470000006</c:v>
                </c:pt>
                <c:pt idx="1850">
                  <c:v>-91.894562960000002</c:v>
                </c:pt>
                <c:pt idx="1851">
                  <c:v>-98.218682340000001</c:v>
                </c:pt>
                <c:pt idx="1852">
                  <c:v>-104.0773181</c:v>
                </c:pt>
                <c:pt idx="1853">
                  <c:v>-109.50992429999999</c:v>
                </c:pt>
                <c:pt idx="1854">
                  <c:v>-114.5049264</c:v>
                </c:pt>
                <c:pt idx="1855">
                  <c:v>-119.076734</c:v>
                </c:pt>
                <c:pt idx="1856">
                  <c:v>-123.15634799999999</c:v>
                </c:pt>
                <c:pt idx="1857">
                  <c:v>-126.6526195</c:v>
                </c:pt>
                <c:pt idx="1858">
                  <c:v>-129.55907930000001</c:v>
                </c:pt>
                <c:pt idx="1859">
                  <c:v>-131.87231790000001</c:v>
                </c:pt>
                <c:pt idx="1860">
                  <c:v>-133.58924909999999</c:v>
                </c:pt>
                <c:pt idx="1861">
                  <c:v>-134.7370751</c:v>
                </c:pt>
                <c:pt idx="1862">
                  <c:v>-135.41275390000001</c:v>
                </c:pt>
                <c:pt idx="1863">
                  <c:v>-135.61117960000001</c:v>
                </c:pt>
                <c:pt idx="1864">
                  <c:v>-135.23626340000001</c:v>
                </c:pt>
                <c:pt idx="1865">
                  <c:v>-134.1722058</c:v>
                </c:pt>
                <c:pt idx="1866">
                  <c:v>-132.33003679999999</c:v>
                </c:pt>
                <c:pt idx="1867">
                  <c:v>-129.6003959</c:v>
                </c:pt>
                <c:pt idx="1868">
                  <c:v>-125.897527</c:v>
                </c:pt>
                <c:pt idx="1869">
                  <c:v>-121.22579</c:v>
                </c:pt>
                <c:pt idx="1870">
                  <c:v>-115.6865643</c:v>
                </c:pt>
                <c:pt idx="1871">
                  <c:v>-109.4837003</c:v>
                </c:pt>
                <c:pt idx="1872">
                  <c:v>-102.81670630000001</c:v>
                </c:pt>
                <c:pt idx="1873">
                  <c:v>-95.793070560000004</c:v>
                </c:pt>
                <c:pt idx="1874">
                  <c:v>-88.430749840000004</c:v>
                </c:pt>
                <c:pt idx="1875">
                  <c:v>-80.695005449999996</c:v>
                </c:pt>
                <c:pt idx="1876">
                  <c:v>-72.465207059999997</c:v>
                </c:pt>
                <c:pt idx="1877">
                  <c:v>-63.597808980000003</c:v>
                </c:pt>
                <c:pt idx="1878">
                  <c:v>-53.957099880000001</c:v>
                </c:pt>
                <c:pt idx="1879">
                  <c:v>-43.38072966</c:v>
                </c:pt>
                <c:pt idx="1880">
                  <c:v>-31.760790549999999</c:v>
                </c:pt>
                <c:pt idx="1881">
                  <c:v>-19.258557140000001</c:v>
                </c:pt>
                <c:pt idx="1882">
                  <c:v>-6.1147593540000003</c:v>
                </c:pt>
                <c:pt idx="1883">
                  <c:v>7.4605848530000003</c:v>
                </c:pt>
                <c:pt idx="1884">
                  <c:v>21.240025339999999</c:v>
                </c:pt>
                <c:pt idx="1885">
                  <c:v>35.047539530000002</c:v>
                </c:pt>
                <c:pt idx="1886">
                  <c:v>48.626334759999999</c:v>
                </c:pt>
                <c:pt idx="1887">
                  <c:v>61.558287579999998</c:v>
                </c:pt>
                <c:pt idx="1888">
                  <c:v>73.684181589999994</c:v>
                </c:pt>
                <c:pt idx="1889">
                  <c:v>84.929500520000005</c:v>
                </c:pt>
                <c:pt idx="1890">
                  <c:v>95.344298710000004</c:v>
                </c:pt>
                <c:pt idx="1891">
                  <c:v>104.98336740000001</c:v>
                </c:pt>
                <c:pt idx="1892">
                  <c:v>113.8304772</c:v>
                </c:pt>
                <c:pt idx="1893">
                  <c:v>121.2835742</c:v>
                </c:pt>
                <c:pt idx="1894">
                  <c:v>127.062653</c:v>
                </c:pt>
                <c:pt idx="1895">
                  <c:v>131.37052460000001</c:v>
                </c:pt>
                <c:pt idx="1896">
                  <c:v>134.357235</c:v>
                </c:pt>
                <c:pt idx="1897">
                  <c:v>136.41710380000001</c:v>
                </c:pt>
                <c:pt idx="1898">
                  <c:v>138.01318240000001</c:v>
                </c:pt>
                <c:pt idx="1899">
                  <c:v>139.410327</c:v>
                </c:pt>
                <c:pt idx="1900">
                  <c:v>140.6527255</c:v>
                </c:pt>
                <c:pt idx="1901">
                  <c:v>141.56220110000001</c:v>
                </c:pt>
                <c:pt idx="1902">
                  <c:v>141.85210810000001</c:v>
                </c:pt>
                <c:pt idx="1903">
                  <c:v>141.2703511</c:v>
                </c:pt>
                <c:pt idx="1904">
                  <c:v>139.74388149999999</c:v>
                </c:pt>
                <c:pt idx="1905">
                  <c:v>137.412654</c:v>
                </c:pt>
                <c:pt idx="1906">
                  <c:v>134.4926983</c:v>
                </c:pt>
                <c:pt idx="1907">
                  <c:v>131.21114510000001</c:v>
                </c:pt>
                <c:pt idx="1908">
                  <c:v>127.7649382</c:v>
                </c:pt>
                <c:pt idx="1909">
                  <c:v>124.2308989</c:v>
                </c:pt>
                <c:pt idx="1910">
                  <c:v>120.59413360000001</c:v>
                </c:pt>
                <c:pt idx="1911">
                  <c:v>116.7003667</c:v>
                </c:pt>
                <c:pt idx="1912">
                  <c:v>112.3863441</c:v>
                </c:pt>
                <c:pt idx="1913">
                  <c:v>107.6356524</c:v>
                </c:pt>
                <c:pt idx="1914">
                  <c:v>102.5085614</c:v>
                </c:pt>
                <c:pt idx="1915">
                  <c:v>97.090401240000006</c:v>
                </c:pt>
                <c:pt idx="1916">
                  <c:v>91.532758029999997</c:v>
                </c:pt>
                <c:pt idx="1917">
                  <c:v>85.919243789999996</c:v>
                </c:pt>
                <c:pt idx="1918">
                  <c:v>80.309652959999994</c:v>
                </c:pt>
                <c:pt idx="1919">
                  <c:v>74.696413980000003</c:v>
                </c:pt>
                <c:pt idx="1920">
                  <c:v>68.962712100000005</c:v>
                </c:pt>
                <c:pt idx="1921">
                  <c:v>62.923870540000003</c:v>
                </c:pt>
                <c:pt idx="1922">
                  <c:v>56.415694889999997</c:v>
                </c:pt>
                <c:pt idx="1923">
                  <c:v>49.491272109999997</c:v>
                </c:pt>
                <c:pt idx="1924">
                  <c:v>42.37529481</c:v>
                </c:pt>
                <c:pt idx="1925">
                  <c:v>35.316518610000003</c:v>
                </c:pt>
                <c:pt idx="1926">
                  <c:v>28.473457799999998</c:v>
                </c:pt>
                <c:pt idx="1927">
                  <c:v>21.820142300000001</c:v>
                </c:pt>
                <c:pt idx="1928">
                  <c:v>15.254368639999999</c:v>
                </c:pt>
                <c:pt idx="1929">
                  <c:v>8.601426043</c:v>
                </c:pt>
                <c:pt idx="1930">
                  <c:v>1.6425877419999999</c:v>
                </c:pt>
                <c:pt idx="1931">
                  <c:v>-5.7432853120000003</c:v>
                </c:pt>
                <c:pt idx="1932">
                  <c:v>-13.525275410000001</c:v>
                </c:pt>
                <c:pt idx="1933">
                  <c:v>-21.480332659999998</c:v>
                </c:pt>
                <c:pt idx="1934">
                  <c:v>-29.344047020000001</c:v>
                </c:pt>
                <c:pt idx="1935">
                  <c:v>-37.023993900000001</c:v>
                </c:pt>
                <c:pt idx="1936">
                  <c:v>-44.50833823</c:v>
                </c:pt>
                <c:pt idx="1937">
                  <c:v>-51.774097840000003</c:v>
                </c:pt>
                <c:pt idx="1938">
                  <c:v>-58.891366959999999</c:v>
                </c:pt>
                <c:pt idx="1939">
                  <c:v>-65.904237469999998</c:v>
                </c:pt>
                <c:pt idx="1940">
                  <c:v>-72.774167739999996</c:v>
                </c:pt>
                <c:pt idx="1941">
                  <c:v>-79.518039900000005</c:v>
                </c:pt>
                <c:pt idx="1942">
                  <c:v>-86.060512560000006</c:v>
                </c:pt>
                <c:pt idx="1943">
                  <c:v>-92.264057390000005</c:v>
                </c:pt>
                <c:pt idx="1944">
                  <c:v>-98.080680000000001</c:v>
                </c:pt>
                <c:pt idx="1945">
                  <c:v>-103.49718559999999</c:v>
                </c:pt>
                <c:pt idx="1946">
                  <c:v>-108.4751184</c:v>
                </c:pt>
                <c:pt idx="1947">
                  <c:v>-112.98685810000001</c:v>
                </c:pt>
                <c:pt idx="1948">
                  <c:v>-116.99856749999999</c:v>
                </c:pt>
                <c:pt idx="1949">
                  <c:v>-120.4488552</c:v>
                </c:pt>
                <c:pt idx="1950">
                  <c:v>-123.3259036</c:v>
                </c:pt>
                <c:pt idx="1951">
                  <c:v>-125.6669761</c:v>
                </c:pt>
                <c:pt idx="1952">
                  <c:v>-127.47342709999999</c:v>
                </c:pt>
                <c:pt idx="1953">
                  <c:v>-128.7781742</c:v>
                </c:pt>
                <c:pt idx="1954">
                  <c:v>-129.60758279999999</c:v>
                </c:pt>
                <c:pt idx="1955">
                  <c:v>-129.93804230000001</c:v>
                </c:pt>
                <c:pt idx="1956">
                  <c:v>-129.65713980000001</c:v>
                </c:pt>
                <c:pt idx="1957">
                  <c:v>-128.5865939</c:v>
                </c:pt>
                <c:pt idx="1958">
                  <c:v>-126.6428045</c:v>
                </c:pt>
                <c:pt idx="1959">
                  <c:v>-123.83059179999999</c:v>
                </c:pt>
                <c:pt idx="1960">
                  <c:v>-120.1333133</c:v>
                </c:pt>
                <c:pt idx="1961">
                  <c:v>-115.68148720000001</c:v>
                </c:pt>
                <c:pt idx="1962">
                  <c:v>-110.66867209999999</c:v>
                </c:pt>
                <c:pt idx="1963">
                  <c:v>-105.2964482</c:v>
                </c:pt>
                <c:pt idx="1964">
                  <c:v>-99.764708330000005</c:v>
                </c:pt>
                <c:pt idx="1965">
                  <c:v>-94.197015829999998</c:v>
                </c:pt>
                <c:pt idx="1966">
                  <c:v>-88.603339030000001</c:v>
                </c:pt>
                <c:pt idx="1967">
                  <c:v>-82.85637543</c:v>
                </c:pt>
                <c:pt idx="1968">
                  <c:v>-76.6904538</c:v>
                </c:pt>
                <c:pt idx="1969">
                  <c:v>-69.827680839999999</c:v>
                </c:pt>
                <c:pt idx="1970">
                  <c:v>-62.078482049999998</c:v>
                </c:pt>
                <c:pt idx="1971">
                  <c:v>-53.380769389999998</c:v>
                </c:pt>
                <c:pt idx="1972">
                  <c:v>-43.784872360000001</c:v>
                </c:pt>
                <c:pt idx="1973">
                  <c:v>-33.463295410000001</c:v>
                </c:pt>
                <c:pt idx="1974">
                  <c:v>-22.723358560000001</c:v>
                </c:pt>
                <c:pt idx="1975">
                  <c:v>-11.839384969999999</c:v>
                </c:pt>
                <c:pt idx="1976">
                  <c:v>-0.94337285199999998</c:v>
                </c:pt>
                <c:pt idx="1977">
                  <c:v>9.9999566850000008</c:v>
                </c:pt>
                <c:pt idx="1978">
                  <c:v>21.11601477</c:v>
                </c:pt>
                <c:pt idx="1979">
                  <c:v>32.621733059999997</c:v>
                </c:pt>
                <c:pt idx="1980">
                  <c:v>44.661775689999999</c:v>
                </c:pt>
                <c:pt idx="1981">
                  <c:v>57.218101040000001</c:v>
                </c:pt>
                <c:pt idx="1982">
                  <c:v>70.147430420000006</c:v>
                </c:pt>
                <c:pt idx="1983">
                  <c:v>83.225200450000003</c:v>
                </c:pt>
                <c:pt idx="1984">
                  <c:v>96.178330700000004</c:v>
                </c:pt>
                <c:pt idx="1985">
                  <c:v>108.4850685</c:v>
                </c:pt>
                <c:pt idx="1986">
                  <c:v>119.1908143</c:v>
                </c:pt>
                <c:pt idx="1987">
                  <c:v>127.63897040000001</c:v>
                </c:pt>
                <c:pt idx="1988">
                  <c:v>132.84287810000001</c:v>
                </c:pt>
                <c:pt idx="1989">
                  <c:v>135.07909000000001</c:v>
                </c:pt>
                <c:pt idx="1990">
                  <c:v>136.2819489</c:v>
                </c:pt>
                <c:pt idx="1991">
                  <c:v>137.3327238</c:v>
                </c:pt>
                <c:pt idx="1992">
                  <c:v>138.41560860000001</c:v>
                </c:pt>
                <c:pt idx="1993">
                  <c:v>139.57469810000001</c:v>
                </c:pt>
                <c:pt idx="1994">
                  <c:v>140.43252469999999</c:v>
                </c:pt>
                <c:pt idx="1995">
                  <c:v>140.6522267</c:v>
                </c:pt>
                <c:pt idx="1996">
                  <c:v>140.11677990000001</c:v>
                </c:pt>
                <c:pt idx="1997">
                  <c:v>138.61918510000001</c:v>
                </c:pt>
                <c:pt idx="1998">
                  <c:v>136.1042684</c:v>
                </c:pt>
                <c:pt idx="1999">
                  <c:v>132.90688309999999</c:v>
                </c:pt>
                <c:pt idx="2000">
                  <c:v>129.47674269999999</c:v>
                </c:pt>
                <c:pt idx="2001">
                  <c:v>126.1476894</c:v>
                </c:pt>
                <c:pt idx="2002">
                  <c:v>123.0868967</c:v>
                </c:pt>
                <c:pt idx="2003">
                  <c:v>120.2647922</c:v>
                </c:pt>
                <c:pt idx="2004">
                  <c:v>117.54253610000001</c:v>
                </c:pt>
                <c:pt idx="2005">
                  <c:v>114.7674882</c:v>
                </c:pt>
                <c:pt idx="2006">
                  <c:v>111.84339439999999</c:v>
                </c:pt>
                <c:pt idx="2007">
                  <c:v>108.7099422</c:v>
                </c:pt>
                <c:pt idx="2008">
                  <c:v>105.32556700000001</c:v>
                </c:pt>
                <c:pt idx="2009">
                  <c:v>101.6448882</c:v>
                </c:pt>
                <c:pt idx="2010">
                  <c:v>97.665515749999997</c:v>
                </c:pt>
                <c:pt idx="2011">
                  <c:v>93.538186100000004</c:v>
                </c:pt>
                <c:pt idx="2012">
                  <c:v>89.431663180000001</c:v>
                </c:pt>
                <c:pt idx="2013">
                  <c:v>85.392547309999998</c:v>
                </c:pt>
                <c:pt idx="2014">
                  <c:v>81.340019990000002</c:v>
                </c:pt>
                <c:pt idx="2015">
                  <c:v>77.147178170000004</c:v>
                </c:pt>
                <c:pt idx="2016">
                  <c:v>72.674620079999997</c:v>
                </c:pt>
                <c:pt idx="2017">
                  <c:v>67.850922420000003</c:v>
                </c:pt>
                <c:pt idx="2018">
                  <c:v>62.728528650000001</c:v>
                </c:pt>
                <c:pt idx="2019">
                  <c:v>57.439340919999999</c:v>
                </c:pt>
                <c:pt idx="2020">
                  <c:v>52.122715820000003</c:v>
                </c:pt>
                <c:pt idx="2021">
                  <c:v>46.86690909</c:v>
                </c:pt>
                <c:pt idx="2022">
                  <c:v>41.656829479999999</c:v>
                </c:pt>
                <c:pt idx="2023">
                  <c:v>36.449106899999997</c:v>
                </c:pt>
                <c:pt idx="2024">
                  <c:v>31.118744700000001</c:v>
                </c:pt>
                <c:pt idx="2025">
                  <c:v>25.538173199999999</c:v>
                </c:pt>
                <c:pt idx="2026">
                  <c:v>19.639096160000001</c:v>
                </c:pt>
                <c:pt idx="2027">
                  <c:v>13.33760096</c:v>
                </c:pt>
                <c:pt idx="2028">
                  <c:v>6.6617404970000003</c:v>
                </c:pt>
                <c:pt idx="2029">
                  <c:v>-0.17884281299999999</c:v>
                </c:pt>
                <c:pt idx="2030">
                  <c:v>-6.9924609770000004</c:v>
                </c:pt>
                <c:pt idx="2031">
                  <c:v>-13.721730000000001</c:v>
                </c:pt>
                <c:pt idx="2032">
                  <c:v>-20.32098766</c:v>
                </c:pt>
                <c:pt idx="2033">
                  <c:v>-26.774657619999999</c:v>
                </c:pt>
                <c:pt idx="2034">
                  <c:v>-33.160601249999999</c:v>
                </c:pt>
                <c:pt idx="2035">
                  <c:v>-39.606914029999999</c:v>
                </c:pt>
                <c:pt idx="2036">
                  <c:v>-46.188136470000003</c:v>
                </c:pt>
                <c:pt idx="2037">
                  <c:v>-52.892151640000002</c:v>
                </c:pt>
                <c:pt idx="2038">
                  <c:v>-59.582303359999997</c:v>
                </c:pt>
                <c:pt idx="2039">
                  <c:v>-66.091220239999998</c:v>
                </c:pt>
                <c:pt idx="2040">
                  <c:v>-72.352272069999998</c:v>
                </c:pt>
                <c:pt idx="2041">
                  <c:v>-78.43743551</c:v>
                </c:pt>
                <c:pt idx="2042">
                  <c:v>-84.456958920000005</c:v>
                </c:pt>
                <c:pt idx="2043">
                  <c:v>-90.420149620000004</c:v>
                </c:pt>
                <c:pt idx="2044">
                  <c:v>-96.216204629999993</c:v>
                </c:pt>
                <c:pt idx="2045">
                  <c:v>-101.6956643</c:v>
                </c:pt>
                <c:pt idx="2046">
                  <c:v>-106.7816062</c:v>
                </c:pt>
                <c:pt idx="2047">
                  <c:v>-111.4021039</c:v>
                </c:pt>
                <c:pt idx="2048">
                  <c:v>-115.47391469999999</c:v>
                </c:pt>
                <c:pt idx="2049">
                  <c:v>-118.94604440000001</c:v>
                </c:pt>
                <c:pt idx="2050">
                  <c:v>-121.7575916</c:v>
                </c:pt>
                <c:pt idx="2051">
                  <c:v>-123.84211550000001</c:v>
                </c:pt>
                <c:pt idx="2052">
                  <c:v>-125.1694521</c:v>
                </c:pt>
                <c:pt idx="2053">
                  <c:v>-125.8172658</c:v>
                </c:pt>
                <c:pt idx="2054">
                  <c:v>-125.9082923</c:v>
                </c:pt>
                <c:pt idx="2055">
                  <c:v>-125.55936440000001</c:v>
                </c:pt>
                <c:pt idx="2056">
                  <c:v>-124.8027979</c:v>
                </c:pt>
                <c:pt idx="2057">
                  <c:v>-123.56333189999999</c:v>
                </c:pt>
                <c:pt idx="2058">
                  <c:v>-121.71026809999999</c:v>
                </c:pt>
                <c:pt idx="2059">
                  <c:v>-119.1422049</c:v>
                </c:pt>
                <c:pt idx="2060">
                  <c:v>-115.89398509999999</c:v>
                </c:pt>
                <c:pt idx="2061">
                  <c:v>-112.0346885</c:v>
                </c:pt>
                <c:pt idx="2062">
                  <c:v>-107.6684905</c:v>
                </c:pt>
                <c:pt idx="2063">
                  <c:v>-102.9218084</c:v>
                </c:pt>
                <c:pt idx="2064">
                  <c:v>-97.896571629999997</c:v>
                </c:pt>
                <c:pt idx="2065">
                  <c:v>-92.689608489999998</c:v>
                </c:pt>
                <c:pt idx="2066">
                  <c:v>-87.419709319999996</c:v>
                </c:pt>
                <c:pt idx="2067">
                  <c:v>-82.076387600000004</c:v>
                </c:pt>
                <c:pt idx="2068">
                  <c:v>-76.613581890000006</c:v>
                </c:pt>
                <c:pt idx="2069">
                  <c:v>-70.943941229999993</c:v>
                </c:pt>
                <c:pt idx="2070">
                  <c:v>-64.961239719999995</c:v>
                </c:pt>
                <c:pt idx="2071">
                  <c:v>-58.652828530000001</c:v>
                </c:pt>
                <c:pt idx="2072">
                  <c:v>-52.057414639999998</c:v>
                </c:pt>
                <c:pt idx="2073">
                  <c:v>-45.184544170000002</c:v>
                </c:pt>
                <c:pt idx="2074">
                  <c:v>-38.0924987</c:v>
                </c:pt>
                <c:pt idx="2075">
                  <c:v>-30.849364309999999</c:v>
                </c:pt>
                <c:pt idx="2076">
                  <c:v>-23.471327980000002</c:v>
                </c:pt>
                <c:pt idx="2077">
                  <c:v>-15.941984959999999</c:v>
                </c:pt>
                <c:pt idx="2078">
                  <c:v>-8.2631558030000001</c:v>
                </c:pt>
                <c:pt idx="2079">
                  <c:v>-0.51041430700000001</c:v>
                </c:pt>
                <c:pt idx="2080">
                  <c:v>7.1805812390000003</c:v>
                </c:pt>
                <c:pt idx="2081">
                  <c:v>14.72061053</c:v>
                </c:pt>
                <c:pt idx="2082">
                  <c:v>22.083440039999999</c:v>
                </c:pt>
                <c:pt idx="2083">
                  <c:v>29.299429759999999</c:v>
                </c:pt>
                <c:pt idx="2084">
                  <c:v>36.45101485</c:v>
                </c:pt>
                <c:pt idx="2085">
                  <c:v>43.604350410000002</c:v>
                </c:pt>
                <c:pt idx="2086">
                  <c:v>50.662876599999997</c:v>
                </c:pt>
                <c:pt idx="2087">
                  <c:v>57.405313309999997</c:v>
                </c:pt>
                <c:pt idx="2088">
                  <c:v>63.623510680000003</c:v>
                </c:pt>
                <c:pt idx="2089">
                  <c:v>69.194158189999996</c:v>
                </c:pt>
                <c:pt idx="2090">
                  <c:v>74.202271210000006</c:v>
                </c:pt>
                <c:pt idx="2091">
                  <c:v>78.783774280000003</c:v>
                </c:pt>
                <c:pt idx="2092">
                  <c:v>82.896366839999999</c:v>
                </c:pt>
                <c:pt idx="2093">
                  <c:v>86.45381974</c:v>
                </c:pt>
                <c:pt idx="2094">
                  <c:v>89.420126249999996</c:v>
                </c:pt>
                <c:pt idx="2095">
                  <c:v>91.749144479999998</c:v>
                </c:pt>
                <c:pt idx="2096">
                  <c:v>93.346929689999996</c:v>
                </c:pt>
                <c:pt idx="2097">
                  <c:v>94.271521680000006</c:v>
                </c:pt>
                <c:pt idx="2098">
                  <c:v>94.774537219999999</c:v>
                </c:pt>
                <c:pt idx="2099">
                  <c:v>95.109063239999998</c:v>
                </c:pt>
                <c:pt idx="2100">
                  <c:v>95.379203649999994</c:v>
                </c:pt>
                <c:pt idx="2101">
                  <c:v>95.536588739999999</c:v>
                </c:pt>
                <c:pt idx="2102">
                  <c:v>95.400264449999995</c:v>
                </c:pt>
                <c:pt idx="2103">
                  <c:v>94.729396280000003</c:v>
                </c:pt>
                <c:pt idx="2104">
                  <c:v>93.377165989999995</c:v>
                </c:pt>
                <c:pt idx="2105">
                  <c:v>91.322566530000003</c:v>
                </c:pt>
                <c:pt idx="2106">
                  <c:v>88.674950859999996</c:v>
                </c:pt>
                <c:pt idx="2107">
                  <c:v>85.625986459999993</c:v>
                </c:pt>
                <c:pt idx="2108">
                  <c:v>82.398736970000002</c:v>
                </c:pt>
                <c:pt idx="2109">
                  <c:v>79.185490139999999</c:v>
                </c:pt>
                <c:pt idx="2110">
                  <c:v>76.106845550000003</c:v>
                </c:pt>
                <c:pt idx="2111">
                  <c:v>73.127149619999997</c:v>
                </c:pt>
                <c:pt idx="2112">
                  <c:v>70.153728650000005</c:v>
                </c:pt>
                <c:pt idx="2113">
                  <c:v>67.102244999999996</c:v>
                </c:pt>
                <c:pt idx="2114">
                  <c:v>63.896342420000003</c:v>
                </c:pt>
                <c:pt idx="2115">
                  <c:v>60.470359930000001</c:v>
                </c:pt>
                <c:pt idx="2116">
                  <c:v>56.824842830000001</c:v>
                </c:pt>
                <c:pt idx="2117">
                  <c:v>53.020570829999997</c:v>
                </c:pt>
                <c:pt idx="2118">
                  <c:v>49.21727774</c:v>
                </c:pt>
                <c:pt idx="2119">
                  <c:v>45.827675880000001</c:v>
                </c:pt>
                <c:pt idx="2120">
                  <c:v>43.200259719999998</c:v>
                </c:pt>
                <c:pt idx="2121">
                  <c:v>41.244475729999998</c:v>
                </c:pt>
                <c:pt idx="2122">
                  <c:v>39.693478970000001</c:v>
                </c:pt>
                <c:pt idx="2123">
                  <c:v>38.282826120000003</c:v>
                </c:pt>
                <c:pt idx="2124">
                  <c:v>36.785311710000002</c:v>
                </c:pt>
                <c:pt idx="2125">
                  <c:v>35.164161640000003</c:v>
                </c:pt>
                <c:pt idx="2126">
                  <c:v>33.345339989999999</c:v>
                </c:pt>
                <c:pt idx="2127">
                  <c:v>31.308132329999999</c:v>
                </c:pt>
                <c:pt idx="2128">
                  <c:v>29.082971799999999</c:v>
                </c:pt>
                <c:pt idx="2129">
                  <c:v>26.728789720000002</c:v>
                </c:pt>
                <c:pt idx="2130">
                  <c:v>24.38988449</c:v>
                </c:pt>
                <c:pt idx="2131">
                  <c:v>22.310522240000001</c:v>
                </c:pt>
                <c:pt idx="2132">
                  <c:v>20.640573249999999</c:v>
                </c:pt>
                <c:pt idx="2133">
                  <c:v>19.325581790000001</c:v>
                </c:pt>
                <c:pt idx="2134">
                  <c:v>18.165166549999999</c:v>
                </c:pt>
                <c:pt idx="2135">
                  <c:v>16.963110360000002</c:v>
                </c:pt>
                <c:pt idx="2136">
                  <c:v>15.65189298</c:v>
                </c:pt>
                <c:pt idx="2137">
                  <c:v>14.210519420000001</c:v>
                </c:pt>
                <c:pt idx="2138">
                  <c:v>12.67079987</c:v>
                </c:pt>
                <c:pt idx="2139">
                  <c:v>11.18982001</c:v>
                </c:pt>
                <c:pt idx="2140">
                  <c:v>9.9375723499999999</c:v>
                </c:pt>
                <c:pt idx="2141">
                  <c:v>9.0154063630000003</c:v>
                </c:pt>
                <c:pt idx="2142">
                  <c:v>8.3829358559999996</c:v>
                </c:pt>
                <c:pt idx="2143">
                  <c:v>7.8429801389999998</c:v>
                </c:pt>
                <c:pt idx="2144">
                  <c:v>7.2142742960000001</c:v>
                </c:pt>
                <c:pt idx="2145">
                  <c:v>6.5011531700000003</c:v>
                </c:pt>
                <c:pt idx="2146">
                  <c:v>5.7641900670000004</c:v>
                </c:pt>
                <c:pt idx="2147">
                  <c:v>4.9375783049999997</c:v>
                </c:pt>
                <c:pt idx="2148">
                  <c:v>3.9569008389999998</c:v>
                </c:pt>
                <c:pt idx="2149">
                  <c:v>2.9832343219999999</c:v>
                </c:pt>
                <c:pt idx="2150">
                  <c:v>2.0888111559999998</c:v>
                </c:pt>
                <c:pt idx="2151">
                  <c:v>1.2701935129999999</c:v>
                </c:pt>
                <c:pt idx="2152">
                  <c:v>0.55337580200000003</c:v>
                </c:pt>
                <c:pt idx="2153">
                  <c:v>1.9502166000000001E-2</c:v>
                </c:pt>
                <c:pt idx="2154">
                  <c:v>-0.348139737</c:v>
                </c:pt>
                <c:pt idx="2155">
                  <c:v>-0.59924560199999999</c:v>
                </c:pt>
                <c:pt idx="2156">
                  <c:v>-0.83665054999999999</c:v>
                </c:pt>
                <c:pt idx="2157">
                  <c:v>-1.2839378589999999</c:v>
                </c:pt>
                <c:pt idx="2158">
                  <c:v>-1.9669677619999999</c:v>
                </c:pt>
                <c:pt idx="2159">
                  <c:v>-2.7616817669999998</c:v>
                </c:pt>
                <c:pt idx="2160">
                  <c:v>-3.5402747909999999</c:v>
                </c:pt>
                <c:pt idx="2161">
                  <c:v>-4.2236347959999998</c:v>
                </c:pt>
                <c:pt idx="2162">
                  <c:v>-4.7890284999999997</c:v>
                </c:pt>
                <c:pt idx="2163">
                  <c:v>-5.3232918900000001</c:v>
                </c:pt>
                <c:pt idx="2164">
                  <c:v>-5.8654524319999997</c:v>
                </c:pt>
                <c:pt idx="2165">
                  <c:v>-6.3889393830000003</c:v>
                </c:pt>
                <c:pt idx="2166">
                  <c:v>-6.8443252760000002</c:v>
                </c:pt>
                <c:pt idx="2167">
                  <c:v>-7.1582557099999997</c:v>
                </c:pt>
                <c:pt idx="2168">
                  <c:v>-7.3168026560000001</c:v>
                </c:pt>
                <c:pt idx="2169">
                  <c:v>-7.3613623029999999</c:v>
                </c:pt>
                <c:pt idx="2170">
                  <c:v>-7.2596509170000001</c:v>
                </c:pt>
                <c:pt idx="2171">
                  <c:v>-7.1512927580000003</c:v>
                </c:pt>
                <c:pt idx="2172">
                  <c:v>-7.1621917829999999</c:v>
                </c:pt>
                <c:pt idx="2173">
                  <c:v>-7.2522905670000002</c:v>
                </c:pt>
                <c:pt idx="2174">
                  <c:v>-7.3576822359999996</c:v>
                </c:pt>
                <c:pt idx="2175">
                  <c:v>-7.3774718110000004</c:v>
                </c:pt>
                <c:pt idx="2176">
                  <c:v>-7.2070005149999998</c:v>
                </c:pt>
                <c:pt idx="2177">
                  <c:v>-6.8491195850000004</c:v>
                </c:pt>
                <c:pt idx="2178">
                  <c:v>-6.4132962129999997</c:v>
                </c:pt>
                <c:pt idx="2179">
                  <c:v>-6.0109393689999999</c:v>
                </c:pt>
                <c:pt idx="2180">
                  <c:v>-5.7187737619999996</c:v>
                </c:pt>
                <c:pt idx="2181">
                  <c:v>-5.5633527259999997</c:v>
                </c:pt>
                <c:pt idx="2182">
                  <c:v>-5.5080174919999996</c:v>
                </c:pt>
                <c:pt idx="2183">
                  <c:v>-5.4939834420000002</c:v>
                </c:pt>
                <c:pt idx="2184">
                  <c:v>-5.3667857330000004</c:v>
                </c:pt>
                <c:pt idx="2185">
                  <c:v>-5.0302012779999998</c:v>
                </c:pt>
                <c:pt idx="2186">
                  <c:v>-4.5176877129999999</c:v>
                </c:pt>
                <c:pt idx="2187">
                  <c:v>-3.9713707989999998</c:v>
                </c:pt>
                <c:pt idx="2188">
                  <c:v>-3.549547623</c:v>
                </c:pt>
                <c:pt idx="2189">
                  <c:v>-3.4114948900000002</c:v>
                </c:pt>
                <c:pt idx="2190">
                  <c:v>-3.4886100120000001</c:v>
                </c:pt>
                <c:pt idx="2191">
                  <c:v>-3.655103252</c:v>
                </c:pt>
                <c:pt idx="2192">
                  <c:v>-3.819655547</c:v>
                </c:pt>
                <c:pt idx="2193">
                  <c:v>-3.941839876</c:v>
                </c:pt>
                <c:pt idx="2194">
                  <c:v>-4.0182419390000002</c:v>
                </c:pt>
                <c:pt idx="2195">
                  <c:v>-4.0598537800000001</c:v>
                </c:pt>
                <c:pt idx="2196">
                  <c:v>-4.0815951640000003</c:v>
                </c:pt>
                <c:pt idx="2197">
                  <c:v>-4.0580058010000002</c:v>
                </c:pt>
                <c:pt idx="2198">
                  <c:v>-3.9983197050000001</c:v>
                </c:pt>
                <c:pt idx="2199">
                  <c:v>-3.9486134910000001</c:v>
                </c:pt>
                <c:pt idx="2200">
                  <c:v>-3.9306475010000002</c:v>
                </c:pt>
                <c:pt idx="2201">
                  <c:v>-3.9317828910000001</c:v>
                </c:pt>
                <c:pt idx="2202">
                  <c:v>-3.9173718129999999</c:v>
                </c:pt>
                <c:pt idx="2203">
                  <c:v>-3.8821454169999998</c:v>
                </c:pt>
                <c:pt idx="2204">
                  <c:v>-3.8234009489999998</c:v>
                </c:pt>
                <c:pt idx="2205">
                  <c:v>-3.7092943300000001</c:v>
                </c:pt>
                <c:pt idx="2206">
                  <c:v>-3.5799838830000001</c:v>
                </c:pt>
                <c:pt idx="2207">
                  <c:v>-3.487618705</c:v>
                </c:pt>
                <c:pt idx="2208">
                  <c:v>-3.4559123710000001</c:v>
                </c:pt>
                <c:pt idx="2209">
                  <c:v>-3.4842530639999998</c:v>
                </c:pt>
                <c:pt idx="2210">
                  <c:v>-3.5538928630000002</c:v>
                </c:pt>
                <c:pt idx="2211">
                  <c:v>-3.6317388450000001</c:v>
                </c:pt>
                <c:pt idx="2212">
                  <c:v>-3.6403808679999998</c:v>
                </c:pt>
                <c:pt idx="2213">
                  <c:v>-3.4734575510000001</c:v>
                </c:pt>
                <c:pt idx="2214">
                  <c:v>-3.1330057999999998</c:v>
                </c:pt>
                <c:pt idx="2215">
                  <c:v>-2.7666397040000001</c:v>
                </c:pt>
                <c:pt idx="2216">
                  <c:v>-2.4981294900000002</c:v>
                </c:pt>
                <c:pt idx="2217">
                  <c:v>-2.3565969999999998</c:v>
                </c:pt>
                <c:pt idx="2218">
                  <c:v>-2.2650766</c:v>
                </c:pt>
                <c:pt idx="2219">
                  <c:v>-2.1381996879999998</c:v>
                </c:pt>
                <c:pt idx="2220">
                  <c:v>-1.981206094</c:v>
                </c:pt>
                <c:pt idx="2221">
                  <c:v>-1.833853432</c:v>
                </c:pt>
                <c:pt idx="2222">
                  <c:v>-1.771936264</c:v>
                </c:pt>
                <c:pt idx="2223">
                  <c:v>-1.939731179</c:v>
                </c:pt>
                <c:pt idx="2224">
                  <c:v>-2.3313671149999999</c:v>
                </c:pt>
                <c:pt idx="2225">
                  <c:v>-2.7484725929999998</c:v>
                </c:pt>
                <c:pt idx="2226">
                  <c:v>-3.103857101</c:v>
                </c:pt>
                <c:pt idx="2227">
                  <c:v>-3.359666839</c:v>
                </c:pt>
                <c:pt idx="2228">
                  <c:v>-3.4944404819999999</c:v>
                </c:pt>
                <c:pt idx="2229">
                  <c:v>-3.5226496520000001</c:v>
                </c:pt>
                <c:pt idx="2230">
                  <c:v>-3.3822276790000001</c:v>
                </c:pt>
                <c:pt idx="2231">
                  <c:v>-3.0239551059999998</c:v>
                </c:pt>
                <c:pt idx="2232">
                  <c:v>-2.6635576840000001</c:v>
                </c:pt>
                <c:pt idx="2233">
                  <c:v>-2.6466178899999999</c:v>
                </c:pt>
                <c:pt idx="2234">
                  <c:v>-2.7700555119999999</c:v>
                </c:pt>
                <c:pt idx="2235">
                  <c:v>-2.9105146820000001</c:v>
                </c:pt>
                <c:pt idx="2236">
                  <c:v>-2.9337657680000002</c:v>
                </c:pt>
                <c:pt idx="2237">
                  <c:v>-2.8360634130000002</c:v>
                </c:pt>
                <c:pt idx="2238">
                  <c:v>-2.6869480449999998</c:v>
                </c:pt>
                <c:pt idx="2239">
                  <c:v>-2.5558506639999998</c:v>
                </c:pt>
                <c:pt idx="2240">
                  <c:v>-2.4771704109999999</c:v>
                </c:pt>
                <c:pt idx="2241">
                  <c:v>-2.4606259019999999</c:v>
                </c:pt>
                <c:pt idx="2242">
                  <c:v>-2.496676484</c:v>
                </c:pt>
                <c:pt idx="2243">
                  <c:v>-2.5960698550000001</c:v>
                </c:pt>
                <c:pt idx="2244">
                  <c:v>-2.730534177</c:v>
                </c:pt>
                <c:pt idx="2245">
                  <c:v>-2.8951938739999998</c:v>
                </c:pt>
                <c:pt idx="2246">
                  <c:v>-3.0833673959999999</c:v>
                </c:pt>
                <c:pt idx="2247">
                  <c:v>-3.273948029</c:v>
                </c:pt>
                <c:pt idx="2248">
                  <c:v>-3.4240286879999999</c:v>
                </c:pt>
                <c:pt idx="2249">
                  <c:v>-3.5240522539999999</c:v>
                </c:pt>
                <c:pt idx="2250">
                  <c:v>-3.5763121089999999</c:v>
                </c:pt>
                <c:pt idx="2251">
                  <c:v>-3.5834233470000001</c:v>
                </c:pt>
                <c:pt idx="2252">
                  <c:v>-3.5578806599999999</c:v>
                </c:pt>
                <c:pt idx="2253">
                  <c:v>-3.520359107</c:v>
                </c:pt>
                <c:pt idx="2254">
                  <c:v>-3.5023858450000001</c:v>
                </c:pt>
                <c:pt idx="2255">
                  <c:v>-3.5390171079999999</c:v>
                </c:pt>
                <c:pt idx="2256">
                  <c:v>-3.6277919459999999</c:v>
                </c:pt>
                <c:pt idx="2257">
                  <c:v>-3.7463064469999998</c:v>
                </c:pt>
                <c:pt idx="2258">
                  <c:v>-3.8714396980000001</c:v>
                </c:pt>
                <c:pt idx="2259">
                  <c:v>-3.9750441439999999</c:v>
                </c:pt>
                <c:pt idx="2260">
                  <c:v>-4.037356001</c:v>
                </c:pt>
                <c:pt idx="2261">
                  <c:v>-4.0651149809999998</c:v>
                </c:pt>
                <c:pt idx="2262">
                  <c:v>-4.0622619010000003</c:v>
                </c:pt>
                <c:pt idx="2263">
                  <c:v>-4.0428907829999998</c:v>
                </c:pt>
                <c:pt idx="2264">
                  <c:v>-4.0172848879999998</c:v>
                </c:pt>
                <c:pt idx="2265">
                  <c:v>-3.9987595900000001</c:v>
                </c:pt>
                <c:pt idx="2266">
                  <c:v>-3.9733361779999998</c:v>
                </c:pt>
                <c:pt idx="2267">
                  <c:v>-3.935675834</c:v>
                </c:pt>
                <c:pt idx="2268">
                  <c:v>-3.8870606780000001</c:v>
                </c:pt>
                <c:pt idx="2269">
                  <c:v>-3.8078242040000001</c:v>
                </c:pt>
                <c:pt idx="2270">
                  <c:v>-3.6760619399999999</c:v>
                </c:pt>
                <c:pt idx="2271">
                  <c:v>-3.5233129609999998</c:v>
                </c:pt>
                <c:pt idx="2272">
                  <c:v>-3.3989009019999998</c:v>
                </c:pt>
                <c:pt idx="2273">
                  <c:v>-3.306448504</c:v>
                </c:pt>
                <c:pt idx="2274">
                  <c:v>-3.2421280939999999</c:v>
                </c:pt>
                <c:pt idx="2275">
                  <c:v>-3.2063141919999998</c:v>
                </c:pt>
                <c:pt idx="2276">
                  <c:v>-3.2047665479999998</c:v>
                </c:pt>
                <c:pt idx="2277">
                  <c:v>-3.2609998569999998</c:v>
                </c:pt>
                <c:pt idx="2278">
                  <c:v>-3.37292112</c:v>
                </c:pt>
                <c:pt idx="2279">
                  <c:v>-3.4930379180000002</c:v>
                </c:pt>
                <c:pt idx="2280">
                  <c:v>-3.5790790189999999</c:v>
                </c:pt>
                <c:pt idx="2281">
                  <c:v>-3.600976519</c:v>
                </c:pt>
                <c:pt idx="2282">
                  <c:v>-3.558900849</c:v>
                </c:pt>
                <c:pt idx="2283">
                  <c:v>-3.479453532</c:v>
                </c:pt>
                <c:pt idx="2284">
                  <c:v>-3.387666941</c:v>
                </c:pt>
                <c:pt idx="2285">
                  <c:v>-3.2934724019999999</c:v>
                </c:pt>
                <c:pt idx="2286">
                  <c:v>-3.1980396340000001</c:v>
                </c:pt>
                <c:pt idx="2287">
                  <c:v>-3.1151912209999999</c:v>
                </c:pt>
                <c:pt idx="2288">
                  <c:v>-3.068826777</c:v>
                </c:pt>
                <c:pt idx="2289">
                  <c:v>-3.0603665420000001</c:v>
                </c:pt>
                <c:pt idx="2290">
                  <c:v>-3.0680027509999999</c:v>
                </c:pt>
                <c:pt idx="2291">
                  <c:v>-3.051359116</c:v>
                </c:pt>
                <c:pt idx="2292">
                  <c:v>-2.9930038529999998</c:v>
                </c:pt>
                <c:pt idx="2293">
                  <c:v>-2.910578976</c:v>
                </c:pt>
                <c:pt idx="2294">
                  <c:v>-2.8422385370000001</c:v>
                </c:pt>
                <c:pt idx="2295">
                  <c:v>-2.807492066</c:v>
                </c:pt>
                <c:pt idx="2296">
                  <c:v>-2.781524825</c:v>
                </c:pt>
                <c:pt idx="2297">
                  <c:v>-2.7359114280000001</c:v>
                </c:pt>
                <c:pt idx="2298">
                  <c:v>-2.6732053200000001</c:v>
                </c:pt>
                <c:pt idx="2299">
                  <c:v>-2.6194330730000002</c:v>
                </c:pt>
                <c:pt idx="2300">
                  <c:v>-2.5920340319999999</c:v>
                </c:pt>
                <c:pt idx="2301">
                  <c:v>-2.5776356709999999</c:v>
                </c:pt>
                <c:pt idx="2302">
                  <c:v>-2.5517941980000001</c:v>
                </c:pt>
                <c:pt idx="2303">
                  <c:v>-2.4925706339999998</c:v>
                </c:pt>
                <c:pt idx="2304">
                  <c:v>-2.4059322409999999</c:v>
                </c:pt>
                <c:pt idx="2305">
                  <c:v>-2.2976872359999998</c:v>
                </c:pt>
                <c:pt idx="2306">
                  <c:v>-2.1696413720000001</c:v>
                </c:pt>
                <c:pt idx="2307">
                  <c:v>-2.0407630839999999</c:v>
                </c:pt>
                <c:pt idx="2308">
                  <c:v>-1.948997082</c:v>
                </c:pt>
                <c:pt idx="2309">
                  <c:v>-1.908874301</c:v>
                </c:pt>
                <c:pt idx="2310">
                  <c:v>-1.9096427949999999</c:v>
                </c:pt>
                <c:pt idx="2311">
                  <c:v>-1.934210899</c:v>
                </c:pt>
                <c:pt idx="2312">
                  <c:v>-1.973294981</c:v>
                </c:pt>
                <c:pt idx="2313">
                  <c:v>-2.0246173409999999</c:v>
                </c:pt>
                <c:pt idx="2314">
                  <c:v>-2.0715183540000002</c:v>
                </c:pt>
                <c:pt idx="2315">
                  <c:v>-2.081995547</c:v>
                </c:pt>
                <c:pt idx="2316">
                  <c:v>-2.0569447759999999</c:v>
                </c:pt>
                <c:pt idx="2317">
                  <c:v>-2.0179841610000002</c:v>
                </c:pt>
                <c:pt idx="2318">
                  <c:v>-1.9697339380000001</c:v>
                </c:pt>
                <c:pt idx="2319">
                  <c:v>-1.8914864790000001</c:v>
                </c:pt>
                <c:pt idx="2320">
                  <c:v>-1.7876924489999999</c:v>
                </c:pt>
                <c:pt idx="2321">
                  <c:v>-1.66768304</c:v>
                </c:pt>
                <c:pt idx="2322">
                  <c:v>-1.5655542200000001</c:v>
                </c:pt>
                <c:pt idx="2323">
                  <c:v>-1.5197050350000001</c:v>
                </c:pt>
                <c:pt idx="2324">
                  <c:v>-1.5239647140000001</c:v>
                </c:pt>
                <c:pt idx="2325">
                  <c:v>-1.5313311000000001</c:v>
                </c:pt>
                <c:pt idx="2326">
                  <c:v>-1.465399798</c:v>
                </c:pt>
                <c:pt idx="2327">
                  <c:v>-1.3185611820000001</c:v>
                </c:pt>
                <c:pt idx="2328">
                  <c:v>-1.137502359</c:v>
                </c:pt>
                <c:pt idx="2329">
                  <c:v>-0.98778129100000001</c:v>
                </c:pt>
                <c:pt idx="2330">
                  <c:v>-0.92524418600000002</c:v>
                </c:pt>
                <c:pt idx="2331">
                  <c:v>-0.95426402200000005</c:v>
                </c:pt>
              </c:numCache>
            </c:numRef>
          </c:val>
          <c:smooth val="0"/>
          <c:extLst>
            <c:ext xmlns:c16="http://schemas.microsoft.com/office/drawing/2014/chart" uri="{C3380CC4-5D6E-409C-BE32-E72D297353CC}">
              <c16:uniqueId val="{00000000-E65A-4684-94C5-0217CABC1CEC}"/>
            </c:ext>
          </c:extLst>
        </c:ser>
        <c:ser>
          <c:idx val="1"/>
          <c:order val="1"/>
          <c:tx>
            <c:strRef>
              <c:f>Gyro_A1_20!$U$1</c:f>
              <c:strCache>
                <c:ptCount val="1"/>
                <c:pt idx="0">
                  <c:v>Gyro_Y</c:v>
                </c:pt>
              </c:strCache>
            </c:strRef>
          </c:tx>
          <c:spPr>
            <a:ln w="28575" cap="rnd">
              <a:solidFill>
                <a:schemeClr val="accent2"/>
              </a:solidFill>
              <a:round/>
            </a:ln>
            <a:effectLst/>
          </c:spPr>
          <c:marker>
            <c:symbol val="none"/>
          </c:marker>
          <c:val>
            <c:numRef>
              <c:f>Gyro_A1_20!$U$2:$U$2333</c:f>
              <c:numCache>
                <c:formatCode>General</c:formatCode>
                <c:ptCount val="2332"/>
                <c:pt idx="0">
                  <c:v>-1.484366E-2</c:v>
                </c:pt>
                <c:pt idx="1">
                  <c:v>-2.9357187E-2</c:v>
                </c:pt>
                <c:pt idx="2">
                  <c:v>-4.4621503E-2</c:v>
                </c:pt>
                <c:pt idx="3">
                  <c:v>-5.8579872999999998E-2</c:v>
                </c:pt>
                <c:pt idx="4">
                  <c:v>-7.1171676000000003E-2</c:v>
                </c:pt>
                <c:pt idx="5">
                  <c:v>-8.3554721999999998E-2</c:v>
                </c:pt>
                <c:pt idx="6">
                  <c:v>-9.5636908000000007E-2</c:v>
                </c:pt>
                <c:pt idx="7">
                  <c:v>-0.108535909</c:v>
                </c:pt>
                <c:pt idx="8">
                  <c:v>-0.12116991100000001</c:v>
                </c:pt>
                <c:pt idx="9">
                  <c:v>-0.13251753299999999</c:v>
                </c:pt>
                <c:pt idx="10">
                  <c:v>-0.14465054199999999</c:v>
                </c:pt>
                <c:pt idx="11">
                  <c:v>-0.157625612</c:v>
                </c:pt>
                <c:pt idx="12">
                  <c:v>-0.169307919</c:v>
                </c:pt>
                <c:pt idx="13">
                  <c:v>-0.18075332099999999</c:v>
                </c:pt>
                <c:pt idx="14">
                  <c:v>-0.19184317400000001</c:v>
                </c:pt>
                <c:pt idx="15">
                  <c:v>-0.196294411</c:v>
                </c:pt>
                <c:pt idx="16">
                  <c:v>-0.199250503</c:v>
                </c:pt>
                <c:pt idx="17">
                  <c:v>-0.205301973</c:v>
                </c:pt>
                <c:pt idx="18">
                  <c:v>-0.21269637299999999</c:v>
                </c:pt>
                <c:pt idx="19">
                  <c:v>-0.22113708600000001</c:v>
                </c:pt>
                <c:pt idx="20">
                  <c:v>-0.233278084</c:v>
                </c:pt>
                <c:pt idx="21">
                  <c:v>-0.23924094200000001</c:v>
                </c:pt>
                <c:pt idx="22">
                  <c:v>-0.24037504400000001</c:v>
                </c:pt>
                <c:pt idx="23">
                  <c:v>-0.25059424299999999</c:v>
                </c:pt>
                <c:pt idx="24">
                  <c:v>-0.262660118</c:v>
                </c:pt>
                <c:pt idx="25">
                  <c:v>-0.27363641500000002</c:v>
                </c:pt>
                <c:pt idx="26">
                  <c:v>-0.28333962699999998</c:v>
                </c:pt>
                <c:pt idx="27">
                  <c:v>-0.29085885500000003</c:v>
                </c:pt>
                <c:pt idx="28">
                  <c:v>-0.30650929799999999</c:v>
                </c:pt>
                <c:pt idx="29">
                  <c:v>-0.32342817200000001</c:v>
                </c:pt>
                <c:pt idx="30">
                  <c:v>-0.33857788799999999</c:v>
                </c:pt>
                <c:pt idx="31">
                  <c:v>-0.42605765000000001</c:v>
                </c:pt>
                <c:pt idx="32">
                  <c:v>-0.48404101700000002</c:v>
                </c:pt>
                <c:pt idx="33">
                  <c:v>-0.50611051699999998</c:v>
                </c:pt>
                <c:pt idx="34">
                  <c:v>-0.463178227</c:v>
                </c:pt>
                <c:pt idx="35">
                  <c:v>-0.34627462199999998</c:v>
                </c:pt>
                <c:pt idx="36">
                  <c:v>-0.34163072999999999</c:v>
                </c:pt>
                <c:pt idx="37">
                  <c:v>-0.34529697500000001</c:v>
                </c:pt>
                <c:pt idx="38">
                  <c:v>-0.34732609599999997</c:v>
                </c:pt>
                <c:pt idx="39">
                  <c:v>-0.35453733399999998</c:v>
                </c:pt>
                <c:pt idx="40">
                  <c:v>-0.37223948699999998</c:v>
                </c:pt>
                <c:pt idx="41">
                  <c:v>-0.38090401699999998</c:v>
                </c:pt>
                <c:pt idx="42">
                  <c:v>-0.38755721700000001</c:v>
                </c:pt>
                <c:pt idx="43">
                  <c:v>-0.40548549299999997</c:v>
                </c:pt>
                <c:pt idx="44">
                  <c:v>-0.42092320300000002</c:v>
                </c:pt>
                <c:pt idx="45">
                  <c:v>-0.41726337899999999</c:v>
                </c:pt>
                <c:pt idx="46">
                  <c:v>-0.42613527099999998</c:v>
                </c:pt>
                <c:pt idx="47">
                  <c:v>-0.43563904599999997</c:v>
                </c:pt>
                <c:pt idx="48">
                  <c:v>-0.45107174500000002</c:v>
                </c:pt>
                <c:pt idx="49">
                  <c:v>-0.46612417</c:v>
                </c:pt>
                <c:pt idx="50">
                  <c:v>-0.47930642600000001</c:v>
                </c:pt>
                <c:pt idx="51">
                  <c:v>-0.46822783800000001</c:v>
                </c:pt>
                <c:pt idx="52">
                  <c:v>-0.37911646100000002</c:v>
                </c:pt>
                <c:pt idx="53">
                  <c:v>-0.20995567200000001</c:v>
                </c:pt>
                <c:pt idx="54">
                  <c:v>-0.195838859</c:v>
                </c:pt>
                <c:pt idx="55">
                  <c:v>-0.16471264099999999</c:v>
                </c:pt>
                <c:pt idx="56">
                  <c:v>0.35325791099999998</c:v>
                </c:pt>
                <c:pt idx="57">
                  <c:v>0.59506415300000004</c:v>
                </c:pt>
                <c:pt idx="58">
                  <c:v>0.70579515000000004</c:v>
                </c:pt>
                <c:pt idx="59">
                  <c:v>0.702593527</c:v>
                </c:pt>
                <c:pt idx="60">
                  <c:v>0.68769727700000005</c:v>
                </c:pt>
                <c:pt idx="61">
                  <c:v>0.64846397099999997</c:v>
                </c:pt>
                <c:pt idx="62">
                  <c:v>0.72730779199999995</c:v>
                </c:pt>
                <c:pt idx="63">
                  <c:v>1.079634556</c:v>
                </c:pt>
                <c:pt idx="64">
                  <c:v>1.6412843050000001</c:v>
                </c:pt>
                <c:pt idx="65">
                  <c:v>2.1465029790000001</c:v>
                </c:pt>
                <c:pt idx="66">
                  <c:v>2.2855555590000001</c:v>
                </c:pt>
                <c:pt idx="67">
                  <c:v>2.1032889680000002</c:v>
                </c:pt>
                <c:pt idx="68">
                  <c:v>1.686632149</c:v>
                </c:pt>
                <c:pt idx="69">
                  <c:v>1.305666006</c:v>
                </c:pt>
                <c:pt idx="70">
                  <c:v>1.104398845</c:v>
                </c:pt>
                <c:pt idx="71">
                  <c:v>0.95058480899999998</c:v>
                </c:pt>
                <c:pt idx="72">
                  <c:v>0.51737745199999996</c:v>
                </c:pt>
                <c:pt idx="73">
                  <c:v>-0.37923757699999999</c:v>
                </c:pt>
                <c:pt idx="74">
                  <c:v>-2.0646312849999999</c:v>
                </c:pt>
                <c:pt idx="75">
                  <c:v>-3.9412238390000001</c:v>
                </c:pt>
                <c:pt idx="76">
                  <c:v>-5.9116576429999999</c:v>
                </c:pt>
                <c:pt idx="77">
                  <c:v>-7.8826111499999998</c:v>
                </c:pt>
                <c:pt idx="78">
                  <c:v>-9.8157665870000006</c:v>
                </c:pt>
                <c:pt idx="79">
                  <c:v>-11.825279220000001</c:v>
                </c:pt>
                <c:pt idx="80">
                  <c:v>-13.923383469999999</c:v>
                </c:pt>
                <c:pt idx="81">
                  <c:v>-16.117160800000001</c:v>
                </c:pt>
                <c:pt idx="82">
                  <c:v>-18.22511373</c:v>
                </c:pt>
                <c:pt idx="83">
                  <c:v>-19.673195849999999</c:v>
                </c:pt>
                <c:pt idx="84">
                  <c:v>-20.005529249999999</c:v>
                </c:pt>
                <c:pt idx="85">
                  <c:v>-19.351957909999999</c:v>
                </c:pt>
                <c:pt idx="86">
                  <c:v>-18.248632709999999</c:v>
                </c:pt>
                <c:pt idx="87">
                  <c:v>-17.173584900000002</c:v>
                </c:pt>
                <c:pt idx="88">
                  <c:v>-16.242928939999999</c:v>
                </c:pt>
                <c:pt idx="89">
                  <c:v>-15.54566988</c:v>
                </c:pt>
                <c:pt idx="90">
                  <c:v>-14.985802039999999</c:v>
                </c:pt>
                <c:pt idx="91">
                  <c:v>-14.62126788</c:v>
                </c:pt>
                <c:pt idx="92">
                  <c:v>-14.447456799999999</c:v>
                </c:pt>
                <c:pt idx="93">
                  <c:v>-13.96476535</c:v>
                </c:pt>
                <c:pt idx="94">
                  <c:v>-13.086988399999999</c:v>
                </c:pt>
                <c:pt idx="95">
                  <c:v>-11.732528629999999</c:v>
                </c:pt>
                <c:pt idx="96">
                  <c:v>-10.33892876</c:v>
                </c:pt>
                <c:pt idx="97">
                  <c:v>-9.3516775249999995</c:v>
                </c:pt>
                <c:pt idx="98">
                  <c:v>-8.6654593339999995</c:v>
                </c:pt>
                <c:pt idx="99">
                  <c:v>-8.1719733479999999</c:v>
                </c:pt>
                <c:pt idx="100">
                  <c:v>-7.9439219809999999</c:v>
                </c:pt>
                <c:pt idx="101">
                  <c:v>-7.9112896209999999</c:v>
                </c:pt>
                <c:pt idx="102">
                  <c:v>-8.2253282290000005</c:v>
                </c:pt>
                <c:pt idx="103">
                  <c:v>-8.9812533040000009</c:v>
                </c:pt>
                <c:pt idx="104">
                  <c:v>-10.229181580000001</c:v>
                </c:pt>
                <c:pt idx="105">
                  <c:v>-11.719916270000001</c:v>
                </c:pt>
                <c:pt idx="106">
                  <c:v>-13.38551842</c:v>
                </c:pt>
                <c:pt idx="107">
                  <c:v>-14.979608929999999</c:v>
                </c:pt>
                <c:pt idx="108">
                  <c:v>-16.085378729999999</c:v>
                </c:pt>
                <c:pt idx="109">
                  <c:v>-16.498194080000001</c:v>
                </c:pt>
                <c:pt idx="110">
                  <c:v>-16.182625519999998</c:v>
                </c:pt>
                <c:pt idx="111">
                  <c:v>-15.91492231</c:v>
                </c:pt>
                <c:pt idx="112">
                  <c:v>-16.116798759999998</c:v>
                </c:pt>
                <c:pt idx="113">
                  <c:v>-16.678975510000001</c:v>
                </c:pt>
                <c:pt idx="114">
                  <c:v>-17.062869020000001</c:v>
                </c:pt>
                <c:pt idx="115">
                  <c:v>-16.864159619999999</c:v>
                </c:pt>
                <c:pt idx="116">
                  <c:v>-16.2410405</c:v>
                </c:pt>
                <c:pt idx="117">
                  <c:v>-15.132974669999999</c:v>
                </c:pt>
                <c:pt idx="118">
                  <c:v>-13.771008800000001</c:v>
                </c:pt>
                <c:pt idx="119">
                  <c:v>-12.96866436</c:v>
                </c:pt>
                <c:pt idx="120">
                  <c:v>-13.464756660000001</c:v>
                </c:pt>
                <c:pt idx="121">
                  <c:v>-15.39128412</c:v>
                </c:pt>
                <c:pt idx="122">
                  <c:v>-18.737097899999998</c:v>
                </c:pt>
                <c:pt idx="123">
                  <c:v>-23.010199180000001</c:v>
                </c:pt>
                <c:pt idx="124">
                  <c:v>-27.62661306</c:v>
                </c:pt>
                <c:pt idx="125">
                  <c:v>-32.247125799999999</c:v>
                </c:pt>
                <c:pt idx="126">
                  <c:v>-37.478315119999998</c:v>
                </c:pt>
                <c:pt idx="127">
                  <c:v>-43.764822899999999</c:v>
                </c:pt>
                <c:pt idx="128">
                  <c:v>-50.750927040000001</c:v>
                </c:pt>
                <c:pt idx="129">
                  <c:v>-57.822996799999999</c:v>
                </c:pt>
                <c:pt idx="130">
                  <c:v>-64.585238160000003</c:v>
                </c:pt>
                <c:pt idx="131">
                  <c:v>-70.977522280000002</c:v>
                </c:pt>
                <c:pt idx="132">
                  <c:v>-76.887840339999997</c:v>
                </c:pt>
                <c:pt idx="133">
                  <c:v>-82.149375509999999</c:v>
                </c:pt>
                <c:pt idx="134">
                  <c:v>-86.848640439999997</c:v>
                </c:pt>
                <c:pt idx="135">
                  <c:v>-90.827233329999999</c:v>
                </c:pt>
                <c:pt idx="136">
                  <c:v>-93.798789740000004</c:v>
                </c:pt>
                <c:pt idx="137">
                  <c:v>-96.652544349999999</c:v>
                </c:pt>
                <c:pt idx="138">
                  <c:v>-100.3653766</c:v>
                </c:pt>
                <c:pt idx="139">
                  <c:v>-105.44986419999999</c:v>
                </c:pt>
                <c:pt idx="140">
                  <c:v>-112.0521732</c:v>
                </c:pt>
                <c:pt idx="141">
                  <c:v>-119.7342483</c:v>
                </c:pt>
                <c:pt idx="142">
                  <c:v>-127.9155798</c:v>
                </c:pt>
                <c:pt idx="143">
                  <c:v>-136.28870649999999</c:v>
                </c:pt>
                <c:pt idx="144">
                  <c:v>-144.59119620000001</c:v>
                </c:pt>
                <c:pt idx="145">
                  <c:v>-152.70438189999999</c:v>
                </c:pt>
                <c:pt idx="146">
                  <c:v>-160.61717640000001</c:v>
                </c:pt>
                <c:pt idx="147">
                  <c:v>-168.44589289999999</c:v>
                </c:pt>
                <c:pt idx="148">
                  <c:v>-176.14836529999999</c:v>
                </c:pt>
                <c:pt idx="149">
                  <c:v>-183.5170766</c:v>
                </c:pt>
                <c:pt idx="150">
                  <c:v>-190.27527910000001</c:v>
                </c:pt>
                <c:pt idx="151">
                  <c:v>-195.87780069999999</c:v>
                </c:pt>
                <c:pt idx="152">
                  <c:v>-199.52478009999999</c:v>
                </c:pt>
                <c:pt idx="153">
                  <c:v>-201.364069</c:v>
                </c:pt>
                <c:pt idx="154">
                  <c:v>-201.9610424</c:v>
                </c:pt>
                <c:pt idx="155">
                  <c:v>-201.59137100000001</c:v>
                </c:pt>
                <c:pt idx="156">
                  <c:v>-200.6970484</c:v>
                </c:pt>
                <c:pt idx="157">
                  <c:v>-199.70646070000001</c:v>
                </c:pt>
                <c:pt idx="158">
                  <c:v>-198.88054460000001</c:v>
                </c:pt>
                <c:pt idx="159">
                  <c:v>-198.41274279999999</c:v>
                </c:pt>
                <c:pt idx="160">
                  <c:v>-198.25235040000001</c:v>
                </c:pt>
                <c:pt idx="161">
                  <c:v>-198.10609590000001</c:v>
                </c:pt>
                <c:pt idx="162">
                  <c:v>-197.59384270000001</c:v>
                </c:pt>
                <c:pt idx="163">
                  <c:v>-196.39504479999999</c:v>
                </c:pt>
                <c:pt idx="164">
                  <c:v>-194.37040060000001</c:v>
                </c:pt>
                <c:pt idx="165">
                  <c:v>-191.54812279999999</c:v>
                </c:pt>
                <c:pt idx="166">
                  <c:v>-188.12204439999999</c:v>
                </c:pt>
                <c:pt idx="167">
                  <c:v>-184.31872369999999</c:v>
                </c:pt>
                <c:pt idx="168">
                  <c:v>-180.31128000000001</c:v>
                </c:pt>
                <c:pt idx="169">
                  <c:v>-176.19902529999999</c:v>
                </c:pt>
                <c:pt idx="170">
                  <c:v>-172.10239319999999</c:v>
                </c:pt>
                <c:pt idx="171">
                  <c:v>-168.036879</c:v>
                </c:pt>
                <c:pt idx="172">
                  <c:v>-163.9595401</c:v>
                </c:pt>
                <c:pt idx="173">
                  <c:v>-159.82919910000001</c:v>
                </c:pt>
                <c:pt idx="174">
                  <c:v>-155.42701450000001</c:v>
                </c:pt>
                <c:pt idx="175">
                  <c:v>-150.6364853</c:v>
                </c:pt>
                <c:pt idx="176">
                  <c:v>-145.31198130000001</c:v>
                </c:pt>
                <c:pt idx="177">
                  <c:v>-139.49825269999999</c:v>
                </c:pt>
                <c:pt idx="178">
                  <c:v>-133.2543981</c:v>
                </c:pt>
                <c:pt idx="179">
                  <c:v>-126.77338899999999</c:v>
                </c:pt>
                <c:pt idx="180">
                  <c:v>-120.4381269</c:v>
                </c:pt>
                <c:pt idx="181">
                  <c:v>-114.5583318</c:v>
                </c:pt>
                <c:pt idx="182">
                  <c:v>-109.20719990000001</c:v>
                </c:pt>
                <c:pt idx="183">
                  <c:v>-104.1704201</c:v>
                </c:pt>
                <c:pt idx="184">
                  <c:v>-99.354100700000004</c:v>
                </c:pt>
                <c:pt idx="185">
                  <c:v>-94.782324979999999</c:v>
                </c:pt>
                <c:pt idx="186">
                  <c:v>-90.275356779999996</c:v>
                </c:pt>
                <c:pt idx="187">
                  <c:v>-85.62601377</c:v>
                </c:pt>
                <c:pt idx="188">
                  <c:v>-80.524848469999995</c:v>
                </c:pt>
                <c:pt idx="189">
                  <c:v>-74.601527599999997</c:v>
                </c:pt>
                <c:pt idx="190">
                  <c:v>-67.825062729999999</c:v>
                </c:pt>
                <c:pt idx="191">
                  <c:v>-60.62245746</c:v>
                </c:pt>
                <c:pt idx="192">
                  <c:v>-53.395734849999997</c:v>
                </c:pt>
                <c:pt idx="193">
                  <c:v>-46.663818370000001</c:v>
                </c:pt>
                <c:pt idx="194">
                  <c:v>-41.210620480000003</c:v>
                </c:pt>
                <c:pt idx="195">
                  <c:v>-37.599898490000001</c:v>
                </c:pt>
                <c:pt idx="196">
                  <c:v>-35.820231560000003</c:v>
                </c:pt>
                <c:pt idx="197">
                  <c:v>-35.353211049999999</c:v>
                </c:pt>
                <c:pt idx="198">
                  <c:v>-35.510467890000001</c:v>
                </c:pt>
                <c:pt idx="199">
                  <c:v>-35.687628969999999</c:v>
                </c:pt>
                <c:pt idx="200">
                  <c:v>-35.425919530000002</c:v>
                </c:pt>
                <c:pt idx="201">
                  <c:v>-34.456353659999998</c:v>
                </c:pt>
                <c:pt idx="202">
                  <c:v>-32.84329761</c:v>
                </c:pt>
                <c:pt idx="203">
                  <c:v>-30.898058320000001</c:v>
                </c:pt>
                <c:pt idx="204">
                  <c:v>-28.949799209999998</c:v>
                </c:pt>
                <c:pt idx="205">
                  <c:v>-27.188569709999999</c:v>
                </c:pt>
                <c:pt idx="206">
                  <c:v>-25.701001229999999</c:v>
                </c:pt>
                <c:pt idx="207">
                  <c:v>-24.461921830000001</c:v>
                </c:pt>
                <c:pt idx="208">
                  <c:v>-23.42978119</c:v>
                </c:pt>
                <c:pt idx="209">
                  <c:v>-22.637092549999998</c:v>
                </c:pt>
                <c:pt idx="210">
                  <c:v>-22.185120619999999</c:v>
                </c:pt>
                <c:pt idx="211">
                  <c:v>-22.103809049999999</c:v>
                </c:pt>
                <c:pt idx="212">
                  <c:v>-22.390114180000001</c:v>
                </c:pt>
                <c:pt idx="213">
                  <c:v>-22.980659379999999</c:v>
                </c:pt>
                <c:pt idx="214">
                  <c:v>-23.76755665</c:v>
                </c:pt>
                <c:pt idx="215">
                  <c:v>-24.68113322</c:v>
                </c:pt>
                <c:pt idx="216">
                  <c:v>-25.672913040000001</c:v>
                </c:pt>
                <c:pt idx="217">
                  <c:v>-26.651548779999999</c:v>
                </c:pt>
                <c:pt idx="218">
                  <c:v>-27.508914539999999</c:v>
                </c:pt>
                <c:pt idx="219">
                  <c:v>-28.247115669999999</c:v>
                </c:pt>
                <c:pt idx="220">
                  <c:v>-29.055560499999999</c:v>
                </c:pt>
                <c:pt idx="221">
                  <c:v>-30.103913810000002</c:v>
                </c:pt>
                <c:pt idx="222">
                  <c:v>-31.468067309999999</c:v>
                </c:pt>
                <c:pt idx="223">
                  <c:v>-33.178561940000002</c:v>
                </c:pt>
                <c:pt idx="224">
                  <c:v>-35.147550260000003</c:v>
                </c:pt>
                <c:pt idx="225">
                  <c:v>-37.253580479999997</c:v>
                </c:pt>
                <c:pt idx="226">
                  <c:v>-39.398619429999997</c:v>
                </c:pt>
                <c:pt idx="227">
                  <c:v>-41.52882254</c:v>
                </c:pt>
                <c:pt idx="228">
                  <c:v>-43.598796530000001</c:v>
                </c:pt>
                <c:pt idx="229">
                  <c:v>-45.76739224</c:v>
                </c:pt>
                <c:pt idx="230">
                  <c:v>-48.078439269999997</c:v>
                </c:pt>
                <c:pt idx="231">
                  <c:v>-50.431445009999997</c:v>
                </c:pt>
                <c:pt idx="232">
                  <c:v>-52.690647689999999</c:v>
                </c:pt>
                <c:pt idx="233">
                  <c:v>-54.717584600000002</c:v>
                </c:pt>
                <c:pt idx="234">
                  <c:v>-56.489308700000002</c:v>
                </c:pt>
                <c:pt idx="235">
                  <c:v>-58.012015390000002</c:v>
                </c:pt>
                <c:pt idx="236">
                  <c:v>-59.35542856</c:v>
                </c:pt>
                <c:pt idx="237">
                  <c:v>-60.74129525</c:v>
                </c:pt>
                <c:pt idx="238">
                  <c:v>-62.298038910000002</c:v>
                </c:pt>
                <c:pt idx="239">
                  <c:v>-64.146623230000003</c:v>
                </c:pt>
                <c:pt idx="240">
                  <c:v>-66.265851179999999</c:v>
                </c:pt>
                <c:pt idx="241">
                  <c:v>-68.464237339999997</c:v>
                </c:pt>
                <c:pt idx="242">
                  <c:v>-70.478989949999999</c:v>
                </c:pt>
                <c:pt idx="243">
                  <c:v>-72.141732050000002</c:v>
                </c:pt>
                <c:pt idx="244">
                  <c:v>-73.370560549999993</c:v>
                </c:pt>
                <c:pt idx="245">
                  <c:v>-74.201696920000003</c:v>
                </c:pt>
                <c:pt idx="246">
                  <c:v>-74.724368319999996</c:v>
                </c:pt>
                <c:pt idx="247">
                  <c:v>-74.993849040000001</c:v>
                </c:pt>
                <c:pt idx="248">
                  <c:v>-75.013046700000004</c:v>
                </c:pt>
                <c:pt idx="249">
                  <c:v>-74.77861652</c:v>
                </c:pt>
                <c:pt idx="250">
                  <c:v>-74.320226869999999</c:v>
                </c:pt>
                <c:pt idx="251">
                  <c:v>-73.63971445</c:v>
                </c:pt>
                <c:pt idx="252">
                  <c:v>-72.735243199999999</c:v>
                </c:pt>
                <c:pt idx="253">
                  <c:v>-71.551696160000006</c:v>
                </c:pt>
                <c:pt idx="254">
                  <c:v>-70.110550340000003</c:v>
                </c:pt>
                <c:pt idx="255">
                  <c:v>-68.349909389999993</c:v>
                </c:pt>
                <c:pt idx="256">
                  <c:v>-66.209916519999993</c:v>
                </c:pt>
                <c:pt idx="257">
                  <c:v>-63.82848259</c:v>
                </c:pt>
                <c:pt idx="258">
                  <c:v>-61.366460959999998</c:v>
                </c:pt>
                <c:pt idx="259">
                  <c:v>-58.848268599999997</c:v>
                </c:pt>
                <c:pt idx="260">
                  <c:v>-56.176495549999999</c:v>
                </c:pt>
                <c:pt idx="261">
                  <c:v>-53.12101096</c:v>
                </c:pt>
                <c:pt idx="262">
                  <c:v>-49.614749340000003</c:v>
                </c:pt>
                <c:pt idx="263">
                  <c:v>-45.643047969999998</c:v>
                </c:pt>
                <c:pt idx="264">
                  <c:v>-41.124771449999997</c:v>
                </c:pt>
                <c:pt idx="265">
                  <c:v>-36.333157900000003</c:v>
                </c:pt>
                <c:pt idx="266">
                  <c:v>-31.856472610000001</c:v>
                </c:pt>
                <c:pt idx="267">
                  <c:v>-27.884968449999999</c:v>
                </c:pt>
                <c:pt idx="268">
                  <c:v>-24.204924259999999</c:v>
                </c:pt>
                <c:pt idx="269">
                  <c:v>-20.34572782</c:v>
                </c:pt>
                <c:pt idx="270">
                  <c:v>-16.118290099999999</c:v>
                </c:pt>
                <c:pt idx="271">
                  <c:v>-11.50486948</c:v>
                </c:pt>
                <c:pt idx="272">
                  <c:v>-6.7956165510000002</c:v>
                </c:pt>
                <c:pt idx="273">
                  <c:v>-2.4426980600000001</c:v>
                </c:pt>
                <c:pt idx="274">
                  <c:v>1.176098981</c:v>
                </c:pt>
                <c:pt idx="275">
                  <c:v>3.7061660010000002</c:v>
                </c:pt>
                <c:pt idx="276">
                  <c:v>5.0611163809999997</c:v>
                </c:pt>
                <c:pt idx="277">
                  <c:v>5.4416168139999996</c:v>
                </c:pt>
                <c:pt idx="278">
                  <c:v>5.3369140780000004</c:v>
                </c:pt>
                <c:pt idx="279">
                  <c:v>5.2319984560000004</c:v>
                </c:pt>
                <c:pt idx="280">
                  <c:v>5.6225451069999997</c:v>
                </c:pt>
                <c:pt idx="281">
                  <c:v>6.7012170649999998</c:v>
                </c:pt>
                <c:pt idx="282">
                  <c:v>8.4304919229999999</c:v>
                </c:pt>
                <c:pt idx="283">
                  <c:v>10.66145728</c:v>
                </c:pt>
                <c:pt idx="284">
                  <c:v>13.081247619999999</c:v>
                </c:pt>
                <c:pt idx="285">
                  <c:v>15.28343557</c:v>
                </c:pt>
                <c:pt idx="286">
                  <c:v>16.938523400000001</c:v>
                </c:pt>
                <c:pt idx="287">
                  <c:v>17.865719169999998</c:v>
                </c:pt>
                <c:pt idx="288">
                  <c:v>18.04434354</c:v>
                </c:pt>
                <c:pt idx="289">
                  <c:v>17.675752249999999</c:v>
                </c:pt>
                <c:pt idx="290">
                  <c:v>17.10872041</c:v>
                </c:pt>
                <c:pt idx="291">
                  <c:v>16.671342460000002</c:v>
                </c:pt>
                <c:pt idx="292">
                  <c:v>16.544795409999999</c:v>
                </c:pt>
                <c:pt idx="293">
                  <c:v>16.67725244</c:v>
                </c:pt>
                <c:pt idx="294">
                  <c:v>16.866317670000001</c:v>
                </c:pt>
                <c:pt idx="295">
                  <c:v>16.957834219999999</c:v>
                </c:pt>
                <c:pt idx="296">
                  <c:v>16.865387760000001</c:v>
                </c:pt>
                <c:pt idx="297">
                  <c:v>16.55711316</c:v>
                </c:pt>
                <c:pt idx="298">
                  <c:v>16.027885439999999</c:v>
                </c:pt>
                <c:pt idx="299">
                  <c:v>15.29448275</c:v>
                </c:pt>
                <c:pt idx="300">
                  <c:v>14.363865730000001</c:v>
                </c:pt>
                <c:pt idx="301">
                  <c:v>13.23140192</c:v>
                </c:pt>
                <c:pt idx="302">
                  <c:v>11.898280099999999</c:v>
                </c:pt>
                <c:pt idx="303">
                  <c:v>10.35920842</c:v>
                </c:pt>
                <c:pt idx="304">
                  <c:v>8.6412135899999996</c:v>
                </c:pt>
                <c:pt idx="305">
                  <c:v>6.7303364190000003</c:v>
                </c:pt>
                <c:pt idx="306">
                  <c:v>4.6843001500000003</c:v>
                </c:pt>
                <c:pt idx="307">
                  <c:v>2.6188389669999999</c:v>
                </c:pt>
                <c:pt idx="308">
                  <c:v>0.66541952800000004</c:v>
                </c:pt>
                <c:pt idx="309">
                  <c:v>-1.078963283</c:v>
                </c:pt>
                <c:pt idx="310">
                  <c:v>-2.6239506769999998</c:v>
                </c:pt>
                <c:pt idx="311">
                  <c:v>-4.0712261229999998</c:v>
                </c:pt>
                <c:pt idx="312">
                  <c:v>-5.6593246209999997</c:v>
                </c:pt>
                <c:pt idx="313">
                  <c:v>-7.6535390090000002</c:v>
                </c:pt>
                <c:pt idx="314">
                  <c:v>-10.11257853</c:v>
                </c:pt>
                <c:pt idx="315">
                  <c:v>-12.91933416</c:v>
                </c:pt>
                <c:pt idx="316">
                  <c:v>-15.867186930000001</c:v>
                </c:pt>
                <c:pt idx="317">
                  <c:v>-18.736604440000001</c:v>
                </c:pt>
                <c:pt idx="318">
                  <c:v>-21.404528169999999</c:v>
                </c:pt>
                <c:pt idx="319">
                  <c:v>-23.883738959999999</c:v>
                </c:pt>
                <c:pt idx="320">
                  <c:v>-26.2088568</c:v>
                </c:pt>
                <c:pt idx="321">
                  <c:v>-28.482511670000001</c:v>
                </c:pt>
                <c:pt idx="322">
                  <c:v>-30.834049</c:v>
                </c:pt>
                <c:pt idx="323">
                  <c:v>-33.237879380000003</c:v>
                </c:pt>
                <c:pt idx="324">
                  <c:v>-35.570011549999997</c:v>
                </c:pt>
                <c:pt idx="325">
                  <c:v>-37.694670279999997</c:v>
                </c:pt>
                <c:pt idx="326">
                  <c:v>-39.583539250000001</c:v>
                </c:pt>
                <c:pt idx="327">
                  <c:v>-41.303611930000002</c:v>
                </c:pt>
                <c:pt idx="328">
                  <c:v>-43.018355110000002</c:v>
                </c:pt>
                <c:pt idx="329">
                  <c:v>-44.804797870000002</c:v>
                </c:pt>
                <c:pt idx="330">
                  <c:v>-46.775438090000002</c:v>
                </c:pt>
                <c:pt idx="331">
                  <c:v>-48.970411050000003</c:v>
                </c:pt>
                <c:pt idx="332">
                  <c:v>-51.384550369999999</c:v>
                </c:pt>
                <c:pt idx="333">
                  <c:v>-53.88748622</c:v>
                </c:pt>
                <c:pt idx="334">
                  <c:v>-56.273252390000003</c:v>
                </c:pt>
                <c:pt idx="335">
                  <c:v>-58.346967290000002</c:v>
                </c:pt>
                <c:pt idx="336">
                  <c:v>-59.921114420000002</c:v>
                </c:pt>
                <c:pt idx="337">
                  <c:v>-60.796902789999997</c:v>
                </c:pt>
                <c:pt idx="338">
                  <c:v>-61.034549060000003</c:v>
                </c:pt>
                <c:pt idx="339">
                  <c:v>-60.757122629999998</c:v>
                </c:pt>
                <c:pt idx="340">
                  <c:v>-60.501448539999998</c:v>
                </c:pt>
                <c:pt idx="341">
                  <c:v>-60.593183189999998</c:v>
                </c:pt>
                <c:pt idx="342">
                  <c:v>-60.892827250000003</c:v>
                </c:pt>
                <c:pt idx="343">
                  <c:v>-61.041422099999998</c:v>
                </c:pt>
                <c:pt idx="344">
                  <c:v>-60.733673000000003</c:v>
                </c:pt>
                <c:pt idx="345">
                  <c:v>-59.906316140000001</c:v>
                </c:pt>
                <c:pt idx="346">
                  <c:v>-58.733092040000002</c:v>
                </c:pt>
                <c:pt idx="347">
                  <c:v>-57.382013860000001</c:v>
                </c:pt>
                <c:pt idx="348">
                  <c:v>-56.0381103</c:v>
                </c:pt>
                <c:pt idx="349">
                  <c:v>-54.713014129999998</c:v>
                </c:pt>
                <c:pt idx="350">
                  <c:v>-53.269250149999998</c:v>
                </c:pt>
                <c:pt idx="351">
                  <c:v>-51.548736529999999</c:v>
                </c:pt>
                <c:pt idx="352">
                  <c:v>-49.41454504</c:v>
                </c:pt>
                <c:pt idx="353">
                  <c:v>-46.803765159999998</c:v>
                </c:pt>
                <c:pt idx="354">
                  <c:v>-43.762672029999997</c:v>
                </c:pt>
                <c:pt idx="355">
                  <c:v>-40.338395650000002</c:v>
                </c:pt>
                <c:pt idx="356">
                  <c:v>-36.672566519999997</c:v>
                </c:pt>
                <c:pt idx="357">
                  <c:v>-32.873776049999996</c:v>
                </c:pt>
                <c:pt idx="358">
                  <c:v>-29.126416750000001</c:v>
                </c:pt>
                <c:pt idx="359">
                  <c:v>-25.581676089999998</c:v>
                </c:pt>
                <c:pt idx="360">
                  <c:v>-22.330111649999999</c:v>
                </c:pt>
                <c:pt idx="361">
                  <c:v>-19.074943739999998</c:v>
                </c:pt>
                <c:pt idx="362">
                  <c:v>-15.27732752</c:v>
                </c:pt>
                <c:pt idx="363">
                  <c:v>-10.688749870000001</c:v>
                </c:pt>
                <c:pt idx="364">
                  <c:v>-5.2541037560000001</c:v>
                </c:pt>
                <c:pt idx="365">
                  <c:v>0.62827201899999996</c:v>
                </c:pt>
                <c:pt idx="366">
                  <c:v>6.4551302789999996</c:v>
                </c:pt>
                <c:pt idx="367">
                  <c:v>11.739512769999999</c:v>
                </c:pt>
                <c:pt idx="368">
                  <c:v>15.95299442</c:v>
                </c:pt>
                <c:pt idx="369">
                  <c:v>18.39242673</c:v>
                </c:pt>
                <c:pt idx="370">
                  <c:v>18.82601979</c:v>
                </c:pt>
                <c:pt idx="371">
                  <c:v>17.711516020000001</c:v>
                </c:pt>
                <c:pt idx="372">
                  <c:v>16.04730348</c:v>
                </c:pt>
                <c:pt idx="373">
                  <c:v>15.09419201</c:v>
                </c:pt>
                <c:pt idx="374">
                  <c:v>15.566164049999999</c:v>
                </c:pt>
                <c:pt idx="375">
                  <c:v>17.47539437</c:v>
                </c:pt>
                <c:pt idx="376">
                  <c:v>20.31122422</c:v>
                </c:pt>
                <c:pt idx="377">
                  <c:v>23.325963359999999</c:v>
                </c:pt>
                <c:pt idx="378">
                  <c:v>25.53857537</c:v>
                </c:pt>
                <c:pt idx="379">
                  <c:v>26.03831666</c:v>
                </c:pt>
                <c:pt idx="380">
                  <c:v>24.828850330000002</c:v>
                </c:pt>
                <c:pt idx="381">
                  <c:v>22.728419939999998</c:v>
                </c:pt>
                <c:pt idx="382">
                  <c:v>20.733215340000001</c:v>
                </c:pt>
                <c:pt idx="383">
                  <c:v>19.643923560000001</c:v>
                </c:pt>
                <c:pt idx="384">
                  <c:v>19.73503578</c:v>
                </c:pt>
                <c:pt idx="385">
                  <c:v>20.798469449999999</c:v>
                </c:pt>
                <c:pt idx="386">
                  <c:v>22.340616560000001</c:v>
                </c:pt>
                <c:pt idx="387">
                  <c:v>23.730502529999999</c:v>
                </c:pt>
                <c:pt idx="388">
                  <c:v>24.325731600000001</c:v>
                </c:pt>
                <c:pt idx="389">
                  <c:v>23.68505579</c:v>
                </c:pt>
                <c:pt idx="390">
                  <c:v>21.87058283</c:v>
                </c:pt>
                <c:pt idx="391">
                  <c:v>19.386642370000001</c:v>
                </c:pt>
                <c:pt idx="392">
                  <c:v>16.830150209999999</c:v>
                </c:pt>
                <c:pt idx="393">
                  <c:v>14.62298358</c:v>
                </c:pt>
                <c:pt idx="394">
                  <c:v>12.96986471</c:v>
                </c:pt>
                <c:pt idx="395">
                  <c:v>11.8207024</c:v>
                </c:pt>
                <c:pt idx="396">
                  <c:v>11.014031170000001</c:v>
                </c:pt>
                <c:pt idx="397">
                  <c:v>10.48654567</c:v>
                </c:pt>
                <c:pt idx="398">
                  <c:v>9.7081027120000005</c:v>
                </c:pt>
                <c:pt idx="399">
                  <c:v>8.3002603579999992</c:v>
                </c:pt>
                <c:pt idx="400">
                  <c:v>6.1061914909999997</c:v>
                </c:pt>
                <c:pt idx="401">
                  <c:v>3.3257675610000001</c:v>
                </c:pt>
                <c:pt idx="402">
                  <c:v>0.29547722999999998</c:v>
                </c:pt>
                <c:pt idx="403">
                  <c:v>-2.6527846149999998</c:v>
                </c:pt>
                <c:pt idx="404">
                  <c:v>-5.2498578030000003</c:v>
                </c:pt>
                <c:pt idx="405">
                  <c:v>-7.411554507</c:v>
                </c:pt>
                <c:pt idx="406">
                  <c:v>-9.2442286360000008</c:v>
                </c:pt>
                <c:pt idx="407">
                  <c:v>-10.928812239999999</c:v>
                </c:pt>
                <c:pt idx="408">
                  <c:v>-12.93493498</c:v>
                </c:pt>
                <c:pt idx="409">
                  <c:v>-15.69906786</c:v>
                </c:pt>
                <c:pt idx="410">
                  <c:v>-19.229824300000001</c:v>
                </c:pt>
                <c:pt idx="411">
                  <c:v>-23.26662842</c:v>
                </c:pt>
                <c:pt idx="412">
                  <c:v>-27.494894989999999</c:v>
                </c:pt>
                <c:pt idx="413">
                  <c:v>-31.701054750000001</c:v>
                </c:pt>
                <c:pt idx="414">
                  <c:v>-35.745998790000002</c:v>
                </c:pt>
                <c:pt idx="415">
                  <c:v>-39.518996739999999</c:v>
                </c:pt>
                <c:pt idx="416">
                  <c:v>-43.145577920000001</c:v>
                </c:pt>
                <c:pt idx="417">
                  <c:v>-47.073547939999997</c:v>
                </c:pt>
                <c:pt idx="418">
                  <c:v>-51.286113690000001</c:v>
                </c:pt>
                <c:pt idx="419">
                  <c:v>-55.49390365</c:v>
                </c:pt>
                <c:pt idx="420">
                  <c:v>-59.30175998</c:v>
                </c:pt>
                <c:pt idx="421">
                  <c:v>-62.342817920000002</c:v>
                </c:pt>
                <c:pt idx="422">
                  <c:v>-64.714941940000003</c:v>
                </c:pt>
                <c:pt idx="423">
                  <c:v>-66.707325560000001</c:v>
                </c:pt>
                <c:pt idx="424">
                  <c:v>-68.404817249999994</c:v>
                </c:pt>
                <c:pt idx="425">
                  <c:v>-69.713951010000002</c:v>
                </c:pt>
                <c:pt idx="426">
                  <c:v>-70.538324329999995</c:v>
                </c:pt>
                <c:pt idx="427">
                  <c:v>-70.985065379999995</c:v>
                </c:pt>
                <c:pt idx="428">
                  <c:v>-71.208311730000005</c:v>
                </c:pt>
                <c:pt idx="429">
                  <c:v>-71.225534479999993</c:v>
                </c:pt>
                <c:pt idx="430">
                  <c:v>-70.900541910000001</c:v>
                </c:pt>
                <c:pt idx="431">
                  <c:v>-70.165637250000003</c:v>
                </c:pt>
                <c:pt idx="432">
                  <c:v>-69.106154919999994</c:v>
                </c:pt>
                <c:pt idx="433">
                  <c:v>-67.855253210000001</c:v>
                </c:pt>
                <c:pt idx="434">
                  <c:v>-66.482737619999995</c:v>
                </c:pt>
                <c:pt idx="435">
                  <c:v>-64.993950690000005</c:v>
                </c:pt>
                <c:pt idx="436">
                  <c:v>-63.328086880000001</c:v>
                </c:pt>
                <c:pt idx="437">
                  <c:v>-61.397987520000001</c:v>
                </c:pt>
                <c:pt idx="438">
                  <c:v>-59.21581157</c:v>
                </c:pt>
                <c:pt idx="439">
                  <c:v>-56.880870139999999</c:v>
                </c:pt>
                <c:pt idx="440">
                  <c:v>-54.420433850000002</c:v>
                </c:pt>
                <c:pt idx="441">
                  <c:v>-51.862669740000001</c:v>
                </c:pt>
                <c:pt idx="442">
                  <c:v>-49.206018380000003</c:v>
                </c:pt>
                <c:pt idx="443">
                  <c:v>-46.372161890000001</c:v>
                </c:pt>
                <c:pt idx="444">
                  <c:v>-43.358373759999999</c:v>
                </c:pt>
                <c:pt idx="445">
                  <c:v>-40.205177159999998</c:v>
                </c:pt>
                <c:pt idx="446">
                  <c:v>-36.881192079999998</c:v>
                </c:pt>
                <c:pt idx="447">
                  <c:v>-33.446311119999997</c:v>
                </c:pt>
                <c:pt idx="448">
                  <c:v>-29.969579230000001</c:v>
                </c:pt>
                <c:pt idx="449">
                  <c:v>-26.608610169999999</c:v>
                </c:pt>
                <c:pt idx="450">
                  <c:v>-23.448344070000001</c:v>
                </c:pt>
                <c:pt idx="451">
                  <c:v>-20.511760639999999</c:v>
                </c:pt>
                <c:pt idx="452">
                  <c:v>-17.793955109999999</c:v>
                </c:pt>
                <c:pt idx="453">
                  <c:v>-15.16294149</c:v>
                </c:pt>
                <c:pt idx="454">
                  <c:v>-12.41602222</c:v>
                </c:pt>
                <c:pt idx="455">
                  <c:v>-9.5162003150000007</c:v>
                </c:pt>
                <c:pt idx="456">
                  <c:v>-6.4884258289999996</c:v>
                </c:pt>
                <c:pt idx="457">
                  <c:v>-3.2591399719999998</c:v>
                </c:pt>
                <c:pt idx="458">
                  <c:v>0.14185082700000001</c:v>
                </c:pt>
                <c:pt idx="459">
                  <c:v>3.628897791</c:v>
                </c:pt>
                <c:pt idx="460">
                  <c:v>7.0965714950000001</c:v>
                </c:pt>
                <c:pt idx="461">
                  <c:v>10.49202747</c:v>
                </c:pt>
                <c:pt idx="462">
                  <c:v>13.865685620000001</c:v>
                </c:pt>
                <c:pt idx="463">
                  <c:v>17.469896779999999</c:v>
                </c:pt>
                <c:pt idx="464">
                  <c:v>21.28593171</c:v>
                </c:pt>
                <c:pt idx="465">
                  <c:v>25.117014090000001</c:v>
                </c:pt>
                <c:pt idx="466">
                  <c:v>28.443742929999999</c:v>
                </c:pt>
                <c:pt idx="467">
                  <c:v>30.67569525</c:v>
                </c:pt>
                <c:pt idx="468">
                  <c:v>31.557144709999999</c:v>
                </c:pt>
                <c:pt idx="469">
                  <c:v>31.101759489999999</c:v>
                </c:pt>
                <c:pt idx="470">
                  <c:v>29.788967119999999</c:v>
                </c:pt>
                <c:pt idx="471">
                  <c:v>28.203488920000002</c:v>
                </c:pt>
                <c:pt idx="472">
                  <c:v>27.047062520000001</c:v>
                </c:pt>
                <c:pt idx="473">
                  <c:v>26.869271269999999</c:v>
                </c:pt>
                <c:pt idx="474">
                  <c:v>27.787155550000001</c:v>
                </c:pt>
                <c:pt idx="475">
                  <c:v>29.419636780000001</c:v>
                </c:pt>
                <c:pt idx="476">
                  <c:v>31.149494019999999</c:v>
                </c:pt>
                <c:pt idx="477">
                  <c:v>32.345217959999999</c:v>
                </c:pt>
                <c:pt idx="478">
                  <c:v>32.660681259999997</c:v>
                </c:pt>
                <c:pt idx="479">
                  <c:v>32.187437719999998</c:v>
                </c:pt>
                <c:pt idx="480">
                  <c:v>31.268485900000002</c:v>
                </c:pt>
                <c:pt idx="481">
                  <c:v>30.302871920000001</c:v>
                </c:pt>
                <c:pt idx="482">
                  <c:v>29.396226710000001</c:v>
                </c:pt>
                <c:pt idx="483">
                  <c:v>28.464037690000001</c:v>
                </c:pt>
                <c:pt idx="484">
                  <c:v>27.297102559999999</c:v>
                </c:pt>
                <c:pt idx="485">
                  <c:v>25.77703473</c:v>
                </c:pt>
                <c:pt idx="486">
                  <c:v>23.971263870000001</c:v>
                </c:pt>
                <c:pt idx="487">
                  <c:v>22.136370190000001</c:v>
                </c:pt>
                <c:pt idx="488">
                  <c:v>20.54628533</c:v>
                </c:pt>
                <c:pt idx="489">
                  <c:v>19.357942420000001</c:v>
                </c:pt>
                <c:pt idx="490">
                  <c:v>18.553862519999999</c:v>
                </c:pt>
                <c:pt idx="491">
                  <c:v>17.95604384</c:v>
                </c:pt>
                <c:pt idx="492">
                  <c:v>17.32642001</c:v>
                </c:pt>
                <c:pt idx="493">
                  <c:v>16.461600149999999</c:v>
                </c:pt>
                <c:pt idx="494">
                  <c:v>15.26770716</c:v>
                </c:pt>
                <c:pt idx="495">
                  <c:v>13.651827580000001</c:v>
                </c:pt>
                <c:pt idx="496">
                  <c:v>11.701599849999999</c:v>
                </c:pt>
                <c:pt idx="497">
                  <c:v>9.6469344330000002</c:v>
                </c:pt>
                <c:pt idx="498">
                  <c:v>7.6162953040000003</c:v>
                </c:pt>
                <c:pt idx="499">
                  <c:v>5.6230114179999999</c:v>
                </c:pt>
                <c:pt idx="500">
                  <c:v>3.5604470500000001</c:v>
                </c:pt>
                <c:pt idx="501">
                  <c:v>1.3062560489999999</c:v>
                </c:pt>
                <c:pt idx="502">
                  <c:v>-1.131630092</c:v>
                </c:pt>
                <c:pt idx="503">
                  <c:v>-3.8419459100000002</c:v>
                </c:pt>
                <c:pt idx="504">
                  <c:v>-6.7757945919999996</c:v>
                </c:pt>
                <c:pt idx="505">
                  <c:v>-9.8383441999999999</c:v>
                </c:pt>
                <c:pt idx="506">
                  <c:v>-13.167438900000001</c:v>
                </c:pt>
                <c:pt idx="507">
                  <c:v>-16.761541780000002</c:v>
                </c:pt>
                <c:pt idx="508">
                  <c:v>-20.521877360000001</c:v>
                </c:pt>
                <c:pt idx="509">
                  <c:v>-24.45163058</c:v>
                </c:pt>
                <c:pt idx="510">
                  <c:v>-28.470602400000001</c:v>
                </c:pt>
                <c:pt idx="511">
                  <c:v>-32.534353160000002</c:v>
                </c:pt>
                <c:pt idx="512">
                  <c:v>-36.648240790000003</c:v>
                </c:pt>
                <c:pt idx="513">
                  <c:v>-40.65429468</c:v>
                </c:pt>
                <c:pt idx="514">
                  <c:v>-44.288991359999997</c:v>
                </c:pt>
                <c:pt idx="515">
                  <c:v>-47.247655899999998</c:v>
                </c:pt>
                <c:pt idx="516">
                  <c:v>-49.646327759999998</c:v>
                </c:pt>
                <c:pt idx="517">
                  <c:v>-51.686216780000002</c:v>
                </c:pt>
                <c:pt idx="518">
                  <c:v>-53.472258529999998</c:v>
                </c:pt>
                <c:pt idx="519">
                  <c:v>-55.156114299999999</c:v>
                </c:pt>
                <c:pt idx="520">
                  <c:v>-56.638885770000002</c:v>
                </c:pt>
                <c:pt idx="521">
                  <c:v>-57.856548320000002</c:v>
                </c:pt>
                <c:pt idx="522">
                  <c:v>-58.825612489999997</c:v>
                </c:pt>
                <c:pt idx="523">
                  <c:v>-59.429310979999997</c:v>
                </c:pt>
                <c:pt idx="524">
                  <c:v>-59.644554739999997</c:v>
                </c:pt>
                <c:pt idx="525">
                  <c:v>-59.45834885</c:v>
                </c:pt>
                <c:pt idx="526">
                  <c:v>-58.953426370000003</c:v>
                </c:pt>
                <c:pt idx="527">
                  <c:v>-58.27355008</c:v>
                </c:pt>
                <c:pt idx="528">
                  <c:v>-57.4261646</c:v>
                </c:pt>
                <c:pt idx="529">
                  <c:v>-56.28168075</c:v>
                </c:pt>
                <c:pt idx="530">
                  <c:v>-54.821161150000002</c:v>
                </c:pt>
                <c:pt idx="531">
                  <c:v>-53.14389079</c:v>
                </c:pt>
                <c:pt idx="532">
                  <c:v>-51.340233769999998</c:v>
                </c:pt>
                <c:pt idx="533">
                  <c:v>-49.459577580000001</c:v>
                </c:pt>
                <c:pt idx="534">
                  <c:v>-47.470547230000001</c:v>
                </c:pt>
                <c:pt idx="535">
                  <c:v>-45.335360620000003</c:v>
                </c:pt>
                <c:pt idx="536">
                  <c:v>-43.05813783</c:v>
                </c:pt>
                <c:pt idx="537">
                  <c:v>-40.666152709999999</c:v>
                </c:pt>
                <c:pt idx="538">
                  <c:v>-38.299273460000002</c:v>
                </c:pt>
                <c:pt idx="539">
                  <c:v>-36.001611709999999</c:v>
                </c:pt>
                <c:pt idx="540">
                  <c:v>-33.7208623</c:v>
                </c:pt>
                <c:pt idx="541">
                  <c:v>-31.38108317</c:v>
                </c:pt>
                <c:pt idx="542">
                  <c:v>-28.940070729999999</c:v>
                </c:pt>
                <c:pt idx="543">
                  <c:v>-26.419205569999999</c:v>
                </c:pt>
                <c:pt idx="544">
                  <c:v>-23.76381804</c:v>
                </c:pt>
                <c:pt idx="545">
                  <c:v>-21.159470859999999</c:v>
                </c:pt>
                <c:pt idx="546">
                  <c:v>-18.412390720000001</c:v>
                </c:pt>
                <c:pt idx="547">
                  <c:v>-15.456224349999999</c:v>
                </c:pt>
                <c:pt idx="548">
                  <c:v>-12.2014996</c:v>
                </c:pt>
                <c:pt idx="549">
                  <c:v>-8.6877445689999995</c:v>
                </c:pt>
                <c:pt idx="550">
                  <c:v>-4.9982445369999997</c:v>
                </c:pt>
                <c:pt idx="551">
                  <c:v>-1.2631925260000001</c:v>
                </c:pt>
                <c:pt idx="552">
                  <c:v>2.5452047840000001</c:v>
                </c:pt>
                <c:pt idx="553">
                  <c:v>6.3706353880000002</c:v>
                </c:pt>
                <c:pt idx="554">
                  <c:v>10.30916826</c:v>
                </c:pt>
                <c:pt idx="555">
                  <c:v>14.493673579999999</c:v>
                </c:pt>
                <c:pt idx="556">
                  <c:v>19.105699860000001</c:v>
                </c:pt>
                <c:pt idx="557">
                  <c:v>24.070786049999999</c:v>
                </c:pt>
                <c:pt idx="558">
                  <c:v>28.548236490000001</c:v>
                </c:pt>
                <c:pt idx="559">
                  <c:v>32.51081928</c:v>
                </c:pt>
                <c:pt idx="560">
                  <c:v>35.811415889999999</c:v>
                </c:pt>
                <c:pt idx="561">
                  <c:v>37.789426390000003</c:v>
                </c:pt>
                <c:pt idx="562">
                  <c:v>37.95521102</c:v>
                </c:pt>
                <c:pt idx="563">
                  <c:v>36.23157088</c:v>
                </c:pt>
                <c:pt idx="564">
                  <c:v>33.149876890000002</c:v>
                </c:pt>
                <c:pt idx="565">
                  <c:v>29.801517990000001</c:v>
                </c:pt>
                <c:pt idx="566">
                  <c:v>27.233212609999999</c:v>
                </c:pt>
                <c:pt idx="567">
                  <c:v>26.056901759999999</c:v>
                </c:pt>
                <c:pt idx="568">
                  <c:v>26.234648239999999</c:v>
                </c:pt>
                <c:pt idx="569">
                  <c:v>27.362401040000002</c:v>
                </c:pt>
                <c:pt idx="570">
                  <c:v>28.816483699999999</c:v>
                </c:pt>
                <c:pt idx="571">
                  <c:v>29.499401880000001</c:v>
                </c:pt>
                <c:pt idx="572">
                  <c:v>28.84160636</c:v>
                </c:pt>
                <c:pt idx="573">
                  <c:v>27.0286519</c:v>
                </c:pt>
                <c:pt idx="574">
                  <c:v>24.77478666</c:v>
                </c:pt>
                <c:pt idx="575">
                  <c:v>22.851216770000001</c:v>
                </c:pt>
                <c:pt idx="576">
                  <c:v>21.74098729</c:v>
                </c:pt>
                <c:pt idx="577">
                  <c:v>21.502214429999999</c:v>
                </c:pt>
                <c:pt idx="578">
                  <c:v>21.823723780000002</c:v>
                </c:pt>
                <c:pt idx="579">
                  <c:v>22.299758579999999</c:v>
                </c:pt>
                <c:pt idx="580">
                  <c:v>22.607905410000001</c:v>
                </c:pt>
                <c:pt idx="581">
                  <c:v>22.37984294</c:v>
                </c:pt>
                <c:pt idx="582">
                  <c:v>21.349168500000001</c:v>
                </c:pt>
                <c:pt idx="583">
                  <c:v>19.667070930000001</c:v>
                </c:pt>
                <c:pt idx="584">
                  <c:v>17.723785809999999</c:v>
                </c:pt>
                <c:pt idx="585">
                  <c:v>15.95916452</c:v>
                </c:pt>
                <c:pt idx="586">
                  <c:v>14.64319899</c:v>
                </c:pt>
                <c:pt idx="587">
                  <c:v>13.88626391</c:v>
                </c:pt>
                <c:pt idx="588">
                  <c:v>13.62730689</c:v>
                </c:pt>
                <c:pt idx="589">
                  <c:v>13.64595795</c:v>
                </c:pt>
                <c:pt idx="590">
                  <c:v>13.505830789999999</c:v>
                </c:pt>
                <c:pt idx="591">
                  <c:v>12.66769474</c:v>
                </c:pt>
                <c:pt idx="592">
                  <c:v>10.88638106</c:v>
                </c:pt>
                <c:pt idx="593">
                  <c:v>8.1820649809999999</c:v>
                </c:pt>
                <c:pt idx="594">
                  <c:v>4.9173444809999998</c:v>
                </c:pt>
                <c:pt idx="595">
                  <c:v>1.5644092510000001</c:v>
                </c:pt>
                <c:pt idx="596">
                  <c:v>-1.4998369739999999</c:v>
                </c:pt>
                <c:pt idx="597">
                  <c:v>-4.0729257539999999</c:v>
                </c:pt>
                <c:pt idx="598">
                  <c:v>-6.1531537390000004</c:v>
                </c:pt>
                <c:pt idx="599">
                  <c:v>-7.9277477440000004</c:v>
                </c:pt>
                <c:pt idx="600">
                  <c:v>-9.6832120689999996</c:v>
                </c:pt>
                <c:pt idx="601">
                  <c:v>-11.64646503</c:v>
                </c:pt>
                <c:pt idx="602">
                  <c:v>-13.95460153</c:v>
                </c:pt>
                <c:pt idx="603">
                  <c:v>-16.592361239999999</c:v>
                </c:pt>
                <c:pt idx="604">
                  <c:v>-19.429169949999999</c:v>
                </c:pt>
                <c:pt idx="605">
                  <c:v>-22.28901913</c:v>
                </c:pt>
                <c:pt idx="606">
                  <c:v>-25.02199405</c:v>
                </c:pt>
                <c:pt idx="607">
                  <c:v>-27.65437317</c:v>
                </c:pt>
                <c:pt idx="608">
                  <c:v>-30.228019509999999</c:v>
                </c:pt>
                <c:pt idx="609">
                  <c:v>-32.664862560000003</c:v>
                </c:pt>
                <c:pt idx="610">
                  <c:v>-34.945369399999997</c:v>
                </c:pt>
                <c:pt idx="611">
                  <c:v>-36.993613680000003</c:v>
                </c:pt>
                <c:pt idx="612">
                  <c:v>-38.751751800000001</c:v>
                </c:pt>
                <c:pt idx="613">
                  <c:v>-40.326043210000002</c:v>
                </c:pt>
                <c:pt idx="614">
                  <c:v>-41.76142162</c:v>
                </c:pt>
                <c:pt idx="615">
                  <c:v>-43.072353370000002</c:v>
                </c:pt>
                <c:pt idx="616">
                  <c:v>-44.233632219999997</c:v>
                </c:pt>
                <c:pt idx="617">
                  <c:v>-45.213085100000001</c:v>
                </c:pt>
                <c:pt idx="618">
                  <c:v>-46.031358820000001</c:v>
                </c:pt>
                <c:pt idx="619">
                  <c:v>-46.686656319999997</c:v>
                </c:pt>
                <c:pt idx="620">
                  <c:v>-47.175635389999997</c:v>
                </c:pt>
                <c:pt idx="621">
                  <c:v>-47.536070549999998</c:v>
                </c:pt>
                <c:pt idx="622">
                  <c:v>-47.769191739999997</c:v>
                </c:pt>
                <c:pt idx="623">
                  <c:v>-47.792848739999997</c:v>
                </c:pt>
                <c:pt idx="624">
                  <c:v>-47.479274910000001</c:v>
                </c:pt>
                <c:pt idx="625">
                  <c:v>-46.868120910000002</c:v>
                </c:pt>
                <c:pt idx="626">
                  <c:v>-46.043250569999998</c:v>
                </c:pt>
                <c:pt idx="627">
                  <c:v>-45.077610540000002</c:v>
                </c:pt>
                <c:pt idx="628">
                  <c:v>-44.021295569999999</c:v>
                </c:pt>
                <c:pt idx="629">
                  <c:v>-42.890230619999997</c:v>
                </c:pt>
                <c:pt idx="630">
                  <c:v>-41.674432099999997</c:v>
                </c:pt>
                <c:pt idx="631">
                  <c:v>-40.372001920000002</c:v>
                </c:pt>
                <c:pt idx="632">
                  <c:v>-39.03090014</c:v>
                </c:pt>
                <c:pt idx="633">
                  <c:v>-37.643288679999998</c:v>
                </c:pt>
                <c:pt idx="634">
                  <c:v>-36.060347350000001</c:v>
                </c:pt>
                <c:pt idx="635">
                  <c:v>-34.029770120000002</c:v>
                </c:pt>
                <c:pt idx="636">
                  <c:v>-31.395005179999998</c:v>
                </c:pt>
                <c:pt idx="637">
                  <c:v>-28.152605170000001</c:v>
                </c:pt>
                <c:pt idx="638">
                  <c:v>-24.435044210000001</c:v>
                </c:pt>
                <c:pt idx="639">
                  <c:v>-20.44857871</c:v>
                </c:pt>
                <c:pt idx="640">
                  <c:v>-16.43872215</c:v>
                </c:pt>
                <c:pt idx="641">
                  <c:v>-12.79216173</c:v>
                </c:pt>
                <c:pt idx="642">
                  <c:v>-9.817929114</c:v>
                </c:pt>
                <c:pt idx="643">
                  <c:v>-7.4974270519999999</c:v>
                </c:pt>
                <c:pt idx="644">
                  <c:v>-5.6797535310000002</c:v>
                </c:pt>
                <c:pt idx="645">
                  <c:v>-4.0709790999999997</c:v>
                </c:pt>
                <c:pt idx="646">
                  <c:v>-2.3397037780000001</c:v>
                </c:pt>
                <c:pt idx="647">
                  <c:v>-0.23443876299999999</c:v>
                </c:pt>
                <c:pt idx="648">
                  <c:v>2.3366982319999998</c:v>
                </c:pt>
                <c:pt idx="649">
                  <c:v>5.327953988</c:v>
                </c:pt>
                <c:pt idx="650">
                  <c:v>8.5370364280000004</c:v>
                </c:pt>
                <c:pt idx="651">
                  <c:v>11.90169032</c:v>
                </c:pt>
                <c:pt idx="652">
                  <c:v>15.18355951</c:v>
                </c:pt>
                <c:pt idx="653">
                  <c:v>18.262031700000001</c:v>
                </c:pt>
                <c:pt idx="654">
                  <c:v>21.20595183</c:v>
                </c:pt>
                <c:pt idx="655">
                  <c:v>23.927635429999999</c:v>
                </c:pt>
                <c:pt idx="656">
                  <c:v>26.252434480000002</c:v>
                </c:pt>
                <c:pt idx="657">
                  <c:v>28.123914509999999</c:v>
                </c:pt>
                <c:pt idx="658">
                  <c:v>29.609199220000001</c:v>
                </c:pt>
                <c:pt idx="659">
                  <c:v>30.960762540000001</c:v>
                </c:pt>
                <c:pt idx="660">
                  <c:v>32.282744690000001</c:v>
                </c:pt>
                <c:pt idx="661">
                  <c:v>33.509778689999997</c:v>
                </c:pt>
                <c:pt idx="662">
                  <c:v>34.3950046</c:v>
                </c:pt>
                <c:pt idx="663">
                  <c:v>34.845164789999998</c:v>
                </c:pt>
                <c:pt idx="664">
                  <c:v>34.86607317</c:v>
                </c:pt>
                <c:pt idx="665">
                  <c:v>34.435234190000003</c:v>
                </c:pt>
                <c:pt idx="666">
                  <c:v>33.439680789999997</c:v>
                </c:pt>
                <c:pt idx="667">
                  <c:v>31.938083389999999</c:v>
                </c:pt>
                <c:pt idx="668">
                  <c:v>30.207073699999999</c:v>
                </c:pt>
                <c:pt idx="669">
                  <c:v>28.52515391</c:v>
                </c:pt>
                <c:pt idx="670">
                  <c:v>27.26688175</c:v>
                </c:pt>
                <c:pt idx="671">
                  <c:v>26.636488530000001</c:v>
                </c:pt>
                <c:pt idx="672">
                  <c:v>26.612972899999999</c:v>
                </c:pt>
                <c:pt idx="673">
                  <c:v>27.029904869999999</c:v>
                </c:pt>
                <c:pt idx="674">
                  <c:v>27.494380830000001</c:v>
                </c:pt>
                <c:pt idx="675">
                  <c:v>27.544873630000001</c:v>
                </c:pt>
                <c:pt idx="676">
                  <c:v>26.918357480000001</c:v>
                </c:pt>
                <c:pt idx="677">
                  <c:v>25.672787509999999</c:v>
                </c:pt>
                <c:pt idx="678">
                  <c:v>24.082084219999999</c:v>
                </c:pt>
                <c:pt idx="679">
                  <c:v>22.4628856</c:v>
                </c:pt>
                <c:pt idx="680">
                  <c:v>21.01881698</c:v>
                </c:pt>
                <c:pt idx="681">
                  <c:v>19.93201908</c:v>
                </c:pt>
                <c:pt idx="682">
                  <c:v>19.167478880000001</c:v>
                </c:pt>
                <c:pt idx="683">
                  <c:v>18.527814360000001</c:v>
                </c:pt>
                <c:pt idx="684">
                  <c:v>17.857737140000001</c:v>
                </c:pt>
                <c:pt idx="685">
                  <c:v>16.93889201</c:v>
                </c:pt>
                <c:pt idx="686">
                  <c:v>15.61948031</c:v>
                </c:pt>
                <c:pt idx="687">
                  <c:v>13.78184665</c:v>
                </c:pt>
                <c:pt idx="688">
                  <c:v>11.547696070000001</c:v>
                </c:pt>
                <c:pt idx="689">
                  <c:v>9.1901983329999997</c:v>
                </c:pt>
                <c:pt idx="690">
                  <c:v>6.9470737070000004</c:v>
                </c:pt>
                <c:pt idx="691">
                  <c:v>4.9227965930000002</c:v>
                </c:pt>
                <c:pt idx="692">
                  <c:v>3.140197541</c:v>
                </c:pt>
                <c:pt idx="693">
                  <c:v>1.49196869</c:v>
                </c:pt>
                <c:pt idx="694">
                  <c:v>-0.185614844</c:v>
                </c:pt>
                <c:pt idx="695">
                  <c:v>-2.0694091870000002</c:v>
                </c:pt>
                <c:pt idx="696">
                  <c:v>-4.2362079430000001</c:v>
                </c:pt>
                <c:pt idx="697">
                  <c:v>-6.766889624</c:v>
                </c:pt>
                <c:pt idx="698">
                  <c:v>-9.6672935320000004</c:v>
                </c:pt>
                <c:pt idx="699">
                  <c:v>-12.6334626</c:v>
                </c:pt>
                <c:pt idx="700">
                  <c:v>-15.450857170000001</c:v>
                </c:pt>
                <c:pt idx="701">
                  <c:v>-18.041804209999999</c:v>
                </c:pt>
                <c:pt idx="702">
                  <c:v>-20.456466320000001</c:v>
                </c:pt>
                <c:pt idx="703">
                  <c:v>-22.787272420000001</c:v>
                </c:pt>
                <c:pt idx="704">
                  <c:v>-25.19295133</c:v>
                </c:pt>
                <c:pt idx="705">
                  <c:v>-27.7049907</c:v>
                </c:pt>
                <c:pt idx="706">
                  <c:v>-30.248889770000002</c:v>
                </c:pt>
                <c:pt idx="707">
                  <c:v>-32.660880329999998</c:v>
                </c:pt>
                <c:pt idx="708">
                  <c:v>-34.871099399999999</c:v>
                </c:pt>
                <c:pt idx="709">
                  <c:v>-36.879827140000003</c:v>
                </c:pt>
                <c:pt idx="710">
                  <c:v>-38.771428210000003</c:v>
                </c:pt>
                <c:pt idx="711">
                  <c:v>-40.574764870000003</c:v>
                </c:pt>
                <c:pt idx="712">
                  <c:v>-42.267510190000003</c:v>
                </c:pt>
                <c:pt idx="713">
                  <c:v>-43.712686230000003</c:v>
                </c:pt>
                <c:pt idx="714">
                  <c:v>-44.792825200000003</c:v>
                </c:pt>
                <c:pt idx="715">
                  <c:v>-45.459059459999999</c:v>
                </c:pt>
                <c:pt idx="716">
                  <c:v>-45.74188539</c:v>
                </c:pt>
                <c:pt idx="717">
                  <c:v>-45.748998919999998</c:v>
                </c:pt>
                <c:pt idx="718">
                  <c:v>-45.50305504</c:v>
                </c:pt>
                <c:pt idx="719">
                  <c:v>-45.034711739999999</c:v>
                </c:pt>
                <c:pt idx="720">
                  <c:v>-44.437763369999999</c:v>
                </c:pt>
                <c:pt idx="721">
                  <c:v>-43.795931840000002</c:v>
                </c:pt>
                <c:pt idx="722">
                  <c:v>-43.166277979999997</c:v>
                </c:pt>
                <c:pt idx="723">
                  <c:v>-42.576918139999997</c:v>
                </c:pt>
                <c:pt idx="724">
                  <c:v>-41.987830600000002</c:v>
                </c:pt>
                <c:pt idx="725">
                  <c:v>-41.27983381</c:v>
                </c:pt>
                <c:pt idx="726">
                  <c:v>-40.352836109999998</c:v>
                </c:pt>
                <c:pt idx="727">
                  <c:v>-39.267680630000001</c:v>
                </c:pt>
                <c:pt idx="728">
                  <c:v>-38.104245140000003</c:v>
                </c:pt>
                <c:pt idx="729">
                  <c:v>-36.894559360000002</c:v>
                </c:pt>
                <c:pt idx="730">
                  <c:v>-35.603536470000002</c:v>
                </c:pt>
                <c:pt idx="731">
                  <c:v>-34.214953479999998</c:v>
                </c:pt>
                <c:pt idx="732">
                  <c:v>-32.673964650000002</c:v>
                </c:pt>
                <c:pt idx="733">
                  <c:v>-30.93516262</c:v>
                </c:pt>
                <c:pt idx="734">
                  <c:v>-29.02009838</c:v>
                </c:pt>
                <c:pt idx="735">
                  <c:v>-26.98095554</c:v>
                </c:pt>
                <c:pt idx="736">
                  <c:v>-24.81516899</c:v>
                </c:pt>
                <c:pt idx="737">
                  <c:v>-22.516958689999999</c:v>
                </c:pt>
                <c:pt idx="738">
                  <c:v>-20.140820770000001</c:v>
                </c:pt>
                <c:pt idx="739">
                  <c:v>-17.708040919999998</c:v>
                </c:pt>
                <c:pt idx="740">
                  <c:v>-15.248377319999999</c:v>
                </c:pt>
                <c:pt idx="741">
                  <c:v>-12.78951827</c:v>
                </c:pt>
                <c:pt idx="742">
                  <c:v>-10.306442990000001</c:v>
                </c:pt>
                <c:pt idx="743">
                  <c:v>-7.7509819870000003</c:v>
                </c:pt>
                <c:pt idx="744">
                  <c:v>-5.0696848870000002</c:v>
                </c:pt>
                <c:pt idx="745">
                  <c:v>-2.2005586699999999</c:v>
                </c:pt>
                <c:pt idx="746">
                  <c:v>0.779601824</c:v>
                </c:pt>
                <c:pt idx="747">
                  <c:v>3.7710648670000002</c:v>
                </c:pt>
                <c:pt idx="748">
                  <c:v>6.7574376100000002</c:v>
                </c:pt>
                <c:pt idx="749">
                  <c:v>10.13348972</c:v>
                </c:pt>
                <c:pt idx="750">
                  <c:v>13.99184228</c:v>
                </c:pt>
                <c:pt idx="751">
                  <c:v>17.707774000000001</c:v>
                </c:pt>
                <c:pt idx="752">
                  <c:v>20.947358120000001</c:v>
                </c:pt>
                <c:pt idx="753">
                  <c:v>23.241747620000002</c:v>
                </c:pt>
                <c:pt idx="754">
                  <c:v>23.323671560000001</c:v>
                </c:pt>
                <c:pt idx="755">
                  <c:v>20.875012470000001</c:v>
                </c:pt>
                <c:pt idx="756">
                  <c:v>16.79891774</c:v>
                </c:pt>
                <c:pt idx="757">
                  <c:v>12.60865497</c:v>
                </c:pt>
                <c:pt idx="758">
                  <c:v>9.7905010679999993</c:v>
                </c:pt>
                <c:pt idx="759">
                  <c:v>9.0568371869999993</c:v>
                </c:pt>
                <c:pt idx="760">
                  <c:v>10.37756336</c:v>
                </c:pt>
                <c:pt idx="761">
                  <c:v>12.9448588</c:v>
                </c:pt>
                <c:pt idx="762">
                  <c:v>15.675121880000001</c:v>
                </c:pt>
                <c:pt idx="763">
                  <c:v>17.524430720000002</c:v>
                </c:pt>
                <c:pt idx="764">
                  <c:v>17.632308330000001</c:v>
                </c:pt>
                <c:pt idx="765">
                  <c:v>16.01075118</c:v>
                </c:pt>
                <c:pt idx="766">
                  <c:v>13.54386596</c:v>
                </c:pt>
                <c:pt idx="767">
                  <c:v>11.24325264</c:v>
                </c:pt>
                <c:pt idx="768">
                  <c:v>9.7659804060000006</c:v>
                </c:pt>
                <c:pt idx="769">
                  <c:v>9.3382496780000004</c:v>
                </c:pt>
                <c:pt idx="770">
                  <c:v>9.7098951640000006</c:v>
                </c:pt>
                <c:pt idx="771">
                  <c:v>10.463107580000001</c:v>
                </c:pt>
                <c:pt idx="772">
                  <c:v>11.27273243</c:v>
                </c:pt>
                <c:pt idx="773">
                  <c:v>11.74239</c:v>
                </c:pt>
                <c:pt idx="774">
                  <c:v>11.329775959999999</c:v>
                </c:pt>
                <c:pt idx="775">
                  <c:v>9.8594506610000003</c:v>
                </c:pt>
                <c:pt idx="776">
                  <c:v>7.6574227080000004</c:v>
                </c:pt>
                <c:pt idx="777">
                  <c:v>5.285065554</c:v>
                </c:pt>
                <c:pt idx="778">
                  <c:v>3.278891963</c:v>
                </c:pt>
                <c:pt idx="779">
                  <c:v>1.963109024</c:v>
                </c:pt>
                <c:pt idx="780">
                  <c:v>1.368125883</c:v>
                </c:pt>
                <c:pt idx="781">
                  <c:v>1.252715086</c:v>
                </c:pt>
                <c:pt idx="782">
                  <c:v>1.0632077040000001</c:v>
                </c:pt>
                <c:pt idx="783">
                  <c:v>0.24019430999999999</c:v>
                </c:pt>
                <c:pt idx="784">
                  <c:v>-1.5647791959999999</c:v>
                </c:pt>
                <c:pt idx="785">
                  <c:v>-4.2395256730000002</c:v>
                </c:pt>
                <c:pt idx="786">
                  <c:v>-7.3740755389999997</c:v>
                </c:pt>
                <c:pt idx="787">
                  <c:v>-10.40920433</c:v>
                </c:pt>
                <c:pt idx="788">
                  <c:v>-12.86416496</c:v>
                </c:pt>
                <c:pt idx="789">
                  <c:v>-14.618756680000001</c:v>
                </c:pt>
                <c:pt idx="790">
                  <c:v>-16.060477850000002</c:v>
                </c:pt>
                <c:pt idx="791">
                  <c:v>-17.668843769999999</c:v>
                </c:pt>
                <c:pt idx="792">
                  <c:v>-19.772702039999999</c:v>
                </c:pt>
                <c:pt idx="793">
                  <c:v>-22.299057300000001</c:v>
                </c:pt>
                <c:pt idx="794">
                  <c:v>-24.851839909999999</c:v>
                </c:pt>
                <c:pt idx="795">
                  <c:v>-27.09175763</c:v>
                </c:pt>
                <c:pt idx="796">
                  <c:v>-28.839496440000001</c:v>
                </c:pt>
                <c:pt idx="797">
                  <c:v>-30.139299130000001</c:v>
                </c:pt>
                <c:pt idx="798">
                  <c:v>-31.186622069999999</c:v>
                </c:pt>
                <c:pt idx="799">
                  <c:v>-32.216662589999999</c:v>
                </c:pt>
                <c:pt idx="800">
                  <c:v>-33.38215881</c:v>
                </c:pt>
                <c:pt idx="801">
                  <c:v>-34.680126739999999</c:v>
                </c:pt>
                <c:pt idx="802">
                  <c:v>-36.109118780000003</c:v>
                </c:pt>
                <c:pt idx="803">
                  <c:v>-37.562938150000001</c:v>
                </c:pt>
                <c:pt idx="804">
                  <c:v>-38.867262459999999</c:v>
                </c:pt>
                <c:pt idx="805">
                  <c:v>-39.928239560000002</c:v>
                </c:pt>
                <c:pt idx="806">
                  <c:v>-40.714342879999997</c:v>
                </c:pt>
                <c:pt idx="807">
                  <c:v>-41.480962409999997</c:v>
                </c:pt>
                <c:pt idx="808">
                  <c:v>-42.413596439999999</c:v>
                </c:pt>
                <c:pt idx="809">
                  <c:v>-43.546754870000001</c:v>
                </c:pt>
                <c:pt idx="810">
                  <c:v>-44.719628069999999</c:v>
                </c:pt>
                <c:pt idx="811">
                  <c:v>-45.695281209999997</c:v>
                </c:pt>
                <c:pt idx="812">
                  <c:v>-46.349154810000002</c:v>
                </c:pt>
                <c:pt idx="813">
                  <c:v>-46.783046689999999</c:v>
                </c:pt>
                <c:pt idx="814">
                  <c:v>-47.203811520000002</c:v>
                </c:pt>
                <c:pt idx="815">
                  <c:v>-47.806595229999999</c:v>
                </c:pt>
                <c:pt idx="816">
                  <c:v>-48.648581</c:v>
                </c:pt>
                <c:pt idx="817">
                  <c:v>-49.621575919999998</c:v>
                </c:pt>
                <c:pt idx="818">
                  <c:v>-50.547726220000001</c:v>
                </c:pt>
                <c:pt idx="819">
                  <c:v>-51.241323420000001</c:v>
                </c:pt>
                <c:pt idx="820">
                  <c:v>-51.545167710000001</c:v>
                </c:pt>
                <c:pt idx="821">
                  <c:v>-51.443396120000003</c:v>
                </c:pt>
                <c:pt idx="822">
                  <c:v>-51.090721250000001</c:v>
                </c:pt>
                <c:pt idx="823">
                  <c:v>-50.65876343</c:v>
                </c:pt>
                <c:pt idx="824">
                  <c:v>-50.183158380000002</c:v>
                </c:pt>
                <c:pt idx="825">
                  <c:v>-49.525915830000002</c:v>
                </c:pt>
                <c:pt idx="826">
                  <c:v>-48.596019060000003</c:v>
                </c:pt>
                <c:pt idx="827">
                  <c:v>-47.392591860000003</c:v>
                </c:pt>
                <c:pt idx="828">
                  <c:v>-45.943842060000001</c:v>
                </c:pt>
                <c:pt idx="829">
                  <c:v>-44.125805159999999</c:v>
                </c:pt>
                <c:pt idx="830">
                  <c:v>-41.793624170000001</c:v>
                </c:pt>
                <c:pt idx="831">
                  <c:v>-38.885370549999998</c:v>
                </c:pt>
                <c:pt idx="832">
                  <c:v>-35.405073059999999</c:v>
                </c:pt>
                <c:pt idx="833">
                  <c:v>-31.483864659999998</c:v>
                </c:pt>
                <c:pt idx="834">
                  <c:v>-27.360935659999999</c:v>
                </c:pt>
                <c:pt idx="835">
                  <c:v>-23.339639949999999</c:v>
                </c:pt>
                <c:pt idx="836">
                  <c:v>-19.534921369999999</c:v>
                </c:pt>
                <c:pt idx="837">
                  <c:v>-16.047300069999999</c:v>
                </c:pt>
                <c:pt idx="838">
                  <c:v>-12.877999340000001</c:v>
                </c:pt>
                <c:pt idx="839">
                  <c:v>-9.8522148569999999</c:v>
                </c:pt>
                <c:pt idx="840">
                  <c:v>-6.7193211399999999</c:v>
                </c:pt>
                <c:pt idx="841">
                  <c:v>-3.225677277</c:v>
                </c:pt>
                <c:pt idx="842">
                  <c:v>0.54532606900000002</c:v>
                </c:pt>
                <c:pt idx="843">
                  <c:v>4.3625293669999996</c:v>
                </c:pt>
                <c:pt idx="844">
                  <c:v>8.2509840800000003</c:v>
                </c:pt>
                <c:pt idx="845">
                  <c:v>12.368047260000001</c:v>
                </c:pt>
                <c:pt idx="846">
                  <c:v>16.597896909999999</c:v>
                </c:pt>
                <c:pt idx="847">
                  <c:v>20.881083610000001</c:v>
                </c:pt>
                <c:pt idx="848">
                  <c:v>25.219093260000001</c:v>
                </c:pt>
                <c:pt idx="849">
                  <c:v>29.236655219999999</c:v>
                </c:pt>
                <c:pt idx="850">
                  <c:v>32.059100350000001</c:v>
                </c:pt>
                <c:pt idx="851">
                  <c:v>33.087306009999999</c:v>
                </c:pt>
                <c:pt idx="852">
                  <c:v>32.433839749999997</c:v>
                </c:pt>
                <c:pt idx="853">
                  <c:v>31.043610990000001</c:v>
                </c:pt>
                <c:pt idx="854">
                  <c:v>29.91293537</c:v>
                </c:pt>
                <c:pt idx="855">
                  <c:v>29.711274660000001</c:v>
                </c:pt>
                <c:pt idx="856">
                  <c:v>30.68689573</c:v>
                </c:pt>
                <c:pt idx="857">
                  <c:v>32.487902499999997</c:v>
                </c:pt>
                <c:pt idx="858">
                  <c:v>34.316720250000003</c:v>
                </c:pt>
                <c:pt idx="859">
                  <c:v>35.138007160000001</c:v>
                </c:pt>
                <c:pt idx="860">
                  <c:v>34.367814500000001</c:v>
                </c:pt>
                <c:pt idx="861">
                  <c:v>32.327984010000002</c:v>
                </c:pt>
                <c:pt idx="862">
                  <c:v>29.993704109999999</c:v>
                </c:pt>
                <c:pt idx="863">
                  <c:v>28.267059270000001</c:v>
                </c:pt>
                <c:pt idx="864">
                  <c:v>27.63492656</c:v>
                </c:pt>
                <c:pt idx="865">
                  <c:v>28.016865809999999</c:v>
                </c:pt>
                <c:pt idx="866">
                  <c:v>28.921337529999999</c:v>
                </c:pt>
                <c:pt idx="867">
                  <c:v>29.591685600000002</c:v>
                </c:pt>
                <c:pt idx="868">
                  <c:v>29.230412609999998</c:v>
                </c:pt>
                <c:pt idx="869">
                  <c:v>27.597823999999999</c:v>
                </c:pt>
                <c:pt idx="870">
                  <c:v>25.19845166</c:v>
                </c:pt>
                <c:pt idx="871">
                  <c:v>22.810135540000001</c:v>
                </c:pt>
                <c:pt idx="872">
                  <c:v>21.005866749999999</c:v>
                </c:pt>
                <c:pt idx="873">
                  <c:v>19.93915762</c:v>
                </c:pt>
                <c:pt idx="874">
                  <c:v>19.443678970000001</c:v>
                </c:pt>
                <c:pt idx="875">
                  <c:v>19.266427530000001</c:v>
                </c:pt>
                <c:pt idx="876">
                  <c:v>19.27113568</c:v>
                </c:pt>
                <c:pt idx="877">
                  <c:v>19.195842240000001</c:v>
                </c:pt>
                <c:pt idx="878">
                  <c:v>18.645429379999999</c:v>
                </c:pt>
                <c:pt idx="879">
                  <c:v>17.39977489</c:v>
                </c:pt>
                <c:pt idx="880">
                  <c:v>15.388774229999999</c:v>
                </c:pt>
                <c:pt idx="881">
                  <c:v>13.03736775</c:v>
                </c:pt>
                <c:pt idx="882">
                  <c:v>10.90087037</c:v>
                </c:pt>
                <c:pt idx="883">
                  <c:v>9.3561532060000001</c:v>
                </c:pt>
                <c:pt idx="884">
                  <c:v>8.3046960819999995</c:v>
                </c:pt>
                <c:pt idx="885">
                  <c:v>7.0757691200000004</c:v>
                </c:pt>
                <c:pt idx="886">
                  <c:v>4.9823828580000002</c:v>
                </c:pt>
                <c:pt idx="887">
                  <c:v>1.7756314799999999</c:v>
                </c:pt>
                <c:pt idx="888">
                  <c:v>-2.209659909</c:v>
                </c:pt>
                <c:pt idx="889">
                  <c:v>-6.4159565909999996</c:v>
                </c:pt>
                <c:pt idx="890">
                  <c:v>-10.42055356</c:v>
                </c:pt>
                <c:pt idx="891">
                  <c:v>-13.988337850000001</c:v>
                </c:pt>
                <c:pt idx="892">
                  <c:v>-16.940278410000001</c:v>
                </c:pt>
                <c:pt idx="893">
                  <c:v>-19.34055888</c:v>
                </c:pt>
                <c:pt idx="894">
                  <c:v>-21.42050369</c:v>
                </c:pt>
                <c:pt idx="895">
                  <c:v>-23.452310730000001</c:v>
                </c:pt>
                <c:pt idx="896">
                  <c:v>-25.662602660000001</c:v>
                </c:pt>
                <c:pt idx="897">
                  <c:v>-28.266511940000001</c:v>
                </c:pt>
                <c:pt idx="898">
                  <c:v>-31.210114740000002</c:v>
                </c:pt>
                <c:pt idx="899">
                  <c:v>-34.305209089999998</c:v>
                </c:pt>
                <c:pt idx="900">
                  <c:v>-37.370942550000002</c:v>
                </c:pt>
                <c:pt idx="901">
                  <c:v>-40.127861279999998</c:v>
                </c:pt>
                <c:pt idx="902">
                  <c:v>-42.407230650000002</c:v>
                </c:pt>
                <c:pt idx="903">
                  <c:v>-44.072799740000001</c:v>
                </c:pt>
                <c:pt idx="904">
                  <c:v>-45.221300679999999</c:v>
                </c:pt>
                <c:pt idx="905">
                  <c:v>-46.019377089999999</c:v>
                </c:pt>
                <c:pt idx="906">
                  <c:v>-46.707104790000002</c:v>
                </c:pt>
                <c:pt idx="907">
                  <c:v>-47.38463831</c:v>
                </c:pt>
                <c:pt idx="908">
                  <c:v>-48.098744050000001</c:v>
                </c:pt>
                <c:pt idx="909">
                  <c:v>-48.72450679</c:v>
                </c:pt>
                <c:pt idx="910">
                  <c:v>-49.309477729999998</c:v>
                </c:pt>
                <c:pt idx="911">
                  <c:v>-49.837003559999999</c:v>
                </c:pt>
                <c:pt idx="912">
                  <c:v>-50.127509400000001</c:v>
                </c:pt>
                <c:pt idx="913">
                  <c:v>-50.009851939999997</c:v>
                </c:pt>
                <c:pt idx="914">
                  <c:v>-49.372486180000003</c:v>
                </c:pt>
                <c:pt idx="915">
                  <c:v>-48.320141409999998</c:v>
                </c:pt>
                <c:pt idx="916">
                  <c:v>-47.080371970000002</c:v>
                </c:pt>
                <c:pt idx="917">
                  <c:v>-45.840619629999999</c:v>
                </c:pt>
                <c:pt idx="918">
                  <c:v>-44.533250350000003</c:v>
                </c:pt>
                <c:pt idx="919">
                  <c:v>-43.013092630000003</c:v>
                </c:pt>
                <c:pt idx="920">
                  <c:v>-41.241958410000002</c:v>
                </c:pt>
                <c:pt idx="921">
                  <c:v>-39.191392749999999</c:v>
                </c:pt>
                <c:pt idx="922">
                  <c:v>-36.785637229999999</c:v>
                </c:pt>
                <c:pt idx="923">
                  <c:v>-33.916161549999998</c:v>
                </c:pt>
                <c:pt idx="924">
                  <c:v>-30.690989680000001</c:v>
                </c:pt>
                <c:pt idx="925">
                  <c:v>-27.231325680000001</c:v>
                </c:pt>
                <c:pt idx="926">
                  <c:v>-23.659780210000001</c:v>
                </c:pt>
                <c:pt idx="927">
                  <c:v>-20.067870339999999</c:v>
                </c:pt>
                <c:pt idx="928">
                  <c:v>-16.5921412</c:v>
                </c:pt>
                <c:pt idx="929">
                  <c:v>-13.37033173</c:v>
                </c:pt>
                <c:pt idx="930">
                  <c:v>-10.435517519999999</c:v>
                </c:pt>
                <c:pt idx="931">
                  <c:v>-7.5398734080000001</c:v>
                </c:pt>
                <c:pt idx="932">
                  <c:v>-4.3780586399999999</c:v>
                </c:pt>
                <c:pt idx="933">
                  <c:v>-0.85977360700000005</c:v>
                </c:pt>
                <c:pt idx="934">
                  <c:v>3.0054165450000001</c:v>
                </c:pt>
                <c:pt idx="935">
                  <c:v>7.0605865339999996</c:v>
                </c:pt>
                <c:pt idx="936">
                  <c:v>11.0339229</c:v>
                </c:pt>
                <c:pt idx="937">
                  <c:v>14.29781155</c:v>
                </c:pt>
                <c:pt idx="938">
                  <c:v>16.404019630000001</c:v>
                </c:pt>
                <c:pt idx="939">
                  <c:v>17.679537839999998</c:v>
                </c:pt>
                <c:pt idx="940">
                  <c:v>18.737294200000001</c:v>
                </c:pt>
                <c:pt idx="941">
                  <c:v>20.067132560000001</c:v>
                </c:pt>
                <c:pt idx="942">
                  <c:v>22.13692635</c:v>
                </c:pt>
                <c:pt idx="943">
                  <c:v>25.038920780000002</c:v>
                </c:pt>
                <c:pt idx="944">
                  <c:v>28.44498677</c:v>
                </c:pt>
                <c:pt idx="945">
                  <c:v>31.322226390000001</c:v>
                </c:pt>
                <c:pt idx="946">
                  <c:v>32.47907824</c:v>
                </c:pt>
                <c:pt idx="947">
                  <c:v>31.442253619999999</c:v>
                </c:pt>
                <c:pt idx="948">
                  <c:v>28.88516087</c:v>
                </c:pt>
                <c:pt idx="949">
                  <c:v>26.198781589999999</c:v>
                </c:pt>
                <c:pt idx="950">
                  <c:v>24.729502920000002</c:v>
                </c:pt>
                <c:pt idx="951">
                  <c:v>25.074181320000001</c:v>
                </c:pt>
                <c:pt idx="952">
                  <c:v>26.950983470000001</c:v>
                </c:pt>
                <c:pt idx="953">
                  <c:v>29.418656519999999</c:v>
                </c:pt>
                <c:pt idx="954">
                  <c:v>31.28732875</c:v>
                </c:pt>
                <c:pt idx="955">
                  <c:v>31.683643839999998</c:v>
                </c:pt>
                <c:pt idx="956">
                  <c:v>30.570091479999999</c:v>
                </c:pt>
                <c:pt idx="957">
                  <c:v>28.725013789999998</c:v>
                </c:pt>
                <c:pt idx="958">
                  <c:v>27.027615839999999</c:v>
                </c:pt>
                <c:pt idx="959">
                  <c:v>26.054925260000001</c:v>
                </c:pt>
                <c:pt idx="960">
                  <c:v>25.923079189999999</c:v>
                </c:pt>
                <c:pt idx="961">
                  <c:v>26.36256977</c:v>
                </c:pt>
                <c:pt idx="962">
                  <c:v>26.931968770000001</c:v>
                </c:pt>
                <c:pt idx="963">
                  <c:v>27.07640752</c:v>
                </c:pt>
                <c:pt idx="964">
                  <c:v>26.367940109999999</c:v>
                </c:pt>
                <c:pt idx="965">
                  <c:v>24.783547089999999</c:v>
                </c:pt>
                <c:pt idx="966">
                  <c:v>22.665258640000001</c:v>
                </c:pt>
                <c:pt idx="967">
                  <c:v>20.517064470000001</c:v>
                </c:pt>
                <c:pt idx="968">
                  <c:v>18.81755824</c:v>
                </c:pt>
                <c:pt idx="969">
                  <c:v>17.810750339999998</c:v>
                </c:pt>
                <c:pt idx="970">
                  <c:v>17.415683189999999</c:v>
                </c:pt>
                <c:pt idx="971">
                  <c:v>17.20677873</c:v>
                </c:pt>
                <c:pt idx="972">
                  <c:v>16.61667739</c:v>
                </c:pt>
                <c:pt idx="973">
                  <c:v>15.30925536</c:v>
                </c:pt>
                <c:pt idx="974">
                  <c:v>13.18647312</c:v>
                </c:pt>
                <c:pt idx="975">
                  <c:v>10.50704279</c:v>
                </c:pt>
                <c:pt idx="976">
                  <c:v>7.7751727390000003</c:v>
                </c:pt>
                <c:pt idx="977">
                  <c:v>5.491245224</c:v>
                </c:pt>
                <c:pt idx="978">
                  <c:v>3.8750543799999999</c:v>
                </c:pt>
                <c:pt idx="979">
                  <c:v>2.8404387120000001</c:v>
                </c:pt>
                <c:pt idx="980">
                  <c:v>2.0309612380000002</c:v>
                </c:pt>
                <c:pt idx="981">
                  <c:v>1.0466254129999999</c:v>
                </c:pt>
                <c:pt idx="982">
                  <c:v>-0.38452033499999999</c:v>
                </c:pt>
                <c:pt idx="983">
                  <c:v>-2.3797248880000001</c:v>
                </c:pt>
                <c:pt idx="984">
                  <c:v>-4.9123730109999997</c:v>
                </c:pt>
                <c:pt idx="985">
                  <c:v>-7.7653770299999998</c:v>
                </c:pt>
                <c:pt idx="986">
                  <c:v>-10.59406461</c:v>
                </c:pt>
                <c:pt idx="987">
                  <c:v>-13.227983719999999</c:v>
                </c:pt>
                <c:pt idx="988">
                  <c:v>-15.552265719999999</c:v>
                </c:pt>
                <c:pt idx="989">
                  <c:v>-17.584830449999998</c:v>
                </c:pt>
                <c:pt idx="990">
                  <c:v>-19.426547540000001</c:v>
                </c:pt>
                <c:pt idx="991">
                  <c:v>-21.15478405</c:v>
                </c:pt>
                <c:pt idx="992">
                  <c:v>-22.982539589999998</c:v>
                </c:pt>
                <c:pt idx="993">
                  <c:v>-25.16351002</c:v>
                </c:pt>
                <c:pt idx="994">
                  <c:v>-27.863094060000002</c:v>
                </c:pt>
                <c:pt idx="995">
                  <c:v>-30.957954170000001</c:v>
                </c:pt>
                <c:pt idx="996">
                  <c:v>-34.186376209999999</c:v>
                </c:pt>
                <c:pt idx="997">
                  <c:v>-37.352152089999997</c:v>
                </c:pt>
                <c:pt idx="998">
                  <c:v>-40.227875990000001</c:v>
                </c:pt>
                <c:pt idx="999">
                  <c:v>-42.708390610000002</c:v>
                </c:pt>
                <c:pt idx="1000">
                  <c:v>-44.81824821</c:v>
                </c:pt>
                <c:pt idx="1001">
                  <c:v>-46.651083829999997</c:v>
                </c:pt>
                <c:pt idx="1002">
                  <c:v>-48.345831169999997</c:v>
                </c:pt>
                <c:pt idx="1003">
                  <c:v>-49.905159070000003</c:v>
                </c:pt>
                <c:pt idx="1004">
                  <c:v>-51.338651550000002</c:v>
                </c:pt>
                <c:pt idx="1005">
                  <c:v>-52.404364479999998</c:v>
                </c:pt>
                <c:pt idx="1006">
                  <c:v>-53.010326390000003</c:v>
                </c:pt>
                <c:pt idx="1007">
                  <c:v>-53.093315840000002</c:v>
                </c:pt>
                <c:pt idx="1008">
                  <c:v>-52.656593219999998</c:v>
                </c:pt>
                <c:pt idx="1009">
                  <c:v>-51.773909799999998</c:v>
                </c:pt>
                <c:pt idx="1010">
                  <c:v>-50.508418399999996</c:v>
                </c:pt>
                <c:pt idx="1011">
                  <c:v>-48.867433890000001</c:v>
                </c:pt>
                <c:pt idx="1012">
                  <c:v>-46.906160739999997</c:v>
                </c:pt>
                <c:pt idx="1013">
                  <c:v>-44.667671460000001</c:v>
                </c:pt>
                <c:pt idx="1014">
                  <c:v>-42.108396429999999</c:v>
                </c:pt>
                <c:pt idx="1015">
                  <c:v>-39.109696960000001</c:v>
                </c:pt>
                <c:pt idx="1016">
                  <c:v>-35.640090239999999</c:v>
                </c:pt>
                <c:pt idx="1017">
                  <c:v>-31.861779039999998</c:v>
                </c:pt>
                <c:pt idx="1018">
                  <c:v>-28.022956000000001</c:v>
                </c:pt>
                <c:pt idx="1019">
                  <c:v>-24.321517979999999</c:v>
                </c:pt>
                <c:pt idx="1020">
                  <c:v>-20.84796008</c:v>
                </c:pt>
                <c:pt idx="1021">
                  <c:v>-17.569077060000001</c:v>
                </c:pt>
                <c:pt idx="1022">
                  <c:v>-14.42425188</c:v>
                </c:pt>
                <c:pt idx="1023">
                  <c:v>-11.345162759999999</c:v>
                </c:pt>
                <c:pt idx="1024">
                  <c:v>-8.2061487240000002</c:v>
                </c:pt>
                <c:pt idx="1025">
                  <c:v>-4.8119824089999996</c:v>
                </c:pt>
                <c:pt idx="1026">
                  <c:v>-1.1393296209999999</c:v>
                </c:pt>
                <c:pt idx="1027">
                  <c:v>2.8301345310000001</c:v>
                </c:pt>
                <c:pt idx="1028">
                  <c:v>7.0680151010000003</c:v>
                </c:pt>
                <c:pt idx="1029">
                  <c:v>11.663236339999999</c:v>
                </c:pt>
                <c:pt idx="1030">
                  <c:v>16.138053750000001</c:v>
                </c:pt>
                <c:pt idx="1031">
                  <c:v>19.3900945</c:v>
                </c:pt>
                <c:pt idx="1032">
                  <c:v>20.225877329999999</c:v>
                </c:pt>
                <c:pt idx="1033">
                  <c:v>18.7466443</c:v>
                </c:pt>
                <c:pt idx="1034">
                  <c:v>16.21084969</c:v>
                </c:pt>
                <c:pt idx="1035">
                  <c:v>14.444421699999999</c:v>
                </c:pt>
                <c:pt idx="1036">
                  <c:v>14.78100261</c:v>
                </c:pt>
                <c:pt idx="1037">
                  <c:v>17.482849989999998</c:v>
                </c:pt>
                <c:pt idx="1038">
                  <c:v>21.561261049999999</c:v>
                </c:pt>
                <c:pt idx="1039">
                  <c:v>25.356208129999999</c:v>
                </c:pt>
                <c:pt idx="1040">
                  <c:v>27.228893790000001</c:v>
                </c:pt>
                <c:pt idx="1041">
                  <c:v>26.57868491</c:v>
                </c:pt>
                <c:pt idx="1042">
                  <c:v>24.077869339999999</c:v>
                </c:pt>
                <c:pt idx="1043">
                  <c:v>21.139187769999999</c:v>
                </c:pt>
                <c:pt idx="1044">
                  <c:v>19.19588323</c:v>
                </c:pt>
                <c:pt idx="1045">
                  <c:v>19.13561455</c:v>
                </c:pt>
                <c:pt idx="1046">
                  <c:v>20.821313780000001</c:v>
                </c:pt>
                <c:pt idx="1047">
                  <c:v>23.46038184</c:v>
                </c:pt>
                <c:pt idx="1048">
                  <c:v>25.88764115</c:v>
                </c:pt>
                <c:pt idx="1049">
                  <c:v>26.973875700000001</c:v>
                </c:pt>
                <c:pt idx="1050">
                  <c:v>26.311552330000001</c:v>
                </c:pt>
                <c:pt idx="1051">
                  <c:v>24.291780719999998</c:v>
                </c:pt>
                <c:pt idx="1052">
                  <c:v>21.83347895</c:v>
                </c:pt>
                <c:pt idx="1053">
                  <c:v>19.853427610000001</c:v>
                </c:pt>
                <c:pt idx="1054">
                  <c:v>18.897325720000001</c:v>
                </c:pt>
                <c:pt idx="1055">
                  <c:v>18.90904922</c:v>
                </c:pt>
                <c:pt idx="1056">
                  <c:v>19.43316832</c:v>
                </c:pt>
                <c:pt idx="1057">
                  <c:v>19.91551789</c:v>
                </c:pt>
                <c:pt idx="1058">
                  <c:v>19.935861930000002</c:v>
                </c:pt>
                <c:pt idx="1059">
                  <c:v>19.229469179999999</c:v>
                </c:pt>
                <c:pt idx="1060">
                  <c:v>17.779219990000001</c:v>
                </c:pt>
                <c:pt idx="1061">
                  <c:v>15.841896889999999</c:v>
                </c:pt>
                <c:pt idx="1062">
                  <c:v>13.86639557</c:v>
                </c:pt>
                <c:pt idx="1063">
                  <c:v>12.283665299999999</c:v>
                </c:pt>
                <c:pt idx="1064">
                  <c:v>11.313243780000001</c:v>
                </c:pt>
                <c:pt idx="1065">
                  <c:v>10.90637306</c:v>
                </c:pt>
                <c:pt idx="1066">
                  <c:v>10.834279179999999</c:v>
                </c:pt>
                <c:pt idx="1067">
                  <c:v>10.88441546</c:v>
                </c:pt>
                <c:pt idx="1068">
                  <c:v>10.792214530000001</c:v>
                </c:pt>
                <c:pt idx="1069">
                  <c:v>10.264894979999999</c:v>
                </c:pt>
                <c:pt idx="1070">
                  <c:v>9.1572598569999997</c:v>
                </c:pt>
                <c:pt idx="1071">
                  <c:v>7.47757556</c:v>
                </c:pt>
                <c:pt idx="1072">
                  <c:v>5.3161092090000004</c:v>
                </c:pt>
                <c:pt idx="1073">
                  <c:v>2.8713733850000001</c:v>
                </c:pt>
                <c:pt idx="1074">
                  <c:v>0.430399317</c:v>
                </c:pt>
                <c:pt idx="1075">
                  <c:v>-1.9276556890000001</c:v>
                </c:pt>
                <c:pt idx="1076">
                  <c:v>-4.2640809759999998</c:v>
                </c:pt>
                <c:pt idx="1077">
                  <c:v>-6.6731882560000004</c:v>
                </c:pt>
                <c:pt idx="1078">
                  <c:v>-9.1707890909999996</c:v>
                </c:pt>
                <c:pt idx="1079">
                  <c:v>-11.77693687</c:v>
                </c:pt>
                <c:pt idx="1080">
                  <c:v>-14.445728969999999</c:v>
                </c:pt>
                <c:pt idx="1081">
                  <c:v>-17.22114517</c:v>
                </c:pt>
                <c:pt idx="1082">
                  <c:v>-20.324195670000002</c:v>
                </c:pt>
                <c:pt idx="1083">
                  <c:v>-23.675982319999999</c:v>
                </c:pt>
                <c:pt idx="1084">
                  <c:v>-27.098413130000001</c:v>
                </c:pt>
                <c:pt idx="1085">
                  <c:v>-30.521110369999999</c:v>
                </c:pt>
                <c:pt idx="1086">
                  <c:v>-33.779905280000001</c:v>
                </c:pt>
                <c:pt idx="1087">
                  <c:v>-36.727794430000003</c:v>
                </c:pt>
                <c:pt idx="1088">
                  <c:v>-39.346018129999997</c:v>
                </c:pt>
                <c:pt idx="1089">
                  <c:v>-41.632665459999998</c:v>
                </c:pt>
                <c:pt idx="1090">
                  <c:v>-43.487716890000002</c:v>
                </c:pt>
                <c:pt idx="1091">
                  <c:v>-44.895127279999997</c:v>
                </c:pt>
                <c:pt idx="1092">
                  <c:v>-45.996846570000002</c:v>
                </c:pt>
                <c:pt idx="1093">
                  <c:v>-46.971094200000003</c:v>
                </c:pt>
                <c:pt idx="1094">
                  <c:v>-47.899389149999998</c:v>
                </c:pt>
                <c:pt idx="1095">
                  <c:v>-48.81602977</c:v>
                </c:pt>
                <c:pt idx="1096">
                  <c:v>-49.742178520000003</c:v>
                </c:pt>
                <c:pt idx="1097">
                  <c:v>-50.665894629999997</c:v>
                </c:pt>
                <c:pt idx="1098">
                  <c:v>-51.545225670000001</c:v>
                </c:pt>
                <c:pt idx="1099">
                  <c:v>-52.271870800000002</c:v>
                </c:pt>
                <c:pt idx="1100">
                  <c:v>-52.793575060000002</c:v>
                </c:pt>
                <c:pt idx="1101">
                  <c:v>-53.081194619999998</c:v>
                </c:pt>
                <c:pt idx="1102">
                  <c:v>-53.142341450000004</c:v>
                </c:pt>
                <c:pt idx="1103">
                  <c:v>-52.995658460000001</c:v>
                </c:pt>
                <c:pt idx="1104">
                  <c:v>-52.652727830000003</c:v>
                </c:pt>
                <c:pt idx="1105">
                  <c:v>-52.057947079999998</c:v>
                </c:pt>
                <c:pt idx="1106">
                  <c:v>-51.122270550000003</c:v>
                </c:pt>
                <c:pt idx="1107">
                  <c:v>-49.749007140000003</c:v>
                </c:pt>
                <c:pt idx="1108">
                  <c:v>-47.930163180000001</c:v>
                </c:pt>
                <c:pt idx="1109">
                  <c:v>-45.740062039999998</c:v>
                </c:pt>
                <c:pt idx="1110">
                  <c:v>-43.300977860000003</c:v>
                </c:pt>
                <c:pt idx="1111">
                  <c:v>-40.665886579999999</c:v>
                </c:pt>
                <c:pt idx="1112">
                  <c:v>-37.76631785</c:v>
                </c:pt>
                <c:pt idx="1113">
                  <c:v>-34.588843390000001</c:v>
                </c:pt>
                <c:pt idx="1114">
                  <c:v>-31.223254319999999</c:v>
                </c:pt>
                <c:pt idx="1115">
                  <c:v>-27.842425500000001</c:v>
                </c:pt>
                <c:pt idx="1116">
                  <c:v>-24.496761930000002</c:v>
                </c:pt>
                <c:pt idx="1117">
                  <c:v>-21.17276931</c:v>
                </c:pt>
                <c:pt idx="1118">
                  <c:v>-17.970444839999999</c:v>
                </c:pt>
                <c:pt idx="1119">
                  <c:v>-14.946774599999999</c:v>
                </c:pt>
                <c:pt idx="1120">
                  <c:v>-12.08043243</c:v>
                </c:pt>
                <c:pt idx="1121">
                  <c:v>-9.3371941029999999</c:v>
                </c:pt>
                <c:pt idx="1122">
                  <c:v>-6.6722077210000004</c:v>
                </c:pt>
                <c:pt idx="1123">
                  <c:v>-4.1007635469999997</c:v>
                </c:pt>
                <c:pt idx="1124">
                  <c:v>-1.4778314960000001</c:v>
                </c:pt>
                <c:pt idx="1125">
                  <c:v>1.5128635340000001</c:v>
                </c:pt>
                <c:pt idx="1126">
                  <c:v>5.1314163830000004</c:v>
                </c:pt>
                <c:pt idx="1127">
                  <c:v>9.2952791359999996</c:v>
                </c:pt>
                <c:pt idx="1128">
                  <c:v>13.711233269999999</c:v>
                </c:pt>
                <c:pt idx="1129">
                  <c:v>17.903684810000001</c:v>
                </c:pt>
                <c:pt idx="1130">
                  <c:v>21.390175190000001</c:v>
                </c:pt>
                <c:pt idx="1131">
                  <c:v>23.677500250000001</c:v>
                </c:pt>
                <c:pt idx="1132">
                  <c:v>24.582392599999999</c:v>
                </c:pt>
                <c:pt idx="1133">
                  <c:v>24.166347729999998</c:v>
                </c:pt>
                <c:pt idx="1134">
                  <c:v>22.87046638</c:v>
                </c:pt>
                <c:pt idx="1135">
                  <c:v>21.379802890000001</c:v>
                </c:pt>
                <c:pt idx="1136">
                  <c:v>20.27503179</c:v>
                </c:pt>
                <c:pt idx="1137">
                  <c:v>20.050526170000001</c:v>
                </c:pt>
                <c:pt idx="1138">
                  <c:v>20.893558930000001</c:v>
                </c:pt>
                <c:pt idx="1139">
                  <c:v>22.387149109999999</c:v>
                </c:pt>
                <c:pt idx="1140">
                  <c:v>23.638016950000001</c:v>
                </c:pt>
                <c:pt idx="1141">
                  <c:v>24.10656711</c:v>
                </c:pt>
                <c:pt idx="1142">
                  <c:v>23.918682270000001</c:v>
                </c:pt>
                <c:pt idx="1143">
                  <c:v>23.65848338</c:v>
                </c:pt>
                <c:pt idx="1144">
                  <c:v>23.787374939999999</c:v>
                </c:pt>
                <c:pt idx="1145">
                  <c:v>24.40506444</c:v>
                </c:pt>
                <c:pt idx="1146">
                  <c:v>25.416596370000001</c:v>
                </c:pt>
                <c:pt idx="1147">
                  <c:v>26.684983800000001</c:v>
                </c:pt>
                <c:pt idx="1148">
                  <c:v>28.051939789999999</c:v>
                </c:pt>
                <c:pt idx="1149">
                  <c:v>28.880144130000001</c:v>
                </c:pt>
                <c:pt idx="1150">
                  <c:v>28.69156821</c:v>
                </c:pt>
                <c:pt idx="1151">
                  <c:v>27.462289559999999</c:v>
                </c:pt>
                <c:pt idx="1152">
                  <c:v>25.680928349999999</c:v>
                </c:pt>
                <c:pt idx="1153">
                  <c:v>23.864371240000001</c:v>
                </c:pt>
                <c:pt idx="1154">
                  <c:v>22.344309859999999</c:v>
                </c:pt>
                <c:pt idx="1155">
                  <c:v>21.252045580000001</c:v>
                </c:pt>
                <c:pt idx="1156">
                  <c:v>20.509878270000002</c:v>
                </c:pt>
                <c:pt idx="1157">
                  <c:v>19.885151690000001</c:v>
                </c:pt>
                <c:pt idx="1158">
                  <c:v>19.10621171</c:v>
                </c:pt>
                <c:pt idx="1159">
                  <c:v>17.839301460000001</c:v>
                </c:pt>
                <c:pt idx="1160">
                  <c:v>15.888845570000001</c:v>
                </c:pt>
                <c:pt idx="1161">
                  <c:v>13.36888858</c:v>
                </c:pt>
                <c:pt idx="1162">
                  <c:v>10.536594490000001</c:v>
                </c:pt>
                <c:pt idx="1163">
                  <c:v>7.8184115759999999</c:v>
                </c:pt>
                <c:pt idx="1164">
                  <c:v>5.5722442640000001</c:v>
                </c:pt>
                <c:pt idx="1165">
                  <c:v>3.8391290389999999</c:v>
                </c:pt>
                <c:pt idx="1166">
                  <c:v>2.5065321780000001</c:v>
                </c:pt>
                <c:pt idx="1167">
                  <c:v>1.2503472950000001</c:v>
                </c:pt>
                <c:pt idx="1168">
                  <c:v>-0.25637261099999997</c:v>
                </c:pt>
                <c:pt idx="1169">
                  <c:v>-2.1991341389999999</c:v>
                </c:pt>
                <c:pt idx="1170">
                  <c:v>-4.5506514960000004</c:v>
                </c:pt>
                <c:pt idx="1171">
                  <c:v>-7.110413586</c:v>
                </c:pt>
                <c:pt idx="1172">
                  <c:v>-9.7764449750000004</c:v>
                </c:pt>
                <c:pt idx="1173">
                  <c:v>-12.455737559999999</c:v>
                </c:pt>
                <c:pt idx="1174">
                  <c:v>-15.039144479999999</c:v>
                </c:pt>
                <c:pt idx="1175">
                  <c:v>-17.570650449999999</c:v>
                </c:pt>
                <c:pt idx="1176">
                  <c:v>-20.05962225</c:v>
                </c:pt>
                <c:pt idx="1177">
                  <c:v>-22.41647974</c:v>
                </c:pt>
                <c:pt idx="1178">
                  <c:v>-24.62306469</c:v>
                </c:pt>
                <c:pt idx="1179">
                  <c:v>-26.679247849999999</c:v>
                </c:pt>
                <c:pt idx="1180">
                  <c:v>-28.58954915</c:v>
                </c:pt>
                <c:pt idx="1181">
                  <c:v>-30.421441990000002</c:v>
                </c:pt>
                <c:pt idx="1182">
                  <c:v>-32.279302909999998</c:v>
                </c:pt>
                <c:pt idx="1183">
                  <c:v>-34.105900009999999</c:v>
                </c:pt>
                <c:pt idx="1184">
                  <c:v>-35.855217009999997</c:v>
                </c:pt>
                <c:pt idx="1185">
                  <c:v>-37.474801309999997</c:v>
                </c:pt>
                <c:pt idx="1186">
                  <c:v>-39.006742950000003</c:v>
                </c:pt>
                <c:pt idx="1187">
                  <c:v>-40.538242590000003</c:v>
                </c:pt>
                <c:pt idx="1188">
                  <c:v>-42.157753360000001</c:v>
                </c:pt>
                <c:pt idx="1189">
                  <c:v>-43.858915090000004</c:v>
                </c:pt>
                <c:pt idx="1190">
                  <c:v>-45.524108890000001</c:v>
                </c:pt>
                <c:pt idx="1191">
                  <c:v>-46.95396959</c:v>
                </c:pt>
                <c:pt idx="1192">
                  <c:v>-47.998569519999997</c:v>
                </c:pt>
                <c:pt idx="1193">
                  <c:v>-48.562749189999998</c:v>
                </c:pt>
                <c:pt idx="1194">
                  <c:v>-48.713970459999999</c:v>
                </c:pt>
                <c:pt idx="1195">
                  <c:v>-48.544206729999999</c:v>
                </c:pt>
                <c:pt idx="1196">
                  <c:v>-48.087209880000003</c:v>
                </c:pt>
                <c:pt idx="1197">
                  <c:v>-47.426485280000001</c:v>
                </c:pt>
                <c:pt idx="1198">
                  <c:v>-46.659410620000003</c:v>
                </c:pt>
                <c:pt idx="1199">
                  <c:v>-45.869876560000002</c:v>
                </c:pt>
                <c:pt idx="1200">
                  <c:v>-45.049529649999997</c:v>
                </c:pt>
                <c:pt idx="1201">
                  <c:v>-44.056957359999998</c:v>
                </c:pt>
                <c:pt idx="1202">
                  <c:v>-42.772698849999998</c:v>
                </c:pt>
                <c:pt idx="1203">
                  <c:v>-41.189653900000003</c:v>
                </c:pt>
                <c:pt idx="1204">
                  <c:v>-39.352277719999996</c:v>
                </c:pt>
                <c:pt idx="1205">
                  <c:v>-37.376827820000003</c:v>
                </c:pt>
                <c:pt idx="1206">
                  <c:v>-35.401052589999999</c:v>
                </c:pt>
                <c:pt idx="1207">
                  <c:v>-33.370077819999999</c:v>
                </c:pt>
                <c:pt idx="1208">
                  <c:v>-31.09550574</c:v>
                </c:pt>
                <c:pt idx="1209">
                  <c:v>-28.43746174</c:v>
                </c:pt>
                <c:pt idx="1210">
                  <c:v>-25.360738309999999</c:v>
                </c:pt>
                <c:pt idx="1211">
                  <c:v>-21.996653380000001</c:v>
                </c:pt>
                <c:pt idx="1212">
                  <c:v>-18.450491580000001</c:v>
                </c:pt>
                <c:pt idx="1213">
                  <c:v>-14.80274296</c:v>
                </c:pt>
                <c:pt idx="1214">
                  <c:v>-11.22774774</c:v>
                </c:pt>
                <c:pt idx="1215">
                  <c:v>-7.7999105699999998</c:v>
                </c:pt>
                <c:pt idx="1216">
                  <c:v>-4.3962366380000004</c:v>
                </c:pt>
                <c:pt idx="1217">
                  <c:v>-0.82906016500000002</c:v>
                </c:pt>
                <c:pt idx="1218">
                  <c:v>3.0923293580000002</c:v>
                </c:pt>
                <c:pt idx="1219">
                  <c:v>7.3402008109999999</c:v>
                </c:pt>
                <c:pt idx="1220">
                  <c:v>11.67481957</c:v>
                </c:pt>
                <c:pt idx="1221">
                  <c:v>15.787768959999999</c:v>
                </c:pt>
                <c:pt idx="1222">
                  <c:v>19.1711879</c:v>
                </c:pt>
                <c:pt idx="1223">
                  <c:v>21.610148930000001</c:v>
                </c:pt>
                <c:pt idx="1224">
                  <c:v>22.815926829999999</c:v>
                </c:pt>
                <c:pt idx="1225">
                  <c:v>22.811793130000002</c:v>
                </c:pt>
                <c:pt idx="1226">
                  <c:v>22.204644049999999</c:v>
                </c:pt>
                <c:pt idx="1227">
                  <c:v>21.486606370000001</c:v>
                </c:pt>
                <c:pt idx="1228">
                  <c:v>20.976635179999999</c:v>
                </c:pt>
                <c:pt idx="1229">
                  <c:v>20.375359939999999</c:v>
                </c:pt>
                <c:pt idx="1230">
                  <c:v>19.5005533</c:v>
                </c:pt>
                <c:pt idx="1231">
                  <c:v>18.517258909999999</c:v>
                </c:pt>
                <c:pt idx="1232">
                  <c:v>17.665066209999999</c:v>
                </c:pt>
                <c:pt idx="1233">
                  <c:v>17.267718349999999</c:v>
                </c:pt>
                <c:pt idx="1234">
                  <c:v>17.386548980000001</c:v>
                </c:pt>
                <c:pt idx="1235">
                  <c:v>17.855429839999999</c:v>
                </c:pt>
                <c:pt idx="1236">
                  <c:v>18.403411169999998</c:v>
                </c:pt>
                <c:pt idx="1237">
                  <c:v>18.818080460000001</c:v>
                </c:pt>
                <c:pt idx="1238">
                  <c:v>19.015361250000002</c:v>
                </c:pt>
                <c:pt idx="1239">
                  <c:v>19.027448249999999</c:v>
                </c:pt>
                <c:pt idx="1240">
                  <c:v>18.9355121</c:v>
                </c:pt>
                <c:pt idx="1241">
                  <c:v>18.817503299999998</c:v>
                </c:pt>
                <c:pt idx="1242">
                  <c:v>18.774456170000001</c:v>
                </c:pt>
                <c:pt idx="1243">
                  <c:v>18.81532837</c:v>
                </c:pt>
                <c:pt idx="1244">
                  <c:v>18.876723179999999</c:v>
                </c:pt>
                <c:pt idx="1245">
                  <c:v>18.792029200000002</c:v>
                </c:pt>
                <c:pt idx="1246">
                  <c:v>18.384438840000001</c:v>
                </c:pt>
                <c:pt idx="1247">
                  <c:v>17.560726420000002</c:v>
                </c:pt>
                <c:pt idx="1248">
                  <c:v>16.373039110000001</c:v>
                </c:pt>
                <c:pt idx="1249">
                  <c:v>14.98961499</c:v>
                </c:pt>
                <c:pt idx="1250">
                  <c:v>13.623670730000001</c:v>
                </c:pt>
                <c:pt idx="1251">
                  <c:v>12.37186477</c:v>
                </c:pt>
                <c:pt idx="1252">
                  <c:v>11.193880160000001</c:v>
                </c:pt>
                <c:pt idx="1253">
                  <c:v>10.08985178</c:v>
                </c:pt>
                <c:pt idx="1254">
                  <c:v>8.9910839599999992</c:v>
                </c:pt>
                <c:pt idx="1255">
                  <c:v>7.8384887609999998</c:v>
                </c:pt>
                <c:pt idx="1256">
                  <c:v>6.5594128659999997</c:v>
                </c:pt>
                <c:pt idx="1257">
                  <c:v>5.1773969690000001</c:v>
                </c:pt>
                <c:pt idx="1258">
                  <c:v>3.6310352290000001</c:v>
                </c:pt>
                <c:pt idx="1259">
                  <c:v>1.9615033049999999</c:v>
                </c:pt>
                <c:pt idx="1260">
                  <c:v>0.13100687899999999</c:v>
                </c:pt>
                <c:pt idx="1261">
                  <c:v>-2.0057929990000001</c:v>
                </c:pt>
                <c:pt idx="1262">
                  <c:v>-4.5619377590000001</c:v>
                </c:pt>
                <c:pt idx="1263">
                  <c:v>-7.4318020840000001</c:v>
                </c:pt>
                <c:pt idx="1264">
                  <c:v>-10.44497746</c:v>
                </c:pt>
                <c:pt idx="1265">
                  <c:v>-13.35239075</c:v>
                </c:pt>
                <c:pt idx="1266">
                  <c:v>-16.078069500000002</c:v>
                </c:pt>
                <c:pt idx="1267">
                  <c:v>-18.632633909999999</c:v>
                </c:pt>
                <c:pt idx="1268">
                  <c:v>-21.153179789999999</c:v>
                </c:pt>
                <c:pt idx="1269">
                  <c:v>-23.64009991</c:v>
                </c:pt>
                <c:pt idx="1270">
                  <c:v>-26.104048160000001</c:v>
                </c:pt>
                <c:pt idx="1271">
                  <c:v>-28.684981109999999</c:v>
                </c:pt>
                <c:pt idx="1272">
                  <c:v>-31.357451350000002</c:v>
                </c:pt>
                <c:pt idx="1273">
                  <c:v>-34.014878660000001</c:v>
                </c:pt>
                <c:pt idx="1274">
                  <c:v>-36.513927330000001</c:v>
                </c:pt>
                <c:pt idx="1275">
                  <c:v>-38.82836648</c:v>
                </c:pt>
                <c:pt idx="1276">
                  <c:v>-40.988813630000003</c:v>
                </c:pt>
                <c:pt idx="1277">
                  <c:v>-43.041856420000002</c:v>
                </c:pt>
                <c:pt idx="1278">
                  <c:v>-45.03896443</c:v>
                </c:pt>
                <c:pt idx="1279">
                  <c:v>-46.94523804</c:v>
                </c:pt>
                <c:pt idx="1280">
                  <c:v>-48.694964579999997</c:v>
                </c:pt>
                <c:pt idx="1281">
                  <c:v>-50.202469749999999</c:v>
                </c:pt>
                <c:pt idx="1282">
                  <c:v>-51.391621280000003</c:v>
                </c:pt>
                <c:pt idx="1283">
                  <c:v>-52.286989409999997</c:v>
                </c:pt>
                <c:pt idx="1284">
                  <c:v>-52.926683580000002</c:v>
                </c:pt>
                <c:pt idx="1285">
                  <c:v>-53.305989629999999</c:v>
                </c:pt>
                <c:pt idx="1286">
                  <c:v>-53.512342940000003</c:v>
                </c:pt>
                <c:pt idx="1287">
                  <c:v>-53.726658919999998</c:v>
                </c:pt>
                <c:pt idx="1288">
                  <c:v>-53.751851299999998</c:v>
                </c:pt>
                <c:pt idx="1289">
                  <c:v>-53.351038600000003</c:v>
                </c:pt>
                <c:pt idx="1290">
                  <c:v>-52.483016620000001</c:v>
                </c:pt>
                <c:pt idx="1291">
                  <c:v>-51.120356370000003</c:v>
                </c:pt>
                <c:pt idx="1292">
                  <c:v>-49.29785322</c:v>
                </c:pt>
                <c:pt idx="1293">
                  <c:v>-46.966052939999997</c:v>
                </c:pt>
                <c:pt idx="1294">
                  <c:v>-44.18059856</c:v>
                </c:pt>
                <c:pt idx="1295">
                  <c:v>-41.062889609999999</c:v>
                </c:pt>
                <c:pt idx="1296">
                  <c:v>-37.720026060000002</c:v>
                </c:pt>
                <c:pt idx="1297">
                  <c:v>-34.166952279999997</c:v>
                </c:pt>
                <c:pt idx="1298">
                  <c:v>-30.38753663</c:v>
                </c:pt>
                <c:pt idx="1299">
                  <c:v>-26.52402614</c:v>
                </c:pt>
                <c:pt idx="1300">
                  <c:v>-22.764589610000002</c:v>
                </c:pt>
                <c:pt idx="1301">
                  <c:v>-19.187435959999998</c:v>
                </c:pt>
                <c:pt idx="1302">
                  <c:v>-15.90967154</c:v>
                </c:pt>
                <c:pt idx="1303">
                  <c:v>-12.95123439</c:v>
                </c:pt>
                <c:pt idx="1304">
                  <c:v>-10.2935097</c:v>
                </c:pt>
                <c:pt idx="1305">
                  <c:v>-7.8354581899999998</c:v>
                </c:pt>
                <c:pt idx="1306">
                  <c:v>-5.2900992069999999</c:v>
                </c:pt>
                <c:pt idx="1307">
                  <c:v>-2.5038396829999998</c:v>
                </c:pt>
                <c:pt idx="1308">
                  <c:v>0.68315713099999997</c:v>
                </c:pt>
                <c:pt idx="1309">
                  <c:v>4.2289514480000001</c:v>
                </c:pt>
                <c:pt idx="1310">
                  <c:v>7.9140028400000002</c:v>
                </c:pt>
                <c:pt idx="1311">
                  <c:v>11.371143719999999</c:v>
                </c:pt>
                <c:pt idx="1312">
                  <c:v>13.977907950000001</c:v>
                </c:pt>
                <c:pt idx="1313">
                  <c:v>15.37165443</c:v>
                </c:pt>
                <c:pt idx="1314">
                  <c:v>15.71641018</c:v>
                </c:pt>
                <c:pt idx="1315">
                  <c:v>15.67130498</c:v>
                </c:pt>
                <c:pt idx="1316">
                  <c:v>16.49856454</c:v>
                </c:pt>
                <c:pt idx="1317">
                  <c:v>18.98026819</c:v>
                </c:pt>
                <c:pt idx="1318">
                  <c:v>22.852464000000001</c:v>
                </c:pt>
                <c:pt idx="1319">
                  <c:v>26.547893120000001</c:v>
                </c:pt>
                <c:pt idx="1320">
                  <c:v>28.103463420000001</c:v>
                </c:pt>
                <c:pt idx="1321">
                  <c:v>26.939355710000001</c:v>
                </c:pt>
                <c:pt idx="1322">
                  <c:v>24.231992179999999</c:v>
                </c:pt>
                <c:pt idx="1323">
                  <c:v>21.66909953</c:v>
                </c:pt>
                <c:pt idx="1324">
                  <c:v>20.318303799999999</c:v>
                </c:pt>
                <c:pt idx="1325">
                  <c:v>20.356216889999999</c:v>
                </c:pt>
                <c:pt idx="1326">
                  <c:v>21.278980669999999</c:v>
                </c:pt>
                <c:pt idx="1327">
                  <c:v>22.575077579999999</c:v>
                </c:pt>
                <c:pt idx="1328">
                  <c:v>23.77531432</c:v>
                </c:pt>
                <c:pt idx="1329">
                  <c:v>24.36751104</c:v>
                </c:pt>
                <c:pt idx="1330">
                  <c:v>24.021950740000001</c:v>
                </c:pt>
                <c:pt idx="1331">
                  <c:v>22.802388780000001</c:v>
                </c:pt>
                <c:pt idx="1332">
                  <c:v>21.18196811</c:v>
                </c:pt>
                <c:pt idx="1333">
                  <c:v>19.721338110000001</c:v>
                </c:pt>
                <c:pt idx="1334">
                  <c:v>18.75581906</c:v>
                </c:pt>
                <c:pt idx="1335">
                  <c:v>18.243958620000001</c:v>
                </c:pt>
                <c:pt idx="1336">
                  <c:v>17.90925519</c:v>
                </c:pt>
                <c:pt idx="1337">
                  <c:v>17.509193329999999</c:v>
                </c:pt>
                <c:pt idx="1338">
                  <c:v>16.862576579999999</c:v>
                </c:pt>
                <c:pt idx="1339">
                  <c:v>15.61223773</c:v>
                </c:pt>
                <c:pt idx="1340">
                  <c:v>13.55110565</c:v>
                </c:pt>
                <c:pt idx="1341">
                  <c:v>10.84156956</c:v>
                </c:pt>
                <c:pt idx="1342">
                  <c:v>7.8230304290000001</c:v>
                </c:pt>
                <c:pt idx="1343">
                  <c:v>4.9257789599999997</c:v>
                </c:pt>
                <c:pt idx="1344">
                  <c:v>2.5375717010000001</c:v>
                </c:pt>
                <c:pt idx="1345">
                  <c:v>0.84477748699999999</c:v>
                </c:pt>
                <c:pt idx="1346">
                  <c:v>-0.182033843</c:v>
                </c:pt>
                <c:pt idx="1347">
                  <c:v>-0.65654290599999998</c:v>
                </c:pt>
                <c:pt idx="1348">
                  <c:v>-0.78622906800000003</c:v>
                </c:pt>
                <c:pt idx="1349">
                  <c:v>-0.87036102699999995</c:v>
                </c:pt>
                <c:pt idx="1350">
                  <c:v>-1.3327710260000001</c:v>
                </c:pt>
                <c:pt idx="1351">
                  <c:v>-2.6752847860000002</c:v>
                </c:pt>
                <c:pt idx="1352">
                  <c:v>-5.0718271899999996</c:v>
                </c:pt>
                <c:pt idx="1353">
                  <c:v>-8.2879775460000005</c:v>
                </c:pt>
                <c:pt idx="1354">
                  <c:v>-12.02487968</c:v>
                </c:pt>
                <c:pt idx="1355">
                  <c:v>-15.827967340000001</c:v>
                </c:pt>
                <c:pt idx="1356">
                  <c:v>-19.25400235</c:v>
                </c:pt>
                <c:pt idx="1357">
                  <c:v>-22.185182990000001</c:v>
                </c:pt>
                <c:pt idx="1358">
                  <c:v>-24.673302870000001</c:v>
                </c:pt>
                <c:pt idx="1359">
                  <c:v>-26.816449729999999</c:v>
                </c:pt>
                <c:pt idx="1360">
                  <c:v>-28.76183352</c:v>
                </c:pt>
                <c:pt idx="1361">
                  <c:v>-30.623525090000001</c:v>
                </c:pt>
                <c:pt idx="1362">
                  <c:v>-32.486801040000003</c:v>
                </c:pt>
                <c:pt idx="1363">
                  <c:v>-34.290616900000003</c:v>
                </c:pt>
                <c:pt idx="1364">
                  <c:v>-35.952952060000001</c:v>
                </c:pt>
                <c:pt idx="1365">
                  <c:v>-37.459390800000001</c:v>
                </c:pt>
                <c:pt idx="1366">
                  <c:v>-38.861151749999998</c:v>
                </c:pt>
                <c:pt idx="1367">
                  <c:v>-40.227717910000003</c:v>
                </c:pt>
                <c:pt idx="1368">
                  <c:v>-41.543318589999998</c:v>
                </c:pt>
                <c:pt idx="1369">
                  <c:v>-42.789565459999999</c:v>
                </c:pt>
                <c:pt idx="1370">
                  <c:v>-44.051021609999999</c:v>
                </c:pt>
                <c:pt idx="1371">
                  <c:v>-45.284132159999999</c:v>
                </c:pt>
                <c:pt idx="1372">
                  <c:v>-46.379586160000002</c:v>
                </c:pt>
                <c:pt idx="1373">
                  <c:v>-47.317957870000001</c:v>
                </c:pt>
                <c:pt idx="1374">
                  <c:v>-48.180595420000003</c:v>
                </c:pt>
                <c:pt idx="1375">
                  <c:v>-48.992209010000003</c:v>
                </c:pt>
                <c:pt idx="1376">
                  <c:v>-49.736220209999999</c:v>
                </c:pt>
                <c:pt idx="1377">
                  <c:v>-50.378494019999998</c:v>
                </c:pt>
                <c:pt idx="1378">
                  <c:v>-50.864588900000001</c:v>
                </c:pt>
                <c:pt idx="1379">
                  <c:v>-51.196606289999998</c:v>
                </c:pt>
                <c:pt idx="1380">
                  <c:v>-51.362355319999999</c:v>
                </c:pt>
                <c:pt idx="1381">
                  <c:v>-51.327924209999999</c:v>
                </c:pt>
                <c:pt idx="1382">
                  <c:v>-51.05299419</c:v>
                </c:pt>
                <c:pt idx="1383">
                  <c:v>-50.439428909999997</c:v>
                </c:pt>
                <c:pt idx="1384">
                  <c:v>-49.438871849999998</c:v>
                </c:pt>
                <c:pt idx="1385">
                  <c:v>-48.058408550000003</c:v>
                </c:pt>
                <c:pt idx="1386">
                  <c:v>-46.34632912</c:v>
                </c:pt>
                <c:pt idx="1387">
                  <c:v>-44.395165720000001</c:v>
                </c:pt>
                <c:pt idx="1388">
                  <c:v>-42.353591639999998</c:v>
                </c:pt>
                <c:pt idx="1389">
                  <c:v>-40.389433310000001</c:v>
                </c:pt>
                <c:pt idx="1390">
                  <c:v>-38.494309219999998</c:v>
                </c:pt>
                <c:pt idx="1391">
                  <c:v>-36.456012940000001</c:v>
                </c:pt>
                <c:pt idx="1392">
                  <c:v>-34.069076780000003</c:v>
                </c:pt>
                <c:pt idx="1393">
                  <c:v>-31.3093629</c:v>
                </c:pt>
                <c:pt idx="1394">
                  <c:v>-28.273026990000002</c:v>
                </c:pt>
                <c:pt idx="1395">
                  <c:v>-25.059096350000001</c:v>
                </c:pt>
                <c:pt idx="1396">
                  <c:v>-21.78451226</c:v>
                </c:pt>
                <c:pt idx="1397">
                  <c:v>-18.500605350000001</c:v>
                </c:pt>
                <c:pt idx="1398">
                  <c:v>-15.22252563</c:v>
                </c:pt>
                <c:pt idx="1399">
                  <c:v>-12.0310974</c:v>
                </c:pt>
                <c:pt idx="1400">
                  <c:v>-9.0576234069999995</c:v>
                </c:pt>
                <c:pt idx="1401">
                  <c:v>-6.2969799589999997</c:v>
                </c:pt>
                <c:pt idx="1402">
                  <c:v>-3.59584832</c:v>
                </c:pt>
                <c:pt idx="1403">
                  <c:v>-0.861738114</c:v>
                </c:pt>
                <c:pt idx="1404">
                  <c:v>2.160928449</c:v>
                </c:pt>
                <c:pt idx="1405">
                  <c:v>5.4966025600000004</c:v>
                </c:pt>
                <c:pt idx="1406">
                  <c:v>8.914572948</c:v>
                </c:pt>
                <c:pt idx="1407">
                  <c:v>12.42820365</c:v>
                </c:pt>
                <c:pt idx="1408">
                  <c:v>16.003220819999999</c:v>
                </c:pt>
                <c:pt idx="1409">
                  <c:v>19.22148412</c:v>
                </c:pt>
                <c:pt idx="1410">
                  <c:v>21.565083619999999</c:v>
                </c:pt>
                <c:pt idx="1411">
                  <c:v>22.77235095</c:v>
                </c:pt>
                <c:pt idx="1412">
                  <c:v>22.945973850000001</c:v>
                </c:pt>
                <c:pt idx="1413">
                  <c:v>22.621840989999999</c:v>
                </c:pt>
                <c:pt idx="1414">
                  <c:v>22.30761545</c:v>
                </c:pt>
                <c:pt idx="1415">
                  <c:v>22.19480106</c:v>
                </c:pt>
                <c:pt idx="1416">
                  <c:v>22.303813980000001</c:v>
                </c:pt>
                <c:pt idx="1417">
                  <c:v>22.65773454</c:v>
                </c:pt>
                <c:pt idx="1418">
                  <c:v>23.242570690000001</c:v>
                </c:pt>
                <c:pt idx="1419">
                  <c:v>23.86235048</c:v>
                </c:pt>
                <c:pt idx="1420">
                  <c:v>24.361782430000002</c:v>
                </c:pt>
                <c:pt idx="1421">
                  <c:v>24.740030539999999</c:v>
                </c:pt>
                <c:pt idx="1422">
                  <c:v>24.901407209999999</c:v>
                </c:pt>
                <c:pt idx="1423">
                  <c:v>24.872623239999999</c:v>
                </c:pt>
                <c:pt idx="1424">
                  <c:v>24.698977079999999</c:v>
                </c:pt>
                <c:pt idx="1425">
                  <c:v>24.502611259999998</c:v>
                </c:pt>
                <c:pt idx="1426">
                  <c:v>24.435512030000002</c:v>
                </c:pt>
                <c:pt idx="1427">
                  <c:v>24.536086529999999</c:v>
                </c:pt>
                <c:pt idx="1428">
                  <c:v>24.683158559999999</c:v>
                </c:pt>
                <c:pt idx="1429">
                  <c:v>24.52091047</c:v>
                </c:pt>
                <c:pt idx="1430">
                  <c:v>23.753207</c:v>
                </c:pt>
                <c:pt idx="1431">
                  <c:v>22.383879480000001</c:v>
                </c:pt>
                <c:pt idx="1432">
                  <c:v>20.546991469999998</c:v>
                </c:pt>
                <c:pt idx="1433">
                  <c:v>18.545209539999998</c:v>
                </c:pt>
                <c:pt idx="1434">
                  <c:v>16.68444225</c:v>
                </c:pt>
                <c:pt idx="1435">
                  <c:v>15.1768242</c:v>
                </c:pt>
                <c:pt idx="1436">
                  <c:v>14.094401939999999</c:v>
                </c:pt>
                <c:pt idx="1437">
                  <c:v>13.18612452</c:v>
                </c:pt>
                <c:pt idx="1438">
                  <c:v>12.10074719</c:v>
                </c:pt>
                <c:pt idx="1439">
                  <c:v>10.663171889999999</c:v>
                </c:pt>
                <c:pt idx="1440">
                  <c:v>8.7689165899999999</c:v>
                </c:pt>
                <c:pt idx="1441">
                  <c:v>6.4457339779999998</c:v>
                </c:pt>
                <c:pt idx="1442">
                  <c:v>4.0143379379999997</c:v>
                </c:pt>
                <c:pt idx="1443">
                  <c:v>1.8281995790000001</c:v>
                </c:pt>
                <c:pt idx="1444">
                  <c:v>7.3524567999999998E-2</c:v>
                </c:pt>
                <c:pt idx="1445">
                  <c:v>-1.132624724</c:v>
                </c:pt>
                <c:pt idx="1446">
                  <c:v>-2.004395589</c:v>
                </c:pt>
                <c:pt idx="1447">
                  <c:v>-2.923261557</c:v>
                </c:pt>
                <c:pt idx="1448">
                  <c:v>-4.1285691660000001</c:v>
                </c:pt>
                <c:pt idx="1449">
                  <c:v>-5.8244985829999996</c:v>
                </c:pt>
                <c:pt idx="1450">
                  <c:v>-8.0796247109999992</c:v>
                </c:pt>
                <c:pt idx="1451">
                  <c:v>-10.801361480000001</c:v>
                </c:pt>
                <c:pt idx="1452">
                  <c:v>-13.756506249999999</c:v>
                </c:pt>
                <c:pt idx="1453">
                  <c:v>-16.737719040000002</c:v>
                </c:pt>
                <c:pt idx="1454">
                  <c:v>-19.529573920000001</c:v>
                </c:pt>
                <c:pt idx="1455">
                  <c:v>-22.08454484</c:v>
                </c:pt>
                <c:pt idx="1456">
                  <c:v>-24.458237369999999</c:v>
                </c:pt>
                <c:pt idx="1457">
                  <c:v>-26.731511699999999</c:v>
                </c:pt>
                <c:pt idx="1458">
                  <c:v>-28.885644020000001</c:v>
                </c:pt>
                <c:pt idx="1459">
                  <c:v>-30.93143306</c:v>
                </c:pt>
                <c:pt idx="1460">
                  <c:v>-32.983730379999997</c:v>
                </c:pt>
                <c:pt idx="1461">
                  <c:v>-35.102895599999997</c:v>
                </c:pt>
                <c:pt idx="1462">
                  <c:v>-37.231981140000002</c:v>
                </c:pt>
                <c:pt idx="1463">
                  <c:v>-39.206160320000002</c:v>
                </c:pt>
                <c:pt idx="1464">
                  <c:v>-40.848189189999999</c:v>
                </c:pt>
                <c:pt idx="1465">
                  <c:v>-42.175081030000001</c:v>
                </c:pt>
                <c:pt idx="1466">
                  <c:v>-43.296498290000002</c:v>
                </c:pt>
                <c:pt idx="1467">
                  <c:v>-44.425682539999997</c:v>
                </c:pt>
                <c:pt idx="1468">
                  <c:v>-45.858163390000001</c:v>
                </c:pt>
                <c:pt idx="1469">
                  <c:v>-47.697851129999997</c:v>
                </c:pt>
                <c:pt idx="1470">
                  <c:v>-49.789334879999998</c:v>
                </c:pt>
                <c:pt idx="1471">
                  <c:v>-51.941106050000002</c:v>
                </c:pt>
                <c:pt idx="1472">
                  <c:v>-53.785090599999997</c:v>
                </c:pt>
                <c:pt idx="1473">
                  <c:v>-55.003654310000002</c:v>
                </c:pt>
                <c:pt idx="1474">
                  <c:v>-55.493352809999998</c:v>
                </c:pt>
                <c:pt idx="1475">
                  <c:v>-55.468708329999998</c:v>
                </c:pt>
                <c:pt idx="1476">
                  <c:v>-55.242341260000003</c:v>
                </c:pt>
                <c:pt idx="1477">
                  <c:v>-54.963619719999997</c:v>
                </c:pt>
                <c:pt idx="1478">
                  <c:v>-54.691826820000003</c:v>
                </c:pt>
                <c:pt idx="1479">
                  <c:v>-54.381453929999999</c:v>
                </c:pt>
                <c:pt idx="1480">
                  <c:v>-53.954445049999997</c:v>
                </c:pt>
                <c:pt idx="1481">
                  <c:v>-53.343970149999997</c:v>
                </c:pt>
                <c:pt idx="1482">
                  <c:v>-52.513477340000001</c:v>
                </c:pt>
                <c:pt idx="1483">
                  <c:v>-51.449768980000002</c:v>
                </c:pt>
                <c:pt idx="1484">
                  <c:v>-50.193255120000003</c:v>
                </c:pt>
                <c:pt idx="1485">
                  <c:v>-48.861925939999999</c:v>
                </c:pt>
                <c:pt idx="1486">
                  <c:v>-47.560693899999997</c:v>
                </c:pt>
                <c:pt idx="1487">
                  <c:v>-46.345335839999997</c:v>
                </c:pt>
                <c:pt idx="1488">
                  <c:v>-45.190525960000002</c:v>
                </c:pt>
                <c:pt idx="1489">
                  <c:v>-44.052219700000002</c:v>
                </c:pt>
                <c:pt idx="1490">
                  <c:v>-42.899992730000001</c:v>
                </c:pt>
                <c:pt idx="1491">
                  <c:v>-41.609172209999997</c:v>
                </c:pt>
                <c:pt idx="1492">
                  <c:v>-40.058507050000003</c:v>
                </c:pt>
                <c:pt idx="1493">
                  <c:v>-38.200218990000003</c:v>
                </c:pt>
                <c:pt idx="1494">
                  <c:v>-36.05441811</c:v>
                </c:pt>
                <c:pt idx="1495">
                  <c:v>-33.763281790000001</c:v>
                </c:pt>
                <c:pt idx="1496">
                  <c:v>-31.458914069999999</c:v>
                </c:pt>
                <c:pt idx="1497">
                  <c:v>-29.084340229999999</c:v>
                </c:pt>
                <c:pt idx="1498">
                  <c:v>-26.428217589999999</c:v>
                </c:pt>
                <c:pt idx="1499">
                  <c:v>-23.39628643</c:v>
                </c:pt>
                <c:pt idx="1500">
                  <c:v>-19.970072290000001</c:v>
                </c:pt>
                <c:pt idx="1501">
                  <c:v>-16.23304104</c:v>
                </c:pt>
                <c:pt idx="1502">
                  <c:v>-12.39251374</c:v>
                </c:pt>
                <c:pt idx="1503">
                  <c:v>-8.6669776840000008</c:v>
                </c:pt>
                <c:pt idx="1504">
                  <c:v>-5.18108009</c:v>
                </c:pt>
                <c:pt idx="1505">
                  <c:v>-1.907195768</c:v>
                </c:pt>
                <c:pt idx="1506">
                  <c:v>1.256036347</c:v>
                </c:pt>
                <c:pt idx="1507">
                  <c:v>4.4218741799999997</c:v>
                </c:pt>
                <c:pt idx="1508">
                  <c:v>7.7171196560000004</c:v>
                </c:pt>
                <c:pt idx="1509">
                  <c:v>11.57641946</c:v>
                </c:pt>
                <c:pt idx="1510">
                  <c:v>15.95101859</c:v>
                </c:pt>
                <c:pt idx="1511">
                  <c:v>20.60764348</c:v>
                </c:pt>
                <c:pt idx="1512">
                  <c:v>24.72419391</c:v>
                </c:pt>
                <c:pt idx="1513">
                  <c:v>27.14717169</c:v>
                </c:pt>
                <c:pt idx="1514">
                  <c:v>27.641911700000001</c:v>
                </c:pt>
                <c:pt idx="1515">
                  <c:v>26.610333390000001</c:v>
                </c:pt>
                <c:pt idx="1516">
                  <c:v>24.868189919999999</c:v>
                </c:pt>
                <c:pt idx="1517">
                  <c:v>23.372656419999998</c:v>
                </c:pt>
                <c:pt idx="1518">
                  <c:v>22.858720430000002</c:v>
                </c:pt>
                <c:pt idx="1519">
                  <c:v>23.79240132</c:v>
                </c:pt>
                <c:pt idx="1520">
                  <c:v>25.882495219999999</c:v>
                </c:pt>
                <c:pt idx="1521">
                  <c:v>28.21057523</c:v>
                </c:pt>
                <c:pt idx="1522">
                  <c:v>29.640007529999998</c:v>
                </c:pt>
                <c:pt idx="1523">
                  <c:v>29.818056259999999</c:v>
                </c:pt>
                <c:pt idx="1524">
                  <c:v>29.09032749</c:v>
                </c:pt>
                <c:pt idx="1525">
                  <c:v>27.96110328</c:v>
                </c:pt>
                <c:pt idx="1526">
                  <c:v>26.867020140000001</c:v>
                </c:pt>
                <c:pt idx="1527">
                  <c:v>25.70668847</c:v>
                </c:pt>
                <c:pt idx="1528">
                  <c:v>24.659577980000002</c:v>
                </c:pt>
                <c:pt idx="1529">
                  <c:v>24.07230036</c:v>
                </c:pt>
                <c:pt idx="1530">
                  <c:v>24.169416999999999</c:v>
                </c:pt>
                <c:pt idx="1531">
                  <c:v>24.878553220000001</c:v>
                </c:pt>
                <c:pt idx="1532">
                  <c:v>25.872407590000002</c:v>
                </c:pt>
                <c:pt idx="1533">
                  <c:v>26.596554619999999</c:v>
                </c:pt>
                <c:pt idx="1534">
                  <c:v>26.458219790000001</c:v>
                </c:pt>
                <c:pt idx="1535">
                  <c:v>25.335769750000001</c:v>
                </c:pt>
                <c:pt idx="1536">
                  <c:v>23.53422114</c:v>
                </c:pt>
                <c:pt idx="1537">
                  <c:v>21.513628619999999</c:v>
                </c:pt>
                <c:pt idx="1538">
                  <c:v>19.739873060000001</c:v>
                </c:pt>
                <c:pt idx="1539">
                  <c:v>18.41850522</c:v>
                </c:pt>
                <c:pt idx="1540">
                  <c:v>17.524802139999998</c:v>
                </c:pt>
                <c:pt idx="1541">
                  <c:v>16.86803845</c:v>
                </c:pt>
                <c:pt idx="1542">
                  <c:v>16.118135330000001</c:v>
                </c:pt>
                <c:pt idx="1543">
                  <c:v>14.94073654</c:v>
                </c:pt>
                <c:pt idx="1544">
                  <c:v>13.145406250000001</c:v>
                </c:pt>
                <c:pt idx="1545">
                  <c:v>10.72919194</c:v>
                </c:pt>
                <c:pt idx="1546">
                  <c:v>7.9609098239999998</c:v>
                </c:pt>
                <c:pt idx="1547">
                  <c:v>5.0966366279999997</c:v>
                </c:pt>
                <c:pt idx="1548">
                  <c:v>2.396454715</c:v>
                </c:pt>
                <c:pt idx="1549">
                  <c:v>6.6106100000000001E-4</c:v>
                </c:pt>
                <c:pt idx="1550">
                  <c:v>-2.0489348000000001</c:v>
                </c:pt>
                <c:pt idx="1551">
                  <c:v>-4.0266193640000001</c:v>
                </c:pt>
                <c:pt idx="1552">
                  <c:v>-6.1837902170000003</c:v>
                </c:pt>
                <c:pt idx="1553">
                  <c:v>-8.6265679330000005</c:v>
                </c:pt>
                <c:pt idx="1554">
                  <c:v>-11.43655205</c:v>
                </c:pt>
                <c:pt idx="1555">
                  <c:v>-14.593638990000001</c:v>
                </c:pt>
                <c:pt idx="1556">
                  <c:v>-17.895965069999999</c:v>
                </c:pt>
                <c:pt idx="1557">
                  <c:v>-21.31021831</c:v>
                </c:pt>
                <c:pt idx="1558">
                  <c:v>-24.808236870000002</c:v>
                </c:pt>
                <c:pt idx="1559">
                  <c:v>-28.336294630000001</c:v>
                </c:pt>
                <c:pt idx="1560">
                  <c:v>-31.850918400000001</c:v>
                </c:pt>
                <c:pt idx="1561">
                  <c:v>-35.266693289999999</c:v>
                </c:pt>
                <c:pt idx="1562">
                  <c:v>-38.507046680000002</c:v>
                </c:pt>
                <c:pt idx="1563">
                  <c:v>-41.457850129999997</c:v>
                </c:pt>
                <c:pt idx="1564">
                  <c:v>-44.013296330000003</c:v>
                </c:pt>
                <c:pt idx="1565">
                  <c:v>-46.134658180000002</c:v>
                </c:pt>
                <c:pt idx="1566">
                  <c:v>-47.909945759999999</c:v>
                </c:pt>
                <c:pt idx="1567">
                  <c:v>-49.548852420000003</c:v>
                </c:pt>
                <c:pt idx="1568">
                  <c:v>-51.192796989999998</c:v>
                </c:pt>
                <c:pt idx="1569">
                  <c:v>-52.917270289999998</c:v>
                </c:pt>
                <c:pt idx="1570">
                  <c:v>-54.699255710000003</c:v>
                </c:pt>
                <c:pt idx="1571">
                  <c:v>-56.422472569999996</c:v>
                </c:pt>
                <c:pt idx="1572">
                  <c:v>-57.923254759999999</c:v>
                </c:pt>
                <c:pt idx="1573">
                  <c:v>-59.099502489999999</c:v>
                </c:pt>
                <c:pt idx="1574">
                  <c:v>-59.927587719999998</c:v>
                </c:pt>
                <c:pt idx="1575">
                  <c:v>-60.384022280000003</c:v>
                </c:pt>
                <c:pt idx="1576">
                  <c:v>-60.496916179999999</c:v>
                </c:pt>
                <c:pt idx="1577">
                  <c:v>-60.248483749999998</c:v>
                </c:pt>
                <c:pt idx="1578">
                  <c:v>-59.54492578</c:v>
                </c:pt>
                <c:pt idx="1579">
                  <c:v>-58.435726600000002</c:v>
                </c:pt>
                <c:pt idx="1580">
                  <c:v>-57.012584089999997</c:v>
                </c:pt>
                <c:pt idx="1581">
                  <c:v>-55.39621185</c:v>
                </c:pt>
                <c:pt idx="1582">
                  <c:v>-53.733325950000001</c:v>
                </c:pt>
                <c:pt idx="1583">
                  <c:v>-52.027286930000002</c:v>
                </c:pt>
                <c:pt idx="1584">
                  <c:v>-50.226817769999997</c:v>
                </c:pt>
                <c:pt idx="1585">
                  <c:v>-48.325546439999997</c:v>
                </c:pt>
                <c:pt idx="1586">
                  <c:v>-46.323605389999997</c:v>
                </c:pt>
                <c:pt idx="1587">
                  <c:v>-44.179024720000001</c:v>
                </c:pt>
                <c:pt idx="1588">
                  <c:v>-41.804122649999996</c:v>
                </c:pt>
                <c:pt idx="1589">
                  <c:v>-39.144518769999998</c:v>
                </c:pt>
                <c:pt idx="1590">
                  <c:v>-36.199766599999997</c:v>
                </c:pt>
                <c:pt idx="1591">
                  <c:v>-32.981677869999999</c:v>
                </c:pt>
                <c:pt idx="1592">
                  <c:v>-29.509309470000002</c:v>
                </c:pt>
                <c:pt idx="1593">
                  <c:v>-25.874012560000001</c:v>
                </c:pt>
                <c:pt idx="1594">
                  <c:v>-22.258186210000002</c:v>
                </c:pt>
                <c:pt idx="1595">
                  <c:v>-18.769880560000001</c:v>
                </c:pt>
                <c:pt idx="1596">
                  <c:v>-15.37702977</c:v>
                </c:pt>
                <c:pt idx="1597">
                  <c:v>-11.9852448</c:v>
                </c:pt>
                <c:pt idx="1598">
                  <c:v>-8.6957041020000005</c:v>
                </c:pt>
                <c:pt idx="1599">
                  <c:v>-5.7403534799999996</c:v>
                </c:pt>
                <c:pt idx="1600">
                  <c:v>-3.25061577</c:v>
                </c:pt>
                <c:pt idx="1601">
                  <c:v>-0.93886015499999997</c:v>
                </c:pt>
                <c:pt idx="1602">
                  <c:v>1.4680613680000001</c:v>
                </c:pt>
                <c:pt idx="1603">
                  <c:v>4.2453042610000002</c:v>
                </c:pt>
                <c:pt idx="1604">
                  <c:v>7.8655959759999998</c:v>
                </c:pt>
                <c:pt idx="1605">
                  <c:v>12.520233040000001</c:v>
                </c:pt>
                <c:pt idx="1606">
                  <c:v>18.41463482</c:v>
                </c:pt>
                <c:pt idx="1607">
                  <c:v>24.57910128</c:v>
                </c:pt>
                <c:pt idx="1608">
                  <c:v>29.074347970000002</c:v>
                </c:pt>
                <c:pt idx="1609">
                  <c:v>30.587263149999998</c:v>
                </c:pt>
                <c:pt idx="1610">
                  <c:v>29.44077291</c:v>
                </c:pt>
                <c:pt idx="1611">
                  <c:v>27.40622613</c:v>
                </c:pt>
                <c:pt idx="1612">
                  <c:v>26.246077069999998</c:v>
                </c:pt>
                <c:pt idx="1613">
                  <c:v>26.584315409999999</c:v>
                </c:pt>
                <c:pt idx="1614">
                  <c:v>28.136720820000001</c:v>
                </c:pt>
                <c:pt idx="1615">
                  <c:v>30.14796218</c:v>
                </c:pt>
                <c:pt idx="1616">
                  <c:v>31.672288559999998</c:v>
                </c:pt>
                <c:pt idx="1617">
                  <c:v>31.95303723</c:v>
                </c:pt>
                <c:pt idx="1618">
                  <c:v>30.704685959999999</c:v>
                </c:pt>
                <c:pt idx="1619">
                  <c:v>28.600897190000001</c:v>
                </c:pt>
                <c:pt idx="1620">
                  <c:v>26.678759360000001</c:v>
                </c:pt>
                <c:pt idx="1621">
                  <c:v>25.621967510000001</c:v>
                </c:pt>
                <c:pt idx="1622">
                  <c:v>25.621701959999999</c:v>
                </c:pt>
                <c:pt idx="1623">
                  <c:v>26.328330780000002</c:v>
                </c:pt>
                <c:pt idx="1624">
                  <c:v>27.059681550000001</c:v>
                </c:pt>
                <c:pt idx="1625">
                  <c:v>27.05914392</c:v>
                </c:pt>
                <c:pt idx="1626">
                  <c:v>25.811843100000001</c:v>
                </c:pt>
                <c:pt idx="1627">
                  <c:v>23.320137299999999</c:v>
                </c:pt>
                <c:pt idx="1628">
                  <c:v>20.170982250000002</c:v>
                </c:pt>
                <c:pt idx="1629">
                  <c:v>17.100727809999999</c:v>
                </c:pt>
                <c:pt idx="1630">
                  <c:v>14.640681369999999</c:v>
                </c:pt>
                <c:pt idx="1631">
                  <c:v>12.89569408</c:v>
                </c:pt>
                <c:pt idx="1632">
                  <c:v>11.71779768</c:v>
                </c:pt>
                <c:pt idx="1633">
                  <c:v>10.817575590000001</c:v>
                </c:pt>
                <c:pt idx="1634">
                  <c:v>9.7187129960000007</c:v>
                </c:pt>
                <c:pt idx="1635">
                  <c:v>8.0052606960000006</c:v>
                </c:pt>
                <c:pt idx="1636">
                  <c:v>5.5811048220000004</c:v>
                </c:pt>
                <c:pt idx="1637">
                  <c:v>2.3999418659999998</c:v>
                </c:pt>
                <c:pt idx="1638">
                  <c:v>-1.193759451</c:v>
                </c:pt>
                <c:pt idx="1639">
                  <c:v>-4.7380343820000004</c:v>
                </c:pt>
                <c:pt idx="1640">
                  <c:v>-7.8915955350000004</c:v>
                </c:pt>
                <c:pt idx="1641">
                  <c:v>-10.52433636</c:v>
                </c:pt>
                <c:pt idx="1642">
                  <c:v>-12.692342740000001</c:v>
                </c:pt>
                <c:pt idx="1643">
                  <c:v>-14.588899039999999</c:v>
                </c:pt>
                <c:pt idx="1644">
                  <c:v>-16.665063400000001</c:v>
                </c:pt>
                <c:pt idx="1645">
                  <c:v>-19.233706770000001</c:v>
                </c:pt>
                <c:pt idx="1646">
                  <c:v>-22.283179579999999</c:v>
                </c:pt>
                <c:pt idx="1647">
                  <c:v>-25.68188761</c:v>
                </c:pt>
                <c:pt idx="1648">
                  <c:v>-29.122088590000001</c:v>
                </c:pt>
                <c:pt idx="1649">
                  <c:v>-32.327451439999997</c:v>
                </c:pt>
                <c:pt idx="1650">
                  <c:v>-35.322918250000001</c:v>
                </c:pt>
                <c:pt idx="1651">
                  <c:v>-38.223293490000003</c:v>
                </c:pt>
                <c:pt idx="1652">
                  <c:v>-41.134827919999999</c:v>
                </c:pt>
                <c:pt idx="1653">
                  <c:v>-44.043846960000003</c:v>
                </c:pt>
                <c:pt idx="1654">
                  <c:v>-46.815469319999998</c:v>
                </c:pt>
                <c:pt idx="1655">
                  <c:v>-49.326596270000003</c:v>
                </c:pt>
                <c:pt idx="1656">
                  <c:v>-51.546688889999999</c:v>
                </c:pt>
                <c:pt idx="1657">
                  <c:v>-53.514244050000002</c:v>
                </c:pt>
                <c:pt idx="1658">
                  <c:v>-55.408331269999998</c:v>
                </c:pt>
                <c:pt idx="1659">
                  <c:v>-57.373143300000002</c:v>
                </c:pt>
                <c:pt idx="1660">
                  <c:v>-59.42009616</c:v>
                </c:pt>
                <c:pt idx="1661">
                  <c:v>-61.442347939999998</c:v>
                </c:pt>
                <c:pt idx="1662">
                  <c:v>-63.189384359999998</c:v>
                </c:pt>
                <c:pt idx="1663">
                  <c:v>-64.499421089999998</c:v>
                </c:pt>
                <c:pt idx="1664">
                  <c:v>-65.261993250000003</c:v>
                </c:pt>
                <c:pt idx="1665">
                  <c:v>-65.645139060000005</c:v>
                </c:pt>
                <c:pt idx="1666">
                  <c:v>-65.664657199999994</c:v>
                </c:pt>
                <c:pt idx="1667">
                  <c:v>-65.381049779999998</c:v>
                </c:pt>
                <c:pt idx="1668">
                  <c:v>-64.90622406</c:v>
                </c:pt>
                <c:pt idx="1669">
                  <c:v>-64.340524579999993</c:v>
                </c:pt>
                <c:pt idx="1670">
                  <c:v>-63.748377150000003</c:v>
                </c:pt>
                <c:pt idx="1671">
                  <c:v>-62.974853570000001</c:v>
                </c:pt>
                <c:pt idx="1672">
                  <c:v>-61.892370509999999</c:v>
                </c:pt>
                <c:pt idx="1673">
                  <c:v>-60.436369900000003</c:v>
                </c:pt>
                <c:pt idx="1674">
                  <c:v>-58.536346190000003</c:v>
                </c:pt>
                <c:pt idx="1675">
                  <c:v>-56.306543320000003</c:v>
                </c:pt>
                <c:pt idx="1676">
                  <c:v>-53.895639000000003</c:v>
                </c:pt>
                <c:pt idx="1677">
                  <c:v>-51.4539957</c:v>
                </c:pt>
                <c:pt idx="1678">
                  <c:v>-49.147546319999996</c:v>
                </c:pt>
                <c:pt idx="1679">
                  <c:v>-47.077562380000003</c:v>
                </c:pt>
                <c:pt idx="1680">
                  <c:v>-45.269062849999997</c:v>
                </c:pt>
                <c:pt idx="1681">
                  <c:v>-43.644251429999997</c:v>
                </c:pt>
                <c:pt idx="1682">
                  <c:v>-42.071774400000002</c:v>
                </c:pt>
                <c:pt idx="1683">
                  <c:v>-40.472986030000001</c:v>
                </c:pt>
                <c:pt idx="1684">
                  <c:v>-38.786597309999998</c:v>
                </c:pt>
                <c:pt idx="1685">
                  <c:v>-36.918348549999997</c:v>
                </c:pt>
                <c:pt idx="1686">
                  <c:v>-34.805162959999997</c:v>
                </c:pt>
                <c:pt idx="1687">
                  <c:v>-32.435577100000003</c:v>
                </c:pt>
                <c:pt idx="1688">
                  <c:v>-29.774419739999999</c:v>
                </c:pt>
                <c:pt idx="1689">
                  <c:v>-26.79346116</c:v>
                </c:pt>
                <c:pt idx="1690">
                  <c:v>-23.590470740000001</c:v>
                </c:pt>
                <c:pt idx="1691">
                  <c:v>-20.335804540000002</c:v>
                </c:pt>
                <c:pt idx="1692">
                  <c:v>-17.24009641</c:v>
                </c:pt>
                <c:pt idx="1693">
                  <c:v>-14.51555638</c:v>
                </c:pt>
                <c:pt idx="1694">
                  <c:v>-12.267502199999999</c:v>
                </c:pt>
                <c:pt idx="1695">
                  <c:v>-10.46015195</c:v>
                </c:pt>
                <c:pt idx="1696">
                  <c:v>-9.0459632130000003</c:v>
                </c:pt>
                <c:pt idx="1697">
                  <c:v>-7.7346210490000002</c:v>
                </c:pt>
                <c:pt idx="1698">
                  <c:v>-6.1684988279999997</c:v>
                </c:pt>
                <c:pt idx="1699">
                  <c:v>-4.3313458919999999</c:v>
                </c:pt>
                <c:pt idx="1700">
                  <c:v>-1.813602014</c:v>
                </c:pt>
                <c:pt idx="1701">
                  <c:v>1.6465095869999999</c:v>
                </c:pt>
                <c:pt idx="1702">
                  <c:v>5.7477803950000004</c:v>
                </c:pt>
                <c:pt idx="1703">
                  <c:v>9.4440889670000008</c:v>
                </c:pt>
                <c:pt idx="1704">
                  <c:v>11.84605657</c:v>
                </c:pt>
                <c:pt idx="1705">
                  <c:v>12.89134788</c:v>
                </c:pt>
                <c:pt idx="1706">
                  <c:v>12.94580436</c:v>
                </c:pt>
                <c:pt idx="1707">
                  <c:v>12.77244797</c:v>
                </c:pt>
                <c:pt idx="1708">
                  <c:v>13.05993707</c:v>
                </c:pt>
                <c:pt idx="1709">
                  <c:v>13.933463010000001</c:v>
                </c:pt>
                <c:pt idx="1710">
                  <c:v>15.324983270000001</c:v>
                </c:pt>
                <c:pt idx="1711">
                  <c:v>16.95984619</c:v>
                </c:pt>
                <c:pt idx="1712">
                  <c:v>18.377481540000002</c:v>
                </c:pt>
                <c:pt idx="1713">
                  <c:v>19.487278709999998</c:v>
                </c:pt>
                <c:pt idx="1714">
                  <c:v>20.190328059999999</c:v>
                </c:pt>
                <c:pt idx="1715">
                  <c:v>20.373109660000001</c:v>
                </c:pt>
                <c:pt idx="1716">
                  <c:v>20.11646476</c:v>
                </c:pt>
                <c:pt idx="1717">
                  <c:v>19.578616090000001</c:v>
                </c:pt>
                <c:pt idx="1718">
                  <c:v>19.075745049999998</c:v>
                </c:pt>
                <c:pt idx="1719">
                  <c:v>18.79973</c:v>
                </c:pt>
                <c:pt idx="1720">
                  <c:v>18.76152768</c:v>
                </c:pt>
                <c:pt idx="1721">
                  <c:v>18.85633121</c:v>
                </c:pt>
                <c:pt idx="1722">
                  <c:v>18.814378690000002</c:v>
                </c:pt>
                <c:pt idx="1723">
                  <c:v>18.394243509999999</c:v>
                </c:pt>
                <c:pt idx="1724">
                  <c:v>17.460648540000001</c:v>
                </c:pt>
                <c:pt idx="1725">
                  <c:v>16.09482839</c:v>
                </c:pt>
                <c:pt idx="1726">
                  <c:v>14.52762362</c:v>
                </c:pt>
                <c:pt idx="1727">
                  <c:v>13.041457510000001</c:v>
                </c:pt>
                <c:pt idx="1728">
                  <c:v>11.84278134</c:v>
                </c:pt>
                <c:pt idx="1729">
                  <c:v>10.985184629999999</c:v>
                </c:pt>
                <c:pt idx="1730">
                  <c:v>10.36830288</c:v>
                </c:pt>
                <c:pt idx="1731">
                  <c:v>9.8163063239999993</c:v>
                </c:pt>
                <c:pt idx="1732">
                  <c:v>8.9772755570000005</c:v>
                </c:pt>
                <c:pt idx="1733">
                  <c:v>7.6025868259999996</c:v>
                </c:pt>
                <c:pt idx="1734">
                  <c:v>5.7009017100000001</c:v>
                </c:pt>
                <c:pt idx="1735">
                  <c:v>3.4695944349999999</c:v>
                </c:pt>
                <c:pt idx="1736">
                  <c:v>1.152844647</c:v>
                </c:pt>
                <c:pt idx="1737">
                  <c:v>-0.962730266</c:v>
                </c:pt>
                <c:pt idx="1738">
                  <c:v>-2.7912251010000002</c:v>
                </c:pt>
                <c:pt idx="1739">
                  <c:v>-4.4353547190000002</c:v>
                </c:pt>
                <c:pt idx="1740">
                  <c:v>-5.9105987239999997</c:v>
                </c:pt>
                <c:pt idx="1741">
                  <c:v>-7.4509334899999997</c:v>
                </c:pt>
                <c:pt idx="1742">
                  <c:v>-9.3345013199999993</c:v>
                </c:pt>
                <c:pt idx="1743">
                  <c:v>-11.58174981</c:v>
                </c:pt>
                <c:pt idx="1744">
                  <c:v>-14.153134319999999</c:v>
                </c:pt>
                <c:pt idx="1745">
                  <c:v>-16.936668690000001</c:v>
                </c:pt>
                <c:pt idx="1746">
                  <c:v>-19.762712319999999</c:v>
                </c:pt>
                <c:pt idx="1747">
                  <c:v>-22.51265059</c:v>
                </c:pt>
                <c:pt idx="1748">
                  <c:v>-25.006534479999999</c:v>
                </c:pt>
                <c:pt idx="1749">
                  <c:v>-27.26653563</c:v>
                </c:pt>
                <c:pt idx="1750">
                  <c:v>-29.470669740000002</c:v>
                </c:pt>
                <c:pt idx="1751">
                  <c:v>-31.704765080000001</c:v>
                </c:pt>
                <c:pt idx="1752">
                  <c:v>-33.94192434</c:v>
                </c:pt>
                <c:pt idx="1753">
                  <c:v>-36.149969390000003</c:v>
                </c:pt>
                <c:pt idx="1754">
                  <c:v>-38.282332650000001</c:v>
                </c:pt>
                <c:pt idx="1755">
                  <c:v>-40.348253270000001</c:v>
                </c:pt>
                <c:pt idx="1756">
                  <c:v>-42.291395829999999</c:v>
                </c:pt>
                <c:pt idx="1757">
                  <c:v>-44.07980147</c:v>
                </c:pt>
                <c:pt idx="1758">
                  <c:v>-45.800399880000001</c:v>
                </c:pt>
                <c:pt idx="1759">
                  <c:v>-47.53494336</c:v>
                </c:pt>
                <c:pt idx="1760">
                  <c:v>-49.249699460000002</c:v>
                </c:pt>
                <c:pt idx="1761">
                  <c:v>-50.809058870000001</c:v>
                </c:pt>
                <c:pt idx="1762">
                  <c:v>-52.16265001</c:v>
                </c:pt>
                <c:pt idx="1763">
                  <c:v>-53.317147310000003</c:v>
                </c:pt>
                <c:pt idx="1764">
                  <c:v>-54.259536279999999</c:v>
                </c:pt>
                <c:pt idx="1765">
                  <c:v>-55.02009898</c:v>
                </c:pt>
                <c:pt idx="1766">
                  <c:v>-55.55316028</c:v>
                </c:pt>
                <c:pt idx="1767">
                  <c:v>-55.737622309999999</c:v>
                </c:pt>
                <c:pt idx="1768">
                  <c:v>-55.502785670000002</c:v>
                </c:pt>
                <c:pt idx="1769">
                  <c:v>-54.85124639</c:v>
                </c:pt>
                <c:pt idx="1770">
                  <c:v>-53.895208709999999</c:v>
                </c:pt>
                <c:pt idx="1771">
                  <c:v>-52.730645709999997</c:v>
                </c:pt>
                <c:pt idx="1772">
                  <c:v>-51.388391339999998</c:v>
                </c:pt>
                <c:pt idx="1773">
                  <c:v>-49.882258530000001</c:v>
                </c:pt>
                <c:pt idx="1774">
                  <c:v>-48.228911879999998</c:v>
                </c:pt>
                <c:pt idx="1775">
                  <c:v>-46.507503440000001</c:v>
                </c:pt>
                <c:pt idx="1776">
                  <c:v>-44.727440989999998</c:v>
                </c:pt>
                <c:pt idx="1777">
                  <c:v>-42.835811909999997</c:v>
                </c:pt>
                <c:pt idx="1778">
                  <c:v>-40.748493340000003</c:v>
                </c:pt>
                <c:pt idx="1779">
                  <c:v>-38.420258330000003</c:v>
                </c:pt>
                <c:pt idx="1780">
                  <c:v>-35.807704620000003</c:v>
                </c:pt>
                <c:pt idx="1781">
                  <c:v>-32.923081250000003</c:v>
                </c:pt>
                <c:pt idx="1782">
                  <c:v>-29.939445419999998</c:v>
                </c:pt>
                <c:pt idx="1783">
                  <c:v>-27.063193500000001</c:v>
                </c:pt>
                <c:pt idx="1784">
                  <c:v>-24.462977909999999</c:v>
                </c:pt>
                <c:pt idx="1785">
                  <c:v>-22.415570370000001</c:v>
                </c:pt>
                <c:pt idx="1786">
                  <c:v>-20.946906219999999</c:v>
                </c:pt>
                <c:pt idx="1787">
                  <c:v>-19.797030719999999</c:v>
                </c:pt>
                <c:pt idx="1788">
                  <c:v>-18.66333856</c:v>
                </c:pt>
                <c:pt idx="1789">
                  <c:v>-17.291017629999999</c:v>
                </c:pt>
                <c:pt idx="1790">
                  <c:v>-15.679211820000001</c:v>
                </c:pt>
                <c:pt idx="1791">
                  <c:v>-13.905194420000001</c:v>
                </c:pt>
                <c:pt idx="1792">
                  <c:v>-11.975217069999999</c:v>
                </c:pt>
                <c:pt idx="1793">
                  <c:v>-9.8003739920000008</c:v>
                </c:pt>
                <c:pt idx="1794">
                  <c:v>-7.2403092920000001</c:v>
                </c:pt>
                <c:pt idx="1795">
                  <c:v>-4.2425460859999999</c:v>
                </c:pt>
                <c:pt idx="1796">
                  <c:v>-1.018694684</c:v>
                </c:pt>
                <c:pt idx="1797">
                  <c:v>2.0713324489999998</c:v>
                </c:pt>
                <c:pt idx="1798">
                  <c:v>4.5079140200000003</c:v>
                </c:pt>
                <c:pt idx="1799">
                  <c:v>5.9916704999999997</c:v>
                </c:pt>
                <c:pt idx="1800">
                  <c:v>6.92501883</c:v>
                </c:pt>
                <c:pt idx="1801">
                  <c:v>8.0634298730000005</c:v>
                </c:pt>
                <c:pt idx="1802">
                  <c:v>9.9360477760000006</c:v>
                </c:pt>
                <c:pt idx="1803">
                  <c:v>12.69406326</c:v>
                </c:pt>
                <c:pt idx="1804">
                  <c:v>16.073538979999999</c:v>
                </c:pt>
                <c:pt idx="1805">
                  <c:v>19.385744219999999</c:v>
                </c:pt>
                <c:pt idx="1806">
                  <c:v>21.716066009999999</c:v>
                </c:pt>
                <c:pt idx="1807">
                  <c:v>22.603571030000001</c:v>
                </c:pt>
                <c:pt idx="1808">
                  <c:v>22.240529609999999</c:v>
                </c:pt>
                <c:pt idx="1809">
                  <c:v>21.25184316</c:v>
                </c:pt>
                <c:pt idx="1810">
                  <c:v>20.261318599999999</c:v>
                </c:pt>
                <c:pt idx="1811">
                  <c:v>19.67893742</c:v>
                </c:pt>
                <c:pt idx="1812">
                  <c:v>19.707038730000001</c:v>
                </c:pt>
                <c:pt idx="1813">
                  <c:v>20.272457079999999</c:v>
                </c:pt>
                <c:pt idx="1814">
                  <c:v>21.17000474</c:v>
                </c:pt>
                <c:pt idx="1815">
                  <c:v>22.166785619999999</c:v>
                </c:pt>
                <c:pt idx="1816">
                  <c:v>22.915906450000001</c:v>
                </c:pt>
                <c:pt idx="1817">
                  <c:v>23.023525679999999</c:v>
                </c:pt>
                <c:pt idx="1818">
                  <c:v>22.343522310000001</c:v>
                </c:pt>
                <c:pt idx="1819">
                  <c:v>21.078033439999999</c:v>
                </c:pt>
                <c:pt idx="1820">
                  <c:v>19.577811910000001</c:v>
                </c:pt>
                <c:pt idx="1821">
                  <c:v>18.163063640000001</c:v>
                </c:pt>
                <c:pt idx="1822">
                  <c:v>17.030004259999998</c:v>
                </c:pt>
                <c:pt idx="1823">
                  <c:v>16.222619219999999</c:v>
                </c:pt>
                <c:pt idx="1824">
                  <c:v>15.67281277</c:v>
                </c:pt>
                <c:pt idx="1825">
                  <c:v>15.288217319999999</c:v>
                </c:pt>
                <c:pt idx="1826">
                  <c:v>14.928716530000001</c:v>
                </c:pt>
                <c:pt idx="1827">
                  <c:v>14.3011576</c:v>
                </c:pt>
                <c:pt idx="1828">
                  <c:v>13.16371887</c:v>
                </c:pt>
                <c:pt idx="1829">
                  <c:v>11.56684327</c:v>
                </c:pt>
                <c:pt idx="1830">
                  <c:v>9.7143678060000003</c:v>
                </c:pt>
                <c:pt idx="1831">
                  <c:v>7.8297651300000002</c:v>
                </c:pt>
                <c:pt idx="1832">
                  <c:v>6.1349088270000003</c:v>
                </c:pt>
                <c:pt idx="1833">
                  <c:v>4.7449712100000001</c:v>
                </c:pt>
                <c:pt idx="1834">
                  <c:v>3.6536161460000001</c:v>
                </c:pt>
                <c:pt idx="1835">
                  <c:v>2.6986208230000002</c:v>
                </c:pt>
                <c:pt idx="1836">
                  <c:v>1.6755959069999999</c:v>
                </c:pt>
                <c:pt idx="1837">
                  <c:v>0.404278729</c:v>
                </c:pt>
                <c:pt idx="1838">
                  <c:v>-1.2170900060000001</c:v>
                </c:pt>
                <c:pt idx="1839">
                  <c:v>-3.2036288260000001</c:v>
                </c:pt>
                <c:pt idx="1840">
                  <c:v>-5.5333510490000002</c:v>
                </c:pt>
                <c:pt idx="1841">
                  <c:v>-8.0059497880000006</c:v>
                </c:pt>
                <c:pt idx="1842">
                  <c:v>-10.310856190000001</c:v>
                </c:pt>
                <c:pt idx="1843">
                  <c:v>-12.37322329</c:v>
                </c:pt>
                <c:pt idx="1844">
                  <c:v>-14.33206596</c:v>
                </c:pt>
                <c:pt idx="1845">
                  <c:v>-16.26212026</c:v>
                </c:pt>
                <c:pt idx="1846">
                  <c:v>-18.26829682</c:v>
                </c:pt>
                <c:pt idx="1847">
                  <c:v>-20.554151739999998</c:v>
                </c:pt>
                <c:pt idx="1848">
                  <c:v>-23.08859825</c:v>
                </c:pt>
                <c:pt idx="1849">
                  <c:v>-25.750188340000001</c:v>
                </c:pt>
                <c:pt idx="1850">
                  <c:v>-28.366473419999998</c:v>
                </c:pt>
                <c:pt idx="1851">
                  <c:v>-30.72755759</c:v>
                </c:pt>
                <c:pt idx="1852">
                  <c:v>-32.825807220000002</c:v>
                </c:pt>
                <c:pt idx="1853">
                  <c:v>-34.749939650000002</c:v>
                </c:pt>
                <c:pt idx="1854">
                  <c:v>-36.551690120000004</c:v>
                </c:pt>
                <c:pt idx="1855">
                  <c:v>-38.38232266</c:v>
                </c:pt>
                <c:pt idx="1856">
                  <c:v>-40.23493156</c:v>
                </c:pt>
                <c:pt idx="1857">
                  <c:v>-42.052133150000003</c:v>
                </c:pt>
                <c:pt idx="1858">
                  <c:v>-43.770305389999997</c:v>
                </c:pt>
                <c:pt idx="1859">
                  <c:v>-45.360705520000003</c:v>
                </c:pt>
                <c:pt idx="1860">
                  <c:v>-46.777426490000003</c:v>
                </c:pt>
                <c:pt idx="1861">
                  <c:v>-47.909047960000002</c:v>
                </c:pt>
                <c:pt idx="1862">
                  <c:v>-48.686630020000003</c:v>
                </c:pt>
                <c:pt idx="1863">
                  <c:v>-49.097159920000003</c:v>
                </c:pt>
                <c:pt idx="1864">
                  <c:v>-49.153303800000003</c:v>
                </c:pt>
                <c:pt idx="1865">
                  <c:v>-48.931829270000001</c:v>
                </c:pt>
                <c:pt idx="1866">
                  <c:v>-48.45579918</c:v>
                </c:pt>
                <c:pt idx="1867">
                  <c:v>-47.662608400000003</c:v>
                </c:pt>
                <c:pt idx="1868">
                  <c:v>-46.551304010000003</c:v>
                </c:pt>
                <c:pt idx="1869">
                  <c:v>-45.237583149999999</c:v>
                </c:pt>
                <c:pt idx="1870">
                  <c:v>-43.758480210000002</c:v>
                </c:pt>
                <c:pt idx="1871">
                  <c:v>-42.036984160000003</c:v>
                </c:pt>
                <c:pt idx="1872">
                  <c:v>-40.034254699999998</c:v>
                </c:pt>
                <c:pt idx="1873">
                  <c:v>-37.736536399999999</c:v>
                </c:pt>
                <c:pt idx="1874">
                  <c:v>-35.138434080000003</c:v>
                </c:pt>
                <c:pt idx="1875">
                  <c:v>-32.161026059999998</c:v>
                </c:pt>
                <c:pt idx="1876">
                  <c:v>-28.73064011</c:v>
                </c:pt>
                <c:pt idx="1877">
                  <c:v>-25.041507930000002</c:v>
                </c:pt>
                <c:pt idx="1878">
                  <c:v>-21.43105139</c:v>
                </c:pt>
                <c:pt idx="1879">
                  <c:v>-18.226554369999999</c:v>
                </c:pt>
                <c:pt idx="1880">
                  <c:v>-15.61271122</c:v>
                </c:pt>
                <c:pt idx="1881">
                  <c:v>-13.46605645</c:v>
                </c:pt>
                <c:pt idx="1882">
                  <c:v>-11.5999202</c:v>
                </c:pt>
                <c:pt idx="1883">
                  <c:v>-9.8668641800000003</c:v>
                </c:pt>
                <c:pt idx="1884">
                  <c:v>-8.0996819369999997</c:v>
                </c:pt>
                <c:pt idx="1885">
                  <c:v>-6.1778466380000001</c:v>
                </c:pt>
                <c:pt idx="1886">
                  <c:v>-3.9959314049999999</c:v>
                </c:pt>
                <c:pt idx="1887">
                  <c:v>-1.7404236369999999</c:v>
                </c:pt>
                <c:pt idx="1888">
                  <c:v>0.64069665600000003</c:v>
                </c:pt>
                <c:pt idx="1889">
                  <c:v>3.1577548819999999</c:v>
                </c:pt>
                <c:pt idx="1890">
                  <c:v>5.5974992649999997</c:v>
                </c:pt>
                <c:pt idx="1891">
                  <c:v>7.2935320189999997</c:v>
                </c:pt>
                <c:pt idx="1892">
                  <c:v>8.2852982189999995</c:v>
                </c:pt>
                <c:pt idx="1893">
                  <c:v>8.8678872749999993</c:v>
                </c:pt>
                <c:pt idx="1894">
                  <c:v>9.5630327889999993</c:v>
                </c:pt>
                <c:pt idx="1895">
                  <c:v>11.020467910000001</c:v>
                </c:pt>
                <c:pt idx="1896">
                  <c:v>13.200370080000001</c:v>
                </c:pt>
                <c:pt idx="1897">
                  <c:v>15.68850937</c:v>
                </c:pt>
                <c:pt idx="1898">
                  <c:v>17.879709850000001</c:v>
                </c:pt>
                <c:pt idx="1899">
                  <c:v>19.448008949999998</c:v>
                </c:pt>
                <c:pt idx="1900">
                  <c:v>20.465171649999998</c:v>
                </c:pt>
                <c:pt idx="1901">
                  <c:v>21.085017140000001</c:v>
                </c:pt>
                <c:pt idx="1902">
                  <c:v>21.491873330000001</c:v>
                </c:pt>
                <c:pt idx="1903">
                  <c:v>21.945604329999998</c:v>
                </c:pt>
                <c:pt idx="1904">
                  <c:v>22.65236908</c:v>
                </c:pt>
                <c:pt idx="1905">
                  <c:v>23.596179020000001</c:v>
                </c:pt>
                <c:pt idx="1906">
                  <c:v>24.565332340000001</c:v>
                </c:pt>
                <c:pt idx="1907">
                  <c:v>25.229828869999999</c:v>
                </c:pt>
                <c:pt idx="1908">
                  <c:v>25.3294356</c:v>
                </c:pt>
                <c:pt idx="1909">
                  <c:v>24.8439473</c:v>
                </c:pt>
                <c:pt idx="1910">
                  <c:v>23.960564640000001</c:v>
                </c:pt>
                <c:pt idx="1911">
                  <c:v>22.920078759999999</c:v>
                </c:pt>
                <c:pt idx="1912">
                  <c:v>21.948340770000001</c:v>
                </c:pt>
                <c:pt idx="1913">
                  <c:v>21.088892730000001</c:v>
                </c:pt>
                <c:pt idx="1914">
                  <c:v>20.20744972</c:v>
                </c:pt>
                <c:pt idx="1915">
                  <c:v>19.102702499999999</c:v>
                </c:pt>
                <c:pt idx="1916">
                  <c:v>17.577771089999999</c:v>
                </c:pt>
                <c:pt idx="1917">
                  <c:v>15.514787950000001</c:v>
                </c:pt>
                <c:pt idx="1918">
                  <c:v>13.098720670000001</c:v>
                </c:pt>
                <c:pt idx="1919">
                  <c:v>10.62900778</c:v>
                </c:pt>
                <c:pt idx="1920">
                  <c:v>8.3938435239999993</c:v>
                </c:pt>
                <c:pt idx="1921">
                  <c:v>6.604902654</c:v>
                </c:pt>
                <c:pt idx="1922">
                  <c:v>5.2447151209999996</c:v>
                </c:pt>
                <c:pt idx="1923">
                  <c:v>4.0821896979999996</c:v>
                </c:pt>
                <c:pt idx="1924">
                  <c:v>2.8707260649999999</c:v>
                </c:pt>
                <c:pt idx="1925">
                  <c:v>1.3158704429999999</c:v>
                </c:pt>
                <c:pt idx="1926">
                  <c:v>-0.67799380600000003</c:v>
                </c:pt>
                <c:pt idx="1927">
                  <c:v>-3.0047411300000002</c:v>
                </c:pt>
                <c:pt idx="1928">
                  <c:v>-5.4515386269999997</c:v>
                </c:pt>
                <c:pt idx="1929">
                  <c:v>-7.7944090739999998</c:v>
                </c:pt>
                <c:pt idx="1930">
                  <c:v>-9.9939978929999995</c:v>
                </c:pt>
                <c:pt idx="1931">
                  <c:v>-12.052234800000001</c:v>
                </c:pt>
                <c:pt idx="1932">
                  <c:v>-14.10651082</c:v>
                </c:pt>
                <c:pt idx="1933">
                  <c:v>-16.315574560000002</c:v>
                </c:pt>
                <c:pt idx="1934">
                  <c:v>-18.78316809</c:v>
                </c:pt>
                <c:pt idx="1935">
                  <c:v>-21.562924710000001</c:v>
                </c:pt>
                <c:pt idx="1936">
                  <c:v>-24.56410674</c:v>
                </c:pt>
                <c:pt idx="1937">
                  <c:v>-27.625462259999999</c:v>
                </c:pt>
                <c:pt idx="1938">
                  <c:v>-30.61151898</c:v>
                </c:pt>
                <c:pt idx="1939">
                  <c:v>-33.392879839999999</c:v>
                </c:pt>
                <c:pt idx="1940">
                  <c:v>-35.913238499999999</c:v>
                </c:pt>
                <c:pt idx="1941">
                  <c:v>-38.330129049999996</c:v>
                </c:pt>
                <c:pt idx="1942">
                  <c:v>-40.862557529999997</c:v>
                </c:pt>
                <c:pt idx="1943">
                  <c:v>-43.525471039999999</c:v>
                </c:pt>
                <c:pt idx="1944">
                  <c:v>-46.184248500000002</c:v>
                </c:pt>
                <c:pt idx="1945">
                  <c:v>-48.77326103</c:v>
                </c:pt>
                <c:pt idx="1946">
                  <c:v>-51.146942369999998</c:v>
                </c:pt>
                <c:pt idx="1947">
                  <c:v>-53.170583399999998</c:v>
                </c:pt>
                <c:pt idx="1948">
                  <c:v>-54.826213250000002</c:v>
                </c:pt>
                <c:pt idx="1949">
                  <c:v>-56.213477269999998</c:v>
                </c:pt>
                <c:pt idx="1950">
                  <c:v>-57.38549648</c:v>
                </c:pt>
                <c:pt idx="1951">
                  <c:v>-58.411698729999998</c:v>
                </c:pt>
                <c:pt idx="1952">
                  <c:v>-59.381798000000003</c:v>
                </c:pt>
                <c:pt idx="1953">
                  <c:v>-60.229503340000001</c:v>
                </c:pt>
                <c:pt idx="1954">
                  <c:v>-60.888802750000004</c:v>
                </c:pt>
                <c:pt idx="1955">
                  <c:v>-61.262122529999999</c:v>
                </c:pt>
                <c:pt idx="1956">
                  <c:v>-61.278400060000003</c:v>
                </c:pt>
                <c:pt idx="1957">
                  <c:v>-60.952241600000001</c:v>
                </c:pt>
                <c:pt idx="1958">
                  <c:v>-60.306092810000003</c:v>
                </c:pt>
                <c:pt idx="1959">
                  <c:v>-59.463161970000002</c:v>
                </c:pt>
                <c:pt idx="1960">
                  <c:v>-58.39845588</c:v>
                </c:pt>
                <c:pt idx="1961">
                  <c:v>-57.108845879999997</c:v>
                </c:pt>
                <c:pt idx="1962">
                  <c:v>-55.665731960000002</c:v>
                </c:pt>
                <c:pt idx="1963">
                  <c:v>-54.052818340000002</c:v>
                </c:pt>
                <c:pt idx="1964">
                  <c:v>-52.20147703</c:v>
                </c:pt>
                <c:pt idx="1965">
                  <c:v>-50.053377410000003</c:v>
                </c:pt>
                <c:pt idx="1966">
                  <c:v>-47.629918029999999</c:v>
                </c:pt>
                <c:pt idx="1967">
                  <c:v>-45.086121599999998</c:v>
                </c:pt>
                <c:pt idx="1968">
                  <c:v>-42.602671489999999</c:v>
                </c:pt>
                <c:pt idx="1969">
                  <c:v>-40.159856320000003</c:v>
                </c:pt>
                <c:pt idx="1970">
                  <c:v>-37.79115358</c:v>
                </c:pt>
                <c:pt idx="1971">
                  <c:v>-35.599790079999998</c:v>
                </c:pt>
                <c:pt idx="1972">
                  <c:v>-33.558651660000002</c:v>
                </c:pt>
                <c:pt idx="1973">
                  <c:v>-31.430794909999999</c:v>
                </c:pt>
                <c:pt idx="1974">
                  <c:v>-29.024539130000001</c:v>
                </c:pt>
                <c:pt idx="1975">
                  <c:v>-26.39729655</c:v>
                </c:pt>
                <c:pt idx="1976">
                  <c:v>-23.799730879999998</c:v>
                </c:pt>
                <c:pt idx="1977">
                  <c:v>-21.569606780000001</c:v>
                </c:pt>
                <c:pt idx="1978">
                  <c:v>-19.576448259999999</c:v>
                </c:pt>
                <c:pt idx="1979">
                  <c:v>-17.74191356</c:v>
                </c:pt>
                <c:pt idx="1980">
                  <c:v>-16.019158489999999</c:v>
                </c:pt>
                <c:pt idx="1981">
                  <c:v>-14.264302799999999</c:v>
                </c:pt>
                <c:pt idx="1982">
                  <c:v>-12.276606299999999</c:v>
                </c:pt>
                <c:pt idx="1983">
                  <c:v>-9.8807774169999991</c:v>
                </c:pt>
                <c:pt idx="1984">
                  <c:v>-6.8717829479999999</c:v>
                </c:pt>
                <c:pt idx="1985">
                  <c:v>-2.8221199490000002</c:v>
                </c:pt>
                <c:pt idx="1986">
                  <c:v>2.22531919</c:v>
                </c:pt>
                <c:pt idx="1987">
                  <c:v>7.3194634860000001</c:v>
                </c:pt>
                <c:pt idx="1988">
                  <c:v>10.82734514</c:v>
                </c:pt>
                <c:pt idx="1989">
                  <c:v>11.787481290000001</c:v>
                </c:pt>
                <c:pt idx="1990">
                  <c:v>11.02713773</c:v>
                </c:pt>
                <c:pt idx="1991">
                  <c:v>9.3828640730000004</c:v>
                </c:pt>
                <c:pt idx="1992">
                  <c:v>7.9135084920000001</c:v>
                </c:pt>
                <c:pt idx="1993">
                  <c:v>7.6185267220000004</c:v>
                </c:pt>
                <c:pt idx="1994">
                  <c:v>8.6067392869999999</c:v>
                </c:pt>
                <c:pt idx="1995">
                  <c:v>10.36848666</c:v>
                </c:pt>
                <c:pt idx="1996">
                  <c:v>12.30038467</c:v>
                </c:pt>
                <c:pt idx="1997">
                  <c:v>13.7396361</c:v>
                </c:pt>
                <c:pt idx="1998">
                  <c:v>14.19685265</c:v>
                </c:pt>
                <c:pt idx="1999">
                  <c:v>13.845089120000001</c:v>
                </c:pt>
                <c:pt idx="2000">
                  <c:v>13.18141076</c:v>
                </c:pt>
                <c:pt idx="2001">
                  <c:v>12.5818709</c:v>
                </c:pt>
                <c:pt idx="2002">
                  <c:v>12.27397566</c:v>
                </c:pt>
                <c:pt idx="2003">
                  <c:v>12.320500190000001</c:v>
                </c:pt>
                <c:pt idx="2004">
                  <c:v>12.59934267</c:v>
                </c:pt>
                <c:pt idx="2005">
                  <c:v>12.82727719</c:v>
                </c:pt>
                <c:pt idx="2006">
                  <c:v>12.62296909</c:v>
                </c:pt>
                <c:pt idx="2007">
                  <c:v>11.75056341</c:v>
                </c:pt>
                <c:pt idx="2008">
                  <c:v>10.2955445</c:v>
                </c:pt>
                <c:pt idx="2009">
                  <c:v>8.5059882899999995</c:v>
                </c:pt>
                <c:pt idx="2010">
                  <c:v>6.8645824839999996</c:v>
                </c:pt>
                <c:pt idx="2011">
                  <c:v>5.6878392550000001</c:v>
                </c:pt>
                <c:pt idx="2012">
                  <c:v>4.9780471899999998</c:v>
                </c:pt>
                <c:pt idx="2013">
                  <c:v>4.5251310660000001</c:v>
                </c:pt>
                <c:pt idx="2014">
                  <c:v>4.0946154840000002</c:v>
                </c:pt>
                <c:pt idx="2015">
                  <c:v>3.543740675</c:v>
                </c:pt>
                <c:pt idx="2016">
                  <c:v>2.8262952810000002</c:v>
                </c:pt>
                <c:pt idx="2017">
                  <c:v>1.899705016</c:v>
                </c:pt>
                <c:pt idx="2018">
                  <c:v>0.72480567500000004</c:v>
                </c:pt>
                <c:pt idx="2019">
                  <c:v>-0.63233177799999996</c:v>
                </c:pt>
                <c:pt idx="2020">
                  <c:v>-1.949768983</c:v>
                </c:pt>
                <c:pt idx="2021">
                  <c:v>-3.1131910829999998</c:v>
                </c:pt>
                <c:pt idx="2022">
                  <c:v>-4.1895273609999997</c:v>
                </c:pt>
                <c:pt idx="2023">
                  <c:v>-5.2611198540000004</c:v>
                </c:pt>
                <c:pt idx="2024">
                  <c:v>-6.3664343370000003</c:v>
                </c:pt>
                <c:pt idx="2025">
                  <c:v>-7.5765874899999996</c:v>
                </c:pt>
                <c:pt idx="2026">
                  <c:v>-8.9228094799999997</c:v>
                </c:pt>
                <c:pt idx="2027">
                  <c:v>-10.365670809999999</c:v>
                </c:pt>
                <c:pt idx="2028">
                  <c:v>-11.91617059</c:v>
                </c:pt>
                <c:pt idx="2029">
                  <c:v>-13.47845588</c:v>
                </c:pt>
                <c:pt idx="2030">
                  <c:v>-14.97581123</c:v>
                </c:pt>
                <c:pt idx="2031">
                  <c:v>-16.3942488</c:v>
                </c:pt>
                <c:pt idx="2032">
                  <c:v>-17.72152256</c:v>
                </c:pt>
                <c:pt idx="2033">
                  <c:v>-18.954045369999999</c:v>
                </c:pt>
                <c:pt idx="2034">
                  <c:v>-20.20737149</c:v>
                </c:pt>
                <c:pt idx="2035">
                  <c:v>-21.60691448</c:v>
                </c:pt>
                <c:pt idx="2036">
                  <c:v>-23.145148169999999</c:v>
                </c:pt>
                <c:pt idx="2037">
                  <c:v>-24.881345719999999</c:v>
                </c:pt>
                <c:pt idx="2038">
                  <c:v>-26.787480089999999</c:v>
                </c:pt>
                <c:pt idx="2039">
                  <c:v>-28.87828871</c:v>
                </c:pt>
                <c:pt idx="2040">
                  <c:v>-31.108367149999999</c:v>
                </c:pt>
                <c:pt idx="2041">
                  <c:v>-33.467646709999997</c:v>
                </c:pt>
                <c:pt idx="2042">
                  <c:v>-35.80561608</c:v>
                </c:pt>
                <c:pt idx="2043">
                  <c:v>-38.087167149999999</c:v>
                </c:pt>
                <c:pt idx="2044">
                  <c:v>-40.322871169999999</c:v>
                </c:pt>
                <c:pt idx="2045">
                  <c:v>-42.518382549999998</c:v>
                </c:pt>
                <c:pt idx="2046">
                  <c:v>-44.697825559999998</c:v>
                </c:pt>
                <c:pt idx="2047">
                  <c:v>-46.757720069999998</c:v>
                </c:pt>
                <c:pt idx="2048">
                  <c:v>-48.596637119999997</c:v>
                </c:pt>
                <c:pt idx="2049">
                  <c:v>-50.123841820000003</c:v>
                </c:pt>
                <c:pt idx="2050">
                  <c:v>-51.323935110000001</c:v>
                </c:pt>
                <c:pt idx="2051">
                  <c:v>-52.29106058</c:v>
                </c:pt>
                <c:pt idx="2052">
                  <c:v>-53.185033949999998</c:v>
                </c:pt>
                <c:pt idx="2053">
                  <c:v>-54.043486489999999</c:v>
                </c:pt>
                <c:pt idx="2054">
                  <c:v>-54.744375239999997</c:v>
                </c:pt>
                <c:pt idx="2055">
                  <c:v>-55.191438179999999</c:v>
                </c:pt>
                <c:pt idx="2056">
                  <c:v>-55.345728649999998</c:v>
                </c:pt>
                <c:pt idx="2057">
                  <c:v>-55.19901462</c:v>
                </c:pt>
                <c:pt idx="2058">
                  <c:v>-54.784624270000002</c:v>
                </c:pt>
                <c:pt idx="2059">
                  <c:v>-54.038139899999997</c:v>
                </c:pt>
                <c:pt idx="2060">
                  <c:v>-52.974792069999999</c:v>
                </c:pt>
                <c:pt idx="2061">
                  <c:v>-51.693414519999997</c:v>
                </c:pt>
                <c:pt idx="2062">
                  <c:v>-50.301473469999998</c:v>
                </c:pt>
                <c:pt idx="2063">
                  <c:v>-48.831428520000003</c:v>
                </c:pt>
                <c:pt idx="2064">
                  <c:v>-47.25932761</c:v>
                </c:pt>
                <c:pt idx="2065">
                  <c:v>-45.59300554</c:v>
                </c:pt>
                <c:pt idx="2066">
                  <c:v>-43.968070689999998</c:v>
                </c:pt>
                <c:pt idx="2067">
                  <c:v>-42.477139379999997</c:v>
                </c:pt>
                <c:pt idx="2068">
                  <c:v>-41.180583069999997</c:v>
                </c:pt>
                <c:pt idx="2069">
                  <c:v>-40.035539270000001</c:v>
                </c:pt>
                <c:pt idx="2070">
                  <c:v>-38.946354880000001</c:v>
                </c:pt>
                <c:pt idx="2071">
                  <c:v>-37.776458259999998</c:v>
                </c:pt>
                <c:pt idx="2072">
                  <c:v>-36.386283980000002</c:v>
                </c:pt>
                <c:pt idx="2073">
                  <c:v>-34.694464619999998</c:v>
                </c:pt>
                <c:pt idx="2074">
                  <c:v>-32.715641050000002</c:v>
                </c:pt>
                <c:pt idx="2075">
                  <c:v>-30.55238885</c:v>
                </c:pt>
                <c:pt idx="2076">
                  <c:v>-28.299828170000001</c:v>
                </c:pt>
                <c:pt idx="2077">
                  <c:v>-25.97209849</c:v>
                </c:pt>
                <c:pt idx="2078">
                  <c:v>-23.619691920000001</c:v>
                </c:pt>
                <c:pt idx="2079">
                  <c:v>-21.367154119999999</c:v>
                </c:pt>
                <c:pt idx="2080">
                  <c:v>-19.318622099999999</c:v>
                </c:pt>
                <c:pt idx="2081">
                  <c:v>-17.431836910000001</c:v>
                </c:pt>
                <c:pt idx="2082">
                  <c:v>-15.54360906</c:v>
                </c:pt>
                <c:pt idx="2083">
                  <c:v>-13.52884525</c:v>
                </c:pt>
                <c:pt idx="2084">
                  <c:v>-11.38669747</c:v>
                </c:pt>
                <c:pt idx="2085">
                  <c:v>-9.2649405799999993</c:v>
                </c:pt>
                <c:pt idx="2086">
                  <c:v>-7.3615288879999996</c:v>
                </c:pt>
                <c:pt idx="2087">
                  <c:v>-5.535186811</c:v>
                </c:pt>
                <c:pt idx="2088">
                  <c:v>-3.5808941139999999</c:v>
                </c:pt>
                <c:pt idx="2089">
                  <c:v>-1.3668309320000001</c:v>
                </c:pt>
                <c:pt idx="2090">
                  <c:v>1.105293927</c:v>
                </c:pt>
                <c:pt idx="2091">
                  <c:v>3.6575076480000002</c:v>
                </c:pt>
                <c:pt idx="2092">
                  <c:v>6.2885858949999998</c:v>
                </c:pt>
                <c:pt idx="2093">
                  <c:v>9.0231563769999994</c:v>
                </c:pt>
                <c:pt idx="2094">
                  <c:v>11.81769557</c:v>
                </c:pt>
                <c:pt idx="2095">
                  <c:v>14.62913344</c:v>
                </c:pt>
                <c:pt idx="2096">
                  <c:v>17.370918469999999</c:v>
                </c:pt>
                <c:pt idx="2097">
                  <c:v>19.933840480000001</c:v>
                </c:pt>
                <c:pt idx="2098">
                  <c:v>22.143343949999998</c:v>
                </c:pt>
                <c:pt idx="2099">
                  <c:v>23.930867249999999</c:v>
                </c:pt>
                <c:pt idx="2100">
                  <c:v>25.493549510000001</c:v>
                </c:pt>
                <c:pt idx="2101">
                  <c:v>27.082858720000001</c:v>
                </c:pt>
                <c:pt idx="2102">
                  <c:v>28.90224392</c:v>
                </c:pt>
                <c:pt idx="2103">
                  <c:v>31.069269219999999</c:v>
                </c:pt>
                <c:pt idx="2104">
                  <c:v>33.649804439999997</c:v>
                </c:pt>
                <c:pt idx="2105">
                  <c:v>36.692074849999997</c:v>
                </c:pt>
                <c:pt idx="2106">
                  <c:v>40.149803949999999</c:v>
                </c:pt>
                <c:pt idx="2107">
                  <c:v>43.962690369999997</c:v>
                </c:pt>
                <c:pt idx="2108">
                  <c:v>48.157337669999997</c:v>
                </c:pt>
                <c:pt idx="2109">
                  <c:v>52.880147270000002</c:v>
                </c:pt>
                <c:pt idx="2110">
                  <c:v>58.236021870000002</c:v>
                </c:pt>
                <c:pt idx="2111">
                  <c:v>64.221106509999998</c:v>
                </c:pt>
                <c:pt idx="2112">
                  <c:v>70.885228139999995</c:v>
                </c:pt>
                <c:pt idx="2113">
                  <c:v>78.189503160000001</c:v>
                </c:pt>
                <c:pt idx="2114">
                  <c:v>86.118594150000007</c:v>
                </c:pt>
                <c:pt idx="2115">
                  <c:v>94.674305529999998</c:v>
                </c:pt>
                <c:pt idx="2116">
                  <c:v>103.6722925</c:v>
                </c:pt>
                <c:pt idx="2117">
                  <c:v>112.8295586</c:v>
                </c:pt>
                <c:pt idx="2118">
                  <c:v>121.6321763</c:v>
                </c:pt>
                <c:pt idx="2119">
                  <c:v>129.730009</c:v>
                </c:pt>
                <c:pt idx="2120">
                  <c:v>137.25854770000001</c:v>
                </c:pt>
                <c:pt idx="2121">
                  <c:v>144.1118505</c:v>
                </c:pt>
                <c:pt idx="2122">
                  <c:v>150.21016990000001</c:v>
                </c:pt>
                <c:pt idx="2123">
                  <c:v>155.6812529</c:v>
                </c:pt>
                <c:pt idx="2124">
                  <c:v>160.19123980000001</c:v>
                </c:pt>
                <c:pt idx="2125">
                  <c:v>163.7208814</c:v>
                </c:pt>
                <c:pt idx="2126">
                  <c:v>166.61777230000001</c:v>
                </c:pt>
                <c:pt idx="2127">
                  <c:v>168.92867229999999</c:v>
                </c:pt>
                <c:pt idx="2128">
                  <c:v>170.89814390000001</c:v>
                </c:pt>
                <c:pt idx="2129">
                  <c:v>172.5696331</c:v>
                </c:pt>
                <c:pt idx="2130">
                  <c:v>173.82324800000001</c:v>
                </c:pt>
                <c:pt idx="2131">
                  <c:v>174.7089661</c:v>
                </c:pt>
                <c:pt idx="2132">
                  <c:v>175.4508017</c:v>
                </c:pt>
                <c:pt idx="2133">
                  <c:v>175.97180940000001</c:v>
                </c:pt>
                <c:pt idx="2134">
                  <c:v>176.11133530000001</c:v>
                </c:pt>
                <c:pt idx="2135">
                  <c:v>176.0659637</c:v>
                </c:pt>
                <c:pt idx="2136">
                  <c:v>176.03119799999999</c:v>
                </c:pt>
                <c:pt idx="2137">
                  <c:v>176.0048907</c:v>
                </c:pt>
                <c:pt idx="2138">
                  <c:v>175.74593419999999</c:v>
                </c:pt>
                <c:pt idx="2139">
                  <c:v>175.04430300000001</c:v>
                </c:pt>
                <c:pt idx="2140">
                  <c:v>174.00492270000001</c:v>
                </c:pt>
                <c:pt idx="2141">
                  <c:v>172.85353019999999</c:v>
                </c:pt>
                <c:pt idx="2142">
                  <c:v>171.992345</c:v>
                </c:pt>
                <c:pt idx="2143">
                  <c:v>171.59297810000001</c:v>
                </c:pt>
                <c:pt idx="2144">
                  <c:v>171.49729909999999</c:v>
                </c:pt>
                <c:pt idx="2145">
                  <c:v>171.5710809</c:v>
                </c:pt>
                <c:pt idx="2146">
                  <c:v>171.54248799999999</c:v>
                </c:pt>
                <c:pt idx="2147">
                  <c:v>170.97823320000001</c:v>
                </c:pt>
                <c:pt idx="2148">
                  <c:v>169.68166489999999</c:v>
                </c:pt>
                <c:pt idx="2149">
                  <c:v>167.68563130000001</c:v>
                </c:pt>
                <c:pt idx="2150">
                  <c:v>165.20709110000001</c:v>
                </c:pt>
                <c:pt idx="2151">
                  <c:v>162.52755139999999</c:v>
                </c:pt>
                <c:pt idx="2152">
                  <c:v>159.9537516</c:v>
                </c:pt>
                <c:pt idx="2153">
                  <c:v>157.59437439999999</c:v>
                </c:pt>
                <c:pt idx="2154">
                  <c:v>155.47736459999999</c:v>
                </c:pt>
                <c:pt idx="2155">
                  <c:v>153.52455269999999</c:v>
                </c:pt>
                <c:pt idx="2156">
                  <c:v>151.6993401</c:v>
                </c:pt>
                <c:pt idx="2157">
                  <c:v>149.90060500000001</c:v>
                </c:pt>
                <c:pt idx="2158">
                  <c:v>148.3058728</c:v>
                </c:pt>
                <c:pt idx="2159">
                  <c:v>146.898608</c:v>
                </c:pt>
                <c:pt idx="2160">
                  <c:v>145.7767072</c:v>
                </c:pt>
                <c:pt idx="2161">
                  <c:v>144.93202790000001</c:v>
                </c:pt>
                <c:pt idx="2162">
                  <c:v>144.04455659999999</c:v>
                </c:pt>
                <c:pt idx="2163">
                  <c:v>142.8883482</c:v>
                </c:pt>
                <c:pt idx="2164">
                  <c:v>141.31279979999999</c:v>
                </c:pt>
                <c:pt idx="2165">
                  <c:v>139.3056766</c:v>
                </c:pt>
                <c:pt idx="2166">
                  <c:v>136.9693771</c:v>
                </c:pt>
                <c:pt idx="2167">
                  <c:v>134.4815054</c:v>
                </c:pt>
                <c:pt idx="2168">
                  <c:v>131.98826700000001</c:v>
                </c:pt>
                <c:pt idx="2169">
                  <c:v>129.6144778</c:v>
                </c:pt>
                <c:pt idx="2170">
                  <c:v>127.53833330000001</c:v>
                </c:pt>
                <c:pt idx="2171">
                  <c:v>125.5452701</c:v>
                </c:pt>
                <c:pt idx="2172">
                  <c:v>123.6441493</c:v>
                </c:pt>
                <c:pt idx="2173">
                  <c:v>121.88147240000001</c:v>
                </c:pt>
                <c:pt idx="2174">
                  <c:v>120.0809388</c:v>
                </c:pt>
                <c:pt idx="2175">
                  <c:v>118.1263086</c:v>
                </c:pt>
                <c:pt idx="2176">
                  <c:v>116.0345184</c:v>
                </c:pt>
                <c:pt idx="2177">
                  <c:v>113.87222130000001</c:v>
                </c:pt>
                <c:pt idx="2178">
                  <c:v>111.6935022</c:v>
                </c:pt>
                <c:pt idx="2179">
                  <c:v>109.559532</c:v>
                </c:pt>
                <c:pt idx="2180">
                  <c:v>107.4764593</c:v>
                </c:pt>
                <c:pt idx="2181">
                  <c:v>105.4278728</c:v>
                </c:pt>
                <c:pt idx="2182">
                  <c:v>103.37418220000001</c:v>
                </c:pt>
                <c:pt idx="2183">
                  <c:v>101.31951960000001</c:v>
                </c:pt>
                <c:pt idx="2184">
                  <c:v>99.086654580000001</c:v>
                </c:pt>
                <c:pt idx="2185">
                  <c:v>96.664318660000006</c:v>
                </c:pt>
                <c:pt idx="2186">
                  <c:v>94.165351650000005</c:v>
                </c:pt>
                <c:pt idx="2187">
                  <c:v>91.772658320000005</c:v>
                </c:pt>
                <c:pt idx="2188">
                  <c:v>89.682933410000004</c:v>
                </c:pt>
                <c:pt idx="2189">
                  <c:v>87.799183679999999</c:v>
                </c:pt>
                <c:pt idx="2190">
                  <c:v>86.085049049999995</c:v>
                </c:pt>
                <c:pt idx="2191">
                  <c:v>84.416163670000003</c:v>
                </c:pt>
                <c:pt idx="2192">
                  <c:v>82.634594120000003</c:v>
                </c:pt>
                <c:pt idx="2193">
                  <c:v>80.806778370000004</c:v>
                </c:pt>
                <c:pt idx="2194">
                  <c:v>78.972569489999998</c:v>
                </c:pt>
                <c:pt idx="2195">
                  <c:v>77.133535420000001</c:v>
                </c:pt>
                <c:pt idx="2196">
                  <c:v>75.298693589999999</c:v>
                </c:pt>
                <c:pt idx="2197">
                  <c:v>73.451271199999994</c:v>
                </c:pt>
                <c:pt idx="2198">
                  <c:v>71.576367110000007</c:v>
                </c:pt>
                <c:pt idx="2199">
                  <c:v>69.70925493</c:v>
                </c:pt>
                <c:pt idx="2200">
                  <c:v>67.915817230000002</c:v>
                </c:pt>
                <c:pt idx="2201">
                  <c:v>66.251036850000006</c:v>
                </c:pt>
                <c:pt idx="2202">
                  <c:v>64.703121190000005</c:v>
                </c:pt>
                <c:pt idx="2203">
                  <c:v>63.244096829999997</c:v>
                </c:pt>
                <c:pt idx="2204">
                  <c:v>61.811124970000002</c:v>
                </c:pt>
                <c:pt idx="2205">
                  <c:v>60.328053410000003</c:v>
                </c:pt>
                <c:pt idx="2206">
                  <c:v>58.768354520000003</c:v>
                </c:pt>
                <c:pt idx="2207">
                  <c:v>57.167174750000001</c:v>
                </c:pt>
                <c:pt idx="2208">
                  <c:v>55.634346299999997</c:v>
                </c:pt>
                <c:pt idx="2209">
                  <c:v>54.250574010000001</c:v>
                </c:pt>
                <c:pt idx="2210">
                  <c:v>52.999846390000002</c:v>
                </c:pt>
                <c:pt idx="2211">
                  <c:v>51.820070219999998</c:v>
                </c:pt>
                <c:pt idx="2212">
                  <c:v>50.656941740000001</c:v>
                </c:pt>
                <c:pt idx="2213">
                  <c:v>49.48102548</c:v>
                </c:pt>
                <c:pt idx="2214">
                  <c:v>48.261509689999997</c:v>
                </c:pt>
                <c:pt idx="2215">
                  <c:v>47.022096159999997</c:v>
                </c:pt>
                <c:pt idx="2216">
                  <c:v>45.809734140000003</c:v>
                </c:pt>
                <c:pt idx="2217">
                  <c:v>44.62657695</c:v>
                </c:pt>
                <c:pt idx="2218">
                  <c:v>43.46892201</c:v>
                </c:pt>
                <c:pt idx="2219">
                  <c:v>42.339301970000001</c:v>
                </c:pt>
                <c:pt idx="2220">
                  <c:v>41.27996461</c:v>
                </c:pt>
                <c:pt idx="2221">
                  <c:v>40.37452244</c:v>
                </c:pt>
                <c:pt idx="2222">
                  <c:v>39.670261089999997</c:v>
                </c:pt>
                <c:pt idx="2223">
                  <c:v>39.176581210000002</c:v>
                </c:pt>
                <c:pt idx="2224">
                  <c:v>38.806779169999999</c:v>
                </c:pt>
                <c:pt idx="2225">
                  <c:v>38.38295978</c:v>
                </c:pt>
                <c:pt idx="2226">
                  <c:v>37.771334709999998</c:v>
                </c:pt>
                <c:pt idx="2227">
                  <c:v>36.929046810000003</c:v>
                </c:pt>
                <c:pt idx="2228">
                  <c:v>35.923587640000001</c:v>
                </c:pt>
                <c:pt idx="2229">
                  <c:v>34.851999990000003</c:v>
                </c:pt>
                <c:pt idx="2230">
                  <c:v>33.855342450000002</c:v>
                </c:pt>
                <c:pt idx="2231">
                  <c:v>32.979383839999997</c:v>
                </c:pt>
                <c:pt idx="2232">
                  <c:v>32.17331188</c:v>
                </c:pt>
                <c:pt idx="2233">
                  <c:v>31.53602768</c:v>
                </c:pt>
                <c:pt idx="2234">
                  <c:v>31.075710910000002</c:v>
                </c:pt>
                <c:pt idx="2235">
                  <c:v>30.72207839</c:v>
                </c:pt>
                <c:pt idx="2236">
                  <c:v>30.38963266</c:v>
                </c:pt>
                <c:pt idx="2237">
                  <c:v>30.042177469999999</c:v>
                </c:pt>
                <c:pt idx="2238">
                  <c:v>29.676709540000001</c:v>
                </c:pt>
                <c:pt idx="2239">
                  <c:v>29.304973050000001</c:v>
                </c:pt>
                <c:pt idx="2240">
                  <c:v>28.957447429999998</c:v>
                </c:pt>
                <c:pt idx="2241">
                  <c:v>28.621247839999999</c:v>
                </c:pt>
                <c:pt idx="2242">
                  <c:v>28.272976480000001</c:v>
                </c:pt>
                <c:pt idx="2243">
                  <c:v>27.90756717</c:v>
                </c:pt>
                <c:pt idx="2244">
                  <c:v>27.575531529999999</c:v>
                </c:pt>
                <c:pt idx="2245">
                  <c:v>27.314034899999999</c:v>
                </c:pt>
                <c:pt idx="2246">
                  <c:v>27.102564699999999</c:v>
                </c:pt>
                <c:pt idx="2247">
                  <c:v>26.928420490000001</c:v>
                </c:pt>
                <c:pt idx="2248">
                  <c:v>26.78754408</c:v>
                </c:pt>
                <c:pt idx="2249">
                  <c:v>26.600040880000002</c:v>
                </c:pt>
                <c:pt idx="2250">
                  <c:v>26.30530692</c:v>
                </c:pt>
                <c:pt idx="2251">
                  <c:v>25.906578039999999</c:v>
                </c:pt>
                <c:pt idx="2252">
                  <c:v>25.45531892</c:v>
                </c:pt>
                <c:pt idx="2253">
                  <c:v>25.004104219999999</c:v>
                </c:pt>
                <c:pt idx="2254">
                  <c:v>24.623000040000001</c:v>
                </c:pt>
                <c:pt idx="2255">
                  <c:v>24.330494560000002</c:v>
                </c:pt>
                <c:pt idx="2256">
                  <c:v>24.107429740000001</c:v>
                </c:pt>
                <c:pt idx="2257">
                  <c:v>23.930407649999999</c:v>
                </c:pt>
                <c:pt idx="2258">
                  <c:v>23.791833660000002</c:v>
                </c:pt>
                <c:pt idx="2259">
                  <c:v>23.65695328</c:v>
                </c:pt>
                <c:pt idx="2260">
                  <c:v>23.490373980000001</c:v>
                </c:pt>
                <c:pt idx="2261">
                  <c:v>23.306342560000001</c:v>
                </c:pt>
                <c:pt idx="2262">
                  <c:v>23.09493835</c:v>
                </c:pt>
                <c:pt idx="2263">
                  <c:v>22.87730754</c:v>
                </c:pt>
                <c:pt idx="2264">
                  <c:v>22.681529050000002</c:v>
                </c:pt>
                <c:pt idx="2265">
                  <c:v>22.48160021</c:v>
                </c:pt>
                <c:pt idx="2266">
                  <c:v>22.252196260000002</c:v>
                </c:pt>
                <c:pt idx="2267">
                  <c:v>21.972499899999999</c:v>
                </c:pt>
                <c:pt idx="2268">
                  <c:v>21.640402999999999</c:v>
                </c:pt>
                <c:pt idx="2269">
                  <c:v>21.274485859999999</c:v>
                </c:pt>
                <c:pt idx="2270">
                  <c:v>20.900671240000001</c:v>
                </c:pt>
                <c:pt idx="2271">
                  <c:v>20.534638380000001</c:v>
                </c:pt>
                <c:pt idx="2272">
                  <c:v>20.194020309999999</c:v>
                </c:pt>
                <c:pt idx="2273">
                  <c:v>19.87791897</c:v>
                </c:pt>
                <c:pt idx="2274">
                  <c:v>19.569461130000001</c:v>
                </c:pt>
                <c:pt idx="2275">
                  <c:v>19.25670904</c:v>
                </c:pt>
                <c:pt idx="2276">
                  <c:v>18.97196748</c:v>
                </c:pt>
                <c:pt idx="2277">
                  <c:v>18.770991169999999</c:v>
                </c:pt>
                <c:pt idx="2278">
                  <c:v>18.646461330000001</c:v>
                </c:pt>
                <c:pt idx="2279">
                  <c:v>18.540661539999999</c:v>
                </c:pt>
                <c:pt idx="2280">
                  <c:v>18.38325335</c:v>
                </c:pt>
                <c:pt idx="2281">
                  <c:v>18.129138640000001</c:v>
                </c:pt>
                <c:pt idx="2282">
                  <c:v>17.803947950000001</c:v>
                </c:pt>
                <c:pt idx="2283">
                  <c:v>17.441020049999999</c:v>
                </c:pt>
                <c:pt idx="2284">
                  <c:v>17.03822297</c:v>
                </c:pt>
                <c:pt idx="2285">
                  <c:v>16.61742989</c:v>
                </c:pt>
                <c:pt idx="2286">
                  <c:v>16.17799213</c:v>
                </c:pt>
                <c:pt idx="2287">
                  <c:v>15.755625909999999</c:v>
                </c:pt>
                <c:pt idx="2288">
                  <c:v>15.39400921</c:v>
                </c:pt>
                <c:pt idx="2289">
                  <c:v>15.08700623</c:v>
                </c:pt>
                <c:pt idx="2290">
                  <c:v>14.822958460000001</c:v>
                </c:pt>
                <c:pt idx="2291">
                  <c:v>14.56320972</c:v>
                </c:pt>
                <c:pt idx="2292">
                  <c:v>14.255179399999999</c:v>
                </c:pt>
                <c:pt idx="2293">
                  <c:v>13.91433923</c:v>
                </c:pt>
                <c:pt idx="2294">
                  <c:v>13.57175275</c:v>
                </c:pt>
                <c:pt idx="2295">
                  <c:v>13.23065929</c:v>
                </c:pt>
                <c:pt idx="2296">
                  <c:v>12.875373250000001</c:v>
                </c:pt>
                <c:pt idx="2297">
                  <c:v>12.48949174</c:v>
                </c:pt>
                <c:pt idx="2298">
                  <c:v>12.07178483</c:v>
                </c:pt>
                <c:pt idx="2299">
                  <c:v>11.66063119</c:v>
                </c:pt>
                <c:pt idx="2300">
                  <c:v>11.282216910000001</c:v>
                </c:pt>
                <c:pt idx="2301">
                  <c:v>10.93795841</c:v>
                </c:pt>
                <c:pt idx="2302">
                  <c:v>10.595243419999999</c:v>
                </c:pt>
                <c:pt idx="2303">
                  <c:v>10.21317619</c:v>
                </c:pt>
                <c:pt idx="2304">
                  <c:v>9.7583356489999993</c:v>
                </c:pt>
                <c:pt idx="2305">
                  <c:v>9.2111678159999997</c:v>
                </c:pt>
                <c:pt idx="2306">
                  <c:v>8.5798587790000003</c:v>
                </c:pt>
                <c:pt idx="2307">
                  <c:v>7.9465154440000001</c:v>
                </c:pt>
                <c:pt idx="2308">
                  <c:v>7.4135289350000004</c:v>
                </c:pt>
                <c:pt idx="2309">
                  <c:v>7.0103660760000004</c:v>
                </c:pt>
                <c:pt idx="2310">
                  <c:v>6.7396082350000004</c:v>
                </c:pt>
                <c:pt idx="2311">
                  <c:v>6.5410509699999997</c:v>
                </c:pt>
                <c:pt idx="2312">
                  <c:v>6.3484875709999997</c:v>
                </c:pt>
                <c:pt idx="2313">
                  <c:v>6.1345812989999997</c:v>
                </c:pt>
                <c:pt idx="2314">
                  <c:v>5.8811006929999996</c:v>
                </c:pt>
                <c:pt idx="2315">
                  <c:v>5.5983157590000001</c:v>
                </c:pt>
                <c:pt idx="2316">
                  <c:v>5.3054177640000004</c:v>
                </c:pt>
                <c:pt idx="2317">
                  <c:v>5.0192717690000004</c:v>
                </c:pt>
                <c:pt idx="2318">
                  <c:v>4.764849034</c:v>
                </c:pt>
                <c:pt idx="2319">
                  <c:v>4.5228111330000003</c:v>
                </c:pt>
                <c:pt idx="2320">
                  <c:v>4.26295365</c:v>
                </c:pt>
                <c:pt idx="2321">
                  <c:v>3.9918270169999999</c:v>
                </c:pt>
                <c:pt idx="2322">
                  <c:v>3.7442390369999998</c:v>
                </c:pt>
                <c:pt idx="2323">
                  <c:v>3.5317730959999998</c:v>
                </c:pt>
                <c:pt idx="2324">
                  <c:v>3.358688914</c:v>
                </c:pt>
                <c:pt idx="2325">
                  <c:v>3.1896966359999999</c:v>
                </c:pt>
                <c:pt idx="2326">
                  <c:v>2.962300543</c:v>
                </c:pt>
                <c:pt idx="2327">
                  <c:v>2.6526468319999998</c:v>
                </c:pt>
                <c:pt idx="2328">
                  <c:v>2.2803998160000001</c:v>
                </c:pt>
                <c:pt idx="2329">
                  <c:v>1.9639347789999999</c:v>
                </c:pt>
                <c:pt idx="2330">
                  <c:v>1.7996889840000001</c:v>
                </c:pt>
                <c:pt idx="2331">
                  <c:v>1.7828893240000001</c:v>
                </c:pt>
              </c:numCache>
            </c:numRef>
          </c:val>
          <c:smooth val="0"/>
          <c:extLst>
            <c:ext xmlns:c16="http://schemas.microsoft.com/office/drawing/2014/chart" uri="{C3380CC4-5D6E-409C-BE32-E72D297353CC}">
              <c16:uniqueId val="{00000001-E65A-4684-94C5-0217CABC1CEC}"/>
            </c:ext>
          </c:extLst>
        </c:ser>
        <c:ser>
          <c:idx val="2"/>
          <c:order val="2"/>
          <c:tx>
            <c:strRef>
              <c:f>Gyro_A1_20!$V$1</c:f>
              <c:strCache>
                <c:ptCount val="1"/>
                <c:pt idx="0">
                  <c:v>Gyro_Z</c:v>
                </c:pt>
              </c:strCache>
            </c:strRef>
          </c:tx>
          <c:spPr>
            <a:ln w="28575" cap="rnd">
              <a:solidFill>
                <a:schemeClr val="accent3"/>
              </a:solidFill>
              <a:round/>
            </a:ln>
            <a:effectLst/>
          </c:spPr>
          <c:marker>
            <c:symbol val="none"/>
          </c:marker>
          <c:val>
            <c:numRef>
              <c:f>Gyro_A1_20!$V$2:$V$2333</c:f>
              <c:numCache>
                <c:formatCode>General</c:formatCode>
                <c:ptCount val="2332"/>
                <c:pt idx="0">
                  <c:v>-3.3696320000000002E-2</c:v>
                </c:pt>
                <c:pt idx="1">
                  <c:v>-6.6759293999999997E-2</c:v>
                </c:pt>
                <c:pt idx="2">
                  <c:v>-9.8146308000000002E-2</c:v>
                </c:pt>
                <c:pt idx="3">
                  <c:v>-0.128851362</c:v>
                </c:pt>
                <c:pt idx="4">
                  <c:v>-0.158972214</c:v>
                </c:pt>
                <c:pt idx="5">
                  <c:v>-0.18848195000000001</c:v>
                </c:pt>
                <c:pt idx="6">
                  <c:v>-0.218436291</c:v>
                </c:pt>
                <c:pt idx="7">
                  <c:v>-0.246770445</c:v>
                </c:pt>
                <c:pt idx="8">
                  <c:v>-0.27453933600000002</c:v>
                </c:pt>
                <c:pt idx="9">
                  <c:v>-0.30175680999999999</c:v>
                </c:pt>
                <c:pt idx="10">
                  <c:v>-0.32843695299999998</c:v>
                </c:pt>
                <c:pt idx="11">
                  <c:v>-0.35456849400000001</c:v>
                </c:pt>
                <c:pt idx="12">
                  <c:v>-0.381203344</c:v>
                </c:pt>
                <c:pt idx="13">
                  <c:v>-0.40628601800000003</c:v>
                </c:pt>
                <c:pt idx="14">
                  <c:v>-0.43083265700000001</c:v>
                </c:pt>
                <c:pt idx="15">
                  <c:v>-0.48845108399999998</c:v>
                </c:pt>
                <c:pt idx="16">
                  <c:v>-0.91358224200000004</c:v>
                </c:pt>
                <c:pt idx="17">
                  <c:v>-1.802383058</c:v>
                </c:pt>
                <c:pt idx="18">
                  <c:v>-2.9613719559999998</c:v>
                </c:pt>
                <c:pt idx="19">
                  <c:v>-4.1160303369999998</c:v>
                </c:pt>
                <c:pt idx="20">
                  <c:v>-5.132407991</c:v>
                </c:pt>
                <c:pt idx="21">
                  <c:v>-5.9870992110000003</c:v>
                </c:pt>
                <c:pt idx="22">
                  <c:v>-6.7524702259999998</c:v>
                </c:pt>
                <c:pt idx="23">
                  <c:v>-7.5213082819999997</c:v>
                </c:pt>
                <c:pt idx="24">
                  <c:v>-8.194052396</c:v>
                </c:pt>
                <c:pt idx="25">
                  <c:v>-8.6535148280000005</c:v>
                </c:pt>
                <c:pt idx="26">
                  <c:v>-8.9109125119999995</c:v>
                </c:pt>
                <c:pt idx="27">
                  <c:v>-9.0639417620000007</c:v>
                </c:pt>
                <c:pt idx="28">
                  <c:v>-9.2275829460000001</c:v>
                </c:pt>
                <c:pt idx="29">
                  <c:v>-9.4692626470000008</c:v>
                </c:pt>
                <c:pt idx="30">
                  <c:v>-9.7681332140000006</c:v>
                </c:pt>
                <c:pt idx="31">
                  <c:v>-10.00865381</c:v>
                </c:pt>
                <c:pt idx="32">
                  <c:v>-10.19334757</c:v>
                </c:pt>
                <c:pt idx="33">
                  <c:v>-10.343079019999999</c:v>
                </c:pt>
                <c:pt idx="34">
                  <c:v>-10.470923600000001</c:v>
                </c:pt>
                <c:pt idx="35">
                  <c:v>-10.57427897</c:v>
                </c:pt>
                <c:pt idx="36">
                  <c:v>-10.61219487</c:v>
                </c:pt>
                <c:pt idx="37">
                  <c:v>-10.619854589999999</c:v>
                </c:pt>
                <c:pt idx="38">
                  <c:v>-10.607669420000001</c:v>
                </c:pt>
                <c:pt idx="39">
                  <c:v>-10.55314693</c:v>
                </c:pt>
                <c:pt idx="40">
                  <c:v>-10.460838170000001</c:v>
                </c:pt>
                <c:pt idx="41">
                  <c:v>-10.35023209</c:v>
                </c:pt>
                <c:pt idx="42">
                  <c:v>-10.21788521</c:v>
                </c:pt>
                <c:pt idx="43">
                  <c:v>-10.07220616</c:v>
                </c:pt>
                <c:pt idx="44">
                  <c:v>-9.9232713409999995</c:v>
                </c:pt>
                <c:pt idx="45">
                  <c:v>-9.7512980549999995</c:v>
                </c:pt>
                <c:pt idx="46">
                  <c:v>-9.5566109739999998</c:v>
                </c:pt>
                <c:pt idx="47">
                  <c:v>-9.357180134</c:v>
                </c:pt>
                <c:pt idx="48">
                  <c:v>-9.1621723310000007</c:v>
                </c:pt>
                <c:pt idx="49">
                  <c:v>-8.9559927449999996</c:v>
                </c:pt>
                <c:pt idx="50">
                  <c:v>-8.7433942899999995</c:v>
                </c:pt>
                <c:pt idx="51">
                  <c:v>-8.5425040439999993</c:v>
                </c:pt>
                <c:pt idx="52">
                  <c:v>-8.3843442429999993</c:v>
                </c:pt>
                <c:pt idx="53">
                  <c:v>-8.3305114979999999</c:v>
                </c:pt>
                <c:pt idx="54">
                  <c:v>-8.4822849280000003</c:v>
                </c:pt>
                <c:pt idx="55">
                  <c:v>-8.9591434700000008</c:v>
                </c:pt>
                <c:pt idx="56">
                  <c:v>-9.6286191599999995</c:v>
                </c:pt>
                <c:pt idx="57">
                  <c:v>-10.321713259999999</c:v>
                </c:pt>
                <c:pt idx="58">
                  <c:v>-10.985193750000001</c:v>
                </c:pt>
                <c:pt idx="59">
                  <c:v>-11.624979379999999</c:v>
                </c:pt>
                <c:pt idx="60">
                  <c:v>-12.231156009999999</c:v>
                </c:pt>
                <c:pt idx="61">
                  <c:v>-12.68111261</c:v>
                </c:pt>
                <c:pt idx="62">
                  <c:v>-12.63893442</c:v>
                </c:pt>
                <c:pt idx="63">
                  <c:v>-12.14595671</c:v>
                </c:pt>
                <c:pt idx="64">
                  <c:v>-11.49132633</c:v>
                </c:pt>
                <c:pt idx="65">
                  <c:v>-10.821615570000001</c:v>
                </c:pt>
                <c:pt idx="66">
                  <c:v>-10.226525179999999</c:v>
                </c:pt>
                <c:pt idx="67">
                  <c:v>-9.6830180729999995</c:v>
                </c:pt>
                <c:pt idx="68">
                  <c:v>-9.1941249519999992</c:v>
                </c:pt>
                <c:pt idx="69">
                  <c:v>-8.7158486929999999</c:v>
                </c:pt>
                <c:pt idx="70">
                  <c:v>-8.1144884790000003</c:v>
                </c:pt>
                <c:pt idx="71">
                  <c:v>-7.4643219690000002</c:v>
                </c:pt>
                <c:pt idx="72">
                  <c:v>-6.9457754300000003</c:v>
                </c:pt>
                <c:pt idx="73">
                  <c:v>-6.6325186609999998</c:v>
                </c:pt>
                <c:pt idx="74">
                  <c:v>-6.4171193879999997</c:v>
                </c:pt>
                <c:pt idx="75">
                  <c:v>-6.3695799800000001</c:v>
                </c:pt>
                <c:pt idx="76">
                  <c:v>-6.3986225409999999</c:v>
                </c:pt>
                <c:pt idx="77">
                  <c:v>-6.3183885899999996</c:v>
                </c:pt>
                <c:pt idx="78">
                  <c:v>-6.1504059379999996</c:v>
                </c:pt>
                <c:pt idx="79">
                  <c:v>-6.1016043790000003</c:v>
                </c:pt>
                <c:pt idx="80">
                  <c:v>-6.2426167120000002</c:v>
                </c:pt>
                <c:pt idx="81">
                  <c:v>-6.4552144970000001</c:v>
                </c:pt>
                <c:pt idx="82">
                  <c:v>-6.6309521269999996</c:v>
                </c:pt>
                <c:pt idx="83">
                  <c:v>-6.8223916449999997</c:v>
                </c:pt>
                <c:pt idx="84">
                  <c:v>-7.1569930319999999</c:v>
                </c:pt>
                <c:pt idx="85">
                  <c:v>-7.5538703109999998</c:v>
                </c:pt>
                <c:pt idx="86">
                  <c:v>-7.8471642450000001</c:v>
                </c:pt>
                <c:pt idx="87">
                  <c:v>-7.8515921999999998</c:v>
                </c:pt>
                <c:pt idx="88">
                  <c:v>-7.5483694359999998</c:v>
                </c:pt>
                <c:pt idx="89">
                  <c:v>-7.097224647</c:v>
                </c:pt>
                <c:pt idx="90">
                  <c:v>-6.7532057349999999</c:v>
                </c:pt>
                <c:pt idx="91">
                  <c:v>-6.7122894200000003</c:v>
                </c:pt>
                <c:pt idx="92">
                  <c:v>-6.7668107510000004</c:v>
                </c:pt>
                <c:pt idx="93">
                  <c:v>-6.8013711959999998</c:v>
                </c:pt>
                <c:pt idx="94">
                  <c:v>-6.7812389120000001</c:v>
                </c:pt>
                <c:pt idx="95">
                  <c:v>-6.5836493139999996</c:v>
                </c:pt>
                <c:pt idx="96">
                  <c:v>-6.4180791480000003</c:v>
                </c:pt>
                <c:pt idx="97">
                  <c:v>-6.8431575249999996</c:v>
                </c:pt>
                <c:pt idx="98">
                  <c:v>-7.7858139340000001</c:v>
                </c:pt>
                <c:pt idx="99">
                  <c:v>-8.5489643359999992</c:v>
                </c:pt>
                <c:pt idx="100">
                  <c:v>-9.2149031289999996</c:v>
                </c:pt>
                <c:pt idx="101">
                  <c:v>-9.9144846859999998</c:v>
                </c:pt>
                <c:pt idx="102">
                  <c:v>-10.62589665</c:v>
                </c:pt>
                <c:pt idx="103">
                  <c:v>-11.461308000000001</c:v>
                </c:pt>
                <c:pt idx="104">
                  <c:v>-12.496913080000001</c:v>
                </c:pt>
                <c:pt idx="105">
                  <c:v>-13.607622579999999</c:v>
                </c:pt>
                <c:pt idx="106">
                  <c:v>-14.64520503</c:v>
                </c:pt>
                <c:pt idx="107">
                  <c:v>-15.565637410000001</c:v>
                </c:pt>
                <c:pt idx="108">
                  <c:v>-16.32335436</c:v>
                </c:pt>
                <c:pt idx="109">
                  <c:v>-16.894622630000001</c:v>
                </c:pt>
                <c:pt idx="110">
                  <c:v>-17.169332900000001</c:v>
                </c:pt>
                <c:pt idx="111">
                  <c:v>-17.120364479999999</c:v>
                </c:pt>
                <c:pt idx="112">
                  <c:v>-16.749831270000001</c:v>
                </c:pt>
                <c:pt idx="113">
                  <c:v>-16.09439077</c:v>
                </c:pt>
                <c:pt idx="114">
                  <c:v>-15.23276901</c:v>
                </c:pt>
                <c:pt idx="115">
                  <c:v>-14.10018421</c:v>
                </c:pt>
                <c:pt idx="116">
                  <c:v>-12.464438149999999</c:v>
                </c:pt>
                <c:pt idx="117">
                  <c:v>-10.447424460000001</c:v>
                </c:pt>
                <c:pt idx="118">
                  <c:v>-8.1316243529999994</c:v>
                </c:pt>
                <c:pt idx="119">
                  <c:v>-6.4298930060000004</c:v>
                </c:pt>
                <c:pt idx="120">
                  <c:v>-6.6221974660000003</c:v>
                </c:pt>
                <c:pt idx="121">
                  <c:v>-8.7999500770000001</c:v>
                </c:pt>
                <c:pt idx="122">
                  <c:v>-12.358227640000001</c:v>
                </c:pt>
                <c:pt idx="123">
                  <c:v>-16.583333020000001</c:v>
                </c:pt>
                <c:pt idx="124">
                  <c:v>-21.09539852</c:v>
                </c:pt>
                <c:pt idx="125">
                  <c:v>-25.894127529999999</c:v>
                </c:pt>
                <c:pt idx="126">
                  <c:v>-31.091110820000001</c:v>
                </c:pt>
                <c:pt idx="127">
                  <c:v>-36.929765260000003</c:v>
                </c:pt>
                <c:pt idx="128">
                  <c:v>-43.507528319999999</c:v>
                </c:pt>
                <c:pt idx="129">
                  <c:v>-50.726903729999997</c:v>
                </c:pt>
                <c:pt idx="130">
                  <c:v>-58.274172440000001</c:v>
                </c:pt>
                <c:pt idx="131">
                  <c:v>-65.789041470000001</c:v>
                </c:pt>
                <c:pt idx="132">
                  <c:v>-73.137522840000003</c:v>
                </c:pt>
                <c:pt idx="133">
                  <c:v>-80.303585580000004</c:v>
                </c:pt>
                <c:pt idx="134">
                  <c:v>-87.251494010000002</c:v>
                </c:pt>
                <c:pt idx="135">
                  <c:v>-94.099682630000004</c:v>
                </c:pt>
                <c:pt idx="136">
                  <c:v>-101.01546500000001</c:v>
                </c:pt>
                <c:pt idx="137">
                  <c:v>-108.2306706</c:v>
                </c:pt>
                <c:pt idx="138">
                  <c:v>-115.847364</c:v>
                </c:pt>
                <c:pt idx="139">
                  <c:v>-124.0166016</c:v>
                </c:pt>
                <c:pt idx="140">
                  <c:v>-132.7142939</c:v>
                </c:pt>
                <c:pt idx="141">
                  <c:v>-141.86209310000001</c:v>
                </c:pt>
                <c:pt idx="142">
                  <c:v>-151.18069489999999</c:v>
                </c:pt>
                <c:pt idx="143">
                  <c:v>-160.19931500000001</c:v>
                </c:pt>
                <c:pt idx="144">
                  <c:v>-168.61334350000001</c:v>
                </c:pt>
                <c:pt idx="145">
                  <c:v>-176.23720729999999</c:v>
                </c:pt>
                <c:pt idx="146">
                  <c:v>-183.01099160000001</c:v>
                </c:pt>
                <c:pt idx="147">
                  <c:v>-188.76061379999999</c:v>
                </c:pt>
                <c:pt idx="148">
                  <c:v>-193.20812960000001</c:v>
                </c:pt>
                <c:pt idx="149">
                  <c:v>-196.30429219999999</c:v>
                </c:pt>
                <c:pt idx="150">
                  <c:v>-198.20814440000001</c:v>
                </c:pt>
                <c:pt idx="151">
                  <c:v>-198.99989299999999</c:v>
                </c:pt>
                <c:pt idx="152">
                  <c:v>-198.5573406</c:v>
                </c:pt>
                <c:pt idx="153">
                  <c:v>-196.69321160000001</c:v>
                </c:pt>
                <c:pt idx="154">
                  <c:v>-193.64254460000001</c:v>
                </c:pt>
                <c:pt idx="155">
                  <c:v>-190.12445070000001</c:v>
                </c:pt>
                <c:pt idx="156">
                  <c:v>-186.62770420000001</c:v>
                </c:pt>
                <c:pt idx="157">
                  <c:v>-183.3098382</c:v>
                </c:pt>
                <c:pt idx="158">
                  <c:v>-180.29973089999999</c:v>
                </c:pt>
                <c:pt idx="159">
                  <c:v>-177.60383519999999</c:v>
                </c:pt>
                <c:pt idx="160">
                  <c:v>-174.9691291</c:v>
                </c:pt>
                <c:pt idx="161">
                  <c:v>-172.100717</c:v>
                </c:pt>
                <c:pt idx="162">
                  <c:v>-168.8140635</c:v>
                </c:pt>
                <c:pt idx="163">
                  <c:v>-165.03370419999999</c:v>
                </c:pt>
                <c:pt idx="164">
                  <c:v>-160.82902110000001</c:v>
                </c:pt>
                <c:pt idx="165">
                  <c:v>-156.32449679999999</c:v>
                </c:pt>
                <c:pt idx="166">
                  <c:v>-151.6960345</c:v>
                </c:pt>
                <c:pt idx="167">
                  <c:v>-147.12933810000001</c:v>
                </c:pt>
                <c:pt idx="168">
                  <c:v>-142.70286429999999</c:v>
                </c:pt>
                <c:pt idx="169">
                  <c:v>-138.44707510000001</c:v>
                </c:pt>
                <c:pt idx="170">
                  <c:v>-134.3561818</c:v>
                </c:pt>
                <c:pt idx="171">
                  <c:v>-130.38028800000001</c:v>
                </c:pt>
                <c:pt idx="172">
                  <c:v>-126.48199459999999</c:v>
                </c:pt>
                <c:pt idx="173">
                  <c:v>-122.5209115</c:v>
                </c:pt>
                <c:pt idx="174">
                  <c:v>-118.41174789999999</c:v>
                </c:pt>
                <c:pt idx="175">
                  <c:v>-114.13472710000001</c:v>
                </c:pt>
                <c:pt idx="176">
                  <c:v>-109.7099374</c:v>
                </c:pt>
                <c:pt idx="177">
                  <c:v>-105.19811319999999</c:v>
                </c:pt>
                <c:pt idx="178">
                  <c:v>-100.72134579999999</c:v>
                </c:pt>
                <c:pt idx="179">
                  <c:v>-96.398665030000004</c:v>
                </c:pt>
                <c:pt idx="180">
                  <c:v>-92.244041170000003</c:v>
                </c:pt>
                <c:pt idx="181">
                  <c:v>-88.264344929999993</c:v>
                </c:pt>
                <c:pt idx="182">
                  <c:v>-84.553079289999999</c:v>
                </c:pt>
                <c:pt idx="183">
                  <c:v>-81.186200779999993</c:v>
                </c:pt>
                <c:pt idx="184">
                  <c:v>-78.200131249999998</c:v>
                </c:pt>
                <c:pt idx="185">
                  <c:v>-75.57025754</c:v>
                </c:pt>
                <c:pt idx="186">
                  <c:v>-73.179514089999998</c:v>
                </c:pt>
                <c:pt idx="187">
                  <c:v>-70.782214890000006</c:v>
                </c:pt>
                <c:pt idx="188">
                  <c:v>-68.094692469999998</c:v>
                </c:pt>
                <c:pt idx="189">
                  <c:v>-64.952127579999996</c:v>
                </c:pt>
                <c:pt idx="190">
                  <c:v>-61.342066289999998</c:v>
                </c:pt>
                <c:pt idx="191">
                  <c:v>-57.401819719999999</c:v>
                </c:pt>
                <c:pt idx="192">
                  <c:v>-53.254843389999998</c:v>
                </c:pt>
                <c:pt idx="193">
                  <c:v>-49.030259800000003</c:v>
                </c:pt>
                <c:pt idx="194">
                  <c:v>-45.05461055</c:v>
                </c:pt>
                <c:pt idx="195">
                  <c:v>-41.758052910000004</c:v>
                </c:pt>
                <c:pt idx="196">
                  <c:v>-39.490264320000001</c:v>
                </c:pt>
                <c:pt idx="197">
                  <c:v>-38.326221969999999</c:v>
                </c:pt>
                <c:pt idx="198">
                  <c:v>-37.886976830000002</c:v>
                </c:pt>
                <c:pt idx="199">
                  <c:v>-37.662339330000002</c:v>
                </c:pt>
                <c:pt idx="200">
                  <c:v>-37.306130230000001</c:v>
                </c:pt>
                <c:pt idx="201">
                  <c:v>-36.655779760000001</c:v>
                </c:pt>
                <c:pt idx="202">
                  <c:v>-35.721628469999999</c:v>
                </c:pt>
                <c:pt idx="203">
                  <c:v>-34.588493720000002</c:v>
                </c:pt>
                <c:pt idx="204">
                  <c:v>-33.360512759999999</c:v>
                </c:pt>
                <c:pt idx="205">
                  <c:v>-32.179699050000004</c:v>
                </c:pt>
                <c:pt idx="206">
                  <c:v>-31.085910689999999</c:v>
                </c:pt>
                <c:pt idx="207">
                  <c:v>-30.092614350000002</c:v>
                </c:pt>
                <c:pt idx="208">
                  <c:v>-29.243720450000001</c:v>
                </c:pt>
                <c:pt idx="209">
                  <c:v>-28.59853596</c:v>
                </c:pt>
                <c:pt idx="210">
                  <c:v>-28.170708699999999</c:v>
                </c:pt>
                <c:pt idx="211">
                  <c:v>-27.935524699999998</c:v>
                </c:pt>
                <c:pt idx="212">
                  <c:v>-27.880410390000002</c:v>
                </c:pt>
                <c:pt idx="213">
                  <c:v>-28.015587239999999</c:v>
                </c:pt>
                <c:pt idx="214">
                  <c:v>-28.3353267</c:v>
                </c:pt>
                <c:pt idx="215">
                  <c:v>-28.793994600000001</c:v>
                </c:pt>
                <c:pt idx="216">
                  <c:v>-29.377780810000001</c:v>
                </c:pt>
                <c:pt idx="217">
                  <c:v>-30.093678100000002</c:v>
                </c:pt>
                <c:pt idx="218">
                  <c:v>-30.958341470000001</c:v>
                </c:pt>
                <c:pt idx="219">
                  <c:v>-31.927715639999999</c:v>
                </c:pt>
                <c:pt idx="220">
                  <c:v>-32.982622249999999</c:v>
                </c:pt>
                <c:pt idx="221">
                  <c:v>-34.119429269999998</c:v>
                </c:pt>
                <c:pt idx="222">
                  <c:v>-35.37039274</c:v>
                </c:pt>
                <c:pt idx="223">
                  <c:v>-36.751420230000001</c:v>
                </c:pt>
                <c:pt idx="224">
                  <c:v>-38.261941579999998</c:v>
                </c:pt>
                <c:pt idx="225">
                  <c:v>-39.867739049999997</c:v>
                </c:pt>
                <c:pt idx="226">
                  <c:v>-41.50345145</c:v>
                </c:pt>
                <c:pt idx="227">
                  <c:v>-43.118717519999997</c:v>
                </c:pt>
                <c:pt idx="228">
                  <c:v>-44.640478829999999</c:v>
                </c:pt>
                <c:pt idx="229">
                  <c:v>-46.018891869999997</c:v>
                </c:pt>
                <c:pt idx="230">
                  <c:v>-47.282318220000001</c:v>
                </c:pt>
                <c:pt idx="231">
                  <c:v>-48.42146795</c:v>
                </c:pt>
                <c:pt idx="232">
                  <c:v>-49.426078949999997</c:v>
                </c:pt>
                <c:pt idx="233">
                  <c:v>-50.260835669999999</c:v>
                </c:pt>
                <c:pt idx="234">
                  <c:v>-50.892090959999997</c:v>
                </c:pt>
                <c:pt idx="235">
                  <c:v>-51.33318654</c:v>
                </c:pt>
                <c:pt idx="236">
                  <c:v>-51.602989729999997</c:v>
                </c:pt>
                <c:pt idx="237">
                  <c:v>-51.757261710000002</c:v>
                </c:pt>
                <c:pt idx="238">
                  <c:v>-51.904905679999999</c:v>
                </c:pt>
                <c:pt idx="239">
                  <c:v>-52.105889130000001</c:v>
                </c:pt>
                <c:pt idx="240">
                  <c:v>-52.355065959999997</c:v>
                </c:pt>
                <c:pt idx="241">
                  <c:v>-52.550046510000001</c:v>
                </c:pt>
                <c:pt idx="242">
                  <c:v>-52.585877719999999</c:v>
                </c:pt>
                <c:pt idx="243">
                  <c:v>-52.392502180000001</c:v>
                </c:pt>
                <c:pt idx="244">
                  <c:v>-51.875772480000002</c:v>
                </c:pt>
                <c:pt idx="245">
                  <c:v>-51.020791969999998</c:v>
                </c:pt>
                <c:pt idx="246">
                  <c:v>-49.915901910000002</c:v>
                </c:pt>
                <c:pt idx="247">
                  <c:v>-48.603615189999999</c:v>
                </c:pt>
                <c:pt idx="248">
                  <c:v>-47.101408910000004</c:v>
                </c:pt>
                <c:pt idx="249">
                  <c:v>-45.441083169999999</c:v>
                </c:pt>
                <c:pt idx="250">
                  <c:v>-43.7585847</c:v>
                </c:pt>
                <c:pt idx="251">
                  <c:v>-42.187810390000003</c:v>
                </c:pt>
                <c:pt idx="252">
                  <c:v>-40.759978660000002</c:v>
                </c:pt>
                <c:pt idx="253">
                  <c:v>-39.394590350000001</c:v>
                </c:pt>
                <c:pt idx="254">
                  <c:v>-37.975302120000002</c:v>
                </c:pt>
                <c:pt idx="255">
                  <c:v>-36.480391619999999</c:v>
                </c:pt>
                <c:pt idx="256">
                  <c:v>-34.893425669999999</c:v>
                </c:pt>
                <c:pt idx="257">
                  <c:v>-33.157780449999997</c:v>
                </c:pt>
                <c:pt idx="258">
                  <c:v>-31.281969749999998</c:v>
                </c:pt>
                <c:pt idx="259">
                  <c:v>-29.33114771</c:v>
                </c:pt>
                <c:pt idx="260">
                  <c:v>-27.312720460000001</c:v>
                </c:pt>
                <c:pt idx="261">
                  <c:v>-25.21803061</c:v>
                </c:pt>
                <c:pt idx="262">
                  <c:v>-22.96046419</c:v>
                </c:pt>
                <c:pt idx="263">
                  <c:v>-20.563653769999998</c:v>
                </c:pt>
                <c:pt idx="264">
                  <c:v>-18.1499287</c:v>
                </c:pt>
                <c:pt idx="265">
                  <c:v>-15.78024856</c:v>
                </c:pt>
                <c:pt idx="266">
                  <c:v>-13.50689895</c:v>
                </c:pt>
                <c:pt idx="267">
                  <c:v>-11.24849603</c:v>
                </c:pt>
                <c:pt idx="268">
                  <c:v>-8.9367376509999996</c:v>
                </c:pt>
                <c:pt idx="269">
                  <c:v>-6.5817212979999997</c:v>
                </c:pt>
                <c:pt idx="270">
                  <c:v>-4.2308092520000002</c:v>
                </c:pt>
                <c:pt idx="271">
                  <c:v>-1.966321067</c:v>
                </c:pt>
                <c:pt idx="272">
                  <c:v>9.8904454000000003E-2</c:v>
                </c:pt>
                <c:pt idx="273">
                  <c:v>1.8525487650000001</c:v>
                </c:pt>
                <c:pt idx="274">
                  <c:v>3.2382750699999998</c:v>
                </c:pt>
                <c:pt idx="275">
                  <c:v>4.2210694489999998</c:v>
                </c:pt>
                <c:pt idx="276">
                  <c:v>4.8389389400000002</c:v>
                </c:pt>
                <c:pt idx="277">
                  <c:v>5.0898681010000004</c:v>
                </c:pt>
                <c:pt idx="278">
                  <c:v>5.0689195590000002</c:v>
                </c:pt>
                <c:pt idx="279">
                  <c:v>4.9510891480000003</c:v>
                </c:pt>
                <c:pt idx="280">
                  <c:v>4.880404145</c:v>
                </c:pt>
                <c:pt idx="281">
                  <c:v>5.0160231020000001</c:v>
                </c:pt>
                <c:pt idx="282">
                  <c:v>5.3945955400000001</c:v>
                </c:pt>
                <c:pt idx="283">
                  <c:v>6.0342794690000003</c:v>
                </c:pt>
                <c:pt idx="284">
                  <c:v>6.9244348200000001</c:v>
                </c:pt>
                <c:pt idx="285">
                  <c:v>7.9006091029999999</c:v>
                </c:pt>
                <c:pt idx="286">
                  <c:v>8.7546925610000006</c:v>
                </c:pt>
                <c:pt idx="287">
                  <c:v>9.3317455700000007</c:v>
                </c:pt>
                <c:pt idx="288">
                  <c:v>9.5775367990000007</c:v>
                </c:pt>
                <c:pt idx="289">
                  <c:v>9.5636355430000002</c:v>
                </c:pt>
                <c:pt idx="290">
                  <c:v>9.4439258919999993</c:v>
                </c:pt>
                <c:pt idx="291">
                  <c:v>9.2795739739999998</c:v>
                </c:pt>
                <c:pt idx="292">
                  <c:v>9.0721537140000006</c:v>
                </c:pt>
                <c:pt idx="293">
                  <c:v>8.8713770400000005</c:v>
                </c:pt>
                <c:pt idx="294">
                  <c:v>8.6915784190000007</c:v>
                </c:pt>
                <c:pt idx="295">
                  <c:v>8.5021925710000001</c:v>
                </c:pt>
                <c:pt idx="296">
                  <c:v>8.2221809599999993</c:v>
                </c:pt>
                <c:pt idx="297">
                  <c:v>7.7821692599999999</c:v>
                </c:pt>
                <c:pt idx="298">
                  <c:v>7.1396980750000001</c:v>
                </c:pt>
                <c:pt idx="299">
                  <c:v>6.2710596939999999</c:v>
                </c:pt>
                <c:pt idx="300">
                  <c:v>5.1756413800000001</c:v>
                </c:pt>
                <c:pt idx="301">
                  <c:v>3.9159593519999998</c:v>
                </c:pt>
                <c:pt idx="302">
                  <c:v>2.5580747850000001</c:v>
                </c:pt>
                <c:pt idx="303">
                  <c:v>1.1379975689999999</c:v>
                </c:pt>
                <c:pt idx="304">
                  <c:v>-0.371683082</c:v>
                </c:pt>
                <c:pt idx="305">
                  <c:v>-2.0011695999999999</c:v>
                </c:pt>
                <c:pt idx="306">
                  <c:v>-3.762575988</c:v>
                </c:pt>
                <c:pt idx="307">
                  <c:v>-5.6358288290000003</c:v>
                </c:pt>
                <c:pt idx="308">
                  <c:v>-7.5815304120000002</c:v>
                </c:pt>
                <c:pt idx="309">
                  <c:v>-9.5337592640000004</c:v>
                </c:pt>
                <c:pt idx="310">
                  <c:v>-11.399326439999999</c:v>
                </c:pt>
                <c:pt idx="311">
                  <c:v>-13.11135861</c:v>
                </c:pt>
                <c:pt idx="312">
                  <c:v>-14.727009239999999</c:v>
                </c:pt>
                <c:pt idx="313">
                  <c:v>-16.40429709</c:v>
                </c:pt>
                <c:pt idx="314">
                  <c:v>-18.29567213</c:v>
                </c:pt>
                <c:pt idx="315">
                  <c:v>-20.459184270000002</c:v>
                </c:pt>
                <c:pt idx="316">
                  <c:v>-22.872726459999999</c:v>
                </c:pt>
                <c:pt idx="317">
                  <c:v>-25.44603781</c:v>
                </c:pt>
                <c:pt idx="318">
                  <c:v>-27.988318700000001</c:v>
                </c:pt>
                <c:pt idx="319">
                  <c:v>-30.334917560000001</c:v>
                </c:pt>
                <c:pt idx="320">
                  <c:v>-32.395141289999998</c:v>
                </c:pt>
                <c:pt idx="321">
                  <c:v>-34.103718970000003</c:v>
                </c:pt>
                <c:pt idx="322">
                  <c:v>-35.45915797</c:v>
                </c:pt>
                <c:pt idx="323">
                  <c:v>-36.522429590000002</c:v>
                </c:pt>
                <c:pt idx="324">
                  <c:v>-37.406967600000002</c:v>
                </c:pt>
                <c:pt idx="325">
                  <c:v>-38.230431920000001</c:v>
                </c:pt>
                <c:pt idx="326">
                  <c:v>-39.042739429999997</c:v>
                </c:pt>
                <c:pt idx="327">
                  <c:v>-39.897302680000003</c:v>
                </c:pt>
                <c:pt idx="328">
                  <c:v>-40.776571420000003</c:v>
                </c:pt>
                <c:pt idx="329">
                  <c:v>-41.63897145</c:v>
                </c:pt>
                <c:pt idx="330">
                  <c:v>-42.450341229999999</c:v>
                </c:pt>
                <c:pt idx="331">
                  <c:v>-43.15044692</c:v>
                </c:pt>
                <c:pt idx="332">
                  <c:v>-43.684523919999997</c:v>
                </c:pt>
                <c:pt idx="333">
                  <c:v>-43.992093660000002</c:v>
                </c:pt>
                <c:pt idx="334">
                  <c:v>-44.026901270000003</c:v>
                </c:pt>
                <c:pt idx="335">
                  <c:v>-43.821005849999999</c:v>
                </c:pt>
                <c:pt idx="336">
                  <c:v>-43.395215569999998</c:v>
                </c:pt>
                <c:pt idx="337">
                  <c:v>-42.787710820000001</c:v>
                </c:pt>
                <c:pt idx="338">
                  <c:v>-42.138688180000003</c:v>
                </c:pt>
                <c:pt idx="339">
                  <c:v>-41.658298260000002</c:v>
                </c:pt>
                <c:pt idx="340">
                  <c:v>-41.347839209999997</c:v>
                </c:pt>
                <c:pt idx="341">
                  <c:v>-41.162314870000003</c:v>
                </c:pt>
                <c:pt idx="342">
                  <c:v>-40.950000430000003</c:v>
                </c:pt>
                <c:pt idx="343">
                  <c:v>-40.518893060000003</c:v>
                </c:pt>
                <c:pt idx="344">
                  <c:v>-39.738095199999997</c:v>
                </c:pt>
                <c:pt idx="345">
                  <c:v>-38.622451220000002</c:v>
                </c:pt>
                <c:pt idx="346">
                  <c:v>-37.21505775</c:v>
                </c:pt>
                <c:pt idx="347">
                  <c:v>-35.546358599999998</c:v>
                </c:pt>
                <c:pt idx="348">
                  <c:v>-33.631479910000003</c:v>
                </c:pt>
                <c:pt idx="349">
                  <c:v>-31.449756050000001</c:v>
                </c:pt>
                <c:pt idx="350">
                  <c:v>-28.96124447</c:v>
                </c:pt>
                <c:pt idx="351">
                  <c:v>-26.163145239999999</c:v>
                </c:pt>
                <c:pt idx="352">
                  <c:v>-23.107441730000001</c:v>
                </c:pt>
                <c:pt idx="353">
                  <c:v>-19.792635919999999</c:v>
                </c:pt>
                <c:pt idx="354">
                  <c:v>-16.234272600000001</c:v>
                </c:pt>
                <c:pt idx="355">
                  <c:v>-12.556114689999999</c:v>
                </c:pt>
                <c:pt idx="356">
                  <c:v>-8.8843700739999996</c:v>
                </c:pt>
                <c:pt idx="357">
                  <c:v>-5.359102472</c:v>
                </c:pt>
                <c:pt idx="358">
                  <c:v>-2.0923843629999999</c:v>
                </c:pt>
                <c:pt idx="359">
                  <c:v>0.855511825</c:v>
                </c:pt>
                <c:pt idx="360">
                  <c:v>3.3839394880000002</c:v>
                </c:pt>
                <c:pt idx="361">
                  <c:v>5.630928538</c:v>
                </c:pt>
                <c:pt idx="362">
                  <c:v>7.7883919070000003</c:v>
                </c:pt>
                <c:pt idx="363">
                  <c:v>9.9377261889999993</c:v>
                </c:pt>
                <c:pt idx="364">
                  <c:v>12.02420253</c:v>
                </c:pt>
                <c:pt idx="365">
                  <c:v>13.987780300000001</c:v>
                </c:pt>
                <c:pt idx="366">
                  <c:v>15.81647845</c:v>
                </c:pt>
                <c:pt idx="367">
                  <c:v>17.541271600000002</c:v>
                </c:pt>
                <c:pt idx="368">
                  <c:v>19.332818790000001</c:v>
                </c:pt>
                <c:pt idx="369">
                  <c:v>21.233777190000001</c:v>
                </c:pt>
                <c:pt idx="370">
                  <c:v>23.01017599</c:v>
                </c:pt>
                <c:pt idx="371">
                  <c:v>24.414631329999999</c:v>
                </c:pt>
                <c:pt idx="372">
                  <c:v>25.25972676</c:v>
                </c:pt>
                <c:pt idx="373">
                  <c:v>25.53110719</c:v>
                </c:pt>
                <c:pt idx="374">
                  <c:v>25.452368459999999</c:v>
                </c:pt>
                <c:pt idx="375">
                  <c:v>25.374427350000001</c:v>
                </c:pt>
                <c:pt idx="376">
                  <c:v>25.61551871</c:v>
                </c:pt>
                <c:pt idx="377">
                  <c:v>26.213416710000001</c:v>
                </c:pt>
                <c:pt idx="378">
                  <c:v>26.860081659999999</c:v>
                </c:pt>
                <c:pt idx="379">
                  <c:v>27.193325489999999</c:v>
                </c:pt>
                <c:pt idx="380">
                  <c:v>27.027864739999998</c:v>
                </c:pt>
                <c:pt idx="381">
                  <c:v>26.438806459999999</c:v>
                </c:pt>
                <c:pt idx="382">
                  <c:v>25.67081297</c:v>
                </c:pt>
                <c:pt idx="383">
                  <c:v>24.91494569</c:v>
                </c:pt>
                <c:pt idx="384">
                  <c:v>24.223712200000001</c:v>
                </c:pt>
                <c:pt idx="385">
                  <c:v>23.53658545</c:v>
                </c:pt>
                <c:pt idx="386">
                  <c:v>22.76405257</c:v>
                </c:pt>
                <c:pt idx="387">
                  <c:v>21.864143210000002</c:v>
                </c:pt>
                <c:pt idx="388">
                  <c:v>20.85677411</c:v>
                </c:pt>
                <c:pt idx="389">
                  <c:v>19.868417149999999</c:v>
                </c:pt>
                <c:pt idx="390">
                  <c:v>19.04074322</c:v>
                </c:pt>
                <c:pt idx="391">
                  <c:v>18.374415160000002</c:v>
                </c:pt>
                <c:pt idx="392">
                  <c:v>17.7796056</c:v>
                </c:pt>
                <c:pt idx="393">
                  <c:v>17.161352699999998</c:v>
                </c:pt>
                <c:pt idx="394">
                  <c:v>16.445276249999999</c:v>
                </c:pt>
                <c:pt idx="395">
                  <c:v>15.60487749</c:v>
                </c:pt>
                <c:pt idx="396">
                  <c:v>14.613738639999999</c:v>
                </c:pt>
                <c:pt idx="397">
                  <c:v>13.355412279999999</c:v>
                </c:pt>
                <c:pt idx="398">
                  <c:v>11.830485120000001</c:v>
                </c:pt>
                <c:pt idx="399">
                  <c:v>10.06606852</c:v>
                </c:pt>
                <c:pt idx="400">
                  <c:v>8.0619879250000004</c:v>
                </c:pt>
                <c:pt idx="401">
                  <c:v>5.8748480069999998</c:v>
                </c:pt>
                <c:pt idx="402">
                  <c:v>3.5947615659999999</c:v>
                </c:pt>
                <c:pt idx="403">
                  <c:v>1.3108562349999999</c:v>
                </c:pt>
                <c:pt idx="404">
                  <c:v>-0.94197743</c:v>
                </c:pt>
                <c:pt idx="405">
                  <c:v>-3.1357808010000001</c:v>
                </c:pt>
                <c:pt idx="406">
                  <c:v>-5.245969745</c:v>
                </c:pt>
                <c:pt idx="407">
                  <c:v>-7.3541966099999998</c:v>
                </c:pt>
                <c:pt idx="408">
                  <c:v>-9.5370293579999998</c:v>
                </c:pt>
                <c:pt idx="409">
                  <c:v>-11.90458181</c:v>
                </c:pt>
                <c:pt idx="410">
                  <c:v>-14.51807627</c:v>
                </c:pt>
                <c:pt idx="411">
                  <c:v>-17.35438503</c:v>
                </c:pt>
                <c:pt idx="412">
                  <c:v>-20.286798430000001</c:v>
                </c:pt>
                <c:pt idx="413">
                  <c:v>-23.072655940000001</c:v>
                </c:pt>
                <c:pt idx="414">
                  <c:v>-25.576958699999999</c:v>
                </c:pt>
                <c:pt idx="415">
                  <c:v>-27.78572213</c:v>
                </c:pt>
                <c:pt idx="416">
                  <c:v>-29.78025384</c:v>
                </c:pt>
                <c:pt idx="417">
                  <c:v>-31.732982830000001</c:v>
                </c:pt>
                <c:pt idx="418">
                  <c:v>-33.681390409999999</c:v>
                </c:pt>
                <c:pt idx="419">
                  <c:v>-35.656009099999999</c:v>
                </c:pt>
                <c:pt idx="420">
                  <c:v>-37.567630780000002</c:v>
                </c:pt>
                <c:pt idx="421">
                  <c:v>-39.240003209999998</c:v>
                </c:pt>
                <c:pt idx="422">
                  <c:v>-40.633628620000003</c:v>
                </c:pt>
                <c:pt idx="423">
                  <c:v>-41.758519849999999</c:v>
                </c:pt>
                <c:pt idx="424">
                  <c:v>-42.470037570000002</c:v>
                </c:pt>
                <c:pt idx="425">
                  <c:v>-42.638467259999999</c:v>
                </c:pt>
                <c:pt idx="426">
                  <c:v>-42.255163199999998</c:v>
                </c:pt>
                <c:pt idx="427">
                  <c:v>-41.446042970000001</c:v>
                </c:pt>
                <c:pt idx="428">
                  <c:v>-40.398980229999999</c:v>
                </c:pt>
                <c:pt idx="429">
                  <c:v>-39.253117850000002</c:v>
                </c:pt>
                <c:pt idx="430">
                  <c:v>-38.115200690000002</c:v>
                </c:pt>
                <c:pt idx="431">
                  <c:v>-37.08239872</c:v>
                </c:pt>
                <c:pt idx="432">
                  <c:v>-36.168673599999998</c:v>
                </c:pt>
                <c:pt idx="433">
                  <c:v>-35.38034811</c:v>
                </c:pt>
                <c:pt idx="434">
                  <c:v>-34.694966469999997</c:v>
                </c:pt>
                <c:pt idx="435">
                  <c:v>-34.02678074</c:v>
                </c:pt>
                <c:pt idx="436">
                  <c:v>-33.285612960000002</c:v>
                </c:pt>
                <c:pt idx="437">
                  <c:v>-32.371068559999998</c:v>
                </c:pt>
                <c:pt idx="438">
                  <c:v>-31.178801570000001</c:v>
                </c:pt>
                <c:pt idx="439">
                  <c:v>-29.67370236</c:v>
                </c:pt>
                <c:pt idx="440">
                  <c:v>-27.86433259</c:v>
                </c:pt>
                <c:pt idx="441">
                  <c:v>-25.81711602</c:v>
                </c:pt>
                <c:pt idx="442">
                  <c:v>-23.602665779999999</c:v>
                </c:pt>
                <c:pt idx="443">
                  <c:v>-21.231706549999998</c:v>
                </c:pt>
                <c:pt idx="444">
                  <c:v>-18.739776719999998</c:v>
                </c:pt>
                <c:pt idx="445">
                  <c:v>-16.19850868</c:v>
                </c:pt>
                <c:pt idx="446">
                  <c:v>-13.65032987</c:v>
                </c:pt>
                <c:pt idx="447">
                  <c:v>-11.082476229999999</c:v>
                </c:pt>
                <c:pt idx="448">
                  <c:v>-8.5054417660000006</c:v>
                </c:pt>
                <c:pt idx="449">
                  <c:v>-5.9586210099999999</c:v>
                </c:pt>
                <c:pt idx="450">
                  <c:v>-3.5441991499999999</c:v>
                </c:pt>
                <c:pt idx="451">
                  <c:v>-1.351267607</c:v>
                </c:pt>
                <c:pt idx="452">
                  <c:v>0.56907794499999997</c:v>
                </c:pt>
                <c:pt idx="453">
                  <c:v>2.2182192660000002</c:v>
                </c:pt>
                <c:pt idx="454">
                  <c:v>3.6598971210000002</c:v>
                </c:pt>
                <c:pt idx="455">
                  <c:v>4.9831998979999996</c:v>
                </c:pt>
                <c:pt idx="456">
                  <c:v>6.2790876400000002</c:v>
                </c:pt>
                <c:pt idx="457">
                  <c:v>7.6257116480000002</c:v>
                </c:pt>
                <c:pt idx="458">
                  <c:v>9.1281418349999992</c:v>
                </c:pt>
                <c:pt idx="459">
                  <c:v>10.89120556</c:v>
                </c:pt>
                <c:pt idx="460">
                  <c:v>12.93874555</c:v>
                </c:pt>
                <c:pt idx="461">
                  <c:v>15.13900544</c:v>
                </c:pt>
                <c:pt idx="462">
                  <c:v>17.27971295</c:v>
                </c:pt>
                <c:pt idx="463">
                  <c:v>19.226416889999999</c:v>
                </c:pt>
                <c:pt idx="464">
                  <c:v>21.023890649999998</c:v>
                </c:pt>
                <c:pt idx="465">
                  <c:v>22.844643940000001</c:v>
                </c:pt>
                <c:pt idx="466">
                  <c:v>24.749124819999999</c:v>
                </c:pt>
                <c:pt idx="467">
                  <c:v>26.454461519999999</c:v>
                </c:pt>
                <c:pt idx="468">
                  <c:v>27.59009605</c:v>
                </c:pt>
                <c:pt idx="469">
                  <c:v>27.898979109999999</c:v>
                </c:pt>
                <c:pt idx="470">
                  <c:v>27.521476409999998</c:v>
                </c:pt>
                <c:pt idx="471">
                  <c:v>26.914716819999999</c:v>
                </c:pt>
                <c:pt idx="472">
                  <c:v>26.513424659999998</c:v>
                </c:pt>
                <c:pt idx="473">
                  <c:v>26.617273430000001</c:v>
                </c:pt>
                <c:pt idx="474">
                  <c:v>27.3061772</c:v>
                </c:pt>
                <c:pt idx="475">
                  <c:v>28.36997744</c:v>
                </c:pt>
                <c:pt idx="476">
                  <c:v>29.405328149999999</c:v>
                </c:pt>
                <c:pt idx="477">
                  <c:v>30.01874875</c:v>
                </c:pt>
                <c:pt idx="478">
                  <c:v>30.085040070000002</c:v>
                </c:pt>
                <c:pt idx="479">
                  <c:v>29.74172703</c:v>
                </c:pt>
                <c:pt idx="480">
                  <c:v>29.264468170000001</c:v>
                </c:pt>
                <c:pt idx="481">
                  <c:v>28.828378669999999</c:v>
                </c:pt>
                <c:pt idx="482">
                  <c:v>28.382507069999999</c:v>
                </c:pt>
                <c:pt idx="483">
                  <c:v>27.886424470000001</c:v>
                </c:pt>
                <c:pt idx="484">
                  <c:v>27.234490279999999</c:v>
                </c:pt>
                <c:pt idx="485">
                  <c:v>26.42672936</c:v>
                </c:pt>
                <c:pt idx="486">
                  <c:v>25.465164690000002</c:v>
                </c:pt>
                <c:pt idx="487">
                  <c:v>24.377819339999999</c:v>
                </c:pt>
                <c:pt idx="488">
                  <c:v>23.23120995</c:v>
                </c:pt>
                <c:pt idx="489">
                  <c:v>22.10108889</c:v>
                </c:pt>
                <c:pt idx="490">
                  <c:v>20.980109729999999</c:v>
                </c:pt>
                <c:pt idx="491">
                  <c:v>19.778324420000001</c:v>
                </c:pt>
                <c:pt idx="492">
                  <c:v>18.407275729999999</c:v>
                </c:pt>
                <c:pt idx="493">
                  <c:v>16.82073475</c:v>
                </c:pt>
                <c:pt idx="494">
                  <c:v>14.972166659999999</c:v>
                </c:pt>
                <c:pt idx="495">
                  <c:v>12.82089609</c:v>
                </c:pt>
                <c:pt idx="496">
                  <c:v>10.387325219999999</c:v>
                </c:pt>
                <c:pt idx="497">
                  <c:v>7.7504420200000004</c:v>
                </c:pt>
                <c:pt idx="498">
                  <c:v>4.9773905589999998</c:v>
                </c:pt>
                <c:pt idx="499">
                  <c:v>2.117480348</c:v>
                </c:pt>
                <c:pt idx="500">
                  <c:v>-0.77881201899999997</c:v>
                </c:pt>
                <c:pt idx="501">
                  <c:v>-3.6295840780000002</c:v>
                </c:pt>
                <c:pt idx="502">
                  <c:v>-6.4198240569999996</c:v>
                </c:pt>
                <c:pt idx="503">
                  <c:v>-9.1738593759999993</c:v>
                </c:pt>
                <c:pt idx="504">
                  <c:v>-11.97124305</c:v>
                </c:pt>
                <c:pt idx="505">
                  <c:v>-14.984224729999999</c:v>
                </c:pt>
                <c:pt idx="506">
                  <c:v>-18.353398370000001</c:v>
                </c:pt>
                <c:pt idx="507">
                  <c:v>-22.06077535</c:v>
                </c:pt>
                <c:pt idx="508">
                  <c:v>-25.902311739999998</c:v>
                </c:pt>
                <c:pt idx="509">
                  <c:v>-29.573387719999999</c:v>
                </c:pt>
                <c:pt idx="510">
                  <c:v>-32.899748049999999</c:v>
                </c:pt>
                <c:pt idx="511">
                  <c:v>-35.76369897</c:v>
                </c:pt>
                <c:pt idx="512">
                  <c:v>-38.110576950000002</c:v>
                </c:pt>
                <c:pt idx="513">
                  <c:v>-39.989234850000003</c:v>
                </c:pt>
                <c:pt idx="514">
                  <c:v>-41.467462869999999</c:v>
                </c:pt>
                <c:pt idx="515">
                  <c:v>-42.6119542</c:v>
                </c:pt>
                <c:pt idx="516">
                  <c:v>-43.558727009999998</c:v>
                </c:pt>
                <c:pt idx="517">
                  <c:v>-44.485605270000001</c:v>
                </c:pt>
                <c:pt idx="518">
                  <c:v>-45.475055509999997</c:v>
                </c:pt>
                <c:pt idx="519">
                  <c:v>-46.505726619999997</c:v>
                </c:pt>
                <c:pt idx="520">
                  <c:v>-47.591182660000001</c:v>
                </c:pt>
                <c:pt idx="521">
                  <c:v>-48.77183453</c:v>
                </c:pt>
                <c:pt idx="522">
                  <c:v>-50.007086639999997</c:v>
                </c:pt>
                <c:pt idx="523">
                  <c:v>-51.204433450000003</c:v>
                </c:pt>
                <c:pt idx="524">
                  <c:v>-52.240092320000002</c:v>
                </c:pt>
                <c:pt idx="525">
                  <c:v>-53.020703830000002</c:v>
                </c:pt>
                <c:pt idx="526">
                  <c:v>-53.521433289999997</c:v>
                </c:pt>
                <c:pt idx="527">
                  <c:v>-53.700991330000001</c:v>
                </c:pt>
                <c:pt idx="528">
                  <c:v>-53.546938240000003</c:v>
                </c:pt>
                <c:pt idx="529">
                  <c:v>-53.036393480000001</c:v>
                </c:pt>
                <c:pt idx="530">
                  <c:v>-52.193862350000003</c:v>
                </c:pt>
                <c:pt idx="531">
                  <c:v>-51.03980894</c:v>
                </c:pt>
                <c:pt idx="532">
                  <c:v>-49.568615899999998</c:v>
                </c:pt>
                <c:pt idx="533">
                  <c:v>-47.780276659999998</c:v>
                </c:pt>
                <c:pt idx="534">
                  <c:v>-45.66119475</c:v>
                </c:pt>
                <c:pt idx="535">
                  <c:v>-43.183776940000001</c:v>
                </c:pt>
                <c:pt idx="536">
                  <c:v>-40.354529880000001</c:v>
                </c:pt>
                <c:pt idx="537">
                  <c:v>-37.246816420000002</c:v>
                </c:pt>
                <c:pt idx="538">
                  <c:v>-33.896961470000001</c:v>
                </c:pt>
                <c:pt idx="539">
                  <c:v>-30.36613474</c:v>
                </c:pt>
                <c:pt idx="540">
                  <c:v>-26.723390210000002</c:v>
                </c:pt>
                <c:pt idx="541">
                  <c:v>-23.020787739999999</c:v>
                </c:pt>
                <c:pt idx="542">
                  <c:v>-19.330788649999999</c:v>
                </c:pt>
                <c:pt idx="543">
                  <c:v>-15.72748039</c:v>
                </c:pt>
                <c:pt idx="544">
                  <c:v>-12.19480315</c:v>
                </c:pt>
                <c:pt idx="545">
                  <c:v>-8.6015073439999998</c:v>
                </c:pt>
                <c:pt idx="546">
                  <c:v>-4.8452809170000002</c:v>
                </c:pt>
                <c:pt idx="547">
                  <c:v>-0.87978055899999996</c:v>
                </c:pt>
                <c:pt idx="548">
                  <c:v>3.253313812</c:v>
                </c:pt>
                <c:pt idx="549">
                  <c:v>7.3868710159999997</c:v>
                </c:pt>
                <c:pt idx="550">
                  <c:v>11.32798964</c:v>
                </c:pt>
                <c:pt idx="551">
                  <c:v>15.016559600000001</c:v>
                </c:pt>
                <c:pt idx="552">
                  <c:v>18.460539910000001</c:v>
                </c:pt>
                <c:pt idx="553">
                  <c:v>21.761651969999999</c:v>
                </c:pt>
                <c:pt idx="554">
                  <c:v>25.01460681</c:v>
                </c:pt>
                <c:pt idx="555">
                  <c:v>28.260443380000002</c:v>
                </c:pt>
                <c:pt idx="556">
                  <c:v>31.248708650000001</c:v>
                </c:pt>
                <c:pt idx="557">
                  <c:v>33.72092456</c:v>
                </c:pt>
                <c:pt idx="558">
                  <c:v>35.512738570000003</c:v>
                </c:pt>
                <c:pt idx="559">
                  <c:v>36.727993730000001</c:v>
                </c:pt>
                <c:pt idx="560">
                  <c:v>37.55574996</c:v>
                </c:pt>
                <c:pt idx="561">
                  <c:v>38.074555160000003</c:v>
                </c:pt>
                <c:pt idx="562">
                  <c:v>38.318952680000002</c:v>
                </c:pt>
                <c:pt idx="563">
                  <c:v>38.342490820000002</c:v>
                </c:pt>
                <c:pt idx="564">
                  <c:v>38.127303130000001</c:v>
                </c:pt>
                <c:pt idx="565">
                  <c:v>37.634345260000003</c:v>
                </c:pt>
                <c:pt idx="566">
                  <c:v>36.968581880000002</c:v>
                </c:pt>
                <c:pt idx="567">
                  <c:v>36.273094639999997</c:v>
                </c:pt>
                <c:pt idx="568">
                  <c:v>35.60929101</c:v>
                </c:pt>
                <c:pt idx="569">
                  <c:v>35.017003610000003</c:v>
                </c:pt>
                <c:pt idx="570">
                  <c:v>34.476507640000001</c:v>
                </c:pt>
                <c:pt idx="571">
                  <c:v>33.9482438</c:v>
                </c:pt>
                <c:pt idx="572">
                  <c:v>33.277080069999997</c:v>
                </c:pt>
                <c:pt idx="573">
                  <c:v>32.403609269999997</c:v>
                </c:pt>
                <c:pt idx="574">
                  <c:v>31.462349799999998</c:v>
                </c:pt>
                <c:pt idx="575">
                  <c:v>30.601286080000001</c:v>
                </c:pt>
                <c:pt idx="576">
                  <c:v>29.906228299999999</c:v>
                </c:pt>
                <c:pt idx="577">
                  <c:v>29.369435280000001</c:v>
                </c:pt>
                <c:pt idx="578">
                  <c:v>28.945773450000001</c:v>
                </c:pt>
                <c:pt idx="579">
                  <c:v>28.570243300000001</c:v>
                </c:pt>
                <c:pt idx="580">
                  <c:v>28.195145159999999</c:v>
                </c:pt>
                <c:pt idx="581">
                  <c:v>27.78912991</c:v>
                </c:pt>
                <c:pt idx="582">
                  <c:v>27.347653380000001</c:v>
                </c:pt>
                <c:pt idx="583">
                  <c:v>26.865702649999999</c:v>
                </c:pt>
                <c:pt idx="584">
                  <c:v>26.382814249999999</c:v>
                </c:pt>
                <c:pt idx="585">
                  <c:v>25.891376130000001</c:v>
                </c:pt>
                <c:pt idx="586">
                  <c:v>25.36763895</c:v>
                </c:pt>
                <c:pt idx="587">
                  <c:v>24.738527909999998</c:v>
                </c:pt>
                <c:pt idx="588">
                  <c:v>23.934037969999999</c:v>
                </c:pt>
                <c:pt idx="589">
                  <c:v>22.943454849999998</c:v>
                </c:pt>
                <c:pt idx="590">
                  <c:v>21.742896869999999</c:v>
                </c:pt>
                <c:pt idx="591">
                  <c:v>20.298956660000002</c:v>
                </c:pt>
                <c:pt idx="592">
                  <c:v>18.58816534</c:v>
                </c:pt>
                <c:pt idx="593">
                  <c:v>16.634075259999999</c:v>
                </c:pt>
                <c:pt idx="594">
                  <c:v>14.46474941</c:v>
                </c:pt>
                <c:pt idx="595">
                  <c:v>12.12924954</c:v>
                </c:pt>
                <c:pt idx="596">
                  <c:v>9.7336108919999997</c:v>
                </c:pt>
                <c:pt idx="597">
                  <c:v>7.3739301140000002</c:v>
                </c:pt>
                <c:pt idx="598">
                  <c:v>5.0830410720000003</c:v>
                </c:pt>
                <c:pt idx="599">
                  <c:v>2.87495659</c:v>
                </c:pt>
                <c:pt idx="600">
                  <c:v>0.71717627799999994</c:v>
                </c:pt>
                <c:pt idx="601">
                  <c:v>-1.415325247</c:v>
                </c:pt>
                <c:pt idx="602">
                  <c:v>-3.4775471420000001</c:v>
                </c:pt>
                <c:pt idx="603">
                  <c:v>-5.5087712990000002</c:v>
                </c:pt>
                <c:pt idx="604">
                  <c:v>-7.5395445130000001</c:v>
                </c:pt>
                <c:pt idx="605">
                  <c:v>-9.5728784430000005</c:v>
                </c:pt>
                <c:pt idx="606">
                  <c:v>-11.58944975</c:v>
                </c:pt>
                <c:pt idx="607">
                  <c:v>-13.52394818</c:v>
                </c:pt>
                <c:pt idx="608">
                  <c:v>-15.397336859999999</c:v>
                </c:pt>
                <c:pt idx="609">
                  <c:v>-17.237784600000001</c:v>
                </c:pt>
                <c:pt idx="610">
                  <c:v>-19.01406107</c:v>
                </c:pt>
                <c:pt idx="611">
                  <c:v>-20.689761470000001</c:v>
                </c:pt>
                <c:pt idx="612">
                  <c:v>-22.202888160000001</c:v>
                </c:pt>
                <c:pt idx="613">
                  <c:v>-23.509713810000001</c:v>
                </c:pt>
                <c:pt idx="614">
                  <c:v>-24.645530340000001</c:v>
                </c:pt>
                <c:pt idx="615">
                  <c:v>-25.652931769999999</c:v>
                </c:pt>
                <c:pt idx="616">
                  <c:v>-26.578462949999999</c:v>
                </c:pt>
                <c:pt idx="617">
                  <c:v>-27.496944039999999</c:v>
                </c:pt>
                <c:pt idx="618">
                  <c:v>-28.461035030000001</c:v>
                </c:pt>
                <c:pt idx="619">
                  <c:v>-29.483677069999999</c:v>
                </c:pt>
                <c:pt idx="620">
                  <c:v>-30.525350410000001</c:v>
                </c:pt>
                <c:pt idx="621">
                  <c:v>-31.596819660000001</c:v>
                </c:pt>
                <c:pt idx="622">
                  <c:v>-32.678277469999998</c:v>
                </c:pt>
                <c:pt idx="623">
                  <c:v>-33.723831660000002</c:v>
                </c:pt>
                <c:pt idx="624">
                  <c:v>-34.689892090000001</c:v>
                </c:pt>
                <c:pt idx="625">
                  <c:v>-35.557529129999999</c:v>
                </c:pt>
                <c:pt idx="626">
                  <c:v>-36.26177088</c:v>
                </c:pt>
                <c:pt idx="627">
                  <c:v>-36.812784270000002</c:v>
                </c:pt>
                <c:pt idx="628">
                  <c:v>-37.243193220000002</c:v>
                </c:pt>
                <c:pt idx="629">
                  <c:v>-37.533141200000003</c:v>
                </c:pt>
                <c:pt idx="630">
                  <c:v>-37.648022470000001</c:v>
                </c:pt>
                <c:pt idx="631">
                  <c:v>-37.540449840000001</c:v>
                </c:pt>
                <c:pt idx="632">
                  <c:v>-37.050746410000002</c:v>
                </c:pt>
                <c:pt idx="633">
                  <c:v>-35.916574420000003</c:v>
                </c:pt>
                <c:pt idx="634">
                  <c:v>-33.941476649999998</c:v>
                </c:pt>
                <c:pt idx="635">
                  <c:v>-31.0402491</c:v>
                </c:pt>
                <c:pt idx="636">
                  <c:v>-27.232848329999999</c:v>
                </c:pt>
                <c:pt idx="637">
                  <c:v>-22.605306209999998</c:v>
                </c:pt>
                <c:pt idx="638">
                  <c:v>-17.302363979999999</c:v>
                </c:pt>
                <c:pt idx="639">
                  <c:v>-11.6291014</c:v>
                </c:pt>
                <c:pt idx="640">
                  <c:v>-5.9398055760000004</c:v>
                </c:pt>
                <c:pt idx="641">
                  <c:v>-0.59835358500000002</c:v>
                </c:pt>
                <c:pt idx="642">
                  <c:v>4.1435233470000004</c:v>
                </c:pt>
                <c:pt idx="643">
                  <c:v>8.2240365400000002</c:v>
                </c:pt>
                <c:pt idx="644">
                  <c:v>11.67420405</c:v>
                </c:pt>
                <c:pt idx="645">
                  <c:v>14.603691169999999</c:v>
                </c:pt>
                <c:pt idx="646">
                  <c:v>17.194874800000001</c:v>
                </c:pt>
                <c:pt idx="647">
                  <c:v>19.670430270000001</c:v>
                </c:pt>
                <c:pt idx="648">
                  <c:v>22.193010399999999</c:v>
                </c:pt>
                <c:pt idx="649">
                  <c:v>24.834278940000001</c:v>
                </c:pt>
                <c:pt idx="650">
                  <c:v>27.512752939999999</c:v>
                </c:pt>
                <c:pt idx="651">
                  <c:v>29.919055159999999</c:v>
                </c:pt>
                <c:pt idx="652">
                  <c:v>31.763739529999999</c:v>
                </c:pt>
                <c:pt idx="653">
                  <c:v>33.004586439999997</c:v>
                </c:pt>
                <c:pt idx="654">
                  <c:v>33.876481220000002</c:v>
                </c:pt>
                <c:pt idx="655">
                  <c:v>34.621788189999997</c:v>
                </c:pt>
                <c:pt idx="656">
                  <c:v>35.44212357</c:v>
                </c:pt>
                <c:pt idx="657">
                  <c:v>36.469663019999999</c:v>
                </c:pt>
                <c:pt idx="658">
                  <c:v>37.797174560000002</c:v>
                </c:pt>
                <c:pt idx="659">
                  <c:v>39.346117900000003</c:v>
                </c:pt>
                <c:pt idx="660">
                  <c:v>40.815011130000002</c:v>
                </c:pt>
                <c:pt idx="661">
                  <c:v>41.688879819999997</c:v>
                </c:pt>
                <c:pt idx="662">
                  <c:v>41.687468770000002</c:v>
                </c:pt>
                <c:pt idx="663">
                  <c:v>41.000850370000002</c:v>
                </c:pt>
                <c:pt idx="664">
                  <c:v>40.014089720000001</c:v>
                </c:pt>
                <c:pt idx="665">
                  <c:v>39.048762310000001</c:v>
                </c:pt>
                <c:pt idx="666">
                  <c:v>38.352135560000001</c:v>
                </c:pt>
                <c:pt idx="667">
                  <c:v>37.91337377</c:v>
                </c:pt>
                <c:pt idx="668">
                  <c:v>37.549886219999998</c:v>
                </c:pt>
                <c:pt idx="669">
                  <c:v>37.155654849999998</c:v>
                </c:pt>
                <c:pt idx="670">
                  <c:v>36.674550680000003</c:v>
                </c:pt>
                <c:pt idx="671">
                  <c:v>36.004886159999998</c:v>
                </c:pt>
                <c:pt idx="672">
                  <c:v>35.121647680000002</c:v>
                </c:pt>
                <c:pt idx="673">
                  <c:v>34.091063669999997</c:v>
                </c:pt>
                <c:pt idx="674">
                  <c:v>33.045311409999996</c:v>
                </c:pt>
                <c:pt idx="675">
                  <c:v>32.061844280000003</c:v>
                </c:pt>
                <c:pt idx="676">
                  <c:v>31.137011680000001</c:v>
                </c:pt>
                <c:pt idx="677">
                  <c:v>30.239367439999999</c:v>
                </c:pt>
                <c:pt idx="678">
                  <c:v>29.317871360000002</c:v>
                </c:pt>
                <c:pt idx="679">
                  <c:v>28.347558970000001</c:v>
                </c:pt>
                <c:pt idx="680">
                  <c:v>27.358657430000001</c:v>
                </c:pt>
                <c:pt idx="681">
                  <c:v>26.36927794</c:v>
                </c:pt>
                <c:pt idx="682">
                  <c:v>25.290748539999999</c:v>
                </c:pt>
                <c:pt idx="683">
                  <c:v>24.116409969999999</c:v>
                </c:pt>
                <c:pt idx="684">
                  <c:v>22.804616530000001</c:v>
                </c:pt>
                <c:pt idx="685">
                  <c:v>21.327919980000001</c:v>
                </c:pt>
                <c:pt idx="686">
                  <c:v>19.649597880000002</c:v>
                </c:pt>
                <c:pt idx="687">
                  <c:v>17.81287382</c:v>
                </c:pt>
                <c:pt idx="688">
                  <c:v>15.92521835</c:v>
                </c:pt>
                <c:pt idx="689">
                  <c:v>14.0634631</c:v>
                </c:pt>
                <c:pt idx="690">
                  <c:v>12.214327239999999</c:v>
                </c:pt>
                <c:pt idx="691">
                  <c:v>10.244571970000001</c:v>
                </c:pt>
                <c:pt idx="692">
                  <c:v>8.0575144739999995</c:v>
                </c:pt>
                <c:pt idx="693">
                  <c:v>5.6999350839999998</c:v>
                </c:pt>
                <c:pt idx="694">
                  <c:v>3.2208330630000002</c:v>
                </c:pt>
                <c:pt idx="695">
                  <c:v>0.675405162</c:v>
                </c:pt>
                <c:pt idx="696">
                  <c:v>-1.9517952220000001</c:v>
                </c:pt>
                <c:pt idx="697">
                  <c:v>-4.6121686970000004</c:v>
                </c:pt>
                <c:pt idx="698">
                  <c:v>-7.2239281230000003</c:v>
                </c:pt>
                <c:pt idx="699">
                  <c:v>-9.7858512609999995</c:v>
                </c:pt>
                <c:pt idx="700">
                  <c:v>-12.236973300000001</c:v>
                </c:pt>
                <c:pt idx="701">
                  <c:v>-14.546839029999999</c:v>
                </c:pt>
                <c:pt idx="702">
                  <c:v>-16.73061663</c:v>
                </c:pt>
                <c:pt idx="703">
                  <c:v>-18.805109300000002</c:v>
                </c:pt>
                <c:pt idx="704">
                  <c:v>-20.73829147</c:v>
                </c:pt>
                <c:pt idx="705">
                  <c:v>-22.609016359999998</c:v>
                </c:pt>
                <c:pt idx="706">
                  <c:v>-24.516080469999999</c:v>
                </c:pt>
                <c:pt idx="707">
                  <c:v>-26.475660380000001</c:v>
                </c:pt>
                <c:pt idx="708">
                  <c:v>-28.42097502</c:v>
                </c:pt>
                <c:pt idx="709">
                  <c:v>-30.375161240000001</c:v>
                </c:pt>
                <c:pt idx="710">
                  <c:v>-32.28097949</c:v>
                </c:pt>
                <c:pt idx="711">
                  <c:v>-34.04386272</c:v>
                </c:pt>
                <c:pt idx="712">
                  <c:v>-35.571828689999997</c:v>
                </c:pt>
                <c:pt idx="713">
                  <c:v>-36.764397809999998</c:v>
                </c:pt>
                <c:pt idx="714">
                  <c:v>-37.565893039999999</c:v>
                </c:pt>
                <c:pt idx="715">
                  <c:v>-38.010299940000003</c:v>
                </c:pt>
                <c:pt idx="716">
                  <c:v>-38.180330480000002</c:v>
                </c:pt>
                <c:pt idx="717">
                  <c:v>-38.219115850000001</c:v>
                </c:pt>
                <c:pt idx="718">
                  <c:v>-38.300407069999999</c:v>
                </c:pt>
                <c:pt idx="719">
                  <c:v>-38.507716010000003</c:v>
                </c:pt>
                <c:pt idx="720">
                  <c:v>-38.865496989999997</c:v>
                </c:pt>
                <c:pt idx="721">
                  <c:v>-39.362071669999999</c:v>
                </c:pt>
                <c:pt idx="722">
                  <c:v>-39.9513338</c:v>
                </c:pt>
                <c:pt idx="723">
                  <c:v>-40.58046384</c:v>
                </c:pt>
                <c:pt idx="724">
                  <c:v>-41.09466888</c:v>
                </c:pt>
                <c:pt idx="725">
                  <c:v>-41.334657489999998</c:v>
                </c:pt>
                <c:pt idx="726">
                  <c:v>-41.137693800000001</c:v>
                </c:pt>
                <c:pt idx="727">
                  <c:v>-40.366393279999997</c:v>
                </c:pt>
                <c:pt idx="728">
                  <c:v>-38.973008929999999</c:v>
                </c:pt>
                <c:pt idx="729">
                  <c:v>-36.952910379999999</c:v>
                </c:pt>
                <c:pt idx="730">
                  <c:v>-34.339190250000001</c:v>
                </c:pt>
                <c:pt idx="731">
                  <c:v>-31.174931180000002</c:v>
                </c:pt>
                <c:pt idx="732">
                  <c:v>-27.5812381</c:v>
                </c:pt>
                <c:pt idx="733">
                  <c:v>-23.653185539999999</c:v>
                </c:pt>
                <c:pt idx="734">
                  <c:v>-19.47594685</c:v>
                </c:pt>
                <c:pt idx="735">
                  <c:v>-15.167813629999999</c:v>
                </c:pt>
                <c:pt idx="736">
                  <c:v>-10.75802564</c:v>
                </c:pt>
                <c:pt idx="737">
                  <c:v>-6.2297943250000003</c:v>
                </c:pt>
                <c:pt idx="738">
                  <c:v>-1.5856264579999999</c:v>
                </c:pt>
                <c:pt idx="739">
                  <c:v>3.089178371</c:v>
                </c:pt>
                <c:pt idx="740">
                  <c:v>7.6672895629999998</c:v>
                </c:pt>
                <c:pt idx="741">
                  <c:v>12.018917269999999</c:v>
                </c:pt>
                <c:pt idx="742">
                  <c:v>16.084082909999999</c:v>
                </c:pt>
                <c:pt idx="743">
                  <c:v>19.810444690000001</c:v>
                </c:pt>
                <c:pt idx="744">
                  <c:v>23.21269659</c:v>
                </c:pt>
                <c:pt idx="745">
                  <c:v>26.484070060000001</c:v>
                </c:pt>
                <c:pt idx="746">
                  <c:v>29.86242292</c:v>
                </c:pt>
                <c:pt idx="747">
                  <c:v>33.467678300000003</c:v>
                </c:pt>
                <c:pt idx="748">
                  <c:v>37.201166600000001</c:v>
                </c:pt>
                <c:pt idx="749">
                  <c:v>40.508110850000001</c:v>
                </c:pt>
                <c:pt idx="750">
                  <c:v>42.719970609999997</c:v>
                </c:pt>
                <c:pt idx="751">
                  <c:v>43.348867239999997</c:v>
                </c:pt>
                <c:pt idx="752">
                  <c:v>42.851913490000001</c:v>
                </c:pt>
                <c:pt idx="753">
                  <c:v>42.323009839999997</c:v>
                </c:pt>
                <c:pt idx="754">
                  <c:v>42.306791080000004</c:v>
                </c:pt>
                <c:pt idx="755">
                  <c:v>42.56630114</c:v>
                </c:pt>
                <c:pt idx="756">
                  <c:v>42.441955620000002</c:v>
                </c:pt>
                <c:pt idx="757">
                  <c:v>41.528154790000002</c:v>
                </c:pt>
                <c:pt idx="758">
                  <c:v>40.048923289999998</c:v>
                </c:pt>
                <c:pt idx="759">
                  <c:v>38.652315629999997</c:v>
                </c:pt>
                <c:pt idx="760">
                  <c:v>37.821883069999998</c:v>
                </c:pt>
                <c:pt idx="761">
                  <c:v>37.472005869999997</c:v>
                </c:pt>
                <c:pt idx="762">
                  <c:v>37.149729170000001</c:v>
                </c:pt>
                <c:pt idx="763">
                  <c:v>36.433957470000003</c:v>
                </c:pt>
                <c:pt idx="764">
                  <c:v>35.24547622</c:v>
                </c:pt>
                <c:pt idx="765">
                  <c:v>33.798471480000003</c:v>
                </c:pt>
                <c:pt idx="766">
                  <c:v>32.344910710000001</c:v>
                </c:pt>
                <c:pt idx="767">
                  <c:v>31.072866449999999</c:v>
                </c:pt>
                <c:pt idx="768">
                  <c:v>30.0270288</c:v>
                </c:pt>
                <c:pt idx="769">
                  <c:v>29.146855469999998</c:v>
                </c:pt>
                <c:pt idx="770">
                  <c:v>28.348605559999999</c:v>
                </c:pt>
                <c:pt idx="771">
                  <c:v>27.590980049999999</c:v>
                </c:pt>
                <c:pt idx="772">
                  <c:v>26.853646529999999</c:v>
                </c:pt>
                <c:pt idx="773">
                  <c:v>26.076783079999998</c:v>
                </c:pt>
                <c:pt idx="774">
                  <c:v>25.236143009999999</c:v>
                </c:pt>
                <c:pt idx="775">
                  <c:v>24.38766695</c:v>
                </c:pt>
                <c:pt idx="776">
                  <c:v>23.595378920000002</c:v>
                </c:pt>
                <c:pt idx="777">
                  <c:v>22.855504060000001</c:v>
                </c:pt>
                <c:pt idx="778">
                  <c:v>22.137490119999999</c:v>
                </c:pt>
                <c:pt idx="779">
                  <c:v>21.431632369999999</c:v>
                </c:pt>
                <c:pt idx="780">
                  <c:v>20.725349090000002</c:v>
                </c:pt>
                <c:pt idx="781">
                  <c:v>19.953043300000001</c:v>
                </c:pt>
                <c:pt idx="782">
                  <c:v>19.02922556</c:v>
                </c:pt>
                <c:pt idx="783">
                  <c:v>17.956583330000001</c:v>
                </c:pt>
                <c:pt idx="784">
                  <c:v>16.77567784</c:v>
                </c:pt>
                <c:pt idx="785">
                  <c:v>15.477674759999999</c:v>
                </c:pt>
                <c:pt idx="786">
                  <c:v>14.10221415</c:v>
                </c:pt>
                <c:pt idx="787">
                  <c:v>12.72765637</c:v>
                </c:pt>
                <c:pt idx="788">
                  <c:v>11.47406578</c:v>
                </c:pt>
                <c:pt idx="789">
                  <c:v>10.4201543</c:v>
                </c:pt>
                <c:pt idx="790">
                  <c:v>9.5421274169999997</c:v>
                </c:pt>
                <c:pt idx="791">
                  <c:v>8.7245535479999994</c:v>
                </c:pt>
                <c:pt idx="792">
                  <c:v>7.8452719770000003</c:v>
                </c:pt>
                <c:pt idx="793">
                  <c:v>6.8472459380000004</c:v>
                </c:pt>
                <c:pt idx="794">
                  <c:v>5.7688534389999999</c:v>
                </c:pt>
                <c:pt idx="795">
                  <c:v>4.7114764500000001</c:v>
                </c:pt>
                <c:pt idx="796">
                  <c:v>3.759215481</c:v>
                </c:pt>
                <c:pt idx="797">
                  <c:v>2.868241872</c:v>
                </c:pt>
                <c:pt idx="798">
                  <c:v>1.984937194</c:v>
                </c:pt>
                <c:pt idx="799">
                  <c:v>1.07920197</c:v>
                </c:pt>
                <c:pt idx="800">
                  <c:v>0.11481269099999999</c:v>
                </c:pt>
                <c:pt idx="801">
                  <c:v>-0.888852843</c:v>
                </c:pt>
                <c:pt idx="802">
                  <c:v>-1.8508881260000001</c:v>
                </c:pt>
                <c:pt idx="803">
                  <c:v>-2.739604903</c:v>
                </c:pt>
                <c:pt idx="804">
                  <c:v>-3.579453005</c:v>
                </c:pt>
                <c:pt idx="805">
                  <c:v>-4.4463441450000003</c:v>
                </c:pt>
                <c:pt idx="806">
                  <c:v>-5.471372122</c:v>
                </c:pt>
                <c:pt idx="807">
                  <c:v>-6.6111690000000003</c:v>
                </c:pt>
                <c:pt idx="808">
                  <c:v>-7.7682593600000001</c:v>
                </c:pt>
                <c:pt idx="809">
                  <c:v>-8.8968765530000002</c:v>
                </c:pt>
                <c:pt idx="810">
                  <c:v>-9.9579276819999993</c:v>
                </c:pt>
                <c:pt idx="811">
                  <c:v>-10.954978150000001</c:v>
                </c:pt>
                <c:pt idx="812">
                  <c:v>-11.88726037</c:v>
                </c:pt>
                <c:pt idx="813">
                  <c:v>-12.7728088</c:v>
                </c:pt>
                <c:pt idx="814">
                  <c:v>-13.644991539999999</c:v>
                </c:pt>
                <c:pt idx="815">
                  <c:v>-14.594147230000001</c:v>
                </c:pt>
                <c:pt idx="816">
                  <c:v>-15.65078705</c:v>
                </c:pt>
                <c:pt idx="817">
                  <c:v>-16.784691850000002</c:v>
                </c:pt>
                <c:pt idx="818">
                  <c:v>-17.935957590000001</c:v>
                </c:pt>
                <c:pt idx="819">
                  <c:v>-19.0110961</c:v>
                </c:pt>
                <c:pt idx="820">
                  <c:v>-19.92390335</c:v>
                </c:pt>
                <c:pt idx="821">
                  <c:v>-20.650244749999999</c:v>
                </c:pt>
                <c:pt idx="822">
                  <c:v>-21.16945939</c:v>
                </c:pt>
                <c:pt idx="823">
                  <c:v>-21.516682419999999</c:v>
                </c:pt>
                <c:pt idx="824">
                  <c:v>-21.79279988</c:v>
                </c:pt>
                <c:pt idx="825">
                  <c:v>-22.056780100000001</c:v>
                </c:pt>
                <c:pt idx="826">
                  <c:v>-22.249451059999998</c:v>
                </c:pt>
                <c:pt idx="827">
                  <c:v>-22.229913740000001</c:v>
                </c:pt>
                <c:pt idx="828">
                  <c:v>-21.8262827</c:v>
                </c:pt>
                <c:pt idx="829">
                  <c:v>-20.867083050000002</c:v>
                </c:pt>
                <c:pt idx="830">
                  <c:v>-19.32612151</c:v>
                </c:pt>
                <c:pt idx="831">
                  <c:v>-17.144020619999999</c:v>
                </c:pt>
                <c:pt idx="832">
                  <c:v>-14.360231560000001</c:v>
                </c:pt>
                <c:pt idx="833">
                  <c:v>-11.088547569999999</c:v>
                </c:pt>
                <c:pt idx="834">
                  <c:v>-7.4738682409999999</c:v>
                </c:pt>
                <c:pt idx="835">
                  <c:v>-3.675308496</c:v>
                </c:pt>
                <c:pt idx="836">
                  <c:v>0.154041714</c:v>
                </c:pt>
                <c:pt idx="837">
                  <c:v>3.9172834600000002</c:v>
                </c:pt>
                <c:pt idx="838">
                  <c:v>7.5303467499999996</c:v>
                </c:pt>
                <c:pt idx="839">
                  <c:v>10.92847956</c:v>
                </c:pt>
                <c:pt idx="840">
                  <c:v>14.13125426</c:v>
                </c:pt>
                <c:pt idx="841">
                  <c:v>17.239289459999998</c:v>
                </c:pt>
                <c:pt idx="842">
                  <c:v>20.417674330000001</c:v>
                </c:pt>
                <c:pt idx="843">
                  <c:v>23.72979776</c:v>
                </c:pt>
                <c:pt idx="844">
                  <c:v>27.029935170000002</c:v>
                </c:pt>
                <c:pt idx="845">
                  <c:v>30.170400780000001</c:v>
                </c:pt>
                <c:pt idx="846">
                  <c:v>32.966154250000002</c:v>
                </c:pt>
                <c:pt idx="847">
                  <c:v>35.450112259999997</c:v>
                </c:pt>
                <c:pt idx="848">
                  <c:v>37.728659620000002</c:v>
                </c:pt>
                <c:pt idx="849">
                  <c:v>39.863651750000002</c:v>
                </c:pt>
                <c:pt idx="850">
                  <c:v>41.872507249999998</c:v>
                </c:pt>
                <c:pt idx="851">
                  <c:v>43.728296110000002</c:v>
                </c:pt>
                <c:pt idx="852">
                  <c:v>45.310766399999999</c:v>
                </c:pt>
                <c:pt idx="853">
                  <c:v>46.496434499999999</c:v>
                </c:pt>
                <c:pt idx="854">
                  <c:v>47.235218070000002</c:v>
                </c:pt>
                <c:pt idx="855">
                  <c:v>47.463809959999999</c:v>
                </c:pt>
                <c:pt idx="856">
                  <c:v>47.242585390000002</c:v>
                </c:pt>
                <c:pt idx="857">
                  <c:v>46.811954380000003</c:v>
                </c:pt>
                <c:pt idx="858">
                  <c:v>46.461462449999999</c:v>
                </c:pt>
                <c:pt idx="859">
                  <c:v>46.370312820000002</c:v>
                </c:pt>
                <c:pt idx="860">
                  <c:v>46.48228134</c:v>
                </c:pt>
                <c:pt idx="861">
                  <c:v>46.52209998</c:v>
                </c:pt>
                <c:pt idx="862">
                  <c:v>46.326394440000001</c:v>
                </c:pt>
                <c:pt idx="863">
                  <c:v>45.83460195</c:v>
                </c:pt>
                <c:pt idx="864">
                  <c:v>44.985567670000002</c:v>
                </c:pt>
                <c:pt idx="865">
                  <c:v>43.807508660000003</c:v>
                </c:pt>
                <c:pt idx="866">
                  <c:v>42.440671420000001</c:v>
                </c:pt>
                <c:pt idx="867">
                  <c:v>41.094744740000003</c:v>
                </c:pt>
                <c:pt idx="868">
                  <c:v>39.916112920000003</c:v>
                </c:pt>
                <c:pt idx="869">
                  <c:v>38.893866299999999</c:v>
                </c:pt>
                <c:pt idx="870">
                  <c:v>37.92129096</c:v>
                </c:pt>
                <c:pt idx="871">
                  <c:v>36.928053319999997</c:v>
                </c:pt>
                <c:pt idx="872">
                  <c:v>35.917686289999999</c:v>
                </c:pt>
                <c:pt idx="873">
                  <c:v>34.881579129999999</c:v>
                </c:pt>
                <c:pt idx="874">
                  <c:v>33.786040280000002</c:v>
                </c:pt>
                <c:pt idx="875">
                  <c:v>32.555613219999998</c:v>
                </c:pt>
                <c:pt idx="876">
                  <c:v>31.204418669999999</c:v>
                </c:pt>
                <c:pt idx="877">
                  <c:v>29.794870020000001</c:v>
                </c:pt>
                <c:pt idx="878">
                  <c:v>28.306777140000001</c:v>
                </c:pt>
                <c:pt idx="879">
                  <c:v>26.57701986</c:v>
                </c:pt>
                <c:pt idx="880">
                  <c:v>24.609845580000002</c:v>
                </c:pt>
                <c:pt idx="881">
                  <c:v>22.56993207</c:v>
                </c:pt>
                <c:pt idx="882">
                  <c:v>20.569202950000001</c:v>
                </c:pt>
                <c:pt idx="883">
                  <c:v>18.589929309999999</c:v>
                </c:pt>
                <c:pt idx="884">
                  <c:v>16.610836679999998</c:v>
                </c:pt>
                <c:pt idx="885">
                  <c:v>14.64245975</c:v>
                </c:pt>
                <c:pt idx="886">
                  <c:v>12.636720009999999</c:v>
                </c:pt>
                <c:pt idx="887">
                  <c:v>10.436165069999999</c:v>
                </c:pt>
                <c:pt idx="888">
                  <c:v>7.9097859909999997</c:v>
                </c:pt>
                <c:pt idx="889">
                  <c:v>5.1581159310000002</c:v>
                </c:pt>
                <c:pt idx="890">
                  <c:v>2.454031912</c:v>
                </c:pt>
                <c:pt idx="891">
                  <c:v>2.809654E-3</c:v>
                </c:pt>
                <c:pt idx="892">
                  <c:v>-2.0794546189999998</c:v>
                </c:pt>
                <c:pt idx="893">
                  <c:v>-3.7473330269999998</c:v>
                </c:pt>
                <c:pt idx="894">
                  <c:v>-5.0706736059999997</c:v>
                </c:pt>
                <c:pt idx="895">
                  <c:v>-6.329983854</c:v>
                </c:pt>
                <c:pt idx="896">
                  <c:v>-7.8411425169999998</c:v>
                </c:pt>
                <c:pt idx="897">
                  <c:v>-9.6929580069999997</c:v>
                </c:pt>
                <c:pt idx="898">
                  <c:v>-11.73502161</c:v>
                </c:pt>
                <c:pt idx="899">
                  <c:v>-13.75406589</c:v>
                </c:pt>
                <c:pt idx="900">
                  <c:v>-15.5817523</c:v>
                </c:pt>
                <c:pt idx="901">
                  <c:v>-17.061058890000002</c:v>
                </c:pt>
                <c:pt idx="902">
                  <c:v>-18.141648369999999</c:v>
                </c:pt>
                <c:pt idx="903">
                  <c:v>-18.94522091</c:v>
                </c:pt>
                <c:pt idx="904">
                  <c:v>-19.657466230000001</c:v>
                </c:pt>
                <c:pt idx="905">
                  <c:v>-20.476664979999999</c:v>
                </c:pt>
                <c:pt idx="906">
                  <c:v>-21.515136819999999</c:v>
                </c:pt>
                <c:pt idx="907">
                  <c:v>-22.795004850000002</c:v>
                </c:pt>
                <c:pt idx="908">
                  <c:v>-24.17103835</c:v>
                </c:pt>
                <c:pt idx="909">
                  <c:v>-25.624029820000001</c:v>
                </c:pt>
                <c:pt idx="910">
                  <c:v>-27.073971090000001</c:v>
                </c:pt>
                <c:pt idx="911">
                  <c:v>-28.34028356</c:v>
                </c:pt>
                <c:pt idx="912">
                  <c:v>-29.277847489999999</c:v>
                </c:pt>
                <c:pt idx="913">
                  <c:v>-29.899213360000001</c:v>
                </c:pt>
                <c:pt idx="914">
                  <c:v>-30.26587786</c:v>
                </c:pt>
                <c:pt idx="915">
                  <c:v>-30.349682439999999</c:v>
                </c:pt>
                <c:pt idx="916">
                  <c:v>-30.178265870000001</c:v>
                </c:pt>
                <c:pt idx="917">
                  <c:v>-29.807598469999999</c:v>
                </c:pt>
                <c:pt idx="918">
                  <c:v>-29.193327879999998</c:v>
                </c:pt>
                <c:pt idx="919">
                  <c:v>-28.207636369999999</c:v>
                </c:pt>
                <c:pt idx="920">
                  <c:v>-26.777084680000002</c:v>
                </c:pt>
                <c:pt idx="921">
                  <c:v>-24.840677079999999</c:v>
                </c:pt>
                <c:pt idx="922">
                  <c:v>-22.4080057</c:v>
                </c:pt>
                <c:pt idx="923">
                  <c:v>-19.56332557</c:v>
                </c:pt>
                <c:pt idx="924">
                  <c:v>-16.43177446</c:v>
                </c:pt>
                <c:pt idx="925">
                  <c:v>-13.13352871</c:v>
                </c:pt>
                <c:pt idx="926">
                  <c:v>-9.719627354</c:v>
                </c:pt>
                <c:pt idx="927">
                  <c:v>-6.2142718669999999</c:v>
                </c:pt>
                <c:pt idx="928">
                  <c:v>-2.6401365700000001</c:v>
                </c:pt>
                <c:pt idx="929">
                  <c:v>0.98785732199999998</c:v>
                </c:pt>
                <c:pt idx="930">
                  <c:v>4.5906057149999997</c:v>
                </c:pt>
                <c:pt idx="931">
                  <c:v>8.0221778009999998</c:v>
                </c:pt>
                <c:pt idx="932">
                  <c:v>11.1416051</c:v>
                </c:pt>
                <c:pt idx="933">
                  <c:v>13.934082460000001</c:v>
                </c:pt>
                <c:pt idx="934">
                  <c:v>16.551636469999998</c:v>
                </c:pt>
                <c:pt idx="935">
                  <c:v>19.23274176</c:v>
                </c:pt>
                <c:pt idx="936">
                  <c:v>22.162782570000001</c:v>
                </c:pt>
                <c:pt idx="937">
                  <c:v>25.34612138</c:v>
                </c:pt>
                <c:pt idx="938">
                  <c:v>28.486167529999999</c:v>
                </c:pt>
                <c:pt idx="939">
                  <c:v>31.14544308</c:v>
                </c:pt>
                <c:pt idx="940">
                  <c:v>33.077633220000003</c:v>
                </c:pt>
                <c:pt idx="941">
                  <c:v>34.385586410000002</c:v>
                </c:pt>
                <c:pt idx="942">
                  <c:v>35.101045599999999</c:v>
                </c:pt>
                <c:pt idx="943">
                  <c:v>35.28487131</c:v>
                </c:pt>
                <c:pt idx="944">
                  <c:v>35.263197769999998</c:v>
                </c:pt>
                <c:pt idx="945">
                  <c:v>35.354828509999997</c:v>
                </c:pt>
                <c:pt idx="946">
                  <c:v>35.743044380000001</c:v>
                </c:pt>
                <c:pt idx="947">
                  <c:v>36.319679549999996</c:v>
                </c:pt>
                <c:pt idx="948">
                  <c:v>36.746577279999997</c:v>
                </c:pt>
                <c:pt idx="949">
                  <c:v>36.805335139999997</c:v>
                </c:pt>
                <c:pt idx="950">
                  <c:v>36.537286170000002</c:v>
                </c:pt>
                <c:pt idx="951">
                  <c:v>36.104158269999999</c:v>
                </c:pt>
                <c:pt idx="952">
                  <c:v>35.67554037</c:v>
                </c:pt>
                <c:pt idx="953">
                  <c:v>35.28730006</c:v>
                </c:pt>
                <c:pt idx="954">
                  <c:v>34.859534080000003</c:v>
                </c:pt>
                <c:pt idx="955">
                  <c:v>34.375078999999999</c:v>
                </c:pt>
                <c:pt idx="956">
                  <c:v>33.8309724</c:v>
                </c:pt>
                <c:pt idx="957">
                  <c:v>33.214446010000003</c:v>
                </c:pt>
                <c:pt idx="958">
                  <c:v>32.496913110000001</c:v>
                </c:pt>
                <c:pt idx="959">
                  <c:v>31.695832930000002</c:v>
                </c:pt>
                <c:pt idx="960">
                  <c:v>30.921904990000002</c:v>
                </c:pt>
                <c:pt idx="961">
                  <c:v>30.230747229999999</c:v>
                </c:pt>
                <c:pt idx="962">
                  <c:v>29.55437092</c:v>
                </c:pt>
                <c:pt idx="963">
                  <c:v>28.823701499999999</c:v>
                </c:pt>
                <c:pt idx="964">
                  <c:v>28.032331630000002</c:v>
                </c:pt>
                <c:pt idx="965">
                  <c:v>27.185243</c:v>
                </c:pt>
                <c:pt idx="966">
                  <c:v>26.256419739999998</c:v>
                </c:pt>
                <c:pt idx="967">
                  <c:v>25.26695935</c:v>
                </c:pt>
                <c:pt idx="968">
                  <c:v>24.226354140000002</c:v>
                </c:pt>
                <c:pt idx="969">
                  <c:v>23.12239542</c:v>
                </c:pt>
                <c:pt idx="970">
                  <c:v>21.96689297</c:v>
                </c:pt>
                <c:pt idx="971">
                  <c:v>20.780002270000001</c:v>
                </c:pt>
                <c:pt idx="972">
                  <c:v>19.58809742</c:v>
                </c:pt>
                <c:pt idx="973">
                  <c:v>18.354886430000001</c:v>
                </c:pt>
                <c:pt idx="974">
                  <c:v>17.00694013</c:v>
                </c:pt>
                <c:pt idx="975">
                  <c:v>15.57227578</c:v>
                </c:pt>
                <c:pt idx="976">
                  <c:v>14.10086349</c:v>
                </c:pt>
                <c:pt idx="977">
                  <c:v>12.59926954</c:v>
                </c:pt>
                <c:pt idx="978">
                  <c:v>11.08875653</c:v>
                </c:pt>
                <c:pt idx="979">
                  <c:v>9.6052667169999992</c:v>
                </c:pt>
                <c:pt idx="980">
                  <c:v>8.1069433229999994</c:v>
                </c:pt>
                <c:pt idx="981">
                  <c:v>6.4686940960000001</c:v>
                </c:pt>
                <c:pt idx="982">
                  <c:v>4.5320195339999998</c:v>
                </c:pt>
                <c:pt idx="983">
                  <c:v>2.3124317639999998</c:v>
                </c:pt>
                <c:pt idx="984">
                  <c:v>-2.7494592000000002E-2</c:v>
                </c:pt>
                <c:pt idx="985">
                  <c:v>-2.3683886200000002</c:v>
                </c:pt>
                <c:pt idx="986">
                  <c:v>-4.6335170669999997</c:v>
                </c:pt>
                <c:pt idx="987">
                  <c:v>-6.7119510059999996</c:v>
                </c:pt>
                <c:pt idx="988">
                  <c:v>-8.584684566</c:v>
                </c:pt>
                <c:pt idx="989">
                  <c:v>-10.338646069999999</c:v>
                </c:pt>
                <c:pt idx="990">
                  <c:v>-12.141311849999999</c:v>
                </c:pt>
                <c:pt idx="991">
                  <c:v>-14.15154422</c:v>
                </c:pt>
                <c:pt idx="992">
                  <c:v>-16.35345135</c:v>
                </c:pt>
                <c:pt idx="993">
                  <c:v>-18.6187188</c:v>
                </c:pt>
                <c:pt idx="994">
                  <c:v>-20.818306570000001</c:v>
                </c:pt>
                <c:pt idx="995">
                  <c:v>-22.926798139999999</c:v>
                </c:pt>
                <c:pt idx="996">
                  <c:v>-24.91214987</c:v>
                </c:pt>
                <c:pt idx="997">
                  <c:v>-26.707643999999998</c:v>
                </c:pt>
                <c:pt idx="998">
                  <c:v>-28.33425836</c:v>
                </c:pt>
                <c:pt idx="999">
                  <c:v>-29.907728890000001</c:v>
                </c:pt>
                <c:pt idx="1000">
                  <c:v>-31.380520189999999</c:v>
                </c:pt>
                <c:pt idx="1001">
                  <c:v>-32.662641669999999</c:v>
                </c:pt>
                <c:pt idx="1002">
                  <c:v>-33.754733530000003</c:v>
                </c:pt>
                <c:pt idx="1003">
                  <c:v>-34.686872319999999</c:v>
                </c:pt>
                <c:pt idx="1004">
                  <c:v>-35.30230332</c:v>
                </c:pt>
                <c:pt idx="1005">
                  <c:v>-35.552762530000003</c:v>
                </c:pt>
                <c:pt idx="1006">
                  <c:v>-35.423024499999997</c:v>
                </c:pt>
                <c:pt idx="1007">
                  <c:v>-34.953005910000002</c:v>
                </c:pt>
                <c:pt idx="1008">
                  <c:v>-34.187433210000002</c:v>
                </c:pt>
                <c:pt idx="1009">
                  <c:v>-33.186531989999999</c:v>
                </c:pt>
                <c:pt idx="1010">
                  <c:v>-31.97632557</c:v>
                </c:pt>
                <c:pt idx="1011">
                  <c:v>-30.524207019999999</c:v>
                </c:pt>
                <c:pt idx="1012">
                  <c:v>-28.754548379999999</c:v>
                </c:pt>
                <c:pt idx="1013">
                  <c:v>-26.590433990000001</c:v>
                </c:pt>
                <c:pt idx="1014">
                  <c:v>-23.994390809999999</c:v>
                </c:pt>
                <c:pt idx="1015">
                  <c:v>-20.96997679</c:v>
                </c:pt>
                <c:pt idx="1016">
                  <c:v>-17.629419380000002</c:v>
                </c:pt>
                <c:pt idx="1017">
                  <c:v>-14.22600409</c:v>
                </c:pt>
                <c:pt idx="1018">
                  <c:v>-10.923847070000001</c:v>
                </c:pt>
                <c:pt idx="1019">
                  <c:v>-7.8240918669999999</c:v>
                </c:pt>
                <c:pt idx="1020">
                  <c:v>-4.8846844090000001</c:v>
                </c:pt>
                <c:pt idx="1021">
                  <c:v>-2.0247047810000001</c:v>
                </c:pt>
                <c:pt idx="1022">
                  <c:v>0.83117061400000003</c:v>
                </c:pt>
                <c:pt idx="1023">
                  <c:v>3.7483820419999998</c:v>
                </c:pt>
                <c:pt idx="1024">
                  <c:v>6.6989335810000004</c:v>
                </c:pt>
                <c:pt idx="1025">
                  <c:v>9.5573810300000002</c:v>
                </c:pt>
                <c:pt idx="1026">
                  <c:v>12.22505043</c:v>
                </c:pt>
                <c:pt idx="1027">
                  <c:v>14.560184980000001</c:v>
                </c:pt>
                <c:pt idx="1028">
                  <c:v>16.544914940000002</c:v>
                </c:pt>
                <c:pt idx="1029">
                  <c:v>18.227798</c:v>
                </c:pt>
                <c:pt idx="1030">
                  <c:v>19.744653880000001</c:v>
                </c:pt>
                <c:pt idx="1031">
                  <c:v>21.34606788</c:v>
                </c:pt>
                <c:pt idx="1032">
                  <c:v>22.969666289999999</c:v>
                </c:pt>
                <c:pt idx="1033">
                  <c:v>24.11891382</c:v>
                </c:pt>
                <c:pt idx="1034">
                  <c:v>24.62803302</c:v>
                </c:pt>
                <c:pt idx="1035">
                  <c:v>24.86538242</c:v>
                </c:pt>
                <c:pt idx="1036">
                  <c:v>25.280456699999998</c:v>
                </c:pt>
                <c:pt idx="1037">
                  <c:v>25.830862119999999</c:v>
                </c:pt>
                <c:pt idx="1038">
                  <c:v>26.249610440000001</c:v>
                </c:pt>
                <c:pt idx="1039">
                  <c:v>26.489541930000001</c:v>
                </c:pt>
                <c:pt idx="1040">
                  <c:v>26.628434129999999</c:v>
                </c:pt>
                <c:pt idx="1041">
                  <c:v>26.665807829999999</c:v>
                </c:pt>
                <c:pt idx="1042">
                  <c:v>26.51983379</c:v>
                </c:pt>
                <c:pt idx="1043">
                  <c:v>26.128944319999999</c:v>
                </c:pt>
                <c:pt idx="1044">
                  <c:v>25.57281073</c:v>
                </c:pt>
                <c:pt idx="1045">
                  <c:v>25.04636902</c:v>
                </c:pt>
                <c:pt idx="1046">
                  <c:v>24.643431939999999</c:v>
                </c:pt>
                <c:pt idx="1047">
                  <c:v>24.270858839999999</c:v>
                </c:pt>
                <c:pt idx="1048">
                  <c:v>23.836605559999999</c:v>
                </c:pt>
                <c:pt idx="1049">
                  <c:v>23.33245625</c:v>
                </c:pt>
                <c:pt idx="1050">
                  <c:v>22.725281119999998</c:v>
                </c:pt>
                <c:pt idx="1051">
                  <c:v>22.014972140000001</c:v>
                </c:pt>
                <c:pt idx="1052">
                  <c:v>21.276969999999999</c:v>
                </c:pt>
                <c:pt idx="1053">
                  <c:v>20.579010520000001</c:v>
                </c:pt>
                <c:pt idx="1054">
                  <c:v>19.95551807</c:v>
                </c:pt>
                <c:pt idx="1055">
                  <c:v>19.407589550000001</c:v>
                </c:pt>
                <c:pt idx="1056">
                  <c:v>18.87208678</c:v>
                </c:pt>
                <c:pt idx="1057">
                  <c:v>18.257642579999999</c:v>
                </c:pt>
                <c:pt idx="1058">
                  <c:v>17.546343010000001</c:v>
                </c:pt>
                <c:pt idx="1059">
                  <c:v>16.744811049999999</c:v>
                </c:pt>
                <c:pt idx="1060">
                  <c:v>15.856636030000001</c:v>
                </c:pt>
                <c:pt idx="1061">
                  <c:v>14.883696090000001</c:v>
                </c:pt>
                <c:pt idx="1062">
                  <c:v>13.865816410000001</c:v>
                </c:pt>
                <c:pt idx="1063">
                  <c:v>12.828018520000001</c:v>
                </c:pt>
                <c:pt idx="1064">
                  <c:v>11.775429089999999</c:v>
                </c:pt>
                <c:pt idx="1065">
                  <c:v>10.69052157</c:v>
                </c:pt>
                <c:pt idx="1066">
                  <c:v>9.5658903940000002</c:v>
                </c:pt>
                <c:pt idx="1067">
                  <c:v>8.3256669859999999</c:v>
                </c:pt>
                <c:pt idx="1068">
                  <c:v>6.8001341460000004</c:v>
                </c:pt>
                <c:pt idx="1069">
                  <c:v>4.8512796829999996</c:v>
                </c:pt>
                <c:pt idx="1070">
                  <c:v>2.4173289900000001</c:v>
                </c:pt>
                <c:pt idx="1071">
                  <c:v>-0.43962046999999999</c:v>
                </c:pt>
                <c:pt idx="1072">
                  <c:v>-3.5209475609999998</c:v>
                </c:pt>
                <c:pt idx="1073">
                  <c:v>-6.6232368700000004</c:v>
                </c:pt>
                <c:pt idx="1074">
                  <c:v>-9.5938083519999999</c:v>
                </c:pt>
                <c:pt idx="1075">
                  <c:v>-12.347341070000001</c:v>
                </c:pt>
                <c:pt idx="1076">
                  <c:v>-14.91000614</c:v>
                </c:pt>
                <c:pt idx="1077">
                  <c:v>-17.37995802</c:v>
                </c:pt>
                <c:pt idx="1078">
                  <c:v>-19.87483464</c:v>
                </c:pt>
                <c:pt idx="1079">
                  <c:v>-22.56857565</c:v>
                </c:pt>
                <c:pt idx="1080">
                  <c:v>-25.605156449999999</c:v>
                </c:pt>
                <c:pt idx="1081">
                  <c:v>-28.93930143</c:v>
                </c:pt>
                <c:pt idx="1082">
                  <c:v>-32.385980920000002</c:v>
                </c:pt>
                <c:pt idx="1083">
                  <c:v>-35.736564299999998</c:v>
                </c:pt>
                <c:pt idx="1084">
                  <c:v>-38.905394010000002</c:v>
                </c:pt>
                <c:pt idx="1085">
                  <c:v>-41.773128730000003</c:v>
                </c:pt>
                <c:pt idx="1086">
                  <c:v>-44.283564220000002</c:v>
                </c:pt>
                <c:pt idx="1087">
                  <c:v>-46.370978389999998</c:v>
                </c:pt>
                <c:pt idx="1088">
                  <c:v>-48.079538890000002</c:v>
                </c:pt>
                <c:pt idx="1089">
                  <c:v>-49.497345750000001</c:v>
                </c:pt>
                <c:pt idx="1090">
                  <c:v>-50.659665009999998</c:v>
                </c:pt>
                <c:pt idx="1091">
                  <c:v>-51.562396849999999</c:v>
                </c:pt>
                <c:pt idx="1092">
                  <c:v>-52.290200540000001</c:v>
                </c:pt>
                <c:pt idx="1093">
                  <c:v>-52.922749379999999</c:v>
                </c:pt>
                <c:pt idx="1094">
                  <c:v>-53.516533619999997</c:v>
                </c:pt>
                <c:pt idx="1095">
                  <c:v>-54.122772820000002</c:v>
                </c:pt>
                <c:pt idx="1096">
                  <c:v>-54.765119210000002</c:v>
                </c:pt>
                <c:pt idx="1097">
                  <c:v>-55.429649759999997</c:v>
                </c:pt>
                <c:pt idx="1098">
                  <c:v>-56.063690530000002</c:v>
                </c:pt>
                <c:pt idx="1099">
                  <c:v>-56.63166056</c:v>
                </c:pt>
                <c:pt idx="1100">
                  <c:v>-57.093670750000001</c:v>
                </c:pt>
                <c:pt idx="1101">
                  <c:v>-57.420401429999998</c:v>
                </c:pt>
                <c:pt idx="1102">
                  <c:v>-57.53199292</c:v>
                </c:pt>
                <c:pt idx="1103">
                  <c:v>-57.348416950000001</c:v>
                </c:pt>
                <c:pt idx="1104">
                  <c:v>-56.743443489999997</c:v>
                </c:pt>
                <c:pt idx="1105">
                  <c:v>-55.592992760000001</c:v>
                </c:pt>
                <c:pt idx="1106">
                  <c:v>-53.817176119999999</c:v>
                </c:pt>
                <c:pt idx="1107">
                  <c:v>-51.3674429</c:v>
                </c:pt>
                <c:pt idx="1108">
                  <c:v>-48.317440320000003</c:v>
                </c:pt>
                <c:pt idx="1109">
                  <c:v>-44.809180410000003</c:v>
                </c:pt>
                <c:pt idx="1110">
                  <c:v>-40.943937210000001</c:v>
                </c:pt>
                <c:pt idx="1111">
                  <c:v>-36.792945719999999</c:v>
                </c:pt>
                <c:pt idx="1112">
                  <c:v>-32.465759030000001</c:v>
                </c:pt>
                <c:pt idx="1113">
                  <c:v>-28.043351909999998</c:v>
                </c:pt>
                <c:pt idx="1114">
                  <c:v>-23.599909650000001</c:v>
                </c:pt>
                <c:pt idx="1115">
                  <c:v>-19.20292486</c:v>
                </c:pt>
                <c:pt idx="1116">
                  <c:v>-14.9009479</c:v>
                </c:pt>
                <c:pt idx="1117">
                  <c:v>-10.73191666</c:v>
                </c:pt>
                <c:pt idx="1118">
                  <c:v>-6.7229822080000003</c:v>
                </c:pt>
                <c:pt idx="1119">
                  <c:v>-2.9138667040000001</c:v>
                </c:pt>
                <c:pt idx="1120">
                  <c:v>0.71182313100000005</c:v>
                </c:pt>
                <c:pt idx="1121">
                  <c:v>4.0941208079999996</c:v>
                </c:pt>
                <c:pt idx="1122">
                  <c:v>7.1925621719999997</c:v>
                </c:pt>
                <c:pt idx="1123">
                  <c:v>9.9549943279999997</c:v>
                </c:pt>
                <c:pt idx="1124">
                  <c:v>12.381955120000001</c:v>
                </c:pt>
                <c:pt idx="1125">
                  <c:v>14.501040679999999</c:v>
                </c:pt>
                <c:pt idx="1126">
                  <c:v>16.355573289999999</c:v>
                </c:pt>
                <c:pt idx="1127">
                  <c:v>17.9857847</c:v>
                </c:pt>
                <c:pt idx="1128">
                  <c:v>19.429751469999999</c:v>
                </c:pt>
                <c:pt idx="1129">
                  <c:v>20.586440540000002</c:v>
                </c:pt>
                <c:pt idx="1130">
                  <c:v>21.28915877</c:v>
                </c:pt>
                <c:pt idx="1131">
                  <c:v>21.689704970000001</c:v>
                </c:pt>
                <c:pt idx="1132">
                  <c:v>21.873946549999999</c:v>
                </c:pt>
                <c:pt idx="1133">
                  <c:v>21.836554660000001</c:v>
                </c:pt>
                <c:pt idx="1134">
                  <c:v>21.54297167</c:v>
                </c:pt>
                <c:pt idx="1135">
                  <c:v>20.853619049999999</c:v>
                </c:pt>
                <c:pt idx="1136">
                  <c:v>19.806602030000001</c:v>
                </c:pt>
                <c:pt idx="1137">
                  <c:v>18.626996510000001</c:v>
                </c:pt>
                <c:pt idx="1138">
                  <c:v>17.562058260000001</c:v>
                </c:pt>
                <c:pt idx="1139">
                  <c:v>16.80964934</c:v>
                </c:pt>
                <c:pt idx="1140">
                  <c:v>16.432428569999999</c:v>
                </c:pt>
                <c:pt idx="1141">
                  <c:v>16.35507698</c:v>
                </c:pt>
                <c:pt idx="1142">
                  <c:v>16.385764699999999</c:v>
                </c:pt>
                <c:pt idx="1143">
                  <c:v>16.35108138</c:v>
                </c:pt>
                <c:pt idx="1144">
                  <c:v>16.223977479999999</c:v>
                </c:pt>
                <c:pt idx="1145">
                  <c:v>16.080294930000001</c:v>
                </c:pt>
                <c:pt idx="1146">
                  <c:v>15.978044949999999</c:v>
                </c:pt>
                <c:pt idx="1147">
                  <c:v>15.90286719</c:v>
                </c:pt>
                <c:pt idx="1148">
                  <c:v>15.80198371</c:v>
                </c:pt>
                <c:pt idx="1149">
                  <c:v>15.67317899</c:v>
                </c:pt>
                <c:pt idx="1150">
                  <c:v>15.479397069999999</c:v>
                </c:pt>
                <c:pt idx="1151">
                  <c:v>15.196915669999999</c:v>
                </c:pt>
                <c:pt idx="1152">
                  <c:v>14.79110614</c:v>
                </c:pt>
                <c:pt idx="1153">
                  <c:v>14.287440589999999</c:v>
                </c:pt>
                <c:pt idx="1154">
                  <c:v>13.7472742</c:v>
                </c:pt>
                <c:pt idx="1155">
                  <c:v>13.154260600000001</c:v>
                </c:pt>
                <c:pt idx="1156">
                  <c:v>12.504192509999999</c:v>
                </c:pt>
                <c:pt idx="1157">
                  <c:v>11.80133198</c:v>
                </c:pt>
                <c:pt idx="1158">
                  <c:v>11.020093920000001</c:v>
                </c:pt>
                <c:pt idx="1159">
                  <c:v>10.132644239999999</c:v>
                </c:pt>
                <c:pt idx="1160">
                  <c:v>9.0699853739999998</c:v>
                </c:pt>
                <c:pt idx="1161">
                  <c:v>7.7814981059999999</c:v>
                </c:pt>
                <c:pt idx="1162">
                  <c:v>6.2892482840000001</c:v>
                </c:pt>
                <c:pt idx="1163">
                  <c:v>4.6273341390000002</c:v>
                </c:pt>
                <c:pt idx="1164">
                  <c:v>2.8352600360000002</c:v>
                </c:pt>
                <c:pt idx="1165">
                  <c:v>0.98879103499999998</c:v>
                </c:pt>
                <c:pt idx="1166">
                  <c:v>-0.85927910600000001</c:v>
                </c:pt>
                <c:pt idx="1167">
                  <c:v>-2.6910557430000002</c:v>
                </c:pt>
                <c:pt idx="1168">
                  <c:v>-4.5143958089999998</c:v>
                </c:pt>
                <c:pt idx="1169">
                  <c:v>-6.3439553320000002</c:v>
                </c:pt>
                <c:pt idx="1170">
                  <c:v>-8.2524250860000006</c:v>
                </c:pt>
                <c:pt idx="1171">
                  <c:v>-10.33119834</c:v>
                </c:pt>
                <c:pt idx="1172">
                  <c:v>-12.638940079999999</c:v>
                </c:pt>
                <c:pt idx="1173">
                  <c:v>-15.191919560000001</c:v>
                </c:pt>
                <c:pt idx="1174">
                  <c:v>-17.941678079999999</c:v>
                </c:pt>
                <c:pt idx="1175">
                  <c:v>-20.811216219999999</c:v>
                </c:pt>
                <c:pt idx="1176">
                  <c:v>-23.756153340000001</c:v>
                </c:pt>
                <c:pt idx="1177">
                  <c:v>-26.70946399</c:v>
                </c:pt>
                <c:pt idx="1178">
                  <c:v>-29.624933429999999</c:v>
                </c:pt>
                <c:pt idx="1179">
                  <c:v>-32.490899200000001</c:v>
                </c:pt>
                <c:pt idx="1180">
                  <c:v>-35.273064560000002</c:v>
                </c:pt>
                <c:pt idx="1181">
                  <c:v>-38.011572110000003</c:v>
                </c:pt>
                <c:pt idx="1182">
                  <c:v>-40.72272701</c:v>
                </c:pt>
                <c:pt idx="1183">
                  <c:v>-43.40081807</c:v>
                </c:pt>
                <c:pt idx="1184">
                  <c:v>-46.045879499999998</c:v>
                </c:pt>
                <c:pt idx="1185">
                  <c:v>-48.671670290000002</c:v>
                </c:pt>
                <c:pt idx="1186">
                  <c:v>-51.27519023</c:v>
                </c:pt>
                <c:pt idx="1187">
                  <c:v>-53.817753080000003</c:v>
                </c:pt>
                <c:pt idx="1188">
                  <c:v>-56.251014759999997</c:v>
                </c:pt>
                <c:pt idx="1189">
                  <c:v>-58.482695909999997</c:v>
                </c:pt>
                <c:pt idx="1190">
                  <c:v>-60.466940129999998</c:v>
                </c:pt>
                <c:pt idx="1191">
                  <c:v>-62.189783749999997</c:v>
                </c:pt>
                <c:pt idx="1192">
                  <c:v>-63.630154689999998</c:v>
                </c:pt>
                <c:pt idx="1193">
                  <c:v>-64.823348319999994</c:v>
                </c:pt>
                <c:pt idx="1194">
                  <c:v>-65.782947010000001</c:v>
                </c:pt>
                <c:pt idx="1195">
                  <c:v>-66.509447510000001</c:v>
                </c:pt>
                <c:pt idx="1196">
                  <c:v>-66.974485220000005</c:v>
                </c:pt>
                <c:pt idx="1197">
                  <c:v>-67.123202660000004</c:v>
                </c:pt>
                <c:pt idx="1198">
                  <c:v>-66.894058079999994</c:v>
                </c:pt>
                <c:pt idx="1199">
                  <c:v>-66.202934380000002</c:v>
                </c:pt>
                <c:pt idx="1200">
                  <c:v>-64.972638529999998</c:v>
                </c:pt>
                <c:pt idx="1201">
                  <c:v>-63.099473140000001</c:v>
                </c:pt>
                <c:pt idx="1202">
                  <c:v>-60.557609820000003</c:v>
                </c:pt>
                <c:pt idx="1203">
                  <c:v>-57.469345820000001</c:v>
                </c:pt>
                <c:pt idx="1204">
                  <c:v>-53.969780710000002</c:v>
                </c:pt>
                <c:pt idx="1205">
                  <c:v>-50.152329450000003</c:v>
                </c:pt>
                <c:pt idx="1206">
                  <c:v>-45.99389</c:v>
                </c:pt>
                <c:pt idx="1207">
                  <c:v>-41.356650379999998</c:v>
                </c:pt>
                <c:pt idx="1208">
                  <c:v>-36.095693519999998</c:v>
                </c:pt>
                <c:pt idx="1209">
                  <c:v>-30.125967249999999</c:v>
                </c:pt>
                <c:pt idx="1210">
                  <c:v>-23.4946302</c:v>
                </c:pt>
                <c:pt idx="1211">
                  <c:v>-16.401406160000001</c:v>
                </c:pt>
                <c:pt idx="1212">
                  <c:v>-9.0991299940000001</c:v>
                </c:pt>
                <c:pt idx="1213">
                  <c:v>-1.8664271539999999</c:v>
                </c:pt>
                <c:pt idx="1214">
                  <c:v>5.066810909</c:v>
                </c:pt>
                <c:pt idx="1215">
                  <c:v>11.55214561</c:v>
                </c:pt>
                <c:pt idx="1216">
                  <c:v>17.62519958</c:v>
                </c:pt>
                <c:pt idx="1217">
                  <c:v>23.388985590000001</c:v>
                </c:pt>
                <c:pt idx="1218">
                  <c:v>28.885679979999999</c:v>
                </c:pt>
                <c:pt idx="1219">
                  <c:v>34.163735440000004</c:v>
                </c:pt>
                <c:pt idx="1220">
                  <c:v>39.243904870000001</c:v>
                </c:pt>
                <c:pt idx="1221">
                  <c:v>44.05312859</c:v>
                </c:pt>
                <c:pt idx="1222">
                  <c:v>48.46185474</c:v>
                </c:pt>
                <c:pt idx="1223">
                  <c:v>51.996286040000001</c:v>
                </c:pt>
                <c:pt idx="1224">
                  <c:v>53.936255279999997</c:v>
                </c:pt>
                <c:pt idx="1225">
                  <c:v>54.2652024</c:v>
                </c:pt>
                <c:pt idx="1226">
                  <c:v>53.84956339</c:v>
                </c:pt>
                <c:pt idx="1227">
                  <c:v>53.481802899999998</c:v>
                </c:pt>
                <c:pt idx="1228">
                  <c:v>53.647684959999999</c:v>
                </c:pt>
                <c:pt idx="1229">
                  <c:v>54.204746780000001</c:v>
                </c:pt>
                <c:pt idx="1230">
                  <c:v>54.774265069999998</c:v>
                </c:pt>
                <c:pt idx="1231">
                  <c:v>55.039477230000003</c:v>
                </c:pt>
                <c:pt idx="1232">
                  <c:v>54.825676780000002</c:v>
                </c:pt>
                <c:pt idx="1233">
                  <c:v>54.132998350000001</c:v>
                </c:pt>
                <c:pt idx="1234">
                  <c:v>53.144386699999998</c:v>
                </c:pt>
                <c:pt idx="1235">
                  <c:v>52.045245749999999</c:v>
                </c:pt>
                <c:pt idx="1236">
                  <c:v>50.902987830000001</c:v>
                </c:pt>
                <c:pt idx="1237">
                  <c:v>49.721169869999997</c:v>
                </c:pt>
                <c:pt idx="1238">
                  <c:v>48.543453900000003</c:v>
                </c:pt>
                <c:pt idx="1239">
                  <c:v>47.415576100000003</c:v>
                </c:pt>
                <c:pt idx="1240">
                  <c:v>46.328735559999998</c:v>
                </c:pt>
                <c:pt idx="1241">
                  <c:v>45.215885010000001</c:v>
                </c:pt>
                <c:pt idx="1242">
                  <c:v>43.99729009</c:v>
                </c:pt>
                <c:pt idx="1243">
                  <c:v>42.66556568</c:v>
                </c:pt>
                <c:pt idx="1244">
                  <c:v>41.26997617</c:v>
                </c:pt>
                <c:pt idx="1245">
                  <c:v>39.855702610000002</c:v>
                </c:pt>
                <c:pt idx="1246">
                  <c:v>38.414404169999997</c:v>
                </c:pt>
                <c:pt idx="1247">
                  <c:v>36.947415589999999</c:v>
                </c:pt>
                <c:pt idx="1248">
                  <c:v>35.436007400000001</c:v>
                </c:pt>
                <c:pt idx="1249">
                  <c:v>33.825846370000001</c:v>
                </c:pt>
                <c:pt idx="1250">
                  <c:v>32.06505044</c:v>
                </c:pt>
                <c:pt idx="1251">
                  <c:v>30.162372309999999</c:v>
                </c:pt>
                <c:pt idx="1252">
                  <c:v>28.196832489999998</c:v>
                </c:pt>
                <c:pt idx="1253">
                  <c:v>26.177019319999999</c:v>
                </c:pt>
                <c:pt idx="1254">
                  <c:v>24.058861350000001</c:v>
                </c:pt>
                <c:pt idx="1255">
                  <c:v>21.79760709</c:v>
                </c:pt>
                <c:pt idx="1256">
                  <c:v>19.339464299999999</c:v>
                </c:pt>
                <c:pt idx="1257">
                  <c:v>16.641722399999999</c:v>
                </c:pt>
                <c:pt idx="1258">
                  <c:v>13.72977427</c:v>
                </c:pt>
                <c:pt idx="1259">
                  <c:v>10.640535</c:v>
                </c:pt>
                <c:pt idx="1260">
                  <c:v>7.4193427639999996</c:v>
                </c:pt>
                <c:pt idx="1261">
                  <c:v>4.1935143090000002</c:v>
                </c:pt>
                <c:pt idx="1262">
                  <c:v>1.0673073829999999</c:v>
                </c:pt>
                <c:pt idx="1263">
                  <c:v>-2.0210143450000002</c:v>
                </c:pt>
                <c:pt idx="1264">
                  <c:v>-5.1175091779999997</c:v>
                </c:pt>
                <c:pt idx="1265">
                  <c:v>-8.2478444540000009</c:v>
                </c:pt>
                <c:pt idx="1266">
                  <c:v>-11.466973449999999</c:v>
                </c:pt>
                <c:pt idx="1267">
                  <c:v>-14.807838840000001</c:v>
                </c:pt>
                <c:pt idx="1268">
                  <c:v>-18.260238340000001</c:v>
                </c:pt>
                <c:pt idx="1269">
                  <c:v>-21.81569133</c:v>
                </c:pt>
                <c:pt idx="1270">
                  <c:v>-25.414272950000001</c:v>
                </c:pt>
                <c:pt idx="1271">
                  <c:v>-28.96197557</c:v>
                </c:pt>
                <c:pt idx="1272">
                  <c:v>-32.337249440000001</c:v>
                </c:pt>
                <c:pt idx="1273">
                  <c:v>-35.465252069999998</c:v>
                </c:pt>
                <c:pt idx="1274">
                  <c:v>-38.394653589999997</c:v>
                </c:pt>
                <c:pt idx="1275">
                  <c:v>-41.144124609999999</c:v>
                </c:pt>
                <c:pt idx="1276">
                  <c:v>-43.737844860000003</c:v>
                </c:pt>
                <c:pt idx="1277">
                  <c:v>-46.169148100000001</c:v>
                </c:pt>
                <c:pt idx="1278">
                  <c:v>-48.412129299999997</c:v>
                </c:pt>
                <c:pt idx="1279">
                  <c:v>-50.45446836</c:v>
                </c:pt>
                <c:pt idx="1280">
                  <c:v>-52.319266069999998</c:v>
                </c:pt>
                <c:pt idx="1281">
                  <c:v>-54.035755770000002</c:v>
                </c:pt>
                <c:pt idx="1282">
                  <c:v>-55.610584809999999</c:v>
                </c:pt>
                <c:pt idx="1283">
                  <c:v>-56.988884400000003</c:v>
                </c:pt>
                <c:pt idx="1284">
                  <c:v>-58.087464930000003</c:v>
                </c:pt>
                <c:pt idx="1285">
                  <c:v>-58.89045685</c:v>
                </c:pt>
                <c:pt idx="1286">
                  <c:v>-59.439597249999998</c:v>
                </c:pt>
                <c:pt idx="1287">
                  <c:v>-59.731720430000003</c:v>
                </c:pt>
                <c:pt idx="1288">
                  <c:v>-59.751227659999998</c:v>
                </c:pt>
                <c:pt idx="1289">
                  <c:v>-59.400301130000003</c:v>
                </c:pt>
                <c:pt idx="1290">
                  <c:v>-58.47859948</c:v>
                </c:pt>
                <c:pt idx="1291">
                  <c:v>-56.849343070000003</c:v>
                </c:pt>
                <c:pt idx="1292">
                  <c:v>-54.421081890000004</c:v>
                </c:pt>
                <c:pt idx="1293">
                  <c:v>-51.229694690000002</c:v>
                </c:pt>
                <c:pt idx="1294">
                  <c:v>-47.328535479999999</c:v>
                </c:pt>
                <c:pt idx="1295">
                  <c:v>-42.784811490000003</c:v>
                </c:pt>
                <c:pt idx="1296">
                  <c:v>-37.693667580000003</c:v>
                </c:pt>
                <c:pt idx="1297">
                  <c:v>-32.174871289999999</c:v>
                </c:pt>
                <c:pt idx="1298">
                  <c:v>-26.368165279999999</c:v>
                </c:pt>
                <c:pt idx="1299">
                  <c:v>-20.423465239999999</c:v>
                </c:pt>
                <c:pt idx="1300">
                  <c:v>-14.47485187</c:v>
                </c:pt>
                <c:pt idx="1301">
                  <c:v>-8.6210077359999993</c:v>
                </c:pt>
                <c:pt idx="1302">
                  <c:v>-2.9334193210000001</c:v>
                </c:pt>
                <c:pt idx="1303">
                  <c:v>2.5141362850000002</c:v>
                </c:pt>
                <c:pt idx="1304">
                  <c:v>7.7129851790000004</c:v>
                </c:pt>
                <c:pt idx="1305">
                  <c:v>12.670564540000001</c:v>
                </c:pt>
                <c:pt idx="1306">
                  <c:v>17.349967830000001</c:v>
                </c:pt>
                <c:pt idx="1307">
                  <c:v>21.734956109999999</c:v>
                </c:pt>
                <c:pt idx="1308">
                  <c:v>25.710042390000002</c:v>
                </c:pt>
                <c:pt idx="1309">
                  <c:v>29.28263488</c:v>
                </c:pt>
                <c:pt idx="1310">
                  <c:v>32.605874040000003</c:v>
                </c:pt>
                <c:pt idx="1311">
                  <c:v>35.775025360000001</c:v>
                </c:pt>
                <c:pt idx="1312">
                  <c:v>38.78057201</c:v>
                </c:pt>
                <c:pt idx="1313">
                  <c:v>41.245951689999998</c:v>
                </c:pt>
                <c:pt idx="1314">
                  <c:v>42.487351320000002</c:v>
                </c:pt>
                <c:pt idx="1315">
                  <c:v>42.250574229999998</c:v>
                </c:pt>
                <c:pt idx="1316">
                  <c:v>41.378845869999999</c:v>
                </c:pt>
                <c:pt idx="1317">
                  <c:v>41.015696749999996</c:v>
                </c:pt>
                <c:pt idx="1318">
                  <c:v>41.507825339999997</c:v>
                </c:pt>
                <c:pt idx="1319">
                  <c:v>42.41126371</c:v>
                </c:pt>
                <c:pt idx="1320">
                  <c:v>43.141608589999997</c:v>
                </c:pt>
                <c:pt idx="1321">
                  <c:v>43.406813419999999</c:v>
                </c:pt>
                <c:pt idx="1322">
                  <c:v>43.328831389999998</c:v>
                </c:pt>
                <c:pt idx="1323">
                  <c:v>43.154092030000001</c:v>
                </c:pt>
                <c:pt idx="1324">
                  <c:v>42.992563730000001</c:v>
                </c:pt>
                <c:pt idx="1325">
                  <c:v>42.688003729999998</c:v>
                </c:pt>
                <c:pt idx="1326">
                  <c:v>42.020566240000001</c:v>
                </c:pt>
                <c:pt idx="1327">
                  <c:v>40.970641989999997</c:v>
                </c:pt>
                <c:pt idx="1328">
                  <c:v>39.748021569999999</c:v>
                </c:pt>
                <c:pt idx="1329">
                  <c:v>38.635350619999997</c:v>
                </c:pt>
                <c:pt idx="1330">
                  <c:v>37.667774989999998</c:v>
                </c:pt>
                <c:pt idx="1331">
                  <c:v>36.796406650000002</c:v>
                </c:pt>
                <c:pt idx="1332">
                  <c:v>35.946046580000001</c:v>
                </c:pt>
                <c:pt idx="1333">
                  <c:v>35.102271680000001</c:v>
                </c:pt>
                <c:pt idx="1334">
                  <c:v>34.27439107</c:v>
                </c:pt>
                <c:pt idx="1335">
                  <c:v>33.403668770000003</c:v>
                </c:pt>
                <c:pt idx="1336">
                  <c:v>32.379064110000002</c:v>
                </c:pt>
                <c:pt idx="1337">
                  <c:v>31.094326850000002</c:v>
                </c:pt>
                <c:pt idx="1338">
                  <c:v>29.466423809999998</c:v>
                </c:pt>
                <c:pt idx="1339">
                  <c:v>27.453898559999999</c:v>
                </c:pt>
                <c:pt idx="1340">
                  <c:v>25.177493729999998</c:v>
                </c:pt>
                <c:pt idx="1341">
                  <c:v>22.82235631</c:v>
                </c:pt>
                <c:pt idx="1342">
                  <c:v>20.572384410000002</c:v>
                </c:pt>
                <c:pt idx="1343">
                  <c:v>18.542185280000002</c:v>
                </c:pt>
                <c:pt idx="1344">
                  <c:v>16.729976690000001</c:v>
                </c:pt>
                <c:pt idx="1345">
                  <c:v>15.058612419999999</c:v>
                </c:pt>
                <c:pt idx="1346">
                  <c:v>13.400548629999999</c:v>
                </c:pt>
                <c:pt idx="1347">
                  <c:v>11.63821368</c:v>
                </c:pt>
                <c:pt idx="1348">
                  <c:v>9.7168944840000009</c:v>
                </c:pt>
                <c:pt idx="1349">
                  <c:v>7.626232474</c:v>
                </c:pt>
                <c:pt idx="1350">
                  <c:v>5.3120239649999998</c:v>
                </c:pt>
                <c:pt idx="1351">
                  <c:v>2.7622786860000001</c:v>
                </c:pt>
                <c:pt idx="1352">
                  <c:v>4.0683032000000001E-2</c:v>
                </c:pt>
                <c:pt idx="1353">
                  <c:v>-2.803674209</c:v>
                </c:pt>
                <c:pt idx="1354">
                  <c:v>-5.6903867049999999</c:v>
                </c:pt>
                <c:pt idx="1355">
                  <c:v>-8.5420155500000003</c:v>
                </c:pt>
                <c:pt idx="1356">
                  <c:v>-11.354431180000001</c:v>
                </c:pt>
                <c:pt idx="1357">
                  <c:v>-14.115129960000001</c:v>
                </c:pt>
                <c:pt idx="1358">
                  <c:v>-16.806601579999999</c:v>
                </c:pt>
                <c:pt idx="1359">
                  <c:v>-19.414522829999999</c:v>
                </c:pt>
                <c:pt idx="1360">
                  <c:v>-21.927707550000001</c:v>
                </c:pt>
                <c:pt idx="1361">
                  <c:v>-24.36746394</c:v>
                </c:pt>
                <c:pt idx="1362">
                  <c:v>-26.75752258</c:v>
                </c:pt>
                <c:pt idx="1363">
                  <c:v>-29.17892539</c:v>
                </c:pt>
                <c:pt idx="1364">
                  <c:v>-31.680527399999999</c:v>
                </c:pt>
                <c:pt idx="1365">
                  <c:v>-34.282987110000001</c:v>
                </c:pt>
                <c:pt idx="1366">
                  <c:v>-37.01034525</c:v>
                </c:pt>
                <c:pt idx="1367">
                  <c:v>-39.840073779999997</c:v>
                </c:pt>
                <c:pt idx="1368">
                  <c:v>-42.697216230000002</c:v>
                </c:pt>
                <c:pt idx="1369">
                  <c:v>-45.524001179999999</c:v>
                </c:pt>
                <c:pt idx="1370">
                  <c:v>-48.262907179999999</c:v>
                </c:pt>
                <c:pt idx="1371">
                  <c:v>-50.87576988</c:v>
                </c:pt>
                <c:pt idx="1372">
                  <c:v>-53.346529439999998</c:v>
                </c:pt>
                <c:pt idx="1373">
                  <c:v>-55.687333109999997</c:v>
                </c:pt>
                <c:pt idx="1374">
                  <c:v>-57.945957970000002</c:v>
                </c:pt>
                <c:pt idx="1375">
                  <c:v>-60.106371510000002</c:v>
                </c:pt>
                <c:pt idx="1376">
                  <c:v>-62.124626380000002</c:v>
                </c:pt>
                <c:pt idx="1377">
                  <c:v>-63.97236307</c:v>
                </c:pt>
                <c:pt idx="1378">
                  <c:v>-65.600129710000004</c:v>
                </c:pt>
                <c:pt idx="1379">
                  <c:v>-66.873203419999996</c:v>
                </c:pt>
                <c:pt idx="1380">
                  <c:v>-67.629542049999998</c:v>
                </c:pt>
                <c:pt idx="1381">
                  <c:v>-67.728721010000001</c:v>
                </c:pt>
                <c:pt idx="1382">
                  <c:v>-67.049508630000005</c:v>
                </c:pt>
                <c:pt idx="1383">
                  <c:v>-65.517417570000006</c:v>
                </c:pt>
                <c:pt idx="1384">
                  <c:v>-63.108653080000003</c:v>
                </c:pt>
                <c:pt idx="1385">
                  <c:v>-59.89349636</c:v>
                </c:pt>
                <c:pt idx="1386">
                  <c:v>-56.022703229999998</c:v>
                </c:pt>
                <c:pt idx="1387">
                  <c:v>-51.689745549999998</c:v>
                </c:pt>
                <c:pt idx="1388">
                  <c:v>-47.065516219999999</c:v>
                </c:pt>
                <c:pt idx="1389">
                  <c:v>-42.213422289999997</c:v>
                </c:pt>
                <c:pt idx="1390">
                  <c:v>-37.132437330000002</c:v>
                </c:pt>
                <c:pt idx="1391">
                  <c:v>-31.772377479999999</c:v>
                </c:pt>
                <c:pt idx="1392">
                  <c:v>-26.074200350000002</c:v>
                </c:pt>
                <c:pt idx="1393">
                  <c:v>-19.999383640000001</c:v>
                </c:pt>
                <c:pt idx="1394">
                  <c:v>-13.601722069999999</c:v>
                </c:pt>
                <c:pt idx="1395">
                  <c:v>-7.03662397</c:v>
                </c:pt>
                <c:pt idx="1396">
                  <c:v>-0.467245191</c:v>
                </c:pt>
                <c:pt idx="1397">
                  <c:v>5.9394396929999997</c:v>
                </c:pt>
                <c:pt idx="1398">
                  <c:v>12.05893844</c:v>
                </c:pt>
                <c:pt idx="1399">
                  <c:v>17.824620889999998</c:v>
                </c:pt>
                <c:pt idx="1400">
                  <c:v>23.126421449999999</c:v>
                </c:pt>
                <c:pt idx="1401">
                  <c:v>27.845558919999998</c:v>
                </c:pt>
                <c:pt idx="1402">
                  <c:v>31.89771447</c:v>
                </c:pt>
                <c:pt idx="1403">
                  <c:v>35.24362</c:v>
                </c:pt>
                <c:pt idx="1404">
                  <c:v>37.764405959999998</c:v>
                </c:pt>
                <c:pt idx="1405">
                  <c:v>39.3069329</c:v>
                </c:pt>
                <c:pt idx="1406">
                  <c:v>40.313159460000001</c:v>
                </c:pt>
                <c:pt idx="1407">
                  <c:v>41.506693869999999</c:v>
                </c:pt>
                <c:pt idx="1408">
                  <c:v>43.114884429999996</c:v>
                </c:pt>
                <c:pt idx="1409">
                  <c:v>44.898244239999997</c:v>
                </c:pt>
                <c:pt idx="1410">
                  <c:v>46.361771900000001</c:v>
                </c:pt>
                <c:pt idx="1411">
                  <c:v>46.951059280000003</c:v>
                </c:pt>
                <c:pt idx="1412">
                  <c:v>46.7015958</c:v>
                </c:pt>
                <c:pt idx="1413">
                  <c:v>46.045748060000001</c:v>
                </c:pt>
                <c:pt idx="1414">
                  <c:v>45.344295500000001</c:v>
                </c:pt>
                <c:pt idx="1415">
                  <c:v>44.795034649999998</c:v>
                </c:pt>
                <c:pt idx="1416">
                  <c:v>44.505900140000001</c:v>
                </c:pt>
                <c:pt idx="1417">
                  <c:v>44.363412930000003</c:v>
                </c:pt>
                <c:pt idx="1418">
                  <c:v>44.107057449999999</c:v>
                </c:pt>
                <c:pt idx="1419">
                  <c:v>43.470062800000001</c:v>
                </c:pt>
                <c:pt idx="1420">
                  <c:v>42.537832170000001</c:v>
                </c:pt>
                <c:pt idx="1421">
                  <c:v>41.501930430000002</c:v>
                </c:pt>
                <c:pt idx="1422">
                  <c:v>40.506998619999997</c:v>
                </c:pt>
                <c:pt idx="1423">
                  <c:v>39.57093656</c:v>
                </c:pt>
                <c:pt idx="1424">
                  <c:v>38.720670589999997</c:v>
                </c:pt>
                <c:pt idx="1425">
                  <c:v>37.956295400000002</c:v>
                </c:pt>
                <c:pt idx="1426">
                  <c:v>37.251636750000003</c:v>
                </c:pt>
                <c:pt idx="1427">
                  <c:v>36.586171460000003</c:v>
                </c:pt>
                <c:pt idx="1428">
                  <c:v>35.923952669999998</c:v>
                </c:pt>
                <c:pt idx="1429">
                  <c:v>35.264081740000002</c:v>
                </c:pt>
                <c:pt idx="1430">
                  <c:v>34.622860799999998</c:v>
                </c:pt>
                <c:pt idx="1431">
                  <c:v>33.948066420000004</c:v>
                </c:pt>
                <c:pt idx="1432">
                  <c:v>33.203283339999999</c:v>
                </c:pt>
                <c:pt idx="1433">
                  <c:v>32.469164149999997</c:v>
                </c:pt>
                <c:pt idx="1434">
                  <c:v>31.77069599</c:v>
                </c:pt>
                <c:pt idx="1435">
                  <c:v>31.039463309999999</c:v>
                </c:pt>
                <c:pt idx="1436">
                  <c:v>30.194193940000002</c:v>
                </c:pt>
                <c:pt idx="1437">
                  <c:v>29.236511100000001</c:v>
                </c:pt>
                <c:pt idx="1438">
                  <c:v>28.167376820000001</c:v>
                </c:pt>
                <c:pt idx="1439">
                  <c:v>26.911964019999999</c:v>
                </c:pt>
                <c:pt idx="1440">
                  <c:v>25.397015840000002</c:v>
                </c:pt>
                <c:pt idx="1441">
                  <c:v>23.65167417</c:v>
                </c:pt>
                <c:pt idx="1442">
                  <c:v>21.756611540000002</c:v>
                </c:pt>
                <c:pt idx="1443">
                  <c:v>19.705192369999999</c:v>
                </c:pt>
                <c:pt idx="1444">
                  <c:v>17.4726958</c:v>
                </c:pt>
                <c:pt idx="1445">
                  <c:v>15.08112603</c:v>
                </c:pt>
                <c:pt idx="1446">
                  <c:v>12.56393937</c:v>
                </c:pt>
                <c:pt idx="1447">
                  <c:v>9.9514714410000007</c:v>
                </c:pt>
                <c:pt idx="1448">
                  <c:v>7.2217734919999996</c:v>
                </c:pt>
                <c:pt idx="1449">
                  <c:v>4.3520918220000002</c:v>
                </c:pt>
                <c:pt idx="1450">
                  <c:v>1.3846380060000001</c:v>
                </c:pt>
                <c:pt idx="1451">
                  <c:v>-1.552258755</c:v>
                </c:pt>
                <c:pt idx="1452">
                  <c:v>-4.4149416989999999</c:v>
                </c:pt>
                <c:pt idx="1453">
                  <c:v>-7.214844705</c:v>
                </c:pt>
                <c:pt idx="1454">
                  <c:v>-10.012596370000001</c:v>
                </c:pt>
                <c:pt idx="1455">
                  <c:v>-12.8536594</c:v>
                </c:pt>
                <c:pt idx="1456">
                  <c:v>-15.764115719999999</c:v>
                </c:pt>
                <c:pt idx="1457">
                  <c:v>-18.738938699999999</c:v>
                </c:pt>
                <c:pt idx="1458">
                  <c:v>-21.777096449999998</c:v>
                </c:pt>
                <c:pt idx="1459">
                  <c:v>-24.830281639999999</c:v>
                </c:pt>
                <c:pt idx="1460">
                  <c:v>-27.860874989999999</c:v>
                </c:pt>
                <c:pt idx="1461">
                  <c:v>-30.786778429999998</c:v>
                </c:pt>
                <c:pt idx="1462">
                  <c:v>-33.542680519999998</c:v>
                </c:pt>
                <c:pt idx="1463">
                  <c:v>-36.162123110000003</c:v>
                </c:pt>
                <c:pt idx="1464">
                  <c:v>-38.773045629999999</c:v>
                </c:pt>
                <c:pt idx="1465">
                  <c:v>-41.46748667</c:v>
                </c:pt>
                <c:pt idx="1466">
                  <c:v>-44.266152439999999</c:v>
                </c:pt>
                <c:pt idx="1467">
                  <c:v>-47.136136430000001</c:v>
                </c:pt>
                <c:pt idx="1468">
                  <c:v>-50.00999272</c:v>
                </c:pt>
                <c:pt idx="1469">
                  <c:v>-52.776493170000002</c:v>
                </c:pt>
                <c:pt idx="1470">
                  <c:v>-55.337125559999997</c:v>
                </c:pt>
                <c:pt idx="1471">
                  <c:v>-57.596633009999998</c:v>
                </c:pt>
                <c:pt idx="1472">
                  <c:v>-59.531268590000003</c:v>
                </c:pt>
                <c:pt idx="1473">
                  <c:v>-61.142838599999997</c:v>
                </c:pt>
                <c:pt idx="1474">
                  <c:v>-62.428198109999997</c:v>
                </c:pt>
                <c:pt idx="1475">
                  <c:v>-63.399762469999999</c:v>
                </c:pt>
                <c:pt idx="1476">
                  <c:v>-64.073674980000007</c:v>
                </c:pt>
                <c:pt idx="1477">
                  <c:v>-64.462919499999998</c:v>
                </c:pt>
                <c:pt idx="1478">
                  <c:v>-64.575343290000006</c:v>
                </c:pt>
                <c:pt idx="1479">
                  <c:v>-64.389313079999994</c:v>
                </c:pt>
                <c:pt idx="1480">
                  <c:v>-63.836619519999999</c:v>
                </c:pt>
                <c:pt idx="1481">
                  <c:v>-62.833134489999999</c:v>
                </c:pt>
                <c:pt idx="1482">
                  <c:v>-61.378182099999997</c:v>
                </c:pt>
                <c:pt idx="1483">
                  <c:v>-59.50670796</c:v>
                </c:pt>
                <c:pt idx="1484">
                  <c:v>-57.265507399999997</c:v>
                </c:pt>
                <c:pt idx="1485">
                  <c:v>-54.738415230000001</c:v>
                </c:pt>
                <c:pt idx="1486">
                  <c:v>-52.052837109999999</c:v>
                </c:pt>
                <c:pt idx="1487">
                  <c:v>-49.306105119999998</c:v>
                </c:pt>
                <c:pt idx="1488">
                  <c:v>-46.5844928</c:v>
                </c:pt>
                <c:pt idx="1489">
                  <c:v>-43.875493149999997</c:v>
                </c:pt>
                <c:pt idx="1490">
                  <c:v>-41.05830632</c:v>
                </c:pt>
                <c:pt idx="1491">
                  <c:v>-38.019596020000002</c:v>
                </c:pt>
                <c:pt idx="1492">
                  <c:v>-34.69943748</c:v>
                </c:pt>
                <c:pt idx="1493">
                  <c:v>-31.098855650000001</c:v>
                </c:pt>
                <c:pt idx="1494">
                  <c:v>-27.289772209999999</c:v>
                </c:pt>
                <c:pt idx="1495">
                  <c:v>-23.300476849999999</c:v>
                </c:pt>
                <c:pt idx="1496">
                  <c:v>-19.121789769999999</c:v>
                </c:pt>
                <c:pt idx="1497">
                  <c:v>-14.731703039999999</c:v>
                </c:pt>
                <c:pt idx="1498">
                  <c:v>-10.13262654</c:v>
                </c:pt>
                <c:pt idx="1499">
                  <c:v>-5.3102903049999997</c:v>
                </c:pt>
                <c:pt idx="1500">
                  <c:v>-0.29600533899999998</c:v>
                </c:pt>
                <c:pt idx="1501">
                  <c:v>4.8508982280000001</c:v>
                </c:pt>
                <c:pt idx="1502">
                  <c:v>10.0018137</c:v>
                </c:pt>
                <c:pt idx="1503">
                  <c:v>15.044941489999999</c:v>
                </c:pt>
                <c:pt idx="1504">
                  <c:v>19.912951039999999</c:v>
                </c:pt>
                <c:pt idx="1505">
                  <c:v>24.582666</c:v>
                </c:pt>
                <c:pt idx="1506">
                  <c:v>29.03266082</c:v>
                </c:pt>
                <c:pt idx="1507">
                  <c:v>33.226535140000003</c:v>
                </c:pt>
                <c:pt idx="1508">
                  <c:v>37.024197440000002</c:v>
                </c:pt>
                <c:pt idx="1509">
                  <c:v>40.089709630000002</c:v>
                </c:pt>
                <c:pt idx="1510">
                  <c:v>42.3176743</c:v>
                </c:pt>
                <c:pt idx="1511">
                  <c:v>43.959715029999998</c:v>
                </c:pt>
                <c:pt idx="1512">
                  <c:v>45.270696229999999</c:v>
                </c:pt>
                <c:pt idx="1513">
                  <c:v>46.348403650000002</c:v>
                </c:pt>
                <c:pt idx="1514">
                  <c:v>47.159410229999999</c:v>
                </c:pt>
                <c:pt idx="1515">
                  <c:v>47.638441710000002</c:v>
                </c:pt>
                <c:pt idx="1516">
                  <c:v>47.873840569999999</c:v>
                </c:pt>
                <c:pt idx="1517">
                  <c:v>48.09925106</c:v>
                </c:pt>
                <c:pt idx="1518">
                  <c:v>48.47497868</c:v>
                </c:pt>
                <c:pt idx="1519">
                  <c:v>49.013531229999998</c:v>
                </c:pt>
                <c:pt idx="1520">
                  <c:v>49.451345099999998</c:v>
                </c:pt>
                <c:pt idx="1521">
                  <c:v>49.235843160000002</c:v>
                </c:pt>
                <c:pt idx="1522">
                  <c:v>48.01539606</c:v>
                </c:pt>
                <c:pt idx="1523">
                  <c:v>46.062561160000001</c:v>
                </c:pt>
                <c:pt idx="1524">
                  <c:v>44.565323210000003</c:v>
                </c:pt>
                <c:pt idx="1525">
                  <c:v>43.960649449999998</c:v>
                </c:pt>
                <c:pt idx="1526">
                  <c:v>44.029374580000002</c:v>
                </c:pt>
                <c:pt idx="1527">
                  <c:v>44.100520750000001</c:v>
                </c:pt>
                <c:pt idx="1528">
                  <c:v>43.787846430000002</c:v>
                </c:pt>
                <c:pt idx="1529">
                  <c:v>43.169658550000001</c:v>
                </c:pt>
                <c:pt idx="1530">
                  <c:v>42.453001649999997</c:v>
                </c:pt>
                <c:pt idx="1531">
                  <c:v>41.721602879999999</c:v>
                </c:pt>
                <c:pt idx="1532">
                  <c:v>40.899832760000002</c:v>
                </c:pt>
                <c:pt idx="1533">
                  <c:v>39.902350069999997</c:v>
                </c:pt>
                <c:pt idx="1534">
                  <c:v>38.776708429999999</c:v>
                </c:pt>
                <c:pt idx="1535">
                  <c:v>37.544124080000003</c:v>
                </c:pt>
                <c:pt idx="1536">
                  <c:v>36.226647819999997</c:v>
                </c:pt>
                <c:pt idx="1537">
                  <c:v>34.840752639999998</c:v>
                </c:pt>
                <c:pt idx="1538">
                  <c:v>33.333015750000001</c:v>
                </c:pt>
                <c:pt idx="1539">
                  <c:v>31.655374569999999</c:v>
                </c:pt>
                <c:pt idx="1540">
                  <c:v>29.76397566</c:v>
                </c:pt>
                <c:pt idx="1541">
                  <c:v>27.62334023</c:v>
                </c:pt>
                <c:pt idx="1542">
                  <c:v>25.353658200000002</c:v>
                </c:pt>
                <c:pt idx="1543">
                  <c:v>23.050416340000002</c:v>
                </c:pt>
                <c:pt idx="1544">
                  <c:v>20.64694029</c:v>
                </c:pt>
                <c:pt idx="1545">
                  <c:v>18.076223729999999</c:v>
                </c:pt>
                <c:pt idx="1546">
                  <c:v>15.311622870000001</c:v>
                </c:pt>
                <c:pt idx="1547">
                  <c:v>12.43617018</c:v>
                </c:pt>
                <c:pt idx="1548">
                  <c:v>9.5338800320000008</c:v>
                </c:pt>
                <c:pt idx="1549">
                  <c:v>6.596909771</c:v>
                </c:pt>
                <c:pt idx="1550">
                  <c:v>3.6179470760000001</c:v>
                </c:pt>
                <c:pt idx="1551">
                  <c:v>0.687273574</c:v>
                </c:pt>
                <c:pt idx="1552">
                  <c:v>-2.1728368169999999</c:v>
                </c:pt>
                <c:pt idx="1553">
                  <c:v>-5.0677624410000002</c:v>
                </c:pt>
                <c:pt idx="1554">
                  <c:v>-8.1016437719999992</c:v>
                </c:pt>
                <c:pt idx="1555">
                  <c:v>-11.32459014</c:v>
                </c:pt>
                <c:pt idx="1556">
                  <c:v>-14.74944485</c:v>
                </c:pt>
                <c:pt idx="1557">
                  <c:v>-18.331982279999998</c:v>
                </c:pt>
                <c:pt idx="1558">
                  <c:v>-22.008923190000001</c:v>
                </c:pt>
                <c:pt idx="1559">
                  <c:v>-25.648770849999998</c:v>
                </c:pt>
                <c:pt idx="1560">
                  <c:v>-29.122088689999998</c:v>
                </c:pt>
                <c:pt idx="1561">
                  <c:v>-32.311995920000001</c:v>
                </c:pt>
                <c:pt idx="1562">
                  <c:v>-35.185321500000001</c:v>
                </c:pt>
                <c:pt idx="1563">
                  <c:v>-37.733465209999999</c:v>
                </c:pt>
                <c:pt idx="1564">
                  <c:v>-40.012728899999999</c:v>
                </c:pt>
                <c:pt idx="1565">
                  <c:v>-42.130484150000001</c:v>
                </c:pt>
                <c:pt idx="1566">
                  <c:v>-44.130867700000003</c:v>
                </c:pt>
                <c:pt idx="1567">
                  <c:v>-46.052661749999999</c:v>
                </c:pt>
                <c:pt idx="1568">
                  <c:v>-47.91091093</c:v>
                </c:pt>
                <c:pt idx="1569">
                  <c:v>-49.74336778</c:v>
                </c:pt>
                <c:pt idx="1570">
                  <c:v>-51.5291183</c:v>
                </c:pt>
                <c:pt idx="1571">
                  <c:v>-53.205329310000003</c:v>
                </c:pt>
                <c:pt idx="1572">
                  <c:v>-54.722544429999999</c:v>
                </c:pt>
                <c:pt idx="1573">
                  <c:v>-56.047065979999999</c:v>
                </c:pt>
                <c:pt idx="1574">
                  <c:v>-57.158681340000001</c:v>
                </c:pt>
                <c:pt idx="1575">
                  <c:v>-58.03477135</c:v>
                </c:pt>
                <c:pt idx="1576">
                  <c:v>-58.608059769999997</c:v>
                </c:pt>
                <c:pt idx="1577">
                  <c:v>-58.762385790000003</c:v>
                </c:pt>
                <c:pt idx="1578">
                  <c:v>-58.478349809999997</c:v>
                </c:pt>
                <c:pt idx="1579">
                  <c:v>-57.774791139999998</c:v>
                </c:pt>
                <c:pt idx="1580">
                  <c:v>-56.691691159999998</c:v>
                </c:pt>
                <c:pt idx="1581">
                  <c:v>-55.269276910000002</c:v>
                </c:pt>
                <c:pt idx="1582">
                  <c:v>-53.579823910000002</c:v>
                </c:pt>
                <c:pt idx="1583">
                  <c:v>-51.66017154</c:v>
                </c:pt>
                <c:pt idx="1584">
                  <c:v>-49.511675029999999</c:v>
                </c:pt>
                <c:pt idx="1585">
                  <c:v>-47.079150759999997</c:v>
                </c:pt>
                <c:pt idx="1586">
                  <c:v>-44.280614450000002</c:v>
                </c:pt>
                <c:pt idx="1587">
                  <c:v>-41.039257319999997</c:v>
                </c:pt>
                <c:pt idx="1588">
                  <c:v>-37.325851329999999</c:v>
                </c:pt>
                <c:pt idx="1589">
                  <c:v>-33.104658430000001</c:v>
                </c:pt>
                <c:pt idx="1590">
                  <c:v>-28.398690559999999</c:v>
                </c:pt>
                <c:pt idx="1591">
                  <c:v>-23.30074651</c:v>
                </c:pt>
                <c:pt idx="1592">
                  <c:v>-17.921799920000002</c:v>
                </c:pt>
                <c:pt idx="1593">
                  <c:v>-12.44482874</c:v>
                </c:pt>
                <c:pt idx="1594">
                  <c:v>-6.980546264</c:v>
                </c:pt>
                <c:pt idx="1595">
                  <c:v>-1.5459729390000001</c:v>
                </c:pt>
                <c:pt idx="1596">
                  <c:v>3.9748285800000001</c:v>
                </c:pt>
                <c:pt idx="1597">
                  <c:v>9.7114153880000007</c:v>
                </c:pt>
                <c:pt idx="1598">
                  <c:v>15.667603359999999</c:v>
                </c:pt>
                <c:pt idx="1599">
                  <c:v>21.66711763</c:v>
                </c:pt>
                <c:pt idx="1600">
                  <c:v>27.448419260000001</c:v>
                </c:pt>
                <c:pt idx="1601">
                  <c:v>32.805323979999997</c:v>
                </c:pt>
                <c:pt idx="1602">
                  <c:v>37.456186940000002</c:v>
                </c:pt>
                <c:pt idx="1603">
                  <c:v>40.919022339999998</c:v>
                </c:pt>
                <c:pt idx="1604">
                  <c:v>43.037310269999999</c:v>
                </c:pt>
                <c:pt idx="1605">
                  <c:v>44.316417039999997</c:v>
                </c:pt>
                <c:pt idx="1606">
                  <c:v>45.647299459999999</c:v>
                </c:pt>
                <c:pt idx="1607">
                  <c:v>47.426464950000003</c:v>
                </c:pt>
                <c:pt idx="1608">
                  <c:v>49.372330839999996</c:v>
                </c:pt>
                <c:pt idx="1609">
                  <c:v>51.260591839999996</c:v>
                </c:pt>
                <c:pt idx="1610">
                  <c:v>52.975928979999999</c:v>
                </c:pt>
                <c:pt idx="1611">
                  <c:v>54.515745080000002</c:v>
                </c:pt>
                <c:pt idx="1612">
                  <c:v>55.686555220000002</c:v>
                </c:pt>
                <c:pt idx="1613">
                  <c:v>56.227722540000002</c:v>
                </c:pt>
                <c:pt idx="1614">
                  <c:v>56.069072570000003</c:v>
                </c:pt>
                <c:pt idx="1615">
                  <c:v>55.404885890000003</c:v>
                </c:pt>
                <c:pt idx="1616">
                  <c:v>54.518325160000003</c:v>
                </c:pt>
                <c:pt idx="1617">
                  <c:v>53.717415010000003</c:v>
                </c:pt>
                <c:pt idx="1618">
                  <c:v>53.12881213</c:v>
                </c:pt>
                <c:pt idx="1619">
                  <c:v>52.560663490000003</c:v>
                </c:pt>
                <c:pt idx="1620">
                  <c:v>51.799592599999997</c:v>
                </c:pt>
                <c:pt idx="1621">
                  <c:v>50.710724710000001</c:v>
                </c:pt>
                <c:pt idx="1622">
                  <c:v>49.256794130000003</c:v>
                </c:pt>
                <c:pt idx="1623">
                  <c:v>47.536331930000003</c:v>
                </c:pt>
                <c:pt idx="1624">
                  <c:v>45.701188350000002</c:v>
                </c:pt>
                <c:pt idx="1625">
                  <c:v>43.94466645</c:v>
                </c:pt>
                <c:pt idx="1626">
                  <c:v>42.386065639999998</c:v>
                </c:pt>
                <c:pt idx="1627">
                  <c:v>40.98824218</c:v>
                </c:pt>
                <c:pt idx="1628">
                  <c:v>39.603641860000003</c:v>
                </c:pt>
                <c:pt idx="1629">
                  <c:v>38.079363280000003</c:v>
                </c:pt>
                <c:pt idx="1630">
                  <c:v>36.344566759999999</c:v>
                </c:pt>
                <c:pt idx="1631">
                  <c:v>34.386089640000002</c:v>
                </c:pt>
                <c:pt idx="1632">
                  <c:v>32.164415910000002</c:v>
                </c:pt>
                <c:pt idx="1633">
                  <c:v>29.671023349999999</c:v>
                </c:pt>
                <c:pt idx="1634">
                  <c:v>26.960648299999999</c:v>
                </c:pt>
                <c:pt idx="1635">
                  <c:v>24.13296356</c:v>
                </c:pt>
                <c:pt idx="1636">
                  <c:v>21.26030767</c:v>
                </c:pt>
                <c:pt idx="1637">
                  <c:v>18.357886529999998</c:v>
                </c:pt>
                <c:pt idx="1638">
                  <c:v>15.3638332</c:v>
                </c:pt>
                <c:pt idx="1639">
                  <c:v>12.2757592</c:v>
                </c:pt>
                <c:pt idx="1640">
                  <c:v>9.148319935</c:v>
                </c:pt>
                <c:pt idx="1641">
                  <c:v>6.0298208769999997</c:v>
                </c:pt>
                <c:pt idx="1642">
                  <c:v>2.9086663389999998</c:v>
                </c:pt>
                <c:pt idx="1643">
                  <c:v>-0.21386534800000001</c:v>
                </c:pt>
                <c:pt idx="1644">
                  <c:v>-3.3313247010000002</c:v>
                </c:pt>
                <c:pt idx="1645">
                  <c:v>-6.4117594469999997</c:v>
                </c:pt>
                <c:pt idx="1646">
                  <c:v>-9.4790940779999993</c:v>
                </c:pt>
                <c:pt idx="1647">
                  <c:v>-12.59658084</c:v>
                </c:pt>
                <c:pt idx="1648">
                  <c:v>-15.83557062</c:v>
                </c:pt>
                <c:pt idx="1649">
                  <c:v>-19.23067601</c:v>
                </c:pt>
                <c:pt idx="1650">
                  <c:v>-22.78015023</c:v>
                </c:pt>
                <c:pt idx="1651">
                  <c:v>-26.439994739999999</c:v>
                </c:pt>
                <c:pt idx="1652">
                  <c:v>-30.14057961</c:v>
                </c:pt>
                <c:pt idx="1653">
                  <c:v>-33.805832940000002</c:v>
                </c:pt>
                <c:pt idx="1654">
                  <c:v>-37.441426200000002</c:v>
                </c:pt>
                <c:pt idx="1655">
                  <c:v>-41.04206611</c:v>
                </c:pt>
                <c:pt idx="1656">
                  <c:v>-44.58265059</c:v>
                </c:pt>
                <c:pt idx="1657">
                  <c:v>-48.127319120000003</c:v>
                </c:pt>
                <c:pt idx="1658">
                  <c:v>-51.643103619999998</c:v>
                </c:pt>
                <c:pt idx="1659">
                  <c:v>-54.952705880000003</c:v>
                </c:pt>
                <c:pt idx="1660">
                  <c:v>-57.83195937</c:v>
                </c:pt>
                <c:pt idx="1661">
                  <c:v>-60.104413960000002</c:v>
                </c:pt>
                <c:pt idx="1662">
                  <c:v>-61.832812920000002</c:v>
                </c:pt>
                <c:pt idx="1663">
                  <c:v>-63.136114300000003</c:v>
                </c:pt>
                <c:pt idx="1664">
                  <c:v>-64.115156479999996</c:v>
                </c:pt>
                <c:pt idx="1665">
                  <c:v>-64.837593269999999</c:v>
                </c:pt>
                <c:pt idx="1666">
                  <c:v>-65.225038339999998</c:v>
                </c:pt>
                <c:pt idx="1667">
                  <c:v>-65.277524709999994</c:v>
                </c:pt>
                <c:pt idx="1668">
                  <c:v>-64.976730059999994</c:v>
                </c:pt>
                <c:pt idx="1669">
                  <c:v>-64.237399879999998</c:v>
                </c:pt>
                <c:pt idx="1670">
                  <c:v>-62.854531639999998</c:v>
                </c:pt>
                <c:pt idx="1671">
                  <c:v>-60.730671970000003</c:v>
                </c:pt>
                <c:pt idx="1672">
                  <c:v>-57.904074190000003</c:v>
                </c:pt>
                <c:pt idx="1673">
                  <c:v>-54.423736079999998</c:v>
                </c:pt>
                <c:pt idx="1674">
                  <c:v>-50.432356480000003</c:v>
                </c:pt>
                <c:pt idx="1675">
                  <c:v>-46.080040029999999</c:v>
                </c:pt>
                <c:pt idx="1676">
                  <c:v>-41.565933149999999</c:v>
                </c:pt>
                <c:pt idx="1677">
                  <c:v>-37.10760715</c:v>
                </c:pt>
                <c:pt idx="1678">
                  <c:v>-32.886636549999999</c:v>
                </c:pt>
                <c:pt idx="1679">
                  <c:v>-29.00776604</c:v>
                </c:pt>
                <c:pt idx="1680">
                  <c:v>-25.47406616</c:v>
                </c:pt>
                <c:pt idx="1681">
                  <c:v>-22.201808849999999</c:v>
                </c:pt>
                <c:pt idx="1682">
                  <c:v>-19.064126649999999</c:v>
                </c:pt>
                <c:pt idx="1683">
                  <c:v>-15.90772216</c:v>
                </c:pt>
                <c:pt idx="1684">
                  <c:v>-12.597490240000001</c:v>
                </c:pt>
                <c:pt idx="1685">
                  <c:v>-9.0253278140000006</c:v>
                </c:pt>
                <c:pt idx="1686">
                  <c:v>-5.2073721979999998</c:v>
                </c:pt>
                <c:pt idx="1687">
                  <c:v>-1.2261424540000001</c:v>
                </c:pt>
                <c:pt idx="1688">
                  <c:v>2.8151968950000001</c:v>
                </c:pt>
                <c:pt idx="1689">
                  <c:v>6.8217708379999999</c:v>
                </c:pt>
                <c:pt idx="1690">
                  <c:v>10.8198287</c:v>
                </c:pt>
                <c:pt idx="1691">
                  <c:v>14.77822939</c:v>
                </c:pt>
                <c:pt idx="1692">
                  <c:v>18.6075634</c:v>
                </c:pt>
                <c:pt idx="1693">
                  <c:v>22.28927139</c:v>
                </c:pt>
                <c:pt idx="1694">
                  <c:v>25.778545820000001</c:v>
                </c:pt>
                <c:pt idx="1695">
                  <c:v>29.01469281</c:v>
                </c:pt>
                <c:pt idx="1696">
                  <c:v>31.965365250000001</c:v>
                </c:pt>
                <c:pt idx="1697">
                  <c:v>34.441942070000003</c:v>
                </c:pt>
                <c:pt idx="1698">
                  <c:v>36.215446180000001</c:v>
                </c:pt>
                <c:pt idx="1699">
                  <c:v>37.404680339999999</c:v>
                </c:pt>
                <c:pt idx="1700">
                  <c:v>38.356815210000001</c:v>
                </c:pt>
                <c:pt idx="1701">
                  <c:v>39.553667730000001</c:v>
                </c:pt>
                <c:pt idx="1702">
                  <c:v>41.014743549999999</c:v>
                </c:pt>
                <c:pt idx="1703">
                  <c:v>42.28354994</c:v>
                </c:pt>
                <c:pt idx="1704">
                  <c:v>42.970687040000001</c:v>
                </c:pt>
                <c:pt idx="1705">
                  <c:v>43.096028160000003</c:v>
                </c:pt>
                <c:pt idx="1706">
                  <c:v>42.926318799999997</c:v>
                </c:pt>
                <c:pt idx="1707">
                  <c:v>42.692123420000001</c:v>
                </c:pt>
                <c:pt idx="1708">
                  <c:v>42.488193719999998</c:v>
                </c:pt>
                <c:pt idx="1709">
                  <c:v>42.208178320000002</c:v>
                </c:pt>
                <c:pt idx="1710">
                  <c:v>41.680042419999999</c:v>
                </c:pt>
                <c:pt idx="1711">
                  <c:v>40.763324369999999</c:v>
                </c:pt>
                <c:pt idx="1712">
                  <c:v>39.515025180000002</c:v>
                </c:pt>
                <c:pt idx="1713">
                  <c:v>38.191272120000001</c:v>
                </c:pt>
                <c:pt idx="1714">
                  <c:v>37.027062809999997</c:v>
                </c:pt>
                <c:pt idx="1715">
                  <c:v>36.050418239999999</c:v>
                </c:pt>
                <c:pt idx="1716">
                  <c:v>35.149077929999997</c:v>
                </c:pt>
                <c:pt idx="1717">
                  <c:v>34.277537369999997</c:v>
                </c:pt>
                <c:pt idx="1718">
                  <c:v>33.457646889999999</c:v>
                </c:pt>
                <c:pt idx="1719">
                  <c:v>32.670673370000003</c:v>
                </c:pt>
                <c:pt idx="1720">
                  <c:v>31.849135279999999</c:v>
                </c:pt>
                <c:pt idx="1721">
                  <c:v>30.92625456</c:v>
                </c:pt>
                <c:pt idx="1722">
                  <c:v>29.941225679999999</c:v>
                </c:pt>
                <c:pt idx="1723">
                  <c:v>28.963089190000002</c:v>
                </c:pt>
                <c:pt idx="1724">
                  <c:v>27.98553063</c:v>
                </c:pt>
                <c:pt idx="1725">
                  <c:v>26.946042389999999</c:v>
                </c:pt>
                <c:pt idx="1726">
                  <c:v>25.837134549999998</c:v>
                </c:pt>
                <c:pt idx="1727">
                  <c:v>24.68964214</c:v>
                </c:pt>
                <c:pt idx="1728">
                  <c:v>23.518137930000002</c:v>
                </c:pt>
                <c:pt idx="1729">
                  <c:v>22.317930830000002</c:v>
                </c:pt>
                <c:pt idx="1730">
                  <c:v>21.02954038</c:v>
                </c:pt>
                <c:pt idx="1731">
                  <c:v>19.562594650000001</c:v>
                </c:pt>
                <c:pt idx="1732">
                  <c:v>17.858927380000001</c:v>
                </c:pt>
                <c:pt idx="1733">
                  <c:v>15.910393190000001</c:v>
                </c:pt>
                <c:pt idx="1734">
                  <c:v>13.741881469999999</c:v>
                </c:pt>
                <c:pt idx="1735">
                  <c:v>11.40066176</c:v>
                </c:pt>
                <c:pt idx="1736">
                  <c:v>8.9264043619999995</c:v>
                </c:pt>
                <c:pt idx="1737">
                  <c:v>6.3328204140000004</c:v>
                </c:pt>
                <c:pt idx="1738">
                  <c:v>3.6714972659999998</c:v>
                </c:pt>
                <c:pt idx="1739">
                  <c:v>1.0243961210000001</c:v>
                </c:pt>
                <c:pt idx="1740">
                  <c:v>-1.5932776420000001</c:v>
                </c:pt>
                <c:pt idx="1741">
                  <c:v>-4.2599168089999999</c:v>
                </c:pt>
                <c:pt idx="1742">
                  <c:v>-7.0559917929999996</c:v>
                </c:pt>
                <c:pt idx="1743">
                  <c:v>-10.038131140000001</c:v>
                </c:pt>
                <c:pt idx="1744">
                  <c:v>-13.26042651</c:v>
                </c:pt>
                <c:pt idx="1745">
                  <c:v>-16.72983004</c:v>
                </c:pt>
                <c:pt idx="1746">
                  <c:v>-20.40218544</c:v>
                </c:pt>
                <c:pt idx="1747">
                  <c:v>-24.189283710000002</c:v>
                </c:pt>
                <c:pt idx="1748">
                  <c:v>-28.027544840000001</c:v>
                </c:pt>
                <c:pt idx="1749">
                  <c:v>-31.8787582</c:v>
                </c:pt>
                <c:pt idx="1750">
                  <c:v>-35.685045219999999</c:v>
                </c:pt>
                <c:pt idx="1751">
                  <c:v>-39.419829829999998</c:v>
                </c:pt>
                <c:pt idx="1752">
                  <c:v>-43.112798439999999</c:v>
                </c:pt>
                <c:pt idx="1753">
                  <c:v>-46.789358329999999</c:v>
                </c:pt>
                <c:pt idx="1754">
                  <c:v>-50.42866892</c:v>
                </c:pt>
                <c:pt idx="1755">
                  <c:v>-54.046530500000003</c:v>
                </c:pt>
                <c:pt idx="1756">
                  <c:v>-57.658623949999999</c:v>
                </c:pt>
                <c:pt idx="1757">
                  <c:v>-61.168120889999997</c:v>
                </c:pt>
                <c:pt idx="1758">
                  <c:v>-64.471304140000001</c:v>
                </c:pt>
                <c:pt idx="1759">
                  <c:v>-67.582354929999994</c:v>
                </c:pt>
                <c:pt idx="1760">
                  <c:v>-70.493095659999994</c:v>
                </c:pt>
                <c:pt idx="1761">
                  <c:v>-73.201491320000002</c:v>
                </c:pt>
                <c:pt idx="1762">
                  <c:v>-75.693545279999995</c:v>
                </c:pt>
                <c:pt idx="1763">
                  <c:v>-77.905031510000001</c:v>
                </c:pt>
                <c:pt idx="1764">
                  <c:v>-79.737866120000007</c:v>
                </c:pt>
                <c:pt idx="1765">
                  <c:v>-81.065400299999993</c:v>
                </c:pt>
                <c:pt idx="1766">
                  <c:v>-81.791646970000002</c:v>
                </c:pt>
                <c:pt idx="1767">
                  <c:v>-81.864228049999994</c:v>
                </c:pt>
                <c:pt idx="1768">
                  <c:v>-81.242443410000007</c:v>
                </c:pt>
                <c:pt idx="1769">
                  <c:v>-79.968299979999998</c:v>
                </c:pt>
                <c:pt idx="1770">
                  <c:v>-78.123901099999998</c:v>
                </c:pt>
                <c:pt idx="1771">
                  <c:v>-75.782427720000001</c:v>
                </c:pt>
                <c:pt idx="1772">
                  <c:v>-73.006953670000001</c:v>
                </c:pt>
                <c:pt idx="1773">
                  <c:v>-69.839902649999999</c:v>
                </c:pt>
                <c:pt idx="1774">
                  <c:v>-66.285057879999997</c:v>
                </c:pt>
                <c:pt idx="1775">
                  <c:v>-62.275294860000002</c:v>
                </c:pt>
                <c:pt idx="1776">
                  <c:v>-57.743730790000001</c:v>
                </c:pt>
                <c:pt idx="1777">
                  <c:v>-52.61787855</c:v>
                </c:pt>
                <c:pt idx="1778">
                  <c:v>-46.845099040000001</c:v>
                </c:pt>
                <c:pt idx="1779">
                  <c:v>-40.460501520000001</c:v>
                </c:pt>
                <c:pt idx="1780">
                  <c:v>-33.619539850000002</c:v>
                </c:pt>
                <c:pt idx="1781">
                  <c:v>-26.558278550000001</c:v>
                </c:pt>
                <c:pt idx="1782">
                  <c:v>-19.44324722</c:v>
                </c:pt>
                <c:pt idx="1783">
                  <c:v>-12.455411399999999</c:v>
                </c:pt>
                <c:pt idx="1784">
                  <c:v>-5.8386761079999996</c:v>
                </c:pt>
                <c:pt idx="1785">
                  <c:v>0.245600135</c:v>
                </c:pt>
                <c:pt idx="1786">
                  <c:v>5.7191448920000001</c:v>
                </c:pt>
                <c:pt idx="1787">
                  <c:v>10.64133487</c:v>
                </c:pt>
                <c:pt idx="1788">
                  <c:v>15.07474244</c:v>
                </c:pt>
                <c:pt idx="1789">
                  <c:v>18.996675669999998</c:v>
                </c:pt>
                <c:pt idx="1790">
                  <c:v>22.332338310000001</c:v>
                </c:pt>
                <c:pt idx="1791">
                  <c:v>25.00331971</c:v>
                </c:pt>
                <c:pt idx="1792">
                  <c:v>26.998352990000001</c:v>
                </c:pt>
                <c:pt idx="1793">
                  <c:v>28.37275867</c:v>
                </c:pt>
                <c:pt idx="1794">
                  <c:v>29.079900240000001</c:v>
                </c:pt>
                <c:pt idx="1795">
                  <c:v>29.096533180000002</c:v>
                </c:pt>
                <c:pt idx="1796">
                  <c:v>28.558777750000001</c:v>
                </c:pt>
                <c:pt idx="1797">
                  <c:v>27.85319754</c:v>
                </c:pt>
                <c:pt idx="1798">
                  <c:v>27.319368350000001</c:v>
                </c:pt>
                <c:pt idx="1799">
                  <c:v>26.87398146</c:v>
                </c:pt>
                <c:pt idx="1800">
                  <c:v>26.31983095</c:v>
                </c:pt>
                <c:pt idx="1801">
                  <c:v>25.80058047</c:v>
                </c:pt>
                <c:pt idx="1802">
                  <c:v>25.620208640000001</c:v>
                </c:pt>
                <c:pt idx="1803">
                  <c:v>25.933395310000002</c:v>
                </c:pt>
                <c:pt idx="1804">
                  <c:v>26.5600925</c:v>
                </c:pt>
                <c:pt idx="1805">
                  <c:v>27.191305809999999</c:v>
                </c:pt>
                <c:pt idx="1806">
                  <c:v>27.519227600000001</c:v>
                </c:pt>
                <c:pt idx="1807">
                  <c:v>27.485250799999999</c:v>
                </c:pt>
                <c:pt idx="1808">
                  <c:v>27.238496550000001</c:v>
                </c:pt>
                <c:pt idx="1809">
                  <c:v>26.938094979999999</c:v>
                </c:pt>
                <c:pt idx="1810">
                  <c:v>26.661721060000001</c:v>
                </c:pt>
                <c:pt idx="1811">
                  <c:v>26.38886536</c:v>
                </c:pt>
                <c:pt idx="1812">
                  <c:v>26.09384717</c:v>
                </c:pt>
                <c:pt idx="1813">
                  <c:v>25.80069151</c:v>
                </c:pt>
                <c:pt idx="1814">
                  <c:v>25.534257319999998</c:v>
                </c:pt>
                <c:pt idx="1815">
                  <c:v>25.26384569</c:v>
                </c:pt>
                <c:pt idx="1816">
                  <c:v>24.926399239999999</c:v>
                </c:pt>
                <c:pt idx="1817">
                  <c:v>24.485381870000001</c:v>
                </c:pt>
                <c:pt idx="1818">
                  <c:v>23.931995310000001</c:v>
                </c:pt>
                <c:pt idx="1819">
                  <c:v>23.284830230000001</c:v>
                </c:pt>
                <c:pt idx="1820">
                  <c:v>22.5518298</c:v>
                </c:pt>
                <c:pt idx="1821">
                  <c:v>21.72486117</c:v>
                </c:pt>
                <c:pt idx="1822">
                  <c:v>20.765696380000001</c:v>
                </c:pt>
                <c:pt idx="1823">
                  <c:v>19.66817112</c:v>
                </c:pt>
                <c:pt idx="1824">
                  <c:v>18.480002110000001</c:v>
                </c:pt>
                <c:pt idx="1825">
                  <c:v>17.219998449999999</c:v>
                </c:pt>
                <c:pt idx="1826">
                  <c:v>15.885183720000001</c:v>
                </c:pt>
                <c:pt idx="1827">
                  <c:v>14.492362330000001</c:v>
                </c:pt>
                <c:pt idx="1828">
                  <c:v>13.0459794</c:v>
                </c:pt>
                <c:pt idx="1829">
                  <c:v>11.50380365</c:v>
                </c:pt>
                <c:pt idx="1830">
                  <c:v>9.8036055599999994</c:v>
                </c:pt>
                <c:pt idx="1831">
                  <c:v>7.8937677690000001</c:v>
                </c:pt>
                <c:pt idx="1832">
                  <c:v>5.7349093340000001</c:v>
                </c:pt>
                <c:pt idx="1833">
                  <c:v>3.3545006270000002</c:v>
                </c:pt>
                <c:pt idx="1834">
                  <c:v>0.82968859500000003</c:v>
                </c:pt>
                <c:pt idx="1835">
                  <c:v>-1.800695937</c:v>
                </c:pt>
                <c:pt idx="1836">
                  <c:v>-4.5355684590000003</c:v>
                </c:pt>
                <c:pt idx="1837">
                  <c:v>-7.3130353890000004</c:v>
                </c:pt>
                <c:pt idx="1838">
                  <c:v>-10.085444519999999</c:v>
                </c:pt>
                <c:pt idx="1839">
                  <c:v>-12.883577470000001</c:v>
                </c:pt>
                <c:pt idx="1840">
                  <c:v>-15.7740288</c:v>
                </c:pt>
                <c:pt idx="1841">
                  <c:v>-18.822830490000001</c:v>
                </c:pt>
                <c:pt idx="1842">
                  <c:v>-22.123634859999999</c:v>
                </c:pt>
                <c:pt idx="1843">
                  <c:v>-25.7036962</c:v>
                </c:pt>
                <c:pt idx="1844">
                  <c:v>-29.548645530000002</c:v>
                </c:pt>
                <c:pt idx="1845">
                  <c:v>-33.678754480000002</c:v>
                </c:pt>
                <c:pt idx="1846">
                  <c:v>-38.088630010000003</c:v>
                </c:pt>
                <c:pt idx="1847">
                  <c:v>-42.68956137</c:v>
                </c:pt>
                <c:pt idx="1848">
                  <c:v>-47.340714830000003</c:v>
                </c:pt>
                <c:pt idx="1849">
                  <c:v>-51.872685410000003</c:v>
                </c:pt>
                <c:pt idx="1850">
                  <c:v>-56.227216720000001</c:v>
                </c:pt>
                <c:pt idx="1851">
                  <c:v>-60.365556750000003</c:v>
                </c:pt>
                <c:pt idx="1852">
                  <c:v>-64.310355830000006</c:v>
                </c:pt>
                <c:pt idx="1853">
                  <c:v>-68.065765679999998</c:v>
                </c:pt>
                <c:pt idx="1854">
                  <c:v>-71.658592900000002</c:v>
                </c:pt>
                <c:pt idx="1855">
                  <c:v>-75.078462680000001</c:v>
                </c:pt>
                <c:pt idx="1856">
                  <c:v>-78.301515429999995</c:v>
                </c:pt>
                <c:pt idx="1857">
                  <c:v>-81.329618879999998</c:v>
                </c:pt>
                <c:pt idx="1858">
                  <c:v>-84.167044480000001</c:v>
                </c:pt>
                <c:pt idx="1859">
                  <c:v>-86.765811350000007</c:v>
                </c:pt>
                <c:pt idx="1860">
                  <c:v>-89.081039230000002</c:v>
                </c:pt>
                <c:pt idx="1861">
                  <c:v>-91.061819920000005</c:v>
                </c:pt>
                <c:pt idx="1862">
                  <c:v>-92.655110059999998</c:v>
                </c:pt>
                <c:pt idx="1863">
                  <c:v>-93.784731300000004</c:v>
                </c:pt>
                <c:pt idx="1864">
                  <c:v>-94.390506239999993</c:v>
                </c:pt>
                <c:pt idx="1865">
                  <c:v>-94.380931369999999</c:v>
                </c:pt>
                <c:pt idx="1866">
                  <c:v>-93.696987949999993</c:v>
                </c:pt>
                <c:pt idx="1867">
                  <c:v>-92.296623530000005</c:v>
                </c:pt>
                <c:pt idx="1868">
                  <c:v>-90.109772320000005</c:v>
                </c:pt>
                <c:pt idx="1869">
                  <c:v>-87.136295110000006</c:v>
                </c:pt>
                <c:pt idx="1870">
                  <c:v>-83.356979089999996</c:v>
                </c:pt>
                <c:pt idx="1871">
                  <c:v>-78.752513030000003</c:v>
                </c:pt>
                <c:pt idx="1872">
                  <c:v>-73.305820879999999</c:v>
                </c:pt>
                <c:pt idx="1873">
                  <c:v>-67.065985589999997</c:v>
                </c:pt>
                <c:pt idx="1874">
                  <c:v>-60.120355480000001</c:v>
                </c:pt>
                <c:pt idx="1875">
                  <c:v>-52.525531229999999</c:v>
                </c:pt>
                <c:pt idx="1876">
                  <c:v>-44.380774500000001</c:v>
                </c:pt>
                <c:pt idx="1877">
                  <c:v>-35.858919810000003</c:v>
                </c:pt>
                <c:pt idx="1878">
                  <c:v>-27.268129699999999</c:v>
                </c:pt>
                <c:pt idx="1879">
                  <c:v>-18.864180260000001</c:v>
                </c:pt>
                <c:pt idx="1880">
                  <c:v>-10.813181780000001</c:v>
                </c:pt>
                <c:pt idx="1881">
                  <c:v>-3.3214737209999998</c:v>
                </c:pt>
                <c:pt idx="1882">
                  <c:v>3.5586579139999999</c:v>
                </c:pt>
                <c:pt idx="1883">
                  <c:v>9.8843870359999997</c:v>
                </c:pt>
                <c:pt idx="1884">
                  <c:v>15.67555265</c:v>
                </c:pt>
                <c:pt idx="1885">
                  <c:v>20.924994139999999</c:v>
                </c:pt>
                <c:pt idx="1886">
                  <c:v>25.542862759999998</c:v>
                </c:pt>
                <c:pt idx="1887">
                  <c:v>29.519709720000002</c:v>
                </c:pt>
                <c:pt idx="1888">
                  <c:v>32.866240650000002</c:v>
                </c:pt>
                <c:pt idx="1889">
                  <c:v>35.614281320000003</c:v>
                </c:pt>
                <c:pt idx="1890">
                  <c:v>37.790911270000002</c:v>
                </c:pt>
                <c:pt idx="1891">
                  <c:v>39.395855019999999</c:v>
                </c:pt>
                <c:pt idx="1892">
                  <c:v>40.255071639999997</c:v>
                </c:pt>
                <c:pt idx="1893">
                  <c:v>40.288947290000003</c:v>
                </c:pt>
                <c:pt idx="1894">
                  <c:v>39.961702930000001</c:v>
                </c:pt>
                <c:pt idx="1895">
                  <c:v>39.828386270000003</c:v>
                </c:pt>
                <c:pt idx="1896">
                  <c:v>40.093692679999997</c:v>
                </c:pt>
                <c:pt idx="1897">
                  <c:v>40.585061670000002</c:v>
                </c:pt>
                <c:pt idx="1898">
                  <c:v>41.082474730000001</c:v>
                </c:pt>
                <c:pt idx="1899">
                  <c:v>41.411996719999998</c:v>
                </c:pt>
                <c:pt idx="1900">
                  <c:v>41.439566229999997</c:v>
                </c:pt>
                <c:pt idx="1901">
                  <c:v>41.125774059999998</c:v>
                </c:pt>
                <c:pt idx="1902">
                  <c:v>40.491201500000003</c:v>
                </c:pt>
                <c:pt idx="1903">
                  <c:v>39.651614029999998</c:v>
                </c:pt>
                <c:pt idx="1904">
                  <c:v>38.739317909999997</c:v>
                </c:pt>
                <c:pt idx="1905">
                  <c:v>37.807925609999998</c:v>
                </c:pt>
                <c:pt idx="1906">
                  <c:v>36.825407640000002</c:v>
                </c:pt>
                <c:pt idx="1907">
                  <c:v>35.796227510000001</c:v>
                </c:pt>
                <c:pt idx="1908">
                  <c:v>34.769248380000001</c:v>
                </c:pt>
                <c:pt idx="1909">
                  <c:v>33.781784369999997</c:v>
                </c:pt>
                <c:pt idx="1910">
                  <c:v>32.789147239999998</c:v>
                </c:pt>
                <c:pt idx="1911">
                  <c:v>31.72937546</c:v>
                </c:pt>
                <c:pt idx="1912">
                  <c:v>30.57656755</c:v>
                </c:pt>
                <c:pt idx="1913">
                  <c:v>29.318564800000001</c:v>
                </c:pt>
                <c:pt idx="1914">
                  <c:v>27.939672720000001</c:v>
                </c:pt>
                <c:pt idx="1915">
                  <c:v>26.433017249999999</c:v>
                </c:pt>
                <c:pt idx="1916">
                  <c:v>24.776967280000001</c:v>
                </c:pt>
                <c:pt idx="1917">
                  <c:v>23.0051898</c:v>
                </c:pt>
                <c:pt idx="1918">
                  <c:v>21.136825559999998</c:v>
                </c:pt>
                <c:pt idx="1919">
                  <c:v>19.197957129999999</c:v>
                </c:pt>
                <c:pt idx="1920">
                  <c:v>17.18399505</c:v>
                </c:pt>
                <c:pt idx="1921">
                  <c:v>15.050772240000001</c:v>
                </c:pt>
                <c:pt idx="1922">
                  <c:v>12.76747986</c:v>
                </c:pt>
                <c:pt idx="1923">
                  <c:v>10.38293584</c:v>
                </c:pt>
                <c:pt idx="1924">
                  <c:v>7.9573021859999997</c:v>
                </c:pt>
                <c:pt idx="1925">
                  <c:v>5.5199940420000004</c:v>
                </c:pt>
                <c:pt idx="1926">
                  <c:v>3.011942661</c:v>
                </c:pt>
                <c:pt idx="1927">
                  <c:v>0.39159428800000001</c:v>
                </c:pt>
                <c:pt idx="1928">
                  <c:v>-2.3636089980000001</c:v>
                </c:pt>
                <c:pt idx="1929">
                  <c:v>-5.2659301579999998</c:v>
                </c:pt>
                <c:pt idx="1930">
                  <c:v>-8.3026698149999998</c:v>
                </c:pt>
                <c:pt idx="1931">
                  <c:v>-11.4534909</c:v>
                </c:pt>
                <c:pt idx="1932">
                  <c:v>-14.63570638</c:v>
                </c:pt>
                <c:pt idx="1933">
                  <c:v>-17.77765389</c:v>
                </c:pt>
                <c:pt idx="1934">
                  <c:v>-20.91755397</c:v>
                </c:pt>
                <c:pt idx="1935">
                  <c:v>-24.144074939999999</c:v>
                </c:pt>
                <c:pt idx="1936">
                  <c:v>-27.487580940000001</c:v>
                </c:pt>
                <c:pt idx="1937">
                  <c:v>-30.914395939999999</c:v>
                </c:pt>
                <c:pt idx="1938">
                  <c:v>-34.369764400000001</c:v>
                </c:pt>
                <c:pt idx="1939">
                  <c:v>-37.80330807</c:v>
                </c:pt>
                <c:pt idx="1940">
                  <c:v>-41.179819109999997</c:v>
                </c:pt>
                <c:pt idx="1941">
                  <c:v>-44.483135390000001</c:v>
                </c:pt>
                <c:pt idx="1942">
                  <c:v>-47.691802099999997</c:v>
                </c:pt>
                <c:pt idx="1943">
                  <c:v>-50.793093820000003</c:v>
                </c:pt>
                <c:pt idx="1944">
                  <c:v>-53.783938220000003</c:v>
                </c:pt>
                <c:pt idx="1945">
                  <c:v>-56.62826424</c:v>
                </c:pt>
                <c:pt idx="1946">
                  <c:v>-59.317504790000001</c:v>
                </c:pt>
                <c:pt idx="1947">
                  <c:v>-61.880924999999998</c:v>
                </c:pt>
                <c:pt idx="1948">
                  <c:v>-64.372198760000003</c:v>
                </c:pt>
                <c:pt idx="1949">
                  <c:v>-66.755400019999996</c:v>
                </c:pt>
                <c:pt idx="1950">
                  <c:v>-68.998424740000004</c:v>
                </c:pt>
                <c:pt idx="1951">
                  <c:v>-71.058318409999998</c:v>
                </c:pt>
                <c:pt idx="1952">
                  <c:v>-72.831184879999995</c:v>
                </c:pt>
                <c:pt idx="1953">
                  <c:v>-74.252501359999997</c:v>
                </c:pt>
                <c:pt idx="1954">
                  <c:v>-75.321976250000006</c:v>
                </c:pt>
                <c:pt idx="1955">
                  <c:v>-75.988958010000005</c:v>
                </c:pt>
                <c:pt idx="1956">
                  <c:v>-76.150217850000004</c:v>
                </c:pt>
                <c:pt idx="1957">
                  <c:v>-75.699688510000001</c:v>
                </c:pt>
                <c:pt idx="1958">
                  <c:v>-74.661901639999996</c:v>
                </c:pt>
                <c:pt idx="1959">
                  <c:v>-73.057780789999995</c:v>
                </c:pt>
                <c:pt idx="1960">
                  <c:v>-70.864602110000007</c:v>
                </c:pt>
                <c:pt idx="1961">
                  <c:v>-68.061535050000003</c:v>
                </c:pt>
                <c:pt idx="1962">
                  <c:v>-64.636278489999995</c:v>
                </c:pt>
                <c:pt idx="1963">
                  <c:v>-60.575385939999997</c:v>
                </c:pt>
                <c:pt idx="1964">
                  <c:v>-55.900618260000002</c:v>
                </c:pt>
                <c:pt idx="1965">
                  <c:v>-50.708274299999999</c:v>
                </c:pt>
                <c:pt idx="1966">
                  <c:v>-45.139622709999998</c:v>
                </c:pt>
                <c:pt idx="1967">
                  <c:v>-39.399827899999998</c:v>
                </c:pt>
                <c:pt idx="1968">
                  <c:v>-33.669133559999999</c:v>
                </c:pt>
                <c:pt idx="1969">
                  <c:v>-28.06788353</c:v>
                </c:pt>
                <c:pt idx="1970">
                  <c:v>-22.660333680000001</c:v>
                </c:pt>
                <c:pt idx="1971">
                  <c:v>-17.466759159999999</c:v>
                </c:pt>
                <c:pt idx="1972">
                  <c:v>-12.42140702</c:v>
                </c:pt>
                <c:pt idx="1973">
                  <c:v>-7.456395219</c:v>
                </c:pt>
                <c:pt idx="1974">
                  <c:v>-2.6372555539999998</c:v>
                </c:pt>
                <c:pt idx="1975">
                  <c:v>1.9270361970000001</c:v>
                </c:pt>
                <c:pt idx="1976">
                  <c:v>6.1196209130000003</c:v>
                </c:pt>
                <c:pt idx="1977">
                  <c:v>9.8866530949999998</c:v>
                </c:pt>
                <c:pt idx="1978">
                  <c:v>13.211245910000001</c:v>
                </c:pt>
                <c:pt idx="1979">
                  <c:v>16.21490305</c:v>
                </c:pt>
                <c:pt idx="1980">
                  <c:v>19.061945850000001</c:v>
                </c:pt>
                <c:pt idx="1981">
                  <c:v>21.78779866</c:v>
                </c:pt>
                <c:pt idx="1982">
                  <c:v>24.322272519999999</c:v>
                </c:pt>
                <c:pt idx="1983">
                  <c:v>26.475308290000001</c:v>
                </c:pt>
                <c:pt idx="1984">
                  <c:v>27.980962290000001</c:v>
                </c:pt>
                <c:pt idx="1985">
                  <c:v>28.699854680000001</c:v>
                </c:pt>
                <c:pt idx="1986">
                  <c:v>28.689439329999999</c:v>
                </c:pt>
                <c:pt idx="1987">
                  <c:v>28.403694080000001</c:v>
                </c:pt>
                <c:pt idx="1988">
                  <c:v>28.44424888</c:v>
                </c:pt>
                <c:pt idx="1989">
                  <c:v>28.979644499999999</c:v>
                </c:pt>
                <c:pt idx="1990">
                  <c:v>29.844578169999998</c:v>
                </c:pt>
                <c:pt idx="1991">
                  <c:v>30.56780715</c:v>
                </c:pt>
                <c:pt idx="1992">
                  <c:v>30.907792430000001</c:v>
                </c:pt>
                <c:pt idx="1993">
                  <c:v>31.043994980000001</c:v>
                </c:pt>
                <c:pt idx="1994">
                  <c:v>31.198658000000002</c:v>
                </c:pt>
                <c:pt idx="1995">
                  <c:v>31.3474073</c:v>
                </c:pt>
                <c:pt idx="1996">
                  <c:v>31.241594370000001</c:v>
                </c:pt>
                <c:pt idx="1997">
                  <c:v>30.652944819999998</c:v>
                </c:pt>
                <c:pt idx="1998">
                  <c:v>29.781360589999998</c:v>
                </c:pt>
                <c:pt idx="1999">
                  <c:v>28.951965879999999</c:v>
                </c:pt>
                <c:pt idx="2000">
                  <c:v>28.258285699999998</c:v>
                </c:pt>
                <c:pt idx="2001">
                  <c:v>27.623820940000002</c:v>
                </c:pt>
                <c:pt idx="2002">
                  <c:v>26.97159821</c:v>
                </c:pt>
                <c:pt idx="2003">
                  <c:v>26.284241560000002</c:v>
                </c:pt>
                <c:pt idx="2004">
                  <c:v>25.597895130000001</c:v>
                </c:pt>
                <c:pt idx="2005">
                  <c:v>24.904658009999999</c:v>
                </c:pt>
                <c:pt idx="2006">
                  <c:v>24.163482810000001</c:v>
                </c:pt>
                <c:pt idx="2007">
                  <c:v>23.279162329999998</c:v>
                </c:pt>
                <c:pt idx="2008">
                  <c:v>22.20691034</c:v>
                </c:pt>
                <c:pt idx="2009">
                  <c:v>20.98605968</c:v>
                </c:pt>
                <c:pt idx="2010">
                  <c:v>19.598285440000002</c:v>
                </c:pt>
                <c:pt idx="2011">
                  <c:v>18.129069340000001</c:v>
                </c:pt>
                <c:pt idx="2012">
                  <c:v>16.790504970000001</c:v>
                </c:pt>
                <c:pt idx="2013">
                  <c:v>15.614660349999999</c:v>
                </c:pt>
                <c:pt idx="2014">
                  <c:v>14.479278239999999</c:v>
                </c:pt>
                <c:pt idx="2015">
                  <c:v>13.256299459999999</c:v>
                </c:pt>
                <c:pt idx="2016">
                  <c:v>11.903444950000001</c:v>
                </c:pt>
                <c:pt idx="2017">
                  <c:v>10.44644031</c:v>
                </c:pt>
                <c:pt idx="2018">
                  <c:v>8.9147689430000003</c:v>
                </c:pt>
                <c:pt idx="2019">
                  <c:v>7.3362911840000002</c:v>
                </c:pt>
                <c:pt idx="2020">
                  <c:v>5.6803998809999996</c:v>
                </c:pt>
                <c:pt idx="2021">
                  <c:v>4.0335932430000003</c:v>
                </c:pt>
                <c:pt idx="2022">
                  <c:v>2.477429098</c:v>
                </c:pt>
                <c:pt idx="2023">
                  <c:v>0.99521125600000004</c:v>
                </c:pt>
                <c:pt idx="2024">
                  <c:v>-0.470022049</c:v>
                </c:pt>
                <c:pt idx="2025">
                  <c:v>-1.9804044080000001</c:v>
                </c:pt>
                <c:pt idx="2026">
                  <c:v>-3.6011775799999999</c:v>
                </c:pt>
                <c:pt idx="2027">
                  <c:v>-5.3765042080000001</c:v>
                </c:pt>
                <c:pt idx="2028">
                  <c:v>-7.2589972639999996</c:v>
                </c:pt>
                <c:pt idx="2029">
                  <c:v>-9.2105707989999992</c:v>
                </c:pt>
                <c:pt idx="2030">
                  <c:v>-11.201146980000001</c:v>
                </c:pt>
                <c:pt idx="2031">
                  <c:v>-13.2380879</c:v>
                </c:pt>
                <c:pt idx="2032">
                  <c:v>-15.322626550000001</c:v>
                </c:pt>
                <c:pt idx="2033">
                  <c:v>-17.48183993</c:v>
                </c:pt>
                <c:pt idx="2034">
                  <c:v>-19.793818980000001</c:v>
                </c:pt>
                <c:pt idx="2035">
                  <c:v>-22.31278622</c:v>
                </c:pt>
                <c:pt idx="2036">
                  <c:v>-25.013958590000001</c:v>
                </c:pt>
                <c:pt idx="2037">
                  <c:v>-27.80159832</c:v>
                </c:pt>
                <c:pt idx="2038">
                  <c:v>-30.61854009</c:v>
                </c:pt>
                <c:pt idx="2039">
                  <c:v>-33.428165309999997</c:v>
                </c:pt>
                <c:pt idx="2040">
                  <c:v>-36.230828969999997</c:v>
                </c:pt>
                <c:pt idx="2041">
                  <c:v>-39.003392609999999</c:v>
                </c:pt>
                <c:pt idx="2042">
                  <c:v>-41.730731929999997</c:v>
                </c:pt>
                <c:pt idx="2043">
                  <c:v>-44.402894099999997</c:v>
                </c:pt>
                <c:pt idx="2044">
                  <c:v>-46.998042750000003</c:v>
                </c:pt>
                <c:pt idx="2045">
                  <c:v>-49.46189768</c:v>
                </c:pt>
                <c:pt idx="2046">
                  <c:v>-51.765832400000001</c:v>
                </c:pt>
                <c:pt idx="2047">
                  <c:v>-53.914448819999997</c:v>
                </c:pt>
                <c:pt idx="2048">
                  <c:v>-55.909285240000003</c:v>
                </c:pt>
                <c:pt idx="2049">
                  <c:v>-57.780104799999997</c:v>
                </c:pt>
                <c:pt idx="2050">
                  <c:v>-59.57215738</c:v>
                </c:pt>
                <c:pt idx="2051">
                  <c:v>-61.305273270000001</c:v>
                </c:pt>
                <c:pt idx="2052">
                  <c:v>-62.950741170000001</c:v>
                </c:pt>
                <c:pt idx="2053">
                  <c:v>-64.440313720000006</c:v>
                </c:pt>
                <c:pt idx="2054">
                  <c:v>-65.740315730000006</c:v>
                </c:pt>
                <c:pt idx="2055">
                  <c:v>-66.804681270000003</c:v>
                </c:pt>
                <c:pt idx="2056">
                  <c:v>-67.558378750000003</c:v>
                </c:pt>
                <c:pt idx="2057">
                  <c:v>-67.893803809999994</c:v>
                </c:pt>
                <c:pt idx="2058">
                  <c:v>-67.630804260000005</c:v>
                </c:pt>
                <c:pt idx="2059">
                  <c:v>-66.68206017</c:v>
                </c:pt>
                <c:pt idx="2060">
                  <c:v>-65.060961309999996</c:v>
                </c:pt>
                <c:pt idx="2061">
                  <c:v>-62.775453859999999</c:v>
                </c:pt>
                <c:pt idx="2062">
                  <c:v>-59.937027370000003</c:v>
                </c:pt>
                <c:pt idx="2063">
                  <c:v>-56.665386040000001</c:v>
                </c:pt>
                <c:pt idx="2064">
                  <c:v>-53.146305560000002</c:v>
                </c:pt>
                <c:pt idx="2065">
                  <c:v>-49.537494469999999</c:v>
                </c:pt>
                <c:pt idx="2066">
                  <c:v>-46.045769739999997</c:v>
                </c:pt>
                <c:pt idx="2067">
                  <c:v>-42.829551879999997</c:v>
                </c:pt>
                <c:pt idx="2068">
                  <c:v>-39.965949039999998</c:v>
                </c:pt>
                <c:pt idx="2069">
                  <c:v>-37.40051382</c:v>
                </c:pt>
                <c:pt idx="2070">
                  <c:v>-34.977710930000001</c:v>
                </c:pt>
                <c:pt idx="2071">
                  <c:v>-32.542681930000001</c:v>
                </c:pt>
                <c:pt idx="2072">
                  <c:v>-29.972791650000001</c:v>
                </c:pt>
                <c:pt idx="2073">
                  <c:v>-27.207910259999998</c:v>
                </c:pt>
                <c:pt idx="2074">
                  <c:v>-24.28063079</c:v>
                </c:pt>
                <c:pt idx="2075">
                  <c:v>-21.274189979999999</c:v>
                </c:pt>
                <c:pt idx="2076">
                  <c:v>-18.341308720000001</c:v>
                </c:pt>
                <c:pt idx="2077">
                  <c:v>-15.61002482</c:v>
                </c:pt>
                <c:pt idx="2078">
                  <c:v>-13.18293525</c:v>
                </c:pt>
                <c:pt idx="2079">
                  <c:v>-11.114344300000001</c:v>
                </c:pt>
                <c:pt idx="2080">
                  <c:v>-9.4115805550000005</c:v>
                </c:pt>
                <c:pt idx="2081">
                  <c:v>-8.0159884239999997</c:v>
                </c:pt>
                <c:pt idx="2082">
                  <c:v>-6.8122087950000001</c:v>
                </c:pt>
                <c:pt idx="2083">
                  <c:v>-5.734788139</c:v>
                </c:pt>
                <c:pt idx="2084">
                  <c:v>-4.798964657</c:v>
                </c:pt>
                <c:pt idx="2085">
                  <c:v>-4.047892483</c:v>
                </c:pt>
                <c:pt idx="2086">
                  <c:v>-3.5166150740000002</c:v>
                </c:pt>
                <c:pt idx="2087">
                  <c:v>-3.155838052</c:v>
                </c:pt>
                <c:pt idx="2088">
                  <c:v>-2.8510202709999999</c:v>
                </c:pt>
                <c:pt idx="2089">
                  <c:v>-2.5239924060000001</c:v>
                </c:pt>
                <c:pt idx="2090">
                  <c:v>-2.2146081780000002</c:v>
                </c:pt>
                <c:pt idx="2091">
                  <c:v>-2.0286811739999999</c:v>
                </c:pt>
                <c:pt idx="2092">
                  <c:v>-2.0687619509999999</c:v>
                </c:pt>
                <c:pt idx="2093">
                  <c:v>-2.2464063919999999</c:v>
                </c:pt>
                <c:pt idx="2094">
                  <c:v>-2.2843140439999998</c:v>
                </c:pt>
                <c:pt idx="2095">
                  <c:v>-1.916816023</c:v>
                </c:pt>
                <c:pt idx="2096">
                  <c:v>-1.066084722</c:v>
                </c:pt>
                <c:pt idx="2097">
                  <c:v>7.3794951999999997E-2</c:v>
                </c:pt>
                <c:pt idx="2098">
                  <c:v>1.191462593</c:v>
                </c:pt>
                <c:pt idx="2099">
                  <c:v>2.0314197209999998</c:v>
                </c:pt>
                <c:pt idx="2100">
                  <c:v>2.5910988069999998</c:v>
                </c:pt>
                <c:pt idx="2101">
                  <c:v>3.004423091</c:v>
                </c:pt>
                <c:pt idx="2102">
                  <c:v>3.4066217289999998</c:v>
                </c:pt>
                <c:pt idx="2103">
                  <c:v>3.9182524939999999</c:v>
                </c:pt>
                <c:pt idx="2104">
                  <c:v>4.609153644</c:v>
                </c:pt>
                <c:pt idx="2105">
                  <c:v>5.5290380309999998</c:v>
                </c:pt>
                <c:pt idx="2106">
                  <c:v>6.6735392710000001</c:v>
                </c:pt>
                <c:pt idx="2107">
                  <c:v>7.9669664649999996</c:v>
                </c:pt>
                <c:pt idx="2108">
                  <c:v>9.3201346160000007</c:v>
                </c:pt>
                <c:pt idx="2109">
                  <c:v>10.64638132</c:v>
                </c:pt>
                <c:pt idx="2110">
                  <c:v>11.95123824</c:v>
                </c:pt>
                <c:pt idx="2111">
                  <c:v>13.295616470000001</c:v>
                </c:pt>
                <c:pt idx="2112">
                  <c:v>14.744114099999999</c:v>
                </c:pt>
                <c:pt idx="2113">
                  <c:v>16.374658839999999</c:v>
                </c:pt>
                <c:pt idx="2114">
                  <c:v>18.194165040000001</c:v>
                </c:pt>
                <c:pt idx="2115">
                  <c:v>20.17541392</c:v>
                </c:pt>
                <c:pt idx="2116">
                  <c:v>22.273145119999999</c:v>
                </c:pt>
                <c:pt idx="2117">
                  <c:v>24.42169234</c:v>
                </c:pt>
                <c:pt idx="2118">
                  <c:v>26.611958420000001</c:v>
                </c:pt>
                <c:pt idx="2119">
                  <c:v>28.817781929999999</c:v>
                </c:pt>
                <c:pt idx="2120">
                  <c:v>31.124433669999998</c:v>
                </c:pt>
                <c:pt idx="2121">
                  <c:v>33.567388260000001</c:v>
                </c:pt>
                <c:pt idx="2122">
                  <c:v>36.002872429999996</c:v>
                </c:pt>
                <c:pt idx="2123">
                  <c:v>38.19599032</c:v>
                </c:pt>
                <c:pt idx="2124">
                  <c:v>39.91808786</c:v>
                </c:pt>
                <c:pt idx="2125">
                  <c:v>41.118867899999998</c:v>
                </c:pt>
                <c:pt idx="2126">
                  <c:v>41.815066760000001</c:v>
                </c:pt>
                <c:pt idx="2127">
                  <c:v>42.223252180000003</c:v>
                </c:pt>
                <c:pt idx="2128">
                  <c:v>42.502890260000001</c:v>
                </c:pt>
                <c:pt idx="2129">
                  <c:v>42.827703479999997</c:v>
                </c:pt>
                <c:pt idx="2130">
                  <c:v>43.352900490000003</c:v>
                </c:pt>
                <c:pt idx="2131">
                  <c:v>44.083774419999997</c:v>
                </c:pt>
                <c:pt idx="2132">
                  <c:v>44.823522310000001</c:v>
                </c:pt>
                <c:pt idx="2133">
                  <c:v>45.415703039999997</c:v>
                </c:pt>
                <c:pt idx="2134">
                  <c:v>45.831432960000001</c:v>
                </c:pt>
                <c:pt idx="2135">
                  <c:v>46.033533519999999</c:v>
                </c:pt>
                <c:pt idx="2136">
                  <c:v>46.006748549999998</c:v>
                </c:pt>
                <c:pt idx="2137">
                  <c:v>45.727108680000001</c:v>
                </c:pt>
                <c:pt idx="2138">
                  <c:v>45.24322789</c:v>
                </c:pt>
                <c:pt idx="2139">
                  <c:v>44.804407570000002</c:v>
                </c:pt>
                <c:pt idx="2140">
                  <c:v>44.575277300000003</c:v>
                </c:pt>
                <c:pt idx="2141">
                  <c:v>44.621159489999997</c:v>
                </c:pt>
                <c:pt idx="2142">
                  <c:v>44.852344539999997</c:v>
                </c:pt>
                <c:pt idx="2143">
                  <c:v>45.109758710000001</c:v>
                </c:pt>
                <c:pt idx="2144">
                  <c:v>45.3168279</c:v>
                </c:pt>
                <c:pt idx="2145">
                  <c:v>45.468513160000001</c:v>
                </c:pt>
                <c:pt idx="2146">
                  <c:v>45.492768060000003</c:v>
                </c:pt>
                <c:pt idx="2147">
                  <c:v>45.26739551</c:v>
                </c:pt>
                <c:pt idx="2148">
                  <c:v>44.759071239999997</c:v>
                </c:pt>
                <c:pt idx="2149">
                  <c:v>44.151544919999999</c:v>
                </c:pt>
                <c:pt idx="2150">
                  <c:v>43.451364060000003</c:v>
                </c:pt>
                <c:pt idx="2151">
                  <c:v>42.753389900000002</c:v>
                </c:pt>
                <c:pt idx="2152">
                  <c:v>42.129330539999998</c:v>
                </c:pt>
                <c:pt idx="2153">
                  <c:v>41.612281510000003</c:v>
                </c:pt>
                <c:pt idx="2154">
                  <c:v>41.224124179999997</c:v>
                </c:pt>
                <c:pt idx="2155">
                  <c:v>40.960936160000003</c:v>
                </c:pt>
                <c:pt idx="2156">
                  <c:v>40.804664250000002</c:v>
                </c:pt>
                <c:pt idx="2157">
                  <c:v>40.75008879</c:v>
                </c:pt>
                <c:pt idx="2158">
                  <c:v>40.735644389999997</c:v>
                </c:pt>
                <c:pt idx="2159">
                  <c:v>40.740530270000001</c:v>
                </c:pt>
                <c:pt idx="2160">
                  <c:v>40.692410299999999</c:v>
                </c:pt>
                <c:pt idx="2161">
                  <c:v>40.49731895</c:v>
                </c:pt>
                <c:pt idx="2162">
                  <c:v>40.220688420000002</c:v>
                </c:pt>
                <c:pt idx="2163">
                  <c:v>39.964987569999998</c:v>
                </c:pt>
                <c:pt idx="2164">
                  <c:v>39.766197259999998</c:v>
                </c:pt>
                <c:pt idx="2165">
                  <c:v>39.626751949999999</c:v>
                </c:pt>
                <c:pt idx="2166">
                  <c:v>39.555206669999997</c:v>
                </c:pt>
                <c:pt idx="2167">
                  <c:v>39.54937614</c:v>
                </c:pt>
                <c:pt idx="2168">
                  <c:v>39.59881738</c:v>
                </c:pt>
                <c:pt idx="2169">
                  <c:v>39.651246149999999</c:v>
                </c:pt>
                <c:pt idx="2170">
                  <c:v>39.584827879999999</c:v>
                </c:pt>
                <c:pt idx="2171">
                  <c:v>39.444375430000001</c:v>
                </c:pt>
                <c:pt idx="2172">
                  <c:v>39.225329459999998</c:v>
                </c:pt>
                <c:pt idx="2173">
                  <c:v>38.972546729999998</c:v>
                </c:pt>
                <c:pt idx="2174">
                  <c:v>38.781890869999998</c:v>
                </c:pt>
                <c:pt idx="2175">
                  <c:v>38.649647280000003</c:v>
                </c:pt>
                <c:pt idx="2176">
                  <c:v>38.534910709999998</c:v>
                </c:pt>
                <c:pt idx="2177">
                  <c:v>38.413686579999997</c:v>
                </c:pt>
                <c:pt idx="2178">
                  <c:v>38.27436951</c:v>
                </c:pt>
                <c:pt idx="2179">
                  <c:v>38.052824979999997</c:v>
                </c:pt>
                <c:pt idx="2180">
                  <c:v>37.700924379999996</c:v>
                </c:pt>
                <c:pt idx="2181">
                  <c:v>37.246021210000002</c:v>
                </c:pt>
                <c:pt idx="2182">
                  <c:v>36.734031360000003</c:v>
                </c:pt>
                <c:pt idx="2183">
                  <c:v>36.126953260000001</c:v>
                </c:pt>
                <c:pt idx="2184">
                  <c:v>35.21988399</c:v>
                </c:pt>
                <c:pt idx="2185">
                  <c:v>34.35007985</c:v>
                </c:pt>
                <c:pt idx="2186">
                  <c:v>33.523680480000003</c:v>
                </c:pt>
                <c:pt idx="2187">
                  <c:v>32.835751770000002</c:v>
                </c:pt>
                <c:pt idx="2188">
                  <c:v>32.276404309999997</c:v>
                </c:pt>
                <c:pt idx="2189">
                  <c:v>31.87749822</c:v>
                </c:pt>
                <c:pt idx="2190">
                  <c:v>31.501877220000001</c:v>
                </c:pt>
                <c:pt idx="2191">
                  <c:v>31.029565040000001</c:v>
                </c:pt>
                <c:pt idx="2192">
                  <c:v>30.415429570000001</c:v>
                </c:pt>
                <c:pt idx="2193">
                  <c:v>29.688046920000001</c:v>
                </c:pt>
                <c:pt idx="2194">
                  <c:v>28.939133200000001</c:v>
                </c:pt>
                <c:pt idx="2195">
                  <c:v>28.215053640000001</c:v>
                </c:pt>
                <c:pt idx="2196">
                  <c:v>27.526390630000002</c:v>
                </c:pt>
                <c:pt idx="2197">
                  <c:v>26.894672360000001</c:v>
                </c:pt>
                <c:pt idx="2198">
                  <c:v>26.33800535</c:v>
                </c:pt>
                <c:pt idx="2199">
                  <c:v>25.82825236</c:v>
                </c:pt>
                <c:pt idx="2200">
                  <c:v>25.326899170000001</c:v>
                </c:pt>
                <c:pt idx="2201">
                  <c:v>24.798262909999998</c:v>
                </c:pt>
                <c:pt idx="2202">
                  <c:v>24.238958889999999</c:v>
                </c:pt>
                <c:pt idx="2203">
                  <c:v>23.678469830000001</c:v>
                </c:pt>
                <c:pt idx="2204">
                  <c:v>23.129875179999999</c:v>
                </c:pt>
                <c:pt idx="2205">
                  <c:v>22.638170250000002</c:v>
                </c:pt>
                <c:pt idx="2206">
                  <c:v>22.23727045</c:v>
                </c:pt>
                <c:pt idx="2207">
                  <c:v>21.937659960000001</c:v>
                </c:pt>
                <c:pt idx="2208">
                  <c:v>21.698669559999999</c:v>
                </c:pt>
                <c:pt idx="2209">
                  <c:v>21.458818350000001</c:v>
                </c:pt>
                <c:pt idx="2210">
                  <c:v>21.185857800000001</c:v>
                </c:pt>
                <c:pt idx="2211">
                  <c:v>20.852587249999999</c:v>
                </c:pt>
                <c:pt idx="2212">
                  <c:v>20.44074526</c:v>
                </c:pt>
                <c:pt idx="2213">
                  <c:v>20.00815644</c:v>
                </c:pt>
                <c:pt idx="2214">
                  <c:v>19.634687929999998</c:v>
                </c:pt>
                <c:pt idx="2215">
                  <c:v>19.363947289999999</c:v>
                </c:pt>
                <c:pt idx="2216">
                  <c:v>19.1657096</c:v>
                </c:pt>
                <c:pt idx="2217">
                  <c:v>18.968172070000001</c:v>
                </c:pt>
                <c:pt idx="2218">
                  <c:v>18.732330170000001</c:v>
                </c:pt>
                <c:pt idx="2219">
                  <c:v>18.43236143</c:v>
                </c:pt>
                <c:pt idx="2220">
                  <c:v>18.07218026</c:v>
                </c:pt>
                <c:pt idx="2221">
                  <c:v>17.73084549</c:v>
                </c:pt>
                <c:pt idx="2222">
                  <c:v>17.470901520000002</c:v>
                </c:pt>
                <c:pt idx="2223">
                  <c:v>17.277055789999999</c:v>
                </c:pt>
                <c:pt idx="2224">
                  <c:v>17.109108320000001</c:v>
                </c:pt>
                <c:pt idx="2225">
                  <c:v>16.91757479</c:v>
                </c:pt>
                <c:pt idx="2226">
                  <c:v>16.65715337</c:v>
                </c:pt>
                <c:pt idx="2227">
                  <c:v>16.327779809999999</c:v>
                </c:pt>
                <c:pt idx="2228">
                  <c:v>15.97336945</c:v>
                </c:pt>
                <c:pt idx="2229">
                  <c:v>15.63728864</c:v>
                </c:pt>
                <c:pt idx="2230">
                  <c:v>15.351033449999999</c:v>
                </c:pt>
                <c:pt idx="2231">
                  <c:v>15.125620120000001</c:v>
                </c:pt>
                <c:pt idx="2232">
                  <c:v>14.91424174</c:v>
                </c:pt>
                <c:pt idx="2233">
                  <c:v>14.59942086</c:v>
                </c:pt>
                <c:pt idx="2234">
                  <c:v>14.303912110000001</c:v>
                </c:pt>
                <c:pt idx="2235">
                  <c:v>13.98728726</c:v>
                </c:pt>
                <c:pt idx="2236">
                  <c:v>13.64373206</c:v>
                </c:pt>
                <c:pt idx="2237">
                  <c:v>13.30158604</c:v>
                </c:pt>
                <c:pt idx="2238">
                  <c:v>12.984554279999999</c:v>
                </c:pt>
                <c:pt idx="2239">
                  <c:v>12.71686965</c:v>
                </c:pt>
                <c:pt idx="2240">
                  <c:v>12.49927872</c:v>
                </c:pt>
                <c:pt idx="2241">
                  <c:v>12.29252546</c:v>
                </c:pt>
                <c:pt idx="2242">
                  <c:v>12.02078985</c:v>
                </c:pt>
                <c:pt idx="2243">
                  <c:v>11.699112420000001</c:v>
                </c:pt>
                <c:pt idx="2244">
                  <c:v>11.38566855</c:v>
                </c:pt>
                <c:pt idx="2245">
                  <c:v>11.08939004</c:v>
                </c:pt>
                <c:pt idx="2246">
                  <c:v>10.819504500000001</c:v>
                </c:pt>
                <c:pt idx="2247">
                  <c:v>10.568858690000001</c:v>
                </c:pt>
                <c:pt idx="2248">
                  <c:v>10.33442999</c:v>
                </c:pt>
                <c:pt idx="2249">
                  <c:v>10.107074109999999</c:v>
                </c:pt>
                <c:pt idx="2250">
                  <c:v>9.8636083509999999</c:v>
                </c:pt>
                <c:pt idx="2251">
                  <c:v>9.5869757040000003</c:v>
                </c:pt>
                <c:pt idx="2252">
                  <c:v>9.2885872299999992</c:v>
                </c:pt>
                <c:pt idx="2253">
                  <c:v>9.0014784250000002</c:v>
                </c:pt>
                <c:pt idx="2254">
                  <c:v>8.7514110370000004</c:v>
                </c:pt>
                <c:pt idx="2255">
                  <c:v>8.5363624159999993</c:v>
                </c:pt>
                <c:pt idx="2256">
                  <c:v>8.3349755479999992</c:v>
                </c:pt>
                <c:pt idx="2257">
                  <c:v>8.1271103369999995</c:v>
                </c:pt>
                <c:pt idx="2258">
                  <c:v>7.9022575499999999</c:v>
                </c:pt>
                <c:pt idx="2259">
                  <c:v>7.6645021990000002</c:v>
                </c:pt>
                <c:pt idx="2260">
                  <c:v>7.4249723349999996</c:v>
                </c:pt>
                <c:pt idx="2261">
                  <c:v>7.2004874089999999</c:v>
                </c:pt>
                <c:pt idx="2262">
                  <c:v>6.9902131199999999</c:v>
                </c:pt>
                <c:pt idx="2263">
                  <c:v>6.7754380779999996</c:v>
                </c:pt>
                <c:pt idx="2264">
                  <c:v>6.5459249960000001</c:v>
                </c:pt>
                <c:pt idx="2265">
                  <c:v>6.3017808759999996</c:v>
                </c:pt>
                <c:pt idx="2266">
                  <c:v>6.054239419</c:v>
                </c:pt>
                <c:pt idx="2267">
                  <c:v>5.824287751</c:v>
                </c:pt>
                <c:pt idx="2268">
                  <c:v>5.6277253160000003</c:v>
                </c:pt>
                <c:pt idx="2269">
                  <c:v>5.4698926090000004</c:v>
                </c:pt>
                <c:pt idx="2270">
                  <c:v>5.3614999770000002</c:v>
                </c:pt>
                <c:pt idx="2271">
                  <c:v>5.288992597</c:v>
                </c:pt>
                <c:pt idx="2272">
                  <c:v>5.219001446</c:v>
                </c:pt>
                <c:pt idx="2273">
                  <c:v>5.1411239569999996</c:v>
                </c:pt>
                <c:pt idx="2274">
                  <c:v>5.0534063380000003</c:v>
                </c:pt>
                <c:pt idx="2275">
                  <c:v>4.9604668509999996</c:v>
                </c:pt>
                <c:pt idx="2276">
                  <c:v>4.8781804539999998</c:v>
                </c:pt>
                <c:pt idx="2277">
                  <c:v>4.8146212249999998</c:v>
                </c:pt>
                <c:pt idx="2278">
                  <c:v>4.7626594600000001</c:v>
                </c:pt>
                <c:pt idx="2279">
                  <c:v>4.7243736309999997</c:v>
                </c:pt>
                <c:pt idx="2280">
                  <c:v>4.6780705779999998</c:v>
                </c:pt>
                <c:pt idx="2281">
                  <c:v>4.6033752269999999</c:v>
                </c:pt>
                <c:pt idx="2282">
                  <c:v>4.4943254020000003</c:v>
                </c:pt>
                <c:pt idx="2283">
                  <c:v>4.3501541939999999</c:v>
                </c:pt>
                <c:pt idx="2284">
                  <c:v>4.19791603</c:v>
                </c:pt>
                <c:pt idx="2285">
                  <c:v>4.0538328300000002</c:v>
                </c:pt>
                <c:pt idx="2286">
                  <c:v>3.9178297529999999</c:v>
                </c:pt>
                <c:pt idx="2287">
                  <c:v>3.7961589579999999</c:v>
                </c:pt>
                <c:pt idx="2288">
                  <c:v>3.6889099390000002</c:v>
                </c:pt>
                <c:pt idx="2289">
                  <c:v>3.59217736</c:v>
                </c:pt>
                <c:pt idx="2290">
                  <c:v>3.507146213</c:v>
                </c:pt>
                <c:pt idx="2291">
                  <c:v>3.4154547289999999</c:v>
                </c:pt>
                <c:pt idx="2292">
                  <c:v>3.3077742940000001</c:v>
                </c:pt>
                <c:pt idx="2293">
                  <c:v>3.1874783080000002</c:v>
                </c:pt>
                <c:pt idx="2294">
                  <c:v>3.0655153020000001</c:v>
                </c:pt>
                <c:pt idx="2295">
                  <c:v>2.9500180359999999</c:v>
                </c:pt>
                <c:pt idx="2296">
                  <c:v>2.8388609549999999</c:v>
                </c:pt>
                <c:pt idx="2297">
                  <c:v>2.7221502960000001</c:v>
                </c:pt>
                <c:pt idx="2298">
                  <c:v>2.6069628699999998</c:v>
                </c:pt>
                <c:pt idx="2299">
                  <c:v>2.5147301930000001</c:v>
                </c:pt>
                <c:pt idx="2300">
                  <c:v>2.4502766889999998</c:v>
                </c:pt>
                <c:pt idx="2301">
                  <c:v>2.4081338350000001</c:v>
                </c:pt>
                <c:pt idx="2302">
                  <c:v>2.372288078</c:v>
                </c:pt>
                <c:pt idx="2303">
                  <c:v>2.3422040370000001</c:v>
                </c:pt>
                <c:pt idx="2304">
                  <c:v>2.3239401960000001</c:v>
                </c:pt>
                <c:pt idx="2305">
                  <c:v>2.3215499519999998</c:v>
                </c:pt>
                <c:pt idx="2306">
                  <c:v>2.3294848730000002</c:v>
                </c:pt>
                <c:pt idx="2307">
                  <c:v>2.3482568559999999</c:v>
                </c:pt>
                <c:pt idx="2308">
                  <c:v>2.3674593989999999</c:v>
                </c:pt>
                <c:pt idx="2309">
                  <c:v>2.3720876510000002</c:v>
                </c:pt>
                <c:pt idx="2310">
                  <c:v>2.364664238</c:v>
                </c:pt>
                <c:pt idx="2311">
                  <c:v>2.347056013</c:v>
                </c:pt>
                <c:pt idx="2312">
                  <c:v>2.3303942929999999</c:v>
                </c:pt>
                <c:pt idx="2313">
                  <c:v>2.3186089870000002</c:v>
                </c:pt>
                <c:pt idx="2314">
                  <c:v>2.3076299470000001</c:v>
                </c:pt>
                <c:pt idx="2315">
                  <c:v>2.2942355280000002</c:v>
                </c:pt>
                <c:pt idx="2316">
                  <c:v>2.2768436379999999</c:v>
                </c:pt>
                <c:pt idx="2317">
                  <c:v>2.2628132449999998</c:v>
                </c:pt>
                <c:pt idx="2318">
                  <c:v>2.2570111000000002</c:v>
                </c:pt>
                <c:pt idx="2319">
                  <c:v>2.255925258</c:v>
                </c:pt>
                <c:pt idx="2320">
                  <c:v>2.2533771929999999</c:v>
                </c:pt>
                <c:pt idx="2321">
                  <c:v>2.2445166090000002</c:v>
                </c:pt>
                <c:pt idx="2322">
                  <c:v>2.2359200370000001</c:v>
                </c:pt>
                <c:pt idx="2323">
                  <c:v>2.2289616159999999</c:v>
                </c:pt>
                <c:pt idx="2324">
                  <c:v>2.2246228239999999</c:v>
                </c:pt>
                <c:pt idx="2325">
                  <c:v>2.205642407</c:v>
                </c:pt>
                <c:pt idx="2326">
                  <c:v>2.1747025390000001</c:v>
                </c:pt>
                <c:pt idx="2327">
                  <c:v>2.1539243680000002</c:v>
                </c:pt>
                <c:pt idx="2328">
                  <c:v>2.1620984609999998</c:v>
                </c:pt>
                <c:pt idx="2329">
                  <c:v>2.2059234719999998</c:v>
                </c:pt>
                <c:pt idx="2330">
                  <c:v>2.2509668619999998</c:v>
                </c:pt>
                <c:pt idx="2331">
                  <c:v>2.261398105</c:v>
                </c:pt>
              </c:numCache>
            </c:numRef>
          </c:val>
          <c:smooth val="0"/>
          <c:extLst>
            <c:ext xmlns:c16="http://schemas.microsoft.com/office/drawing/2014/chart" uri="{C3380CC4-5D6E-409C-BE32-E72D297353CC}">
              <c16:uniqueId val="{00000002-E65A-4684-94C5-0217CABC1CEC}"/>
            </c:ext>
          </c:extLst>
        </c:ser>
        <c:dLbls>
          <c:showLegendKey val="0"/>
          <c:showVal val="0"/>
          <c:showCatName val="0"/>
          <c:showSerName val="0"/>
          <c:showPercent val="0"/>
          <c:showBubbleSize val="0"/>
        </c:dLbls>
        <c:smooth val="0"/>
        <c:axId val="731552032"/>
        <c:axId val="731544160"/>
      </c:lineChart>
      <c:catAx>
        <c:axId val="731552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44160"/>
        <c:crosses val="autoZero"/>
        <c:auto val="1"/>
        <c:lblAlgn val="ctr"/>
        <c:lblOffset val="100"/>
        <c:noMultiLvlLbl val="0"/>
      </c:catAx>
      <c:valAx>
        <c:axId val="73154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520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Gyro_Action1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Sheet1!$J$2:$J$2756</c:f>
              <c:numCache>
                <c:formatCode>General</c:formatCode>
                <c:ptCount val="2755"/>
                <c:pt idx="0">
                  <c:v>0.19564000000000001</c:v>
                </c:pt>
                <c:pt idx="1">
                  <c:v>0.36205799999999999</c:v>
                </c:pt>
                <c:pt idx="2">
                  <c:v>-3.0862000000000001E-2</c:v>
                </c:pt>
                <c:pt idx="3">
                  <c:v>-0.25884699999999999</c:v>
                </c:pt>
                <c:pt idx="4">
                  <c:v>-0.33666699999999999</c:v>
                </c:pt>
                <c:pt idx="5">
                  <c:v>-0.53886199999999995</c:v>
                </c:pt>
                <c:pt idx="6">
                  <c:v>3.7219000000000002E-2</c:v>
                </c:pt>
                <c:pt idx="7">
                  <c:v>2.3090000000000003E-2</c:v>
                </c:pt>
                <c:pt idx="8">
                  <c:v>-5.9200999999999997E-2</c:v>
                </c:pt>
                <c:pt idx="9">
                  <c:v>-0.12832199999999999</c:v>
                </c:pt>
                <c:pt idx="10">
                  <c:v>-4.4748999999999997E-2</c:v>
                </c:pt>
                <c:pt idx="11">
                  <c:v>-4.6675999999999995E-2</c:v>
                </c:pt>
                <c:pt idx="12">
                  <c:v>2.8174999999999999E-2</c:v>
                </c:pt>
                <c:pt idx="13">
                  <c:v>6.2885999999999997E-2</c:v>
                </c:pt>
                <c:pt idx="14">
                  <c:v>3.82E-3</c:v>
                </c:pt>
                <c:pt idx="15">
                  <c:v>-4.5883E-2</c:v>
                </c:pt>
                <c:pt idx="16">
                  <c:v>-8.9560000000000001E-2</c:v>
                </c:pt>
                <c:pt idx="17">
                  <c:v>-0.16458800000000001</c:v>
                </c:pt>
                <c:pt idx="18">
                  <c:v>-1.8627999999999999E-2</c:v>
                </c:pt>
                <c:pt idx="19">
                  <c:v>3.7499999999999999E-2</c:v>
                </c:pt>
                <c:pt idx="20">
                  <c:v>0.117159</c:v>
                </c:pt>
                <c:pt idx="21">
                  <c:v>0.24946600000000002</c:v>
                </c:pt>
                <c:pt idx="22">
                  <c:v>9.4031000000000003E-2</c:v>
                </c:pt>
                <c:pt idx="23">
                  <c:v>0.124099</c:v>
                </c:pt>
                <c:pt idx="24">
                  <c:v>-2.7691E-2</c:v>
                </c:pt>
                <c:pt idx="25">
                  <c:v>-8.1210000000000004E-2</c:v>
                </c:pt>
                <c:pt idx="26">
                  <c:v>-4.3984000000000002E-2</c:v>
                </c:pt>
                <c:pt idx="27">
                  <c:v>-4.8357000000000004E-2</c:v>
                </c:pt>
                <c:pt idx="28">
                  <c:v>5.4495000000000002E-2</c:v>
                </c:pt>
                <c:pt idx="29">
                  <c:v>0.15404299999999999</c:v>
                </c:pt>
                <c:pt idx="30">
                  <c:v>0.110347</c:v>
                </c:pt>
                <c:pt idx="31">
                  <c:v>0.207786</c:v>
                </c:pt>
                <c:pt idx="32">
                  <c:v>6.6390000000000005E-2</c:v>
                </c:pt>
                <c:pt idx="33">
                  <c:v>0.11768400000000001</c:v>
                </c:pt>
                <c:pt idx="34">
                  <c:v>7.6858999999999997E-2</c:v>
                </c:pt>
                <c:pt idx="35">
                  <c:v>0.20191399999999998</c:v>
                </c:pt>
                <c:pt idx="36">
                  <c:v>0.170125</c:v>
                </c:pt>
                <c:pt idx="37">
                  <c:v>0.336233</c:v>
                </c:pt>
                <c:pt idx="38">
                  <c:v>0.114953</c:v>
                </c:pt>
                <c:pt idx="39">
                  <c:v>0.16254299999999999</c:v>
                </c:pt>
                <c:pt idx="40">
                  <c:v>-6.0629999999999998E-3</c:v>
                </c:pt>
                <c:pt idx="41">
                  <c:v>-3.0536000000000001E-2</c:v>
                </c:pt>
                <c:pt idx="42">
                  <c:v>-1.1694E-2</c:v>
                </c:pt>
                <c:pt idx="43">
                  <c:v>2.4320000000000001E-3</c:v>
                </c:pt>
                <c:pt idx="44">
                  <c:v>4.3271999999999998E-2</c:v>
                </c:pt>
                <c:pt idx="45">
                  <c:v>0.11246400000000001</c:v>
                </c:pt>
                <c:pt idx="46">
                  <c:v>9.4960000000000003E-2</c:v>
                </c:pt>
                <c:pt idx="47">
                  <c:v>0.213334</c:v>
                </c:pt>
                <c:pt idx="48">
                  <c:v>0.10651099999999999</c:v>
                </c:pt>
                <c:pt idx="49">
                  <c:v>0.164882</c:v>
                </c:pt>
                <c:pt idx="50">
                  <c:v>1.4404999999999999E-2</c:v>
                </c:pt>
                <c:pt idx="51">
                  <c:v>1.2626999999999999E-2</c:v>
                </c:pt>
                <c:pt idx="52">
                  <c:v>7.8539999999999999E-3</c:v>
                </c:pt>
                <c:pt idx="53">
                  <c:v>4.3545E-2</c:v>
                </c:pt>
                <c:pt idx="54">
                  <c:v>6.4638000000000001E-2</c:v>
                </c:pt>
                <c:pt idx="55">
                  <c:v>0.14230300000000001</c:v>
                </c:pt>
                <c:pt idx="56">
                  <c:v>8.9593000000000006E-2</c:v>
                </c:pt>
                <c:pt idx="57">
                  <c:v>0.21344400000000002</c:v>
                </c:pt>
                <c:pt idx="58">
                  <c:v>0.16552700000000001</c:v>
                </c:pt>
                <c:pt idx="59">
                  <c:v>0.33518999999999999</c:v>
                </c:pt>
                <c:pt idx="60">
                  <c:v>9.7826999999999997E-2</c:v>
                </c:pt>
                <c:pt idx="61">
                  <c:v>6.3784999999999994E-2</c:v>
                </c:pt>
                <c:pt idx="62">
                  <c:v>-0.17044699999999999</c:v>
                </c:pt>
                <c:pt idx="63">
                  <c:v>-0.46709299999999998</c:v>
                </c:pt>
                <c:pt idx="64">
                  <c:v>-0.36260399999999998</c:v>
                </c:pt>
                <c:pt idx="65">
                  <c:v>-0.66652400000000001</c:v>
                </c:pt>
                <c:pt idx="66">
                  <c:v>-7.3640999999999998E-2</c:v>
                </c:pt>
                <c:pt idx="67">
                  <c:v>0.10104700000000001</c:v>
                </c:pt>
                <c:pt idx="68">
                  <c:v>0.31917899999999999</c:v>
                </c:pt>
                <c:pt idx="69">
                  <c:v>0.76575799999999994</c:v>
                </c:pt>
                <c:pt idx="70">
                  <c:v>0.257413</c:v>
                </c:pt>
                <c:pt idx="71">
                  <c:v>0.281671</c:v>
                </c:pt>
                <c:pt idx="72">
                  <c:v>-8.8360000000000001E-3</c:v>
                </c:pt>
                <c:pt idx="73">
                  <c:v>-4.9851000000000006E-2</c:v>
                </c:pt>
                <c:pt idx="74">
                  <c:v>-3.9037000000000002E-2</c:v>
                </c:pt>
                <c:pt idx="75">
                  <c:v>-2.7959000000000005E-2</c:v>
                </c:pt>
                <c:pt idx="76">
                  <c:v>9.1207999999999997E-2</c:v>
                </c:pt>
                <c:pt idx="77">
                  <c:v>0.24560700000000002</c:v>
                </c:pt>
                <c:pt idx="78">
                  <c:v>0.168546</c:v>
                </c:pt>
                <c:pt idx="79">
                  <c:v>0.29024</c:v>
                </c:pt>
                <c:pt idx="80">
                  <c:v>4.9103000000000001E-2</c:v>
                </c:pt>
                <c:pt idx="81">
                  <c:v>4.1529999999999997E-2</c:v>
                </c:pt>
                <c:pt idx="82">
                  <c:v>-3.8681E-2</c:v>
                </c:pt>
                <c:pt idx="83">
                  <c:v>-7.5344999999999995E-2</c:v>
                </c:pt>
                <c:pt idx="84">
                  <c:v>-3.6059999999999998E-3</c:v>
                </c:pt>
                <c:pt idx="85">
                  <c:v>3.3498E-2</c:v>
                </c:pt>
                <c:pt idx="86">
                  <c:v>6.8290000000000003E-2</c:v>
                </c:pt>
                <c:pt idx="87">
                  <c:v>0.15269199999999999</c:v>
                </c:pt>
                <c:pt idx="88">
                  <c:v>8.9726E-2</c:v>
                </c:pt>
                <c:pt idx="89">
                  <c:v>0.161274</c:v>
                </c:pt>
                <c:pt idx="90">
                  <c:v>4.1620999999999998E-2</c:v>
                </c:pt>
                <c:pt idx="91">
                  <c:v>5.3324999999999997E-2</c:v>
                </c:pt>
                <c:pt idx="92">
                  <c:v>-1.2877E-2</c:v>
                </c:pt>
                <c:pt idx="93">
                  <c:v>-3.2117E-2</c:v>
                </c:pt>
                <c:pt idx="94">
                  <c:v>1.0659E-2</c:v>
                </c:pt>
                <c:pt idx="95">
                  <c:v>8.3262000000000003E-2</c:v>
                </c:pt>
                <c:pt idx="96">
                  <c:v>0.12820599999999999</c:v>
                </c:pt>
                <c:pt idx="97">
                  <c:v>0.293852</c:v>
                </c:pt>
                <c:pt idx="98">
                  <c:v>0.185978</c:v>
                </c:pt>
                <c:pt idx="99">
                  <c:v>0.37834500000000004</c:v>
                </c:pt>
                <c:pt idx="100">
                  <c:v>0.18371899999999999</c:v>
                </c:pt>
                <c:pt idx="101">
                  <c:v>0.35119999999999996</c:v>
                </c:pt>
                <c:pt idx="102">
                  <c:v>0.143762</c:v>
                </c:pt>
                <c:pt idx="103">
                  <c:v>0.27129900000000001</c:v>
                </c:pt>
                <c:pt idx="104">
                  <c:v>0.130606</c:v>
                </c:pt>
                <c:pt idx="105">
                  <c:v>0.25596399999999997</c:v>
                </c:pt>
                <c:pt idx="106">
                  <c:v>0.107334</c:v>
                </c:pt>
                <c:pt idx="107">
                  <c:v>0.19763799999999998</c:v>
                </c:pt>
                <c:pt idx="108">
                  <c:v>9.2400999999999997E-2</c:v>
                </c:pt>
                <c:pt idx="109">
                  <c:v>0.201847</c:v>
                </c:pt>
                <c:pt idx="110">
                  <c:v>0.113855</c:v>
                </c:pt>
                <c:pt idx="111">
                  <c:v>0.22898499999999999</c:v>
                </c:pt>
                <c:pt idx="112">
                  <c:v>0.12171999999999999</c:v>
                </c:pt>
                <c:pt idx="113">
                  <c:v>0.23309199999999999</c:v>
                </c:pt>
                <c:pt idx="114">
                  <c:v>6.6739999999999994E-2</c:v>
                </c:pt>
                <c:pt idx="115">
                  <c:v>6.1876999999999995E-2</c:v>
                </c:pt>
                <c:pt idx="116">
                  <c:v>-8.8390999999999997E-2</c:v>
                </c:pt>
                <c:pt idx="117">
                  <c:v>-0.249588</c:v>
                </c:pt>
                <c:pt idx="118">
                  <c:v>-0.19214400000000001</c:v>
                </c:pt>
                <c:pt idx="119">
                  <c:v>-0.33715200000000001</c:v>
                </c:pt>
                <c:pt idx="120">
                  <c:v>-4.0017999999999998E-2</c:v>
                </c:pt>
                <c:pt idx="121">
                  <c:v>1.0093000000000005E-2</c:v>
                </c:pt>
                <c:pt idx="122">
                  <c:v>5.8975E-2</c:v>
                </c:pt>
                <c:pt idx="123">
                  <c:v>3.3701999999999996E-2</c:v>
                </c:pt>
                <c:pt idx="124">
                  <c:v>-0.159918</c:v>
                </c:pt>
                <c:pt idx="125">
                  <c:v>-0.45990199999999998</c:v>
                </c:pt>
                <c:pt idx="126">
                  <c:v>-0.41433700000000001</c:v>
                </c:pt>
                <c:pt idx="127">
                  <c:v>-0.87453200000000009</c:v>
                </c:pt>
                <c:pt idx="128">
                  <c:v>-0.44286799999999998</c:v>
                </c:pt>
                <c:pt idx="129">
                  <c:v>-0.84260999999999997</c:v>
                </c:pt>
                <c:pt idx="130">
                  <c:v>-0.33968799999999999</c:v>
                </c:pt>
                <c:pt idx="131">
                  <c:v>-0.62165599999999999</c:v>
                </c:pt>
                <c:pt idx="132">
                  <c:v>-0.25523099999999999</c:v>
                </c:pt>
                <c:pt idx="133">
                  <c:v>-0.50629900000000005</c:v>
                </c:pt>
                <c:pt idx="134">
                  <c:v>-0.25131500000000001</c:v>
                </c:pt>
                <c:pt idx="135">
                  <c:v>-0.51479300000000006</c:v>
                </c:pt>
                <c:pt idx="136">
                  <c:v>-0.29699399999999998</c:v>
                </c:pt>
                <c:pt idx="137">
                  <c:v>-0.6102749999999999</c:v>
                </c:pt>
                <c:pt idx="138">
                  <c:v>-0.27472299999999999</c:v>
                </c:pt>
                <c:pt idx="139">
                  <c:v>-0.47207199999999999</c:v>
                </c:pt>
                <c:pt idx="140">
                  <c:v>-0.119824</c:v>
                </c:pt>
                <c:pt idx="141">
                  <c:v>-0.22109800000000002</c:v>
                </c:pt>
                <c:pt idx="142">
                  <c:v>-0.178343</c:v>
                </c:pt>
                <c:pt idx="143">
                  <c:v>-0.49095</c:v>
                </c:pt>
                <c:pt idx="144">
                  <c:v>-0.43219000000000002</c:v>
                </c:pt>
                <c:pt idx="145">
                  <c:v>-0.90175000000000005</c:v>
                </c:pt>
                <c:pt idx="146">
                  <c:v>-0.402978</c:v>
                </c:pt>
                <c:pt idx="147">
                  <c:v>-0.67871300000000001</c:v>
                </c:pt>
                <c:pt idx="148">
                  <c:v>-0.14053299999999999</c:v>
                </c:pt>
                <c:pt idx="149">
                  <c:v>-0.169271</c:v>
                </c:pt>
                <c:pt idx="150">
                  <c:v>3.4994999999999998E-2</c:v>
                </c:pt>
                <c:pt idx="151">
                  <c:v>6.8259E-2</c:v>
                </c:pt>
                <c:pt idx="152">
                  <c:v>-4.0265000000000002E-2</c:v>
                </c:pt>
                <c:pt idx="153">
                  <c:v>-0.17900199999999999</c:v>
                </c:pt>
                <c:pt idx="154">
                  <c:v>-0.20977899999999999</c:v>
                </c:pt>
                <c:pt idx="155">
                  <c:v>-0.44682500000000003</c:v>
                </c:pt>
                <c:pt idx="156">
                  <c:v>-0.211898</c:v>
                </c:pt>
                <c:pt idx="157">
                  <c:v>-0.38652600000000004</c:v>
                </c:pt>
                <c:pt idx="158">
                  <c:v>-0.150836</c:v>
                </c:pt>
                <c:pt idx="159">
                  <c:v>-0.274366</c:v>
                </c:pt>
                <c:pt idx="160">
                  <c:v>-6.8333000000000005E-2</c:v>
                </c:pt>
                <c:pt idx="161">
                  <c:v>-4.6389E-2</c:v>
                </c:pt>
                <c:pt idx="162">
                  <c:v>0.119036</c:v>
                </c:pt>
                <c:pt idx="163">
                  <c:v>0.25437300000000002</c:v>
                </c:pt>
                <c:pt idx="164">
                  <c:v>-1.3245E-2</c:v>
                </c:pt>
                <c:pt idx="165">
                  <c:v>-0.22214700000000001</c:v>
                </c:pt>
                <c:pt idx="166">
                  <c:v>-0.33584399999999998</c:v>
                </c:pt>
                <c:pt idx="167">
                  <c:v>-0.67430999999999996</c:v>
                </c:pt>
                <c:pt idx="168">
                  <c:v>1.7722999999999999E-2</c:v>
                </c:pt>
                <c:pt idx="169">
                  <c:v>2.8480999999999999E-2</c:v>
                </c:pt>
                <c:pt idx="170">
                  <c:v>-6.6214999999999996E-2</c:v>
                </c:pt>
                <c:pt idx="171">
                  <c:v>-0.165991</c:v>
                </c:pt>
                <c:pt idx="172">
                  <c:v>-8.8403999999999996E-2</c:v>
                </c:pt>
                <c:pt idx="173">
                  <c:v>-0.12035199999999999</c:v>
                </c:pt>
                <c:pt idx="174">
                  <c:v>6.6373000000000001E-2</c:v>
                </c:pt>
                <c:pt idx="175">
                  <c:v>0.21106799999999998</c:v>
                </c:pt>
                <c:pt idx="176">
                  <c:v>0.17403399999999999</c:v>
                </c:pt>
                <c:pt idx="177">
                  <c:v>0.31966800000000001</c:v>
                </c:pt>
                <c:pt idx="178">
                  <c:v>8.1613000000000005E-2</c:v>
                </c:pt>
                <c:pt idx="179">
                  <c:v>0.110444</c:v>
                </c:pt>
                <c:pt idx="180">
                  <c:v>6.9069999999999999E-3</c:v>
                </c:pt>
                <c:pt idx="181">
                  <c:v>4.0134000000000003E-2</c:v>
                </c:pt>
                <c:pt idx="182">
                  <c:v>8.7614999999999998E-2</c:v>
                </c:pt>
                <c:pt idx="183">
                  <c:v>0.23733399999999999</c:v>
                </c:pt>
                <c:pt idx="184">
                  <c:v>0.19587499999999999</c:v>
                </c:pt>
                <c:pt idx="185">
                  <c:v>0.40583800000000003</c:v>
                </c:pt>
                <c:pt idx="186">
                  <c:v>0.17590800000000001</c:v>
                </c:pt>
                <c:pt idx="187">
                  <c:v>0.300313</c:v>
                </c:pt>
                <c:pt idx="188">
                  <c:v>0.109982</c:v>
                </c:pt>
                <c:pt idx="189">
                  <c:v>0.21523700000000001</c:v>
                </c:pt>
                <c:pt idx="190">
                  <c:v>9.8477999999999996E-2</c:v>
                </c:pt>
                <c:pt idx="191">
                  <c:v>0.20109099999999999</c:v>
                </c:pt>
                <c:pt idx="192">
                  <c:v>9.8528000000000004E-2</c:v>
                </c:pt>
                <c:pt idx="193">
                  <c:v>0.18557699999999999</c:v>
                </c:pt>
                <c:pt idx="194">
                  <c:v>6.7016000000000006E-2</c:v>
                </c:pt>
                <c:pt idx="195">
                  <c:v>9.018000000000001E-2</c:v>
                </c:pt>
                <c:pt idx="196">
                  <c:v>-2.64E-2</c:v>
                </c:pt>
                <c:pt idx="197">
                  <c:v>-4.9270000000000001E-2</c:v>
                </c:pt>
                <c:pt idx="198">
                  <c:v>2.4670000000000001E-2</c:v>
                </c:pt>
                <c:pt idx="199">
                  <c:v>8.9898999999999993E-2</c:v>
                </c:pt>
                <c:pt idx="200">
                  <c:v>0.108302</c:v>
                </c:pt>
                <c:pt idx="201">
                  <c:v>0.25449699999999997</c:v>
                </c:pt>
                <c:pt idx="202">
                  <c:v>0.149705</c:v>
                </c:pt>
                <c:pt idx="203">
                  <c:v>0.28435900000000003</c:v>
                </c:pt>
                <c:pt idx="204">
                  <c:v>0.12978200000000001</c:v>
                </c:pt>
                <c:pt idx="205">
                  <c:v>0.29825299999999999</c:v>
                </c:pt>
                <c:pt idx="206">
                  <c:v>0.20123099999999999</c:v>
                </c:pt>
                <c:pt idx="207">
                  <c:v>0.39372299999999999</c:v>
                </c:pt>
                <c:pt idx="208">
                  <c:v>0.116531</c:v>
                </c:pt>
                <c:pt idx="209">
                  <c:v>0.11634499999999999</c:v>
                </c:pt>
                <c:pt idx="210">
                  <c:v>-7.7884999999999996E-2</c:v>
                </c:pt>
                <c:pt idx="211">
                  <c:v>-0.153366</c:v>
                </c:pt>
                <c:pt idx="212">
                  <c:v>1.6761999999999999E-2</c:v>
                </c:pt>
                <c:pt idx="213">
                  <c:v>0.214777</c:v>
                </c:pt>
                <c:pt idx="214">
                  <c:v>0.35685600000000001</c:v>
                </c:pt>
                <c:pt idx="215">
                  <c:v>0.78853299999999993</c:v>
                </c:pt>
                <c:pt idx="216">
                  <c:v>0.45290999999999998</c:v>
                </c:pt>
                <c:pt idx="217">
                  <c:v>0.85749199999999992</c:v>
                </c:pt>
                <c:pt idx="218">
                  <c:v>0.32913900000000001</c:v>
                </c:pt>
                <c:pt idx="219">
                  <c:v>0.67585099999999998</c:v>
                </c:pt>
                <c:pt idx="220">
                  <c:v>0.49616900000000003</c:v>
                </c:pt>
                <c:pt idx="221">
                  <c:v>1.229662</c:v>
                </c:pt>
                <c:pt idx="222">
                  <c:v>0.97582199999999997</c:v>
                </c:pt>
                <c:pt idx="223">
                  <c:v>2.0667629999999999</c:v>
                </c:pt>
                <c:pt idx="224">
                  <c:v>1.0079640000000001</c:v>
                </c:pt>
                <c:pt idx="225">
                  <c:v>1.7843170000000002</c:v>
                </c:pt>
                <c:pt idx="226">
                  <c:v>0.55468300000000004</c:v>
                </c:pt>
                <c:pt idx="227">
                  <c:v>1.028732</c:v>
                </c:pt>
                <c:pt idx="228">
                  <c:v>0.47867199999999999</c:v>
                </c:pt>
                <c:pt idx="229">
                  <c:v>0.9083</c:v>
                </c:pt>
                <c:pt idx="230">
                  <c:v>0.215249</c:v>
                </c:pt>
                <c:pt idx="231">
                  <c:v>0.128854</c:v>
                </c:pt>
                <c:pt idx="232">
                  <c:v>-0.21429400000000001</c:v>
                </c:pt>
                <c:pt idx="233">
                  <c:v>-0.43956499999999998</c:v>
                </c:pt>
                <c:pt idx="234">
                  <c:v>-0.118351</c:v>
                </c:pt>
                <c:pt idx="235">
                  <c:v>-5.7006000000000001E-2</c:v>
                </c:pt>
                <c:pt idx="236">
                  <c:v>0.209483</c:v>
                </c:pt>
                <c:pt idx="237">
                  <c:v>0.40020500000000003</c:v>
                </c:pt>
                <c:pt idx="238">
                  <c:v>6.9879999999999998E-2</c:v>
                </c:pt>
                <c:pt idx="239">
                  <c:v>4.0962999999999999E-2</c:v>
                </c:pt>
                <c:pt idx="240">
                  <c:v>-2.4503E-2</c:v>
                </c:pt>
                <c:pt idx="241">
                  <c:v>0.10977700000000001</c:v>
                </c:pt>
                <c:pt idx="242">
                  <c:v>0.40201399999999998</c:v>
                </c:pt>
                <c:pt idx="243">
                  <c:v>1.0863320000000001</c:v>
                </c:pt>
                <c:pt idx="244">
                  <c:v>0.90608900000000003</c:v>
                </c:pt>
                <c:pt idx="245">
                  <c:v>1.945055</c:v>
                </c:pt>
                <c:pt idx="246">
                  <c:v>1.0321100000000001</c:v>
                </c:pt>
                <c:pt idx="247">
                  <c:v>1.8867130000000001</c:v>
                </c:pt>
                <c:pt idx="248">
                  <c:v>0.55669199999999996</c:v>
                </c:pt>
                <c:pt idx="249">
                  <c:v>0.80384499999999992</c:v>
                </c:pt>
                <c:pt idx="250">
                  <c:v>6.0926000000000001E-2</c:v>
                </c:pt>
                <c:pt idx="251">
                  <c:v>0.111708</c:v>
                </c:pt>
                <c:pt idx="252">
                  <c:v>0.11145099999999999</c:v>
                </c:pt>
                <c:pt idx="253">
                  <c:v>0.33489599999999997</c:v>
                </c:pt>
                <c:pt idx="254">
                  <c:v>0.23122500000000001</c:v>
                </c:pt>
                <c:pt idx="255">
                  <c:v>0.32481100000000002</c:v>
                </c:pt>
                <c:pt idx="256">
                  <c:v>-8.616E-2</c:v>
                </c:pt>
                <c:pt idx="257">
                  <c:v>-0.25779999999999997</c:v>
                </c:pt>
                <c:pt idx="258">
                  <c:v>-0.181811</c:v>
                </c:pt>
                <c:pt idx="259">
                  <c:v>-0.31208900000000001</c:v>
                </c:pt>
                <c:pt idx="260">
                  <c:v>-4.4394000000000003E-2</c:v>
                </c:pt>
                <c:pt idx="261">
                  <c:v>-5.8366000000000001E-2</c:v>
                </c:pt>
                <c:pt idx="262">
                  <c:v>-0.12333</c:v>
                </c:pt>
                <c:pt idx="263">
                  <c:v>-0.435811</c:v>
                </c:pt>
                <c:pt idx="264">
                  <c:v>-0.38759100000000002</c:v>
                </c:pt>
                <c:pt idx="265">
                  <c:v>-0.78382400000000008</c:v>
                </c:pt>
                <c:pt idx="266">
                  <c:v>-0.327708</c:v>
                </c:pt>
                <c:pt idx="267">
                  <c:v>-0.60232299999999994</c:v>
                </c:pt>
                <c:pt idx="268">
                  <c:v>-0.19631499999999999</c:v>
                </c:pt>
                <c:pt idx="269">
                  <c:v>-0.291603</c:v>
                </c:pt>
                <c:pt idx="270">
                  <c:v>1.8284000000000002E-2</c:v>
                </c:pt>
                <c:pt idx="271">
                  <c:v>0.123975</c:v>
                </c:pt>
                <c:pt idx="272">
                  <c:v>0.119211</c:v>
                </c:pt>
                <c:pt idx="273">
                  <c:v>0.18388599999999999</c:v>
                </c:pt>
                <c:pt idx="274">
                  <c:v>4.8114999999999998E-2</c:v>
                </c:pt>
                <c:pt idx="275">
                  <c:v>0.114616</c:v>
                </c:pt>
                <c:pt idx="276">
                  <c:v>5.1242000000000003E-2</c:v>
                </c:pt>
                <c:pt idx="277">
                  <c:v>9.7636000000000001E-2</c:v>
                </c:pt>
                <c:pt idx="278">
                  <c:v>2.8361999999999998E-2</c:v>
                </c:pt>
                <c:pt idx="279">
                  <c:v>-6.9733000000000003E-2</c:v>
                </c:pt>
                <c:pt idx="280">
                  <c:v>-0.38592399999999999</c:v>
                </c:pt>
                <c:pt idx="281">
                  <c:v>-1.0673319999999999</c:v>
                </c:pt>
                <c:pt idx="282">
                  <c:v>-0.88302800000000004</c:v>
                </c:pt>
                <c:pt idx="283">
                  <c:v>-1.6680540000000001</c:v>
                </c:pt>
                <c:pt idx="284">
                  <c:v>-0.45218399999999997</c:v>
                </c:pt>
                <c:pt idx="285">
                  <c:v>-0.50298699999999996</c:v>
                </c:pt>
                <c:pt idx="286">
                  <c:v>0.243732</c:v>
                </c:pt>
                <c:pt idx="287">
                  <c:v>0.570079</c:v>
                </c:pt>
                <c:pt idx="288">
                  <c:v>0.124331</c:v>
                </c:pt>
                <c:pt idx="289">
                  <c:v>-0.39274700000000007</c:v>
                </c:pt>
                <c:pt idx="290">
                  <c:v>-1.4549589999999999</c:v>
                </c:pt>
                <c:pt idx="291">
                  <c:v>-3.6691159999999998</c:v>
                </c:pt>
                <c:pt idx="292">
                  <c:v>-2.6806610000000002</c:v>
                </c:pt>
                <c:pt idx="293">
                  <c:v>-5.6182990000000004</c:v>
                </c:pt>
                <c:pt idx="294">
                  <c:v>-3.0129999999999999</c:v>
                </c:pt>
                <c:pt idx="295">
                  <c:v>-6.0211730000000001</c:v>
                </c:pt>
                <c:pt idx="296">
                  <c:v>-3.1097489999999999</c:v>
                </c:pt>
                <c:pt idx="297">
                  <c:v>-6.3918179999999998</c:v>
                </c:pt>
                <c:pt idx="298">
                  <c:v>-3.4204340000000002</c:v>
                </c:pt>
                <c:pt idx="299">
                  <c:v>-6.8859589999999997</c:v>
                </c:pt>
                <c:pt idx="300">
                  <c:v>-3.3499319999999999</c:v>
                </c:pt>
                <c:pt idx="301">
                  <c:v>-6.38741</c:v>
                </c:pt>
                <c:pt idx="302">
                  <c:v>-2.6034310000000001</c:v>
                </c:pt>
                <c:pt idx="303">
                  <c:v>-4.7328900000000003</c:v>
                </c:pt>
                <c:pt idx="304">
                  <c:v>-1.714513</c:v>
                </c:pt>
                <c:pt idx="305">
                  <c:v>-3.1625429999999999</c:v>
                </c:pt>
                <c:pt idx="306">
                  <c:v>-1.3626180000000001</c:v>
                </c:pt>
                <c:pt idx="307">
                  <c:v>-2.8105520000000004</c:v>
                </c:pt>
                <c:pt idx="308">
                  <c:v>-1.6035189999999999</c:v>
                </c:pt>
                <c:pt idx="309">
                  <c:v>-3.2708050000000002</c:v>
                </c:pt>
                <c:pt idx="310">
                  <c:v>-1.626755</c:v>
                </c:pt>
                <c:pt idx="311">
                  <c:v>-3.1833650000000002</c:v>
                </c:pt>
                <c:pt idx="312">
                  <c:v>-1.3886229999999999</c:v>
                </c:pt>
                <c:pt idx="313">
                  <c:v>-2.4581720000000002</c:v>
                </c:pt>
                <c:pt idx="314">
                  <c:v>-0.73077499999999995</c:v>
                </c:pt>
                <c:pt idx="315">
                  <c:v>-0.9991509999999999</c:v>
                </c:pt>
                <c:pt idx="316">
                  <c:v>0.20042199999999999</c:v>
                </c:pt>
                <c:pt idx="317">
                  <c:v>0.66542900000000005</c:v>
                </c:pt>
                <c:pt idx="318">
                  <c:v>0.47858600000000001</c:v>
                </c:pt>
                <c:pt idx="319">
                  <c:v>0.88774299999999995</c:v>
                </c:pt>
                <c:pt idx="320">
                  <c:v>0.37939600000000001</c:v>
                </c:pt>
                <c:pt idx="321">
                  <c:v>1.0516030000000001</c:v>
                </c:pt>
                <c:pt idx="322">
                  <c:v>1.8058920000000001</c:v>
                </c:pt>
                <c:pt idx="323">
                  <c:v>5.5839230000000004</c:v>
                </c:pt>
                <c:pt idx="324">
                  <c:v>6.0162979999999999</c:v>
                </c:pt>
                <c:pt idx="325">
                  <c:v>13.885957999999999</c:v>
                </c:pt>
                <c:pt idx="326">
                  <c:v>8.9475949999999997</c:v>
                </c:pt>
                <c:pt idx="327">
                  <c:v>17.873707</c:v>
                </c:pt>
                <c:pt idx="328">
                  <c:v>8.2197200000000006</c:v>
                </c:pt>
                <c:pt idx="329">
                  <c:v>15.612422</c:v>
                </c:pt>
                <c:pt idx="330">
                  <c:v>6.8488160000000002</c:v>
                </c:pt>
                <c:pt idx="331">
                  <c:v>13.507894</c:v>
                </c:pt>
                <c:pt idx="332">
                  <c:v>7.0092080000000001</c:v>
                </c:pt>
                <c:pt idx="333">
                  <c:v>15.577586</c:v>
                </c:pt>
                <c:pt idx="334">
                  <c:v>10.920842</c:v>
                </c:pt>
                <c:pt idx="335">
                  <c:v>23.642071999999999</c:v>
                </c:pt>
                <c:pt idx="336">
                  <c:v>13.733718</c:v>
                </c:pt>
                <c:pt idx="337">
                  <c:v>27.855412999999999</c:v>
                </c:pt>
                <c:pt idx="338">
                  <c:v>14.135282</c:v>
                </c:pt>
                <c:pt idx="339">
                  <c:v>27.902583</c:v>
                </c:pt>
                <c:pt idx="340">
                  <c:v>13.214212</c:v>
                </c:pt>
                <c:pt idx="341">
                  <c:v>25.823053000000002</c:v>
                </c:pt>
                <c:pt idx="342">
                  <c:v>11.941535</c:v>
                </c:pt>
                <c:pt idx="343">
                  <c:v>23.092683000000001</c:v>
                </c:pt>
                <c:pt idx="344">
                  <c:v>10.323838</c:v>
                </c:pt>
                <c:pt idx="345">
                  <c:v>19.89658</c:v>
                </c:pt>
                <c:pt idx="346">
                  <c:v>8.9647649999999999</c:v>
                </c:pt>
                <c:pt idx="347">
                  <c:v>17.403489999999998</c:v>
                </c:pt>
                <c:pt idx="348">
                  <c:v>7.8888230000000004</c:v>
                </c:pt>
                <c:pt idx="349">
                  <c:v>15.133503000000001</c:v>
                </c:pt>
                <c:pt idx="350">
                  <c:v>6.5213970000000003</c:v>
                </c:pt>
                <c:pt idx="351">
                  <c:v>12.275427000000001</c:v>
                </c:pt>
                <c:pt idx="352">
                  <c:v>4.9703850000000003</c:v>
                </c:pt>
                <c:pt idx="353">
                  <c:v>9.2219149999999992</c:v>
                </c:pt>
                <c:pt idx="354">
                  <c:v>3.608676</c:v>
                </c:pt>
                <c:pt idx="355">
                  <c:v>6.6782400000000006</c:v>
                </c:pt>
                <c:pt idx="356">
                  <c:v>2.660933</c:v>
                </c:pt>
                <c:pt idx="357">
                  <c:v>4.9941110000000002</c:v>
                </c:pt>
                <c:pt idx="358">
                  <c:v>2.0103420000000001</c:v>
                </c:pt>
                <c:pt idx="359">
                  <c:v>3.6190470000000001</c:v>
                </c:pt>
                <c:pt idx="360">
                  <c:v>1.0845659999999999</c:v>
                </c:pt>
                <c:pt idx="361">
                  <c:v>1.5750549999999999</c:v>
                </c:pt>
                <c:pt idx="362">
                  <c:v>-0.123526</c:v>
                </c:pt>
                <c:pt idx="363">
                  <c:v>-0.86625700000000005</c:v>
                </c:pt>
                <c:pt idx="364">
                  <c:v>-1.3812690000000001</c:v>
                </c:pt>
                <c:pt idx="365">
                  <c:v>-3.4252980000000002</c:v>
                </c:pt>
                <c:pt idx="366">
                  <c:v>-2.7197200000000001</c:v>
                </c:pt>
                <c:pt idx="367">
                  <c:v>-6.1010930000000005</c:v>
                </c:pt>
                <c:pt idx="368">
                  <c:v>-3.9717380000000002</c:v>
                </c:pt>
                <c:pt idx="369">
                  <c:v>-8.434429999999999</c:v>
                </c:pt>
                <c:pt idx="370">
                  <c:v>-4.8165570000000004</c:v>
                </c:pt>
                <c:pt idx="371">
                  <c:v>-9.8755960000000016</c:v>
                </c:pt>
                <c:pt idx="372">
                  <c:v>-5.2526669999999998</c:v>
                </c:pt>
                <c:pt idx="373">
                  <c:v>-10.700512</c:v>
                </c:pt>
                <c:pt idx="374">
                  <c:v>-5.690245</c:v>
                </c:pt>
                <c:pt idx="375">
                  <c:v>-11.660435</c:v>
                </c:pt>
                <c:pt idx="376">
                  <c:v>-6.244434</c:v>
                </c:pt>
                <c:pt idx="377">
                  <c:v>-12.802384</c:v>
                </c:pt>
                <c:pt idx="378">
                  <c:v>-6.9976919999999998</c:v>
                </c:pt>
                <c:pt idx="379">
                  <c:v>-14.523727000000001</c:v>
                </c:pt>
                <c:pt idx="380">
                  <c:v>-7.930803</c:v>
                </c:pt>
                <c:pt idx="381">
                  <c:v>-16.094038999999999</c:v>
                </c:pt>
                <c:pt idx="382">
                  <c:v>-8.4139750000000006</c:v>
                </c:pt>
                <c:pt idx="383">
                  <c:v>-17.013384000000002</c:v>
                </c:pt>
                <c:pt idx="384">
                  <c:v>-8.766292</c:v>
                </c:pt>
                <c:pt idx="385">
                  <c:v>-17.669886999999999</c:v>
                </c:pt>
                <c:pt idx="386">
                  <c:v>-8.9493340000000003</c:v>
                </c:pt>
                <c:pt idx="387">
                  <c:v>-17.881635000000003</c:v>
                </c:pt>
                <c:pt idx="388">
                  <c:v>-8.8988200000000006</c:v>
                </c:pt>
                <c:pt idx="389">
                  <c:v>-17.761371</c:v>
                </c:pt>
                <c:pt idx="390">
                  <c:v>-8.7808460000000004</c:v>
                </c:pt>
                <c:pt idx="391">
                  <c:v>-17.388779</c:v>
                </c:pt>
                <c:pt idx="392">
                  <c:v>-8.3815770000000001</c:v>
                </c:pt>
                <c:pt idx="393">
                  <c:v>-16.533956</c:v>
                </c:pt>
                <c:pt idx="394">
                  <c:v>-7.911651</c:v>
                </c:pt>
                <c:pt idx="395">
                  <c:v>-15.579082</c:v>
                </c:pt>
                <c:pt idx="396">
                  <c:v>-7.4290609999999999</c:v>
                </c:pt>
                <c:pt idx="397">
                  <c:v>-14.526558</c:v>
                </c:pt>
                <c:pt idx="398">
                  <c:v>-6.6214519999999997</c:v>
                </c:pt>
                <c:pt idx="399">
                  <c:v>-12.700856</c:v>
                </c:pt>
                <c:pt idx="400">
                  <c:v>-5.5512129999999997</c:v>
                </c:pt>
                <c:pt idx="401">
                  <c:v>-10.639222</c:v>
                </c:pt>
                <c:pt idx="402">
                  <c:v>-4.6697059999999997</c:v>
                </c:pt>
                <c:pt idx="403">
                  <c:v>-9.0137830000000001</c:v>
                </c:pt>
                <c:pt idx="404">
                  <c:v>-4.2203720000000002</c:v>
                </c:pt>
                <c:pt idx="405">
                  <c:v>-8.4219580000000001</c:v>
                </c:pt>
                <c:pt idx="406">
                  <c:v>-4.1675880000000003</c:v>
                </c:pt>
                <c:pt idx="407">
                  <c:v>-8.2297620000000009</c:v>
                </c:pt>
                <c:pt idx="408">
                  <c:v>-3.8625240000000001</c:v>
                </c:pt>
                <c:pt idx="409">
                  <c:v>-7.4108070000000001</c:v>
                </c:pt>
                <c:pt idx="410">
                  <c:v>-3.0939969999999999</c:v>
                </c:pt>
                <c:pt idx="411">
                  <c:v>-5.6499889999999997</c:v>
                </c:pt>
                <c:pt idx="412">
                  <c:v>-1.9698009999999999</c:v>
                </c:pt>
                <c:pt idx="413">
                  <c:v>-3.4087189999999996</c:v>
                </c:pt>
                <c:pt idx="414">
                  <c:v>-1.2447189999999999</c:v>
                </c:pt>
                <c:pt idx="415">
                  <c:v>-2.5323120000000001</c:v>
                </c:pt>
                <c:pt idx="416">
                  <c:v>-1.2675050000000001</c:v>
                </c:pt>
                <c:pt idx="417">
                  <c:v>-2.0771839999999999</c:v>
                </c:pt>
                <c:pt idx="418">
                  <c:v>0.28028799999999998</c:v>
                </c:pt>
                <c:pt idx="419">
                  <c:v>2.1172849999999999</c:v>
                </c:pt>
                <c:pt idx="420">
                  <c:v>3.9604110000000001</c:v>
                </c:pt>
                <c:pt idx="421">
                  <c:v>10.205318</c:v>
                </c:pt>
                <c:pt idx="422">
                  <c:v>7.6232030000000002</c:v>
                </c:pt>
                <c:pt idx="423">
                  <c:v>15.685745000000001</c:v>
                </c:pt>
                <c:pt idx="424">
                  <c:v>8.0250009999999996</c:v>
                </c:pt>
                <c:pt idx="425">
                  <c:v>15.676399</c:v>
                </c:pt>
                <c:pt idx="426">
                  <c:v>7.1496750000000002</c:v>
                </c:pt>
                <c:pt idx="427">
                  <c:v>13.985728999999999</c:v>
                </c:pt>
                <c:pt idx="428">
                  <c:v>7.1953300000000002</c:v>
                </c:pt>
                <c:pt idx="429">
                  <c:v>15.366248000000001</c:v>
                </c:pt>
                <c:pt idx="430">
                  <c:v>9.4362270000000006</c:v>
                </c:pt>
                <c:pt idx="431">
                  <c:v>19.979883999999998</c:v>
                </c:pt>
                <c:pt idx="432">
                  <c:v>11.376134</c:v>
                </c:pt>
                <c:pt idx="433">
                  <c:v>23.490391000000002</c:v>
                </c:pt>
                <c:pt idx="434">
                  <c:v>12.645661</c:v>
                </c:pt>
                <c:pt idx="435">
                  <c:v>25.683712</c:v>
                </c:pt>
                <c:pt idx="436">
                  <c:v>13.384615</c:v>
                </c:pt>
                <c:pt idx="437">
                  <c:v>26.938223999999998</c:v>
                </c:pt>
                <c:pt idx="438">
                  <c:v>13.376042</c:v>
                </c:pt>
                <c:pt idx="439">
                  <c:v>26.305236000000001</c:v>
                </c:pt>
                <c:pt idx="440">
                  <c:v>12.347884000000001</c:v>
                </c:pt>
                <c:pt idx="441">
                  <c:v>24.066943999999999</c:v>
                </c:pt>
                <c:pt idx="442">
                  <c:v>11.125069999999999</c:v>
                </c:pt>
                <c:pt idx="443">
                  <c:v>21.700387999999997</c:v>
                </c:pt>
                <c:pt idx="444">
                  <c:v>10.027350999999999</c:v>
                </c:pt>
                <c:pt idx="445">
                  <c:v>19.394554999999997</c:v>
                </c:pt>
                <c:pt idx="446">
                  <c:v>8.5581940000000003</c:v>
                </c:pt>
                <c:pt idx="447">
                  <c:v>16.170020999999998</c:v>
                </c:pt>
                <c:pt idx="448">
                  <c:v>6.5994780000000004</c:v>
                </c:pt>
                <c:pt idx="449">
                  <c:v>12.218128</c:v>
                </c:pt>
                <c:pt idx="450">
                  <c:v>4.6871729999999996</c:v>
                </c:pt>
                <c:pt idx="451">
                  <c:v>8.5165889999999997</c:v>
                </c:pt>
                <c:pt idx="452">
                  <c:v>3.0004580000000001</c:v>
                </c:pt>
                <c:pt idx="453">
                  <c:v>5.1793480000000001</c:v>
                </c:pt>
                <c:pt idx="454">
                  <c:v>1.369775</c:v>
                </c:pt>
                <c:pt idx="455">
                  <c:v>1.9297930000000001</c:v>
                </c:pt>
                <c:pt idx="456">
                  <c:v>-0.30615900000000001</c:v>
                </c:pt>
                <c:pt idx="457">
                  <c:v>-1.575113</c:v>
                </c:pt>
                <c:pt idx="458">
                  <c:v>-2.3180649999999998</c:v>
                </c:pt>
                <c:pt idx="459">
                  <c:v>-5.7299559999999996</c:v>
                </c:pt>
                <c:pt idx="460">
                  <c:v>-4.3509370000000001</c:v>
                </c:pt>
                <c:pt idx="461">
                  <c:v>-9.3405740000000002</c:v>
                </c:pt>
                <c:pt idx="462">
                  <c:v>-5.4126380000000003</c:v>
                </c:pt>
                <c:pt idx="463">
                  <c:v>-11.086256000000001</c:v>
                </c:pt>
                <c:pt idx="464">
                  <c:v>-5.7757849999999999</c:v>
                </c:pt>
                <c:pt idx="465">
                  <c:v>-11.577928</c:v>
                </c:pt>
                <c:pt idx="466">
                  <c:v>-5.8723479999999997</c:v>
                </c:pt>
                <c:pt idx="467">
                  <c:v>-11.889084</c:v>
                </c:pt>
                <c:pt idx="468">
                  <c:v>-6.1793820000000004</c:v>
                </c:pt>
                <c:pt idx="469">
                  <c:v>-12.541769</c:v>
                </c:pt>
                <c:pt idx="470">
                  <c:v>-6.6279120000000002</c:v>
                </c:pt>
                <c:pt idx="471">
                  <c:v>-13.608082</c:v>
                </c:pt>
                <c:pt idx="472">
                  <c:v>-7.3329810000000002</c:v>
                </c:pt>
                <c:pt idx="473">
                  <c:v>-14.962288000000001</c:v>
                </c:pt>
                <c:pt idx="474">
                  <c:v>-7.8532209999999996</c:v>
                </c:pt>
                <c:pt idx="475">
                  <c:v>-15.918481</c:v>
                </c:pt>
                <c:pt idx="476">
                  <c:v>-8.3301200000000009</c:v>
                </c:pt>
                <c:pt idx="477">
                  <c:v>-16.944900000000001</c:v>
                </c:pt>
                <c:pt idx="478">
                  <c:v>-8.8573120000000003</c:v>
                </c:pt>
                <c:pt idx="479">
                  <c:v>-17.869868</c:v>
                </c:pt>
                <c:pt idx="480">
                  <c:v>-9.0394020000000008</c:v>
                </c:pt>
                <c:pt idx="481">
                  <c:v>-17.941552999999999</c:v>
                </c:pt>
                <c:pt idx="482">
                  <c:v>-8.7193660000000008</c:v>
                </c:pt>
                <c:pt idx="483">
                  <c:v>-17.248578999999999</c:v>
                </c:pt>
                <c:pt idx="484">
                  <c:v>-8.3860080000000004</c:v>
                </c:pt>
                <c:pt idx="485">
                  <c:v>-16.782437999999999</c:v>
                </c:pt>
                <c:pt idx="486">
                  <c:v>-8.4032739999999997</c:v>
                </c:pt>
                <c:pt idx="487">
                  <c:v>-16.652929</c:v>
                </c:pt>
                <c:pt idx="488">
                  <c:v>-8.0349319999999995</c:v>
                </c:pt>
                <c:pt idx="489">
                  <c:v>-15.865148999999999</c:v>
                </c:pt>
                <c:pt idx="490">
                  <c:v>-7.5814320000000004</c:v>
                </c:pt>
                <c:pt idx="491">
                  <c:v>-14.731702</c:v>
                </c:pt>
                <c:pt idx="492">
                  <c:v>-6.5205409999999997</c:v>
                </c:pt>
                <c:pt idx="493">
                  <c:v>-12.426020999999999</c:v>
                </c:pt>
                <c:pt idx="494">
                  <c:v>-5.3775740000000001</c:v>
                </c:pt>
                <c:pt idx="495">
                  <c:v>-10.324227</c:v>
                </c:pt>
                <c:pt idx="496">
                  <c:v>-4.7002119999999996</c:v>
                </c:pt>
                <c:pt idx="497">
                  <c:v>-9.361775999999999</c:v>
                </c:pt>
                <c:pt idx="498">
                  <c:v>-4.6749289999999997</c:v>
                </c:pt>
                <c:pt idx="499">
                  <c:v>-9.1810639999999992</c:v>
                </c:pt>
                <c:pt idx="500">
                  <c:v>-4.1081969999999997</c:v>
                </c:pt>
                <c:pt idx="501">
                  <c:v>-7.7208119999999996</c:v>
                </c:pt>
                <c:pt idx="502">
                  <c:v>-2.9936189999999998</c:v>
                </c:pt>
                <c:pt idx="503">
                  <c:v>-5.2155500000000004</c:v>
                </c:pt>
                <c:pt idx="504">
                  <c:v>-1.3430070000000001</c:v>
                </c:pt>
                <c:pt idx="505">
                  <c:v>-1.9101570000000001</c:v>
                </c:pt>
                <c:pt idx="506">
                  <c:v>-6.7902000000000004E-2</c:v>
                </c:pt>
                <c:pt idx="507">
                  <c:v>0.214256</c:v>
                </c:pt>
                <c:pt idx="508">
                  <c:v>0.646644</c:v>
                </c:pt>
                <c:pt idx="509">
                  <c:v>1.8635299999999999</c:v>
                </c:pt>
                <c:pt idx="510">
                  <c:v>2.2397290000000001</c:v>
                </c:pt>
                <c:pt idx="511">
                  <c:v>5.7640410000000006</c:v>
                </c:pt>
                <c:pt idx="512">
                  <c:v>4.806775</c:v>
                </c:pt>
                <c:pt idx="513">
                  <c:v>10.557673000000001</c:v>
                </c:pt>
                <c:pt idx="514">
                  <c:v>5.9927279999999996</c:v>
                </c:pt>
                <c:pt idx="515">
                  <c:v>11.547801</c:v>
                </c:pt>
                <c:pt idx="516">
                  <c:v>4.8913149999999996</c:v>
                </c:pt>
                <c:pt idx="517">
                  <c:v>9.5081640000000007</c:v>
                </c:pt>
                <c:pt idx="518">
                  <c:v>5.1166260000000001</c:v>
                </c:pt>
                <c:pt idx="519">
                  <c:v>11.529975</c:v>
                </c:pt>
                <c:pt idx="520">
                  <c:v>7.998882</c:v>
                </c:pt>
                <c:pt idx="521">
                  <c:v>17.191665999999998</c:v>
                </c:pt>
                <c:pt idx="522">
                  <c:v>9.5622919999999993</c:v>
                </c:pt>
                <c:pt idx="523">
                  <c:v>18.581078999999999</c:v>
                </c:pt>
                <c:pt idx="524">
                  <c:v>8.2222740000000005</c:v>
                </c:pt>
                <c:pt idx="525">
                  <c:v>16.047561999999999</c:v>
                </c:pt>
                <c:pt idx="526">
                  <c:v>7.9156389999999996</c:v>
                </c:pt>
                <c:pt idx="527">
                  <c:v>16.464628999999999</c:v>
                </c:pt>
                <c:pt idx="528">
                  <c:v>9.5088080000000001</c:v>
                </c:pt>
                <c:pt idx="529">
                  <c:v>20.048225000000002</c:v>
                </c:pt>
                <c:pt idx="530">
                  <c:v>11.524789999999999</c:v>
                </c:pt>
                <c:pt idx="531">
                  <c:v>23.766621999999998</c:v>
                </c:pt>
                <c:pt idx="532">
                  <c:v>12.431884</c:v>
                </c:pt>
                <c:pt idx="533">
                  <c:v>24.749562000000001</c:v>
                </c:pt>
                <c:pt idx="534">
                  <c:v>12.065148000000001</c:v>
                </c:pt>
                <c:pt idx="535">
                  <c:v>23.744243000000001</c:v>
                </c:pt>
                <c:pt idx="536">
                  <c:v>11.226839999999999</c:v>
                </c:pt>
                <c:pt idx="537">
                  <c:v>21.963591999999998</c:v>
                </c:pt>
                <c:pt idx="538">
                  <c:v>10.167142</c:v>
                </c:pt>
                <c:pt idx="539">
                  <c:v>19.706952999999999</c:v>
                </c:pt>
                <c:pt idx="540">
                  <c:v>8.8496050000000004</c:v>
                </c:pt>
                <c:pt idx="541">
                  <c:v>16.83588</c:v>
                </c:pt>
                <c:pt idx="542">
                  <c:v>6.9675880000000001</c:v>
                </c:pt>
                <c:pt idx="543">
                  <c:v>12.833541</c:v>
                </c:pt>
                <c:pt idx="544">
                  <c:v>4.880852</c:v>
                </c:pt>
                <c:pt idx="545">
                  <c:v>9.0010779999999997</c:v>
                </c:pt>
                <c:pt idx="546">
                  <c:v>3.548692</c:v>
                </c:pt>
                <c:pt idx="547">
                  <c:v>6.6547660000000004</c:v>
                </c:pt>
                <c:pt idx="548">
                  <c:v>2.6541999999999999</c:v>
                </c:pt>
                <c:pt idx="549">
                  <c:v>4.7791630000000005</c:v>
                </c:pt>
                <c:pt idx="550">
                  <c:v>1.520597</c:v>
                </c:pt>
                <c:pt idx="551">
                  <c:v>2.393891</c:v>
                </c:pt>
                <c:pt idx="552">
                  <c:v>0.23746999999999999</c:v>
                </c:pt>
                <c:pt idx="553">
                  <c:v>-8.0065000000000025E-2</c:v>
                </c:pt>
                <c:pt idx="554">
                  <c:v>-0.84260100000000004</c:v>
                </c:pt>
                <c:pt idx="555">
                  <c:v>-2.208637</c:v>
                </c:pt>
                <c:pt idx="556">
                  <c:v>-1.9176960000000001</c:v>
                </c:pt>
                <c:pt idx="557">
                  <c:v>-4.3684969999999996</c:v>
                </c:pt>
                <c:pt idx="558">
                  <c:v>-2.8762789999999998</c:v>
                </c:pt>
                <c:pt idx="559">
                  <c:v>-6.131672</c:v>
                </c:pt>
                <c:pt idx="560">
                  <c:v>-3.671262</c:v>
                </c:pt>
                <c:pt idx="561">
                  <c:v>-7.8002680000000009</c:v>
                </c:pt>
                <c:pt idx="562">
                  <c:v>-4.5891440000000001</c:v>
                </c:pt>
                <c:pt idx="563">
                  <c:v>-9.5607550000000003</c:v>
                </c:pt>
                <c:pt idx="564">
                  <c:v>-5.2582209999999998</c:v>
                </c:pt>
                <c:pt idx="565">
                  <c:v>-10.691092999999999</c:v>
                </c:pt>
                <c:pt idx="566">
                  <c:v>-5.674525</c:v>
                </c:pt>
                <c:pt idx="567">
                  <c:v>-11.725745</c:v>
                </c:pt>
                <c:pt idx="568">
                  <c:v>-6.5590029999999997</c:v>
                </c:pt>
                <c:pt idx="569">
                  <c:v>-13.797598000000001</c:v>
                </c:pt>
                <c:pt idx="570">
                  <c:v>-7.9201449999999998</c:v>
                </c:pt>
                <c:pt idx="571">
                  <c:v>-16.177225999999997</c:v>
                </c:pt>
                <c:pt idx="572">
                  <c:v>-8.3709570000000006</c:v>
                </c:pt>
                <c:pt idx="573">
                  <c:v>-16.980074000000002</c:v>
                </c:pt>
                <c:pt idx="574">
                  <c:v>-8.8480679999999996</c:v>
                </c:pt>
                <c:pt idx="575">
                  <c:v>-17.820101000000001</c:v>
                </c:pt>
                <c:pt idx="576">
                  <c:v>-8.9651669999999992</c:v>
                </c:pt>
                <c:pt idx="577">
                  <c:v>-17.849088000000002</c:v>
                </c:pt>
                <c:pt idx="578">
                  <c:v>-8.7546040000000005</c:v>
                </c:pt>
                <c:pt idx="579">
                  <c:v>-17.322125</c:v>
                </c:pt>
                <c:pt idx="580">
                  <c:v>-8.3165949999999995</c:v>
                </c:pt>
                <c:pt idx="581">
                  <c:v>-16.260000999999999</c:v>
                </c:pt>
                <c:pt idx="582">
                  <c:v>-7.4973140000000003</c:v>
                </c:pt>
                <c:pt idx="583">
                  <c:v>-14.634740000000001</c:v>
                </c:pt>
                <c:pt idx="584">
                  <c:v>-6.9605129999999997</c:v>
                </c:pt>
                <c:pt idx="585">
                  <c:v>-13.893699</c:v>
                </c:pt>
                <c:pt idx="586">
                  <c:v>-6.9500500000000001</c:v>
                </c:pt>
                <c:pt idx="587">
                  <c:v>-13.834130999999999</c:v>
                </c:pt>
                <c:pt idx="588">
                  <c:v>-6.689781</c:v>
                </c:pt>
                <c:pt idx="589">
                  <c:v>-13.082727999999999</c:v>
                </c:pt>
                <c:pt idx="590">
                  <c:v>-5.9579329999999997</c:v>
                </c:pt>
                <c:pt idx="591">
                  <c:v>-11.392782</c:v>
                </c:pt>
                <c:pt idx="592">
                  <c:v>-4.992407</c:v>
                </c:pt>
                <c:pt idx="593">
                  <c:v>-9.6876670000000011</c:v>
                </c:pt>
                <c:pt idx="594">
                  <c:v>-4.5533609999999998</c:v>
                </c:pt>
                <c:pt idx="595">
                  <c:v>-9.0924109999999985</c:v>
                </c:pt>
                <c:pt idx="596">
                  <c:v>-4.5189370000000002</c:v>
                </c:pt>
                <c:pt idx="597">
                  <c:v>-8.9377139999999997</c:v>
                </c:pt>
                <c:pt idx="598">
                  <c:v>-4.1361160000000003</c:v>
                </c:pt>
                <c:pt idx="599">
                  <c:v>-7.6910850000000002</c:v>
                </c:pt>
                <c:pt idx="600">
                  <c:v>-2.698261</c:v>
                </c:pt>
                <c:pt idx="601">
                  <c:v>-4.3926480000000003</c:v>
                </c:pt>
                <c:pt idx="602">
                  <c:v>-0.74615500000000001</c:v>
                </c:pt>
                <c:pt idx="603">
                  <c:v>-0.831816</c:v>
                </c:pt>
                <c:pt idx="604">
                  <c:v>0.16031599999999999</c:v>
                </c:pt>
                <c:pt idx="605">
                  <c:v>0.31223800000000002</c:v>
                </c:pt>
                <c:pt idx="606">
                  <c:v>0.17507400000000001</c:v>
                </c:pt>
                <c:pt idx="607">
                  <c:v>0.56642799999999993</c:v>
                </c:pt>
                <c:pt idx="608">
                  <c:v>0.92823999999999995</c:v>
                </c:pt>
                <c:pt idx="609">
                  <c:v>2.9887680000000003</c:v>
                </c:pt>
                <c:pt idx="610">
                  <c:v>4.0457619999999999</c:v>
                </c:pt>
                <c:pt idx="611">
                  <c:v>10.42113</c:v>
                </c:pt>
                <c:pt idx="612">
                  <c:v>8.1445679999999996</c:v>
                </c:pt>
                <c:pt idx="613">
                  <c:v>16.779761000000001</c:v>
                </c:pt>
                <c:pt idx="614">
                  <c:v>7.4925990000000002</c:v>
                </c:pt>
                <c:pt idx="615">
                  <c:v>13.048297</c:v>
                </c:pt>
                <c:pt idx="616">
                  <c:v>4.1703849999999996</c:v>
                </c:pt>
                <c:pt idx="617">
                  <c:v>8.208715999999999</c:v>
                </c:pt>
                <c:pt idx="618">
                  <c:v>5.1361270000000001</c:v>
                </c:pt>
                <c:pt idx="619">
                  <c:v>12.372133999999999</c:v>
                </c:pt>
                <c:pt idx="620">
                  <c:v>10.150594999999999</c:v>
                </c:pt>
                <c:pt idx="621">
                  <c:v>22.925910000000002</c:v>
                </c:pt>
                <c:pt idx="622">
                  <c:v>14.258201</c:v>
                </c:pt>
                <c:pt idx="623">
                  <c:v>28.984974999999999</c:v>
                </c:pt>
                <c:pt idx="624">
                  <c:v>14.547497</c:v>
                </c:pt>
                <c:pt idx="625">
                  <c:v>28.518257999999999</c:v>
                </c:pt>
                <c:pt idx="626">
                  <c:v>13.071894</c:v>
                </c:pt>
                <c:pt idx="627">
                  <c:v>25.051298000000003</c:v>
                </c:pt>
                <c:pt idx="628">
                  <c:v>10.926373</c:v>
                </c:pt>
                <c:pt idx="629">
                  <c:v>21.084125</c:v>
                </c:pt>
                <c:pt idx="630">
                  <c:v>9.6408339999999999</c:v>
                </c:pt>
                <c:pt idx="631">
                  <c:v>18.857056999999998</c:v>
                </c:pt>
                <c:pt idx="632">
                  <c:v>8.8646609999999999</c:v>
                </c:pt>
                <c:pt idx="633">
                  <c:v>17.396990000000002</c:v>
                </c:pt>
                <c:pt idx="634">
                  <c:v>8.1785829999999997</c:v>
                </c:pt>
                <c:pt idx="635">
                  <c:v>15.887854000000001</c:v>
                </c:pt>
                <c:pt idx="636">
                  <c:v>7.0715070000000004</c:v>
                </c:pt>
                <c:pt idx="637">
                  <c:v>13.391432999999999</c:v>
                </c:pt>
                <c:pt idx="638">
                  <c:v>5.5038159999999996</c:v>
                </c:pt>
                <c:pt idx="639">
                  <c:v>10.208174</c:v>
                </c:pt>
                <c:pt idx="640">
                  <c:v>3.9956</c:v>
                </c:pt>
                <c:pt idx="641">
                  <c:v>7.3951650000000004</c:v>
                </c:pt>
                <c:pt idx="642">
                  <c:v>2.8939629999999998</c:v>
                </c:pt>
                <c:pt idx="643">
                  <c:v>5.3180699999999996</c:v>
                </c:pt>
                <c:pt idx="644">
                  <c:v>1.986076</c:v>
                </c:pt>
                <c:pt idx="645">
                  <c:v>3.5302980000000002</c:v>
                </c:pt>
                <c:pt idx="646">
                  <c:v>1.0850150000000001</c:v>
                </c:pt>
                <c:pt idx="647">
                  <c:v>1.7331590000000001</c:v>
                </c:pt>
                <c:pt idx="648">
                  <c:v>0.18864300000000001</c:v>
                </c:pt>
                <c:pt idx="649">
                  <c:v>-0.21503299999999997</c:v>
                </c:pt>
                <c:pt idx="650">
                  <c:v>-1.132047</c:v>
                </c:pt>
                <c:pt idx="651">
                  <c:v>-3.1046880000000003</c:v>
                </c:pt>
                <c:pt idx="652">
                  <c:v>-2.9034080000000002</c:v>
                </c:pt>
                <c:pt idx="653">
                  <c:v>-6.6951830000000001</c:v>
                </c:pt>
                <c:pt idx="654">
                  <c:v>-4.4589429999999997</c:v>
                </c:pt>
                <c:pt idx="655">
                  <c:v>-9.2980409999999996</c:v>
                </c:pt>
                <c:pt idx="656">
                  <c:v>-5.0245790000000001</c:v>
                </c:pt>
                <c:pt idx="657">
                  <c:v>-10.172901</c:v>
                </c:pt>
                <c:pt idx="658">
                  <c:v>-5.3076169999999996</c:v>
                </c:pt>
                <c:pt idx="659">
                  <c:v>-10.880780999999999</c:v>
                </c:pt>
                <c:pt idx="660">
                  <c:v>-5.9313700000000003</c:v>
                </c:pt>
                <c:pt idx="661">
                  <c:v>-12.2094</c:v>
                </c:pt>
                <c:pt idx="662">
                  <c:v>-6.6022999999999996</c:v>
                </c:pt>
                <c:pt idx="663">
                  <c:v>-13.54684</c:v>
                </c:pt>
                <c:pt idx="664">
                  <c:v>-7.2442679999999999</c:v>
                </c:pt>
                <c:pt idx="665">
                  <c:v>-14.742863</c:v>
                </c:pt>
                <c:pt idx="666">
                  <c:v>-7.7280290000000003</c:v>
                </c:pt>
                <c:pt idx="667">
                  <c:v>-15.702919000000001</c:v>
                </c:pt>
                <c:pt idx="668">
                  <c:v>-8.2212409999999991</c:v>
                </c:pt>
                <c:pt idx="669">
                  <c:v>-16.631945000000002</c:v>
                </c:pt>
                <c:pt idx="670">
                  <c:v>-8.5077079999999992</c:v>
                </c:pt>
                <c:pt idx="671">
                  <c:v>-16.943238000000001</c:v>
                </c:pt>
                <c:pt idx="672">
                  <c:v>-8.1976820000000004</c:v>
                </c:pt>
                <c:pt idx="673">
                  <c:v>-16.053404</c:v>
                </c:pt>
                <c:pt idx="674">
                  <c:v>-7.4968469999999998</c:v>
                </c:pt>
                <c:pt idx="675">
                  <c:v>-14.740314</c:v>
                </c:pt>
                <c:pt idx="676">
                  <c:v>-7.1465449999999997</c:v>
                </c:pt>
                <c:pt idx="677">
                  <c:v>-14.310214999999999</c:v>
                </c:pt>
                <c:pt idx="678">
                  <c:v>-7.1898010000000001</c:v>
                </c:pt>
                <c:pt idx="679">
                  <c:v>-14.299859000000001</c:v>
                </c:pt>
                <c:pt idx="680">
                  <c:v>-6.8917799999999998</c:v>
                </c:pt>
                <c:pt idx="681">
                  <c:v>-13.452475</c:v>
                </c:pt>
                <c:pt idx="682">
                  <c:v>-6.1120289999999997</c:v>
                </c:pt>
                <c:pt idx="683">
                  <c:v>-11.748984999999999</c:v>
                </c:pt>
                <c:pt idx="684">
                  <c:v>-5.2819370000000001</c:v>
                </c:pt>
                <c:pt idx="685">
                  <c:v>-10.399326</c:v>
                </c:pt>
                <c:pt idx="686">
                  <c:v>-5.0651419999999998</c:v>
                </c:pt>
                <c:pt idx="687">
                  <c:v>-10.071352000000001</c:v>
                </c:pt>
                <c:pt idx="688">
                  <c:v>-4.8570380000000002</c:v>
                </c:pt>
                <c:pt idx="689">
                  <c:v>-9.4353250000000006</c:v>
                </c:pt>
                <c:pt idx="690">
                  <c:v>-4.2423690000000001</c:v>
                </c:pt>
                <c:pt idx="691">
                  <c:v>-8.112839000000001</c:v>
                </c:pt>
                <c:pt idx="692">
                  <c:v>-3.4413390000000001</c:v>
                </c:pt>
                <c:pt idx="693">
                  <c:v>-6.446669</c:v>
                </c:pt>
                <c:pt idx="694">
                  <c:v>-2.6268500000000001</c:v>
                </c:pt>
                <c:pt idx="695">
                  <c:v>-4.9868040000000002</c:v>
                </c:pt>
                <c:pt idx="696">
                  <c:v>-2.2083949999999999</c:v>
                </c:pt>
                <c:pt idx="697">
                  <c:v>-4.3217460000000001</c:v>
                </c:pt>
                <c:pt idx="698">
                  <c:v>-1.8465130000000001</c:v>
                </c:pt>
                <c:pt idx="699">
                  <c:v>-3.055294</c:v>
                </c:pt>
                <c:pt idx="700">
                  <c:v>-0.385237</c:v>
                </c:pt>
                <c:pt idx="701">
                  <c:v>0.19963000000000003</c:v>
                </c:pt>
                <c:pt idx="702">
                  <c:v>1.5431870000000001</c:v>
                </c:pt>
                <c:pt idx="703">
                  <c:v>3.7514600000000002</c:v>
                </c:pt>
                <c:pt idx="704">
                  <c:v>2.4128620000000001</c:v>
                </c:pt>
                <c:pt idx="705">
                  <c:v>4.7662680000000002</c:v>
                </c:pt>
                <c:pt idx="706">
                  <c:v>2.4030399999999998</c:v>
                </c:pt>
                <c:pt idx="707">
                  <c:v>5.1124429999999998</c:v>
                </c:pt>
                <c:pt idx="708">
                  <c:v>3.2369180000000002</c:v>
                </c:pt>
                <c:pt idx="709">
                  <c:v>7.1592760000000002</c:v>
                </c:pt>
                <c:pt idx="710">
                  <c:v>4.6751399999999999</c:v>
                </c:pt>
                <c:pt idx="711">
                  <c:v>9.9939439999999991</c:v>
                </c:pt>
                <c:pt idx="712">
                  <c:v>5.8899350000000004</c:v>
                </c:pt>
                <c:pt idx="713">
                  <c:v>12.462254000000001</c:v>
                </c:pt>
                <c:pt idx="714">
                  <c:v>7.304284</c:v>
                </c:pt>
                <c:pt idx="715">
                  <c:v>15.19219</c:v>
                </c:pt>
                <c:pt idx="716">
                  <c:v>8.357488</c:v>
                </c:pt>
                <c:pt idx="717">
                  <c:v>16.818505999999999</c:v>
                </c:pt>
                <c:pt idx="718">
                  <c:v>8.4335869999999993</c:v>
                </c:pt>
                <c:pt idx="719">
                  <c:v>16.897458999999998</c:v>
                </c:pt>
                <c:pt idx="720">
                  <c:v>8.7114440000000002</c:v>
                </c:pt>
                <c:pt idx="721">
                  <c:v>17.978341999999998</c:v>
                </c:pt>
                <c:pt idx="722">
                  <c:v>9.8868620000000007</c:v>
                </c:pt>
                <c:pt idx="723">
                  <c:v>20.285431000000003</c:v>
                </c:pt>
                <c:pt idx="724">
                  <c:v>10.735315999999999</c:v>
                </c:pt>
                <c:pt idx="725">
                  <c:v>21.577943999999999</c:v>
                </c:pt>
                <c:pt idx="726">
                  <c:v>10.762085000000001</c:v>
                </c:pt>
                <c:pt idx="727">
                  <c:v>21.345869</c:v>
                </c:pt>
                <c:pt idx="728">
                  <c:v>10.265361</c:v>
                </c:pt>
                <c:pt idx="729">
                  <c:v>20.120322999999999</c:v>
                </c:pt>
                <c:pt idx="730">
                  <c:v>9.4018010000000007</c:v>
                </c:pt>
                <c:pt idx="731">
                  <c:v>18.292062999999999</c:v>
                </c:pt>
                <c:pt idx="732">
                  <c:v>8.3123159999999991</c:v>
                </c:pt>
                <c:pt idx="733">
                  <c:v>16.093201999999998</c:v>
                </c:pt>
                <c:pt idx="734">
                  <c:v>7.3060910000000003</c:v>
                </c:pt>
                <c:pt idx="735">
                  <c:v>14.143247000000001</c:v>
                </c:pt>
                <c:pt idx="736">
                  <c:v>6.2861200000000004</c:v>
                </c:pt>
                <c:pt idx="737">
                  <c:v>11.887209</c:v>
                </c:pt>
                <c:pt idx="738">
                  <c:v>4.7906060000000004</c:v>
                </c:pt>
                <c:pt idx="739">
                  <c:v>8.7047230000000013</c:v>
                </c:pt>
                <c:pt idx="740">
                  <c:v>3.040092</c:v>
                </c:pt>
                <c:pt idx="741">
                  <c:v>5.2211259999999999</c:v>
                </c:pt>
                <c:pt idx="742">
                  <c:v>1.3703350000000001</c:v>
                </c:pt>
                <c:pt idx="743">
                  <c:v>1.9592420000000002</c:v>
                </c:pt>
                <c:pt idx="744">
                  <c:v>-0.158495</c:v>
                </c:pt>
                <c:pt idx="745">
                  <c:v>-1.0096890000000001</c:v>
                </c:pt>
                <c:pt idx="746">
                  <c:v>-1.4925999999999999</c:v>
                </c:pt>
                <c:pt idx="747">
                  <c:v>-3.5578989999999999</c:v>
                </c:pt>
                <c:pt idx="748">
                  <c:v>-2.5226709999999999</c:v>
                </c:pt>
                <c:pt idx="749">
                  <c:v>-5.4154059999999999</c:v>
                </c:pt>
                <c:pt idx="750">
                  <c:v>-3.283137</c:v>
                </c:pt>
                <c:pt idx="751">
                  <c:v>-6.9760439999999999</c:v>
                </c:pt>
                <c:pt idx="752">
                  <c:v>-4.0763550000000004</c:v>
                </c:pt>
                <c:pt idx="753">
                  <c:v>-8.5573270000000008</c:v>
                </c:pt>
                <c:pt idx="754">
                  <c:v>-4.935543</c:v>
                </c:pt>
                <c:pt idx="755">
                  <c:v>-10.285143</c:v>
                </c:pt>
                <c:pt idx="756">
                  <c:v>-5.6525619999999996</c:v>
                </c:pt>
                <c:pt idx="757">
                  <c:v>-11.524740999999999</c:v>
                </c:pt>
                <c:pt idx="758">
                  <c:v>-6.0919420000000004</c:v>
                </c:pt>
                <c:pt idx="759">
                  <c:v>-12.466087000000002</c:v>
                </c:pt>
                <c:pt idx="760">
                  <c:v>-6.7176600000000004</c:v>
                </c:pt>
                <c:pt idx="761">
                  <c:v>-13.833660999999999</c:v>
                </c:pt>
                <c:pt idx="762">
                  <c:v>-7.5094620000000001</c:v>
                </c:pt>
                <c:pt idx="763">
                  <c:v>-15.394109</c:v>
                </c:pt>
                <c:pt idx="764">
                  <c:v>-8.2371189999999999</c:v>
                </c:pt>
                <c:pt idx="765">
                  <c:v>-16.716974999999998</c:v>
                </c:pt>
                <c:pt idx="766">
                  <c:v>-8.5733189999999997</c:v>
                </c:pt>
                <c:pt idx="767">
                  <c:v>-17.034794999999999</c:v>
                </c:pt>
                <c:pt idx="768">
                  <c:v>-8.245438</c:v>
                </c:pt>
                <c:pt idx="769">
                  <c:v>-16.328381</c:v>
                </c:pt>
                <c:pt idx="770">
                  <c:v>-8.0343149999999994</c:v>
                </c:pt>
                <c:pt idx="771">
                  <c:v>-16.185237000000001</c:v>
                </c:pt>
                <c:pt idx="772">
                  <c:v>-8.386692</c:v>
                </c:pt>
                <c:pt idx="773">
                  <c:v>-16.947293999999999</c:v>
                </c:pt>
                <c:pt idx="774">
                  <c:v>-8.4282660000000007</c:v>
                </c:pt>
                <c:pt idx="775">
                  <c:v>-16.42088</c:v>
                </c:pt>
                <c:pt idx="776">
                  <c:v>-7.5840529999999999</c:v>
                </c:pt>
                <c:pt idx="777">
                  <c:v>-14.884557000000001</c:v>
                </c:pt>
                <c:pt idx="778">
                  <c:v>-6.8810440000000002</c:v>
                </c:pt>
                <c:pt idx="779">
                  <c:v>-13.28032</c:v>
                </c:pt>
                <c:pt idx="780">
                  <c:v>-5.9345990000000004</c:v>
                </c:pt>
                <c:pt idx="781">
                  <c:v>-11.389618</c:v>
                </c:pt>
                <c:pt idx="782">
                  <c:v>-5.0846679999999997</c:v>
                </c:pt>
                <c:pt idx="783">
                  <c:v>-9.9915589999999987</c:v>
                </c:pt>
                <c:pt idx="784">
                  <c:v>-4.6152920000000002</c:v>
                </c:pt>
                <c:pt idx="785">
                  <c:v>-8.7289339999999989</c:v>
                </c:pt>
                <c:pt idx="786">
                  <c:v>-3.6042100000000001</c:v>
                </c:pt>
                <c:pt idx="787">
                  <c:v>-6.7198290000000007</c:v>
                </c:pt>
                <c:pt idx="788">
                  <c:v>-2.6314519999999999</c:v>
                </c:pt>
                <c:pt idx="789">
                  <c:v>-5.0011449999999993</c:v>
                </c:pt>
                <c:pt idx="790">
                  <c:v>-2.3591389999999999</c:v>
                </c:pt>
                <c:pt idx="791">
                  <c:v>-4.655259</c:v>
                </c:pt>
                <c:pt idx="792">
                  <c:v>-2.174769</c:v>
                </c:pt>
                <c:pt idx="793">
                  <c:v>-4.0617339999999995</c:v>
                </c:pt>
                <c:pt idx="794">
                  <c:v>-1.3410390000000001</c:v>
                </c:pt>
                <c:pt idx="795">
                  <c:v>-1.9408820000000002</c:v>
                </c:pt>
                <c:pt idx="796">
                  <c:v>0.21987999999999999</c:v>
                </c:pt>
                <c:pt idx="797">
                  <c:v>1.1019030000000001</c:v>
                </c:pt>
                <c:pt idx="798">
                  <c:v>1.4454089999999999</c:v>
                </c:pt>
                <c:pt idx="799">
                  <c:v>3.3422269999999998</c:v>
                </c:pt>
                <c:pt idx="800">
                  <c:v>2.3022420000000001</c:v>
                </c:pt>
                <c:pt idx="801">
                  <c:v>4.9144240000000003</c:v>
                </c:pt>
                <c:pt idx="802">
                  <c:v>3.1683129999999999</c:v>
                </c:pt>
                <c:pt idx="803">
                  <c:v>7.5178980000000006</c:v>
                </c:pt>
                <c:pt idx="804">
                  <c:v>5.870482</c:v>
                </c:pt>
                <c:pt idx="805">
                  <c:v>13.206279</c:v>
                </c:pt>
                <c:pt idx="806">
                  <c:v>8.3538270000000008</c:v>
                </c:pt>
                <c:pt idx="807">
                  <c:v>16.828887000000002</c:v>
                </c:pt>
                <c:pt idx="808">
                  <c:v>7.7075170000000002</c:v>
                </c:pt>
                <c:pt idx="809">
                  <c:v>14.276019999999999</c:v>
                </c:pt>
                <c:pt idx="810">
                  <c:v>5.8978910000000004</c:v>
                </c:pt>
                <c:pt idx="811">
                  <c:v>12.107559999999999</c:v>
                </c:pt>
                <c:pt idx="812">
                  <c:v>7.4679679999999999</c:v>
                </c:pt>
                <c:pt idx="813">
                  <c:v>16.603842</c:v>
                </c:pt>
                <c:pt idx="814">
                  <c:v>10.542960000000001</c:v>
                </c:pt>
                <c:pt idx="815">
                  <c:v>21.887526999999999</c:v>
                </c:pt>
                <c:pt idx="816">
                  <c:v>11.675782</c:v>
                </c:pt>
                <c:pt idx="817">
                  <c:v>23.481315000000002</c:v>
                </c:pt>
                <c:pt idx="818">
                  <c:v>11.707004</c:v>
                </c:pt>
                <c:pt idx="819">
                  <c:v>23.273579999999999</c:v>
                </c:pt>
                <c:pt idx="820">
                  <c:v>11.37236</c:v>
                </c:pt>
                <c:pt idx="821">
                  <c:v>22.404589000000001</c:v>
                </c:pt>
                <c:pt idx="822">
                  <c:v>10.565351</c:v>
                </c:pt>
                <c:pt idx="823">
                  <c:v>20.541893000000002</c:v>
                </c:pt>
                <c:pt idx="824">
                  <c:v>9.2567470000000007</c:v>
                </c:pt>
                <c:pt idx="825">
                  <c:v>17.750576000000002</c:v>
                </c:pt>
                <c:pt idx="826">
                  <c:v>7.6683529999999998</c:v>
                </c:pt>
                <c:pt idx="827">
                  <c:v>14.611419999999999</c:v>
                </c:pt>
                <c:pt idx="828">
                  <c:v>6.3453679999999997</c:v>
                </c:pt>
                <c:pt idx="829">
                  <c:v>12.096428</c:v>
                </c:pt>
                <c:pt idx="830">
                  <c:v>5.1809539999999998</c:v>
                </c:pt>
                <c:pt idx="831">
                  <c:v>9.8199690000000004</c:v>
                </c:pt>
                <c:pt idx="832">
                  <c:v>4.1762389999999998</c:v>
                </c:pt>
                <c:pt idx="833">
                  <c:v>8.0376159999999999</c:v>
                </c:pt>
                <c:pt idx="834">
                  <c:v>3.6268370000000001</c:v>
                </c:pt>
                <c:pt idx="835">
                  <c:v>7.0556739999999998</c:v>
                </c:pt>
                <c:pt idx="836">
                  <c:v>3.1800039999999998</c:v>
                </c:pt>
                <c:pt idx="837">
                  <c:v>5.9885640000000002</c:v>
                </c:pt>
                <c:pt idx="838">
                  <c:v>2.3321710000000002</c:v>
                </c:pt>
                <c:pt idx="839">
                  <c:v>4.0745760000000004</c:v>
                </c:pt>
                <c:pt idx="840">
                  <c:v>1.020184</c:v>
                </c:pt>
                <c:pt idx="841">
                  <c:v>1.167076</c:v>
                </c:pt>
                <c:pt idx="842">
                  <c:v>-0.62756999999999996</c:v>
                </c:pt>
                <c:pt idx="843">
                  <c:v>-1.9557819999999999</c:v>
                </c:pt>
                <c:pt idx="844">
                  <c:v>-1.961295</c:v>
                </c:pt>
                <c:pt idx="845">
                  <c:v>-4.3846749999999997</c:v>
                </c:pt>
                <c:pt idx="846">
                  <c:v>-2.8263739999999999</c:v>
                </c:pt>
                <c:pt idx="847">
                  <c:v>-6.0870709999999999</c:v>
                </c:pt>
                <c:pt idx="848">
                  <c:v>-3.7211729999999998</c:v>
                </c:pt>
                <c:pt idx="849">
                  <c:v>-7.913613999999999</c:v>
                </c:pt>
                <c:pt idx="850">
                  <c:v>-4.6278030000000001</c:v>
                </c:pt>
                <c:pt idx="851">
                  <c:v>-9.6237300000000001</c:v>
                </c:pt>
                <c:pt idx="852">
                  <c:v>-5.2706400000000002</c:v>
                </c:pt>
                <c:pt idx="853">
                  <c:v>-10.762454999999999</c:v>
                </c:pt>
                <c:pt idx="854">
                  <c:v>-5.621632</c:v>
                </c:pt>
                <c:pt idx="855">
                  <c:v>-11.218116999999999</c:v>
                </c:pt>
                <c:pt idx="856">
                  <c:v>-5.5474540000000001</c:v>
                </c:pt>
                <c:pt idx="857">
                  <c:v>-11.081315</c:v>
                </c:pt>
                <c:pt idx="858">
                  <c:v>-5.5280060000000004</c:v>
                </c:pt>
                <c:pt idx="859">
                  <c:v>-11.136331999999999</c:v>
                </c:pt>
                <c:pt idx="860">
                  <c:v>-5.8259740000000004</c:v>
                </c:pt>
                <c:pt idx="861">
                  <c:v>-11.948589</c:v>
                </c:pt>
                <c:pt idx="862">
                  <c:v>-6.4114180000000003</c:v>
                </c:pt>
                <c:pt idx="863">
                  <c:v>-13.007709</c:v>
                </c:pt>
                <c:pt idx="864">
                  <c:v>-6.6696030000000004</c:v>
                </c:pt>
                <c:pt idx="865">
                  <c:v>-13.361301000000001</c:v>
                </c:pt>
                <c:pt idx="866">
                  <c:v>-6.6928970000000003</c:v>
                </c:pt>
                <c:pt idx="867">
                  <c:v>-13.45485</c:v>
                </c:pt>
                <c:pt idx="868">
                  <c:v>-6.8145420000000003</c:v>
                </c:pt>
                <c:pt idx="869">
                  <c:v>-13.662500000000001</c:v>
                </c:pt>
                <c:pt idx="870">
                  <c:v>-6.8996500000000003</c:v>
                </c:pt>
                <c:pt idx="871">
                  <c:v>-13.882227</c:v>
                </c:pt>
                <c:pt idx="872">
                  <c:v>-7.1549440000000004</c:v>
                </c:pt>
                <c:pt idx="873">
                  <c:v>-14.482656</c:v>
                </c:pt>
                <c:pt idx="874">
                  <c:v>-7.2625409999999997</c:v>
                </c:pt>
                <c:pt idx="875">
                  <c:v>-14.289276000000001</c:v>
                </c:pt>
                <c:pt idx="876">
                  <c:v>-6.8417770000000004</c:v>
                </c:pt>
                <c:pt idx="877">
                  <c:v>-13.517860000000001</c:v>
                </c:pt>
                <c:pt idx="878">
                  <c:v>-6.4210039999999999</c:v>
                </c:pt>
                <c:pt idx="879">
                  <c:v>-12.51587</c:v>
                </c:pt>
                <c:pt idx="880">
                  <c:v>-5.8104550000000001</c:v>
                </c:pt>
                <c:pt idx="881">
                  <c:v>-11.328938000000001</c:v>
                </c:pt>
                <c:pt idx="882">
                  <c:v>-5.1401260000000004</c:v>
                </c:pt>
                <c:pt idx="883">
                  <c:v>-9.8168930000000003</c:v>
                </c:pt>
                <c:pt idx="884">
                  <c:v>-4.1343490000000003</c:v>
                </c:pt>
                <c:pt idx="885">
                  <c:v>-7.8554100000000009</c:v>
                </c:pt>
                <c:pt idx="886">
                  <c:v>-3.4729429999999999</c:v>
                </c:pt>
                <c:pt idx="887">
                  <c:v>-6.7771290000000004</c:v>
                </c:pt>
                <c:pt idx="888">
                  <c:v>-3.169645</c:v>
                </c:pt>
                <c:pt idx="889">
                  <c:v>-6.1399010000000001</c:v>
                </c:pt>
                <c:pt idx="890">
                  <c:v>-2.7071960000000002</c:v>
                </c:pt>
                <c:pt idx="891">
                  <c:v>-5.1305290000000001</c:v>
                </c:pt>
                <c:pt idx="892">
                  <c:v>-2.1145740000000002</c:v>
                </c:pt>
                <c:pt idx="893">
                  <c:v>-3.8720370000000002</c:v>
                </c:pt>
                <c:pt idx="894">
                  <c:v>-1.339899</c:v>
                </c:pt>
                <c:pt idx="895">
                  <c:v>-2.2835399999999999</c:v>
                </c:pt>
                <c:pt idx="896">
                  <c:v>-0.65995700000000002</c:v>
                </c:pt>
                <c:pt idx="897">
                  <c:v>-1.0678160000000001</c:v>
                </c:pt>
                <c:pt idx="898">
                  <c:v>-0.118771</c:v>
                </c:pt>
                <c:pt idx="899">
                  <c:v>0.14109499999999997</c:v>
                </c:pt>
                <c:pt idx="900">
                  <c:v>0.77497400000000005</c:v>
                </c:pt>
                <c:pt idx="901">
                  <c:v>2.1336550000000001</c:v>
                </c:pt>
                <c:pt idx="902">
                  <c:v>1.805782</c:v>
                </c:pt>
                <c:pt idx="903">
                  <c:v>3.719668</c:v>
                </c:pt>
                <c:pt idx="904">
                  <c:v>1.866976</c:v>
                </c:pt>
                <c:pt idx="905">
                  <c:v>3.9224670000000001</c:v>
                </c:pt>
                <c:pt idx="906">
                  <c:v>2.6635810000000002</c:v>
                </c:pt>
                <c:pt idx="907">
                  <c:v>6.5247290000000007</c:v>
                </c:pt>
                <c:pt idx="908">
                  <c:v>5.5299490000000002</c:v>
                </c:pt>
                <c:pt idx="909">
                  <c:v>12.57447</c:v>
                </c:pt>
                <c:pt idx="910">
                  <c:v>8.111364</c:v>
                </c:pt>
                <c:pt idx="911">
                  <c:v>16.795887</c:v>
                </c:pt>
                <c:pt idx="912">
                  <c:v>8.7426189999999995</c:v>
                </c:pt>
                <c:pt idx="913">
                  <c:v>17.096864</c:v>
                </c:pt>
                <c:pt idx="914">
                  <c:v>7.7223740000000003</c:v>
                </c:pt>
                <c:pt idx="915">
                  <c:v>14.977161000000001</c:v>
                </c:pt>
                <c:pt idx="916">
                  <c:v>7.1768280000000004</c:v>
                </c:pt>
                <c:pt idx="917">
                  <c:v>14.681084</c:v>
                </c:pt>
                <c:pt idx="918">
                  <c:v>8.068873</c:v>
                </c:pt>
                <c:pt idx="919">
                  <c:v>16.756940999999998</c:v>
                </c:pt>
                <c:pt idx="920">
                  <c:v>9.1451349999999998</c:v>
                </c:pt>
                <c:pt idx="921">
                  <c:v>18.362625000000001</c:v>
                </c:pt>
                <c:pt idx="922">
                  <c:v>9.0999800000000004</c:v>
                </c:pt>
                <c:pt idx="923">
                  <c:v>18.136684000000002</c:v>
                </c:pt>
                <c:pt idx="924">
                  <c:v>9.0676590000000008</c:v>
                </c:pt>
                <c:pt idx="925">
                  <c:v>18.165665000000001</c:v>
                </c:pt>
                <c:pt idx="926">
                  <c:v>9.0579289999999997</c:v>
                </c:pt>
                <c:pt idx="927">
                  <c:v>18.027729000000001</c:v>
                </c:pt>
                <c:pt idx="928">
                  <c:v>8.778613</c:v>
                </c:pt>
                <c:pt idx="929">
                  <c:v>17.23152</c:v>
                </c:pt>
                <c:pt idx="930">
                  <c:v>8.0384960000000003</c:v>
                </c:pt>
                <c:pt idx="931">
                  <c:v>15.54936</c:v>
                </c:pt>
                <c:pt idx="932">
                  <c:v>6.8571679999999997</c:v>
                </c:pt>
                <c:pt idx="933">
                  <c:v>13.051197999999999</c:v>
                </c:pt>
                <c:pt idx="934">
                  <c:v>5.5828470000000001</c:v>
                </c:pt>
                <c:pt idx="935">
                  <c:v>10.609943000000001</c:v>
                </c:pt>
                <c:pt idx="936">
                  <c:v>4.3811879999999999</c:v>
                </c:pt>
                <c:pt idx="937">
                  <c:v>7.906987</c:v>
                </c:pt>
                <c:pt idx="938">
                  <c:v>2.5328849999999998</c:v>
                </c:pt>
                <c:pt idx="939">
                  <c:v>3.7996099999999999</c:v>
                </c:pt>
                <c:pt idx="940">
                  <c:v>-1.0921E-2</c:v>
                </c:pt>
                <c:pt idx="941">
                  <c:v>-0.93221699999999996</c:v>
                </c:pt>
                <c:pt idx="942">
                  <c:v>-1.6830350000000001</c:v>
                </c:pt>
                <c:pt idx="943">
                  <c:v>-3.9766360000000001</c:v>
                </c:pt>
                <c:pt idx="944">
                  <c:v>-2.8215089999999998</c:v>
                </c:pt>
                <c:pt idx="945">
                  <c:v>-6.2444410000000001</c:v>
                </c:pt>
                <c:pt idx="946">
                  <c:v>-4.1470200000000004</c:v>
                </c:pt>
                <c:pt idx="947">
                  <c:v>-8.9898720000000001</c:v>
                </c:pt>
                <c:pt idx="948">
                  <c:v>-5.3705569999999998</c:v>
                </c:pt>
                <c:pt idx="949">
                  <c:v>-11.087682000000001</c:v>
                </c:pt>
                <c:pt idx="950">
                  <c:v>-5.959689</c:v>
                </c:pt>
                <c:pt idx="951">
                  <c:v>-12.086026</c:v>
                </c:pt>
                <c:pt idx="952">
                  <c:v>-6.2703009999999999</c:v>
                </c:pt>
                <c:pt idx="953">
                  <c:v>-12.737124999999999</c:v>
                </c:pt>
                <c:pt idx="954">
                  <c:v>-6.7135959999999999</c:v>
                </c:pt>
                <c:pt idx="955">
                  <c:v>-13.722256999999999</c:v>
                </c:pt>
                <c:pt idx="956">
                  <c:v>-7.2067509999999997</c:v>
                </c:pt>
                <c:pt idx="957">
                  <c:v>-14.523357000000001</c:v>
                </c:pt>
                <c:pt idx="958">
                  <c:v>-7.4789599999999998</c:v>
                </c:pt>
                <c:pt idx="959">
                  <c:v>-15.054155999999999</c:v>
                </c:pt>
                <c:pt idx="960">
                  <c:v>-7.5263580000000001</c:v>
                </c:pt>
                <c:pt idx="961">
                  <c:v>-14.994073</c:v>
                </c:pt>
                <c:pt idx="962">
                  <c:v>-7.528276</c:v>
                </c:pt>
                <c:pt idx="963">
                  <c:v>-15.20112</c:v>
                </c:pt>
                <c:pt idx="964">
                  <c:v>-7.795248</c:v>
                </c:pt>
                <c:pt idx="965">
                  <c:v>-15.575037999999999</c:v>
                </c:pt>
                <c:pt idx="966">
                  <c:v>-7.6429260000000001</c:v>
                </c:pt>
                <c:pt idx="967">
                  <c:v>-15.072818999999999</c:v>
                </c:pt>
                <c:pt idx="968">
                  <c:v>-7.2163810000000002</c:v>
                </c:pt>
                <c:pt idx="969">
                  <c:v>-14.279233999999999</c:v>
                </c:pt>
                <c:pt idx="970">
                  <c:v>-6.8370810000000004</c:v>
                </c:pt>
                <c:pt idx="971">
                  <c:v>-13.229409</c:v>
                </c:pt>
                <c:pt idx="972">
                  <c:v>-6.0283490000000004</c:v>
                </c:pt>
                <c:pt idx="973">
                  <c:v>-11.838049999999999</c:v>
                </c:pt>
                <c:pt idx="974">
                  <c:v>-5.6545870000000003</c:v>
                </c:pt>
                <c:pt idx="975">
                  <c:v>-11.155066000000001</c:v>
                </c:pt>
                <c:pt idx="976">
                  <c:v>-5.4379</c:v>
                </c:pt>
                <c:pt idx="977">
                  <c:v>-10.914404000000001</c:v>
                </c:pt>
                <c:pt idx="978">
                  <c:v>-5.425554</c:v>
                </c:pt>
                <c:pt idx="979">
                  <c:v>-10.705259999999999</c:v>
                </c:pt>
                <c:pt idx="980">
                  <c:v>-4.9351209999999996</c:v>
                </c:pt>
                <c:pt idx="981">
                  <c:v>-9.5450780000000002</c:v>
                </c:pt>
                <c:pt idx="982">
                  <c:v>-4.4668359999999998</c:v>
                </c:pt>
                <c:pt idx="983">
                  <c:v>-8.7876200000000004</c:v>
                </c:pt>
                <c:pt idx="984">
                  <c:v>-3.9875579999999999</c:v>
                </c:pt>
                <c:pt idx="985">
                  <c:v>-7.3763670000000001</c:v>
                </c:pt>
                <c:pt idx="986">
                  <c:v>-2.6074359999999999</c:v>
                </c:pt>
                <c:pt idx="987">
                  <c:v>-4.3560970000000001</c:v>
                </c:pt>
                <c:pt idx="988">
                  <c:v>-0.82890399999999997</c:v>
                </c:pt>
                <c:pt idx="989">
                  <c:v>-0.60593199999999992</c:v>
                </c:pt>
                <c:pt idx="990">
                  <c:v>1.6230370000000001</c:v>
                </c:pt>
                <c:pt idx="991">
                  <c:v>5.0696690000000002</c:v>
                </c:pt>
                <c:pt idx="992">
                  <c:v>5.3984709999999998</c:v>
                </c:pt>
                <c:pt idx="993">
                  <c:v>12.415597</c:v>
                </c:pt>
                <c:pt idx="994">
                  <c:v>8.0976049999999997</c:v>
                </c:pt>
                <c:pt idx="995">
                  <c:v>16.861252</c:v>
                </c:pt>
                <c:pt idx="996">
                  <c:v>8.8034890000000008</c:v>
                </c:pt>
                <c:pt idx="997">
                  <c:v>17.283344</c:v>
                </c:pt>
                <c:pt idx="998">
                  <c:v>8.4142779999999995</c:v>
                </c:pt>
                <c:pt idx="999">
                  <c:v>17.035468000000002</c:v>
                </c:pt>
                <c:pt idx="1000">
                  <c:v>8.9909169999999996</c:v>
                </c:pt>
                <c:pt idx="1001">
                  <c:v>18.385511000000001</c:v>
                </c:pt>
                <c:pt idx="1002">
                  <c:v>9.6902740000000005</c:v>
                </c:pt>
                <c:pt idx="1003">
                  <c:v>19.654443000000001</c:v>
                </c:pt>
                <c:pt idx="1004">
                  <c:v>10.011032999999999</c:v>
                </c:pt>
                <c:pt idx="1005">
                  <c:v>19.980952000000002</c:v>
                </c:pt>
                <c:pt idx="1006">
                  <c:v>10.461293</c:v>
                </c:pt>
                <c:pt idx="1007">
                  <c:v>21.772770999999999</c:v>
                </c:pt>
                <c:pt idx="1008">
                  <c:v>11.996596</c:v>
                </c:pt>
                <c:pt idx="1009">
                  <c:v>24.30941</c:v>
                </c:pt>
                <c:pt idx="1010">
                  <c:v>12.337655</c:v>
                </c:pt>
                <c:pt idx="1011">
                  <c:v>24.266956</c:v>
                </c:pt>
                <c:pt idx="1012">
                  <c:v>11.300610000000001</c:v>
                </c:pt>
                <c:pt idx="1013">
                  <c:v>21.968720000000001</c:v>
                </c:pt>
                <c:pt idx="1014">
                  <c:v>10.028725</c:v>
                </c:pt>
                <c:pt idx="1015">
                  <c:v>19.387177000000001</c:v>
                </c:pt>
                <c:pt idx="1016">
                  <c:v>8.6007049999999996</c:v>
                </c:pt>
                <c:pt idx="1017">
                  <c:v>16.375851000000001</c:v>
                </c:pt>
                <c:pt idx="1018">
                  <c:v>6.9340089999999996</c:v>
                </c:pt>
                <c:pt idx="1019">
                  <c:v>13.064917999999999</c:v>
                </c:pt>
                <c:pt idx="1020">
                  <c:v>5.3487770000000001</c:v>
                </c:pt>
                <c:pt idx="1021">
                  <c:v>9.9055309999999999</c:v>
                </c:pt>
                <c:pt idx="1022">
                  <c:v>3.761444</c:v>
                </c:pt>
                <c:pt idx="1023">
                  <c:v>6.7225280000000005</c:v>
                </c:pt>
                <c:pt idx="1024">
                  <c:v>2.0916960000000002</c:v>
                </c:pt>
                <c:pt idx="1025">
                  <c:v>3.215986</c:v>
                </c:pt>
                <c:pt idx="1026">
                  <c:v>8.4519999999999994E-3</c:v>
                </c:pt>
                <c:pt idx="1027">
                  <c:v>-1.1403380000000001</c:v>
                </c:pt>
                <c:pt idx="1028">
                  <c:v>-2.2090510000000001</c:v>
                </c:pt>
                <c:pt idx="1029">
                  <c:v>-5.3335220000000003</c:v>
                </c:pt>
                <c:pt idx="1030">
                  <c:v>-3.7802539999999998</c:v>
                </c:pt>
                <c:pt idx="1031">
                  <c:v>-7.9880040000000001</c:v>
                </c:pt>
                <c:pt idx="1032">
                  <c:v>-4.566459</c:v>
                </c:pt>
                <c:pt idx="1033">
                  <c:v>-9.496970000000001</c:v>
                </c:pt>
                <c:pt idx="1034">
                  <c:v>-5.3034350000000003</c:v>
                </c:pt>
                <c:pt idx="1035">
                  <c:v>-10.996634</c:v>
                </c:pt>
                <c:pt idx="1036">
                  <c:v>-6.0996800000000002</c:v>
                </c:pt>
                <c:pt idx="1037">
                  <c:v>-12.582622000000001</c:v>
                </c:pt>
                <c:pt idx="1038">
                  <c:v>-6.8456599999999996</c:v>
                </c:pt>
                <c:pt idx="1039">
                  <c:v>-14.069196999999999</c:v>
                </c:pt>
                <c:pt idx="1040">
                  <c:v>-7.7031660000000004</c:v>
                </c:pt>
                <c:pt idx="1041">
                  <c:v>-15.900241999999999</c:v>
                </c:pt>
                <c:pt idx="1042">
                  <c:v>-8.4669799999999995</c:v>
                </c:pt>
                <c:pt idx="1043">
                  <c:v>-17.055824999999999</c:v>
                </c:pt>
                <c:pt idx="1044">
                  <c:v>-8.7601010000000006</c:v>
                </c:pt>
                <c:pt idx="1045">
                  <c:v>-17.734216</c:v>
                </c:pt>
                <c:pt idx="1046">
                  <c:v>-9.1842179999999995</c:v>
                </c:pt>
                <c:pt idx="1047">
                  <c:v>-18.705182000000001</c:v>
                </c:pt>
                <c:pt idx="1048">
                  <c:v>-9.9765630000000005</c:v>
                </c:pt>
                <c:pt idx="1049">
                  <c:v>-20.411687999999998</c:v>
                </c:pt>
                <c:pt idx="1050">
                  <c:v>-10.717131</c:v>
                </c:pt>
                <c:pt idx="1051">
                  <c:v>-21.525209</c:v>
                </c:pt>
                <c:pt idx="1052">
                  <c:v>-10.90343</c:v>
                </c:pt>
                <c:pt idx="1053">
                  <c:v>-22.101164000000001</c:v>
                </c:pt>
                <c:pt idx="1054">
                  <c:v>-11.409891</c:v>
                </c:pt>
                <c:pt idx="1055">
                  <c:v>-22.652439999999999</c:v>
                </c:pt>
                <c:pt idx="1056">
                  <c:v>-10.688867</c:v>
                </c:pt>
                <c:pt idx="1057">
                  <c:v>-20.474135</c:v>
                </c:pt>
                <c:pt idx="1058">
                  <c:v>-8.8173460000000006</c:v>
                </c:pt>
                <c:pt idx="1059">
                  <c:v>-16.808595</c:v>
                </c:pt>
                <c:pt idx="1060">
                  <c:v>-7.4683859999999997</c:v>
                </c:pt>
                <c:pt idx="1061">
                  <c:v>-14.635788</c:v>
                </c:pt>
                <c:pt idx="1062">
                  <c:v>-7.2088780000000003</c:v>
                </c:pt>
                <c:pt idx="1063">
                  <c:v>-14.365076999999999</c:v>
                </c:pt>
                <c:pt idx="1064">
                  <c:v>-6.8930600000000002</c:v>
                </c:pt>
                <c:pt idx="1065">
                  <c:v>-13.346927000000001</c:v>
                </c:pt>
                <c:pt idx="1066">
                  <c:v>-5.9019880000000002</c:v>
                </c:pt>
                <c:pt idx="1067">
                  <c:v>-11.046693000000001</c:v>
                </c:pt>
                <c:pt idx="1068">
                  <c:v>-4.3486359999999999</c:v>
                </c:pt>
                <c:pt idx="1069">
                  <c:v>-7.9680020000000003</c:v>
                </c:pt>
                <c:pt idx="1070">
                  <c:v>-3.0924710000000002</c:v>
                </c:pt>
                <c:pt idx="1071">
                  <c:v>-6.1350999999999996</c:v>
                </c:pt>
                <c:pt idx="1072">
                  <c:v>-3.062344</c:v>
                </c:pt>
                <c:pt idx="1073">
                  <c:v>-5.8804689999999997</c:v>
                </c:pt>
                <c:pt idx="1074">
                  <c:v>-2.2716829999999999</c:v>
                </c:pt>
                <c:pt idx="1075">
                  <c:v>-3.4884849999999998</c:v>
                </c:pt>
                <c:pt idx="1076">
                  <c:v>0.43435499999999999</c:v>
                </c:pt>
                <c:pt idx="1077">
                  <c:v>2.601702</c:v>
                </c:pt>
                <c:pt idx="1078">
                  <c:v>3.392004</c:v>
                </c:pt>
                <c:pt idx="1079">
                  <c:v>7.5714319999999997</c:v>
                </c:pt>
                <c:pt idx="1080">
                  <c:v>4.6610009999999997</c:v>
                </c:pt>
                <c:pt idx="1081">
                  <c:v>9.419512000000001</c:v>
                </c:pt>
                <c:pt idx="1082">
                  <c:v>4.62263</c:v>
                </c:pt>
                <c:pt idx="1083">
                  <c:v>9.3081189999999996</c:v>
                </c:pt>
                <c:pt idx="1084">
                  <c:v>5.189635</c:v>
                </c:pt>
                <c:pt idx="1085">
                  <c:v>11.080570999999999</c:v>
                </c:pt>
                <c:pt idx="1086">
                  <c:v>6.8506099999999996</c:v>
                </c:pt>
                <c:pt idx="1087">
                  <c:v>15.420961999999999</c:v>
                </c:pt>
                <c:pt idx="1088">
                  <c:v>10.912015</c:v>
                </c:pt>
                <c:pt idx="1089">
                  <c:v>23.839897000000001</c:v>
                </c:pt>
                <c:pt idx="1090">
                  <c:v>13.79543</c:v>
                </c:pt>
                <c:pt idx="1091">
                  <c:v>27.331509</c:v>
                </c:pt>
                <c:pt idx="1092">
                  <c:v>12.785360000000001</c:v>
                </c:pt>
                <c:pt idx="1093">
                  <c:v>25.065041999999998</c:v>
                </c:pt>
                <c:pt idx="1094">
                  <c:v>12.716203</c:v>
                </c:pt>
                <c:pt idx="1095">
                  <c:v>26.252897000000001</c:v>
                </c:pt>
                <c:pt idx="1096">
                  <c:v>13.869448999999999</c:v>
                </c:pt>
                <c:pt idx="1097">
                  <c:v>27.482295000000001</c:v>
                </c:pt>
                <c:pt idx="1098">
                  <c:v>13.153829999999999</c:v>
                </c:pt>
                <c:pt idx="1099">
                  <c:v>25.770672999999999</c:v>
                </c:pt>
                <c:pt idx="1100">
                  <c:v>12.010085</c:v>
                </c:pt>
                <c:pt idx="1101">
                  <c:v>23.363654</c:v>
                </c:pt>
                <c:pt idx="1102">
                  <c:v>10.629873999999999</c:v>
                </c:pt>
                <c:pt idx="1103">
                  <c:v>20.474378999999999</c:v>
                </c:pt>
                <c:pt idx="1104">
                  <c:v>9.0330639999999995</c:v>
                </c:pt>
                <c:pt idx="1105">
                  <c:v>17.279913999999998</c:v>
                </c:pt>
                <c:pt idx="1106">
                  <c:v>7.5372899999999996</c:v>
                </c:pt>
                <c:pt idx="1107">
                  <c:v>14.405975999999999</c:v>
                </c:pt>
                <c:pt idx="1108">
                  <c:v>6.2234290000000003</c:v>
                </c:pt>
                <c:pt idx="1109">
                  <c:v>11.786176000000001</c:v>
                </c:pt>
                <c:pt idx="1110">
                  <c:v>4.8322839999999996</c:v>
                </c:pt>
                <c:pt idx="1111">
                  <c:v>8.8357010000000002</c:v>
                </c:pt>
                <c:pt idx="1112">
                  <c:v>2.999053</c:v>
                </c:pt>
                <c:pt idx="1113">
                  <c:v>4.8261589999999996</c:v>
                </c:pt>
                <c:pt idx="1114">
                  <c:v>0.58901300000000001</c:v>
                </c:pt>
                <c:pt idx="1115">
                  <c:v>-0.14707999999999999</c:v>
                </c:pt>
                <c:pt idx="1116">
                  <c:v>-1.970855</c:v>
                </c:pt>
                <c:pt idx="1117">
                  <c:v>-4.9347700000000003</c:v>
                </c:pt>
                <c:pt idx="1118">
                  <c:v>-3.7544780000000002</c:v>
                </c:pt>
                <c:pt idx="1119">
                  <c:v>-8.2341080000000009</c:v>
                </c:pt>
                <c:pt idx="1120">
                  <c:v>-5.1447000000000003</c:v>
                </c:pt>
                <c:pt idx="1121">
                  <c:v>-10.815127</c:v>
                </c:pt>
                <c:pt idx="1122">
                  <c:v>-6.0898159999999999</c:v>
                </c:pt>
                <c:pt idx="1123">
                  <c:v>-12.579554</c:v>
                </c:pt>
                <c:pt idx="1124">
                  <c:v>-6.8906850000000004</c:v>
                </c:pt>
                <c:pt idx="1125">
                  <c:v>-14.152732</c:v>
                </c:pt>
                <c:pt idx="1126">
                  <c:v>-7.6153630000000003</c:v>
                </c:pt>
                <c:pt idx="1127">
                  <c:v>-15.505252</c:v>
                </c:pt>
                <c:pt idx="1128">
                  <c:v>-8.1116989999999998</c:v>
                </c:pt>
                <c:pt idx="1129">
                  <c:v>-16.405954000000001</c:v>
                </c:pt>
                <c:pt idx="1130">
                  <c:v>-8.4450330000000005</c:v>
                </c:pt>
                <c:pt idx="1131">
                  <c:v>-17.04712</c:v>
                </c:pt>
                <c:pt idx="1132">
                  <c:v>-8.7802860000000003</c:v>
                </c:pt>
                <c:pt idx="1133">
                  <c:v>-17.982748000000001</c:v>
                </c:pt>
                <c:pt idx="1134">
                  <c:v>-9.7224550000000001</c:v>
                </c:pt>
                <c:pt idx="1135">
                  <c:v>-19.686954999999998</c:v>
                </c:pt>
                <c:pt idx="1136">
                  <c:v>-9.8549089999999993</c:v>
                </c:pt>
                <c:pt idx="1137">
                  <c:v>-19.454782999999999</c:v>
                </c:pt>
                <c:pt idx="1138">
                  <c:v>-9.3119689999999995</c:v>
                </c:pt>
                <c:pt idx="1139">
                  <c:v>-18.211601000000002</c:v>
                </c:pt>
                <c:pt idx="1140">
                  <c:v>-8.4647419999999993</c:v>
                </c:pt>
                <c:pt idx="1141">
                  <c:v>-16.715105999999999</c:v>
                </c:pt>
                <c:pt idx="1142">
                  <c:v>-8.1534060000000004</c:v>
                </c:pt>
                <c:pt idx="1143">
                  <c:v>-16.195045999999998</c:v>
                </c:pt>
                <c:pt idx="1144">
                  <c:v>-7.8621379999999998</c:v>
                </c:pt>
                <c:pt idx="1145">
                  <c:v>-15.287472999999999</c:v>
                </c:pt>
                <c:pt idx="1146">
                  <c:v>-6.634125</c:v>
                </c:pt>
                <c:pt idx="1147">
                  <c:v>-12.567672999999999</c:v>
                </c:pt>
                <c:pt idx="1148">
                  <c:v>-5.3230420000000001</c:v>
                </c:pt>
                <c:pt idx="1149">
                  <c:v>-10.175125000000001</c:v>
                </c:pt>
                <c:pt idx="1150">
                  <c:v>-4.7492109999999998</c:v>
                </c:pt>
                <c:pt idx="1151">
                  <c:v>-9.8304179999999999</c:v>
                </c:pt>
                <c:pt idx="1152">
                  <c:v>-5.3461509999999999</c:v>
                </c:pt>
                <c:pt idx="1153">
                  <c:v>-10.547563</c:v>
                </c:pt>
                <c:pt idx="1154">
                  <c:v>-4.8870839999999998</c:v>
                </c:pt>
                <c:pt idx="1155">
                  <c:v>-9.3218870000000003</c:v>
                </c:pt>
                <c:pt idx="1156">
                  <c:v>-3.8801070000000002</c:v>
                </c:pt>
                <c:pt idx="1157">
                  <c:v>-7.1875619999999998</c:v>
                </c:pt>
                <c:pt idx="1158">
                  <c:v>-2.8162829999999999</c:v>
                </c:pt>
                <c:pt idx="1159">
                  <c:v>-5.2214729999999996</c:v>
                </c:pt>
                <c:pt idx="1160">
                  <c:v>-2.1918419999999998</c:v>
                </c:pt>
                <c:pt idx="1161">
                  <c:v>-4.2877239999999999</c:v>
                </c:pt>
                <c:pt idx="1162">
                  <c:v>-1.8679399999999999</c:v>
                </c:pt>
                <c:pt idx="1163">
                  <c:v>-3.1457990000000002</c:v>
                </c:pt>
                <c:pt idx="1164">
                  <c:v>-0.316965</c:v>
                </c:pt>
                <c:pt idx="1165">
                  <c:v>0.66189199999999992</c:v>
                </c:pt>
                <c:pt idx="1166">
                  <c:v>2.6962060000000001</c:v>
                </c:pt>
                <c:pt idx="1167">
                  <c:v>7.1251889999999998</c:v>
                </c:pt>
                <c:pt idx="1168">
                  <c:v>5.5267739999999996</c:v>
                </c:pt>
                <c:pt idx="1169">
                  <c:v>11.435269999999999</c:v>
                </c:pt>
                <c:pt idx="1170">
                  <c:v>5.9057240000000002</c:v>
                </c:pt>
                <c:pt idx="1171">
                  <c:v>11.834453</c:v>
                </c:pt>
                <c:pt idx="1172">
                  <c:v>6.0376260000000004</c:v>
                </c:pt>
                <c:pt idx="1173">
                  <c:v>12.096337999999999</c:v>
                </c:pt>
                <c:pt idx="1174">
                  <c:v>5.9638039999999997</c:v>
                </c:pt>
                <c:pt idx="1175">
                  <c:v>12.174620000000001</c:v>
                </c:pt>
                <c:pt idx="1176">
                  <c:v>7.2253679999999996</c:v>
                </c:pt>
                <c:pt idx="1177">
                  <c:v>16.176645999999998</c:v>
                </c:pt>
                <c:pt idx="1178">
                  <c:v>10.662483</c:v>
                </c:pt>
                <c:pt idx="1179">
                  <c:v>22.5992</c:v>
                </c:pt>
                <c:pt idx="1180">
                  <c:v>12.696624</c:v>
                </c:pt>
                <c:pt idx="1181">
                  <c:v>25.394380999999999</c:v>
                </c:pt>
                <c:pt idx="1182">
                  <c:v>12.76792</c:v>
                </c:pt>
                <c:pt idx="1183">
                  <c:v>25.983150999999999</c:v>
                </c:pt>
                <c:pt idx="1184">
                  <c:v>13.729122</c:v>
                </c:pt>
                <c:pt idx="1185">
                  <c:v>27.815355</c:v>
                </c:pt>
                <c:pt idx="1186">
                  <c:v>13.95401</c:v>
                </c:pt>
                <c:pt idx="1187">
                  <c:v>27.421044999999999</c:v>
                </c:pt>
                <c:pt idx="1188">
                  <c:v>12.895929000000001</c:v>
                </c:pt>
                <c:pt idx="1189">
                  <c:v>25.195872999999999</c:v>
                </c:pt>
                <c:pt idx="1190">
                  <c:v>11.71369</c:v>
                </c:pt>
                <c:pt idx="1191">
                  <c:v>22.780396</c:v>
                </c:pt>
                <c:pt idx="1192">
                  <c:v>10.349017</c:v>
                </c:pt>
                <c:pt idx="1193">
                  <c:v>19.946784999999998</c:v>
                </c:pt>
                <c:pt idx="1194">
                  <c:v>8.8418290000000006</c:v>
                </c:pt>
                <c:pt idx="1195">
                  <c:v>16.879102000000003</c:v>
                </c:pt>
                <c:pt idx="1196">
                  <c:v>7.2072279999999997</c:v>
                </c:pt>
                <c:pt idx="1197">
                  <c:v>13.557666999999999</c:v>
                </c:pt>
                <c:pt idx="1198">
                  <c:v>5.4819849999999999</c:v>
                </c:pt>
                <c:pt idx="1199">
                  <c:v>10.102219999999999</c:v>
                </c:pt>
                <c:pt idx="1200">
                  <c:v>3.7421310000000001</c:v>
                </c:pt>
                <c:pt idx="1201">
                  <c:v>6.6463859999999997</c:v>
                </c:pt>
                <c:pt idx="1202">
                  <c:v>2.1603970000000001</c:v>
                </c:pt>
                <c:pt idx="1203">
                  <c:v>3.6282909999999999</c:v>
                </c:pt>
                <c:pt idx="1204">
                  <c:v>0.74817599999999995</c:v>
                </c:pt>
                <c:pt idx="1205">
                  <c:v>0.70803199999999999</c:v>
                </c:pt>
                <c:pt idx="1206">
                  <c:v>-0.94958699999999996</c:v>
                </c:pt>
                <c:pt idx="1207">
                  <c:v>-2.9120239999999997</c:v>
                </c:pt>
                <c:pt idx="1208">
                  <c:v>-2.9658950000000002</c:v>
                </c:pt>
                <c:pt idx="1209">
                  <c:v>-6.8615690000000003</c:v>
                </c:pt>
                <c:pt idx="1210">
                  <c:v>-4.6813019999999996</c:v>
                </c:pt>
                <c:pt idx="1211">
                  <c:v>-9.944977999999999</c:v>
                </c:pt>
                <c:pt idx="1212">
                  <c:v>-5.6535289999999998</c:v>
                </c:pt>
                <c:pt idx="1213">
                  <c:v>-11.494136999999998</c:v>
                </c:pt>
                <c:pt idx="1214">
                  <c:v>-5.8343189999999998</c:v>
                </c:pt>
                <c:pt idx="1215">
                  <c:v>-11.610296</c:v>
                </c:pt>
                <c:pt idx="1216">
                  <c:v>-5.7800649999999996</c:v>
                </c:pt>
                <c:pt idx="1217">
                  <c:v>-11.678280000000001</c:v>
                </c:pt>
                <c:pt idx="1218">
                  <c:v>-6.1436190000000002</c:v>
                </c:pt>
                <c:pt idx="1219">
                  <c:v>-12.680343000000001</c:v>
                </c:pt>
                <c:pt idx="1220">
                  <c:v>-7.05192</c:v>
                </c:pt>
                <c:pt idx="1221">
                  <c:v>-14.757156999999999</c:v>
                </c:pt>
                <c:pt idx="1222">
                  <c:v>-8.4568200000000004</c:v>
                </c:pt>
                <c:pt idx="1223">
                  <c:v>-17.586300000000001</c:v>
                </c:pt>
                <c:pt idx="1224">
                  <c:v>-9.5834449999999993</c:v>
                </c:pt>
                <c:pt idx="1225">
                  <c:v>-19.336637</c:v>
                </c:pt>
                <c:pt idx="1226">
                  <c:v>-9.6380549999999996</c:v>
                </c:pt>
                <c:pt idx="1227">
                  <c:v>-19.053049000000001</c:v>
                </c:pt>
                <c:pt idx="1228">
                  <c:v>-9.2892910000000004</c:v>
                </c:pt>
                <c:pt idx="1229">
                  <c:v>-18.607163</c:v>
                </c:pt>
                <c:pt idx="1230">
                  <c:v>-9.4358310000000003</c:v>
                </c:pt>
                <c:pt idx="1231">
                  <c:v>-18.970717</c:v>
                </c:pt>
                <c:pt idx="1232">
                  <c:v>-9.5249780000000008</c:v>
                </c:pt>
                <c:pt idx="1233">
                  <c:v>-18.850923999999999</c:v>
                </c:pt>
                <c:pt idx="1234">
                  <c:v>-8.9510400000000008</c:v>
                </c:pt>
                <c:pt idx="1235">
                  <c:v>-17.353428000000001</c:v>
                </c:pt>
                <c:pt idx="1236">
                  <c:v>-7.7183549999999999</c:v>
                </c:pt>
                <c:pt idx="1237">
                  <c:v>-14.810116000000001</c:v>
                </c:pt>
                <c:pt idx="1238">
                  <c:v>-6.6030439999999997</c:v>
                </c:pt>
                <c:pt idx="1239">
                  <c:v>-12.926371</c:v>
                </c:pt>
                <c:pt idx="1240">
                  <c:v>-6.1670119999999997</c:v>
                </c:pt>
                <c:pt idx="1241">
                  <c:v>-12.175215999999999</c:v>
                </c:pt>
                <c:pt idx="1242">
                  <c:v>-5.8154810000000001</c:v>
                </c:pt>
                <c:pt idx="1243">
                  <c:v>-11.362767</c:v>
                </c:pt>
                <c:pt idx="1244">
                  <c:v>-5.1792720000000001</c:v>
                </c:pt>
                <c:pt idx="1245">
                  <c:v>-9.9049160000000001</c:v>
                </c:pt>
                <c:pt idx="1246">
                  <c:v>-4.2859449999999999</c:v>
                </c:pt>
                <c:pt idx="1247">
                  <c:v>-8.2172020000000003</c:v>
                </c:pt>
                <c:pt idx="1248">
                  <c:v>-3.7053440000000002</c:v>
                </c:pt>
                <c:pt idx="1249">
                  <c:v>-7.2258329999999997</c:v>
                </c:pt>
                <c:pt idx="1250">
                  <c:v>-3.225816</c:v>
                </c:pt>
                <c:pt idx="1251">
                  <c:v>-5.9157290000000007</c:v>
                </c:pt>
                <c:pt idx="1252">
                  <c:v>-1.859904</c:v>
                </c:pt>
                <c:pt idx="1253">
                  <c:v>-2.67699</c:v>
                </c:pt>
                <c:pt idx="1254">
                  <c:v>0.44767699999999999</c:v>
                </c:pt>
                <c:pt idx="1255">
                  <c:v>2.2503250000000001</c:v>
                </c:pt>
                <c:pt idx="1256">
                  <c:v>2.9121389999999998</c:v>
                </c:pt>
                <c:pt idx="1257">
                  <c:v>6.6593819999999999</c:v>
                </c:pt>
                <c:pt idx="1258">
                  <c:v>4.4762769999999996</c:v>
                </c:pt>
                <c:pt idx="1259">
                  <c:v>9.4472880000000004</c:v>
                </c:pt>
                <c:pt idx="1260">
                  <c:v>5.037604</c:v>
                </c:pt>
                <c:pt idx="1261">
                  <c:v>9.9284330000000001</c:v>
                </c:pt>
                <c:pt idx="1262">
                  <c:v>4.5780380000000003</c:v>
                </c:pt>
                <c:pt idx="1263">
                  <c:v>9.0970639999999996</c:v>
                </c:pt>
                <c:pt idx="1264">
                  <c:v>5.0964070000000001</c:v>
                </c:pt>
                <c:pt idx="1265">
                  <c:v>11.265073000000001</c:v>
                </c:pt>
                <c:pt idx="1266">
                  <c:v>7.7444069999999998</c:v>
                </c:pt>
                <c:pt idx="1267">
                  <c:v>17.055167999999998</c:v>
                </c:pt>
                <c:pt idx="1268">
                  <c:v>10.021393</c:v>
                </c:pt>
                <c:pt idx="1269">
                  <c:v>19.883391</c:v>
                </c:pt>
                <c:pt idx="1270">
                  <c:v>9.1683240000000001</c:v>
                </c:pt>
                <c:pt idx="1271">
                  <c:v>17.439973999999999</c:v>
                </c:pt>
                <c:pt idx="1272">
                  <c:v>7.6925030000000003</c:v>
                </c:pt>
                <c:pt idx="1273">
                  <c:v>15.363954</c:v>
                </c:pt>
                <c:pt idx="1274">
                  <c:v>8.2420530000000003</c:v>
                </c:pt>
                <c:pt idx="1275">
                  <c:v>17.782012000000002</c:v>
                </c:pt>
                <c:pt idx="1276">
                  <c:v>11.116107</c:v>
                </c:pt>
                <c:pt idx="1277">
                  <c:v>23.443953</c:v>
                </c:pt>
                <c:pt idx="1278">
                  <c:v>12.929349</c:v>
                </c:pt>
                <c:pt idx="1279">
                  <c:v>25.945711000000003</c:v>
                </c:pt>
                <c:pt idx="1280">
                  <c:v>12.920925</c:v>
                </c:pt>
                <c:pt idx="1281">
                  <c:v>25.559752</c:v>
                </c:pt>
                <c:pt idx="1282">
                  <c:v>12.182931</c:v>
                </c:pt>
                <c:pt idx="1283">
                  <c:v>23.742598999999998</c:v>
                </c:pt>
                <c:pt idx="1284">
                  <c:v>10.736875</c:v>
                </c:pt>
                <c:pt idx="1285">
                  <c:v>20.468555000000002</c:v>
                </c:pt>
                <c:pt idx="1286">
                  <c:v>8.7118990000000007</c:v>
                </c:pt>
                <c:pt idx="1287">
                  <c:v>16.467666000000001</c:v>
                </c:pt>
                <c:pt idx="1288">
                  <c:v>6.878654</c:v>
                </c:pt>
                <c:pt idx="1289">
                  <c:v>12.958036</c:v>
                </c:pt>
                <c:pt idx="1290">
                  <c:v>5.3308989999999996</c:v>
                </c:pt>
                <c:pt idx="1291">
                  <c:v>9.9921720000000001</c:v>
                </c:pt>
                <c:pt idx="1292">
                  <c:v>3.9376419999999999</c:v>
                </c:pt>
                <c:pt idx="1293">
                  <c:v>7.0393030000000003</c:v>
                </c:pt>
                <c:pt idx="1294">
                  <c:v>2.1850209999999999</c:v>
                </c:pt>
                <c:pt idx="1295">
                  <c:v>3.4612749999999997</c:v>
                </c:pt>
                <c:pt idx="1296">
                  <c:v>0.40222000000000002</c:v>
                </c:pt>
                <c:pt idx="1297">
                  <c:v>-3.1747999999999998E-2</c:v>
                </c:pt>
                <c:pt idx="1298">
                  <c:v>-1.2418119999999999</c:v>
                </c:pt>
                <c:pt idx="1299">
                  <c:v>-3.3264899999999997</c:v>
                </c:pt>
                <c:pt idx="1300">
                  <c:v>-2.9420670000000002</c:v>
                </c:pt>
                <c:pt idx="1301">
                  <c:v>-6.6284770000000002</c:v>
                </c:pt>
                <c:pt idx="1302">
                  <c:v>-4.2708969999999997</c:v>
                </c:pt>
                <c:pt idx="1303">
                  <c:v>-9.0193979999999989</c:v>
                </c:pt>
                <c:pt idx="1304">
                  <c:v>-5.2223600000000001</c:v>
                </c:pt>
                <c:pt idx="1305">
                  <c:v>-10.914655</c:v>
                </c:pt>
                <c:pt idx="1306">
                  <c:v>-6.0330959999999996</c:v>
                </c:pt>
                <c:pt idx="1307">
                  <c:v>-12.293092</c:v>
                </c:pt>
                <c:pt idx="1308">
                  <c:v>-6.5078449999999997</c:v>
                </c:pt>
                <c:pt idx="1309">
                  <c:v>-13.304808999999999</c:v>
                </c:pt>
                <c:pt idx="1310">
                  <c:v>-7.0935170000000003</c:v>
                </c:pt>
                <c:pt idx="1311">
                  <c:v>-14.488780999999999</c:v>
                </c:pt>
                <c:pt idx="1312">
                  <c:v>-7.6680789999999996</c:v>
                </c:pt>
                <c:pt idx="1313">
                  <c:v>-15.608784</c:v>
                </c:pt>
                <c:pt idx="1314">
                  <c:v>-8.2861759999999993</c:v>
                </c:pt>
                <c:pt idx="1315">
                  <c:v>-16.928142999999999</c:v>
                </c:pt>
                <c:pt idx="1316">
                  <c:v>-9.0052090000000007</c:v>
                </c:pt>
                <c:pt idx="1317">
                  <c:v>-18.417923000000002</c:v>
                </c:pt>
                <c:pt idx="1318">
                  <c:v>-9.7143029999999992</c:v>
                </c:pt>
                <c:pt idx="1319">
                  <c:v>-19.611379999999997</c:v>
                </c:pt>
                <c:pt idx="1320">
                  <c:v>-9.9881689999999992</c:v>
                </c:pt>
                <c:pt idx="1321">
                  <c:v>-19.875319999999999</c:v>
                </c:pt>
                <c:pt idx="1322">
                  <c:v>-9.7299830000000007</c:v>
                </c:pt>
                <c:pt idx="1323">
                  <c:v>-19.331352000000003</c:v>
                </c:pt>
                <c:pt idx="1324">
                  <c:v>-9.5323379999999993</c:v>
                </c:pt>
                <c:pt idx="1325">
                  <c:v>-19.067328</c:v>
                </c:pt>
                <c:pt idx="1326">
                  <c:v>-9.4160959999999996</c:v>
                </c:pt>
                <c:pt idx="1327">
                  <c:v>-18.468574</c:v>
                </c:pt>
                <c:pt idx="1328">
                  <c:v>-8.3861790000000003</c:v>
                </c:pt>
                <c:pt idx="1329">
                  <c:v>-16.011938000000001</c:v>
                </c:pt>
                <c:pt idx="1330">
                  <c:v>-6.9136790000000001</c:v>
                </c:pt>
                <c:pt idx="1331">
                  <c:v>-13.420151000000001</c:v>
                </c:pt>
                <c:pt idx="1332">
                  <c:v>-6.5569819999999996</c:v>
                </c:pt>
                <c:pt idx="1333">
                  <c:v>-13.132147</c:v>
                </c:pt>
                <c:pt idx="1334">
                  <c:v>-6.380376</c:v>
                </c:pt>
                <c:pt idx="1335">
                  <c:v>-12.448858999999999</c:v>
                </c:pt>
                <c:pt idx="1336">
                  <c:v>-5.6491220000000002</c:v>
                </c:pt>
                <c:pt idx="1337">
                  <c:v>-10.785022999999999</c:v>
                </c:pt>
                <c:pt idx="1338">
                  <c:v>-4.4672859999999996</c:v>
                </c:pt>
                <c:pt idx="1339">
                  <c:v>-8.2844090000000001</c:v>
                </c:pt>
                <c:pt idx="1340">
                  <c:v>-3.228793</c:v>
                </c:pt>
                <c:pt idx="1341">
                  <c:v>-5.8243159999999996</c:v>
                </c:pt>
                <c:pt idx="1342">
                  <c:v>-1.939899</c:v>
                </c:pt>
                <c:pt idx="1343">
                  <c:v>-3.0783849999999999</c:v>
                </c:pt>
                <c:pt idx="1344">
                  <c:v>6.1068999999999998E-2</c:v>
                </c:pt>
                <c:pt idx="1345">
                  <c:v>1.547995</c:v>
                </c:pt>
                <c:pt idx="1346">
                  <c:v>3.0043880000000001</c:v>
                </c:pt>
                <c:pt idx="1347">
                  <c:v>7.3244860000000003</c:v>
                </c:pt>
                <c:pt idx="1348">
                  <c:v>5.2136009999999997</c:v>
                </c:pt>
                <c:pt idx="1349">
                  <c:v>10.922787</c:v>
                </c:pt>
                <c:pt idx="1350">
                  <c:v>5.6245950000000002</c:v>
                </c:pt>
                <c:pt idx="1351">
                  <c:v>10.954141</c:v>
                </c:pt>
                <c:pt idx="1352">
                  <c:v>5.2359609999999996</c:v>
                </c:pt>
                <c:pt idx="1353">
                  <c:v>10.608011999999999</c:v>
                </c:pt>
                <c:pt idx="1354">
                  <c:v>5.6357559999999998</c:v>
                </c:pt>
                <c:pt idx="1355">
                  <c:v>11.668341999999999</c:v>
                </c:pt>
                <c:pt idx="1356">
                  <c:v>6.8091949999999999</c:v>
                </c:pt>
                <c:pt idx="1357">
                  <c:v>14.822215</c:v>
                </c:pt>
                <c:pt idx="1358">
                  <c:v>9.1595890000000004</c:v>
                </c:pt>
                <c:pt idx="1359">
                  <c:v>19.108573</c:v>
                </c:pt>
                <c:pt idx="1360">
                  <c:v>10.418620000000001</c:v>
                </c:pt>
                <c:pt idx="1361">
                  <c:v>20.884495000000001</c:v>
                </c:pt>
                <c:pt idx="1362">
                  <c:v>10.530326000000001</c:v>
                </c:pt>
                <c:pt idx="1363">
                  <c:v>21.477829</c:v>
                </c:pt>
                <c:pt idx="1364">
                  <c:v>11.726772</c:v>
                </c:pt>
                <c:pt idx="1365">
                  <c:v>24.326708</c:v>
                </c:pt>
                <c:pt idx="1366">
                  <c:v>13.085000000000001</c:v>
                </c:pt>
                <c:pt idx="1367">
                  <c:v>26.092626000000003</c:v>
                </c:pt>
                <c:pt idx="1368">
                  <c:v>12.68568</c:v>
                </c:pt>
                <c:pt idx="1369">
                  <c:v>25.053637000000002</c:v>
                </c:pt>
                <c:pt idx="1370">
                  <c:v>12.039624999999999</c:v>
                </c:pt>
                <c:pt idx="1371">
                  <c:v>23.630882</c:v>
                </c:pt>
                <c:pt idx="1372">
                  <c:v>10.916437999999999</c:v>
                </c:pt>
                <c:pt idx="1373">
                  <c:v>20.956628000000002</c:v>
                </c:pt>
                <c:pt idx="1374">
                  <c:v>9.0053599999999996</c:v>
                </c:pt>
                <c:pt idx="1375">
                  <c:v>16.828533999999998</c:v>
                </c:pt>
                <c:pt idx="1376">
                  <c:v>6.6638339999999996</c:v>
                </c:pt>
                <c:pt idx="1377">
                  <c:v>12.314432999999999</c:v>
                </c:pt>
                <c:pt idx="1378">
                  <c:v>4.8054379999999997</c:v>
                </c:pt>
                <c:pt idx="1379">
                  <c:v>9.0255170000000007</c:v>
                </c:pt>
                <c:pt idx="1380">
                  <c:v>3.8822399999999999</c:v>
                </c:pt>
                <c:pt idx="1381">
                  <c:v>7.5173310000000004</c:v>
                </c:pt>
                <c:pt idx="1382">
                  <c:v>3.3054739999999998</c:v>
                </c:pt>
                <c:pt idx="1383">
                  <c:v>6.0461489999999998</c:v>
                </c:pt>
                <c:pt idx="1384">
                  <c:v>1.90042</c:v>
                </c:pt>
                <c:pt idx="1385">
                  <c:v>2.7207810000000001</c:v>
                </c:pt>
                <c:pt idx="1386">
                  <c:v>-0.30286800000000003</c:v>
                </c:pt>
                <c:pt idx="1387">
                  <c:v>-1.6892200000000002</c:v>
                </c:pt>
                <c:pt idx="1388">
                  <c:v>-2.2972739999999998</c:v>
                </c:pt>
                <c:pt idx="1389">
                  <c:v>-5.2455639999999999</c:v>
                </c:pt>
                <c:pt idx="1390">
                  <c:v>-3.4663170000000001</c:v>
                </c:pt>
                <c:pt idx="1391">
                  <c:v>-7.3633769999999998</c:v>
                </c:pt>
                <c:pt idx="1392">
                  <c:v>-4.2610580000000002</c:v>
                </c:pt>
                <c:pt idx="1393">
                  <c:v>-8.8604500000000002</c:v>
                </c:pt>
                <c:pt idx="1394">
                  <c:v>-4.9024219999999996</c:v>
                </c:pt>
                <c:pt idx="1395">
                  <c:v>-10.062867000000001</c:v>
                </c:pt>
                <c:pt idx="1396">
                  <c:v>-5.4650309999999998</c:v>
                </c:pt>
                <c:pt idx="1397">
                  <c:v>-11.283455</c:v>
                </c:pt>
                <c:pt idx="1398">
                  <c:v>-6.1750660000000002</c:v>
                </c:pt>
                <c:pt idx="1399">
                  <c:v>-12.565442000000001</c:v>
                </c:pt>
                <c:pt idx="1400">
                  <c:v>-6.4672739999999997</c:v>
                </c:pt>
                <c:pt idx="1401">
                  <c:v>-13.027584000000001</c:v>
                </c:pt>
                <c:pt idx="1402">
                  <c:v>-6.8190569999999999</c:v>
                </c:pt>
                <c:pt idx="1403">
                  <c:v>-14.098659999999999</c:v>
                </c:pt>
                <c:pt idx="1404">
                  <c:v>-7.840249</c:v>
                </c:pt>
                <c:pt idx="1405">
                  <c:v>-16.25581</c:v>
                </c:pt>
                <c:pt idx="1406">
                  <c:v>-8.9992110000000007</c:v>
                </c:pt>
                <c:pt idx="1407">
                  <c:v>-18.415973999999999</c:v>
                </c:pt>
                <c:pt idx="1408">
                  <c:v>-9.5225559999999998</c:v>
                </c:pt>
                <c:pt idx="1409">
                  <c:v>-18.878515</c:v>
                </c:pt>
                <c:pt idx="1410">
                  <c:v>-9.1165310000000002</c:v>
                </c:pt>
                <c:pt idx="1411">
                  <c:v>-18.022406</c:v>
                </c:pt>
                <c:pt idx="1412">
                  <c:v>-8.8221799999999995</c:v>
                </c:pt>
                <c:pt idx="1413">
                  <c:v>-17.635536000000002</c:v>
                </c:pt>
                <c:pt idx="1414">
                  <c:v>-8.8090810000000008</c:v>
                </c:pt>
                <c:pt idx="1415">
                  <c:v>-17.560942000000001</c:v>
                </c:pt>
                <c:pt idx="1416">
                  <c:v>-8.5981400000000008</c:v>
                </c:pt>
                <c:pt idx="1417">
                  <c:v>-16.902403</c:v>
                </c:pt>
                <c:pt idx="1418">
                  <c:v>-7.7312139999999996</c:v>
                </c:pt>
                <c:pt idx="1419">
                  <c:v>-14.841256999999999</c:v>
                </c:pt>
                <c:pt idx="1420">
                  <c:v>-6.5730139999999997</c:v>
                </c:pt>
                <c:pt idx="1421">
                  <c:v>-12.693421000000001</c:v>
                </c:pt>
                <c:pt idx="1422">
                  <c:v>-5.773701</c:v>
                </c:pt>
                <c:pt idx="1423">
                  <c:v>-11.267094</c:v>
                </c:pt>
                <c:pt idx="1424">
                  <c:v>-5.1925610000000004</c:v>
                </c:pt>
                <c:pt idx="1425">
                  <c:v>-10.020759000000002</c:v>
                </c:pt>
                <c:pt idx="1426">
                  <c:v>-4.3662419999999997</c:v>
                </c:pt>
                <c:pt idx="1427">
                  <c:v>-8.1645810000000001</c:v>
                </c:pt>
                <c:pt idx="1428">
                  <c:v>-3.2561650000000002</c:v>
                </c:pt>
                <c:pt idx="1429">
                  <c:v>-6.0856139999999996</c:v>
                </c:pt>
                <c:pt idx="1430">
                  <c:v>-2.4805839999999999</c:v>
                </c:pt>
                <c:pt idx="1431">
                  <c:v>-4.5878709999999998</c:v>
                </c:pt>
                <c:pt idx="1432">
                  <c:v>-1.6339319999999999</c:v>
                </c:pt>
                <c:pt idx="1433">
                  <c:v>-2.7091180000000001</c:v>
                </c:pt>
                <c:pt idx="1434">
                  <c:v>-0.32872200000000001</c:v>
                </c:pt>
                <c:pt idx="1435">
                  <c:v>0.34501699999999996</c:v>
                </c:pt>
                <c:pt idx="1436">
                  <c:v>1.856803</c:v>
                </c:pt>
                <c:pt idx="1437">
                  <c:v>4.9467439999999998</c:v>
                </c:pt>
                <c:pt idx="1438">
                  <c:v>4.0580730000000003</c:v>
                </c:pt>
                <c:pt idx="1439">
                  <c:v>8.6371959999999994</c:v>
                </c:pt>
                <c:pt idx="1440">
                  <c:v>4.7361969999999998</c:v>
                </c:pt>
                <c:pt idx="1441">
                  <c:v>9.6936479999999996</c:v>
                </c:pt>
                <c:pt idx="1442">
                  <c:v>5.5971339999999996</c:v>
                </c:pt>
                <c:pt idx="1443">
                  <c:v>12.378086</c:v>
                </c:pt>
                <c:pt idx="1444">
                  <c:v>8.2382240000000007</c:v>
                </c:pt>
                <c:pt idx="1445">
                  <c:v>17.770087</c:v>
                </c:pt>
                <c:pt idx="1446">
                  <c:v>10.333743</c:v>
                </c:pt>
                <c:pt idx="1447">
                  <c:v>20.693171</c:v>
                </c:pt>
                <c:pt idx="1448">
                  <c:v>9.281682</c:v>
                </c:pt>
                <c:pt idx="1449">
                  <c:v>17.436802999999998</c:v>
                </c:pt>
                <c:pt idx="1450">
                  <c:v>7.6481019999999997</c:v>
                </c:pt>
                <c:pt idx="1451">
                  <c:v>15.484500000000001</c:v>
                </c:pt>
                <c:pt idx="1452">
                  <c:v>8.7106290000000008</c:v>
                </c:pt>
                <c:pt idx="1453">
                  <c:v>18.808241000000002</c:v>
                </c:pt>
                <c:pt idx="1454">
                  <c:v>11.593168</c:v>
                </c:pt>
                <c:pt idx="1455">
                  <c:v>24.132398999999999</c:v>
                </c:pt>
                <c:pt idx="1456">
                  <c:v>12.662996</c:v>
                </c:pt>
                <c:pt idx="1457">
                  <c:v>25.111152000000001</c:v>
                </c:pt>
                <c:pt idx="1458">
                  <c:v>12.099195999999999</c:v>
                </c:pt>
                <c:pt idx="1459">
                  <c:v>23.711827</c:v>
                </c:pt>
                <c:pt idx="1460">
                  <c:v>10.960837</c:v>
                </c:pt>
                <c:pt idx="1461">
                  <c:v>21.120083000000001</c:v>
                </c:pt>
                <c:pt idx="1462">
                  <c:v>9.3383859999999999</c:v>
                </c:pt>
                <c:pt idx="1463">
                  <c:v>17.883217999999999</c:v>
                </c:pt>
                <c:pt idx="1464">
                  <c:v>7.8096569999999996</c:v>
                </c:pt>
                <c:pt idx="1465">
                  <c:v>14.966201</c:v>
                </c:pt>
                <c:pt idx="1466">
                  <c:v>6.5447360000000003</c:v>
                </c:pt>
                <c:pt idx="1467">
                  <c:v>12.438993</c:v>
                </c:pt>
                <c:pt idx="1468">
                  <c:v>5.1961170000000001</c:v>
                </c:pt>
                <c:pt idx="1469">
                  <c:v>9.6441119999999998</c:v>
                </c:pt>
                <c:pt idx="1470">
                  <c:v>3.6280109999999999</c:v>
                </c:pt>
                <c:pt idx="1471">
                  <c:v>6.3796929999999996</c:v>
                </c:pt>
                <c:pt idx="1472">
                  <c:v>1.8564719999999999</c:v>
                </c:pt>
                <c:pt idx="1473">
                  <c:v>2.7587820000000001</c:v>
                </c:pt>
                <c:pt idx="1474">
                  <c:v>-0.15273400000000001</c:v>
                </c:pt>
                <c:pt idx="1475">
                  <c:v>-1.4022949999999998</c:v>
                </c:pt>
                <c:pt idx="1476">
                  <c:v>-2.3103009999999999</c:v>
                </c:pt>
                <c:pt idx="1477">
                  <c:v>-5.509538</c:v>
                </c:pt>
                <c:pt idx="1478">
                  <c:v>-3.9053420000000001</c:v>
                </c:pt>
                <c:pt idx="1479">
                  <c:v>-8.3738479999999988</c:v>
                </c:pt>
                <c:pt idx="1480">
                  <c:v>-4.9404839999999997</c:v>
                </c:pt>
                <c:pt idx="1481">
                  <c:v>-10.218755</c:v>
                </c:pt>
                <c:pt idx="1482">
                  <c:v>-5.439648</c:v>
                </c:pt>
                <c:pt idx="1483">
                  <c:v>-11.050379</c:v>
                </c:pt>
                <c:pt idx="1484">
                  <c:v>-5.8717790000000001</c:v>
                </c:pt>
                <c:pt idx="1485">
                  <c:v>-12.081327999999999</c:v>
                </c:pt>
                <c:pt idx="1486">
                  <c:v>-6.6650369999999999</c:v>
                </c:pt>
                <c:pt idx="1487">
                  <c:v>-13.984366999999999</c:v>
                </c:pt>
                <c:pt idx="1488">
                  <c:v>-8.0509280000000008</c:v>
                </c:pt>
                <c:pt idx="1489">
                  <c:v>-16.824622000000002</c:v>
                </c:pt>
                <c:pt idx="1490">
                  <c:v>-9.2952779999999997</c:v>
                </c:pt>
                <c:pt idx="1491">
                  <c:v>-18.732329</c:v>
                </c:pt>
                <c:pt idx="1492">
                  <c:v>-9.4518350000000009</c:v>
                </c:pt>
                <c:pt idx="1493">
                  <c:v>-18.881166</c:v>
                </c:pt>
                <c:pt idx="1494">
                  <c:v>-9.4793769999999995</c:v>
                </c:pt>
                <c:pt idx="1495">
                  <c:v>-19.21874</c:v>
                </c:pt>
                <c:pt idx="1496">
                  <c:v>-10.053514</c:v>
                </c:pt>
                <c:pt idx="1497">
                  <c:v>-20.311755999999999</c:v>
                </c:pt>
                <c:pt idx="1498">
                  <c:v>-10.348221000000001</c:v>
                </c:pt>
                <c:pt idx="1499">
                  <c:v>-20.626563000000001</c:v>
                </c:pt>
                <c:pt idx="1500">
                  <c:v>-9.8131760000000003</c:v>
                </c:pt>
                <c:pt idx="1501">
                  <c:v>-18.952369000000001</c:v>
                </c:pt>
                <c:pt idx="1502">
                  <c:v>-8.4777210000000007</c:v>
                </c:pt>
                <c:pt idx="1503">
                  <c:v>-16.438828000000001</c:v>
                </c:pt>
                <c:pt idx="1504">
                  <c:v>-7.7204370000000004</c:v>
                </c:pt>
                <c:pt idx="1505">
                  <c:v>-15.441376999999999</c:v>
                </c:pt>
                <c:pt idx="1506">
                  <c:v>-7.6251329999999999</c:v>
                </c:pt>
                <c:pt idx="1507">
                  <c:v>-14.852139000000001</c:v>
                </c:pt>
                <c:pt idx="1508">
                  <c:v>-6.5555070000000004</c:v>
                </c:pt>
                <c:pt idx="1509">
                  <c:v>-12.475000000000001</c:v>
                </c:pt>
                <c:pt idx="1510">
                  <c:v>-5.3250919999999997</c:v>
                </c:pt>
                <c:pt idx="1511">
                  <c:v>-10.092471</c:v>
                </c:pt>
                <c:pt idx="1512">
                  <c:v>-4.3611329999999997</c:v>
                </c:pt>
                <c:pt idx="1513">
                  <c:v>-8.5120909999999999</c:v>
                </c:pt>
                <c:pt idx="1514">
                  <c:v>-3.8443170000000002</c:v>
                </c:pt>
                <c:pt idx="1515">
                  <c:v>-7.1609590000000001</c:v>
                </c:pt>
                <c:pt idx="1516">
                  <c:v>-2.5756679999999998</c:v>
                </c:pt>
                <c:pt idx="1517">
                  <c:v>-4.0331219999999997</c:v>
                </c:pt>
                <c:pt idx="1518">
                  <c:v>7.0883000000000002E-2</c:v>
                </c:pt>
                <c:pt idx="1519">
                  <c:v>1.486518</c:v>
                </c:pt>
                <c:pt idx="1520">
                  <c:v>2.4129350000000001</c:v>
                </c:pt>
                <c:pt idx="1521">
                  <c:v>5.539021</c:v>
                </c:pt>
                <c:pt idx="1522">
                  <c:v>3.494745</c:v>
                </c:pt>
                <c:pt idx="1523">
                  <c:v>7.1381239999999995</c:v>
                </c:pt>
                <c:pt idx="1524">
                  <c:v>3.8296130000000002</c:v>
                </c:pt>
                <c:pt idx="1525">
                  <c:v>7.9665840000000001</c:v>
                </c:pt>
                <c:pt idx="1526">
                  <c:v>4.8599490000000003</c:v>
                </c:pt>
                <c:pt idx="1527">
                  <c:v>10.774177999999999</c:v>
                </c:pt>
                <c:pt idx="1528">
                  <c:v>6.6556709999999999</c:v>
                </c:pt>
                <c:pt idx="1529">
                  <c:v>13.426213000000001</c:v>
                </c:pt>
                <c:pt idx="1530">
                  <c:v>6.6696340000000003</c:v>
                </c:pt>
                <c:pt idx="1531">
                  <c:v>13.238555</c:v>
                </c:pt>
                <c:pt idx="1532">
                  <c:v>6.2764049999999996</c:v>
                </c:pt>
                <c:pt idx="1533">
                  <c:v>12.366402000000001</c:v>
                </c:pt>
                <c:pt idx="1534">
                  <c:v>6.5177880000000004</c:v>
                </c:pt>
                <c:pt idx="1535">
                  <c:v>14.01559</c:v>
                </c:pt>
                <c:pt idx="1536">
                  <c:v>9.0937110000000008</c:v>
                </c:pt>
                <c:pt idx="1537">
                  <c:v>20.158849</c:v>
                </c:pt>
                <c:pt idx="1538">
                  <c:v>12.722382</c:v>
                </c:pt>
                <c:pt idx="1539">
                  <c:v>26.372067000000001</c:v>
                </c:pt>
                <c:pt idx="1540">
                  <c:v>13.697766</c:v>
                </c:pt>
                <c:pt idx="1541">
                  <c:v>27.233361000000002</c:v>
                </c:pt>
                <c:pt idx="1542">
                  <c:v>13.401229000000001</c:v>
                </c:pt>
                <c:pt idx="1543">
                  <c:v>26.558315</c:v>
                </c:pt>
                <c:pt idx="1544">
                  <c:v>12.740602000000001</c:v>
                </c:pt>
                <c:pt idx="1545">
                  <c:v>24.865695000000002</c:v>
                </c:pt>
                <c:pt idx="1546">
                  <c:v>11.281931</c:v>
                </c:pt>
                <c:pt idx="1547">
                  <c:v>21.519105</c:v>
                </c:pt>
                <c:pt idx="1548">
                  <c:v>9.1501110000000008</c:v>
                </c:pt>
                <c:pt idx="1549">
                  <c:v>17.325810000000001</c:v>
                </c:pt>
                <c:pt idx="1550">
                  <c:v>7.3574929999999998</c:v>
                </c:pt>
                <c:pt idx="1551">
                  <c:v>13.981363</c:v>
                </c:pt>
                <c:pt idx="1552">
                  <c:v>5.9869589999999997</c:v>
                </c:pt>
                <c:pt idx="1553">
                  <c:v>11.409796</c:v>
                </c:pt>
                <c:pt idx="1554">
                  <c:v>4.8515499999999996</c:v>
                </c:pt>
                <c:pt idx="1555">
                  <c:v>9.0923759999999998</c:v>
                </c:pt>
                <c:pt idx="1556">
                  <c:v>3.55769</c:v>
                </c:pt>
                <c:pt idx="1557">
                  <c:v>6.3611149999999999</c:v>
                </c:pt>
                <c:pt idx="1558">
                  <c:v>1.946534</c:v>
                </c:pt>
                <c:pt idx="1559">
                  <c:v>2.9363410000000001</c:v>
                </c:pt>
                <c:pt idx="1560">
                  <c:v>-9.2519999999999998E-3</c:v>
                </c:pt>
                <c:pt idx="1561">
                  <c:v>-0.97063200000000005</c:v>
                </c:pt>
                <c:pt idx="1562">
                  <c:v>-1.8369930000000001</c:v>
                </c:pt>
                <c:pt idx="1563">
                  <c:v>-4.4404900000000005</c:v>
                </c:pt>
                <c:pt idx="1564">
                  <c:v>-3.2357990000000001</c:v>
                </c:pt>
                <c:pt idx="1565">
                  <c:v>-7.0287980000000001</c:v>
                </c:pt>
                <c:pt idx="1566">
                  <c:v>-4.270378</c:v>
                </c:pt>
                <c:pt idx="1567">
                  <c:v>-8.9133379999999995</c:v>
                </c:pt>
                <c:pt idx="1568">
                  <c:v>-4.9613230000000001</c:v>
                </c:pt>
                <c:pt idx="1569">
                  <c:v>-10.199052</c:v>
                </c:pt>
                <c:pt idx="1570">
                  <c:v>-5.4336729999999998</c:v>
                </c:pt>
                <c:pt idx="1571">
                  <c:v>-11.004102</c:v>
                </c:pt>
                <c:pt idx="1572">
                  <c:v>-5.760999</c:v>
                </c:pt>
                <c:pt idx="1573">
                  <c:v>-11.768891</c:v>
                </c:pt>
                <c:pt idx="1574">
                  <c:v>-6.2999640000000001</c:v>
                </c:pt>
                <c:pt idx="1575">
                  <c:v>-12.92436</c:v>
                </c:pt>
                <c:pt idx="1576">
                  <c:v>-6.9347029999999998</c:v>
                </c:pt>
                <c:pt idx="1577">
                  <c:v>-14.253774</c:v>
                </c:pt>
                <c:pt idx="1578">
                  <c:v>-7.707954</c:v>
                </c:pt>
                <c:pt idx="1579">
                  <c:v>-15.565075</c:v>
                </c:pt>
                <c:pt idx="1580">
                  <c:v>-7.8480660000000002</c:v>
                </c:pt>
                <c:pt idx="1581">
                  <c:v>-15.596128</c:v>
                </c:pt>
                <c:pt idx="1582">
                  <c:v>-7.6994759999999998</c:v>
                </c:pt>
                <c:pt idx="1583">
                  <c:v>-15.503845999999999</c:v>
                </c:pt>
                <c:pt idx="1584">
                  <c:v>-8.0400810000000007</c:v>
                </c:pt>
                <c:pt idx="1585">
                  <c:v>-16.380389000000001</c:v>
                </c:pt>
                <c:pt idx="1586">
                  <c:v>-8.5433500000000002</c:v>
                </c:pt>
                <c:pt idx="1587">
                  <c:v>-17.059075</c:v>
                </c:pt>
                <c:pt idx="1588">
                  <c:v>-8.0903189999999991</c:v>
                </c:pt>
                <c:pt idx="1589">
                  <c:v>-15.480112999999999</c:v>
                </c:pt>
                <c:pt idx="1590">
                  <c:v>-6.6592070000000003</c:v>
                </c:pt>
                <c:pt idx="1591">
                  <c:v>-12.778480999999999</c:v>
                </c:pt>
                <c:pt idx="1592">
                  <c:v>-5.8589279999999997</c:v>
                </c:pt>
                <c:pt idx="1593">
                  <c:v>-11.616226999999999</c:v>
                </c:pt>
                <c:pt idx="1594">
                  <c:v>-5.596832</c:v>
                </c:pt>
                <c:pt idx="1595">
                  <c:v>-10.878132000000001</c:v>
                </c:pt>
                <c:pt idx="1596">
                  <c:v>-4.8765780000000003</c:v>
                </c:pt>
                <c:pt idx="1597">
                  <c:v>-9.3649450000000005</c:v>
                </c:pt>
                <c:pt idx="1598">
                  <c:v>-4.2225849999999996</c:v>
                </c:pt>
                <c:pt idx="1599">
                  <c:v>-8.3121869999999998</c:v>
                </c:pt>
                <c:pt idx="1600">
                  <c:v>-3.9429560000000001</c:v>
                </c:pt>
                <c:pt idx="1601">
                  <c:v>-7.6823740000000003</c:v>
                </c:pt>
                <c:pt idx="1602">
                  <c:v>-3.3936489999999999</c:v>
                </c:pt>
                <c:pt idx="1603">
                  <c:v>-6.3914220000000004</c:v>
                </c:pt>
                <c:pt idx="1604">
                  <c:v>-2.6696390000000001</c:v>
                </c:pt>
                <c:pt idx="1605">
                  <c:v>-4.9087119999999995</c:v>
                </c:pt>
                <c:pt idx="1606">
                  <c:v>-1.5328710000000001</c:v>
                </c:pt>
                <c:pt idx="1607">
                  <c:v>-2.2567680000000001</c:v>
                </c:pt>
                <c:pt idx="1608">
                  <c:v>0.293346</c:v>
                </c:pt>
                <c:pt idx="1609">
                  <c:v>1.6764790000000001</c:v>
                </c:pt>
                <c:pt idx="1610">
                  <c:v>2.2724419999999999</c:v>
                </c:pt>
                <c:pt idx="1611">
                  <c:v>5.0324689999999999</c:v>
                </c:pt>
                <c:pt idx="1612">
                  <c:v>2.844471</c:v>
                </c:pt>
                <c:pt idx="1613">
                  <c:v>5.7001550000000005</c:v>
                </c:pt>
                <c:pt idx="1614">
                  <c:v>3.1560039999999998</c:v>
                </c:pt>
                <c:pt idx="1615">
                  <c:v>7.3207229999999992</c:v>
                </c:pt>
                <c:pt idx="1616">
                  <c:v>6.0272940000000004</c:v>
                </c:pt>
                <c:pt idx="1617">
                  <c:v>13.813434000000001</c:v>
                </c:pt>
                <c:pt idx="1618">
                  <c:v>8.8579179999999997</c:v>
                </c:pt>
                <c:pt idx="1619">
                  <c:v>17.83475</c:v>
                </c:pt>
                <c:pt idx="1620">
                  <c:v>8.5101990000000001</c:v>
                </c:pt>
                <c:pt idx="1621">
                  <c:v>16.769320999999998</c:v>
                </c:pt>
                <c:pt idx="1622">
                  <c:v>8.2186610000000009</c:v>
                </c:pt>
                <c:pt idx="1623">
                  <c:v>16.778584000000002</c:v>
                </c:pt>
                <c:pt idx="1624">
                  <c:v>9.3482450000000004</c:v>
                </c:pt>
                <c:pt idx="1625">
                  <c:v>19.481141999999998</c:v>
                </c:pt>
                <c:pt idx="1626">
                  <c:v>10.669884</c:v>
                </c:pt>
                <c:pt idx="1627">
                  <c:v>21.548228000000002</c:v>
                </c:pt>
                <c:pt idx="1628">
                  <c:v>10.789519</c:v>
                </c:pt>
                <c:pt idx="1629">
                  <c:v>21.439291000000001</c:v>
                </c:pt>
                <c:pt idx="1630">
                  <c:v>10.482316000000001</c:v>
                </c:pt>
                <c:pt idx="1631">
                  <c:v>20.724997999999999</c:v>
                </c:pt>
                <c:pt idx="1632">
                  <c:v>9.9155259999999998</c:v>
                </c:pt>
                <c:pt idx="1633">
                  <c:v>19.398319999999998</c:v>
                </c:pt>
                <c:pt idx="1634">
                  <c:v>8.9581429999999997</c:v>
                </c:pt>
                <c:pt idx="1635">
                  <c:v>17.277681999999999</c:v>
                </c:pt>
                <c:pt idx="1636">
                  <c:v>7.597874</c:v>
                </c:pt>
                <c:pt idx="1637">
                  <c:v>14.461541</c:v>
                </c:pt>
                <c:pt idx="1638">
                  <c:v>6.1382399999999997</c:v>
                </c:pt>
                <c:pt idx="1639">
                  <c:v>11.553374999999999</c:v>
                </c:pt>
                <c:pt idx="1640">
                  <c:v>4.6773530000000001</c:v>
                </c:pt>
                <c:pt idx="1641">
                  <c:v>8.5663540000000005</c:v>
                </c:pt>
                <c:pt idx="1642">
                  <c:v>3.009579</c:v>
                </c:pt>
                <c:pt idx="1643">
                  <c:v>5.0471950000000003</c:v>
                </c:pt>
                <c:pt idx="1644">
                  <c:v>0.97141100000000002</c:v>
                </c:pt>
                <c:pt idx="1645">
                  <c:v>0.82956300000000005</c:v>
                </c:pt>
                <c:pt idx="1646">
                  <c:v>-1.2611840000000001</c:v>
                </c:pt>
                <c:pt idx="1647">
                  <c:v>-3.5469020000000002</c:v>
                </c:pt>
                <c:pt idx="1648">
                  <c:v>-3.157397</c:v>
                </c:pt>
                <c:pt idx="1649">
                  <c:v>-6.9633850000000006</c:v>
                </c:pt>
                <c:pt idx="1650">
                  <c:v>-4.2770929999999998</c:v>
                </c:pt>
                <c:pt idx="1651">
                  <c:v>-8.8764210000000006</c:v>
                </c:pt>
                <c:pt idx="1652">
                  <c:v>-4.7276369999999996</c:v>
                </c:pt>
                <c:pt idx="1653">
                  <c:v>-9.4625909999999998</c:v>
                </c:pt>
                <c:pt idx="1654">
                  <c:v>-4.7804479999999998</c:v>
                </c:pt>
                <c:pt idx="1655">
                  <c:v>-9.6994000000000007</c:v>
                </c:pt>
                <c:pt idx="1656">
                  <c:v>-5.2102469999999999</c:v>
                </c:pt>
                <c:pt idx="1657">
                  <c:v>-10.772487999999999</c:v>
                </c:pt>
                <c:pt idx="1658">
                  <c:v>-5.9757629999999997</c:v>
                </c:pt>
                <c:pt idx="1659">
                  <c:v>-12.449331000000001</c:v>
                </c:pt>
                <c:pt idx="1660">
                  <c:v>-6.9923630000000001</c:v>
                </c:pt>
                <c:pt idx="1661">
                  <c:v>-14.408408999999999</c:v>
                </c:pt>
                <c:pt idx="1662">
                  <c:v>-7.583501</c:v>
                </c:pt>
                <c:pt idx="1663">
                  <c:v>-15.215985</c:v>
                </c:pt>
                <c:pt idx="1664">
                  <c:v>-7.6375380000000002</c:v>
                </c:pt>
                <c:pt idx="1665">
                  <c:v>-15.430552</c:v>
                </c:pt>
                <c:pt idx="1666">
                  <c:v>-8.1298150000000007</c:v>
                </c:pt>
                <c:pt idx="1667">
                  <c:v>-16.503298999999998</c:v>
                </c:pt>
                <c:pt idx="1668">
                  <c:v>-8.47471</c:v>
                </c:pt>
                <c:pt idx="1669">
                  <c:v>-16.953558999999998</c:v>
                </c:pt>
                <c:pt idx="1670">
                  <c:v>-8.2884930000000008</c:v>
                </c:pt>
                <c:pt idx="1671">
                  <c:v>-16.143103</c:v>
                </c:pt>
                <c:pt idx="1672">
                  <c:v>-7.2943129999999998</c:v>
                </c:pt>
                <c:pt idx="1673">
                  <c:v>-14.010484999999999</c:v>
                </c:pt>
                <c:pt idx="1674">
                  <c:v>-6.2635290000000001</c:v>
                </c:pt>
                <c:pt idx="1675">
                  <c:v>-12.290246</c:v>
                </c:pt>
                <c:pt idx="1676">
                  <c:v>-5.996829</c:v>
                </c:pt>
                <c:pt idx="1677">
                  <c:v>-11.903472000000001</c:v>
                </c:pt>
                <c:pt idx="1678">
                  <c:v>-5.7570860000000001</c:v>
                </c:pt>
                <c:pt idx="1679">
                  <c:v>-11.248509</c:v>
                </c:pt>
                <c:pt idx="1680">
                  <c:v>-5.0688589999999998</c:v>
                </c:pt>
                <c:pt idx="1681">
                  <c:v>-9.6628749999999997</c:v>
                </c:pt>
                <c:pt idx="1682">
                  <c:v>-4.1728759999999996</c:v>
                </c:pt>
                <c:pt idx="1683">
                  <c:v>-7.9934159999999999</c:v>
                </c:pt>
                <c:pt idx="1684">
                  <c:v>-3.5745659999999999</c:v>
                </c:pt>
                <c:pt idx="1685">
                  <c:v>-6.9877729999999998</c:v>
                </c:pt>
                <c:pt idx="1686">
                  <c:v>-3.1200589999999999</c:v>
                </c:pt>
                <c:pt idx="1687">
                  <c:v>-5.7317749999999998</c:v>
                </c:pt>
                <c:pt idx="1688">
                  <c:v>-1.8647830000000001</c:v>
                </c:pt>
                <c:pt idx="1689">
                  <c:v>-2.5703230000000001</c:v>
                </c:pt>
                <c:pt idx="1690">
                  <c:v>0.69556899999999999</c:v>
                </c:pt>
                <c:pt idx="1691">
                  <c:v>2.6178680000000001</c:v>
                </c:pt>
                <c:pt idx="1692">
                  <c:v>2.9047990000000001</c:v>
                </c:pt>
                <c:pt idx="1693">
                  <c:v>6.3813709999999997</c:v>
                </c:pt>
                <c:pt idx="1694">
                  <c:v>3.6107200000000002</c:v>
                </c:pt>
                <c:pt idx="1695">
                  <c:v>7.2051429999999996</c:v>
                </c:pt>
                <c:pt idx="1696">
                  <c:v>3.9276309999999999</c:v>
                </c:pt>
                <c:pt idx="1697">
                  <c:v>8.6586299999999987</c:v>
                </c:pt>
                <c:pt idx="1698">
                  <c:v>6.1864619999999997</c:v>
                </c:pt>
                <c:pt idx="1699">
                  <c:v>14.112684999999999</c:v>
                </c:pt>
                <c:pt idx="1700">
                  <c:v>9.3194090000000003</c:v>
                </c:pt>
                <c:pt idx="1701">
                  <c:v>19.440302000000003</c:v>
                </c:pt>
                <c:pt idx="1702">
                  <c:v>10.105934</c:v>
                </c:pt>
                <c:pt idx="1703">
                  <c:v>19.365321999999999</c:v>
                </c:pt>
                <c:pt idx="1704">
                  <c:v>8.1643080000000001</c:v>
                </c:pt>
                <c:pt idx="1705">
                  <c:v>15.828975</c:v>
                </c:pt>
                <c:pt idx="1706">
                  <c:v>8.1592190000000002</c:v>
                </c:pt>
                <c:pt idx="1707">
                  <c:v>17.705272000000001</c:v>
                </c:pt>
                <c:pt idx="1708">
                  <c:v>10.845803999999999</c:v>
                </c:pt>
                <c:pt idx="1709">
                  <c:v>22.508446999999997</c:v>
                </c:pt>
                <c:pt idx="1710">
                  <c:v>12.174943000000001</c:v>
                </c:pt>
                <c:pt idx="1711">
                  <c:v>24.440438</c:v>
                </c:pt>
                <c:pt idx="1712">
                  <c:v>11.918259000000001</c:v>
                </c:pt>
                <c:pt idx="1713">
                  <c:v>23.284977000000001</c:v>
                </c:pt>
                <c:pt idx="1714">
                  <c:v>10.742642</c:v>
                </c:pt>
                <c:pt idx="1715">
                  <c:v>20.755983000000001</c:v>
                </c:pt>
                <c:pt idx="1716">
                  <c:v>9.1335460000000008</c:v>
                </c:pt>
                <c:pt idx="1717">
                  <c:v>17.297198999999999</c:v>
                </c:pt>
                <c:pt idx="1718">
                  <c:v>7.1735429999999996</c:v>
                </c:pt>
                <c:pt idx="1719">
                  <c:v>13.364507</c:v>
                </c:pt>
                <c:pt idx="1720">
                  <c:v>5.2685469999999999</c:v>
                </c:pt>
                <c:pt idx="1721">
                  <c:v>9.7335959999999986</c:v>
                </c:pt>
                <c:pt idx="1722">
                  <c:v>3.7245509999999999</c:v>
                </c:pt>
                <c:pt idx="1723">
                  <c:v>6.6885750000000002</c:v>
                </c:pt>
                <c:pt idx="1724">
                  <c:v>2.0720809999999998</c:v>
                </c:pt>
                <c:pt idx="1725">
                  <c:v>3.0635389999999996</c:v>
                </c:pt>
                <c:pt idx="1726">
                  <c:v>-0.194769</c:v>
                </c:pt>
                <c:pt idx="1727">
                  <c:v>-1.537544</c:v>
                </c:pt>
                <c:pt idx="1728">
                  <c:v>-2.323493</c:v>
                </c:pt>
                <c:pt idx="1729">
                  <c:v>-5.4440539999999995</c:v>
                </c:pt>
                <c:pt idx="1730">
                  <c:v>-3.7736900000000002</c:v>
                </c:pt>
                <c:pt idx="1731">
                  <c:v>-8.0991379999999999</c:v>
                </c:pt>
                <c:pt idx="1732">
                  <c:v>-4.7929370000000002</c:v>
                </c:pt>
                <c:pt idx="1733">
                  <c:v>-9.9930070000000004</c:v>
                </c:pt>
                <c:pt idx="1734">
                  <c:v>-5.6114360000000003</c:v>
                </c:pt>
                <c:pt idx="1735">
                  <c:v>-11.657212000000001</c:v>
                </c:pt>
                <c:pt idx="1736">
                  <c:v>-6.3631380000000002</c:v>
                </c:pt>
                <c:pt idx="1737">
                  <c:v>-12.780619000000002</c:v>
                </c:pt>
                <c:pt idx="1738">
                  <c:v>-6.3799210000000004</c:v>
                </c:pt>
                <c:pt idx="1739">
                  <c:v>-12.811064</c:v>
                </c:pt>
                <c:pt idx="1740">
                  <c:v>-6.6838050000000004</c:v>
                </c:pt>
                <c:pt idx="1741">
                  <c:v>-13.769819999999999</c:v>
                </c:pt>
                <c:pt idx="1742">
                  <c:v>-7.5460450000000003</c:v>
                </c:pt>
                <c:pt idx="1743">
                  <c:v>-15.555707000000002</c:v>
                </c:pt>
                <c:pt idx="1744">
                  <c:v>-8.4191369999999992</c:v>
                </c:pt>
                <c:pt idx="1745">
                  <c:v>-17.168099999999999</c:v>
                </c:pt>
                <c:pt idx="1746">
                  <c:v>-8.9095560000000003</c:v>
                </c:pt>
                <c:pt idx="1747">
                  <c:v>-17.754584999999999</c:v>
                </c:pt>
                <c:pt idx="1748">
                  <c:v>-8.6185010000000002</c:v>
                </c:pt>
                <c:pt idx="1749">
                  <c:v>-16.957241</c:v>
                </c:pt>
                <c:pt idx="1750">
                  <c:v>-8.1161879999999993</c:v>
                </c:pt>
                <c:pt idx="1751">
                  <c:v>-16.082532999999998</c:v>
                </c:pt>
                <c:pt idx="1752">
                  <c:v>-7.7635439999999996</c:v>
                </c:pt>
                <c:pt idx="1753">
                  <c:v>-15.255037999999999</c:v>
                </c:pt>
                <c:pt idx="1754">
                  <c:v>-7.3190460000000002</c:v>
                </c:pt>
                <c:pt idx="1755">
                  <c:v>-14.413425</c:v>
                </c:pt>
                <c:pt idx="1756">
                  <c:v>-6.762956</c:v>
                </c:pt>
                <c:pt idx="1757">
                  <c:v>-13.167646999999999</c:v>
                </c:pt>
                <c:pt idx="1758">
                  <c:v>-6.0590950000000001</c:v>
                </c:pt>
                <c:pt idx="1759">
                  <c:v>-11.760010000000001</c:v>
                </c:pt>
                <c:pt idx="1760">
                  <c:v>-5.3300919999999996</c:v>
                </c:pt>
                <c:pt idx="1761">
                  <c:v>-10.276976999999999</c:v>
                </c:pt>
                <c:pt idx="1762">
                  <c:v>-4.589747</c:v>
                </c:pt>
                <c:pt idx="1763">
                  <c:v>-8.8467249999999993</c:v>
                </c:pt>
                <c:pt idx="1764">
                  <c:v>-3.9694370000000001</c:v>
                </c:pt>
                <c:pt idx="1765">
                  <c:v>-7.6382300000000001</c:v>
                </c:pt>
                <c:pt idx="1766">
                  <c:v>-3.2481949999999999</c:v>
                </c:pt>
                <c:pt idx="1767">
                  <c:v>-5.8892249999999997</c:v>
                </c:pt>
                <c:pt idx="1768">
                  <c:v>-1.864053</c:v>
                </c:pt>
                <c:pt idx="1769">
                  <c:v>-2.9531419999999997</c:v>
                </c:pt>
                <c:pt idx="1770">
                  <c:v>-0.50570000000000004</c:v>
                </c:pt>
                <c:pt idx="1771">
                  <c:v>-0.62126500000000007</c:v>
                </c:pt>
                <c:pt idx="1772">
                  <c:v>0.23632400000000001</c:v>
                </c:pt>
                <c:pt idx="1773">
                  <c:v>0.92010999999999998</c:v>
                </c:pt>
                <c:pt idx="1774">
                  <c:v>1.3801380000000001</c:v>
                </c:pt>
                <c:pt idx="1775">
                  <c:v>3.7556630000000002</c:v>
                </c:pt>
                <c:pt idx="1776">
                  <c:v>3.345323</c:v>
                </c:pt>
                <c:pt idx="1777">
                  <c:v>7.3842049999999997</c:v>
                </c:pt>
                <c:pt idx="1778">
                  <c:v>4.4415209999999998</c:v>
                </c:pt>
                <c:pt idx="1779">
                  <c:v>8.9537839999999989</c:v>
                </c:pt>
                <c:pt idx="1780">
                  <c:v>4.3497349999999999</c:v>
                </c:pt>
                <c:pt idx="1781">
                  <c:v>8.617597</c:v>
                </c:pt>
                <c:pt idx="1782">
                  <c:v>4.6617249999999997</c:v>
                </c:pt>
                <c:pt idx="1783">
                  <c:v>10.407478999999999</c:v>
                </c:pt>
                <c:pt idx="1784">
                  <c:v>7.2170610000000002</c:v>
                </c:pt>
                <c:pt idx="1785">
                  <c:v>15.705676</c:v>
                </c:pt>
                <c:pt idx="1786">
                  <c:v>9.0873659999999994</c:v>
                </c:pt>
                <c:pt idx="1787">
                  <c:v>17.839343999999997</c:v>
                </c:pt>
                <c:pt idx="1788">
                  <c:v>7.6855510000000002</c:v>
                </c:pt>
                <c:pt idx="1789">
                  <c:v>14.512494</c:v>
                </c:pt>
                <c:pt idx="1790">
                  <c:v>6.8556179999999998</c:v>
                </c:pt>
                <c:pt idx="1791">
                  <c:v>14.649853</c:v>
                </c:pt>
                <c:pt idx="1792">
                  <c:v>9.0182660000000006</c:v>
                </c:pt>
                <c:pt idx="1793">
                  <c:v>18.92493</c:v>
                </c:pt>
                <c:pt idx="1794">
                  <c:v>10.345319</c:v>
                </c:pt>
                <c:pt idx="1795">
                  <c:v>20.734779</c:v>
                </c:pt>
                <c:pt idx="1796">
                  <c:v>10.245822</c:v>
                </c:pt>
                <c:pt idx="1797">
                  <c:v>20.315818</c:v>
                </c:pt>
                <c:pt idx="1798">
                  <c:v>9.8499649999999992</c:v>
                </c:pt>
                <c:pt idx="1799">
                  <c:v>19.368476999999999</c:v>
                </c:pt>
                <c:pt idx="1800">
                  <c:v>9.0091999999999999</c:v>
                </c:pt>
                <c:pt idx="1801">
                  <c:v>17.328035</c:v>
                </c:pt>
                <c:pt idx="1802">
                  <c:v>7.5395810000000001</c:v>
                </c:pt>
                <c:pt idx="1803">
                  <c:v>14.357429</c:v>
                </c:pt>
                <c:pt idx="1804">
                  <c:v>6.1337159999999997</c:v>
                </c:pt>
                <c:pt idx="1805">
                  <c:v>11.609954</c:v>
                </c:pt>
                <c:pt idx="1806">
                  <c:v>4.8852140000000004</c:v>
                </c:pt>
                <c:pt idx="1807">
                  <c:v>9.1375360000000008</c:v>
                </c:pt>
                <c:pt idx="1808">
                  <c:v>3.53329</c:v>
                </c:pt>
                <c:pt idx="1809">
                  <c:v>6.2160880000000001</c:v>
                </c:pt>
                <c:pt idx="1810">
                  <c:v>1.744985</c:v>
                </c:pt>
                <c:pt idx="1811">
                  <c:v>2.5104500000000001</c:v>
                </c:pt>
                <c:pt idx="1812">
                  <c:v>-0.179476</c:v>
                </c:pt>
                <c:pt idx="1813">
                  <c:v>-1.207028</c:v>
                </c:pt>
                <c:pt idx="1814">
                  <c:v>-1.795072</c:v>
                </c:pt>
                <c:pt idx="1815">
                  <c:v>-4.2807599999999999</c:v>
                </c:pt>
                <c:pt idx="1816">
                  <c:v>-3.1425139999999998</c:v>
                </c:pt>
                <c:pt idx="1817">
                  <c:v>-6.8867440000000002</c:v>
                </c:pt>
                <c:pt idx="1818">
                  <c:v>-4.2304130000000004</c:v>
                </c:pt>
                <c:pt idx="1819">
                  <c:v>-8.8347380000000015</c:v>
                </c:pt>
                <c:pt idx="1820">
                  <c:v>-4.9094939999999996</c:v>
                </c:pt>
                <c:pt idx="1821">
                  <c:v>-10.086825999999999</c:v>
                </c:pt>
                <c:pt idx="1822">
                  <c:v>-5.4309430000000001</c:v>
                </c:pt>
                <c:pt idx="1823">
                  <c:v>-11.125895</c:v>
                </c:pt>
                <c:pt idx="1824">
                  <c:v>-5.8314779999999997</c:v>
                </c:pt>
                <c:pt idx="1825">
                  <c:v>-11.594802999999999</c:v>
                </c:pt>
                <c:pt idx="1826">
                  <c:v>-5.5934499999999998</c:v>
                </c:pt>
                <c:pt idx="1827">
                  <c:v>-11.022660999999999</c:v>
                </c:pt>
                <c:pt idx="1828">
                  <c:v>-5.3728069999999999</c:v>
                </c:pt>
                <c:pt idx="1829">
                  <c:v>-10.802341</c:v>
                </c:pt>
                <c:pt idx="1830">
                  <c:v>-5.6267069999999997</c:v>
                </c:pt>
                <c:pt idx="1831">
                  <c:v>-11.600168</c:v>
                </c:pt>
                <c:pt idx="1832">
                  <c:v>-6.4355520000000004</c:v>
                </c:pt>
                <c:pt idx="1833">
                  <c:v>-13.451039000000002</c:v>
                </c:pt>
                <c:pt idx="1834">
                  <c:v>-7.4789300000000001</c:v>
                </c:pt>
                <c:pt idx="1835">
                  <c:v>-15.116009</c:v>
                </c:pt>
                <c:pt idx="1836">
                  <c:v>-7.5235830000000004</c:v>
                </c:pt>
                <c:pt idx="1837">
                  <c:v>-14.780079000000001</c:v>
                </c:pt>
                <c:pt idx="1838">
                  <c:v>-6.9745970000000002</c:v>
                </c:pt>
                <c:pt idx="1839">
                  <c:v>-13.683159</c:v>
                </c:pt>
                <c:pt idx="1840">
                  <c:v>-6.5691680000000003</c:v>
                </c:pt>
                <c:pt idx="1841">
                  <c:v>-13.157275</c:v>
                </c:pt>
                <c:pt idx="1842">
                  <c:v>-6.65611</c:v>
                </c:pt>
                <c:pt idx="1843">
                  <c:v>-13.333326</c:v>
                </c:pt>
                <c:pt idx="1844">
                  <c:v>-6.4622070000000003</c:v>
                </c:pt>
                <c:pt idx="1845">
                  <c:v>-12.493739999999999</c:v>
                </c:pt>
                <c:pt idx="1846">
                  <c:v>-5.5534429999999997</c:v>
                </c:pt>
                <c:pt idx="1847">
                  <c:v>-10.651720000000001</c:v>
                </c:pt>
                <c:pt idx="1848">
                  <c:v>-4.652539</c:v>
                </c:pt>
                <c:pt idx="1849">
                  <c:v>-8.9043409999999987</c:v>
                </c:pt>
                <c:pt idx="1850">
                  <c:v>-4.0406649999999997</c:v>
                </c:pt>
                <c:pt idx="1851">
                  <c:v>-8.0818720000000006</c:v>
                </c:pt>
                <c:pt idx="1852">
                  <c:v>-4.0799029999999998</c:v>
                </c:pt>
                <c:pt idx="1853">
                  <c:v>-8.0152079999999994</c:v>
                </c:pt>
                <c:pt idx="1854">
                  <c:v>-3.3953690000000001</c:v>
                </c:pt>
                <c:pt idx="1855">
                  <c:v>-5.7507869999999999</c:v>
                </c:pt>
                <c:pt idx="1856">
                  <c:v>-0.82081999999999999</c:v>
                </c:pt>
                <c:pt idx="1857">
                  <c:v>-0.11337399999999997</c:v>
                </c:pt>
                <c:pt idx="1858">
                  <c:v>1.6957979999999999</c:v>
                </c:pt>
                <c:pt idx="1859">
                  <c:v>3.9384329999999999</c:v>
                </c:pt>
                <c:pt idx="1860">
                  <c:v>2.5922130000000001</c:v>
                </c:pt>
                <c:pt idx="1861">
                  <c:v>5.5932979999999999</c:v>
                </c:pt>
                <c:pt idx="1862">
                  <c:v>3.510259</c:v>
                </c:pt>
                <c:pt idx="1863">
                  <c:v>7.5010820000000002</c:v>
                </c:pt>
                <c:pt idx="1864">
                  <c:v>4.604495</c:v>
                </c:pt>
                <c:pt idx="1865">
                  <c:v>10.013985999999999</c:v>
                </c:pt>
                <c:pt idx="1866">
                  <c:v>6.3649690000000003</c:v>
                </c:pt>
                <c:pt idx="1867">
                  <c:v>13.726193</c:v>
                </c:pt>
                <c:pt idx="1868">
                  <c:v>8.0038199999999993</c:v>
                </c:pt>
                <c:pt idx="1869">
                  <c:v>16.318739000000001</c:v>
                </c:pt>
                <c:pt idx="1870">
                  <c:v>8.1758810000000004</c:v>
                </c:pt>
                <c:pt idx="1871">
                  <c:v>15.978405</c:v>
                </c:pt>
                <c:pt idx="1872">
                  <c:v>7.7075670000000001</c:v>
                </c:pt>
                <c:pt idx="1873">
                  <c:v>15.939285000000002</c:v>
                </c:pt>
                <c:pt idx="1874">
                  <c:v>9.0663070000000001</c:v>
                </c:pt>
                <c:pt idx="1875">
                  <c:v>18.787708000000002</c:v>
                </c:pt>
                <c:pt idx="1876">
                  <c:v>10.150221</c:v>
                </c:pt>
                <c:pt idx="1877">
                  <c:v>20.510522999999999</c:v>
                </c:pt>
                <c:pt idx="1878">
                  <c:v>10.539718000000001</c:v>
                </c:pt>
                <c:pt idx="1879">
                  <c:v>21.178139000000002</c:v>
                </c:pt>
                <c:pt idx="1880">
                  <c:v>10.565604</c:v>
                </c:pt>
                <c:pt idx="1881">
                  <c:v>20.857862000000001</c:v>
                </c:pt>
                <c:pt idx="1882">
                  <c:v>9.8709150000000001</c:v>
                </c:pt>
                <c:pt idx="1883">
                  <c:v>19.224625</c:v>
                </c:pt>
                <c:pt idx="1884">
                  <c:v>8.7252609999999997</c:v>
                </c:pt>
                <c:pt idx="1885">
                  <c:v>16.695298999999999</c:v>
                </c:pt>
                <c:pt idx="1886">
                  <c:v>7.1265140000000002</c:v>
                </c:pt>
                <c:pt idx="1887">
                  <c:v>13.287348000000001</c:v>
                </c:pt>
                <c:pt idx="1888">
                  <c:v>5.1016069999999996</c:v>
                </c:pt>
                <c:pt idx="1889">
                  <c:v>9.1636659999999992</c:v>
                </c:pt>
                <c:pt idx="1890">
                  <c:v>3.0204339999999998</c:v>
                </c:pt>
                <c:pt idx="1891">
                  <c:v>4.9713099999999999</c:v>
                </c:pt>
                <c:pt idx="1892">
                  <c:v>0.83762400000000004</c:v>
                </c:pt>
                <c:pt idx="1893">
                  <c:v>0.55769900000000006</c:v>
                </c:pt>
                <c:pt idx="1894">
                  <c:v>-1.292891</c:v>
                </c:pt>
                <c:pt idx="1895">
                  <c:v>-3.5384709999999999</c:v>
                </c:pt>
                <c:pt idx="1896">
                  <c:v>-3.1422180000000002</c:v>
                </c:pt>
                <c:pt idx="1897">
                  <c:v>-7.0415340000000004</c:v>
                </c:pt>
                <c:pt idx="1898">
                  <c:v>-4.4998519999999997</c:v>
                </c:pt>
                <c:pt idx="1899">
                  <c:v>-9.4850139999999996</c:v>
                </c:pt>
                <c:pt idx="1900">
                  <c:v>-5.4116489999999997</c:v>
                </c:pt>
                <c:pt idx="1901">
                  <c:v>-11.187034000000001</c:v>
                </c:pt>
                <c:pt idx="1902">
                  <c:v>-5.9858799999999999</c:v>
                </c:pt>
                <c:pt idx="1903">
                  <c:v>-11.993561</c:v>
                </c:pt>
                <c:pt idx="1904">
                  <c:v>-6.018497</c:v>
                </c:pt>
                <c:pt idx="1905">
                  <c:v>-12.199999</c:v>
                </c:pt>
                <c:pt idx="1906">
                  <c:v>-6.5028389999999998</c:v>
                </c:pt>
                <c:pt idx="1907">
                  <c:v>-13.357811999999999</c:v>
                </c:pt>
                <c:pt idx="1908">
                  <c:v>-7.1691060000000002</c:v>
                </c:pt>
                <c:pt idx="1909">
                  <c:v>-14.658502</c:v>
                </c:pt>
                <c:pt idx="1910">
                  <c:v>-7.677276</c:v>
                </c:pt>
                <c:pt idx="1911">
                  <c:v>-15.214898</c:v>
                </c:pt>
                <c:pt idx="1912">
                  <c:v>-7.269603</c:v>
                </c:pt>
                <c:pt idx="1913">
                  <c:v>-14.37171</c:v>
                </c:pt>
                <c:pt idx="1914">
                  <c:v>-7.1476150000000001</c:v>
                </c:pt>
                <c:pt idx="1915">
                  <c:v>-14.477867</c:v>
                </c:pt>
                <c:pt idx="1916">
                  <c:v>-7.5727039999999999</c:v>
                </c:pt>
                <c:pt idx="1917">
                  <c:v>-15.25746</c:v>
                </c:pt>
                <c:pt idx="1918">
                  <c:v>-7.5872590000000004</c:v>
                </c:pt>
                <c:pt idx="1919">
                  <c:v>-14.929205</c:v>
                </c:pt>
                <c:pt idx="1920">
                  <c:v>-6.9921389999999999</c:v>
                </c:pt>
                <c:pt idx="1921">
                  <c:v>-13.626028999999999</c:v>
                </c:pt>
                <c:pt idx="1922">
                  <c:v>-6.3077810000000003</c:v>
                </c:pt>
                <c:pt idx="1923">
                  <c:v>-12.245688000000001</c:v>
                </c:pt>
                <c:pt idx="1924">
                  <c:v>-5.5590310000000001</c:v>
                </c:pt>
                <c:pt idx="1925">
                  <c:v>-10.829896</c:v>
                </c:pt>
                <c:pt idx="1926">
                  <c:v>-5.0559519999999996</c:v>
                </c:pt>
                <c:pt idx="1927">
                  <c:v>-9.9590779999999999</c:v>
                </c:pt>
                <c:pt idx="1928">
                  <c:v>-4.7558290000000003</c:v>
                </c:pt>
                <c:pt idx="1929">
                  <c:v>-9.271844999999999</c:v>
                </c:pt>
                <c:pt idx="1930">
                  <c:v>-4.1683570000000003</c:v>
                </c:pt>
                <c:pt idx="1931">
                  <c:v>-8.0488250000000008</c:v>
                </c:pt>
                <c:pt idx="1932">
                  <c:v>-3.7345830000000002</c:v>
                </c:pt>
                <c:pt idx="1933">
                  <c:v>-7.4189800000000004</c:v>
                </c:pt>
                <c:pt idx="1934">
                  <c:v>-3.6005590000000001</c:v>
                </c:pt>
                <c:pt idx="1935">
                  <c:v>-6.8753899999999994</c:v>
                </c:pt>
                <c:pt idx="1936">
                  <c:v>-2.4855830000000001</c:v>
                </c:pt>
                <c:pt idx="1937">
                  <c:v>-3.8060489999999998</c:v>
                </c:pt>
                <c:pt idx="1938">
                  <c:v>2.9963E-2</c:v>
                </c:pt>
                <c:pt idx="1939">
                  <c:v>1.4316709999999999</c:v>
                </c:pt>
                <c:pt idx="1940">
                  <c:v>2.553321</c:v>
                </c:pt>
                <c:pt idx="1941">
                  <c:v>5.8564109999999996</c:v>
                </c:pt>
                <c:pt idx="1942">
                  <c:v>3.89805</c:v>
                </c:pt>
                <c:pt idx="1943">
                  <c:v>8.5269370000000002</c:v>
                </c:pt>
                <c:pt idx="1944">
                  <c:v>5.62751</c:v>
                </c:pt>
                <c:pt idx="1945">
                  <c:v>12.381879</c:v>
                </c:pt>
                <c:pt idx="1946">
                  <c:v>7.7661230000000003</c:v>
                </c:pt>
                <c:pt idx="1947">
                  <c:v>16.106258</c:v>
                </c:pt>
                <c:pt idx="1948">
                  <c:v>8.4558319999999991</c:v>
                </c:pt>
                <c:pt idx="1949">
                  <c:v>16.805448999999999</c:v>
                </c:pt>
                <c:pt idx="1950">
                  <c:v>8.1004939999999994</c:v>
                </c:pt>
                <c:pt idx="1951">
                  <c:v>15.845158999999999</c:v>
                </c:pt>
                <c:pt idx="1952">
                  <c:v>7.2538330000000002</c:v>
                </c:pt>
                <c:pt idx="1953">
                  <c:v>14.077300000000001</c:v>
                </c:pt>
                <c:pt idx="1954">
                  <c:v>6.7793789999999996</c:v>
                </c:pt>
                <c:pt idx="1955">
                  <c:v>13.991078999999999</c:v>
                </c:pt>
                <c:pt idx="1956">
                  <c:v>8.1691260000000003</c:v>
                </c:pt>
                <c:pt idx="1957">
                  <c:v>17.194904000000001</c:v>
                </c:pt>
                <c:pt idx="1958">
                  <c:v>9.3690090000000001</c:v>
                </c:pt>
                <c:pt idx="1959">
                  <c:v>18.867660999999998</c:v>
                </c:pt>
                <c:pt idx="1960">
                  <c:v>9.6047180000000001</c:v>
                </c:pt>
                <c:pt idx="1961">
                  <c:v>19.173737000000003</c:v>
                </c:pt>
                <c:pt idx="1962">
                  <c:v>9.4112019999999994</c:v>
                </c:pt>
                <c:pt idx="1963">
                  <c:v>18.529775999999998</c:v>
                </c:pt>
                <c:pt idx="1964">
                  <c:v>8.6568869999999993</c:v>
                </c:pt>
                <c:pt idx="1965">
                  <c:v>16.769317000000001</c:v>
                </c:pt>
                <c:pt idx="1966">
                  <c:v>7.5612690000000002</c:v>
                </c:pt>
                <c:pt idx="1967">
                  <c:v>14.543327000000001</c:v>
                </c:pt>
                <c:pt idx="1968">
                  <c:v>6.3524120000000002</c:v>
                </c:pt>
                <c:pt idx="1969">
                  <c:v>12.016784000000001</c:v>
                </c:pt>
                <c:pt idx="1970">
                  <c:v>4.7861180000000001</c:v>
                </c:pt>
                <c:pt idx="1971">
                  <c:v>8.5281459999999996</c:v>
                </c:pt>
                <c:pt idx="1972">
                  <c:v>2.5866950000000002</c:v>
                </c:pt>
                <c:pt idx="1973">
                  <c:v>3.9524430000000002</c:v>
                </c:pt>
                <c:pt idx="1974">
                  <c:v>0.21746099999999999</c:v>
                </c:pt>
                <c:pt idx="1975">
                  <c:v>-0.55415700000000001</c:v>
                </c:pt>
                <c:pt idx="1976">
                  <c:v>-1.5871329999999999</c:v>
                </c:pt>
                <c:pt idx="1977">
                  <c:v>-3.7969109999999997</c:v>
                </c:pt>
                <c:pt idx="1978">
                  <c:v>-2.6082879999999999</c:v>
                </c:pt>
                <c:pt idx="1979">
                  <c:v>-5.4928290000000004</c:v>
                </c:pt>
                <c:pt idx="1980">
                  <c:v>-3.268259</c:v>
                </c:pt>
                <c:pt idx="1981">
                  <c:v>-7.0263010000000001</c:v>
                </c:pt>
                <c:pt idx="1982">
                  <c:v>-4.274038</c:v>
                </c:pt>
                <c:pt idx="1983">
                  <c:v>-9.0864060000000002</c:v>
                </c:pt>
                <c:pt idx="1984">
                  <c:v>-5.3289330000000001</c:v>
                </c:pt>
                <c:pt idx="1985">
                  <c:v>-11.114051</c:v>
                </c:pt>
                <c:pt idx="1986">
                  <c:v>-6.1595930000000001</c:v>
                </c:pt>
                <c:pt idx="1987">
                  <c:v>-12.577252</c:v>
                </c:pt>
                <c:pt idx="1988">
                  <c:v>-6.5592839999999999</c:v>
                </c:pt>
                <c:pt idx="1989">
                  <c:v>-13.091201999999999</c:v>
                </c:pt>
                <c:pt idx="1990">
                  <c:v>-6.1929730000000003</c:v>
                </c:pt>
                <c:pt idx="1991">
                  <c:v>-12.044468999999999</c:v>
                </c:pt>
                <c:pt idx="1992">
                  <c:v>-5.8721350000000001</c:v>
                </c:pt>
                <c:pt idx="1993">
                  <c:v>-11.869209999999999</c:v>
                </c:pt>
                <c:pt idx="1994">
                  <c:v>-5.9988700000000001</c:v>
                </c:pt>
                <c:pt idx="1995">
                  <c:v>-12.029375999999999</c:v>
                </c:pt>
                <c:pt idx="1996">
                  <c:v>-6.1442680000000003</c:v>
                </c:pt>
                <c:pt idx="1997">
                  <c:v>-12.485227999999999</c:v>
                </c:pt>
                <c:pt idx="1998">
                  <c:v>-6.522837</c:v>
                </c:pt>
                <c:pt idx="1999">
                  <c:v>-13.023689000000001</c:v>
                </c:pt>
                <c:pt idx="2000">
                  <c:v>-6.3175160000000004</c:v>
                </c:pt>
                <c:pt idx="2001">
                  <c:v>-12.370108999999999</c:v>
                </c:pt>
                <c:pt idx="2002">
                  <c:v>-5.7120850000000001</c:v>
                </c:pt>
                <c:pt idx="2003">
                  <c:v>-11.120735</c:v>
                </c:pt>
                <c:pt idx="2004">
                  <c:v>-5.206499</c:v>
                </c:pt>
                <c:pt idx="2005">
                  <c:v>-10.298477</c:v>
                </c:pt>
                <c:pt idx="2006">
                  <c:v>-4.967422</c:v>
                </c:pt>
                <c:pt idx="2007">
                  <c:v>-9.7495909999999988</c:v>
                </c:pt>
                <c:pt idx="2008">
                  <c:v>-4.5074719999999999</c:v>
                </c:pt>
                <c:pt idx="2009">
                  <c:v>-8.530581999999999</c:v>
                </c:pt>
                <c:pt idx="2010">
                  <c:v>-3.3954970000000002</c:v>
                </c:pt>
                <c:pt idx="2011">
                  <c:v>-6.2778919999999996</c:v>
                </c:pt>
                <c:pt idx="2012">
                  <c:v>-2.5455040000000002</c:v>
                </c:pt>
                <c:pt idx="2013">
                  <c:v>-4.9210790000000006</c:v>
                </c:pt>
                <c:pt idx="2014">
                  <c:v>-2.3425560000000001</c:v>
                </c:pt>
                <c:pt idx="2015">
                  <c:v>-4.5856349999999999</c:v>
                </c:pt>
                <c:pt idx="2016">
                  <c:v>-1.9579549999999999</c:v>
                </c:pt>
                <c:pt idx="2017">
                  <c:v>-3.3279879999999999</c:v>
                </c:pt>
                <c:pt idx="2018">
                  <c:v>-0.36956</c:v>
                </c:pt>
                <c:pt idx="2019">
                  <c:v>0.34668900000000002</c:v>
                </c:pt>
                <c:pt idx="2020">
                  <c:v>1.4743999999999999</c:v>
                </c:pt>
                <c:pt idx="2021">
                  <c:v>3.3932709999999999</c:v>
                </c:pt>
                <c:pt idx="2022">
                  <c:v>2.2591929999999998</c:v>
                </c:pt>
                <c:pt idx="2023">
                  <c:v>4.6445609999999995</c:v>
                </c:pt>
                <c:pt idx="2024">
                  <c:v>2.1575790000000001</c:v>
                </c:pt>
                <c:pt idx="2025">
                  <c:v>4.0547199999999997</c:v>
                </c:pt>
                <c:pt idx="2026">
                  <c:v>2.232856</c:v>
                </c:pt>
                <c:pt idx="2027">
                  <c:v>5.898352</c:v>
                </c:pt>
                <c:pt idx="2028">
                  <c:v>5.6390840000000004</c:v>
                </c:pt>
                <c:pt idx="2029">
                  <c:v>12.628665000000002</c:v>
                </c:pt>
                <c:pt idx="2030">
                  <c:v>7.3610660000000001</c:v>
                </c:pt>
                <c:pt idx="2031">
                  <c:v>14.443166</c:v>
                </c:pt>
                <c:pt idx="2032">
                  <c:v>6.7526700000000002</c:v>
                </c:pt>
                <c:pt idx="2033">
                  <c:v>13.370810000000001</c:v>
                </c:pt>
                <c:pt idx="2034">
                  <c:v>6.6807359999999996</c:v>
                </c:pt>
                <c:pt idx="2035">
                  <c:v>13.51403</c:v>
                </c:pt>
                <c:pt idx="2036">
                  <c:v>7.112603</c:v>
                </c:pt>
                <c:pt idx="2037">
                  <c:v>14.744873</c:v>
                </c:pt>
                <c:pt idx="2038">
                  <c:v>8.0705709999999993</c:v>
                </c:pt>
                <c:pt idx="2039">
                  <c:v>16.400979</c:v>
                </c:pt>
                <c:pt idx="2040">
                  <c:v>8.4318539999999995</c:v>
                </c:pt>
                <c:pt idx="2041">
                  <c:v>16.953006000000002</c:v>
                </c:pt>
                <c:pt idx="2042">
                  <c:v>8.5055230000000002</c:v>
                </c:pt>
                <c:pt idx="2043">
                  <c:v>16.815964999999998</c:v>
                </c:pt>
                <c:pt idx="2044">
                  <c:v>8.0448839999999997</c:v>
                </c:pt>
                <c:pt idx="2045">
                  <c:v>15.744107</c:v>
                </c:pt>
                <c:pt idx="2046">
                  <c:v>7.3297829999999999</c:v>
                </c:pt>
                <c:pt idx="2047">
                  <c:v>14.299111</c:v>
                </c:pt>
                <c:pt idx="2048">
                  <c:v>6.5606330000000002</c:v>
                </c:pt>
                <c:pt idx="2049">
                  <c:v>12.660508</c:v>
                </c:pt>
                <c:pt idx="2050">
                  <c:v>5.4901359999999997</c:v>
                </c:pt>
                <c:pt idx="2051">
                  <c:v>10.181529999999999</c:v>
                </c:pt>
                <c:pt idx="2052">
                  <c:v>3.7262149999999998</c:v>
                </c:pt>
                <c:pt idx="2053">
                  <c:v>6.3531499999999994</c:v>
                </c:pt>
                <c:pt idx="2054">
                  <c:v>1.640722</c:v>
                </c:pt>
                <c:pt idx="2055">
                  <c:v>2.4993759999999998</c:v>
                </c:pt>
                <c:pt idx="2056">
                  <c:v>0.19</c:v>
                </c:pt>
                <c:pt idx="2057">
                  <c:v>-8.4201999999999999E-2</c:v>
                </c:pt>
                <c:pt idx="2058">
                  <c:v>-0.61201300000000003</c:v>
                </c:pt>
                <c:pt idx="2059">
                  <c:v>-1.5734590000000002</c:v>
                </c:pt>
                <c:pt idx="2060">
                  <c:v>-1.334827</c:v>
                </c:pt>
                <c:pt idx="2061">
                  <c:v>-3.1788090000000002</c:v>
                </c:pt>
                <c:pt idx="2062">
                  <c:v>-2.4880640000000001</c:v>
                </c:pt>
                <c:pt idx="2063">
                  <c:v>-5.6799400000000002</c:v>
                </c:pt>
                <c:pt idx="2064">
                  <c:v>-3.770521</c:v>
                </c:pt>
                <c:pt idx="2065">
                  <c:v>-7.8001380000000005</c:v>
                </c:pt>
                <c:pt idx="2066">
                  <c:v>-3.938504</c:v>
                </c:pt>
                <c:pt idx="2067">
                  <c:v>-7.3834280000000003</c:v>
                </c:pt>
                <c:pt idx="2068">
                  <c:v>-2.7582800000000001</c:v>
                </c:pt>
                <c:pt idx="2069">
                  <c:v>-5.0718119999999995</c:v>
                </c:pt>
                <c:pt idx="2070">
                  <c:v>-2.1728869999999998</c:v>
                </c:pt>
                <c:pt idx="2071">
                  <c:v>-4.1391619999999998</c:v>
                </c:pt>
                <c:pt idx="2072">
                  <c:v>-1.644741</c:v>
                </c:pt>
                <c:pt idx="2073">
                  <c:v>-3.0997279999999998</c:v>
                </c:pt>
                <c:pt idx="2074">
                  <c:v>-1.4550069999999999</c:v>
                </c:pt>
                <c:pt idx="2075">
                  <c:v>-2.96828</c:v>
                </c:pt>
                <c:pt idx="2076">
                  <c:v>-1.434361</c:v>
                </c:pt>
                <c:pt idx="2077">
                  <c:v>-2.5493049999999999</c:v>
                </c:pt>
                <c:pt idx="2078">
                  <c:v>-0.71450899999999995</c:v>
                </c:pt>
                <c:pt idx="2079">
                  <c:v>-0.94638899999999992</c:v>
                </c:pt>
                <c:pt idx="2080">
                  <c:v>0.488039</c:v>
                </c:pt>
                <c:pt idx="2081">
                  <c:v>1.8409279999999999</c:v>
                </c:pt>
                <c:pt idx="2082">
                  <c:v>2.3739859999999999</c:v>
                </c:pt>
                <c:pt idx="2083">
                  <c:v>5.7394879999999997</c:v>
                </c:pt>
                <c:pt idx="2084">
                  <c:v>4.1724059999999996</c:v>
                </c:pt>
                <c:pt idx="2085">
                  <c:v>9.0128199999999996</c:v>
                </c:pt>
                <c:pt idx="2086">
                  <c:v>5.3321059999999996</c:v>
                </c:pt>
                <c:pt idx="2087">
                  <c:v>11.040188000000001</c:v>
                </c:pt>
                <c:pt idx="2088">
                  <c:v>5.8249560000000002</c:v>
                </c:pt>
                <c:pt idx="2089">
                  <c:v>11.471477</c:v>
                </c:pt>
                <c:pt idx="2090">
                  <c:v>5.1901320000000002</c:v>
                </c:pt>
                <c:pt idx="2091">
                  <c:v>9.5881620000000005</c:v>
                </c:pt>
                <c:pt idx="2092">
                  <c:v>3.4841410000000002</c:v>
                </c:pt>
                <c:pt idx="2093">
                  <c:v>6.3311520000000003</c:v>
                </c:pt>
                <c:pt idx="2094">
                  <c:v>2.5572370000000002</c:v>
                </c:pt>
                <c:pt idx="2095">
                  <c:v>4.957605</c:v>
                </c:pt>
                <c:pt idx="2096">
                  <c:v>2.360954</c:v>
                </c:pt>
                <c:pt idx="2097">
                  <c:v>4.7449519999999996</c:v>
                </c:pt>
                <c:pt idx="2098">
                  <c:v>2.5488960000000001</c:v>
                </c:pt>
                <c:pt idx="2099">
                  <c:v>5.2901179999999997</c:v>
                </c:pt>
                <c:pt idx="2100">
                  <c:v>2.762772</c:v>
                </c:pt>
                <c:pt idx="2101">
                  <c:v>5.2718959999999999</c:v>
                </c:pt>
                <c:pt idx="2102">
                  <c:v>1.433673</c:v>
                </c:pt>
                <c:pt idx="2103">
                  <c:v>1.173184</c:v>
                </c:pt>
                <c:pt idx="2104">
                  <c:v>-1.2424269999999999</c:v>
                </c:pt>
                <c:pt idx="2105">
                  <c:v>-2.8356729999999999</c:v>
                </c:pt>
                <c:pt idx="2106">
                  <c:v>-1.5280959999999999</c:v>
                </c:pt>
                <c:pt idx="2107">
                  <c:v>-2.7701440000000002</c:v>
                </c:pt>
                <c:pt idx="2108">
                  <c:v>-0.81104100000000001</c:v>
                </c:pt>
                <c:pt idx="2109">
                  <c:v>-1.026861</c:v>
                </c:pt>
                <c:pt idx="2110">
                  <c:v>0.34546900000000003</c:v>
                </c:pt>
                <c:pt idx="2111">
                  <c:v>1.128706</c:v>
                </c:pt>
                <c:pt idx="2112">
                  <c:v>1.0756270000000001</c:v>
                </c:pt>
                <c:pt idx="2113">
                  <c:v>2.1415990000000003</c:v>
                </c:pt>
                <c:pt idx="2114">
                  <c:v>0.63775599999999999</c:v>
                </c:pt>
                <c:pt idx="2115">
                  <c:v>0.92112899999999998</c:v>
                </c:pt>
                <c:pt idx="2116">
                  <c:v>6.9143999999999997E-2</c:v>
                </c:pt>
                <c:pt idx="2117">
                  <c:v>-0.16191300000000003</c:v>
                </c:pt>
                <c:pt idx="2118">
                  <c:v>-0.729348</c:v>
                </c:pt>
                <c:pt idx="2119">
                  <c:v>-1.8134109999999999</c:v>
                </c:pt>
                <c:pt idx="2120">
                  <c:v>-0.76883299999999999</c:v>
                </c:pt>
                <c:pt idx="2121">
                  <c:v>-1.4882059999999999</c:v>
                </c:pt>
                <c:pt idx="2122">
                  <c:v>-0.48727399999999998</c:v>
                </c:pt>
                <c:pt idx="2123">
                  <c:v>-0.63130200000000003</c:v>
                </c:pt>
                <c:pt idx="2124">
                  <c:v>0.17818500000000001</c:v>
                </c:pt>
                <c:pt idx="2125">
                  <c:v>0.71494000000000002</c:v>
                </c:pt>
                <c:pt idx="2126">
                  <c:v>1.0742389999999999</c:v>
                </c:pt>
                <c:pt idx="2127">
                  <c:v>2.0900210000000001</c:v>
                </c:pt>
                <c:pt idx="2128">
                  <c:v>0.77409499999999998</c:v>
                </c:pt>
                <c:pt idx="2129">
                  <c:v>1.5636760000000001</c:v>
                </c:pt>
                <c:pt idx="2130">
                  <c:v>1.1184769999999999</c:v>
                </c:pt>
                <c:pt idx="2131">
                  <c:v>2.2769459999999997</c:v>
                </c:pt>
                <c:pt idx="2132">
                  <c:v>0.55569299999999999</c:v>
                </c:pt>
                <c:pt idx="2133">
                  <c:v>0.519007</c:v>
                </c:pt>
                <c:pt idx="2134">
                  <c:v>-0.52032400000000001</c:v>
                </c:pt>
                <c:pt idx="2135">
                  <c:v>-1.418652</c:v>
                </c:pt>
                <c:pt idx="2136">
                  <c:v>-1.057029</c:v>
                </c:pt>
                <c:pt idx="2137">
                  <c:v>-2.079332</c:v>
                </c:pt>
                <c:pt idx="2138">
                  <c:v>-0.93880300000000005</c:v>
                </c:pt>
                <c:pt idx="2139">
                  <c:v>-1.791245</c:v>
                </c:pt>
                <c:pt idx="2140">
                  <c:v>-0.77793500000000004</c:v>
                </c:pt>
                <c:pt idx="2141">
                  <c:v>-1.4891000000000001</c:v>
                </c:pt>
                <c:pt idx="2142">
                  <c:v>-0.66726700000000005</c:v>
                </c:pt>
                <c:pt idx="2143">
                  <c:v>-1.381569</c:v>
                </c:pt>
                <c:pt idx="2144">
                  <c:v>-0.80541099999999999</c:v>
                </c:pt>
                <c:pt idx="2145">
                  <c:v>-1.6845059999999998</c:v>
                </c:pt>
                <c:pt idx="2146">
                  <c:v>-0.80290899999999998</c:v>
                </c:pt>
                <c:pt idx="2147">
                  <c:v>-1.673988</c:v>
                </c:pt>
                <c:pt idx="2148">
                  <c:v>-0.90891900000000003</c:v>
                </c:pt>
                <c:pt idx="2149">
                  <c:v>-1.7879890000000001</c:v>
                </c:pt>
                <c:pt idx="2150">
                  <c:v>-0.85102599999999995</c:v>
                </c:pt>
                <c:pt idx="2151">
                  <c:v>-1.6446079999999998</c:v>
                </c:pt>
                <c:pt idx="2152">
                  <c:v>-0.75949699999999998</c:v>
                </c:pt>
                <c:pt idx="2153">
                  <c:v>-1.482912</c:v>
                </c:pt>
                <c:pt idx="2154">
                  <c:v>-0.63945300000000005</c:v>
                </c:pt>
                <c:pt idx="2155">
                  <c:v>-1.1686369999999999</c:v>
                </c:pt>
                <c:pt idx="2156">
                  <c:v>-0.43066500000000002</c:v>
                </c:pt>
                <c:pt idx="2157">
                  <c:v>-0.78222199999999997</c:v>
                </c:pt>
                <c:pt idx="2158">
                  <c:v>-0.276758</c:v>
                </c:pt>
                <c:pt idx="2159">
                  <c:v>-5.2782999999999997E-2</c:v>
                </c:pt>
                <c:pt idx="2160">
                  <c:v>0.227601</c:v>
                </c:pt>
                <c:pt idx="2161">
                  <c:v>0.32788400000000001</c:v>
                </c:pt>
                <c:pt idx="2162">
                  <c:v>-0.13539200000000001</c:v>
                </c:pt>
                <c:pt idx="2163">
                  <c:v>-0.42232200000000003</c:v>
                </c:pt>
                <c:pt idx="2164">
                  <c:v>-0.32621099999999997</c:v>
                </c:pt>
                <c:pt idx="2165">
                  <c:v>-0.64522199999999996</c:v>
                </c:pt>
                <c:pt idx="2166">
                  <c:v>-0.24105599999999999</c:v>
                </c:pt>
                <c:pt idx="2167">
                  <c:v>-0.367645</c:v>
                </c:pt>
                <c:pt idx="2168">
                  <c:v>-0.130269</c:v>
                </c:pt>
                <c:pt idx="2169">
                  <c:v>-0.181446</c:v>
                </c:pt>
                <c:pt idx="2170">
                  <c:v>-7.1674000000000002E-2</c:v>
                </c:pt>
                <c:pt idx="2171">
                  <c:v>-0.21968500000000002</c:v>
                </c:pt>
                <c:pt idx="2172">
                  <c:v>-0.13992499999999999</c:v>
                </c:pt>
                <c:pt idx="2173">
                  <c:v>-0.21296499999999999</c:v>
                </c:pt>
                <c:pt idx="2174">
                  <c:v>2.1981000000000001E-2</c:v>
                </c:pt>
                <c:pt idx="2175">
                  <c:v>0.14152700000000001</c:v>
                </c:pt>
                <c:pt idx="2176">
                  <c:v>0.20646100000000001</c:v>
                </c:pt>
                <c:pt idx="2177">
                  <c:v>0.44216800000000001</c:v>
                </c:pt>
                <c:pt idx="2178">
                  <c:v>0.18143400000000001</c:v>
                </c:pt>
                <c:pt idx="2179">
                  <c:v>0.27905400000000002</c:v>
                </c:pt>
                <c:pt idx="2180">
                  <c:v>1.6691999999999999E-2</c:v>
                </c:pt>
                <c:pt idx="2181">
                  <c:v>-4.0072000000000003E-2</c:v>
                </c:pt>
                <c:pt idx="2182">
                  <c:v>-7.5219999999999995E-2</c:v>
                </c:pt>
                <c:pt idx="2183">
                  <c:v>-9.3316999999999997E-2</c:v>
                </c:pt>
                <c:pt idx="2184">
                  <c:v>9.1899999999999996E-2</c:v>
                </c:pt>
                <c:pt idx="2185">
                  <c:v>0.26732</c:v>
                </c:pt>
                <c:pt idx="2186">
                  <c:v>0.18491199999999999</c:v>
                </c:pt>
                <c:pt idx="2187">
                  <c:v>0.31972400000000001</c:v>
                </c:pt>
                <c:pt idx="2188">
                  <c:v>4.7230000000000001E-2</c:v>
                </c:pt>
                <c:pt idx="2189">
                  <c:v>-2.2849000000000001E-2</c:v>
                </c:pt>
                <c:pt idx="2190">
                  <c:v>-0.159165</c:v>
                </c:pt>
                <c:pt idx="2191">
                  <c:v>-0.33254</c:v>
                </c:pt>
                <c:pt idx="2192">
                  <c:v>-5.5012999999999999E-2</c:v>
                </c:pt>
                <c:pt idx="2193">
                  <c:v>9.2465999999999993E-2</c:v>
                </c:pt>
                <c:pt idx="2194">
                  <c:v>0.286213</c:v>
                </c:pt>
                <c:pt idx="2195">
                  <c:v>0.55951899999999999</c:v>
                </c:pt>
                <c:pt idx="2196">
                  <c:v>0.16885800000000001</c:v>
                </c:pt>
                <c:pt idx="2197">
                  <c:v>0.219059</c:v>
                </c:pt>
                <c:pt idx="2198">
                  <c:v>-4.0557000000000003E-2</c:v>
                </c:pt>
                <c:pt idx="2199">
                  <c:v>-0.10446800000000001</c:v>
                </c:pt>
                <c:pt idx="2200">
                  <c:v>2.5132000000000002E-2</c:v>
                </c:pt>
                <c:pt idx="2201">
                  <c:v>0.21008500000000002</c:v>
                </c:pt>
                <c:pt idx="2202">
                  <c:v>0.295902</c:v>
                </c:pt>
                <c:pt idx="2203">
                  <c:v>0.61414100000000005</c:v>
                </c:pt>
                <c:pt idx="2204">
                  <c:v>0.26033899999999999</c:v>
                </c:pt>
                <c:pt idx="2205">
                  <c:v>0.43824799999999997</c:v>
                </c:pt>
                <c:pt idx="2206">
                  <c:v>0.17483399999999999</c:v>
                </c:pt>
                <c:pt idx="2207">
                  <c:v>0.40013500000000002</c:v>
                </c:pt>
                <c:pt idx="2208">
                  <c:v>0.18732799999999999</c:v>
                </c:pt>
                <c:pt idx="2209">
                  <c:v>0.24359500000000001</c:v>
                </c:pt>
                <c:pt idx="2210">
                  <c:v>-8.523E-2</c:v>
                </c:pt>
                <c:pt idx="2211">
                  <c:v>-0.22477</c:v>
                </c:pt>
                <c:pt idx="2212">
                  <c:v>-5.9797999999999997E-2</c:v>
                </c:pt>
                <c:pt idx="2213">
                  <c:v>2.6738000000000005E-2</c:v>
                </c:pt>
                <c:pt idx="2214">
                  <c:v>0.28422500000000001</c:v>
                </c:pt>
                <c:pt idx="2215">
                  <c:v>0.81831100000000001</c:v>
                </c:pt>
                <c:pt idx="2216">
                  <c:v>0.73629800000000001</c:v>
                </c:pt>
                <c:pt idx="2217">
                  <c:v>1.537722</c:v>
                </c:pt>
                <c:pt idx="2218">
                  <c:v>0.73507900000000004</c:v>
                </c:pt>
                <c:pt idx="2219">
                  <c:v>1.376241</c:v>
                </c:pt>
                <c:pt idx="2220">
                  <c:v>0.55682399999999999</c:v>
                </c:pt>
                <c:pt idx="2221">
                  <c:v>1.0264769999999999</c:v>
                </c:pt>
                <c:pt idx="2222">
                  <c:v>0.33962100000000001</c:v>
                </c:pt>
                <c:pt idx="2223">
                  <c:v>0.51770700000000003</c:v>
                </c:pt>
                <c:pt idx="2224">
                  <c:v>2.1728000000000001E-2</c:v>
                </c:pt>
                <c:pt idx="2225">
                  <c:v>-3.4266000000000005E-2</c:v>
                </c:pt>
                <c:pt idx="2226">
                  <c:v>-4.4942000000000003E-2</c:v>
                </c:pt>
                <c:pt idx="2227">
                  <c:v>-8.9221999999999996E-2</c:v>
                </c:pt>
                <c:pt idx="2228">
                  <c:v>-5.4854E-2</c:v>
                </c:pt>
                <c:pt idx="2229">
                  <c:v>-0.118633</c:v>
                </c:pt>
                <c:pt idx="2230">
                  <c:v>-0.143846</c:v>
                </c:pt>
                <c:pt idx="2231">
                  <c:v>-0.40987700000000005</c:v>
                </c:pt>
                <c:pt idx="2232">
                  <c:v>-0.39125799999999999</c:v>
                </c:pt>
                <c:pt idx="2233">
                  <c:v>-1.036117</c:v>
                </c:pt>
                <c:pt idx="2234">
                  <c:v>-1.0267869999999999</c:v>
                </c:pt>
                <c:pt idx="2235">
                  <c:v>-2.303172</c:v>
                </c:pt>
                <c:pt idx="2236">
                  <c:v>-1.4738789999999999</c:v>
                </c:pt>
                <c:pt idx="2237">
                  <c:v>-3.327474</c:v>
                </c:pt>
                <c:pt idx="2238">
                  <c:v>-2.3919670000000002</c:v>
                </c:pt>
                <c:pt idx="2239">
                  <c:v>-5.3195240000000004</c:v>
                </c:pt>
                <c:pt idx="2240">
                  <c:v>-3.2451560000000002</c:v>
                </c:pt>
                <c:pt idx="2241">
                  <c:v>-6.5505200000000006</c:v>
                </c:pt>
                <c:pt idx="2242">
                  <c:v>-3.234327</c:v>
                </c:pt>
                <c:pt idx="2243">
                  <c:v>-6.4626299999999999</c:v>
                </c:pt>
                <c:pt idx="2244">
                  <c:v>-3.4504100000000002</c:v>
                </c:pt>
                <c:pt idx="2245">
                  <c:v>-7.3054490000000003</c:v>
                </c:pt>
                <c:pt idx="2246">
                  <c:v>-4.3322669999999999</c:v>
                </c:pt>
                <c:pt idx="2247">
                  <c:v>-9.0577719999999999</c:v>
                </c:pt>
                <c:pt idx="2248">
                  <c:v>-4.8618399999999999</c:v>
                </c:pt>
                <c:pt idx="2249">
                  <c:v>-9.5090000000000003</c:v>
                </c:pt>
                <c:pt idx="2250">
                  <c:v>-4.069617</c:v>
                </c:pt>
                <c:pt idx="2251">
                  <c:v>-7.402514</c:v>
                </c:pt>
                <c:pt idx="2252">
                  <c:v>-2.7062560000000002</c:v>
                </c:pt>
                <c:pt idx="2253">
                  <c:v>-4.9838000000000005</c:v>
                </c:pt>
                <c:pt idx="2254">
                  <c:v>-2.0638019999999999</c:v>
                </c:pt>
                <c:pt idx="2255">
                  <c:v>-4.1122730000000001</c:v>
                </c:pt>
                <c:pt idx="2256">
                  <c:v>-2.113569</c:v>
                </c:pt>
                <c:pt idx="2257">
                  <c:v>-4.3727149999999995</c:v>
                </c:pt>
                <c:pt idx="2258">
                  <c:v>-2.528654</c:v>
                </c:pt>
                <c:pt idx="2259">
                  <c:v>-5.2632259999999995</c:v>
                </c:pt>
                <c:pt idx="2260">
                  <c:v>-2.5494569999999999</c:v>
                </c:pt>
                <c:pt idx="2261">
                  <c:v>-4.3709360000000004</c:v>
                </c:pt>
                <c:pt idx="2262">
                  <c:v>-0.69671099999999997</c:v>
                </c:pt>
                <c:pt idx="2263">
                  <c:v>-0.29120799999999997</c:v>
                </c:pt>
                <c:pt idx="2264">
                  <c:v>1.3225610000000001</c:v>
                </c:pt>
                <c:pt idx="2265">
                  <c:v>3.329866</c:v>
                </c:pt>
                <c:pt idx="2266">
                  <c:v>2.361043</c:v>
                </c:pt>
                <c:pt idx="2267">
                  <c:v>4.9280949999999999</c:v>
                </c:pt>
                <c:pt idx="2268">
                  <c:v>2.8827759999999998</c:v>
                </c:pt>
                <c:pt idx="2269">
                  <c:v>6.6129479999999994</c:v>
                </c:pt>
                <c:pt idx="2270">
                  <c:v>5.0944799999999999</c:v>
                </c:pt>
                <c:pt idx="2271">
                  <c:v>11.585277</c:v>
                </c:pt>
                <c:pt idx="2272">
                  <c:v>7.6771289999999999</c:v>
                </c:pt>
                <c:pt idx="2273">
                  <c:v>16.123419999999999</c:v>
                </c:pt>
                <c:pt idx="2274">
                  <c:v>8.7930349999999997</c:v>
                </c:pt>
                <c:pt idx="2275">
                  <c:v>18.020211</c:v>
                </c:pt>
                <c:pt idx="2276">
                  <c:v>9.7617229999999999</c:v>
                </c:pt>
                <c:pt idx="2277">
                  <c:v>19.833109999999998</c:v>
                </c:pt>
                <c:pt idx="2278">
                  <c:v>10.375169</c:v>
                </c:pt>
                <c:pt idx="2279">
                  <c:v>21.406342000000002</c:v>
                </c:pt>
                <c:pt idx="2280">
                  <c:v>11.710462</c:v>
                </c:pt>
                <c:pt idx="2281">
                  <c:v>23.681860999999998</c:v>
                </c:pt>
                <c:pt idx="2282">
                  <c:v>11.582869000000001</c:v>
                </c:pt>
                <c:pt idx="2283">
                  <c:v>22.330522999999999</c:v>
                </c:pt>
                <c:pt idx="2284">
                  <c:v>9.7762069999999994</c:v>
                </c:pt>
                <c:pt idx="2285">
                  <c:v>18.670918</c:v>
                </c:pt>
                <c:pt idx="2286">
                  <c:v>8.3094570000000001</c:v>
                </c:pt>
                <c:pt idx="2287">
                  <c:v>16.448270000000001</c:v>
                </c:pt>
                <c:pt idx="2288">
                  <c:v>8.2114630000000002</c:v>
                </c:pt>
                <c:pt idx="2289">
                  <c:v>16.417346000000002</c:v>
                </c:pt>
                <c:pt idx="2290">
                  <c:v>7.995603</c:v>
                </c:pt>
                <c:pt idx="2291">
                  <c:v>15.4937</c:v>
                </c:pt>
                <c:pt idx="2292">
                  <c:v>6.6579309999999996</c:v>
                </c:pt>
                <c:pt idx="2293">
                  <c:v>12.307793999999999</c:v>
                </c:pt>
                <c:pt idx="2294">
                  <c:v>4.7456319999999996</c:v>
                </c:pt>
                <c:pt idx="2295">
                  <c:v>8.8186879999999999</c:v>
                </c:pt>
                <c:pt idx="2296">
                  <c:v>3.5336970000000001</c:v>
                </c:pt>
                <c:pt idx="2297">
                  <c:v>6.6273409999999995</c:v>
                </c:pt>
                <c:pt idx="2298">
                  <c:v>2.6520800000000002</c:v>
                </c:pt>
                <c:pt idx="2299">
                  <c:v>4.7903850000000006</c:v>
                </c:pt>
                <c:pt idx="2300">
                  <c:v>1.541655</c:v>
                </c:pt>
                <c:pt idx="2301">
                  <c:v>2.3941330000000001</c:v>
                </c:pt>
                <c:pt idx="2302">
                  <c:v>1.9321999999999999E-2</c:v>
                </c:pt>
                <c:pt idx="2303">
                  <c:v>-0.85580000000000001</c:v>
                </c:pt>
                <c:pt idx="2304">
                  <c:v>-1.663886</c:v>
                </c:pt>
                <c:pt idx="2305">
                  <c:v>-4.0941000000000001</c:v>
                </c:pt>
                <c:pt idx="2306">
                  <c:v>-3.2605089999999999</c:v>
                </c:pt>
                <c:pt idx="2307">
                  <c:v>-7.3569750000000003</c:v>
                </c:pt>
                <c:pt idx="2308">
                  <c:v>-4.7912020000000002</c:v>
                </c:pt>
                <c:pt idx="2309">
                  <c:v>-10.198135000000001</c:v>
                </c:pt>
                <c:pt idx="2310">
                  <c:v>-6.007028</c:v>
                </c:pt>
                <c:pt idx="2311">
                  <c:v>-12.502192000000001</c:v>
                </c:pt>
                <c:pt idx="2312">
                  <c:v>-6.8649990000000001</c:v>
                </c:pt>
                <c:pt idx="2313">
                  <c:v>-13.985890000000001</c:v>
                </c:pt>
                <c:pt idx="2314">
                  <c:v>-7.3214769999999998</c:v>
                </c:pt>
                <c:pt idx="2315">
                  <c:v>-14.889239</c:v>
                </c:pt>
                <c:pt idx="2316">
                  <c:v>-7.854336</c:v>
                </c:pt>
                <c:pt idx="2317">
                  <c:v>-15.897525999999999</c:v>
                </c:pt>
                <c:pt idx="2318">
                  <c:v>-8.1676599999999997</c:v>
                </c:pt>
                <c:pt idx="2319">
                  <c:v>-16.455055999999999</c:v>
                </c:pt>
                <c:pt idx="2320">
                  <c:v>-8.4127530000000004</c:v>
                </c:pt>
                <c:pt idx="2321">
                  <c:v>-16.911400999999998</c:v>
                </c:pt>
                <c:pt idx="2322">
                  <c:v>-8.4947370000000006</c:v>
                </c:pt>
                <c:pt idx="2323">
                  <c:v>-17.003292000000002</c:v>
                </c:pt>
                <c:pt idx="2324">
                  <c:v>-8.6406189999999992</c:v>
                </c:pt>
                <c:pt idx="2325">
                  <c:v>-17.457076000000001</c:v>
                </c:pt>
                <c:pt idx="2326">
                  <c:v>-8.8343570000000007</c:v>
                </c:pt>
                <c:pt idx="2327">
                  <c:v>-17.449010000000001</c:v>
                </c:pt>
                <c:pt idx="2328">
                  <c:v>-8.1590509999999998</c:v>
                </c:pt>
                <c:pt idx="2329">
                  <c:v>-15.744066</c:v>
                </c:pt>
                <c:pt idx="2330">
                  <c:v>-7.1058430000000001</c:v>
                </c:pt>
                <c:pt idx="2331">
                  <c:v>-13.924195000000001</c:v>
                </c:pt>
                <c:pt idx="2332">
                  <c:v>-6.7276509999999998</c:v>
                </c:pt>
                <c:pt idx="2333">
                  <c:v>-13.508564</c:v>
                </c:pt>
                <c:pt idx="2334">
                  <c:v>-6.7722090000000001</c:v>
                </c:pt>
                <c:pt idx="2335">
                  <c:v>-13.30073</c:v>
                </c:pt>
                <c:pt idx="2336">
                  <c:v>-6.1049610000000003</c:v>
                </c:pt>
                <c:pt idx="2337">
                  <c:v>-11.642211</c:v>
                </c:pt>
                <c:pt idx="2338">
                  <c:v>-4.9028320000000001</c:v>
                </c:pt>
                <c:pt idx="2339">
                  <c:v>-9.2562360000000012</c:v>
                </c:pt>
                <c:pt idx="2340">
                  <c:v>-3.9761790000000001</c:v>
                </c:pt>
                <c:pt idx="2341">
                  <c:v>-7.7888459999999995</c:v>
                </c:pt>
                <c:pt idx="2342">
                  <c:v>-3.8495469999999998</c:v>
                </c:pt>
                <c:pt idx="2343">
                  <c:v>-7.68872</c:v>
                </c:pt>
                <c:pt idx="2344">
                  <c:v>-3.5766719999999999</c:v>
                </c:pt>
                <c:pt idx="2345">
                  <c:v>-6.5825420000000001</c:v>
                </c:pt>
                <c:pt idx="2346">
                  <c:v>-2.0478930000000002</c:v>
                </c:pt>
                <c:pt idx="2347">
                  <c:v>-2.8966950000000002</c:v>
                </c:pt>
                <c:pt idx="2348">
                  <c:v>0.25407600000000002</c:v>
                </c:pt>
                <c:pt idx="2349">
                  <c:v>1.243482</c:v>
                </c:pt>
                <c:pt idx="2350">
                  <c:v>1.212367</c:v>
                </c:pt>
                <c:pt idx="2351">
                  <c:v>2.1516579999999998</c:v>
                </c:pt>
                <c:pt idx="2352">
                  <c:v>0.40127400000000002</c:v>
                </c:pt>
                <c:pt idx="2353">
                  <c:v>0.44283100000000003</c:v>
                </c:pt>
                <c:pt idx="2354">
                  <c:v>0.19406599999999999</c:v>
                </c:pt>
                <c:pt idx="2355">
                  <c:v>1.3921330000000001</c:v>
                </c:pt>
                <c:pt idx="2356">
                  <c:v>3.1505890000000001</c:v>
                </c:pt>
                <c:pt idx="2357">
                  <c:v>8.2149070000000002</c:v>
                </c:pt>
                <c:pt idx="2358">
                  <c:v>6.5598900000000002</c:v>
                </c:pt>
                <c:pt idx="2359">
                  <c:v>14.304684999999999</c:v>
                </c:pt>
                <c:pt idx="2360">
                  <c:v>8.2392909999999997</c:v>
                </c:pt>
                <c:pt idx="2361">
                  <c:v>15.969767999999998</c:v>
                </c:pt>
                <c:pt idx="2362">
                  <c:v>6.4954929999999997</c:v>
                </c:pt>
                <c:pt idx="2363">
                  <c:v>11.838875</c:v>
                </c:pt>
                <c:pt idx="2364">
                  <c:v>5.1628550000000004</c:v>
                </c:pt>
                <c:pt idx="2365">
                  <c:v>11.161443</c:v>
                </c:pt>
                <c:pt idx="2366">
                  <c:v>7.7153850000000004</c:v>
                </c:pt>
                <c:pt idx="2367">
                  <c:v>17.830674999999999</c:v>
                </c:pt>
                <c:pt idx="2368">
                  <c:v>12.102517000000001</c:v>
                </c:pt>
                <c:pt idx="2369">
                  <c:v>25.192868000000001</c:v>
                </c:pt>
                <c:pt idx="2370">
                  <c:v>13.612194000000001</c:v>
                </c:pt>
                <c:pt idx="2371">
                  <c:v>27.570999</c:v>
                </c:pt>
                <c:pt idx="2372">
                  <c:v>13.996036</c:v>
                </c:pt>
                <c:pt idx="2373">
                  <c:v>27.786529999999999</c:v>
                </c:pt>
                <c:pt idx="2374">
                  <c:v>13.419165</c:v>
                </c:pt>
                <c:pt idx="2375">
                  <c:v>26.381062999999997</c:v>
                </c:pt>
                <c:pt idx="2376">
                  <c:v>12.469635999999999</c:v>
                </c:pt>
                <c:pt idx="2377">
                  <c:v>24.331265000000002</c:v>
                </c:pt>
                <c:pt idx="2378">
                  <c:v>11.081068999999999</c:v>
                </c:pt>
                <c:pt idx="2379">
                  <c:v>21.259259</c:v>
                </c:pt>
                <c:pt idx="2380">
                  <c:v>9.1349640000000001</c:v>
                </c:pt>
                <c:pt idx="2381">
                  <c:v>17.148997999999999</c:v>
                </c:pt>
                <c:pt idx="2382">
                  <c:v>6.9282750000000002</c:v>
                </c:pt>
                <c:pt idx="2383">
                  <c:v>12.840620000000001</c:v>
                </c:pt>
                <c:pt idx="2384">
                  <c:v>4.9715850000000001</c:v>
                </c:pt>
                <c:pt idx="2385">
                  <c:v>9.1509970000000003</c:v>
                </c:pt>
                <c:pt idx="2386">
                  <c:v>3.5453809999999999</c:v>
                </c:pt>
                <c:pt idx="2387">
                  <c:v>6.5542870000000004</c:v>
                </c:pt>
                <c:pt idx="2388">
                  <c:v>2.5938059999999998</c:v>
                </c:pt>
                <c:pt idx="2389">
                  <c:v>4.8519799999999993</c:v>
                </c:pt>
                <c:pt idx="2390">
                  <c:v>2.0101520000000002</c:v>
                </c:pt>
                <c:pt idx="2391">
                  <c:v>3.7414140000000002</c:v>
                </c:pt>
                <c:pt idx="2392">
                  <c:v>1.3079289999999999</c:v>
                </c:pt>
                <c:pt idx="2393">
                  <c:v>2.0505360000000001</c:v>
                </c:pt>
                <c:pt idx="2394">
                  <c:v>0.143119</c:v>
                </c:pt>
                <c:pt idx="2395">
                  <c:v>-0.23936299999999999</c:v>
                </c:pt>
                <c:pt idx="2396">
                  <c:v>-0.88154600000000005</c:v>
                </c:pt>
                <c:pt idx="2397">
                  <c:v>-2.3182879999999999</c:v>
                </c:pt>
                <c:pt idx="2398">
                  <c:v>-2.1197319999999999</c:v>
                </c:pt>
                <c:pt idx="2399">
                  <c:v>-5.0042860000000005</c:v>
                </c:pt>
                <c:pt idx="2400">
                  <c:v>-3.7018970000000002</c:v>
                </c:pt>
                <c:pt idx="2401">
                  <c:v>-8.316593000000001</c:v>
                </c:pt>
                <c:pt idx="2402">
                  <c:v>-5.5390990000000002</c:v>
                </c:pt>
                <c:pt idx="2403">
                  <c:v>-12.031326</c:v>
                </c:pt>
                <c:pt idx="2404">
                  <c:v>-7.4561679999999999</c:v>
                </c:pt>
                <c:pt idx="2405">
                  <c:v>-15.740295</c:v>
                </c:pt>
                <c:pt idx="2406">
                  <c:v>-8.7652979999999996</c:v>
                </c:pt>
                <c:pt idx="2407">
                  <c:v>-17.665855000000001</c:v>
                </c:pt>
                <c:pt idx="2408">
                  <c:v>-8.8397079999999999</c:v>
                </c:pt>
                <c:pt idx="2409">
                  <c:v>-17.475505999999999</c:v>
                </c:pt>
                <c:pt idx="2410">
                  <c:v>-8.3789429999999996</c:v>
                </c:pt>
                <c:pt idx="2411">
                  <c:v>-16.484794999999998</c:v>
                </c:pt>
                <c:pt idx="2412">
                  <c:v>-7.8602889999999999</c:v>
                </c:pt>
                <c:pt idx="2413">
                  <c:v>-15.684927</c:v>
                </c:pt>
                <c:pt idx="2414">
                  <c:v>-8.0265889999999995</c:v>
                </c:pt>
                <c:pt idx="2415">
                  <c:v>-16.319316999999998</c:v>
                </c:pt>
                <c:pt idx="2416">
                  <c:v>-8.4897100000000005</c:v>
                </c:pt>
                <c:pt idx="2417">
                  <c:v>-17.118085999999998</c:v>
                </c:pt>
                <c:pt idx="2418">
                  <c:v>-8.7269679999999994</c:v>
                </c:pt>
                <c:pt idx="2419">
                  <c:v>-17.407691</c:v>
                </c:pt>
                <c:pt idx="2420">
                  <c:v>-8.528098</c:v>
                </c:pt>
                <c:pt idx="2421">
                  <c:v>-16.897238000000002</c:v>
                </c:pt>
                <c:pt idx="2422">
                  <c:v>-8.2151390000000006</c:v>
                </c:pt>
                <c:pt idx="2423">
                  <c:v>-16.269196000000001</c:v>
                </c:pt>
                <c:pt idx="2424">
                  <c:v>-7.8614990000000002</c:v>
                </c:pt>
                <c:pt idx="2425">
                  <c:v>-15.327197999999999</c:v>
                </c:pt>
                <c:pt idx="2426">
                  <c:v>-6.9759359999999999</c:v>
                </c:pt>
                <c:pt idx="2427">
                  <c:v>-13.373956</c:v>
                </c:pt>
                <c:pt idx="2428">
                  <c:v>-5.8313040000000003</c:v>
                </c:pt>
                <c:pt idx="2429">
                  <c:v>-11.178879999999999</c:v>
                </c:pt>
                <c:pt idx="2430">
                  <c:v>-4.8521970000000003</c:v>
                </c:pt>
                <c:pt idx="2431">
                  <c:v>-9.2671349999999997</c:v>
                </c:pt>
                <c:pt idx="2432">
                  <c:v>-4.0480510000000001</c:v>
                </c:pt>
                <c:pt idx="2433">
                  <c:v>-7.6705900000000007</c:v>
                </c:pt>
                <c:pt idx="2434">
                  <c:v>-3.1574650000000002</c:v>
                </c:pt>
                <c:pt idx="2435">
                  <c:v>-5.8677849999999996</c:v>
                </c:pt>
                <c:pt idx="2436">
                  <c:v>-2.3185859999999998</c:v>
                </c:pt>
                <c:pt idx="2437">
                  <c:v>-4.3425779999999996</c:v>
                </c:pt>
                <c:pt idx="2438">
                  <c:v>-1.7557720000000001</c:v>
                </c:pt>
                <c:pt idx="2439">
                  <c:v>-3.1895370000000001</c:v>
                </c:pt>
                <c:pt idx="2440">
                  <c:v>-1.0485139999999999</c:v>
                </c:pt>
                <c:pt idx="2441">
                  <c:v>-1.6688609999999999</c:v>
                </c:pt>
                <c:pt idx="2442">
                  <c:v>-0.15928999999999999</c:v>
                </c:pt>
                <c:pt idx="2443">
                  <c:v>2.8067000000000009E-2</c:v>
                </c:pt>
                <c:pt idx="2444">
                  <c:v>0.330924</c:v>
                </c:pt>
                <c:pt idx="2445">
                  <c:v>0.77934400000000004</c:v>
                </c:pt>
                <c:pt idx="2446">
                  <c:v>0.79355500000000001</c:v>
                </c:pt>
                <c:pt idx="2447">
                  <c:v>2.2196959999999999</c:v>
                </c:pt>
                <c:pt idx="2448">
                  <c:v>2.2581579999999999</c:v>
                </c:pt>
                <c:pt idx="2449">
                  <c:v>5.526186</c:v>
                </c:pt>
                <c:pt idx="2450">
                  <c:v>4.2739479999999999</c:v>
                </c:pt>
                <c:pt idx="2451">
                  <c:v>9.1518499999999996</c:v>
                </c:pt>
                <c:pt idx="2452">
                  <c:v>5.0640720000000004</c:v>
                </c:pt>
                <c:pt idx="2453">
                  <c:v>10.194874</c:v>
                </c:pt>
                <c:pt idx="2454">
                  <c:v>5.1613369999999996</c:v>
                </c:pt>
                <c:pt idx="2455">
                  <c:v>10.684355999999999</c:v>
                </c:pt>
                <c:pt idx="2456">
                  <c:v>6.6271100000000001</c:v>
                </c:pt>
                <c:pt idx="2457">
                  <c:v>14.787198</c:v>
                </c:pt>
                <c:pt idx="2458">
                  <c:v>9.4616699999999998</c:v>
                </c:pt>
                <c:pt idx="2459">
                  <c:v>19.622593000000002</c:v>
                </c:pt>
                <c:pt idx="2460">
                  <c:v>10.534777</c:v>
                </c:pt>
                <c:pt idx="2461">
                  <c:v>21.466067000000002</c:v>
                </c:pt>
                <c:pt idx="2462">
                  <c:v>11.227596999999999</c:v>
                </c:pt>
                <c:pt idx="2463">
                  <c:v>22.948400999999997</c:v>
                </c:pt>
                <c:pt idx="2464">
                  <c:v>12.364307</c:v>
                </c:pt>
                <c:pt idx="2465">
                  <c:v>24.941026000000001</c:v>
                </c:pt>
                <c:pt idx="2466">
                  <c:v>12.468541999999999</c:v>
                </c:pt>
                <c:pt idx="2467">
                  <c:v>24.736208999999999</c:v>
                </c:pt>
                <c:pt idx="2468">
                  <c:v>11.922618999999999</c:v>
                </c:pt>
                <c:pt idx="2469">
                  <c:v>23.262169</c:v>
                </c:pt>
                <c:pt idx="2470">
                  <c:v>10.527039</c:v>
                </c:pt>
                <c:pt idx="2471">
                  <c:v>20.146881</c:v>
                </c:pt>
                <c:pt idx="2472">
                  <c:v>8.7054399999999994</c:v>
                </c:pt>
                <c:pt idx="2473">
                  <c:v>16.513552999999998</c:v>
                </c:pt>
                <c:pt idx="2474">
                  <c:v>7.0092369999999997</c:v>
                </c:pt>
                <c:pt idx="2475">
                  <c:v>13.356169</c:v>
                </c:pt>
                <c:pt idx="2476">
                  <c:v>5.721768</c:v>
                </c:pt>
                <c:pt idx="2477">
                  <c:v>10.795888</c:v>
                </c:pt>
                <c:pt idx="2478">
                  <c:v>4.4333140000000002</c:v>
                </c:pt>
                <c:pt idx="2479">
                  <c:v>8.1697710000000008</c:v>
                </c:pt>
                <c:pt idx="2480">
                  <c:v>2.9625010000000001</c:v>
                </c:pt>
                <c:pt idx="2481">
                  <c:v>5.090935</c:v>
                </c:pt>
                <c:pt idx="2482">
                  <c:v>1.2691669999999999</c:v>
                </c:pt>
                <c:pt idx="2483">
                  <c:v>1.737098</c:v>
                </c:pt>
                <c:pt idx="2484">
                  <c:v>-0.23976700000000001</c:v>
                </c:pt>
                <c:pt idx="2485">
                  <c:v>-1.0829169999999999</c:v>
                </c:pt>
                <c:pt idx="2486">
                  <c:v>-1.3146610000000001</c:v>
                </c:pt>
                <c:pt idx="2487">
                  <c:v>-3.079415</c:v>
                </c:pt>
                <c:pt idx="2488">
                  <c:v>-2.3204479999999998</c:v>
                </c:pt>
                <c:pt idx="2489">
                  <c:v>-5.3282569999999998</c:v>
                </c:pt>
                <c:pt idx="2490">
                  <c:v>-3.8498079999999999</c:v>
                </c:pt>
                <c:pt idx="2491">
                  <c:v>-8.6176460000000006</c:v>
                </c:pt>
                <c:pt idx="2492">
                  <c:v>-5.5271119999999998</c:v>
                </c:pt>
                <c:pt idx="2493">
                  <c:v>-11.610043999999998</c:v>
                </c:pt>
                <c:pt idx="2494">
                  <c:v>-6.5157379999999998</c:v>
                </c:pt>
                <c:pt idx="2495">
                  <c:v>-13.36857</c:v>
                </c:pt>
                <c:pt idx="2496">
                  <c:v>-7.1518990000000002</c:v>
                </c:pt>
                <c:pt idx="2497">
                  <c:v>-14.604514</c:v>
                </c:pt>
                <c:pt idx="2498">
                  <c:v>-7.7948570000000004</c:v>
                </c:pt>
                <c:pt idx="2499">
                  <c:v>-15.829731000000001</c:v>
                </c:pt>
                <c:pt idx="2500">
                  <c:v>-8.0057899999999993</c:v>
                </c:pt>
                <c:pt idx="2501">
                  <c:v>-15.966151</c:v>
                </c:pt>
                <c:pt idx="2502">
                  <c:v>-7.9185639999999999</c:v>
                </c:pt>
                <c:pt idx="2503">
                  <c:v>-15.779681</c:v>
                </c:pt>
                <c:pt idx="2504">
                  <c:v>-7.819534</c:v>
                </c:pt>
                <c:pt idx="2505">
                  <c:v>-15.564335</c:v>
                </c:pt>
                <c:pt idx="2506">
                  <c:v>-7.6086289999999996</c:v>
                </c:pt>
                <c:pt idx="2507">
                  <c:v>-15.048717</c:v>
                </c:pt>
                <c:pt idx="2508">
                  <c:v>-7.2350269999999997</c:v>
                </c:pt>
                <c:pt idx="2509">
                  <c:v>-14.301705999999999</c:v>
                </c:pt>
                <c:pt idx="2510">
                  <c:v>-6.9380899999999999</c:v>
                </c:pt>
                <c:pt idx="2511">
                  <c:v>-13.71508</c:v>
                </c:pt>
                <c:pt idx="2512">
                  <c:v>-6.6166010000000002</c:v>
                </c:pt>
                <c:pt idx="2513">
                  <c:v>-13.092577</c:v>
                </c:pt>
                <c:pt idx="2514">
                  <c:v>-6.3887270000000003</c:v>
                </c:pt>
                <c:pt idx="2515">
                  <c:v>-12.673173999999999</c:v>
                </c:pt>
                <c:pt idx="2516">
                  <c:v>-6.0242170000000002</c:v>
                </c:pt>
                <c:pt idx="2517">
                  <c:v>-11.666658999999999</c:v>
                </c:pt>
                <c:pt idx="2518">
                  <c:v>-5.2159300000000002</c:v>
                </c:pt>
                <c:pt idx="2519">
                  <c:v>-10.069094</c:v>
                </c:pt>
                <c:pt idx="2520">
                  <c:v>-4.6545730000000001</c:v>
                </c:pt>
                <c:pt idx="2521">
                  <c:v>-9.249689</c:v>
                </c:pt>
                <c:pt idx="2522">
                  <c:v>-4.4765170000000003</c:v>
                </c:pt>
                <c:pt idx="2523">
                  <c:v>-8.7103870000000008</c:v>
                </c:pt>
                <c:pt idx="2524">
                  <c:v>-3.9981279999999999</c:v>
                </c:pt>
                <c:pt idx="2525">
                  <c:v>-7.7954220000000003</c:v>
                </c:pt>
                <c:pt idx="2526">
                  <c:v>-3.5947309999999999</c:v>
                </c:pt>
                <c:pt idx="2527">
                  <c:v>-6.9294039999999999</c:v>
                </c:pt>
                <c:pt idx="2528">
                  <c:v>-3.0977450000000002</c:v>
                </c:pt>
                <c:pt idx="2529">
                  <c:v>-5.9380269999999999</c:v>
                </c:pt>
                <c:pt idx="2530">
                  <c:v>-2.4472939999999999</c:v>
                </c:pt>
                <c:pt idx="2531">
                  <c:v>-4.3790779999999998</c:v>
                </c:pt>
                <c:pt idx="2532">
                  <c:v>-1.327153</c:v>
                </c:pt>
                <c:pt idx="2533">
                  <c:v>-1.932374</c:v>
                </c:pt>
                <c:pt idx="2534">
                  <c:v>0.2823</c:v>
                </c:pt>
                <c:pt idx="2535">
                  <c:v>1.651778</c:v>
                </c:pt>
                <c:pt idx="2536">
                  <c:v>2.5354160000000001</c:v>
                </c:pt>
                <c:pt idx="2537">
                  <c:v>6.0880720000000004</c:v>
                </c:pt>
                <c:pt idx="2538">
                  <c:v>4.1562229999999998</c:v>
                </c:pt>
                <c:pt idx="2539">
                  <c:v>8.6252220000000008</c:v>
                </c:pt>
                <c:pt idx="2540">
                  <c:v>4.8549429999999996</c:v>
                </c:pt>
                <c:pt idx="2541">
                  <c:v>10.355543999999998</c:v>
                </c:pt>
                <c:pt idx="2542">
                  <c:v>6.3603639999999997</c:v>
                </c:pt>
                <c:pt idx="2543">
                  <c:v>13.723478</c:v>
                </c:pt>
                <c:pt idx="2544">
                  <c:v>8.2913350000000001</c:v>
                </c:pt>
                <c:pt idx="2545">
                  <c:v>17.161625000000001</c:v>
                </c:pt>
                <c:pt idx="2546">
                  <c:v>9.1392059999999997</c:v>
                </c:pt>
                <c:pt idx="2547">
                  <c:v>18.375636999999998</c:v>
                </c:pt>
                <c:pt idx="2548">
                  <c:v>8.9092400000000005</c:v>
                </c:pt>
                <c:pt idx="2549">
                  <c:v>17.349741000000002</c:v>
                </c:pt>
                <c:pt idx="2550">
                  <c:v>8.2049230000000009</c:v>
                </c:pt>
                <c:pt idx="2551">
                  <c:v>16.420133</c:v>
                </c:pt>
                <c:pt idx="2552">
                  <c:v>8.4958209999999994</c:v>
                </c:pt>
                <c:pt idx="2553">
                  <c:v>17.560198999999997</c:v>
                </c:pt>
                <c:pt idx="2554">
                  <c:v>9.7021409999999992</c:v>
                </c:pt>
                <c:pt idx="2555">
                  <c:v>19.812049999999999</c:v>
                </c:pt>
                <c:pt idx="2556">
                  <c:v>10.147197999999999</c:v>
                </c:pt>
                <c:pt idx="2557">
                  <c:v>19.961103000000001</c:v>
                </c:pt>
                <c:pt idx="2558">
                  <c:v>9.2186389999999996</c:v>
                </c:pt>
                <c:pt idx="2559">
                  <c:v>17.758687999999999</c:v>
                </c:pt>
                <c:pt idx="2560">
                  <c:v>7.8502770000000002</c:v>
                </c:pt>
                <c:pt idx="2561">
                  <c:v>14.986485</c:v>
                </c:pt>
                <c:pt idx="2562">
                  <c:v>6.3477399999999999</c:v>
                </c:pt>
                <c:pt idx="2563">
                  <c:v>11.858816000000001</c:v>
                </c:pt>
                <c:pt idx="2564">
                  <c:v>4.7050549999999998</c:v>
                </c:pt>
                <c:pt idx="2565">
                  <c:v>8.6303669999999997</c:v>
                </c:pt>
                <c:pt idx="2566">
                  <c:v>3.1539760000000001</c:v>
                </c:pt>
                <c:pt idx="2567">
                  <c:v>5.5241720000000001</c:v>
                </c:pt>
                <c:pt idx="2568">
                  <c:v>1.574271</c:v>
                </c:pt>
                <c:pt idx="2569">
                  <c:v>2.3372260000000002</c:v>
                </c:pt>
                <c:pt idx="2570">
                  <c:v>-2.7186999999999999E-2</c:v>
                </c:pt>
                <c:pt idx="2571">
                  <c:v>-0.70735399999999993</c:v>
                </c:pt>
                <c:pt idx="2572">
                  <c:v>-1.1995480000000001</c:v>
                </c:pt>
                <c:pt idx="2573">
                  <c:v>-2.972718</c:v>
                </c:pt>
                <c:pt idx="2574">
                  <c:v>-2.4231720000000001</c:v>
                </c:pt>
                <c:pt idx="2575">
                  <c:v>-5.4718309999999999</c:v>
                </c:pt>
                <c:pt idx="2576">
                  <c:v>-3.4805060000000001</c:v>
                </c:pt>
                <c:pt idx="2577">
                  <c:v>-7.2014460000000007</c:v>
                </c:pt>
                <c:pt idx="2578">
                  <c:v>-3.803137</c:v>
                </c:pt>
                <c:pt idx="2579">
                  <c:v>-7.6146440000000002</c:v>
                </c:pt>
                <c:pt idx="2580">
                  <c:v>-3.8471649999999999</c:v>
                </c:pt>
                <c:pt idx="2581">
                  <c:v>-7.6660209999999998</c:v>
                </c:pt>
                <c:pt idx="2582">
                  <c:v>-3.7219799999999998</c:v>
                </c:pt>
                <c:pt idx="2583">
                  <c:v>-7.5742339999999997</c:v>
                </c:pt>
                <c:pt idx="2584">
                  <c:v>-4.3851399999999998</c:v>
                </c:pt>
                <c:pt idx="2585">
                  <c:v>-9.6746400000000001</c:v>
                </c:pt>
                <c:pt idx="2586">
                  <c:v>-6.1162619999999999</c:v>
                </c:pt>
                <c:pt idx="2587">
                  <c:v>-12.754849</c:v>
                </c:pt>
                <c:pt idx="2588">
                  <c:v>-6.9401570000000001</c:v>
                </c:pt>
                <c:pt idx="2589">
                  <c:v>-13.960937000000001</c:v>
                </c:pt>
                <c:pt idx="2590">
                  <c:v>-7.0030429999999999</c:v>
                </c:pt>
                <c:pt idx="2591">
                  <c:v>-13.980170000000001</c:v>
                </c:pt>
                <c:pt idx="2592">
                  <c:v>-6.9353619999999996</c:v>
                </c:pt>
                <c:pt idx="2593">
                  <c:v>-13.817298999999998</c:v>
                </c:pt>
                <c:pt idx="2594">
                  <c:v>-6.8873889999999998</c:v>
                </c:pt>
                <c:pt idx="2595">
                  <c:v>-13.822628999999999</c:v>
                </c:pt>
                <c:pt idx="2596">
                  <c:v>-6.9988780000000004</c:v>
                </c:pt>
                <c:pt idx="2597">
                  <c:v>-13.928573</c:v>
                </c:pt>
                <c:pt idx="2598">
                  <c:v>-6.6521679999999996</c:v>
                </c:pt>
                <c:pt idx="2599">
                  <c:v>-12.916132999999999</c:v>
                </c:pt>
                <c:pt idx="2600">
                  <c:v>-5.8827059999999998</c:v>
                </c:pt>
                <c:pt idx="2601">
                  <c:v>-11.472252000000001</c:v>
                </c:pt>
                <c:pt idx="2602">
                  <c:v>-5.3733329999999997</c:v>
                </c:pt>
                <c:pt idx="2603">
                  <c:v>-10.508161999999999</c:v>
                </c:pt>
                <c:pt idx="2604">
                  <c:v>-4.9044740000000004</c:v>
                </c:pt>
                <c:pt idx="2605">
                  <c:v>-9.5994910000000004</c:v>
                </c:pt>
                <c:pt idx="2606">
                  <c:v>-4.4271849999999997</c:v>
                </c:pt>
                <c:pt idx="2607">
                  <c:v>-8.4895789999999991</c:v>
                </c:pt>
                <c:pt idx="2608">
                  <c:v>-3.578478</c:v>
                </c:pt>
                <c:pt idx="2609">
                  <c:v>-6.6641779999999997</c:v>
                </c:pt>
                <c:pt idx="2610">
                  <c:v>-2.7320359999999999</c:v>
                </c:pt>
                <c:pt idx="2611">
                  <c:v>-5.2860230000000001</c:v>
                </c:pt>
                <c:pt idx="2612">
                  <c:v>-2.482437</c:v>
                </c:pt>
                <c:pt idx="2613">
                  <c:v>-4.8740610000000002</c:v>
                </c:pt>
                <c:pt idx="2614">
                  <c:v>-2.164272</c:v>
                </c:pt>
                <c:pt idx="2615">
                  <c:v>-3.9262269999999999</c:v>
                </c:pt>
                <c:pt idx="2616">
                  <c:v>-1.1665589999999999</c:v>
                </c:pt>
                <c:pt idx="2617">
                  <c:v>-1.592525</c:v>
                </c:pt>
                <c:pt idx="2618">
                  <c:v>0.32697300000000001</c:v>
                </c:pt>
                <c:pt idx="2619">
                  <c:v>1.278823</c:v>
                </c:pt>
                <c:pt idx="2620">
                  <c:v>1.455478</c:v>
                </c:pt>
                <c:pt idx="2621">
                  <c:v>3.3132450000000002</c:v>
                </c:pt>
                <c:pt idx="2622">
                  <c:v>2.1262539999999999</c:v>
                </c:pt>
                <c:pt idx="2623">
                  <c:v>4.6138490000000001</c:v>
                </c:pt>
                <c:pt idx="2624">
                  <c:v>3.1762920000000001</c:v>
                </c:pt>
                <c:pt idx="2625">
                  <c:v>7.3997200000000003</c:v>
                </c:pt>
                <c:pt idx="2626">
                  <c:v>5.5516569999999996</c:v>
                </c:pt>
                <c:pt idx="2627">
                  <c:v>12.25769</c:v>
                </c:pt>
                <c:pt idx="2628">
                  <c:v>7.3987780000000001</c:v>
                </c:pt>
                <c:pt idx="2629">
                  <c:v>15.087109</c:v>
                </c:pt>
                <c:pt idx="2630">
                  <c:v>7.8089870000000001</c:v>
                </c:pt>
                <c:pt idx="2631">
                  <c:v>15.866052</c:v>
                </c:pt>
                <c:pt idx="2632">
                  <c:v>8.4820989999999998</c:v>
                </c:pt>
                <c:pt idx="2633">
                  <c:v>17.410356999999998</c:v>
                </c:pt>
                <c:pt idx="2634">
                  <c:v>9.1484439999999996</c:v>
                </c:pt>
                <c:pt idx="2635">
                  <c:v>18.274934000000002</c:v>
                </c:pt>
                <c:pt idx="2636">
                  <c:v>9.0530039999999996</c:v>
                </c:pt>
                <c:pt idx="2637">
                  <c:v>18.089791999999999</c:v>
                </c:pt>
                <c:pt idx="2638">
                  <c:v>8.8401709999999998</c:v>
                </c:pt>
                <c:pt idx="2639">
                  <c:v>17.266793999999997</c:v>
                </c:pt>
                <c:pt idx="2640">
                  <c:v>8.1507830000000006</c:v>
                </c:pt>
                <c:pt idx="2641">
                  <c:v>16.441231999999999</c:v>
                </c:pt>
                <c:pt idx="2642">
                  <c:v>8.6634869999999999</c:v>
                </c:pt>
                <c:pt idx="2643">
                  <c:v>17.53913</c:v>
                </c:pt>
                <c:pt idx="2644">
                  <c:v>8.7783569999999997</c:v>
                </c:pt>
                <c:pt idx="2645">
                  <c:v>17.00046</c:v>
                </c:pt>
                <c:pt idx="2646">
                  <c:v>7.3840130000000004</c:v>
                </c:pt>
                <c:pt idx="2647">
                  <c:v>13.845354</c:v>
                </c:pt>
                <c:pt idx="2648">
                  <c:v>5.6529600000000002</c:v>
                </c:pt>
                <c:pt idx="2649">
                  <c:v>10.631409999999999</c:v>
                </c:pt>
                <c:pt idx="2650">
                  <c:v>4.490405</c:v>
                </c:pt>
                <c:pt idx="2651">
                  <c:v>8.6974070000000001</c:v>
                </c:pt>
                <c:pt idx="2652">
                  <c:v>3.9985940000000002</c:v>
                </c:pt>
                <c:pt idx="2653">
                  <c:v>7.5866670000000003</c:v>
                </c:pt>
                <c:pt idx="2654">
                  <c:v>2.7928790000000001</c:v>
                </c:pt>
                <c:pt idx="2655">
                  <c:v>4.6911490000000002</c:v>
                </c:pt>
                <c:pt idx="2656">
                  <c:v>1.0775859999999999</c:v>
                </c:pt>
                <c:pt idx="2657">
                  <c:v>1.4992529999999999</c:v>
                </c:pt>
                <c:pt idx="2658">
                  <c:v>8.3765999999999993E-2</c:v>
                </c:pt>
                <c:pt idx="2659">
                  <c:v>2.7126999999999991E-2</c:v>
                </c:pt>
                <c:pt idx="2660">
                  <c:v>-0.20530200000000001</c:v>
                </c:pt>
                <c:pt idx="2661">
                  <c:v>-0.672261</c:v>
                </c:pt>
                <c:pt idx="2662">
                  <c:v>-1.0009619999999999</c:v>
                </c:pt>
                <c:pt idx="2663">
                  <c:v>-2.7427919999999997</c:v>
                </c:pt>
                <c:pt idx="2664">
                  <c:v>-2.5268290000000002</c:v>
                </c:pt>
                <c:pt idx="2665">
                  <c:v>-5.6794370000000001</c:v>
                </c:pt>
                <c:pt idx="2666">
                  <c:v>-3.4331339999999999</c:v>
                </c:pt>
                <c:pt idx="2667">
                  <c:v>-6.947775</c:v>
                </c:pt>
                <c:pt idx="2668">
                  <c:v>-3.5476049999999999</c:v>
                </c:pt>
                <c:pt idx="2669">
                  <c:v>-6.9879479999999994</c:v>
                </c:pt>
                <c:pt idx="2670">
                  <c:v>-3.1674709999999999</c:v>
                </c:pt>
                <c:pt idx="2671">
                  <c:v>-5.9753100000000003</c:v>
                </c:pt>
                <c:pt idx="2672">
                  <c:v>-2.4627490000000001</c:v>
                </c:pt>
                <c:pt idx="2673">
                  <c:v>-4.6282709999999998</c:v>
                </c:pt>
                <c:pt idx="2674">
                  <c:v>-1.8161750000000001</c:v>
                </c:pt>
                <c:pt idx="2675">
                  <c:v>-3.24146</c:v>
                </c:pt>
                <c:pt idx="2676">
                  <c:v>-1.1296790000000001</c:v>
                </c:pt>
                <c:pt idx="2677">
                  <c:v>-2.2010640000000001</c:v>
                </c:pt>
                <c:pt idx="2678">
                  <c:v>-1.2281</c:v>
                </c:pt>
                <c:pt idx="2679">
                  <c:v>-2.62934</c:v>
                </c:pt>
                <c:pt idx="2680">
                  <c:v>-1.526149</c:v>
                </c:pt>
                <c:pt idx="2681">
                  <c:v>-2.9276409999999999</c:v>
                </c:pt>
                <c:pt idx="2682">
                  <c:v>-0.88684600000000002</c:v>
                </c:pt>
                <c:pt idx="2683">
                  <c:v>-1.140795</c:v>
                </c:pt>
                <c:pt idx="2684">
                  <c:v>0.21914800000000001</c:v>
                </c:pt>
                <c:pt idx="2685">
                  <c:v>0.64702999999999999</c:v>
                </c:pt>
                <c:pt idx="2686">
                  <c:v>0.49788399999999999</c:v>
                </c:pt>
                <c:pt idx="2687">
                  <c:v>1.038014</c:v>
                </c:pt>
                <c:pt idx="2688">
                  <c:v>0.67966300000000002</c:v>
                </c:pt>
                <c:pt idx="2689">
                  <c:v>1.5096449999999999</c:v>
                </c:pt>
                <c:pt idx="2690">
                  <c:v>1.162741</c:v>
                </c:pt>
                <c:pt idx="2691">
                  <c:v>2.818273</c:v>
                </c:pt>
                <c:pt idx="2692">
                  <c:v>2.1018439999999998</c:v>
                </c:pt>
                <c:pt idx="2693">
                  <c:v>4.6143509999999992</c:v>
                </c:pt>
                <c:pt idx="2694">
                  <c:v>2.926202</c:v>
                </c:pt>
                <c:pt idx="2695">
                  <c:v>6.1774109999999993</c:v>
                </c:pt>
                <c:pt idx="2696">
                  <c:v>3.2272810000000001</c:v>
                </c:pt>
                <c:pt idx="2697">
                  <c:v>6.0087820000000001</c:v>
                </c:pt>
                <c:pt idx="2698">
                  <c:v>2.0355340000000002</c:v>
                </c:pt>
                <c:pt idx="2699">
                  <c:v>3.1319610000000004</c:v>
                </c:pt>
                <c:pt idx="2700">
                  <c:v>0.16694300000000001</c:v>
                </c:pt>
                <c:pt idx="2701">
                  <c:v>-0.310116</c:v>
                </c:pt>
                <c:pt idx="2702">
                  <c:v>-0.684554</c:v>
                </c:pt>
                <c:pt idx="2703">
                  <c:v>-0.83829200000000004</c:v>
                </c:pt>
                <c:pt idx="2704">
                  <c:v>0.69320499999999996</c:v>
                </c:pt>
                <c:pt idx="2705">
                  <c:v>1.6025700000000001</c:v>
                </c:pt>
                <c:pt idx="2706">
                  <c:v>0.13222700000000001</c:v>
                </c:pt>
                <c:pt idx="2707">
                  <c:v>-0.64287899999999998</c:v>
                </c:pt>
                <c:pt idx="2708">
                  <c:v>-0.97622200000000003</c:v>
                </c:pt>
                <c:pt idx="2709">
                  <c:v>-1.9280810000000002</c:v>
                </c:pt>
                <c:pt idx="2710">
                  <c:v>-0.78026799999999996</c:v>
                </c:pt>
                <c:pt idx="2711">
                  <c:v>-0.98381699999999994</c:v>
                </c:pt>
                <c:pt idx="2712">
                  <c:v>0.58903099999999997</c:v>
                </c:pt>
                <c:pt idx="2713">
                  <c:v>1.5131760000000001</c:v>
                </c:pt>
                <c:pt idx="2714">
                  <c:v>0.65425999999999995</c:v>
                </c:pt>
                <c:pt idx="2715">
                  <c:v>0.61378699999999997</c:v>
                </c:pt>
                <c:pt idx="2716">
                  <c:v>-0.41575600000000001</c:v>
                </c:pt>
                <c:pt idx="2717">
                  <c:v>-0.85501899999999997</c:v>
                </c:pt>
                <c:pt idx="2718">
                  <c:v>-0.32249100000000003</c:v>
                </c:pt>
                <c:pt idx="2719">
                  <c:v>-0.66346100000000008</c:v>
                </c:pt>
                <c:pt idx="2720">
                  <c:v>-0.62702599999999997</c:v>
                </c:pt>
                <c:pt idx="2721">
                  <c:v>-1.6301389999999998</c:v>
                </c:pt>
                <c:pt idx="2722">
                  <c:v>-1.3822589999999999</c:v>
                </c:pt>
                <c:pt idx="2723">
                  <c:v>-3.0327099999999998</c:v>
                </c:pt>
                <c:pt idx="2724">
                  <c:v>-1.736653</c:v>
                </c:pt>
                <c:pt idx="2725">
                  <c:v>-3.424175</c:v>
                </c:pt>
                <c:pt idx="2726">
                  <c:v>-1.6247290000000001</c:v>
                </c:pt>
                <c:pt idx="2727">
                  <c:v>-3.2820140000000002</c:v>
                </c:pt>
                <c:pt idx="2728">
                  <c:v>-1.753458</c:v>
                </c:pt>
                <c:pt idx="2729">
                  <c:v>-3.6526889999999996</c:v>
                </c:pt>
                <c:pt idx="2730">
                  <c:v>-2.0584579999999999</c:v>
                </c:pt>
                <c:pt idx="2731">
                  <c:v>-4.1856249999999999</c:v>
                </c:pt>
                <c:pt idx="2732">
                  <c:v>-2.0185919999999999</c:v>
                </c:pt>
                <c:pt idx="2733">
                  <c:v>-3.794943</c:v>
                </c:pt>
                <c:pt idx="2734">
                  <c:v>-1.500623</c:v>
                </c:pt>
                <c:pt idx="2735">
                  <c:v>-2.7169119999999998</c:v>
                </c:pt>
                <c:pt idx="2736">
                  <c:v>-0.92534499999999997</c:v>
                </c:pt>
                <c:pt idx="2737">
                  <c:v>-1.601996</c:v>
                </c:pt>
                <c:pt idx="2738">
                  <c:v>-0.55705899999999997</c:v>
                </c:pt>
                <c:pt idx="2739">
                  <c:v>-1.09165</c:v>
                </c:pt>
                <c:pt idx="2740">
                  <c:v>-0.56472500000000003</c:v>
                </c:pt>
                <c:pt idx="2741">
                  <c:v>-1.1903920000000001</c:v>
                </c:pt>
                <c:pt idx="2742">
                  <c:v>-0.66745299999999996</c:v>
                </c:pt>
                <c:pt idx="2743">
                  <c:v>-1.257733</c:v>
                </c:pt>
                <c:pt idx="2744">
                  <c:v>-0.38364900000000002</c:v>
                </c:pt>
                <c:pt idx="2745">
                  <c:v>-0.58290299999999995</c:v>
                </c:pt>
                <c:pt idx="2746">
                  <c:v>-0.124987</c:v>
                </c:pt>
                <c:pt idx="2747">
                  <c:v>-0.25544</c:v>
                </c:pt>
                <c:pt idx="2748">
                  <c:v>-0.16359299999999999</c:v>
                </c:pt>
                <c:pt idx="2749">
                  <c:v>-0.36895299999999998</c:v>
                </c:pt>
                <c:pt idx="2750">
                  <c:v>-0.22490199999999999</c:v>
                </c:pt>
                <c:pt idx="2751">
                  <c:v>-0.448963</c:v>
                </c:pt>
                <c:pt idx="2752">
                  <c:v>-0.198793</c:v>
                </c:pt>
                <c:pt idx="2753">
                  <c:v>-0.36476900000000001</c:v>
                </c:pt>
                <c:pt idx="2754">
                  <c:v>-0.15305199999999999</c:v>
                </c:pt>
              </c:numCache>
            </c:numRef>
          </c:val>
          <c:smooth val="0"/>
          <c:extLst>
            <c:ext xmlns:c16="http://schemas.microsoft.com/office/drawing/2014/chart" uri="{C3380CC4-5D6E-409C-BE32-E72D297353CC}">
              <c16:uniqueId val="{00000000-31F1-4C5A-AE58-4D69EFEFD979}"/>
            </c:ext>
          </c:extLst>
        </c:ser>
        <c:ser>
          <c:idx val="1"/>
          <c:order val="1"/>
          <c:tx>
            <c:strRef>
              <c:f>Sheet1!$K$1</c:f>
              <c:strCache>
                <c:ptCount val="1"/>
                <c:pt idx="0">
                  <c:v>G_y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Sheet1!$K$2:$K$2756</c:f>
              <c:numCache>
                <c:formatCode>General</c:formatCode>
                <c:ptCount val="2755"/>
                <c:pt idx="0">
                  <c:v>-0.32481100000000002</c:v>
                </c:pt>
                <c:pt idx="1">
                  <c:v>-0.58673200000000003</c:v>
                </c:pt>
                <c:pt idx="2">
                  <c:v>-5.5326E-2</c:v>
                </c:pt>
                <c:pt idx="3">
                  <c:v>8.8433999999999999E-2</c:v>
                </c:pt>
                <c:pt idx="4">
                  <c:v>0.13197200000000001</c:v>
                </c:pt>
                <c:pt idx="5">
                  <c:v>0.25014800000000004</c:v>
                </c:pt>
                <c:pt idx="6">
                  <c:v>-3.6084999999999999E-2</c:v>
                </c:pt>
                <c:pt idx="7">
                  <c:v>-6.5750000000000003E-2</c:v>
                </c:pt>
                <c:pt idx="8">
                  <c:v>-1.5748999999999999E-2</c:v>
                </c:pt>
                <c:pt idx="9">
                  <c:v>-1.7547E-2</c:v>
                </c:pt>
                <c:pt idx="10">
                  <c:v>-7.0369999999999999E-3</c:v>
                </c:pt>
                <c:pt idx="11">
                  <c:v>-5.6647000000000003E-2</c:v>
                </c:pt>
                <c:pt idx="12">
                  <c:v>-9.2221999999999998E-2</c:v>
                </c:pt>
                <c:pt idx="13">
                  <c:v>-0.199383</c:v>
                </c:pt>
                <c:pt idx="14">
                  <c:v>-9.8685999999999996E-2</c:v>
                </c:pt>
                <c:pt idx="15">
                  <c:v>-0.153725</c:v>
                </c:pt>
                <c:pt idx="16">
                  <c:v>1.1023E-2</c:v>
                </c:pt>
                <c:pt idx="17">
                  <c:v>7.8567000000000012E-2</c:v>
                </c:pt>
                <c:pt idx="18">
                  <c:v>6.9749000000000005E-2</c:v>
                </c:pt>
                <c:pt idx="19">
                  <c:v>9.5902000000000001E-2</c:v>
                </c:pt>
                <c:pt idx="20">
                  <c:v>-3.5582000000000003E-2</c:v>
                </c:pt>
                <c:pt idx="21">
                  <c:v>-0.10952100000000001</c:v>
                </c:pt>
                <c:pt idx="22">
                  <c:v>-8.6763999999999994E-2</c:v>
                </c:pt>
                <c:pt idx="23">
                  <c:v>-0.16506399999999999</c:v>
                </c:pt>
                <c:pt idx="24">
                  <c:v>-3.8920999999999997E-2</c:v>
                </c:pt>
                <c:pt idx="25">
                  <c:v>-3.6294E-2</c:v>
                </c:pt>
                <c:pt idx="26">
                  <c:v>1.3289E-2</c:v>
                </c:pt>
                <c:pt idx="27">
                  <c:v>4.2079999999999999E-3</c:v>
                </c:pt>
                <c:pt idx="28">
                  <c:v>-3.9972000000000001E-2</c:v>
                </c:pt>
                <c:pt idx="29">
                  <c:v>-0.119368</c:v>
                </c:pt>
                <c:pt idx="30">
                  <c:v>-9.4330999999999998E-2</c:v>
                </c:pt>
                <c:pt idx="31">
                  <c:v>-0.16098000000000001</c:v>
                </c:pt>
                <c:pt idx="32">
                  <c:v>-3.5782000000000001E-2</c:v>
                </c:pt>
                <c:pt idx="33">
                  <c:v>-4.2798000000000003E-2</c:v>
                </c:pt>
                <c:pt idx="34">
                  <c:v>-8.0540000000000004E-3</c:v>
                </c:pt>
                <c:pt idx="35">
                  <c:v>-4.8063999999999996E-2</c:v>
                </c:pt>
                <c:pt idx="36">
                  <c:v>-8.1567000000000001E-2</c:v>
                </c:pt>
                <c:pt idx="37">
                  <c:v>-0.19619799999999998</c:v>
                </c:pt>
                <c:pt idx="38">
                  <c:v>-0.101913</c:v>
                </c:pt>
                <c:pt idx="39">
                  <c:v>-0.15806999999999999</c:v>
                </c:pt>
                <c:pt idx="40">
                  <c:v>1.0933999999999999E-2</c:v>
                </c:pt>
                <c:pt idx="41">
                  <c:v>8.0448999999999993E-2</c:v>
                </c:pt>
                <c:pt idx="42">
                  <c:v>8.6539000000000005E-2</c:v>
                </c:pt>
                <c:pt idx="43">
                  <c:v>0.14641799999999999</c:v>
                </c:pt>
                <c:pt idx="44">
                  <c:v>7.6519999999999999E-3</c:v>
                </c:pt>
                <c:pt idx="45">
                  <c:v>-3.4786999999999998E-2</c:v>
                </c:pt>
                <c:pt idx="46">
                  <c:v>-7.0139999999999994E-2</c:v>
                </c:pt>
                <c:pt idx="47">
                  <c:v>-0.13599699999999998</c:v>
                </c:pt>
                <c:pt idx="48">
                  <c:v>-3.9227999999999999E-2</c:v>
                </c:pt>
                <c:pt idx="49">
                  <c:v>-4.3332999999999997E-2</c:v>
                </c:pt>
                <c:pt idx="50">
                  <c:v>4.7004999999999998E-2</c:v>
                </c:pt>
                <c:pt idx="51">
                  <c:v>0.13660600000000001</c:v>
                </c:pt>
                <c:pt idx="52">
                  <c:v>9.5971000000000001E-2</c:v>
                </c:pt>
                <c:pt idx="53">
                  <c:v>0.19084699999999999</c:v>
                </c:pt>
                <c:pt idx="54">
                  <c:v>8.3130999999999997E-2</c:v>
                </c:pt>
                <c:pt idx="55">
                  <c:v>0.136405</c:v>
                </c:pt>
                <c:pt idx="56">
                  <c:v>1.1734E-2</c:v>
                </c:pt>
                <c:pt idx="57">
                  <c:v>-1.8033E-2</c:v>
                </c:pt>
                <c:pt idx="58">
                  <c:v>-7.4434E-2</c:v>
                </c:pt>
                <c:pt idx="59">
                  <c:v>-0.148812</c:v>
                </c:pt>
                <c:pt idx="60">
                  <c:v>-7.2740000000000001E-3</c:v>
                </c:pt>
                <c:pt idx="61">
                  <c:v>0.12707599999999999</c:v>
                </c:pt>
                <c:pt idx="62">
                  <c:v>0.31223299999999998</c:v>
                </c:pt>
                <c:pt idx="63">
                  <c:v>0.67558499999999999</c:v>
                </c:pt>
                <c:pt idx="64">
                  <c:v>0.14698600000000001</c:v>
                </c:pt>
                <c:pt idx="65">
                  <c:v>-1.9468999999999986E-2</c:v>
                </c:pt>
                <c:pt idx="66">
                  <c:v>-0.36450199999999999</c:v>
                </c:pt>
                <c:pt idx="67">
                  <c:v>-0.78622799999999993</c:v>
                </c:pt>
                <c:pt idx="68">
                  <c:v>-0.373585</c:v>
                </c:pt>
                <c:pt idx="69">
                  <c:v>-0.462559</c:v>
                </c:pt>
                <c:pt idx="70">
                  <c:v>-3.8470000000000002E-3</c:v>
                </c:pt>
                <c:pt idx="71">
                  <c:v>-1.8607000000000002E-2</c:v>
                </c:pt>
                <c:pt idx="72">
                  <c:v>-2.0040000000000001E-3</c:v>
                </c:pt>
                <c:pt idx="73">
                  <c:v>3.1137999999999999E-2</c:v>
                </c:pt>
                <c:pt idx="74">
                  <c:v>3.8523000000000002E-2</c:v>
                </c:pt>
                <c:pt idx="75">
                  <c:v>3.8801000000000002E-2</c:v>
                </c:pt>
                <c:pt idx="76">
                  <c:v>-5.8216999999999998E-2</c:v>
                </c:pt>
                <c:pt idx="77">
                  <c:v>-0.170737</c:v>
                </c:pt>
                <c:pt idx="78">
                  <c:v>-0.145589</c:v>
                </c:pt>
                <c:pt idx="79">
                  <c:v>-0.272094</c:v>
                </c:pt>
                <c:pt idx="80">
                  <c:v>-8.1858E-2</c:v>
                </c:pt>
                <c:pt idx="81">
                  <c:v>-0.110522</c:v>
                </c:pt>
                <c:pt idx="82">
                  <c:v>1.0732999999999999E-2</c:v>
                </c:pt>
                <c:pt idx="83">
                  <c:v>3.2146999999999995E-2</c:v>
                </c:pt>
                <c:pt idx="84">
                  <c:v>5.4840000000000002E-3</c:v>
                </c:pt>
                <c:pt idx="85">
                  <c:v>-4.1183999999999998E-2</c:v>
                </c:pt>
                <c:pt idx="86">
                  <c:v>-9.9918999999999994E-2</c:v>
                </c:pt>
                <c:pt idx="87">
                  <c:v>-0.21263499999999999</c:v>
                </c:pt>
                <c:pt idx="88">
                  <c:v>-0.106332</c:v>
                </c:pt>
                <c:pt idx="89">
                  <c:v>-0.19883099999999998</c:v>
                </c:pt>
                <c:pt idx="90">
                  <c:v>-6.8033999999999997E-2</c:v>
                </c:pt>
                <c:pt idx="91">
                  <c:v>-0.10947999999999999</c:v>
                </c:pt>
                <c:pt idx="92">
                  <c:v>-1.9109999999999999E-2</c:v>
                </c:pt>
                <c:pt idx="93">
                  <c:v>-3.8237999999999994E-2</c:v>
                </c:pt>
                <c:pt idx="94">
                  <c:v>-2.9760999999999999E-2</c:v>
                </c:pt>
                <c:pt idx="95">
                  <c:v>-9.0359999999999996E-2</c:v>
                </c:pt>
                <c:pt idx="96">
                  <c:v>-9.8906999999999995E-2</c:v>
                </c:pt>
                <c:pt idx="97">
                  <c:v>-0.215917</c:v>
                </c:pt>
                <c:pt idx="98">
                  <c:v>-0.118092</c:v>
                </c:pt>
                <c:pt idx="99">
                  <c:v>-0.23086099999999998</c:v>
                </c:pt>
                <c:pt idx="100">
                  <c:v>-0.107409</c:v>
                </c:pt>
                <c:pt idx="101">
                  <c:v>-0.20622000000000001</c:v>
                </c:pt>
                <c:pt idx="102">
                  <c:v>-9.1273000000000007E-2</c:v>
                </c:pt>
                <c:pt idx="103">
                  <c:v>-0.16332200000000002</c:v>
                </c:pt>
                <c:pt idx="104">
                  <c:v>-5.1792999999999999E-2</c:v>
                </c:pt>
                <c:pt idx="105">
                  <c:v>-0.100435</c:v>
                </c:pt>
                <c:pt idx="106">
                  <c:v>-4.9757999999999997E-2</c:v>
                </c:pt>
                <c:pt idx="107">
                  <c:v>-0.10697999999999999</c:v>
                </c:pt>
                <c:pt idx="108">
                  <c:v>-6.8901000000000004E-2</c:v>
                </c:pt>
                <c:pt idx="109">
                  <c:v>-0.15479599999999999</c:v>
                </c:pt>
                <c:pt idx="110">
                  <c:v>-0.1221</c:v>
                </c:pt>
                <c:pt idx="111">
                  <c:v>-0.27618100000000001</c:v>
                </c:pt>
                <c:pt idx="112">
                  <c:v>-0.16159999999999999</c:v>
                </c:pt>
                <c:pt idx="113">
                  <c:v>-0.33609500000000003</c:v>
                </c:pt>
                <c:pt idx="114">
                  <c:v>-0.15651000000000001</c:v>
                </c:pt>
                <c:pt idx="115">
                  <c:v>-0.23857100000000001</c:v>
                </c:pt>
                <c:pt idx="116">
                  <c:v>2.5420000000000002E-2</c:v>
                </c:pt>
                <c:pt idx="117">
                  <c:v>0.127472</c:v>
                </c:pt>
                <c:pt idx="118">
                  <c:v>0.11692900000000001</c:v>
                </c:pt>
                <c:pt idx="119">
                  <c:v>0.19658200000000001</c:v>
                </c:pt>
                <c:pt idx="120">
                  <c:v>-1.8304999999999998E-2</c:v>
                </c:pt>
                <c:pt idx="121">
                  <c:v>-0.14310899999999999</c:v>
                </c:pt>
                <c:pt idx="122">
                  <c:v>-0.16108600000000001</c:v>
                </c:pt>
                <c:pt idx="123">
                  <c:v>-0.27543499999999999</c:v>
                </c:pt>
                <c:pt idx="124">
                  <c:v>-1.0113E-2</c:v>
                </c:pt>
                <c:pt idx="125">
                  <c:v>8.8297E-2</c:v>
                </c:pt>
                <c:pt idx="126">
                  <c:v>0.17500199999999999</c:v>
                </c:pt>
                <c:pt idx="127">
                  <c:v>0.38825599999999999</c:v>
                </c:pt>
                <c:pt idx="128">
                  <c:v>0.19720499999999999</c:v>
                </c:pt>
                <c:pt idx="129">
                  <c:v>0.345331</c:v>
                </c:pt>
                <c:pt idx="130">
                  <c:v>0.121437</c:v>
                </c:pt>
                <c:pt idx="131">
                  <c:v>0.23327999999999999</c:v>
                </c:pt>
                <c:pt idx="132">
                  <c:v>9.2688000000000006E-2</c:v>
                </c:pt>
                <c:pt idx="133">
                  <c:v>0.182231</c:v>
                </c:pt>
                <c:pt idx="134">
                  <c:v>9.7087999999999994E-2</c:v>
                </c:pt>
                <c:pt idx="135">
                  <c:v>0.22624499999999997</c:v>
                </c:pt>
                <c:pt idx="136">
                  <c:v>0.18248900000000001</c:v>
                </c:pt>
                <c:pt idx="137">
                  <c:v>0.41612199999999999</c:v>
                </c:pt>
                <c:pt idx="138">
                  <c:v>0.221888</c:v>
                </c:pt>
                <c:pt idx="139">
                  <c:v>0.35957899999999998</c:v>
                </c:pt>
                <c:pt idx="140">
                  <c:v>1.6220999999999999E-2</c:v>
                </c:pt>
                <c:pt idx="141">
                  <c:v>-3.6829000000000001E-2</c:v>
                </c:pt>
                <c:pt idx="142">
                  <c:v>4.4400000000000004E-3</c:v>
                </c:pt>
                <c:pt idx="143">
                  <c:v>0.18463399999999999</c:v>
                </c:pt>
                <c:pt idx="144">
                  <c:v>0.38370199999999999</c:v>
                </c:pt>
                <c:pt idx="145">
                  <c:v>0.93476400000000004</c:v>
                </c:pt>
                <c:pt idx="146">
                  <c:v>0.62257799999999996</c:v>
                </c:pt>
                <c:pt idx="147">
                  <c:v>1.1462059999999998</c:v>
                </c:pt>
                <c:pt idx="148">
                  <c:v>0.34261200000000003</c:v>
                </c:pt>
                <c:pt idx="149">
                  <c:v>0.51586900000000002</c:v>
                </c:pt>
                <c:pt idx="150">
                  <c:v>4.1118000000000002E-2</c:v>
                </c:pt>
                <c:pt idx="151">
                  <c:v>4.4857000000000001E-2</c:v>
                </c:pt>
                <c:pt idx="152">
                  <c:v>3.7700999999999998E-2</c:v>
                </c:pt>
                <c:pt idx="153">
                  <c:v>0.17543900000000001</c:v>
                </c:pt>
                <c:pt idx="154">
                  <c:v>0.26342900000000002</c:v>
                </c:pt>
                <c:pt idx="155">
                  <c:v>0.62703400000000009</c:v>
                </c:pt>
                <c:pt idx="156">
                  <c:v>0.41802499999999998</c:v>
                </c:pt>
                <c:pt idx="157">
                  <c:v>0.82014399999999998</c:v>
                </c:pt>
                <c:pt idx="158">
                  <c:v>0.33501399999999998</c:v>
                </c:pt>
                <c:pt idx="159">
                  <c:v>0.55920499999999995</c:v>
                </c:pt>
                <c:pt idx="160">
                  <c:v>7.9292000000000001E-2</c:v>
                </c:pt>
                <c:pt idx="161">
                  <c:v>-3.261E-3</c:v>
                </c:pt>
                <c:pt idx="162">
                  <c:v>-0.16226099999999999</c:v>
                </c:pt>
                <c:pt idx="163">
                  <c:v>-0.30718499999999999</c:v>
                </c:pt>
                <c:pt idx="164">
                  <c:v>-8.83E-4</c:v>
                </c:pt>
                <c:pt idx="165">
                  <c:v>0.222052</c:v>
                </c:pt>
                <c:pt idx="166">
                  <c:v>0.21012900000000001</c:v>
                </c:pt>
                <c:pt idx="167">
                  <c:v>0.35409999999999997</c:v>
                </c:pt>
                <c:pt idx="168">
                  <c:v>-9.6569000000000002E-2</c:v>
                </c:pt>
                <c:pt idx="169">
                  <c:v>-0.27202300000000001</c:v>
                </c:pt>
                <c:pt idx="170">
                  <c:v>-0.128635</c:v>
                </c:pt>
                <c:pt idx="171">
                  <c:v>-0.17840400000000001</c:v>
                </c:pt>
                <c:pt idx="172">
                  <c:v>-3.898E-3</c:v>
                </c:pt>
                <c:pt idx="173">
                  <c:v>-6.6779999999999999E-3</c:v>
                </c:pt>
                <c:pt idx="174">
                  <c:v>-2.4081000000000002E-2</c:v>
                </c:pt>
                <c:pt idx="175">
                  <c:v>-8.3403000000000005E-2</c:v>
                </c:pt>
                <c:pt idx="176">
                  <c:v>-9.9934999999999996E-2</c:v>
                </c:pt>
                <c:pt idx="177">
                  <c:v>-0.22131200000000001</c:v>
                </c:pt>
                <c:pt idx="178">
                  <c:v>-9.2688999999999994E-2</c:v>
                </c:pt>
                <c:pt idx="179">
                  <c:v>-0.12564799999999998</c:v>
                </c:pt>
                <c:pt idx="180">
                  <c:v>-8.2690000000000003E-3</c:v>
                </c:pt>
                <c:pt idx="181">
                  <c:v>-3.5520000000000003E-2</c:v>
                </c:pt>
                <c:pt idx="182">
                  <c:v>-6.7623000000000003E-2</c:v>
                </c:pt>
                <c:pt idx="183">
                  <c:v>-0.18635099999999999</c:v>
                </c:pt>
                <c:pt idx="184">
                  <c:v>-0.164546</c:v>
                </c:pt>
                <c:pt idx="185">
                  <c:v>-0.367452</c:v>
                </c:pt>
                <c:pt idx="186">
                  <c:v>-0.21890000000000001</c:v>
                </c:pt>
                <c:pt idx="187">
                  <c:v>-0.40154699999999999</c:v>
                </c:pt>
                <c:pt idx="188">
                  <c:v>-0.120758</c:v>
                </c:pt>
                <c:pt idx="189">
                  <c:v>-0.188168</c:v>
                </c:pt>
                <c:pt idx="190">
                  <c:v>-1.5161000000000001E-2</c:v>
                </c:pt>
                <c:pt idx="191">
                  <c:v>-1.0065000000000001E-2</c:v>
                </c:pt>
                <c:pt idx="192">
                  <c:v>-1.0928999999999999E-2</c:v>
                </c:pt>
                <c:pt idx="193">
                  <c:v>-5.0674000000000004E-2</c:v>
                </c:pt>
                <c:pt idx="194">
                  <c:v>-8.1313999999999997E-2</c:v>
                </c:pt>
                <c:pt idx="195">
                  <c:v>-0.14771200000000001</c:v>
                </c:pt>
                <c:pt idx="196">
                  <c:v>3.0536000000000001E-2</c:v>
                </c:pt>
                <c:pt idx="197">
                  <c:v>0.19533900000000001</c:v>
                </c:pt>
                <c:pt idx="198">
                  <c:v>0.23730799999999999</c:v>
                </c:pt>
                <c:pt idx="199">
                  <c:v>0.43953799999999998</c:v>
                </c:pt>
                <c:pt idx="200">
                  <c:v>8.5130999999999998E-2</c:v>
                </c:pt>
                <c:pt idx="201">
                  <c:v>2.8644999999999997E-2</c:v>
                </c:pt>
                <c:pt idx="202">
                  <c:v>-0.14910899999999999</c:v>
                </c:pt>
                <c:pt idx="203">
                  <c:v>-0.30986999999999998</c:v>
                </c:pt>
                <c:pt idx="204">
                  <c:v>-7.4395000000000003E-2</c:v>
                </c:pt>
                <c:pt idx="205">
                  <c:v>-2.9375999999999999E-2</c:v>
                </c:pt>
                <c:pt idx="206">
                  <c:v>0.117455</c:v>
                </c:pt>
                <c:pt idx="207">
                  <c:v>0.31047599999999997</c:v>
                </c:pt>
                <c:pt idx="208">
                  <c:v>0.257938</c:v>
                </c:pt>
                <c:pt idx="209">
                  <c:v>0.57555200000000006</c:v>
                </c:pt>
                <c:pt idx="210">
                  <c:v>0.381747</c:v>
                </c:pt>
                <c:pt idx="211">
                  <c:v>0.75851099999999994</c:v>
                </c:pt>
                <c:pt idx="212">
                  <c:v>0.36002400000000001</c:v>
                </c:pt>
                <c:pt idx="213">
                  <c:v>0.68719799999999998</c:v>
                </c:pt>
                <c:pt idx="214">
                  <c:v>0.23327400000000001</c:v>
                </c:pt>
                <c:pt idx="215">
                  <c:v>0.43204900000000002</c:v>
                </c:pt>
                <c:pt idx="216">
                  <c:v>0.20794899999999999</c:v>
                </c:pt>
                <c:pt idx="217">
                  <c:v>0.40174900000000002</c:v>
                </c:pt>
                <c:pt idx="218">
                  <c:v>0.181953</c:v>
                </c:pt>
                <c:pt idx="219">
                  <c:v>0.40348400000000001</c:v>
                </c:pt>
                <c:pt idx="220">
                  <c:v>0.24537500000000001</c:v>
                </c:pt>
                <c:pt idx="221">
                  <c:v>0.40176800000000001</c:v>
                </c:pt>
                <c:pt idx="222">
                  <c:v>-3.4957000000000002E-2</c:v>
                </c:pt>
                <c:pt idx="223">
                  <c:v>-0.32224600000000003</c:v>
                </c:pt>
                <c:pt idx="224">
                  <c:v>-0.45584000000000002</c:v>
                </c:pt>
                <c:pt idx="225">
                  <c:v>-0.90365399999999996</c:v>
                </c:pt>
                <c:pt idx="226">
                  <c:v>-0.33848200000000001</c:v>
                </c:pt>
                <c:pt idx="227">
                  <c:v>-0.48004800000000003</c:v>
                </c:pt>
                <c:pt idx="228">
                  <c:v>7.1362999999999996E-2</c:v>
                </c:pt>
                <c:pt idx="229">
                  <c:v>0.33982499999999999</c:v>
                </c:pt>
                <c:pt idx="230">
                  <c:v>0.45805299999999999</c:v>
                </c:pt>
                <c:pt idx="231">
                  <c:v>1.1034489999999999</c:v>
                </c:pt>
                <c:pt idx="232">
                  <c:v>0.84500200000000003</c:v>
                </c:pt>
                <c:pt idx="233">
                  <c:v>1.778816</c:v>
                </c:pt>
                <c:pt idx="234">
                  <c:v>0.84869899999999998</c:v>
                </c:pt>
                <c:pt idx="235">
                  <c:v>1.513957</c:v>
                </c:pt>
                <c:pt idx="236">
                  <c:v>0.52839899999999995</c:v>
                </c:pt>
                <c:pt idx="237">
                  <c:v>1.076362</c:v>
                </c:pt>
                <c:pt idx="238">
                  <c:v>0.66029199999999999</c:v>
                </c:pt>
                <c:pt idx="239">
                  <c:v>1.3735330000000001</c:v>
                </c:pt>
                <c:pt idx="240">
                  <c:v>0.66002400000000006</c:v>
                </c:pt>
                <c:pt idx="241">
                  <c:v>1.175586</c:v>
                </c:pt>
                <c:pt idx="242">
                  <c:v>0.29772500000000002</c:v>
                </c:pt>
                <c:pt idx="243">
                  <c:v>0.24868300000000002</c:v>
                </c:pt>
                <c:pt idx="244">
                  <c:v>-0.324714</c:v>
                </c:pt>
                <c:pt idx="245">
                  <c:v>-0.70384899999999995</c:v>
                </c:pt>
                <c:pt idx="246">
                  <c:v>-0.43786599999999998</c:v>
                </c:pt>
                <c:pt idx="247">
                  <c:v>-1.006834</c:v>
                </c:pt>
                <c:pt idx="248">
                  <c:v>-0.67421299999999995</c:v>
                </c:pt>
                <c:pt idx="249">
                  <c:v>-1.3097479999999999</c:v>
                </c:pt>
                <c:pt idx="250">
                  <c:v>-0.43822100000000003</c:v>
                </c:pt>
                <c:pt idx="251">
                  <c:v>-0.50898600000000005</c:v>
                </c:pt>
                <c:pt idx="252">
                  <c:v>0.22168299999999999</c:v>
                </c:pt>
                <c:pt idx="253">
                  <c:v>0.49931599999999998</c:v>
                </c:pt>
                <c:pt idx="254">
                  <c:v>0.27599800000000002</c:v>
                </c:pt>
                <c:pt idx="255">
                  <c:v>0.485595</c:v>
                </c:pt>
                <c:pt idx="256">
                  <c:v>1.7937999999999999E-2</c:v>
                </c:pt>
                <c:pt idx="257">
                  <c:v>-7.5729000000000005E-2</c:v>
                </c:pt>
                <c:pt idx="258">
                  <c:v>-0.111507</c:v>
                </c:pt>
                <c:pt idx="259">
                  <c:v>-0.136571</c:v>
                </c:pt>
                <c:pt idx="260">
                  <c:v>0.11446000000000001</c:v>
                </c:pt>
                <c:pt idx="261">
                  <c:v>0.40244000000000002</c:v>
                </c:pt>
                <c:pt idx="262">
                  <c:v>0.49654700000000002</c:v>
                </c:pt>
                <c:pt idx="263">
                  <c:v>1.331691</c:v>
                </c:pt>
                <c:pt idx="264">
                  <c:v>1.2625139999999999</c:v>
                </c:pt>
                <c:pt idx="265">
                  <c:v>2.9469690000000002</c:v>
                </c:pt>
                <c:pt idx="266">
                  <c:v>1.82941</c:v>
                </c:pt>
                <c:pt idx="267">
                  <c:v>3.7216670000000001</c:v>
                </c:pt>
                <c:pt idx="268">
                  <c:v>1.9154990000000001</c:v>
                </c:pt>
                <c:pt idx="269">
                  <c:v>3.88069</c:v>
                </c:pt>
                <c:pt idx="270">
                  <c:v>2.0851630000000001</c:v>
                </c:pt>
                <c:pt idx="271">
                  <c:v>4.3277339999999995</c:v>
                </c:pt>
                <c:pt idx="272">
                  <c:v>2.5578599999999998</c:v>
                </c:pt>
                <c:pt idx="273">
                  <c:v>5.4759909999999996</c:v>
                </c:pt>
                <c:pt idx="274">
                  <c:v>3.1048550000000001</c:v>
                </c:pt>
                <c:pt idx="275">
                  <c:v>6.2770360000000007</c:v>
                </c:pt>
                <c:pt idx="276">
                  <c:v>3.2754370000000002</c:v>
                </c:pt>
                <c:pt idx="277">
                  <c:v>6.6899429999999995</c:v>
                </c:pt>
                <c:pt idx="278">
                  <c:v>3.240272</c:v>
                </c:pt>
                <c:pt idx="279">
                  <c:v>6.3214389999999998</c:v>
                </c:pt>
                <c:pt idx="280">
                  <c:v>3.4864850000000001</c:v>
                </c:pt>
                <c:pt idx="281">
                  <c:v>7.8857600000000003</c:v>
                </c:pt>
                <c:pt idx="282">
                  <c:v>5.225371</c:v>
                </c:pt>
                <c:pt idx="283">
                  <c:v>10.799206</c:v>
                </c:pt>
                <c:pt idx="284">
                  <c:v>5.5944250000000002</c:v>
                </c:pt>
                <c:pt idx="285">
                  <c:v>11.179141000000001</c:v>
                </c:pt>
                <c:pt idx="286">
                  <c:v>5.4550749999999999</c:v>
                </c:pt>
                <c:pt idx="287">
                  <c:v>10.785149000000001</c:v>
                </c:pt>
                <c:pt idx="288">
                  <c:v>5.6816250000000004</c:v>
                </c:pt>
                <c:pt idx="289">
                  <c:v>11.88195</c:v>
                </c:pt>
                <c:pt idx="290">
                  <c:v>6.9866210000000004</c:v>
                </c:pt>
                <c:pt idx="291">
                  <c:v>14.888912000000001</c:v>
                </c:pt>
                <c:pt idx="292">
                  <c:v>8.6928970000000003</c:v>
                </c:pt>
                <c:pt idx="293">
                  <c:v>18.206505</c:v>
                </c:pt>
                <c:pt idx="294">
                  <c:v>10.305573000000001</c:v>
                </c:pt>
                <c:pt idx="295">
                  <c:v>20.921182000000002</c:v>
                </c:pt>
                <c:pt idx="296">
                  <c:v>10.368126</c:v>
                </c:pt>
                <c:pt idx="297">
                  <c:v>20.359797999999998</c:v>
                </c:pt>
                <c:pt idx="298">
                  <c:v>9.6131799999999998</c:v>
                </c:pt>
                <c:pt idx="299">
                  <c:v>18.776476000000002</c:v>
                </c:pt>
                <c:pt idx="300">
                  <c:v>8.6026240000000005</c:v>
                </c:pt>
                <c:pt idx="301">
                  <c:v>16.491315</c:v>
                </c:pt>
                <c:pt idx="302">
                  <c:v>7.0440430000000003</c:v>
                </c:pt>
                <c:pt idx="303">
                  <c:v>13.183107</c:v>
                </c:pt>
                <c:pt idx="304">
                  <c:v>5.1842430000000004</c:v>
                </c:pt>
                <c:pt idx="305">
                  <c:v>9.4360120000000016</c:v>
                </c:pt>
                <c:pt idx="306">
                  <c:v>3.5810930000000001</c:v>
                </c:pt>
                <c:pt idx="307">
                  <c:v>6.8331840000000001</c:v>
                </c:pt>
                <c:pt idx="308">
                  <c:v>3.156282</c:v>
                </c:pt>
                <c:pt idx="309">
                  <c:v>6.3979370000000007</c:v>
                </c:pt>
                <c:pt idx="310">
                  <c:v>3.3441809999999998</c:v>
                </c:pt>
                <c:pt idx="311">
                  <c:v>6.6480969999999999</c:v>
                </c:pt>
                <c:pt idx="312">
                  <c:v>3.138979</c:v>
                </c:pt>
                <c:pt idx="313">
                  <c:v>5.9278060000000004</c:v>
                </c:pt>
                <c:pt idx="314">
                  <c:v>2.2360310000000001</c:v>
                </c:pt>
                <c:pt idx="315">
                  <c:v>3.809412</c:v>
                </c:pt>
                <c:pt idx="316">
                  <c:v>0.97558599999999995</c:v>
                </c:pt>
                <c:pt idx="317">
                  <c:v>1.5065879999999998</c:v>
                </c:pt>
                <c:pt idx="318">
                  <c:v>0.36332199999999998</c:v>
                </c:pt>
                <c:pt idx="319">
                  <c:v>1.0247839999999999</c:v>
                </c:pt>
                <c:pt idx="320">
                  <c:v>1.3712470000000001</c:v>
                </c:pt>
                <c:pt idx="321">
                  <c:v>3.5413600000000001</c:v>
                </c:pt>
                <c:pt idx="322">
                  <c:v>2.834606</c:v>
                </c:pt>
                <c:pt idx="323">
                  <c:v>5.8536510000000002</c:v>
                </c:pt>
                <c:pt idx="324">
                  <c:v>2.4127320000000001</c:v>
                </c:pt>
                <c:pt idx="325">
                  <c:v>3.5224609999999998</c:v>
                </c:pt>
                <c:pt idx="326">
                  <c:v>-0.36353999999999997</c:v>
                </c:pt>
                <c:pt idx="327">
                  <c:v>-1.5787119999999999</c:v>
                </c:pt>
                <c:pt idx="328">
                  <c:v>-1.1154170000000001</c:v>
                </c:pt>
                <c:pt idx="329">
                  <c:v>-1.5477630000000002</c:v>
                </c:pt>
                <c:pt idx="330">
                  <c:v>0.99389000000000005</c:v>
                </c:pt>
                <c:pt idx="331">
                  <c:v>3.7080319999999998</c:v>
                </c:pt>
                <c:pt idx="332">
                  <c:v>4.1104690000000002</c:v>
                </c:pt>
                <c:pt idx="333">
                  <c:v>9.1818279999999994</c:v>
                </c:pt>
                <c:pt idx="334">
                  <c:v>5.2435679999999998</c:v>
                </c:pt>
                <c:pt idx="335">
                  <c:v>9.3942920000000001</c:v>
                </c:pt>
                <c:pt idx="336">
                  <c:v>2.7986140000000002</c:v>
                </c:pt>
                <c:pt idx="337">
                  <c:v>4.9066290000000006</c:v>
                </c:pt>
                <c:pt idx="338">
                  <c:v>1.5909990000000001</c:v>
                </c:pt>
                <c:pt idx="339">
                  <c:v>2.8703349999999999</c:v>
                </c:pt>
                <c:pt idx="340">
                  <c:v>1.2840389999999999</c:v>
                </c:pt>
                <c:pt idx="341">
                  <c:v>2.696536</c:v>
                </c:pt>
                <c:pt idx="342">
                  <c:v>1.5441480000000001</c:v>
                </c:pt>
                <c:pt idx="343">
                  <c:v>3.2089940000000001</c:v>
                </c:pt>
                <c:pt idx="344">
                  <c:v>1.674345</c:v>
                </c:pt>
                <c:pt idx="345">
                  <c:v>3.2385000000000002</c:v>
                </c:pt>
                <c:pt idx="346">
                  <c:v>1.3620699999999999</c:v>
                </c:pt>
                <c:pt idx="347">
                  <c:v>2.441989</c:v>
                </c:pt>
                <c:pt idx="348">
                  <c:v>0.92125000000000001</c:v>
                </c:pt>
                <c:pt idx="349">
                  <c:v>1.773253</c:v>
                </c:pt>
                <c:pt idx="350">
                  <c:v>0.82639899999999999</c:v>
                </c:pt>
                <c:pt idx="351">
                  <c:v>1.671975</c:v>
                </c:pt>
                <c:pt idx="352">
                  <c:v>0.88187300000000002</c:v>
                </c:pt>
                <c:pt idx="353">
                  <c:v>1.800184</c:v>
                </c:pt>
                <c:pt idx="354">
                  <c:v>0.89088000000000001</c:v>
                </c:pt>
                <c:pt idx="355">
                  <c:v>1.7053509999999998</c:v>
                </c:pt>
                <c:pt idx="356">
                  <c:v>0.72202299999999997</c:v>
                </c:pt>
                <c:pt idx="357">
                  <c:v>1.2810980000000001</c:v>
                </c:pt>
                <c:pt idx="358">
                  <c:v>0.33313100000000001</c:v>
                </c:pt>
                <c:pt idx="359">
                  <c:v>0.50401899999999999</c:v>
                </c:pt>
                <c:pt idx="360">
                  <c:v>7.1252999999999997E-2</c:v>
                </c:pt>
                <c:pt idx="361">
                  <c:v>-1.2635000000000007E-2</c:v>
                </c:pt>
                <c:pt idx="362">
                  <c:v>-0.30615300000000001</c:v>
                </c:pt>
                <c:pt idx="363">
                  <c:v>-0.91755900000000001</c:v>
                </c:pt>
                <c:pt idx="364">
                  <c:v>-0.984653</c:v>
                </c:pt>
                <c:pt idx="365">
                  <c:v>-2.2816479999999997</c:v>
                </c:pt>
                <c:pt idx="366">
                  <c:v>-1.4600010000000001</c:v>
                </c:pt>
                <c:pt idx="367">
                  <c:v>-2.9816289999999999</c:v>
                </c:pt>
                <c:pt idx="368">
                  <c:v>-1.5820890000000001</c:v>
                </c:pt>
                <c:pt idx="369">
                  <c:v>-3.3235590000000004</c:v>
                </c:pt>
                <c:pt idx="370">
                  <c:v>-2.073258</c:v>
                </c:pt>
                <c:pt idx="371">
                  <c:v>-4.5103410000000004</c:v>
                </c:pt>
                <c:pt idx="372">
                  <c:v>-2.8544010000000002</c:v>
                </c:pt>
                <c:pt idx="373">
                  <c:v>-6.1369959999999999</c:v>
                </c:pt>
                <c:pt idx="374">
                  <c:v>-3.5735410000000001</c:v>
                </c:pt>
                <c:pt idx="375">
                  <c:v>-7.1951110000000007</c:v>
                </c:pt>
                <c:pt idx="376">
                  <c:v>-3.3594810000000002</c:v>
                </c:pt>
                <c:pt idx="377">
                  <c:v>-6.3714740000000001</c:v>
                </c:pt>
                <c:pt idx="378">
                  <c:v>-2.650585</c:v>
                </c:pt>
                <c:pt idx="379">
                  <c:v>-4.9642219999999995</c:v>
                </c:pt>
                <c:pt idx="380">
                  <c:v>-2.1673230000000001</c:v>
                </c:pt>
                <c:pt idx="381">
                  <c:v>-4.5419260000000001</c:v>
                </c:pt>
                <c:pt idx="382">
                  <c:v>-2.9292959999999999</c:v>
                </c:pt>
                <c:pt idx="383">
                  <c:v>-6.5069149999999993</c:v>
                </c:pt>
                <c:pt idx="384">
                  <c:v>-4.1958960000000003</c:v>
                </c:pt>
                <c:pt idx="385">
                  <c:v>-8.864903</c:v>
                </c:pt>
                <c:pt idx="386">
                  <c:v>-4.8019730000000003</c:v>
                </c:pt>
                <c:pt idx="387">
                  <c:v>-9.3351210000000009</c:v>
                </c:pt>
                <c:pt idx="388">
                  <c:v>-3.959549</c:v>
                </c:pt>
                <c:pt idx="389">
                  <c:v>-7.2432639999999999</c:v>
                </c:pt>
                <c:pt idx="390">
                  <c:v>-2.6485270000000001</c:v>
                </c:pt>
                <c:pt idx="391">
                  <c:v>-4.8396020000000002</c:v>
                </c:pt>
                <c:pt idx="392">
                  <c:v>-1.927141</c:v>
                </c:pt>
                <c:pt idx="393">
                  <c:v>-3.629534</c:v>
                </c:pt>
                <c:pt idx="394">
                  <c:v>-1.422272</c:v>
                </c:pt>
                <c:pt idx="395">
                  <c:v>-2.5337110000000003</c:v>
                </c:pt>
                <c:pt idx="396">
                  <c:v>-0.83060699999999998</c:v>
                </c:pt>
                <c:pt idx="397">
                  <c:v>-1.4187810000000001</c:v>
                </c:pt>
                <c:pt idx="398">
                  <c:v>-0.47984100000000002</c:v>
                </c:pt>
                <c:pt idx="399">
                  <c:v>-0.938446</c:v>
                </c:pt>
                <c:pt idx="400">
                  <c:v>-0.59153699999999998</c:v>
                </c:pt>
                <c:pt idx="401">
                  <c:v>-1.3309489999999999</c:v>
                </c:pt>
                <c:pt idx="402">
                  <c:v>-0.71609500000000004</c:v>
                </c:pt>
                <c:pt idx="403">
                  <c:v>-1.292017</c:v>
                </c:pt>
                <c:pt idx="404">
                  <c:v>-0.42976199999999998</c:v>
                </c:pt>
                <c:pt idx="405">
                  <c:v>-0.71262899999999996</c:v>
                </c:pt>
                <c:pt idx="406">
                  <c:v>-0.13927</c:v>
                </c:pt>
                <c:pt idx="407">
                  <c:v>-0.20506200000000002</c:v>
                </c:pt>
                <c:pt idx="408">
                  <c:v>-1.7499000000000001E-2</c:v>
                </c:pt>
                <c:pt idx="409">
                  <c:v>-2.4679E-2</c:v>
                </c:pt>
                <c:pt idx="410">
                  <c:v>0.108764</c:v>
                </c:pt>
                <c:pt idx="411">
                  <c:v>0.42197700000000005</c:v>
                </c:pt>
                <c:pt idx="412">
                  <c:v>0.693469</c:v>
                </c:pt>
                <c:pt idx="413">
                  <c:v>1.8266429999999998</c:v>
                </c:pt>
                <c:pt idx="414">
                  <c:v>1.2676289999999999</c:v>
                </c:pt>
                <c:pt idx="415">
                  <c:v>2.2675839999999998</c:v>
                </c:pt>
                <c:pt idx="416">
                  <c:v>0.281692</c:v>
                </c:pt>
                <c:pt idx="417">
                  <c:v>-0.18313000000000001</c:v>
                </c:pt>
                <c:pt idx="418">
                  <c:v>-1.1037079999999999</c:v>
                </c:pt>
                <c:pt idx="419">
                  <c:v>-2.3391419999999998</c:v>
                </c:pt>
                <c:pt idx="420">
                  <c:v>-0.46920800000000001</c:v>
                </c:pt>
                <c:pt idx="421">
                  <c:v>0.137075</c:v>
                </c:pt>
                <c:pt idx="422">
                  <c:v>1.37005</c:v>
                </c:pt>
                <c:pt idx="423">
                  <c:v>3.0731010000000003</c:v>
                </c:pt>
                <c:pt idx="424">
                  <c:v>1.7623869999999999</c:v>
                </c:pt>
                <c:pt idx="425">
                  <c:v>3.2794910000000002</c:v>
                </c:pt>
                <c:pt idx="426">
                  <c:v>0.85036500000000004</c:v>
                </c:pt>
                <c:pt idx="427">
                  <c:v>0.71452100000000007</c:v>
                </c:pt>
                <c:pt idx="428">
                  <c:v>-1.2131369999999999</c:v>
                </c:pt>
                <c:pt idx="429">
                  <c:v>-2.9953810000000001</c:v>
                </c:pt>
                <c:pt idx="430">
                  <c:v>-1.394914</c:v>
                </c:pt>
                <c:pt idx="431">
                  <c:v>-1.378986</c:v>
                </c:pt>
                <c:pt idx="432">
                  <c:v>1.740011</c:v>
                </c:pt>
                <c:pt idx="433">
                  <c:v>4.8682150000000002</c:v>
                </c:pt>
                <c:pt idx="434">
                  <c:v>3.8061099999999999</c:v>
                </c:pt>
                <c:pt idx="435">
                  <c:v>7.6911139999999998</c:v>
                </c:pt>
                <c:pt idx="436">
                  <c:v>3.5340760000000002</c:v>
                </c:pt>
                <c:pt idx="437">
                  <c:v>6.4060290000000002</c:v>
                </c:pt>
                <c:pt idx="438">
                  <c:v>2.1905079999999999</c:v>
                </c:pt>
                <c:pt idx="439">
                  <c:v>3.9340000000000002</c:v>
                </c:pt>
                <c:pt idx="440">
                  <c:v>1.605653</c:v>
                </c:pt>
                <c:pt idx="441">
                  <c:v>3.3069649999999999</c:v>
                </c:pt>
                <c:pt idx="442">
                  <c:v>1.8588009999999999</c:v>
                </c:pt>
                <c:pt idx="443">
                  <c:v>3.8217409999999998</c:v>
                </c:pt>
                <c:pt idx="444">
                  <c:v>1.9572750000000001</c:v>
                </c:pt>
                <c:pt idx="445">
                  <c:v>3.8127849999999999</c:v>
                </c:pt>
                <c:pt idx="446">
                  <c:v>1.7513620000000001</c:v>
                </c:pt>
                <c:pt idx="447">
                  <c:v>3.4313760000000002</c:v>
                </c:pt>
                <c:pt idx="448">
                  <c:v>1.6819329999999999</c:v>
                </c:pt>
                <c:pt idx="449">
                  <c:v>3.3283429999999998</c:v>
                </c:pt>
                <c:pt idx="450">
                  <c:v>1.4859549999999999</c:v>
                </c:pt>
                <c:pt idx="451">
                  <c:v>2.6972319999999996</c:v>
                </c:pt>
                <c:pt idx="452">
                  <c:v>0.87237699999999996</c:v>
                </c:pt>
                <c:pt idx="453">
                  <c:v>1.3724859999999999</c:v>
                </c:pt>
                <c:pt idx="454">
                  <c:v>5.2061999999999997E-2</c:v>
                </c:pt>
                <c:pt idx="455">
                  <c:v>-0.45041599999999998</c:v>
                </c:pt>
                <c:pt idx="456">
                  <c:v>-1.036443</c:v>
                </c:pt>
                <c:pt idx="457">
                  <c:v>-2.297428</c:v>
                </c:pt>
                <c:pt idx="458">
                  <c:v>-1.091958</c:v>
                </c:pt>
                <c:pt idx="459">
                  <c:v>-1.8088649999999999</c:v>
                </c:pt>
                <c:pt idx="460">
                  <c:v>-0.36903599999999998</c:v>
                </c:pt>
                <c:pt idx="461">
                  <c:v>-0.664628</c:v>
                </c:pt>
                <c:pt idx="462">
                  <c:v>-0.63555099999999998</c:v>
                </c:pt>
                <c:pt idx="463">
                  <c:v>-1.85849</c:v>
                </c:pt>
                <c:pt idx="464">
                  <c:v>-1.8457410000000001</c:v>
                </c:pt>
                <c:pt idx="465">
                  <c:v>-4.1782000000000004</c:v>
                </c:pt>
                <c:pt idx="466">
                  <c:v>-2.6788110000000001</c:v>
                </c:pt>
                <c:pt idx="467">
                  <c:v>-5.5846879999999999</c:v>
                </c:pt>
                <c:pt idx="468">
                  <c:v>-2.9963700000000002</c:v>
                </c:pt>
                <c:pt idx="469">
                  <c:v>-5.9604940000000006</c:v>
                </c:pt>
                <c:pt idx="470">
                  <c:v>-2.890288</c:v>
                </c:pt>
                <c:pt idx="471">
                  <c:v>-5.6502889999999999</c:v>
                </c:pt>
                <c:pt idx="472">
                  <c:v>-2.5975890000000001</c:v>
                </c:pt>
                <c:pt idx="473">
                  <c:v>-5.120965</c:v>
                </c:pt>
                <c:pt idx="474">
                  <c:v>-2.574535</c:v>
                </c:pt>
                <c:pt idx="475">
                  <c:v>-5.3204200000000004</c:v>
                </c:pt>
                <c:pt idx="476">
                  <c:v>-2.9865750000000002</c:v>
                </c:pt>
                <c:pt idx="477">
                  <c:v>-6.2012859999999996</c:v>
                </c:pt>
                <c:pt idx="478">
                  <c:v>-3.4494280000000002</c:v>
                </c:pt>
                <c:pt idx="479">
                  <c:v>-7.0505360000000001</c:v>
                </c:pt>
                <c:pt idx="480">
                  <c:v>-3.61531</c:v>
                </c:pt>
                <c:pt idx="481">
                  <c:v>-7.0720089999999995</c:v>
                </c:pt>
                <c:pt idx="482">
                  <c:v>-3.1911679999999998</c:v>
                </c:pt>
                <c:pt idx="483">
                  <c:v>-6.1067489999999998</c:v>
                </c:pt>
                <c:pt idx="484">
                  <c:v>-2.4705210000000002</c:v>
                </c:pt>
                <c:pt idx="485">
                  <c:v>-4.4301159999999999</c:v>
                </c:pt>
                <c:pt idx="486">
                  <c:v>-1.5009209999999999</c:v>
                </c:pt>
                <c:pt idx="487">
                  <c:v>-2.6474849999999996</c:v>
                </c:pt>
                <c:pt idx="488">
                  <c:v>-0.83058200000000004</c:v>
                </c:pt>
                <c:pt idx="489">
                  <c:v>-1.4900500000000001</c:v>
                </c:pt>
                <c:pt idx="490">
                  <c:v>-0.62456</c:v>
                </c:pt>
                <c:pt idx="491">
                  <c:v>-1.24177</c:v>
                </c:pt>
                <c:pt idx="492">
                  <c:v>-0.58220700000000003</c:v>
                </c:pt>
                <c:pt idx="493">
                  <c:v>-1.1061380000000001</c:v>
                </c:pt>
                <c:pt idx="494">
                  <c:v>-0.49346200000000001</c:v>
                </c:pt>
                <c:pt idx="495">
                  <c:v>-0.92357100000000003</c:v>
                </c:pt>
                <c:pt idx="496">
                  <c:v>-0.31157000000000001</c:v>
                </c:pt>
                <c:pt idx="497">
                  <c:v>-0.46968900000000002</c:v>
                </c:pt>
                <c:pt idx="498">
                  <c:v>-6.6457000000000002E-2</c:v>
                </c:pt>
                <c:pt idx="499">
                  <c:v>-0.12931999999999999</c:v>
                </c:pt>
                <c:pt idx="500">
                  <c:v>-6.2283999999999999E-2</c:v>
                </c:pt>
                <c:pt idx="501">
                  <c:v>-0.10248299999999999</c:v>
                </c:pt>
                <c:pt idx="502">
                  <c:v>-4.9825000000000001E-2</c:v>
                </c:pt>
                <c:pt idx="503">
                  <c:v>-0.137985</c:v>
                </c:pt>
                <c:pt idx="504">
                  <c:v>-0.13413</c:v>
                </c:pt>
                <c:pt idx="505">
                  <c:v>-0.26659699999999997</c:v>
                </c:pt>
                <c:pt idx="506">
                  <c:v>2.8698999999999999E-2</c:v>
                </c:pt>
                <c:pt idx="507">
                  <c:v>0.392181</c:v>
                </c:pt>
                <c:pt idx="508">
                  <c:v>0.65489399999999998</c:v>
                </c:pt>
                <c:pt idx="509">
                  <c:v>1.4174039999999999</c:v>
                </c:pt>
                <c:pt idx="510">
                  <c:v>0.68624499999999999</c:v>
                </c:pt>
                <c:pt idx="511">
                  <c:v>0.99909800000000004</c:v>
                </c:pt>
                <c:pt idx="512">
                  <c:v>-0.387824</c:v>
                </c:pt>
                <c:pt idx="513">
                  <c:v>-1.413033</c:v>
                </c:pt>
                <c:pt idx="514">
                  <c:v>-1.2178599999999999</c:v>
                </c:pt>
                <c:pt idx="515">
                  <c:v>-1.9532659999999999</c:v>
                </c:pt>
                <c:pt idx="516">
                  <c:v>0.21075099999999999</c:v>
                </c:pt>
                <c:pt idx="517">
                  <c:v>1.01017</c:v>
                </c:pt>
                <c:pt idx="518">
                  <c:v>0.77156800000000003</c:v>
                </c:pt>
                <c:pt idx="519">
                  <c:v>0.86037399999999997</c:v>
                </c:pt>
                <c:pt idx="520">
                  <c:v>-1.06498</c:v>
                </c:pt>
                <c:pt idx="521">
                  <c:v>-3.1551960000000001</c:v>
                </c:pt>
                <c:pt idx="522">
                  <c:v>-2.565925</c:v>
                </c:pt>
                <c:pt idx="523">
                  <c:v>-4.6765310000000007</c:v>
                </c:pt>
                <c:pt idx="524">
                  <c:v>-0.499112</c:v>
                </c:pt>
                <c:pt idx="525">
                  <c:v>1.2160949999999999</c:v>
                </c:pt>
                <c:pt idx="526">
                  <c:v>3.8989479999999999</c:v>
                </c:pt>
                <c:pt idx="527">
                  <c:v>9.566929</c:v>
                </c:pt>
                <c:pt idx="528">
                  <c:v>6.3283230000000001</c:v>
                </c:pt>
                <c:pt idx="529">
                  <c:v>11.859960000000001</c:v>
                </c:pt>
                <c:pt idx="530">
                  <c:v>4.1639280000000003</c:v>
                </c:pt>
                <c:pt idx="531">
                  <c:v>6.8646030000000007</c:v>
                </c:pt>
                <c:pt idx="532">
                  <c:v>1.546435</c:v>
                </c:pt>
                <c:pt idx="533">
                  <c:v>2.596978</c:v>
                </c:pt>
                <c:pt idx="534">
                  <c:v>0.86259300000000005</c:v>
                </c:pt>
                <c:pt idx="535">
                  <c:v>1.8322000000000001</c:v>
                </c:pt>
                <c:pt idx="536">
                  <c:v>1.162738</c:v>
                </c:pt>
                <c:pt idx="537">
                  <c:v>2.352058</c:v>
                </c:pt>
                <c:pt idx="538">
                  <c:v>1.0887100000000001</c:v>
                </c:pt>
                <c:pt idx="539">
                  <c:v>2.0232330000000003</c:v>
                </c:pt>
                <c:pt idx="540">
                  <c:v>0.69266300000000003</c:v>
                </c:pt>
                <c:pt idx="541">
                  <c:v>1.137769</c:v>
                </c:pt>
                <c:pt idx="542">
                  <c:v>0.44442599999999999</c:v>
                </c:pt>
                <c:pt idx="543">
                  <c:v>1.025625</c:v>
                </c:pt>
                <c:pt idx="544">
                  <c:v>0.836364</c:v>
                </c:pt>
                <c:pt idx="545">
                  <c:v>1.793828</c:v>
                </c:pt>
                <c:pt idx="546">
                  <c:v>0.81547599999999998</c:v>
                </c:pt>
                <c:pt idx="547">
                  <c:v>1.3440449999999999</c:v>
                </c:pt>
                <c:pt idx="548">
                  <c:v>0.21918899999999999</c:v>
                </c:pt>
                <c:pt idx="549">
                  <c:v>0.26209499999999997</c:v>
                </c:pt>
                <c:pt idx="550">
                  <c:v>-3.5403999999999998E-2</c:v>
                </c:pt>
                <c:pt idx="551">
                  <c:v>-0.122444</c:v>
                </c:pt>
                <c:pt idx="552">
                  <c:v>-0.139629</c:v>
                </c:pt>
                <c:pt idx="553">
                  <c:v>-0.32852100000000001</c:v>
                </c:pt>
                <c:pt idx="554">
                  <c:v>-0.26368799999999998</c:v>
                </c:pt>
                <c:pt idx="555">
                  <c:v>-0.526478</c:v>
                </c:pt>
                <c:pt idx="556">
                  <c:v>-0.40354400000000001</c:v>
                </c:pt>
                <c:pt idx="557">
                  <c:v>-1.2291270000000001</c:v>
                </c:pt>
                <c:pt idx="558">
                  <c:v>-1.4893160000000001</c:v>
                </c:pt>
                <c:pt idx="559">
                  <c:v>-3.5442979999999999</c:v>
                </c:pt>
                <c:pt idx="560">
                  <c:v>-2.2468460000000001</c:v>
                </c:pt>
                <c:pt idx="561">
                  <c:v>-4.3596880000000002</c:v>
                </c:pt>
                <c:pt idx="562">
                  <c:v>-1.875605</c:v>
                </c:pt>
                <c:pt idx="563">
                  <c:v>-3.7035450000000001</c:v>
                </c:pt>
                <c:pt idx="564">
                  <c:v>-2.0123899999999999</c:v>
                </c:pt>
                <c:pt idx="565">
                  <c:v>-4.3005979999999999</c:v>
                </c:pt>
                <c:pt idx="566">
                  <c:v>-2.4648180000000002</c:v>
                </c:pt>
                <c:pt idx="567">
                  <c:v>-4.795147</c:v>
                </c:pt>
                <c:pt idx="568">
                  <c:v>-1.9860530000000001</c:v>
                </c:pt>
                <c:pt idx="569">
                  <c:v>-3.7543850000000001</c:v>
                </c:pt>
                <c:pt idx="570">
                  <c:v>-1.728232</c:v>
                </c:pt>
                <c:pt idx="571">
                  <c:v>-3.4545300000000001</c:v>
                </c:pt>
                <c:pt idx="572">
                  <c:v>-1.936957</c:v>
                </c:pt>
                <c:pt idx="573">
                  <c:v>-4.1932810000000007</c:v>
                </c:pt>
                <c:pt idx="574">
                  <c:v>-2.544975</c:v>
                </c:pt>
                <c:pt idx="575">
                  <c:v>-5.3423160000000003</c:v>
                </c:pt>
                <c:pt idx="576">
                  <c:v>-3.0133529999999999</c:v>
                </c:pt>
                <c:pt idx="577">
                  <c:v>-6.1724009999999998</c:v>
                </c:pt>
                <c:pt idx="578">
                  <c:v>-3.2983730000000002</c:v>
                </c:pt>
                <c:pt idx="579">
                  <c:v>-6.7860840000000007</c:v>
                </c:pt>
                <c:pt idx="580">
                  <c:v>-3.6737690000000001</c:v>
                </c:pt>
                <c:pt idx="581">
                  <c:v>-7.460019</c:v>
                </c:pt>
                <c:pt idx="582">
                  <c:v>-3.7474440000000002</c:v>
                </c:pt>
                <c:pt idx="583">
                  <c:v>-7.2431210000000004</c:v>
                </c:pt>
                <c:pt idx="584">
                  <c:v>-2.859502</c:v>
                </c:pt>
                <c:pt idx="585">
                  <c:v>-4.8346239999999998</c:v>
                </c:pt>
                <c:pt idx="586">
                  <c:v>-1.126717</c:v>
                </c:pt>
                <c:pt idx="587">
                  <c:v>-1.691276</c:v>
                </c:pt>
                <c:pt idx="588">
                  <c:v>-0.39736199999999999</c:v>
                </c:pt>
                <c:pt idx="589">
                  <c:v>-0.93523699999999999</c:v>
                </c:pt>
                <c:pt idx="590">
                  <c:v>-0.80934300000000003</c:v>
                </c:pt>
                <c:pt idx="591">
                  <c:v>-1.9488430000000001</c:v>
                </c:pt>
                <c:pt idx="592">
                  <c:v>-1.417772</c:v>
                </c:pt>
                <c:pt idx="593">
                  <c:v>-2.9468649999999998</c:v>
                </c:pt>
                <c:pt idx="594">
                  <c:v>-1.4297299999999999</c:v>
                </c:pt>
                <c:pt idx="595">
                  <c:v>-2.5589389999999996</c:v>
                </c:pt>
                <c:pt idx="596">
                  <c:v>-0.668964</c:v>
                </c:pt>
                <c:pt idx="597">
                  <c:v>-0.89999499999999999</c:v>
                </c:pt>
                <c:pt idx="598">
                  <c:v>0.11550199999999999</c:v>
                </c:pt>
                <c:pt idx="599">
                  <c:v>0.494809</c:v>
                </c:pt>
                <c:pt idx="600">
                  <c:v>0.42193799999999998</c:v>
                </c:pt>
                <c:pt idx="601">
                  <c:v>0.65224199999999999</c:v>
                </c:pt>
                <c:pt idx="602">
                  <c:v>-9.3556E-2</c:v>
                </c:pt>
                <c:pt idx="603">
                  <c:v>-0.46867300000000001</c:v>
                </c:pt>
                <c:pt idx="604">
                  <c:v>-0.52155600000000002</c:v>
                </c:pt>
                <c:pt idx="605">
                  <c:v>-0.984873</c:v>
                </c:pt>
                <c:pt idx="606">
                  <c:v>-0.230073</c:v>
                </c:pt>
                <c:pt idx="607">
                  <c:v>-0.25023899999999999</c:v>
                </c:pt>
                <c:pt idx="608">
                  <c:v>2.2259000000000001E-2</c:v>
                </c:pt>
                <c:pt idx="609">
                  <c:v>-0.23060699999999998</c:v>
                </c:pt>
                <c:pt idx="610">
                  <c:v>-0.644872</c:v>
                </c:pt>
                <c:pt idx="611">
                  <c:v>-1.885224</c:v>
                </c:pt>
                <c:pt idx="612">
                  <c:v>-2.0183089999999999</c:v>
                </c:pt>
                <c:pt idx="613">
                  <c:v>-4.2563759999999995</c:v>
                </c:pt>
                <c:pt idx="614">
                  <c:v>-1.289304</c:v>
                </c:pt>
                <c:pt idx="615">
                  <c:v>-0.73655199999999998</c:v>
                </c:pt>
                <c:pt idx="616">
                  <c:v>2.3084220000000002</c:v>
                </c:pt>
                <c:pt idx="617">
                  <c:v>6.0070600000000001</c:v>
                </c:pt>
                <c:pt idx="618">
                  <c:v>4.6038500000000004</c:v>
                </c:pt>
                <c:pt idx="619">
                  <c:v>9.8368730000000006</c:v>
                </c:pt>
                <c:pt idx="620">
                  <c:v>6.0173990000000002</c:v>
                </c:pt>
                <c:pt idx="621">
                  <c:v>12.081906</c:v>
                </c:pt>
                <c:pt idx="622">
                  <c:v>5.5485009999999999</c:v>
                </c:pt>
                <c:pt idx="623">
                  <c:v>10.141017999999999</c:v>
                </c:pt>
                <c:pt idx="624">
                  <c:v>3.2730000000000001</c:v>
                </c:pt>
                <c:pt idx="625">
                  <c:v>5.8175380000000008</c:v>
                </c:pt>
                <c:pt idx="626">
                  <c:v>2.801587</c:v>
                </c:pt>
                <c:pt idx="627">
                  <c:v>6.199967</c:v>
                </c:pt>
                <c:pt idx="628">
                  <c:v>3.890558</c:v>
                </c:pt>
                <c:pt idx="629">
                  <c:v>7.9086389999999991</c:v>
                </c:pt>
                <c:pt idx="630">
                  <c:v>3.6925439999999998</c:v>
                </c:pt>
                <c:pt idx="631">
                  <c:v>6.8611570000000004</c:v>
                </c:pt>
                <c:pt idx="632">
                  <c:v>2.6391810000000002</c:v>
                </c:pt>
                <c:pt idx="633">
                  <c:v>4.9811390000000006</c:v>
                </c:pt>
                <c:pt idx="634">
                  <c:v>2.2025519999999998</c:v>
                </c:pt>
                <c:pt idx="635">
                  <c:v>4.3168340000000001</c:v>
                </c:pt>
                <c:pt idx="636">
                  <c:v>2.0269729999999999</c:v>
                </c:pt>
                <c:pt idx="637">
                  <c:v>3.9111739999999999</c:v>
                </c:pt>
                <c:pt idx="638">
                  <c:v>1.693336</c:v>
                </c:pt>
                <c:pt idx="639">
                  <c:v>3.0839109999999996</c:v>
                </c:pt>
                <c:pt idx="640">
                  <c:v>1.070827</c:v>
                </c:pt>
                <c:pt idx="641">
                  <c:v>1.9177789999999999</c:v>
                </c:pt>
                <c:pt idx="642">
                  <c:v>0.69975900000000002</c:v>
                </c:pt>
                <c:pt idx="643">
                  <c:v>1.386514</c:v>
                </c:pt>
                <c:pt idx="644">
                  <c:v>0.69191100000000005</c:v>
                </c:pt>
                <c:pt idx="645">
                  <c:v>1.3016130000000001</c:v>
                </c:pt>
                <c:pt idx="646">
                  <c:v>0.393202</c:v>
                </c:pt>
                <c:pt idx="647">
                  <c:v>0.56994</c:v>
                </c:pt>
                <c:pt idx="648">
                  <c:v>-0.101302</c:v>
                </c:pt>
                <c:pt idx="649">
                  <c:v>-0.55852400000000002</c:v>
                </c:pt>
                <c:pt idx="650">
                  <c:v>-0.70025899999999996</c:v>
                </c:pt>
                <c:pt idx="651">
                  <c:v>-1.4687049999999999</c:v>
                </c:pt>
                <c:pt idx="652">
                  <c:v>-0.78646300000000002</c:v>
                </c:pt>
                <c:pt idx="653">
                  <c:v>-1.5610460000000002</c:v>
                </c:pt>
                <c:pt idx="654">
                  <c:v>-0.826569</c:v>
                </c:pt>
                <c:pt idx="655">
                  <c:v>-1.9106719999999999</c:v>
                </c:pt>
                <c:pt idx="656">
                  <c:v>-1.43109</c:v>
                </c:pt>
                <c:pt idx="657">
                  <c:v>-3.1399809999999997</c:v>
                </c:pt>
                <c:pt idx="658">
                  <c:v>-1.942971</c:v>
                </c:pt>
                <c:pt idx="659">
                  <c:v>-4.1797760000000004</c:v>
                </c:pt>
                <c:pt idx="660">
                  <c:v>-2.4531239999999999</c:v>
                </c:pt>
                <c:pt idx="661">
                  <c:v>-5.0863379999999996</c:v>
                </c:pt>
                <c:pt idx="662">
                  <c:v>-2.8058480000000001</c:v>
                </c:pt>
                <c:pt idx="663">
                  <c:v>-5.8450059999999997</c:v>
                </c:pt>
                <c:pt idx="664">
                  <c:v>-3.1571189999999998</c:v>
                </c:pt>
                <c:pt idx="665">
                  <c:v>-6.2667529999999996</c:v>
                </c:pt>
                <c:pt idx="666">
                  <c:v>-3.1405180000000001</c:v>
                </c:pt>
                <c:pt idx="667">
                  <c:v>-6.3394180000000002</c:v>
                </c:pt>
                <c:pt idx="668">
                  <c:v>-3.3712529999999998</c:v>
                </c:pt>
                <c:pt idx="669">
                  <c:v>-7.1886589999999995</c:v>
                </c:pt>
                <c:pt idx="670">
                  <c:v>-4.3499400000000001</c:v>
                </c:pt>
                <c:pt idx="671">
                  <c:v>-9.0567489999999999</c:v>
                </c:pt>
                <c:pt idx="672">
                  <c:v>-4.8187800000000003</c:v>
                </c:pt>
                <c:pt idx="673">
                  <c:v>-9.6398080000000004</c:v>
                </c:pt>
                <c:pt idx="674">
                  <c:v>-4.6717919999999999</c:v>
                </c:pt>
                <c:pt idx="675">
                  <c:v>-9.0536539999999999</c:v>
                </c:pt>
                <c:pt idx="676">
                  <c:v>-3.9407260000000002</c:v>
                </c:pt>
                <c:pt idx="677">
                  <c:v>-7.2251960000000004</c:v>
                </c:pt>
                <c:pt idx="678">
                  <c:v>-2.5557259999999999</c:v>
                </c:pt>
                <c:pt idx="679">
                  <c:v>-4.5199249999999997</c:v>
                </c:pt>
                <c:pt idx="680">
                  <c:v>-1.6026480000000001</c:v>
                </c:pt>
                <c:pt idx="681">
                  <c:v>-3.117267</c:v>
                </c:pt>
                <c:pt idx="682">
                  <c:v>-1.6116330000000001</c:v>
                </c:pt>
                <c:pt idx="683">
                  <c:v>-3.2393619999999999</c:v>
                </c:pt>
                <c:pt idx="684">
                  <c:v>-1.429935</c:v>
                </c:pt>
                <c:pt idx="685">
                  <c:v>-2.451397</c:v>
                </c:pt>
                <c:pt idx="686">
                  <c:v>-0.51828799999999997</c:v>
                </c:pt>
                <c:pt idx="687">
                  <c:v>-0.56753900000000002</c:v>
                </c:pt>
                <c:pt idx="688">
                  <c:v>0.25476700000000002</c:v>
                </c:pt>
                <c:pt idx="689">
                  <c:v>0.58587600000000006</c:v>
                </c:pt>
                <c:pt idx="690">
                  <c:v>0.22647300000000001</c:v>
                </c:pt>
                <c:pt idx="691">
                  <c:v>0.212978</c:v>
                </c:pt>
                <c:pt idx="692">
                  <c:v>-0.37812000000000001</c:v>
                </c:pt>
                <c:pt idx="693">
                  <c:v>-1.179535</c:v>
                </c:pt>
                <c:pt idx="694">
                  <c:v>-1.185427</c:v>
                </c:pt>
                <c:pt idx="695">
                  <c:v>-2.570713</c:v>
                </c:pt>
                <c:pt idx="696">
                  <c:v>-1.2668079999999999</c:v>
                </c:pt>
                <c:pt idx="697">
                  <c:v>-2.1457440000000001</c:v>
                </c:pt>
                <c:pt idx="698">
                  <c:v>-0.374691</c:v>
                </c:pt>
                <c:pt idx="699">
                  <c:v>-0.107265</c:v>
                </c:pt>
                <c:pt idx="700">
                  <c:v>0.70859399999999995</c:v>
                </c:pt>
                <c:pt idx="701">
                  <c:v>1.610522</c:v>
                </c:pt>
                <c:pt idx="702">
                  <c:v>0.790771</c:v>
                </c:pt>
                <c:pt idx="703">
                  <c:v>1.269906</c:v>
                </c:pt>
                <c:pt idx="704">
                  <c:v>0.12740199999999999</c:v>
                </c:pt>
                <c:pt idx="705">
                  <c:v>8.562199999999999E-2</c:v>
                </c:pt>
                <c:pt idx="706">
                  <c:v>-0.19509099999999999</c:v>
                </c:pt>
                <c:pt idx="707">
                  <c:v>-0.72868100000000002</c:v>
                </c:pt>
                <c:pt idx="708">
                  <c:v>-1.014607</c:v>
                </c:pt>
                <c:pt idx="709">
                  <c:v>-2.4246949999999998</c:v>
                </c:pt>
                <c:pt idx="710">
                  <c:v>-1.5123420000000001</c:v>
                </c:pt>
                <c:pt idx="711">
                  <c:v>-2.8840060000000003</c:v>
                </c:pt>
                <c:pt idx="712">
                  <c:v>-1.045582</c:v>
                </c:pt>
                <c:pt idx="713">
                  <c:v>-1.7732299999999999</c:v>
                </c:pt>
                <c:pt idx="714">
                  <c:v>-0.47112599999999999</c:v>
                </c:pt>
                <c:pt idx="715">
                  <c:v>-0.54497799999999996</c:v>
                </c:pt>
                <c:pt idx="716">
                  <c:v>0.58000200000000002</c:v>
                </c:pt>
                <c:pt idx="717">
                  <c:v>2.080638</c:v>
                </c:pt>
                <c:pt idx="718">
                  <c:v>2.6188639999999999</c:v>
                </c:pt>
                <c:pt idx="719">
                  <c:v>6.3512329999999997</c:v>
                </c:pt>
                <c:pt idx="720">
                  <c:v>4.6070570000000002</c:v>
                </c:pt>
                <c:pt idx="721">
                  <c:v>9.6023370000000003</c:v>
                </c:pt>
                <c:pt idx="722">
                  <c:v>4.9257140000000001</c:v>
                </c:pt>
                <c:pt idx="723">
                  <c:v>9.5568200000000001</c:v>
                </c:pt>
                <c:pt idx="724">
                  <c:v>4.2658250000000004</c:v>
                </c:pt>
                <c:pt idx="725">
                  <c:v>8.1424830000000004</c:v>
                </c:pt>
                <c:pt idx="726">
                  <c:v>3.636307</c:v>
                </c:pt>
                <c:pt idx="727">
                  <c:v>7.1569000000000003</c:v>
                </c:pt>
                <c:pt idx="728">
                  <c:v>3.4485730000000001</c:v>
                </c:pt>
                <c:pt idx="729">
                  <c:v>6.8103069999999999</c:v>
                </c:pt>
                <c:pt idx="730">
                  <c:v>3.2536520000000002</c:v>
                </c:pt>
                <c:pt idx="731">
                  <c:v>6.3767530000000008</c:v>
                </c:pt>
                <c:pt idx="732">
                  <c:v>2.892255</c:v>
                </c:pt>
                <c:pt idx="733">
                  <c:v>5.4949379999999994</c:v>
                </c:pt>
                <c:pt idx="734">
                  <c:v>2.3077770000000002</c:v>
                </c:pt>
                <c:pt idx="735">
                  <c:v>4.3952960000000001</c:v>
                </c:pt>
                <c:pt idx="736">
                  <c:v>1.8799710000000001</c:v>
                </c:pt>
                <c:pt idx="737">
                  <c:v>3.5170870000000001</c:v>
                </c:pt>
                <c:pt idx="738">
                  <c:v>1.39829</c:v>
                </c:pt>
                <c:pt idx="739">
                  <c:v>2.5863779999999998</c:v>
                </c:pt>
                <c:pt idx="740">
                  <c:v>0.98200200000000004</c:v>
                </c:pt>
                <c:pt idx="741">
                  <c:v>1.6043700000000001</c:v>
                </c:pt>
                <c:pt idx="742">
                  <c:v>0.192437</c:v>
                </c:pt>
                <c:pt idx="743">
                  <c:v>-5.4599999999999926E-3</c:v>
                </c:pt>
                <c:pt idx="744">
                  <c:v>-0.47184399999999999</c:v>
                </c:pt>
                <c:pt idx="745">
                  <c:v>-1.172642</c:v>
                </c:pt>
                <c:pt idx="746">
                  <c:v>-0.95528400000000002</c:v>
                </c:pt>
                <c:pt idx="747">
                  <c:v>-2.203484</c:v>
                </c:pt>
                <c:pt idx="748">
                  <c:v>-1.568764</c:v>
                </c:pt>
                <c:pt idx="749">
                  <c:v>-3.4505479999999999</c:v>
                </c:pt>
                <c:pt idx="750">
                  <c:v>-2.1788349999999999</c:v>
                </c:pt>
                <c:pt idx="751">
                  <c:v>-4.5813009999999998</c:v>
                </c:pt>
                <c:pt idx="752">
                  <c:v>-2.547269</c:v>
                </c:pt>
                <c:pt idx="753">
                  <c:v>-5.2957649999999994</c:v>
                </c:pt>
                <c:pt idx="754">
                  <c:v>-2.971082</c:v>
                </c:pt>
                <c:pt idx="755">
                  <c:v>-6.1445259999999999</c:v>
                </c:pt>
                <c:pt idx="756">
                  <c:v>-3.2541820000000001</c:v>
                </c:pt>
                <c:pt idx="757">
                  <c:v>-6.4483470000000001</c:v>
                </c:pt>
                <c:pt idx="758">
                  <c:v>-3.1075089999999999</c:v>
                </c:pt>
                <c:pt idx="759">
                  <c:v>-6.1636769999999999</c:v>
                </c:pt>
                <c:pt idx="760">
                  <c:v>-3.0763150000000001</c:v>
                </c:pt>
                <c:pt idx="761">
                  <c:v>-6.2644990000000007</c:v>
                </c:pt>
                <c:pt idx="762">
                  <c:v>-3.4055580000000001</c:v>
                </c:pt>
                <c:pt idx="763">
                  <c:v>-6.9796370000000003</c:v>
                </c:pt>
                <c:pt idx="764">
                  <c:v>-3.684866</c:v>
                </c:pt>
                <c:pt idx="765">
                  <c:v>-7.255204</c:v>
                </c:pt>
                <c:pt idx="766">
                  <c:v>-3.414879</c:v>
                </c:pt>
                <c:pt idx="767">
                  <c:v>-6.7526539999999997</c:v>
                </c:pt>
                <c:pt idx="768">
                  <c:v>-3.278562</c:v>
                </c:pt>
                <c:pt idx="769">
                  <c:v>-6.471266</c:v>
                </c:pt>
                <c:pt idx="770">
                  <c:v>-2.9056220000000001</c:v>
                </c:pt>
                <c:pt idx="771">
                  <c:v>-5.4913129999999999</c:v>
                </c:pt>
                <c:pt idx="772">
                  <c:v>-2.208526</c:v>
                </c:pt>
                <c:pt idx="773">
                  <c:v>-4.1455549999999999</c:v>
                </c:pt>
                <c:pt idx="774">
                  <c:v>-1.7622009999999999</c:v>
                </c:pt>
                <c:pt idx="775">
                  <c:v>-3.412954</c:v>
                </c:pt>
                <c:pt idx="776">
                  <c:v>-1.619939</c:v>
                </c:pt>
                <c:pt idx="777">
                  <c:v>-3.1271640000000001</c:v>
                </c:pt>
                <c:pt idx="778">
                  <c:v>-1.3219019999999999</c:v>
                </c:pt>
                <c:pt idx="779">
                  <c:v>-2.3508149999999999</c:v>
                </c:pt>
                <c:pt idx="780">
                  <c:v>-0.75186799999999998</c:v>
                </c:pt>
                <c:pt idx="781">
                  <c:v>-1.17883</c:v>
                </c:pt>
                <c:pt idx="782">
                  <c:v>-0.13957800000000001</c:v>
                </c:pt>
                <c:pt idx="783">
                  <c:v>-0.165795</c:v>
                </c:pt>
                <c:pt idx="784">
                  <c:v>-6.7281999999999995E-2</c:v>
                </c:pt>
                <c:pt idx="785">
                  <c:v>-0.23717199999999999</c:v>
                </c:pt>
                <c:pt idx="786">
                  <c:v>-0.39382600000000001</c:v>
                </c:pt>
                <c:pt idx="787">
                  <c:v>-1.107486</c:v>
                </c:pt>
                <c:pt idx="788">
                  <c:v>-0.972831</c:v>
                </c:pt>
                <c:pt idx="789">
                  <c:v>-2.0207709999999999</c:v>
                </c:pt>
                <c:pt idx="790">
                  <c:v>-0.85394999999999999</c:v>
                </c:pt>
                <c:pt idx="791">
                  <c:v>-1.2732520000000001</c:v>
                </c:pt>
                <c:pt idx="792">
                  <c:v>0.102687</c:v>
                </c:pt>
                <c:pt idx="793">
                  <c:v>0.63810499999999992</c:v>
                </c:pt>
                <c:pt idx="794">
                  <c:v>0.77476500000000004</c:v>
                </c:pt>
                <c:pt idx="795">
                  <c:v>1.5539700000000001</c:v>
                </c:pt>
                <c:pt idx="796">
                  <c:v>0.54950699999999997</c:v>
                </c:pt>
                <c:pt idx="797">
                  <c:v>0.69220399999999993</c:v>
                </c:pt>
                <c:pt idx="798">
                  <c:v>-0.18353900000000001</c:v>
                </c:pt>
                <c:pt idx="799">
                  <c:v>-0.43032500000000001</c:v>
                </c:pt>
                <c:pt idx="800">
                  <c:v>6.4055000000000001E-2</c:v>
                </c:pt>
                <c:pt idx="801">
                  <c:v>0.56991000000000003</c:v>
                </c:pt>
                <c:pt idx="802">
                  <c:v>0.64289099999999999</c:v>
                </c:pt>
                <c:pt idx="803">
                  <c:v>0.52502199999999999</c:v>
                </c:pt>
                <c:pt idx="804">
                  <c:v>-1.9393499999999999</c:v>
                </c:pt>
                <c:pt idx="805">
                  <c:v>-6.2645179999999998</c:v>
                </c:pt>
                <c:pt idx="806">
                  <c:v>-6.1292049999999998</c:v>
                </c:pt>
                <c:pt idx="807">
                  <c:v>-12.550747999999999</c:v>
                </c:pt>
                <c:pt idx="808">
                  <c:v>-4.780513</c:v>
                </c:pt>
                <c:pt idx="809">
                  <c:v>-6.4799769999999999</c:v>
                </c:pt>
                <c:pt idx="810">
                  <c:v>1.81168</c:v>
                </c:pt>
                <c:pt idx="811">
                  <c:v>6.2885390000000001</c:v>
                </c:pt>
                <c:pt idx="812">
                  <c:v>5.7017629999999997</c:v>
                </c:pt>
                <c:pt idx="813">
                  <c:v>11.489857000000001</c:v>
                </c:pt>
                <c:pt idx="814">
                  <c:v>5.1902220000000003</c:v>
                </c:pt>
                <c:pt idx="815">
                  <c:v>9.587161</c:v>
                </c:pt>
                <c:pt idx="816">
                  <c:v>3.4414150000000001</c:v>
                </c:pt>
                <c:pt idx="817">
                  <c:v>5.944178</c:v>
                </c:pt>
                <c:pt idx="818">
                  <c:v>1.7011700000000001</c:v>
                </c:pt>
                <c:pt idx="819">
                  <c:v>2.8373200000000001</c:v>
                </c:pt>
                <c:pt idx="820">
                  <c:v>0.75141599999999997</c:v>
                </c:pt>
                <c:pt idx="821">
                  <c:v>1.137529</c:v>
                </c:pt>
                <c:pt idx="822">
                  <c:v>5.8334999999999998E-2</c:v>
                </c:pt>
                <c:pt idx="823">
                  <c:v>1.3750999999999999E-2</c:v>
                </c:pt>
                <c:pt idx="824">
                  <c:v>7.1809999999999999E-2</c:v>
                </c:pt>
                <c:pt idx="825">
                  <c:v>0.50046000000000002</c:v>
                </c:pt>
                <c:pt idx="826">
                  <c:v>0.85547600000000001</c:v>
                </c:pt>
                <c:pt idx="827">
                  <c:v>2.0693630000000001</c:v>
                </c:pt>
                <c:pt idx="828">
                  <c:v>1.563574</c:v>
                </c:pt>
                <c:pt idx="829">
                  <c:v>3.499082</c:v>
                </c:pt>
                <c:pt idx="830">
                  <c:v>2.2359140000000002</c:v>
                </c:pt>
                <c:pt idx="831">
                  <c:v>4.527094</c:v>
                </c:pt>
                <c:pt idx="832">
                  <c:v>2.0897169999999998</c:v>
                </c:pt>
                <c:pt idx="833">
                  <c:v>3.786365</c:v>
                </c:pt>
                <c:pt idx="834">
                  <c:v>1.2854049999999999</c:v>
                </c:pt>
                <c:pt idx="835">
                  <c:v>2.1881719999999998</c:v>
                </c:pt>
                <c:pt idx="836">
                  <c:v>0.523146</c:v>
                </c:pt>
                <c:pt idx="837">
                  <c:v>0.70380699999999996</c:v>
                </c:pt>
                <c:pt idx="838">
                  <c:v>-5.4316000000000003E-2</c:v>
                </c:pt>
                <c:pt idx="839">
                  <c:v>-0.27654699999999999</c:v>
                </c:pt>
                <c:pt idx="840">
                  <c:v>-0.33058500000000002</c:v>
                </c:pt>
                <c:pt idx="841">
                  <c:v>-0.83779300000000001</c:v>
                </c:pt>
                <c:pt idx="842">
                  <c:v>-0.68044700000000002</c:v>
                </c:pt>
                <c:pt idx="843">
                  <c:v>-1.2558210000000001</c:v>
                </c:pt>
                <c:pt idx="844">
                  <c:v>-0.89187700000000003</c:v>
                </c:pt>
                <c:pt idx="845">
                  <c:v>-2.0031340000000002</c:v>
                </c:pt>
                <c:pt idx="846">
                  <c:v>-1.2080820000000001</c:v>
                </c:pt>
                <c:pt idx="847">
                  <c:v>-2.42991</c:v>
                </c:pt>
                <c:pt idx="848">
                  <c:v>-1.14286</c:v>
                </c:pt>
                <c:pt idx="849">
                  <c:v>-2.1907570000000001</c:v>
                </c:pt>
                <c:pt idx="850">
                  <c:v>-1.0186839999999999</c:v>
                </c:pt>
                <c:pt idx="851">
                  <c:v>-2.1686800000000002</c:v>
                </c:pt>
                <c:pt idx="852">
                  <c:v>-1.4367460000000001</c:v>
                </c:pt>
                <c:pt idx="853">
                  <c:v>-3.1571150000000001</c:v>
                </c:pt>
                <c:pt idx="854">
                  <c:v>-1.8964190000000001</c:v>
                </c:pt>
                <c:pt idx="855">
                  <c:v>-3.7920210000000001</c:v>
                </c:pt>
                <c:pt idx="856">
                  <c:v>-1.9300330000000001</c:v>
                </c:pt>
                <c:pt idx="857">
                  <c:v>-3.9794640000000001</c:v>
                </c:pt>
                <c:pt idx="858">
                  <c:v>-2.200615</c:v>
                </c:pt>
                <c:pt idx="859">
                  <c:v>-4.5472269999999995</c:v>
                </c:pt>
                <c:pt idx="860">
                  <c:v>-2.498094</c:v>
                </c:pt>
                <c:pt idx="861">
                  <c:v>-5.046678</c:v>
                </c:pt>
                <c:pt idx="862">
                  <c:v>-2.4191069999999999</c:v>
                </c:pt>
                <c:pt idx="863">
                  <c:v>-4.5766109999999998</c:v>
                </c:pt>
                <c:pt idx="864">
                  <c:v>-1.970539</c:v>
                </c:pt>
                <c:pt idx="865">
                  <c:v>-3.9384700000000001</c:v>
                </c:pt>
                <c:pt idx="866">
                  <c:v>-2.189902</c:v>
                </c:pt>
                <c:pt idx="867">
                  <c:v>-4.7795209999999999</c:v>
                </c:pt>
                <c:pt idx="868">
                  <c:v>-2.9401739999999998</c:v>
                </c:pt>
                <c:pt idx="869">
                  <c:v>-6.0082399999999998</c:v>
                </c:pt>
                <c:pt idx="870">
                  <c:v>-2.9636930000000001</c:v>
                </c:pt>
                <c:pt idx="871">
                  <c:v>-5.5768649999999997</c:v>
                </c:pt>
                <c:pt idx="872">
                  <c:v>-2.1251630000000001</c:v>
                </c:pt>
                <c:pt idx="873">
                  <c:v>-3.7451400000000001</c:v>
                </c:pt>
                <c:pt idx="874">
                  <c:v>-1.2646280000000001</c:v>
                </c:pt>
                <c:pt idx="875">
                  <c:v>-2.5229840000000001</c:v>
                </c:pt>
                <c:pt idx="876">
                  <c:v>-1.2607569999999999</c:v>
                </c:pt>
                <c:pt idx="877">
                  <c:v>-2.3718659999999998</c:v>
                </c:pt>
                <c:pt idx="878">
                  <c:v>-0.88691200000000003</c:v>
                </c:pt>
                <c:pt idx="879">
                  <c:v>-1.4962710000000001</c:v>
                </c:pt>
                <c:pt idx="880">
                  <c:v>-0.37854900000000002</c:v>
                </c:pt>
                <c:pt idx="881">
                  <c:v>-0.57948200000000005</c:v>
                </c:pt>
                <c:pt idx="882">
                  <c:v>-9.0254000000000001E-2</c:v>
                </c:pt>
                <c:pt idx="883">
                  <c:v>-0.22000600000000001</c:v>
                </c:pt>
                <c:pt idx="884">
                  <c:v>-0.35045199999999999</c:v>
                </c:pt>
                <c:pt idx="885">
                  <c:v>-0.93589599999999995</c:v>
                </c:pt>
                <c:pt idx="886">
                  <c:v>-0.72594999999999998</c:v>
                </c:pt>
                <c:pt idx="887">
                  <c:v>-1.515714</c:v>
                </c:pt>
                <c:pt idx="888">
                  <c:v>-0.81953600000000004</c:v>
                </c:pt>
                <c:pt idx="889">
                  <c:v>-1.6070630000000001</c:v>
                </c:pt>
                <c:pt idx="890">
                  <c:v>-0.679871</c:v>
                </c:pt>
                <c:pt idx="891">
                  <c:v>-1.177435</c:v>
                </c:pt>
                <c:pt idx="892">
                  <c:v>-0.26285900000000001</c:v>
                </c:pt>
                <c:pt idx="893">
                  <c:v>-0.28325300000000003</c:v>
                </c:pt>
                <c:pt idx="894">
                  <c:v>0.178651</c:v>
                </c:pt>
                <c:pt idx="895">
                  <c:v>0.53400099999999995</c:v>
                </c:pt>
                <c:pt idx="896">
                  <c:v>0.49883899999999998</c:v>
                </c:pt>
                <c:pt idx="897">
                  <c:v>1.1197189999999999</c:v>
                </c:pt>
                <c:pt idx="898">
                  <c:v>0.63419199999999998</c:v>
                </c:pt>
                <c:pt idx="899">
                  <c:v>1.118646</c:v>
                </c:pt>
                <c:pt idx="900">
                  <c:v>0.101523</c:v>
                </c:pt>
                <c:pt idx="901">
                  <c:v>-0.29800700000000002</c:v>
                </c:pt>
                <c:pt idx="902">
                  <c:v>-0.73005900000000001</c:v>
                </c:pt>
                <c:pt idx="903">
                  <c:v>-1.417875</c:v>
                </c:pt>
                <c:pt idx="904">
                  <c:v>-0.22784499999999999</c:v>
                </c:pt>
                <c:pt idx="905">
                  <c:v>0.12721299999999999</c:v>
                </c:pt>
                <c:pt idx="906">
                  <c:v>0.81039899999999998</c:v>
                </c:pt>
                <c:pt idx="907">
                  <c:v>1.758832</c:v>
                </c:pt>
                <c:pt idx="908">
                  <c:v>0.89343499999999998</c:v>
                </c:pt>
                <c:pt idx="909">
                  <c:v>1.522359</c:v>
                </c:pt>
                <c:pt idx="910">
                  <c:v>0.15803700000000001</c:v>
                </c:pt>
                <c:pt idx="911">
                  <c:v>-0.20399500000000001</c:v>
                </c:pt>
                <c:pt idx="912">
                  <c:v>-0.72094400000000003</c:v>
                </c:pt>
                <c:pt idx="913">
                  <c:v>-1.5999680000000001</c:v>
                </c:pt>
                <c:pt idx="914">
                  <c:v>-0.48396600000000001</c:v>
                </c:pt>
                <c:pt idx="915">
                  <c:v>-0.24341000000000002</c:v>
                </c:pt>
                <c:pt idx="916">
                  <c:v>0.92790399999999995</c:v>
                </c:pt>
                <c:pt idx="917">
                  <c:v>2.4854449999999999</c:v>
                </c:pt>
                <c:pt idx="918">
                  <c:v>2.0941730000000001</c:v>
                </c:pt>
                <c:pt idx="919">
                  <c:v>4.8408100000000003</c:v>
                </c:pt>
                <c:pt idx="920">
                  <c:v>3.2922720000000001</c:v>
                </c:pt>
                <c:pt idx="921">
                  <c:v>6.9146710000000002</c:v>
                </c:pt>
                <c:pt idx="922">
                  <c:v>3.7308669999999999</c:v>
                </c:pt>
                <c:pt idx="923">
                  <c:v>7.3040590000000005</c:v>
                </c:pt>
                <c:pt idx="924">
                  <c:v>3.2612459999999999</c:v>
                </c:pt>
                <c:pt idx="925">
                  <c:v>6.102976</c:v>
                </c:pt>
                <c:pt idx="926">
                  <c:v>2.4774790000000002</c:v>
                </c:pt>
                <c:pt idx="927">
                  <c:v>4.6576880000000003</c:v>
                </c:pt>
                <c:pt idx="928">
                  <c:v>1.906115</c:v>
                </c:pt>
                <c:pt idx="929">
                  <c:v>3.6412580000000001</c:v>
                </c:pt>
                <c:pt idx="930">
                  <c:v>1.6301209999999999</c:v>
                </c:pt>
                <c:pt idx="931">
                  <c:v>3.248796</c:v>
                </c:pt>
                <c:pt idx="932">
                  <c:v>1.679554</c:v>
                </c:pt>
                <c:pt idx="933">
                  <c:v>3.4379919999999999</c:v>
                </c:pt>
                <c:pt idx="934">
                  <c:v>1.6818059999999999</c:v>
                </c:pt>
                <c:pt idx="935">
                  <c:v>3.0941429999999999</c:v>
                </c:pt>
                <c:pt idx="936">
                  <c:v>0.92847800000000003</c:v>
                </c:pt>
                <c:pt idx="937">
                  <c:v>1.3833709999999999</c:v>
                </c:pt>
                <c:pt idx="938">
                  <c:v>0.33675899999999998</c:v>
                </c:pt>
                <c:pt idx="939">
                  <c:v>0.69781000000000004</c:v>
                </c:pt>
                <c:pt idx="940">
                  <c:v>0.114749</c:v>
                </c:pt>
                <c:pt idx="941">
                  <c:v>-0.16669899999999999</c:v>
                </c:pt>
                <c:pt idx="942">
                  <c:v>-0.78467299999999995</c:v>
                </c:pt>
                <c:pt idx="943">
                  <c:v>-1.801455</c:v>
                </c:pt>
                <c:pt idx="944">
                  <c:v>-0.86925799999999998</c:v>
                </c:pt>
                <c:pt idx="945">
                  <c:v>-1.4917389999999999</c:v>
                </c:pt>
                <c:pt idx="946">
                  <c:v>-0.57926299999999997</c:v>
                </c:pt>
                <c:pt idx="947">
                  <c:v>-1.431716</c:v>
                </c:pt>
                <c:pt idx="948">
                  <c:v>-1.324041</c:v>
                </c:pt>
                <c:pt idx="949">
                  <c:v>-3.3744990000000001</c:v>
                </c:pt>
                <c:pt idx="950">
                  <c:v>-2.8738039999999998</c:v>
                </c:pt>
                <c:pt idx="951">
                  <c:v>-6.3122059999999998</c:v>
                </c:pt>
                <c:pt idx="952">
                  <c:v>-3.7251820000000002</c:v>
                </c:pt>
                <c:pt idx="953">
                  <c:v>-7.410209</c:v>
                </c:pt>
                <c:pt idx="954">
                  <c:v>-3.4668519999999998</c:v>
                </c:pt>
                <c:pt idx="955">
                  <c:v>-6.7313739999999997</c:v>
                </c:pt>
                <c:pt idx="956">
                  <c:v>-3.173746</c:v>
                </c:pt>
                <c:pt idx="957">
                  <c:v>-6.5249160000000002</c:v>
                </c:pt>
                <c:pt idx="958">
                  <c:v>-3.8064469999999999</c:v>
                </c:pt>
                <c:pt idx="959">
                  <c:v>-8.1542530000000006</c:v>
                </c:pt>
                <c:pt idx="960">
                  <c:v>-4.7015479999999998</c:v>
                </c:pt>
                <c:pt idx="961">
                  <c:v>-9.3828619999999994</c:v>
                </c:pt>
                <c:pt idx="962">
                  <c:v>-4.0358309999999999</c:v>
                </c:pt>
                <c:pt idx="963">
                  <c:v>-7.1011699999999998</c:v>
                </c:pt>
                <c:pt idx="964">
                  <c:v>-2.0649700000000002</c:v>
                </c:pt>
                <c:pt idx="965">
                  <c:v>-3.3050450000000002</c:v>
                </c:pt>
                <c:pt idx="966">
                  <c:v>-1.0910439999999999</c:v>
                </c:pt>
                <c:pt idx="967">
                  <c:v>-2.4238299999999997</c:v>
                </c:pt>
                <c:pt idx="968">
                  <c:v>-1.508813</c:v>
                </c:pt>
                <c:pt idx="969">
                  <c:v>-3.1589320000000001</c:v>
                </c:pt>
                <c:pt idx="970">
                  <c:v>-1.7779</c:v>
                </c:pt>
                <c:pt idx="971">
                  <c:v>-3.5481560000000001</c:v>
                </c:pt>
                <c:pt idx="972">
                  <c:v>-1.6315539999999999</c:v>
                </c:pt>
                <c:pt idx="973">
                  <c:v>-3.0722620000000003</c:v>
                </c:pt>
                <c:pt idx="974">
                  <c:v>-1.209236</c:v>
                </c:pt>
                <c:pt idx="975">
                  <c:v>-2.2397390000000001</c:v>
                </c:pt>
                <c:pt idx="976">
                  <c:v>-0.73662700000000003</c:v>
                </c:pt>
                <c:pt idx="977">
                  <c:v>-1.079545</c:v>
                </c:pt>
                <c:pt idx="978">
                  <c:v>-0.117577</c:v>
                </c:pt>
                <c:pt idx="979">
                  <c:v>-0.20263599999999998</c:v>
                </c:pt>
                <c:pt idx="980">
                  <c:v>-8.7684999999999999E-2</c:v>
                </c:pt>
                <c:pt idx="981">
                  <c:v>-0.122626</c:v>
                </c:pt>
                <c:pt idx="982">
                  <c:v>4.0967999999999997E-2</c:v>
                </c:pt>
                <c:pt idx="983">
                  <c:v>0.12925400000000001</c:v>
                </c:pt>
                <c:pt idx="984">
                  <c:v>9.7639000000000004E-2</c:v>
                </c:pt>
                <c:pt idx="985">
                  <c:v>0.14204700000000001</c:v>
                </c:pt>
                <c:pt idx="986">
                  <c:v>-5.7748000000000001E-2</c:v>
                </c:pt>
                <c:pt idx="987">
                  <c:v>-0.10473099999999999</c:v>
                </c:pt>
                <c:pt idx="988">
                  <c:v>0.27506199999999997</c:v>
                </c:pt>
                <c:pt idx="989">
                  <c:v>1.0634790000000001</c:v>
                </c:pt>
                <c:pt idx="990">
                  <c:v>1.2405060000000001</c:v>
                </c:pt>
                <c:pt idx="991">
                  <c:v>2.762699</c:v>
                </c:pt>
                <c:pt idx="992">
                  <c:v>1.402749</c:v>
                </c:pt>
                <c:pt idx="993">
                  <c:v>2.2122570000000001</c:v>
                </c:pt>
                <c:pt idx="994">
                  <c:v>-9.8679000000000003E-2</c:v>
                </c:pt>
                <c:pt idx="995">
                  <c:v>-1.33131</c:v>
                </c:pt>
                <c:pt idx="996">
                  <c:v>-2.1377890000000002</c:v>
                </c:pt>
                <c:pt idx="997">
                  <c:v>-4.3935390000000005</c:v>
                </c:pt>
                <c:pt idx="998">
                  <c:v>-1.982507</c:v>
                </c:pt>
                <c:pt idx="999">
                  <c:v>-3.375216</c:v>
                </c:pt>
                <c:pt idx="1000">
                  <c:v>-0.42011999999999999</c:v>
                </c:pt>
                <c:pt idx="1001">
                  <c:v>0.24177100000000001</c:v>
                </c:pt>
                <c:pt idx="1002">
                  <c:v>1.6444749999999999</c:v>
                </c:pt>
                <c:pt idx="1003">
                  <c:v>4.2387560000000004</c:v>
                </c:pt>
                <c:pt idx="1004">
                  <c:v>3.5122019999999998</c:v>
                </c:pt>
                <c:pt idx="1005">
                  <c:v>7.8833129999999993</c:v>
                </c:pt>
                <c:pt idx="1006">
                  <c:v>5.0612769999999996</c:v>
                </c:pt>
                <c:pt idx="1007">
                  <c:v>10.212185999999999</c:v>
                </c:pt>
                <c:pt idx="1008">
                  <c:v>4.8943919999999999</c:v>
                </c:pt>
                <c:pt idx="1009">
                  <c:v>9.4204129999999999</c:v>
                </c:pt>
                <c:pt idx="1010">
                  <c:v>4.142722</c:v>
                </c:pt>
                <c:pt idx="1011">
                  <c:v>7.852671</c:v>
                </c:pt>
                <c:pt idx="1012">
                  <c:v>3.344935</c:v>
                </c:pt>
                <c:pt idx="1013">
                  <c:v>6.3756950000000003</c:v>
                </c:pt>
                <c:pt idx="1014">
                  <c:v>2.6812550000000002</c:v>
                </c:pt>
                <c:pt idx="1015">
                  <c:v>5.0756990000000002</c:v>
                </c:pt>
                <c:pt idx="1016">
                  <c:v>2.2011590000000001</c:v>
                </c:pt>
                <c:pt idx="1017">
                  <c:v>4.1758579999999998</c:v>
                </c:pt>
                <c:pt idx="1018">
                  <c:v>1.6672560000000001</c:v>
                </c:pt>
                <c:pt idx="1019">
                  <c:v>3.0729519999999999</c:v>
                </c:pt>
                <c:pt idx="1020">
                  <c:v>1.198518</c:v>
                </c:pt>
                <c:pt idx="1021">
                  <c:v>2.2112379999999998</c:v>
                </c:pt>
                <c:pt idx="1022">
                  <c:v>0.81207300000000004</c:v>
                </c:pt>
                <c:pt idx="1023">
                  <c:v>1.3702209999999999</c:v>
                </c:pt>
                <c:pt idx="1024">
                  <c:v>0.28811999999999999</c:v>
                </c:pt>
                <c:pt idx="1025">
                  <c:v>0.38054499999999997</c:v>
                </c:pt>
                <c:pt idx="1026">
                  <c:v>-9.7050000000000001E-3</c:v>
                </c:pt>
                <c:pt idx="1027">
                  <c:v>-0.12589</c:v>
                </c:pt>
                <c:pt idx="1028">
                  <c:v>-0.42822399999999999</c:v>
                </c:pt>
                <c:pt idx="1029">
                  <c:v>-1.37822</c:v>
                </c:pt>
                <c:pt idx="1030">
                  <c:v>-1.4267479999999999</c:v>
                </c:pt>
                <c:pt idx="1031">
                  <c:v>-3.235096</c:v>
                </c:pt>
                <c:pt idx="1032">
                  <c:v>-2.1631130000000001</c:v>
                </c:pt>
                <c:pt idx="1033">
                  <c:v>-4.5465870000000006</c:v>
                </c:pt>
                <c:pt idx="1034">
                  <c:v>-2.3938109999999999</c:v>
                </c:pt>
                <c:pt idx="1035">
                  <c:v>-4.6668469999999997</c:v>
                </c:pt>
                <c:pt idx="1036">
                  <c:v>-2.2055709999999999</c:v>
                </c:pt>
                <c:pt idx="1037">
                  <c:v>-4.5183669999999996</c:v>
                </c:pt>
                <c:pt idx="1038">
                  <c:v>-2.4764759999999999</c:v>
                </c:pt>
                <c:pt idx="1039">
                  <c:v>-5.0399969999999996</c:v>
                </c:pt>
                <c:pt idx="1040">
                  <c:v>-2.6025900000000002</c:v>
                </c:pt>
                <c:pt idx="1041">
                  <c:v>-5.1600929999999998</c:v>
                </c:pt>
                <c:pt idx="1042">
                  <c:v>-2.5708009999999999</c:v>
                </c:pt>
                <c:pt idx="1043">
                  <c:v>-5.296144</c:v>
                </c:pt>
                <c:pt idx="1044">
                  <c:v>-3.1162350000000001</c:v>
                </c:pt>
                <c:pt idx="1045">
                  <c:v>-6.6748180000000001</c:v>
                </c:pt>
                <c:pt idx="1046">
                  <c:v>-3.8126030000000002</c:v>
                </c:pt>
                <c:pt idx="1047">
                  <c:v>-7.574891</c:v>
                </c:pt>
                <c:pt idx="1048">
                  <c:v>-3.3329040000000001</c:v>
                </c:pt>
                <c:pt idx="1049">
                  <c:v>-6.1648480000000001</c:v>
                </c:pt>
                <c:pt idx="1050">
                  <c:v>-2.4227479999999999</c:v>
                </c:pt>
                <c:pt idx="1051">
                  <c:v>-4.5342590000000005</c:v>
                </c:pt>
                <c:pt idx="1052">
                  <c:v>-1.8508039999999999</c:v>
                </c:pt>
                <c:pt idx="1053">
                  <c:v>-3.2291850000000002</c:v>
                </c:pt>
                <c:pt idx="1054">
                  <c:v>-0.99399700000000002</c:v>
                </c:pt>
                <c:pt idx="1055">
                  <c:v>-1.931081</c:v>
                </c:pt>
                <c:pt idx="1056">
                  <c:v>-1.1042529999999999</c:v>
                </c:pt>
                <c:pt idx="1057">
                  <c:v>-2.3734250000000001</c:v>
                </c:pt>
                <c:pt idx="1058">
                  <c:v>-1.398671</c:v>
                </c:pt>
                <c:pt idx="1059">
                  <c:v>-2.743163</c:v>
                </c:pt>
                <c:pt idx="1060">
                  <c:v>-1.115065</c:v>
                </c:pt>
                <c:pt idx="1061">
                  <c:v>-1.9503759999999999</c:v>
                </c:pt>
                <c:pt idx="1062">
                  <c:v>-0.465748</c:v>
                </c:pt>
                <c:pt idx="1063">
                  <c:v>-0.60923799999999995</c:v>
                </c:pt>
                <c:pt idx="1064">
                  <c:v>2.8367E-2</c:v>
                </c:pt>
                <c:pt idx="1065">
                  <c:v>0.103807</c:v>
                </c:pt>
                <c:pt idx="1066">
                  <c:v>1.9147000000000001E-2</c:v>
                </c:pt>
                <c:pt idx="1067">
                  <c:v>6.7300000000000016E-3</c:v>
                </c:pt>
                <c:pt idx="1068">
                  <c:v>-4.1555000000000002E-2</c:v>
                </c:pt>
                <c:pt idx="1069">
                  <c:v>-1.7376000000000003E-2</c:v>
                </c:pt>
                <c:pt idx="1070">
                  <c:v>0.35062599999999999</c:v>
                </c:pt>
                <c:pt idx="1071">
                  <c:v>1.059059</c:v>
                </c:pt>
                <c:pt idx="1072">
                  <c:v>1.169432</c:v>
                </c:pt>
                <c:pt idx="1073">
                  <c:v>2.7651349999999999</c:v>
                </c:pt>
                <c:pt idx="1074">
                  <c:v>1.643022</c:v>
                </c:pt>
                <c:pt idx="1075">
                  <c:v>2.7916850000000002</c:v>
                </c:pt>
                <c:pt idx="1076">
                  <c:v>0.57206299999999999</c:v>
                </c:pt>
                <c:pt idx="1077">
                  <c:v>0.95237400000000005</c:v>
                </c:pt>
                <c:pt idx="1078">
                  <c:v>-0.119542</c:v>
                </c:pt>
                <c:pt idx="1079">
                  <c:v>-0.97287699999999999</c:v>
                </c:pt>
                <c:pt idx="1080">
                  <c:v>-1.2488429999999999</c:v>
                </c:pt>
                <c:pt idx="1081">
                  <c:v>-2.4771859999999997</c:v>
                </c:pt>
                <c:pt idx="1082">
                  <c:v>-0.99858499999999994</c:v>
                </c:pt>
                <c:pt idx="1083">
                  <c:v>-1.6377660000000001</c:v>
                </c:pt>
                <c:pt idx="1084">
                  <c:v>0.17583599999999999</c:v>
                </c:pt>
                <c:pt idx="1085">
                  <c:v>1.342536</c:v>
                </c:pt>
                <c:pt idx="1086">
                  <c:v>1.8992230000000001</c:v>
                </c:pt>
                <c:pt idx="1087">
                  <c:v>3.609175</c:v>
                </c:pt>
                <c:pt idx="1088">
                  <c:v>0.27815899999999999</c:v>
                </c:pt>
                <c:pt idx="1089">
                  <c:v>-0.98961799999999989</c:v>
                </c:pt>
                <c:pt idx="1090">
                  <c:v>-1.411267</c:v>
                </c:pt>
                <c:pt idx="1091">
                  <c:v>-1.0434490000000001</c:v>
                </c:pt>
                <c:pt idx="1092">
                  <c:v>2.666086</c:v>
                </c:pt>
                <c:pt idx="1093">
                  <c:v>7.0101250000000004</c:v>
                </c:pt>
                <c:pt idx="1094">
                  <c:v>4.619567</c:v>
                </c:pt>
                <c:pt idx="1095">
                  <c:v>8.2752669999999995</c:v>
                </c:pt>
                <c:pt idx="1096">
                  <c:v>2.6249410000000002</c:v>
                </c:pt>
                <c:pt idx="1097">
                  <c:v>4.8776520000000003</c:v>
                </c:pt>
                <c:pt idx="1098">
                  <c:v>2.0901800000000001</c:v>
                </c:pt>
                <c:pt idx="1099">
                  <c:v>3.9402290000000004</c:v>
                </c:pt>
                <c:pt idx="1100">
                  <c:v>1.674925</c:v>
                </c:pt>
                <c:pt idx="1101">
                  <c:v>3.361046</c:v>
                </c:pt>
                <c:pt idx="1102">
                  <c:v>1.9326840000000001</c:v>
                </c:pt>
                <c:pt idx="1103">
                  <c:v>4.1532879999999999</c:v>
                </c:pt>
                <c:pt idx="1104">
                  <c:v>2.2452209999999999</c:v>
                </c:pt>
                <c:pt idx="1105">
                  <c:v>4.2453560000000001</c:v>
                </c:pt>
                <c:pt idx="1106">
                  <c:v>1.642002</c:v>
                </c:pt>
                <c:pt idx="1107">
                  <c:v>2.8853119999999999</c:v>
                </c:pt>
                <c:pt idx="1108">
                  <c:v>0.92335100000000003</c:v>
                </c:pt>
                <c:pt idx="1109">
                  <c:v>1.6598359999999999</c:v>
                </c:pt>
                <c:pt idx="1110">
                  <c:v>0.66778800000000005</c:v>
                </c:pt>
                <c:pt idx="1111">
                  <c:v>1.319045</c:v>
                </c:pt>
                <c:pt idx="1112">
                  <c:v>0.59936199999999995</c:v>
                </c:pt>
                <c:pt idx="1113">
                  <c:v>1.1176569999999999</c:v>
                </c:pt>
                <c:pt idx="1114">
                  <c:v>0.37191000000000002</c:v>
                </c:pt>
                <c:pt idx="1115">
                  <c:v>0.425597</c:v>
                </c:pt>
                <c:pt idx="1116">
                  <c:v>-0.42321999999999999</c:v>
                </c:pt>
                <c:pt idx="1117">
                  <c:v>-1.357089</c:v>
                </c:pt>
                <c:pt idx="1118">
                  <c:v>-1.3290979999999999</c:v>
                </c:pt>
                <c:pt idx="1119">
                  <c:v>-2.798559</c:v>
                </c:pt>
                <c:pt idx="1120">
                  <c:v>-1.386854</c:v>
                </c:pt>
                <c:pt idx="1121">
                  <c:v>-2.5777429999999999</c:v>
                </c:pt>
                <c:pt idx="1122">
                  <c:v>-1.137205</c:v>
                </c:pt>
                <c:pt idx="1123">
                  <c:v>-2.4228300000000003</c:v>
                </c:pt>
                <c:pt idx="1124">
                  <c:v>-1.4436310000000001</c:v>
                </c:pt>
                <c:pt idx="1125">
                  <c:v>-3.0196230000000002</c:v>
                </c:pt>
                <c:pt idx="1126">
                  <c:v>-1.6902349999999999</c:v>
                </c:pt>
                <c:pt idx="1127">
                  <c:v>-3.4403999999999999</c:v>
                </c:pt>
                <c:pt idx="1128">
                  <c:v>-1.9739869999999999</c:v>
                </c:pt>
                <c:pt idx="1129">
                  <c:v>-4.4496200000000004</c:v>
                </c:pt>
                <c:pt idx="1130">
                  <c:v>-3.0165099999999998</c:v>
                </c:pt>
                <c:pt idx="1131">
                  <c:v>-6.5654469999999998</c:v>
                </c:pt>
                <c:pt idx="1132">
                  <c:v>-3.7748159999999999</c:v>
                </c:pt>
                <c:pt idx="1133">
                  <c:v>-7.4574040000000004</c:v>
                </c:pt>
                <c:pt idx="1134">
                  <c:v>-3.313666</c:v>
                </c:pt>
                <c:pt idx="1135">
                  <c:v>-6.0014419999999999</c:v>
                </c:pt>
                <c:pt idx="1136">
                  <c:v>-2.1083699999999999</c:v>
                </c:pt>
                <c:pt idx="1137">
                  <c:v>-3.7603119999999999</c:v>
                </c:pt>
                <c:pt idx="1138">
                  <c:v>-1.4473879999999999</c:v>
                </c:pt>
                <c:pt idx="1139">
                  <c:v>-2.7516790000000002</c:v>
                </c:pt>
                <c:pt idx="1140">
                  <c:v>-1.201649</c:v>
                </c:pt>
                <c:pt idx="1141">
                  <c:v>-2.169035</c:v>
                </c:pt>
                <c:pt idx="1142">
                  <c:v>-0.72188600000000003</c:v>
                </c:pt>
                <c:pt idx="1143">
                  <c:v>-1.320921</c:v>
                </c:pt>
                <c:pt idx="1144">
                  <c:v>-0.60183200000000003</c:v>
                </c:pt>
                <c:pt idx="1145">
                  <c:v>-1.311706</c:v>
                </c:pt>
                <c:pt idx="1146">
                  <c:v>-0.67285099999999998</c:v>
                </c:pt>
                <c:pt idx="1147">
                  <c:v>-1.4278029999999999</c:v>
                </c:pt>
                <c:pt idx="1148">
                  <c:v>-1.0637909999999999</c:v>
                </c:pt>
                <c:pt idx="1149">
                  <c:v>-2.1628799999999999</c:v>
                </c:pt>
                <c:pt idx="1150">
                  <c:v>-0.75769900000000001</c:v>
                </c:pt>
                <c:pt idx="1151">
                  <c:v>-1.110536</c:v>
                </c:pt>
                <c:pt idx="1152">
                  <c:v>7.4440999999999993E-2</c:v>
                </c:pt>
                <c:pt idx="1153">
                  <c:v>0.46466299999999999</c:v>
                </c:pt>
                <c:pt idx="1154">
                  <c:v>0.35540699999999997</c:v>
                </c:pt>
                <c:pt idx="1155">
                  <c:v>0.44901199999999997</c:v>
                </c:pt>
                <c:pt idx="1156">
                  <c:v>-0.233014</c:v>
                </c:pt>
                <c:pt idx="1157">
                  <c:v>-0.60394199999999998</c:v>
                </c:pt>
                <c:pt idx="1158">
                  <c:v>-0.43215599999999998</c:v>
                </c:pt>
                <c:pt idx="1159">
                  <c:v>-0.84155000000000002</c:v>
                </c:pt>
                <c:pt idx="1160">
                  <c:v>-0.114374</c:v>
                </c:pt>
                <c:pt idx="1161">
                  <c:v>0.21189899999999998</c:v>
                </c:pt>
                <c:pt idx="1162">
                  <c:v>0.80430400000000002</c:v>
                </c:pt>
                <c:pt idx="1163">
                  <c:v>2.085944</c:v>
                </c:pt>
                <c:pt idx="1164">
                  <c:v>1.4345810000000001</c:v>
                </c:pt>
                <c:pt idx="1165">
                  <c:v>2.6114199999999999</c:v>
                </c:pt>
                <c:pt idx="1166">
                  <c:v>0.92858399999999996</c:v>
                </c:pt>
                <c:pt idx="1167">
                  <c:v>1.8073489999999999</c:v>
                </c:pt>
                <c:pt idx="1168">
                  <c:v>0.48195900000000003</c:v>
                </c:pt>
                <c:pt idx="1169">
                  <c:v>0.16862300000000002</c:v>
                </c:pt>
                <c:pt idx="1170">
                  <c:v>-1.045239</c:v>
                </c:pt>
                <c:pt idx="1171">
                  <c:v>-2.7401360000000001</c:v>
                </c:pt>
                <c:pt idx="1172">
                  <c:v>-1.8937029999999999</c:v>
                </c:pt>
                <c:pt idx="1173">
                  <c:v>-3.2900840000000002</c:v>
                </c:pt>
                <c:pt idx="1174">
                  <c:v>-0.32909699999999997</c:v>
                </c:pt>
                <c:pt idx="1175">
                  <c:v>0.21885399999999999</c:v>
                </c:pt>
                <c:pt idx="1176">
                  <c:v>0.40814</c:v>
                </c:pt>
                <c:pt idx="1177">
                  <c:v>-0.11808899999999994</c:v>
                </c:pt>
                <c:pt idx="1178">
                  <c:v>-0.88543400000000005</c:v>
                </c:pt>
                <c:pt idx="1179">
                  <c:v>-0.73915300000000006</c:v>
                </c:pt>
                <c:pt idx="1180">
                  <c:v>1.9119870000000001</c:v>
                </c:pt>
                <c:pt idx="1181">
                  <c:v>5.6135320000000002</c:v>
                </c:pt>
                <c:pt idx="1182">
                  <c:v>4.6992830000000003</c:v>
                </c:pt>
                <c:pt idx="1183">
                  <c:v>9.4792179999999995</c:v>
                </c:pt>
                <c:pt idx="1184">
                  <c:v>4.3562209999999997</c:v>
                </c:pt>
                <c:pt idx="1185">
                  <c:v>8.1255469999999992</c:v>
                </c:pt>
                <c:pt idx="1186">
                  <c:v>3.1821199999999998</c:v>
                </c:pt>
                <c:pt idx="1187">
                  <c:v>5.9759569999999993</c:v>
                </c:pt>
                <c:pt idx="1188">
                  <c:v>2.3937680000000001</c:v>
                </c:pt>
                <c:pt idx="1189">
                  <c:v>4.4620220000000002</c:v>
                </c:pt>
                <c:pt idx="1190">
                  <c:v>1.921745</c:v>
                </c:pt>
                <c:pt idx="1191">
                  <c:v>3.8834239999999998</c:v>
                </c:pt>
                <c:pt idx="1192">
                  <c:v>2.0548679999999999</c:v>
                </c:pt>
                <c:pt idx="1193">
                  <c:v>4.1165579999999995</c:v>
                </c:pt>
                <c:pt idx="1194">
                  <c:v>1.9512940000000001</c:v>
                </c:pt>
                <c:pt idx="1195">
                  <c:v>3.742016</c:v>
                </c:pt>
                <c:pt idx="1196">
                  <c:v>1.6598619999999999</c:v>
                </c:pt>
                <c:pt idx="1197">
                  <c:v>3.2388529999999998</c:v>
                </c:pt>
                <c:pt idx="1198">
                  <c:v>1.5289189999999999</c:v>
                </c:pt>
                <c:pt idx="1199">
                  <c:v>2.9842519999999997</c:v>
                </c:pt>
                <c:pt idx="1200">
                  <c:v>1.2761910000000001</c:v>
                </c:pt>
                <c:pt idx="1201">
                  <c:v>2.316592</c:v>
                </c:pt>
                <c:pt idx="1202">
                  <c:v>0.70526699999999998</c:v>
                </c:pt>
                <c:pt idx="1203">
                  <c:v>0.95477499999999993</c:v>
                </c:pt>
                <c:pt idx="1204">
                  <c:v>-0.224551</c:v>
                </c:pt>
                <c:pt idx="1205">
                  <c:v>-0.84224999999999994</c:v>
                </c:pt>
                <c:pt idx="1206">
                  <c:v>-0.94154599999999999</c:v>
                </c:pt>
                <c:pt idx="1207">
                  <c:v>-2.092803</c:v>
                </c:pt>
                <c:pt idx="1208">
                  <c:v>-1.203085</c:v>
                </c:pt>
                <c:pt idx="1209">
                  <c:v>-2.379947</c:v>
                </c:pt>
                <c:pt idx="1210">
                  <c:v>-1.1395649999999999</c:v>
                </c:pt>
                <c:pt idx="1211">
                  <c:v>-2.2723819999999999</c:v>
                </c:pt>
                <c:pt idx="1212">
                  <c:v>-1.26867</c:v>
                </c:pt>
                <c:pt idx="1213">
                  <c:v>-2.8755999999999999</c:v>
                </c:pt>
                <c:pt idx="1214">
                  <c:v>-1.9664999999999999</c:v>
                </c:pt>
                <c:pt idx="1215">
                  <c:v>-4.1946479999999999</c:v>
                </c:pt>
                <c:pt idx="1216">
                  <c:v>-2.3577560000000002</c:v>
                </c:pt>
                <c:pt idx="1217">
                  <c:v>-4.7682040000000008</c:v>
                </c:pt>
                <c:pt idx="1218">
                  <c:v>-2.465185</c:v>
                </c:pt>
                <c:pt idx="1219">
                  <c:v>-5.0842770000000002</c:v>
                </c:pt>
                <c:pt idx="1220">
                  <c:v>-2.8732250000000001</c:v>
                </c:pt>
                <c:pt idx="1221">
                  <c:v>-5.8675290000000002</c:v>
                </c:pt>
                <c:pt idx="1222">
                  <c:v>-2.840627</c:v>
                </c:pt>
                <c:pt idx="1223">
                  <c:v>-5.3601809999999999</c:v>
                </c:pt>
                <c:pt idx="1224">
                  <c:v>-2.0257269999999998</c:v>
                </c:pt>
                <c:pt idx="1225">
                  <c:v>-3.693352</c:v>
                </c:pt>
                <c:pt idx="1226">
                  <c:v>-1.7691699999999999</c:v>
                </c:pt>
                <c:pt idx="1227">
                  <c:v>-3.9539960000000001</c:v>
                </c:pt>
                <c:pt idx="1228">
                  <c:v>-2.659319</c:v>
                </c:pt>
                <c:pt idx="1229">
                  <c:v>-5.7157429999999998</c:v>
                </c:pt>
                <c:pt idx="1230">
                  <c:v>-3.1746660000000002</c:v>
                </c:pt>
                <c:pt idx="1231">
                  <c:v>-6.1533680000000004</c:v>
                </c:pt>
                <c:pt idx="1232">
                  <c:v>-2.5952000000000002</c:v>
                </c:pt>
                <c:pt idx="1233">
                  <c:v>-4.6948800000000004</c:v>
                </c:pt>
                <c:pt idx="1234">
                  <c:v>-1.732677</c:v>
                </c:pt>
                <c:pt idx="1235">
                  <c:v>-3.2502610000000001</c:v>
                </c:pt>
                <c:pt idx="1236">
                  <c:v>-1.3789480000000001</c:v>
                </c:pt>
                <c:pt idx="1237">
                  <c:v>-2.6608130000000001</c:v>
                </c:pt>
                <c:pt idx="1238">
                  <c:v>-1.0411969999999999</c:v>
                </c:pt>
                <c:pt idx="1239">
                  <c:v>-1.776986</c:v>
                </c:pt>
                <c:pt idx="1240">
                  <c:v>-0.43057099999999998</c:v>
                </c:pt>
                <c:pt idx="1241">
                  <c:v>-0.60497699999999999</c:v>
                </c:pt>
                <c:pt idx="1242">
                  <c:v>-7.5927999999999995E-2</c:v>
                </c:pt>
                <c:pt idx="1243">
                  <c:v>-0.14830499999999999</c:v>
                </c:pt>
                <c:pt idx="1244">
                  <c:v>-0.183863</c:v>
                </c:pt>
                <c:pt idx="1245">
                  <c:v>-0.54627399999999993</c:v>
                </c:pt>
                <c:pt idx="1246">
                  <c:v>-0.54944300000000001</c:v>
                </c:pt>
                <c:pt idx="1247">
                  <c:v>-1.1538110000000001</c:v>
                </c:pt>
                <c:pt idx="1248">
                  <c:v>-0.45702399999999999</c:v>
                </c:pt>
                <c:pt idx="1249">
                  <c:v>-0.615533</c:v>
                </c:pt>
                <c:pt idx="1250">
                  <c:v>0.198545</c:v>
                </c:pt>
                <c:pt idx="1251">
                  <c:v>0.72440599999999999</c:v>
                </c:pt>
                <c:pt idx="1252">
                  <c:v>0.79069400000000001</c:v>
                </c:pt>
                <c:pt idx="1253">
                  <c:v>1.7146949999999999</c:v>
                </c:pt>
                <c:pt idx="1254">
                  <c:v>1.0004010000000001</c:v>
                </c:pt>
                <c:pt idx="1255">
                  <c:v>2.1635460000000002</c:v>
                </c:pt>
                <c:pt idx="1256">
                  <c:v>0.93114699999999995</c:v>
                </c:pt>
                <c:pt idx="1257">
                  <c:v>1.2989310000000001</c:v>
                </c:pt>
                <c:pt idx="1258">
                  <c:v>-0.19268099999999999</c:v>
                </c:pt>
                <c:pt idx="1259">
                  <c:v>-0.68471300000000002</c:v>
                </c:pt>
                <c:pt idx="1260">
                  <c:v>-0.36629899999999999</c:v>
                </c:pt>
                <c:pt idx="1261">
                  <c:v>-0.30517499999999997</c:v>
                </c:pt>
                <c:pt idx="1262">
                  <c:v>0.87832399999999999</c:v>
                </c:pt>
                <c:pt idx="1263">
                  <c:v>2.547409</c:v>
                </c:pt>
                <c:pt idx="1264">
                  <c:v>1.9586399999999999</c:v>
                </c:pt>
                <c:pt idx="1265">
                  <c:v>3.361135</c:v>
                </c:pt>
                <c:pt idx="1266">
                  <c:v>-0.177985</c:v>
                </c:pt>
                <c:pt idx="1267">
                  <c:v>-2.4807060000000001</c:v>
                </c:pt>
                <c:pt idx="1268">
                  <c:v>-4.1417120000000001</c:v>
                </c:pt>
                <c:pt idx="1269">
                  <c:v>-8.7339009999999995</c:v>
                </c:pt>
                <c:pt idx="1270">
                  <c:v>-3.246451</c:v>
                </c:pt>
                <c:pt idx="1271">
                  <c:v>-3.7172369999999999</c:v>
                </c:pt>
                <c:pt idx="1272">
                  <c:v>2.7344909999999998</c:v>
                </c:pt>
                <c:pt idx="1273">
                  <c:v>7.5675489999999996</c:v>
                </c:pt>
                <c:pt idx="1274">
                  <c:v>5.5701840000000002</c:v>
                </c:pt>
                <c:pt idx="1275">
                  <c:v>10.974523000000001</c:v>
                </c:pt>
                <c:pt idx="1276">
                  <c:v>4.7487329999999996</c:v>
                </c:pt>
                <c:pt idx="1277">
                  <c:v>8.8713160000000002</c:v>
                </c:pt>
                <c:pt idx="1278">
                  <c:v>3.4787699999999999</c:v>
                </c:pt>
                <c:pt idx="1279">
                  <c:v>6.4439890000000002</c:v>
                </c:pt>
                <c:pt idx="1280">
                  <c:v>2.5515509999999999</c:v>
                </c:pt>
                <c:pt idx="1281">
                  <c:v>4.6861649999999999</c:v>
                </c:pt>
                <c:pt idx="1282">
                  <c:v>1.864738</c:v>
                </c:pt>
                <c:pt idx="1283">
                  <c:v>3.645988</c:v>
                </c:pt>
                <c:pt idx="1284">
                  <c:v>1.890582</c:v>
                </c:pt>
                <c:pt idx="1285">
                  <c:v>3.9340120000000001</c:v>
                </c:pt>
                <c:pt idx="1286">
                  <c:v>2.1738</c:v>
                </c:pt>
                <c:pt idx="1287">
                  <c:v>4.3394879999999993</c:v>
                </c:pt>
                <c:pt idx="1288">
                  <c:v>2.0146649999999999</c:v>
                </c:pt>
                <c:pt idx="1289">
                  <c:v>3.7333159999999999</c:v>
                </c:pt>
                <c:pt idx="1290">
                  <c:v>1.3915519999999999</c:v>
                </c:pt>
                <c:pt idx="1291">
                  <c:v>2.5347419999999996</c:v>
                </c:pt>
                <c:pt idx="1292">
                  <c:v>0.93291599999999997</c:v>
                </c:pt>
                <c:pt idx="1293">
                  <c:v>1.6647810000000001</c:v>
                </c:pt>
                <c:pt idx="1294">
                  <c:v>0.54336799999999996</c:v>
                </c:pt>
                <c:pt idx="1295">
                  <c:v>0.8597999999999999</c:v>
                </c:pt>
                <c:pt idx="1296">
                  <c:v>1.2713E-2</c:v>
                </c:pt>
                <c:pt idx="1297">
                  <c:v>-0.39543900000000004</c:v>
                </c:pt>
                <c:pt idx="1298">
                  <c:v>-0.78097300000000003</c:v>
                </c:pt>
                <c:pt idx="1299">
                  <c:v>-1.8291580000000001</c:v>
                </c:pt>
                <c:pt idx="1300">
                  <c:v>-1.2513399999999999</c:v>
                </c:pt>
                <c:pt idx="1301">
                  <c:v>-2.6415459999999999</c:v>
                </c:pt>
                <c:pt idx="1302">
                  <c:v>-1.4774700000000001</c:v>
                </c:pt>
                <c:pt idx="1303">
                  <c:v>-3.007784</c:v>
                </c:pt>
                <c:pt idx="1304">
                  <c:v>-1.612708</c:v>
                </c:pt>
                <c:pt idx="1305">
                  <c:v>-3.328929</c:v>
                </c:pt>
                <c:pt idx="1306">
                  <c:v>-1.855855</c:v>
                </c:pt>
                <c:pt idx="1307">
                  <c:v>-3.9994260000000001</c:v>
                </c:pt>
                <c:pt idx="1308">
                  <c:v>-2.4505910000000002</c:v>
                </c:pt>
                <c:pt idx="1309">
                  <c:v>-5.0463129999999996</c:v>
                </c:pt>
                <c:pt idx="1310">
                  <c:v>-2.487393</c:v>
                </c:pt>
                <c:pt idx="1311">
                  <c:v>-4.6661989999999998</c:v>
                </c:pt>
                <c:pt idx="1312">
                  <c:v>-2.0063469999999999</c:v>
                </c:pt>
                <c:pt idx="1313">
                  <c:v>-4.0682729999999996</c:v>
                </c:pt>
                <c:pt idx="1314">
                  <c:v>-2.3458109999999999</c:v>
                </c:pt>
                <c:pt idx="1315">
                  <c:v>-5.1621519999999999</c:v>
                </c:pt>
                <c:pt idx="1316">
                  <c:v>-3.1858819999999999</c:v>
                </c:pt>
                <c:pt idx="1317">
                  <c:v>-6.4365939999999995</c:v>
                </c:pt>
                <c:pt idx="1318">
                  <c:v>-2.980909</c:v>
                </c:pt>
                <c:pt idx="1319">
                  <c:v>-5.5200820000000004</c:v>
                </c:pt>
                <c:pt idx="1320">
                  <c:v>-2.3372069999999998</c:v>
                </c:pt>
                <c:pt idx="1321">
                  <c:v>-4.5793489999999997</c:v>
                </c:pt>
                <c:pt idx="1322">
                  <c:v>-2.2749169999999999</c:v>
                </c:pt>
                <c:pt idx="1323">
                  <c:v>-4.4158080000000002</c:v>
                </c:pt>
                <c:pt idx="1324">
                  <c:v>-2.0541770000000001</c:v>
                </c:pt>
                <c:pt idx="1325">
                  <c:v>-4.0082019999999998</c:v>
                </c:pt>
                <c:pt idx="1326">
                  <c:v>-1.812338</c:v>
                </c:pt>
                <c:pt idx="1327">
                  <c:v>-3.4273499999999997</c:v>
                </c:pt>
                <c:pt idx="1328">
                  <c:v>-1.358538</c:v>
                </c:pt>
                <c:pt idx="1329">
                  <c:v>-2.5824889999999998</c:v>
                </c:pt>
                <c:pt idx="1330">
                  <c:v>-0.98930399999999996</c:v>
                </c:pt>
                <c:pt idx="1331">
                  <c:v>-1.603831</c:v>
                </c:pt>
                <c:pt idx="1332">
                  <c:v>-0.466167</c:v>
                </c:pt>
                <c:pt idx="1333">
                  <c:v>-0.75220200000000004</c:v>
                </c:pt>
                <c:pt idx="1334">
                  <c:v>-0.173708</c:v>
                </c:pt>
                <c:pt idx="1335">
                  <c:v>-0.37466299999999997</c:v>
                </c:pt>
                <c:pt idx="1336">
                  <c:v>-0.442187</c:v>
                </c:pt>
                <c:pt idx="1337">
                  <c:v>-1.1521439999999998</c:v>
                </c:pt>
                <c:pt idx="1338">
                  <c:v>-0.77720299999999998</c:v>
                </c:pt>
                <c:pt idx="1339">
                  <c:v>-1.5258430000000001</c:v>
                </c:pt>
                <c:pt idx="1340">
                  <c:v>-0.60529599999999995</c:v>
                </c:pt>
                <c:pt idx="1341">
                  <c:v>-0.74151599999999995</c:v>
                </c:pt>
                <c:pt idx="1342">
                  <c:v>0.483852</c:v>
                </c:pt>
                <c:pt idx="1343">
                  <c:v>1.5248079999999999</c:v>
                </c:pt>
                <c:pt idx="1344">
                  <c:v>1.5368900000000001</c:v>
                </c:pt>
                <c:pt idx="1345">
                  <c:v>3.3947599999999998</c:v>
                </c:pt>
                <c:pt idx="1346">
                  <c:v>1.9928889999999999</c:v>
                </c:pt>
                <c:pt idx="1347">
                  <c:v>3.7318359999999999</c:v>
                </c:pt>
                <c:pt idx="1348">
                  <c:v>1.0985549999999999</c:v>
                </c:pt>
                <c:pt idx="1349">
                  <c:v>1.401529</c:v>
                </c:pt>
                <c:pt idx="1350">
                  <c:v>-0.51459100000000002</c:v>
                </c:pt>
                <c:pt idx="1351">
                  <c:v>-1.5974740000000001</c:v>
                </c:pt>
                <c:pt idx="1352">
                  <c:v>-1.2616480000000001</c:v>
                </c:pt>
                <c:pt idx="1353">
                  <c:v>-2.2165949999999999</c:v>
                </c:pt>
                <c:pt idx="1354">
                  <c:v>-0.33776499999999998</c:v>
                </c:pt>
                <c:pt idx="1355">
                  <c:v>-0.14095999999999997</c:v>
                </c:pt>
                <c:pt idx="1356">
                  <c:v>0.17432</c:v>
                </c:pt>
                <c:pt idx="1357">
                  <c:v>-0.20255900000000002</c:v>
                </c:pt>
                <c:pt idx="1358">
                  <c:v>-0.63029000000000002</c:v>
                </c:pt>
                <c:pt idx="1359">
                  <c:v>-0.36562500000000003</c:v>
                </c:pt>
                <c:pt idx="1360">
                  <c:v>1.9821960000000001</c:v>
                </c:pt>
                <c:pt idx="1361">
                  <c:v>5.6694290000000001</c:v>
                </c:pt>
                <c:pt idx="1362">
                  <c:v>4.7897600000000002</c:v>
                </c:pt>
                <c:pt idx="1363">
                  <c:v>9.8546560000000003</c:v>
                </c:pt>
                <c:pt idx="1364">
                  <c:v>4.7258170000000002</c:v>
                </c:pt>
                <c:pt idx="1365">
                  <c:v>8.7693550000000009</c:v>
                </c:pt>
                <c:pt idx="1366">
                  <c:v>3.3939889999999999</c:v>
                </c:pt>
                <c:pt idx="1367">
                  <c:v>6.3562729999999998</c:v>
                </c:pt>
                <c:pt idx="1368">
                  <c:v>2.6390479999999998</c:v>
                </c:pt>
                <c:pt idx="1369">
                  <c:v>4.9059749999999998</c:v>
                </c:pt>
                <c:pt idx="1370">
                  <c:v>2.0238640000000001</c:v>
                </c:pt>
                <c:pt idx="1371">
                  <c:v>3.909043</c:v>
                </c:pt>
                <c:pt idx="1372">
                  <c:v>1.841154</c:v>
                </c:pt>
                <c:pt idx="1373">
                  <c:v>3.6593929999999997</c:v>
                </c:pt>
                <c:pt idx="1374">
                  <c:v>1.8185020000000001</c:v>
                </c:pt>
                <c:pt idx="1375">
                  <c:v>3.5581529999999999</c:v>
                </c:pt>
                <c:pt idx="1376">
                  <c:v>1.643613</c:v>
                </c:pt>
                <c:pt idx="1377">
                  <c:v>3.2018909999999998</c:v>
                </c:pt>
                <c:pt idx="1378">
                  <c:v>1.363254</c:v>
                </c:pt>
                <c:pt idx="1379">
                  <c:v>2.3888759999999998</c:v>
                </c:pt>
                <c:pt idx="1380">
                  <c:v>0.65298400000000001</c:v>
                </c:pt>
                <c:pt idx="1381">
                  <c:v>0.96950599999999998</c:v>
                </c:pt>
                <c:pt idx="1382">
                  <c:v>0.123691</c:v>
                </c:pt>
                <c:pt idx="1383">
                  <c:v>0.200323</c:v>
                </c:pt>
                <c:pt idx="1384">
                  <c:v>0.156082</c:v>
                </c:pt>
                <c:pt idx="1385">
                  <c:v>0.44246600000000003</c:v>
                </c:pt>
                <c:pt idx="1386">
                  <c:v>0.32287500000000002</c:v>
                </c:pt>
                <c:pt idx="1387">
                  <c:v>0.381886</c:v>
                </c:pt>
                <c:pt idx="1388">
                  <c:v>-0.39649499999999999</c:v>
                </c:pt>
                <c:pt idx="1389">
                  <c:v>-1.1770080000000001</c:v>
                </c:pt>
                <c:pt idx="1390">
                  <c:v>-1.1186179999999999</c:v>
                </c:pt>
                <c:pt idx="1391">
                  <c:v>-2.4014889999999998</c:v>
                </c:pt>
                <c:pt idx="1392">
                  <c:v>-1.2497780000000001</c:v>
                </c:pt>
                <c:pt idx="1393">
                  <c:v>-2.4883610000000003</c:v>
                </c:pt>
                <c:pt idx="1394">
                  <c:v>-1.3868910000000001</c:v>
                </c:pt>
                <c:pt idx="1395">
                  <c:v>-3.0242200000000001</c:v>
                </c:pt>
                <c:pt idx="1396">
                  <c:v>-1.7588539999999999</c:v>
                </c:pt>
                <c:pt idx="1397">
                  <c:v>-3.4677479999999998</c:v>
                </c:pt>
                <c:pt idx="1398">
                  <c:v>-1.642968</c:v>
                </c:pt>
                <c:pt idx="1399">
                  <c:v>-3.2807729999999999</c:v>
                </c:pt>
                <c:pt idx="1400">
                  <c:v>-1.7626299999999999</c:v>
                </c:pt>
                <c:pt idx="1401">
                  <c:v>-3.8896889999999997</c:v>
                </c:pt>
                <c:pt idx="1402">
                  <c:v>-2.4939689999999999</c:v>
                </c:pt>
                <c:pt idx="1403">
                  <c:v>-5.3765559999999999</c:v>
                </c:pt>
                <c:pt idx="1404">
                  <c:v>-2.992324</c:v>
                </c:pt>
                <c:pt idx="1405">
                  <c:v>-5.7087500000000002</c:v>
                </c:pt>
                <c:pt idx="1406">
                  <c:v>-2.3551150000000001</c:v>
                </c:pt>
                <c:pt idx="1407">
                  <c:v>-4.3125780000000002</c:v>
                </c:pt>
                <c:pt idx="1408">
                  <c:v>-1.9457310000000001</c:v>
                </c:pt>
                <c:pt idx="1409">
                  <c:v>-4.3550120000000003</c:v>
                </c:pt>
                <c:pt idx="1410">
                  <c:v>-2.9558520000000001</c:v>
                </c:pt>
                <c:pt idx="1411">
                  <c:v>-6.3179610000000004</c:v>
                </c:pt>
                <c:pt idx="1412">
                  <c:v>-3.6270069999999999</c:v>
                </c:pt>
                <c:pt idx="1413">
                  <c:v>-7.2360579999999999</c:v>
                </c:pt>
                <c:pt idx="1414">
                  <c:v>-3.2811560000000002</c:v>
                </c:pt>
                <c:pt idx="1415">
                  <c:v>-5.8808199999999999</c:v>
                </c:pt>
                <c:pt idx="1416">
                  <c:v>-1.897697</c:v>
                </c:pt>
                <c:pt idx="1417">
                  <c:v>-3.2774729999999996</c:v>
                </c:pt>
                <c:pt idx="1418">
                  <c:v>-1.0583</c:v>
                </c:pt>
                <c:pt idx="1419">
                  <c:v>-2.1151660000000003</c:v>
                </c:pt>
                <c:pt idx="1420">
                  <c:v>-1.0820970000000001</c:v>
                </c:pt>
                <c:pt idx="1421">
                  <c:v>-1.9703850000000001</c:v>
                </c:pt>
                <c:pt idx="1422">
                  <c:v>-0.69484100000000004</c:v>
                </c:pt>
                <c:pt idx="1423">
                  <c:v>-1.2518820000000002</c:v>
                </c:pt>
                <c:pt idx="1424">
                  <c:v>-0.431033</c:v>
                </c:pt>
                <c:pt idx="1425">
                  <c:v>-0.660354</c:v>
                </c:pt>
                <c:pt idx="1426">
                  <c:v>-2.2027000000000001E-2</c:v>
                </c:pt>
                <c:pt idx="1427">
                  <c:v>0.16889900000000002</c:v>
                </c:pt>
                <c:pt idx="1428">
                  <c:v>0.39648099999999997</c:v>
                </c:pt>
                <c:pt idx="1429">
                  <c:v>0.90882699999999994</c:v>
                </c:pt>
                <c:pt idx="1430">
                  <c:v>0.53842199999999996</c:v>
                </c:pt>
                <c:pt idx="1431">
                  <c:v>1.020664</c:v>
                </c:pt>
                <c:pt idx="1432">
                  <c:v>0.32262000000000002</c:v>
                </c:pt>
                <c:pt idx="1433">
                  <c:v>0.40908100000000003</c:v>
                </c:pt>
                <c:pt idx="1434">
                  <c:v>-0.14491699999999999</c:v>
                </c:pt>
                <c:pt idx="1435">
                  <c:v>-0.48344999999999994</c:v>
                </c:pt>
                <c:pt idx="1436">
                  <c:v>-0.60025799999999996</c:v>
                </c:pt>
                <c:pt idx="1437">
                  <c:v>-1.3080379999999998</c:v>
                </c:pt>
                <c:pt idx="1438">
                  <c:v>-0.235349</c:v>
                </c:pt>
                <c:pt idx="1439">
                  <c:v>0.724831</c:v>
                </c:pt>
                <c:pt idx="1440">
                  <c:v>2.8697539999999999</c:v>
                </c:pt>
                <c:pt idx="1441">
                  <c:v>7.6218369999999993</c:v>
                </c:pt>
                <c:pt idx="1442">
                  <c:v>5.7375030000000002</c:v>
                </c:pt>
                <c:pt idx="1443">
                  <c:v>11.201890000000001</c:v>
                </c:pt>
                <c:pt idx="1444">
                  <c:v>3.934647</c:v>
                </c:pt>
                <c:pt idx="1445">
                  <c:v>5.7488989999999998</c:v>
                </c:pt>
                <c:pt idx="1446">
                  <c:v>-0.18149899999999999</c:v>
                </c:pt>
                <c:pt idx="1447">
                  <c:v>-1.398636</c:v>
                </c:pt>
                <c:pt idx="1448">
                  <c:v>-1.2737529999999999</c:v>
                </c:pt>
                <c:pt idx="1449">
                  <c:v>-1.8035919999999999</c:v>
                </c:pt>
                <c:pt idx="1450">
                  <c:v>0.83237300000000003</c:v>
                </c:pt>
                <c:pt idx="1451">
                  <c:v>3.0406819999999999</c:v>
                </c:pt>
                <c:pt idx="1452">
                  <c:v>3.0547740000000001</c:v>
                </c:pt>
                <c:pt idx="1453">
                  <c:v>6.2278199999999995</c:v>
                </c:pt>
                <c:pt idx="1454">
                  <c:v>2.6420430000000001</c:v>
                </c:pt>
                <c:pt idx="1455">
                  <c:v>4.3718700000000004</c:v>
                </c:pt>
                <c:pt idx="1456">
                  <c:v>0.94162100000000004</c:v>
                </c:pt>
                <c:pt idx="1457">
                  <c:v>1.2928410000000001</c:v>
                </c:pt>
                <c:pt idx="1458">
                  <c:v>1.1997000000000001E-2</c:v>
                </c:pt>
                <c:pt idx="1459">
                  <c:v>3.175E-2</c:v>
                </c:pt>
                <c:pt idx="1460">
                  <c:v>0.35104400000000002</c:v>
                </c:pt>
                <c:pt idx="1461">
                  <c:v>1.2142460000000002</c:v>
                </c:pt>
                <c:pt idx="1462">
                  <c:v>1.281379</c:v>
                </c:pt>
                <c:pt idx="1463">
                  <c:v>2.8499110000000001</c:v>
                </c:pt>
                <c:pt idx="1464">
                  <c:v>1.718237</c:v>
                </c:pt>
                <c:pt idx="1465">
                  <c:v>3.4082499999999998</c:v>
                </c:pt>
                <c:pt idx="1466">
                  <c:v>1.563674</c:v>
                </c:pt>
                <c:pt idx="1467">
                  <c:v>2.92624</c:v>
                </c:pt>
                <c:pt idx="1468">
                  <c:v>1.1761820000000001</c:v>
                </c:pt>
                <c:pt idx="1469">
                  <c:v>2.1988530000000002</c:v>
                </c:pt>
                <c:pt idx="1470">
                  <c:v>0.83589400000000003</c:v>
                </c:pt>
                <c:pt idx="1471">
                  <c:v>1.403664</c:v>
                </c:pt>
                <c:pt idx="1472">
                  <c:v>0.15659799999999999</c:v>
                </c:pt>
                <c:pt idx="1473">
                  <c:v>-0.16636799999999999</c:v>
                </c:pt>
                <c:pt idx="1474">
                  <c:v>-0.64390499999999995</c:v>
                </c:pt>
                <c:pt idx="1475">
                  <c:v>-1.3924240000000001</c:v>
                </c:pt>
                <c:pt idx="1476">
                  <c:v>-0.711198</c:v>
                </c:pt>
                <c:pt idx="1477">
                  <c:v>-1.3994740000000001</c:v>
                </c:pt>
                <c:pt idx="1478">
                  <c:v>-0.74581399999999998</c:v>
                </c:pt>
                <c:pt idx="1479">
                  <c:v>-1.634163</c:v>
                </c:pt>
                <c:pt idx="1480">
                  <c:v>-1.159705</c:v>
                </c:pt>
                <c:pt idx="1481">
                  <c:v>-2.6544140000000001</c:v>
                </c:pt>
                <c:pt idx="1482">
                  <c:v>-1.7336819999999999</c:v>
                </c:pt>
                <c:pt idx="1483">
                  <c:v>-3.5144839999999999</c:v>
                </c:pt>
                <c:pt idx="1484">
                  <c:v>-1.880965</c:v>
                </c:pt>
                <c:pt idx="1485">
                  <c:v>-3.9014930000000003</c:v>
                </c:pt>
                <c:pt idx="1486">
                  <c:v>-2.1986970000000001</c:v>
                </c:pt>
                <c:pt idx="1487">
                  <c:v>-4.7347760000000001</c:v>
                </c:pt>
                <c:pt idx="1488">
                  <c:v>-2.8588429999999998</c:v>
                </c:pt>
                <c:pt idx="1489">
                  <c:v>-5.8657679999999992</c:v>
                </c:pt>
                <c:pt idx="1490">
                  <c:v>-2.9023379999999999</c:v>
                </c:pt>
                <c:pt idx="1491">
                  <c:v>-5.3865080000000001</c:v>
                </c:pt>
                <c:pt idx="1492">
                  <c:v>-2.3934250000000001</c:v>
                </c:pt>
                <c:pt idx="1493">
                  <c:v>-5.0877569999999999</c:v>
                </c:pt>
                <c:pt idx="1494">
                  <c:v>-2.963368</c:v>
                </c:pt>
                <c:pt idx="1495">
                  <c:v>-6.0970639999999996</c:v>
                </c:pt>
                <c:pt idx="1496">
                  <c:v>-3.2531129999999999</c:v>
                </c:pt>
                <c:pt idx="1497">
                  <c:v>-6.4138459999999995</c:v>
                </c:pt>
                <c:pt idx="1498">
                  <c:v>-2.9139590000000002</c:v>
                </c:pt>
                <c:pt idx="1499">
                  <c:v>-5.5501880000000003</c:v>
                </c:pt>
                <c:pt idx="1500">
                  <c:v>-2.3794149999999998</c:v>
                </c:pt>
                <c:pt idx="1501">
                  <c:v>-4.4779909999999994</c:v>
                </c:pt>
                <c:pt idx="1502">
                  <c:v>-1.7489319999999999</c:v>
                </c:pt>
                <c:pt idx="1503">
                  <c:v>-3.1617419999999998</c:v>
                </c:pt>
                <c:pt idx="1504">
                  <c:v>-0.83409100000000003</c:v>
                </c:pt>
                <c:pt idx="1505">
                  <c:v>-1.057005</c:v>
                </c:pt>
                <c:pt idx="1506">
                  <c:v>3.1126999999999998E-2</c:v>
                </c:pt>
                <c:pt idx="1507">
                  <c:v>7.6574000000000003E-2</c:v>
                </c:pt>
                <c:pt idx="1508">
                  <c:v>-2.9552999999999999E-2</c:v>
                </c:pt>
                <c:pt idx="1509">
                  <c:v>-0.34920400000000001</c:v>
                </c:pt>
                <c:pt idx="1510">
                  <c:v>-0.63740300000000005</c:v>
                </c:pt>
                <c:pt idx="1511">
                  <c:v>-1.4935240000000001</c:v>
                </c:pt>
                <c:pt idx="1512">
                  <c:v>-0.98028000000000004</c:v>
                </c:pt>
                <c:pt idx="1513">
                  <c:v>-2.0402279999999999</c:v>
                </c:pt>
                <c:pt idx="1514">
                  <c:v>-0.85501799999999994</c:v>
                </c:pt>
                <c:pt idx="1515">
                  <c:v>-1.2735189999999998</c:v>
                </c:pt>
                <c:pt idx="1516">
                  <c:v>-4.8861000000000002E-2</c:v>
                </c:pt>
                <c:pt idx="1517">
                  <c:v>0.16758800000000001</c:v>
                </c:pt>
                <c:pt idx="1518">
                  <c:v>0.47214</c:v>
                </c:pt>
                <c:pt idx="1519">
                  <c:v>0.98217299999999996</c:v>
                </c:pt>
                <c:pt idx="1520">
                  <c:v>0.40688400000000002</c:v>
                </c:pt>
                <c:pt idx="1521">
                  <c:v>0.86953100000000005</c:v>
                </c:pt>
                <c:pt idx="1522">
                  <c:v>0.80938299999999996</c:v>
                </c:pt>
                <c:pt idx="1523">
                  <c:v>2.1222630000000002</c:v>
                </c:pt>
                <c:pt idx="1524">
                  <c:v>1.6085210000000001</c:v>
                </c:pt>
                <c:pt idx="1525">
                  <c:v>2.9136570000000002</c:v>
                </c:pt>
                <c:pt idx="1526">
                  <c:v>0.22844900000000001</c:v>
                </c:pt>
                <c:pt idx="1527">
                  <c:v>-1.294848</c:v>
                </c:pt>
                <c:pt idx="1528">
                  <c:v>-3.600816</c:v>
                </c:pt>
                <c:pt idx="1529">
                  <c:v>-8.6793319999999987</c:v>
                </c:pt>
                <c:pt idx="1530">
                  <c:v>-5.2581369999999996</c:v>
                </c:pt>
                <c:pt idx="1531">
                  <c:v>-9.3660429999999995</c:v>
                </c:pt>
                <c:pt idx="1532">
                  <c:v>-1.8525</c:v>
                </c:pt>
                <c:pt idx="1533">
                  <c:v>-0.94901600000000008</c:v>
                </c:pt>
                <c:pt idx="1534">
                  <c:v>3.648901</c:v>
                </c:pt>
                <c:pt idx="1535">
                  <c:v>9.2093430000000005</c:v>
                </c:pt>
                <c:pt idx="1536">
                  <c:v>6.4048210000000001</c:v>
                </c:pt>
                <c:pt idx="1537">
                  <c:v>12.924828</c:v>
                </c:pt>
                <c:pt idx="1538">
                  <c:v>6.1415579999999999</c:v>
                </c:pt>
                <c:pt idx="1539">
                  <c:v>11.497941000000001</c:v>
                </c:pt>
                <c:pt idx="1540">
                  <c:v>4.4516229999999997</c:v>
                </c:pt>
                <c:pt idx="1541">
                  <c:v>8.2818670000000001</c:v>
                </c:pt>
                <c:pt idx="1542">
                  <c:v>3.0346630000000001</c:v>
                </c:pt>
                <c:pt idx="1543">
                  <c:v>5.2466390000000001</c:v>
                </c:pt>
                <c:pt idx="1544">
                  <c:v>1.48471</c:v>
                </c:pt>
                <c:pt idx="1545">
                  <c:v>2.4464600000000001</c:v>
                </c:pt>
                <c:pt idx="1546">
                  <c:v>0.767845</c:v>
                </c:pt>
                <c:pt idx="1547">
                  <c:v>1.723201</c:v>
                </c:pt>
                <c:pt idx="1548">
                  <c:v>1.4210719999999999</c:v>
                </c:pt>
                <c:pt idx="1549">
                  <c:v>3.1045729999999998</c:v>
                </c:pt>
                <c:pt idx="1550">
                  <c:v>1.5806880000000001</c:v>
                </c:pt>
                <c:pt idx="1551">
                  <c:v>2.8283800000000001</c:v>
                </c:pt>
                <c:pt idx="1552">
                  <c:v>0.88254299999999997</c:v>
                </c:pt>
                <c:pt idx="1553">
                  <c:v>1.4519549999999999</c:v>
                </c:pt>
                <c:pt idx="1554">
                  <c:v>0.31781599999999999</c:v>
                </c:pt>
                <c:pt idx="1555">
                  <c:v>0.50520699999999996</c:v>
                </c:pt>
                <c:pt idx="1556">
                  <c:v>0.147254</c:v>
                </c:pt>
                <c:pt idx="1557">
                  <c:v>0.29885400000000001</c:v>
                </c:pt>
                <c:pt idx="1558">
                  <c:v>9.0700000000000003E-2</c:v>
                </c:pt>
                <c:pt idx="1559">
                  <c:v>9.7953999999999999E-2</c:v>
                </c:pt>
                <c:pt idx="1560">
                  <c:v>-0.19436</c:v>
                </c:pt>
                <c:pt idx="1561">
                  <c:v>-0.69450199999999995</c:v>
                </c:pt>
                <c:pt idx="1562">
                  <c:v>-0.70114100000000001</c:v>
                </c:pt>
                <c:pt idx="1563">
                  <c:v>-1.399411</c:v>
                </c:pt>
                <c:pt idx="1564">
                  <c:v>-0.63102899999999995</c:v>
                </c:pt>
                <c:pt idx="1565">
                  <c:v>-1.312532</c:v>
                </c:pt>
                <c:pt idx="1566">
                  <c:v>-0.80310199999999998</c:v>
                </c:pt>
                <c:pt idx="1567">
                  <c:v>-1.7757109999999998</c:v>
                </c:pt>
                <c:pt idx="1568">
                  <c:v>-1.23177</c:v>
                </c:pt>
                <c:pt idx="1569">
                  <c:v>-2.7228310000000002</c:v>
                </c:pt>
                <c:pt idx="1570">
                  <c:v>-1.633121</c:v>
                </c:pt>
                <c:pt idx="1571">
                  <c:v>-3.2634609999999999</c:v>
                </c:pt>
                <c:pt idx="1572">
                  <c:v>-1.582727</c:v>
                </c:pt>
                <c:pt idx="1573">
                  <c:v>-3.1955619999999998</c:v>
                </c:pt>
                <c:pt idx="1574">
                  <c:v>-1.8605780000000001</c:v>
                </c:pt>
                <c:pt idx="1575">
                  <c:v>-4.2237460000000002</c:v>
                </c:pt>
                <c:pt idx="1576">
                  <c:v>-2.669794</c:v>
                </c:pt>
                <c:pt idx="1577">
                  <c:v>-5.3511139999999999</c:v>
                </c:pt>
                <c:pt idx="1578">
                  <c:v>-2.4275720000000001</c:v>
                </c:pt>
                <c:pt idx="1579">
                  <c:v>-4.3126199999999999</c:v>
                </c:pt>
                <c:pt idx="1580">
                  <c:v>-1.701954</c:v>
                </c:pt>
                <c:pt idx="1581">
                  <c:v>-3.7231490000000003</c:v>
                </c:pt>
                <c:pt idx="1582">
                  <c:v>-2.580022</c:v>
                </c:pt>
                <c:pt idx="1583">
                  <c:v>-5.6934670000000001</c:v>
                </c:pt>
                <c:pt idx="1584">
                  <c:v>-3.4701529999999998</c:v>
                </c:pt>
                <c:pt idx="1585">
                  <c:v>-6.860487</c:v>
                </c:pt>
                <c:pt idx="1586">
                  <c:v>-2.8694869999999999</c:v>
                </c:pt>
                <c:pt idx="1587">
                  <c:v>-5.0677939999999992</c:v>
                </c:pt>
                <c:pt idx="1588">
                  <c:v>-1.631119</c:v>
                </c:pt>
                <c:pt idx="1589">
                  <c:v>-3.1493150000000001</c:v>
                </c:pt>
                <c:pt idx="1590">
                  <c:v>-1.7321770000000001</c:v>
                </c:pt>
                <c:pt idx="1591">
                  <c:v>-3.419737</c:v>
                </c:pt>
                <c:pt idx="1592">
                  <c:v>-1.388468</c:v>
                </c:pt>
                <c:pt idx="1593">
                  <c:v>-2.3202069999999999</c:v>
                </c:pt>
                <c:pt idx="1594">
                  <c:v>-0.44741599999999998</c:v>
                </c:pt>
                <c:pt idx="1595">
                  <c:v>-0.58116100000000004</c:v>
                </c:pt>
                <c:pt idx="1596">
                  <c:v>-8.2293000000000005E-2</c:v>
                </c:pt>
                <c:pt idx="1597">
                  <c:v>-0.30261399999999999</c:v>
                </c:pt>
                <c:pt idx="1598">
                  <c:v>-0.32403300000000002</c:v>
                </c:pt>
                <c:pt idx="1599">
                  <c:v>-0.70695700000000006</c:v>
                </c:pt>
                <c:pt idx="1600">
                  <c:v>-0.416209</c:v>
                </c:pt>
                <c:pt idx="1601">
                  <c:v>-0.88390299999999999</c:v>
                </c:pt>
                <c:pt idx="1602">
                  <c:v>-0.47887299999999999</c:v>
                </c:pt>
                <c:pt idx="1603">
                  <c:v>-0.83918800000000005</c:v>
                </c:pt>
                <c:pt idx="1604">
                  <c:v>-7.5706999999999997E-2</c:v>
                </c:pt>
                <c:pt idx="1605">
                  <c:v>0.232542</c:v>
                </c:pt>
                <c:pt idx="1606">
                  <c:v>0.78870899999999999</c:v>
                </c:pt>
                <c:pt idx="1607">
                  <c:v>1.8196180000000002</c:v>
                </c:pt>
                <c:pt idx="1608">
                  <c:v>1.034491</c:v>
                </c:pt>
                <c:pt idx="1609">
                  <c:v>1.849499</c:v>
                </c:pt>
                <c:pt idx="1610">
                  <c:v>0.43399399999999999</c:v>
                </c:pt>
                <c:pt idx="1611">
                  <c:v>0.58763799999999999</c:v>
                </c:pt>
                <c:pt idx="1612">
                  <c:v>4.2590999999999997E-2</c:v>
                </c:pt>
                <c:pt idx="1613">
                  <c:v>0.101351</c:v>
                </c:pt>
                <c:pt idx="1614">
                  <c:v>-0.22584199999999999</c:v>
                </c:pt>
                <c:pt idx="1615">
                  <c:v>-1.1638839999999999</c:v>
                </c:pt>
                <c:pt idx="1616">
                  <c:v>-1.8680589999999999</c:v>
                </c:pt>
                <c:pt idx="1617">
                  <c:v>-4.5395529999999997</c:v>
                </c:pt>
                <c:pt idx="1618">
                  <c:v>-2.6934619999999998</c:v>
                </c:pt>
                <c:pt idx="1619">
                  <c:v>-4.2644729999999997</c:v>
                </c:pt>
                <c:pt idx="1620">
                  <c:v>0.58103099999999996</c:v>
                </c:pt>
                <c:pt idx="1621">
                  <c:v>3.3524279999999997</c:v>
                </c:pt>
                <c:pt idx="1622">
                  <c:v>4.413233</c:v>
                </c:pt>
                <c:pt idx="1623">
                  <c:v>9.7882719999999992</c:v>
                </c:pt>
                <c:pt idx="1624">
                  <c:v>5.5621070000000001</c:v>
                </c:pt>
                <c:pt idx="1625">
                  <c:v>10.904461000000001</c:v>
                </c:pt>
                <c:pt idx="1626">
                  <c:v>4.9377680000000002</c:v>
                </c:pt>
                <c:pt idx="1627">
                  <c:v>9.1654140000000002</c:v>
                </c:pt>
                <c:pt idx="1628">
                  <c:v>3.589121</c:v>
                </c:pt>
                <c:pt idx="1629">
                  <c:v>6.7118120000000001</c:v>
                </c:pt>
                <c:pt idx="1630">
                  <c:v>2.7295970000000001</c:v>
                </c:pt>
                <c:pt idx="1631">
                  <c:v>5.155672</c:v>
                </c:pt>
                <c:pt idx="1632">
                  <c:v>2.2537539999999998</c:v>
                </c:pt>
                <c:pt idx="1633">
                  <c:v>4.4652829999999994</c:v>
                </c:pt>
                <c:pt idx="1634">
                  <c:v>2.150207</c:v>
                </c:pt>
                <c:pt idx="1635">
                  <c:v>4.1400969999999999</c:v>
                </c:pt>
                <c:pt idx="1636">
                  <c:v>1.814597</c:v>
                </c:pt>
                <c:pt idx="1637">
                  <c:v>3.452725</c:v>
                </c:pt>
                <c:pt idx="1638">
                  <c:v>1.4806969999999999</c:v>
                </c:pt>
                <c:pt idx="1639">
                  <c:v>2.8230209999999998</c:v>
                </c:pt>
                <c:pt idx="1640">
                  <c:v>1.195333</c:v>
                </c:pt>
                <c:pt idx="1641">
                  <c:v>2.1657820000000001</c:v>
                </c:pt>
                <c:pt idx="1642">
                  <c:v>0.65913500000000003</c:v>
                </c:pt>
                <c:pt idx="1643">
                  <c:v>0.98554600000000003</c:v>
                </c:pt>
                <c:pt idx="1644">
                  <c:v>8.6301000000000003E-2</c:v>
                </c:pt>
                <c:pt idx="1645">
                  <c:v>0.12965100000000002</c:v>
                </c:pt>
                <c:pt idx="1646">
                  <c:v>8.1506999999999996E-2</c:v>
                </c:pt>
                <c:pt idx="1647">
                  <c:v>0.13322200000000001</c:v>
                </c:pt>
                <c:pt idx="1648">
                  <c:v>-0.15782099999999999</c:v>
                </c:pt>
                <c:pt idx="1649">
                  <c:v>-0.63465700000000003</c:v>
                </c:pt>
                <c:pt idx="1650">
                  <c:v>-0.896953</c:v>
                </c:pt>
                <c:pt idx="1651">
                  <c:v>-2.257803</c:v>
                </c:pt>
                <c:pt idx="1652">
                  <c:v>-1.7469710000000001</c:v>
                </c:pt>
                <c:pt idx="1653">
                  <c:v>-3.7096550000000001</c:v>
                </c:pt>
                <c:pt idx="1654">
                  <c:v>-1.9420390000000001</c:v>
                </c:pt>
                <c:pt idx="1655">
                  <c:v>-3.89209</c:v>
                </c:pt>
                <c:pt idx="1656">
                  <c:v>-2.122188</c:v>
                </c:pt>
                <c:pt idx="1657">
                  <c:v>-4.5297210000000003</c:v>
                </c:pt>
                <c:pt idx="1658">
                  <c:v>-2.8891079999999998</c:v>
                </c:pt>
                <c:pt idx="1659">
                  <c:v>-6.1843360000000001</c:v>
                </c:pt>
                <c:pt idx="1660">
                  <c:v>-3.396547</c:v>
                </c:pt>
                <c:pt idx="1661">
                  <c:v>-6.6107589999999998</c:v>
                </c:pt>
                <c:pt idx="1662">
                  <c:v>-2.6641889999999999</c:v>
                </c:pt>
                <c:pt idx="1663">
                  <c:v>-4.9224809999999994</c:v>
                </c:pt>
                <c:pt idx="1664">
                  <c:v>-2.3281339999999999</c:v>
                </c:pt>
                <c:pt idx="1665">
                  <c:v>-4.9981559999999998</c:v>
                </c:pt>
                <c:pt idx="1666">
                  <c:v>-3.2542149999999999</c:v>
                </c:pt>
                <c:pt idx="1667">
                  <c:v>-7.1044179999999999</c:v>
                </c:pt>
                <c:pt idx="1668">
                  <c:v>-4.0935790000000001</c:v>
                </c:pt>
                <c:pt idx="1669">
                  <c:v>-8.0266760000000001</c:v>
                </c:pt>
                <c:pt idx="1670">
                  <c:v>-3.5644809999999998</c:v>
                </c:pt>
                <c:pt idx="1671">
                  <c:v>-6.7206019999999995</c:v>
                </c:pt>
                <c:pt idx="1672">
                  <c:v>-2.8453020000000002</c:v>
                </c:pt>
                <c:pt idx="1673">
                  <c:v>-5.5370050000000006</c:v>
                </c:pt>
                <c:pt idx="1674">
                  <c:v>-2.3348010000000001</c:v>
                </c:pt>
                <c:pt idx="1675">
                  <c:v>-4.1574160000000004</c:v>
                </c:pt>
                <c:pt idx="1676">
                  <c:v>-1.4087719999999999</c:v>
                </c:pt>
                <c:pt idx="1677">
                  <c:v>-2.4496279999999997</c:v>
                </c:pt>
                <c:pt idx="1678">
                  <c:v>-0.77208299999999996</c:v>
                </c:pt>
                <c:pt idx="1679">
                  <c:v>-1.4362599999999999</c:v>
                </c:pt>
                <c:pt idx="1680">
                  <c:v>-0.68489100000000003</c:v>
                </c:pt>
                <c:pt idx="1681">
                  <c:v>-1.4744679999999999</c:v>
                </c:pt>
                <c:pt idx="1682">
                  <c:v>-0.80057400000000001</c:v>
                </c:pt>
                <c:pt idx="1683">
                  <c:v>-1.4779910000000001</c:v>
                </c:pt>
                <c:pt idx="1684">
                  <c:v>-0.414713</c:v>
                </c:pt>
                <c:pt idx="1685">
                  <c:v>-0.51132699999999998</c:v>
                </c:pt>
                <c:pt idx="1686">
                  <c:v>0.29403299999999999</c:v>
                </c:pt>
                <c:pt idx="1687">
                  <c:v>0.988483</c:v>
                </c:pt>
                <c:pt idx="1688">
                  <c:v>0.90861099999999995</c:v>
                </c:pt>
                <c:pt idx="1689">
                  <c:v>1.871837</c:v>
                </c:pt>
                <c:pt idx="1690">
                  <c:v>0.69289999999999996</c:v>
                </c:pt>
                <c:pt idx="1691">
                  <c:v>0.70071299999999992</c:v>
                </c:pt>
                <c:pt idx="1692">
                  <c:v>-0.78308599999999995</c:v>
                </c:pt>
                <c:pt idx="1693">
                  <c:v>-2.1452010000000001</c:v>
                </c:pt>
                <c:pt idx="1694">
                  <c:v>-1.5065440000000001</c:v>
                </c:pt>
                <c:pt idx="1695">
                  <c:v>-2.771808</c:v>
                </c:pt>
                <c:pt idx="1696">
                  <c:v>-0.97797500000000004</c:v>
                </c:pt>
                <c:pt idx="1697">
                  <c:v>-1.8367900000000001</c:v>
                </c:pt>
                <c:pt idx="1698">
                  <c:v>-0.71783300000000005</c:v>
                </c:pt>
                <c:pt idx="1699">
                  <c:v>-1.3045439999999999</c:v>
                </c:pt>
                <c:pt idx="1700">
                  <c:v>-0.21141599999999999</c:v>
                </c:pt>
                <c:pt idx="1701">
                  <c:v>0.38613500000000006</c:v>
                </c:pt>
                <c:pt idx="1702">
                  <c:v>1.9834890000000001</c:v>
                </c:pt>
                <c:pt idx="1703">
                  <c:v>5.916766</c:v>
                </c:pt>
                <c:pt idx="1704">
                  <c:v>5.9299160000000004</c:v>
                </c:pt>
                <c:pt idx="1705">
                  <c:v>13.141012</c:v>
                </c:pt>
                <c:pt idx="1706">
                  <c:v>7.4725489999999999</c:v>
                </c:pt>
                <c:pt idx="1707">
                  <c:v>14.464333</c:v>
                </c:pt>
                <c:pt idx="1708">
                  <c:v>5.956029</c:v>
                </c:pt>
                <c:pt idx="1709">
                  <c:v>10.820702000000001</c:v>
                </c:pt>
                <c:pt idx="1710">
                  <c:v>3.9652289999999999</c:v>
                </c:pt>
                <c:pt idx="1711">
                  <c:v>7.0522779999999994</c:v>
                </c:pt>
                <c:pt idx="1712">
                  <c:v>2.54847</c:v>
                </c:pt>
                <c:pt idx="1713">
                  <c:v>4.9034250000000004</c:v>
                </c:pt>
                <c:pt idx="1714">
                  <c:v>2.422329</c:v>
                </c:pt>
                <c:pt idx="1715">
                  <c:v>4.8969469999999999</c:v>
                </c:pt>
                <c:pt idx="1716">
                  <c:v>2.3988619999999998</c:v>
                </c:pt>
                <c:pt idx="1717">
                  <c:v>4.636641</c:v>
                </c:pt>
                <c:pt idx="1718">
                  <c:v>2.0724140000000002</c:v>
                </c:pt>
                <c:pt idx="1719">
                  <c:v>3.9337240000000002</c:v>
                </c:pt>
                <c:pt idx="1720">
                  <c:v>1.5511790000000001</c:v>
                </c:pt>
                <c:pt idx="1721">
                  <c:v>2.7016900000000001</c:v>
                </c:pt>
                <c:pt idx="1722">
                  <c:v>0.73708399999999996</c:v>
                </c:pt>
                <c:pt idx="1723">
                  <c:v>1.1982249999999999</c:v>
                </c:pt>
                <c:pt idx="1724">
                  <c:v>0.40894200000000003</c:v>
                </c:pt>
                <c:pt idx="1725">
                  <c:v>0.91378100000000007</c:v>
                </c:pt>
                <c:pt idx="1726">
                  <c:v>0.57411599999999996</c:v>
                </c:pt>
                <c:pt idx="1727">
                  <c:v>1.072565</c:v>
                </c:pt>
                <c:pt idx="1728">
                  <c:v>0.27576499999999998</c:v>
                </c:pt>
                <c:pt idx="1729">
                  <c:v>0.24166599999999999</c:v>
                </c:pt>
                <c:pt idx="1730">
                  <c:v>-0.400227</c:v>
                </c:pt>
                <c:pt idx="1731">
                  <c:v>-1.1825030000000001</c:v>
                </c:pt>
                <c:pt idx="1732">
                  <c:v>-1.1589750000000001</c:v>
                </c:pt>
                <c:pt idx="1733">
                  <c:v>-2.5913140000000001</c:v>
                </c:pt>
                <c:pt idx="1734">
                  <c:v>-1.6355489999999999</c:v>
                </c:pt>
                <c:pt idx="1735">
                  <c:v>-3.5755239999999997</c:v>
                </c:pt>
                <c:pt idx="1736">
                  <c:v>-2.3775439999999999</c:v>
                </c:pt>
                <c:pt idx="1737">
                  <c:v>-5.1275110000000002</c:v>
                </c:pt>
                <c:pt idx="1738">
                  <c:v>-2.9089010000000002</c:v>
                </c:pt>
                <c:pt idx="1739">
                  <c:v>-5.8178140000000003</c:v>
                </c:pt>
                <c:pt idx="1740">
                  <c:v>-2.8155160000000001</c:v>
                </c:pt>
                <c:pt idx="1741">
                  <c:v>-5.5837669999999999</c:v>
                </c:pt>
                <c:pt idx="1742">
                  <c:v>-2.8372480000000002</c:v>
                </c:pt>
                <c:pt idx="1743">
                  <c:v>-5.822451</c:v>
                </c:pt>
                <c:pt idx="1744">
                  <c:v>-3.0288379999999999</c:v>
                </c:pt>
                <c:pt idx="1745">
                  <c:v>-6.017144</c:v>
                </c:pt>
                <c:pt idx="1746">
                  <c:v>-2.911403</c:v>
                </c:pt>
                <c:pt idx="1747">
                  <c:v>-5.7124310000000005</c:v>
                </c:pt>
                <c:pt idx="1748">
                  <c:v>-2.8744580000000002</c:v>
                </c:pt>
                <c:pt idx="1749">
                  <c:v>-5.8626820000000004</c:v>
                </c:pt>
                <c:pt idx="1750">
                  <c:v>-3.1595870000000001</c:v>
                </c:pt>
                <c:pt idx="1751">
                  <c:v>-6.4883670000000002</c:v>
                </c:pt>
                <c:pt idx="1752">
                  <c:v>-3.256014</c:v>
                </c:pt>
                <c:pt idx="1753">
                  <c:v>-6.1268029999999998</c:v>
                </c:pt>
                <c:pt idx="1754">
                  <c:v>-2.28193</c:v>
                </c:pt>
                <c:pt idx="1755">
                  <c:v>-3.7788940000000002</c:v>
                </c:pt>
                <c:pt idx="1756">
                  <c:v>-0.800234</c:v>
                </c:pt>
                <c:pt idx="1757">
                  <c:v>-1.1923589999999999</c:v>
                </c:pt>
                <c:pt idx="1758">
                  <c:v>-0.190774</c:v>
                </c:pt>
                <c:pt idx="1759">
                  <c:v>-0.27942</c:v>
                </c:pt>
                <c:pt idx="1760">
                  <c:v>-6.8755999999999998E-2</c:v>
                </c:pt>
                <c:pt idx="1761">
                  <c:v>-0.14765600000000001</c:v>
                </c:pt>
                <c:pt idx="1762">
                  <c:v>-0.12970400000000001</c:v>
                </c:pt>
                <c:pt idx="1763">
                  <c:v>-0.30710100000000001</c:v>
                </c:pt>
                <c:pt idx="1764">
                  <c:v>-0.17815</c:v>
                </c:pt>
                <c:pt idx="1765">
                  <c:v>-0.29825699999999999</c:v>
                </c:pt>
                <c:pt idx="1766">
                  <c:v>-4.7952000000000002E-2</c:v>
                </c:pt>
                <c:pt idx="1767">
                  <c:v>-4.8083000000000001E-2</c:v>
                </c:pt>
                <c:pt idx="1768">
                  <c:v>4.1292000000000002E-2</c:v>
                </c:pt>
                <c:pt idx="1769">
                  <c:v>0.15797600000000001</c:v>
                </c:pt>
                <c:pt idx="1770">
                  <c:v>0.310276</c:v>
                </c:pt>
                <c:pt idx="1771">
                  <c:v>0.97512500000000002</c:v>
                </c:pt>
                <c:pt idx="1772">
                  <c:v>1.0825130000000001</c:v>
                </c:pt>
                <c:pt idx="1773">
                  <c:v>2.410231</c:v>
                </c:pt>
                <c:pt idx="1774">
                  <c:v>1.1435340000000001</c:v>
                </c:pt>
                <c:pt idx="1775">
                  <c:v>1.6422350000000001</c:v>
                </c:pt>
                <c:pt idx="1776">
                  <c:v>-0.486628</c:v>
                </c:pt>
                <c:pt idx="1777">
                  <c:v>-1.8141210000000001</c:v>
                </c:pt>
                <c:pt idx="1778">
                  <c:v>-1.701597</c:v>
                </c:pt>
                <c:pt idx="1779">
                  <c:v>-3.3837260000000002</c:v>
                </c:pt>
                <c:pt idx="1780">
                  <c:v>-1.528046</c:v>
                </c:pt>
                <c:pt idx="1781">
                  <c:v>-2.8762889999999999</c:v>
                </c:pt>
                <c:pt idx="1782">
                  <c:v>-1.357934</c:v>
                </c:pt>
                <c:pt idx="1783">
                  <c:v>-2.956439</c:v>
                </c:pt>
                <c:pt idx="1784">
                  <c:v>-1.866592</c:v>
                </c:pt>
                <c:pt idx="1785">
                  <c:v>-3.6261130000000001</c:v>
                </c:pt>
                <c:pt idx="1786">
                  <c:v>-0.84580200000000005</c:v>
                </c:pt>
                <c:pt idx="1787">
                  <c:v>0.12540499999999999</c:v>
                </c:pt>
                <c:pt idx="1788">
                  <c:v>3.2116530000000001</c:v>
                </c:pt>
                <c:pt idx="1789">
                  <c:v>8.3946630000000013</c:v>
                </c:pt>
                <c:pt idx="1790">
                  <c:v>6.2605940000000002</c:v>
                </c:pt>
                <c:pt idx="1791">
                  <c:v>12.615594999999999</c:v>
                </c:pt>
                <c:pt idx="1792">
                  <c:v>5.8015369999999997</c:v>
                </c:pt>
                <c:pt idx="1793">
                  <c:v>10.873452</c:v>
                </c:pt>
                <c:pt idx="1794">
                  <c:v>4.3951039999999999</c:v>
                </c:pt>
                <c:pt idx="1795">
                  <c:v>8.2450039999999998</c:v>
                </c:pt>
                <c:pt idx="1796">
                  <c:v>3.4205220000000001</c:v>
                </c:pt>
                <c:pt idx="1797">
                  <c:v>6.4755199999999995</c:v>
                </c:pt>
                <c:pt idx="1798">
                  <c:v>2.7438750000000001</c:v>
                </c:pt>
                <c:pt idx="1799">
                  <c:v>5.1629629999999995</c:v>
                </c:pt>
                <c:pt idx="1800">
                  <c:v>2.1647270000000001</c:v>
                </c:pt>
                <c:pt idx="1801">
                  <c:v>4.1657159999999998</c:v>
                </c:pt>
                <c:pt idx="1802">
                  <c:v>1.8129090000000001</c:v>
                </c:pt>
                <c:pt idx="1803">
                  <c:v>3.3708170000000002</c:v>
                </c:pt>
                <c:pt idx="1804">
                  <c:v>1.2049989999999999</c:v>
                </c:pt>
                <c:pt idx="1805">
                  <c:v>2.1092009999999997</c:v>
                </c:pt>
                <c:pt idx="1806">
                  <c:v>0.78235299999999997</c:v>
                </c:pt>
                <c:pt idx="1807">
                  <c:v>1.5588359999999999</c:v>
                </c:pt>
                <c:pt idx="1808">
                  <c:v>0.81937499999999996</c:v>
                </c:pt>
                <c:pt idx="1809">
                  <c:v>1.637661</c:v>
                </c:pt>
                <c:pt idx="1810">
                  <c:v>0.71140400000000004</c:v>
                </c:pt>
                <c:pt idx="1811">
                  <c:v>1.071601</c:v>
                </c:pt>
                <c:pt idx="1812">
                  <c:v>-0.201068</c:v>
                </c:pt>
                <c:pt idx="1813">
                  <c:v>-0.92819400000000007</c:v>
                </c:pt>
                <c:pt idx="1814">
                  <c:v>-0.99946100000000004</c:v>
                </c:pt>
                <c:pt idx="1815">
                  <c:v>-1.975886</c:v>
                </c:pt>
                <c:pt idx="1816">
                  <c:v>-0.760355</c:v>
                </c:pt>
                <c:pt idx="1817">
                  <c:v>-1.3533740000000001</c:v>
                </c:pt>
                <c:pt idx="1818">
                  <c:v>-0.64159500000000003</c:v>
                </c:pt>
                <c:pt idx="1819">
                  <c:v>-1.5115080000000001</c:v>
                </c:pt>
                <c:pt idx="1820">
                  <c:v>-1.266378</c:v>
                </c:pt>
                <c:pt idx="1821">
                  <c:v>-2.911133</c:v>
                </c:pt>
                <c:pt idx="1822">
                  <c:v>-1.82721</c:v>
                </c:pt>
                <c:pt idx="1823">
                  <c:v>-3.663252</c:v>
                </c:pt>
                <c:pt idx="1824">
                  <c:v>-1.7510479999999999</c:v>
                </c:pt>
                <c:pt idx="1825">
                  <c:v>-3.3850739999999999</c:v>
                </c:pt>
                <c:pt idx="1826">
                  <c:v>-1.6563969999999999</c:v>
                </c:pt>
                <c:pt idx="1827">
                  <c:v>-3.5459909999999999</c:v>
                </c:pt>
                <c:pt idx="1828">
                  <c:v>-2.2040380000000002</c:v>
                </c:pt>
                <c:pt idx="1829">
                  <c:v>-4.8037840000000003</c:v>
                </c:pt>
                <c:pt idx="1830">
                  <c:v>-2.9829020000000002</c:v>
                </c:pt>
                <c:pt idx="1831">
                  <c:v>-6.0656720000000002</c:v>
                </c:pt>
                <c:pt idx="1832">
                  <c:v>-2.7671079999999999</c:v>
                </c:pt>
                <c:pt idx="1833">
                  <c:v>-4.9500299999999999</c:v>
                </c:pt>
                <c:pt idx="1834">
                  <c:v>-1.617918</c:v>
                </c:pt>
                <c:pt idx="1835">
                  <c:v>-2.9062049999999999</c:v>
                </c:pt>
                <c:pt idx="1836">
                  <c:v>-1.5886739999999999</c:v>
                </c:pt>
                <c:pt idx="1837">
                  <c:v>-3.890619</c:v>
                </c:pt>
                <c:pt idx="1838">
                  <c:v>-2.9503059999999999</c:v>
                </c:pt>
                <c:pt idx="1839">
                  <c:v>-6.3210759999999997</c:v>
                </c:pt>
                <c:pt idx="1840">
                  <c:v>-3.433297</c:v>
                </c:pt>
                <c:pt idx="1841">
                  <c:v>-6.42523</c:v>
                </c:pt>
                <c:pt idx="1842">
                  <c:v>-2.1542050000000001</c:v>
                </c:pt>
                <c:pt idx="1843">
                  <c:v>-3.4483230000000002</c:v>
                </c:pt>
                <c:pt idx="1844">
                  <c:v>-0.71308400000000005</c:v>
                </c:pt>
                <c:pt idx="1845">
                  <c:v>-1.2410680000000001</c:v>
                </c:pt>
                <c:pt idx="1846">
                  <c:v>-0.67521500000000001</c:v>
                </c:pt>
                <c:pt idx="1847">
                  <c:v>-1.538297</c:v>
                </c:pt>
                <c:pt idx="1848">
                  <c:v>-1.043582</c:v>
                </c:pt>
                <c:pt idx="1849">
                  <c:v>-2.1857359999999999</c:v>
                </c:pt>
                <c:pt idx="1850">
                  <c:v>-1.07887</c:v>
                </c:pt>
                <c:pt idx="1851">
                  <c:v>-1.800468</c:v>
                </c:pt>
                <c:pt idx="1852">
                  <c:v>-6.7996000000000001E-2</c:v>
                </c:pt>
                <c:pt idx="1853">
                  <c:v>0.68511799999999989</c:v>
                </c:pt>
                <c:pt idx="1854">
                  <c:v>1.295558</c:v>
                </c:pt>
                <c:pt idx="1855">
                  <c:v>2.642865</c:v>
                </c:pt>
                <c:pt idx="1856">
                  <c:v>1.0295730000000001</c:v>
                </c:pt>
                <c:pt idx="1857">
                  <c:v>1.5236070000000002</c:v>
                </c:pt>
                <c:pt idx="1858">
                  <c:v>-8.7192000000000006E-2</c:v>
                </c:pt>
                <c:pt idx="1859">
                  <c:v>-0.39709800000000001</c:v>
                </c:pt>
                <c:pt idx="1860">
                  <c:v>-0.13165099999999999</c:v>
                </c:pt>
                <c:pt idx="1861">
                  <c:v>1.2353000000000003E-2</c:v>
                </c:pt>
                <c:pt idx="1862">
                  <c:v>0.39098100000000002</c:v>
                </c:pt>
                <c:pt idx="1863">
                  <c:v>0.93590700000000004</c:v>
                </c:pt>
                <c:pt idx="1864">
                  <c:v>0.50038300000000002</c:v>
                </c:pt>
                <c:pt idx="1865">
                  <c:v>0.29990000000000006</c:v>
                </c:pt>
                <c:pt idx="1866">
                  <c:v>-1.465684</c:v>
                </c:pt>
                <c:pt idx="1867">
                  <c:v>-4.1309109999999993</c:v>
                </c:pt>
                <c:pt idx="1868">
                  <c:v>-3.1192989999999998</c:v>
                </c:pt>
                <c:pt idx="1869">
                  <c:v>-5.4762830000000005</c:v>
                </c:pt>
                <c:pt idx="1870">
                  <c:v>-0.27235999999999999</c:v>
                </c:pt>
                <c:pt idx="1871">
                  <c:v>2.5222899999999999</c:v>
                </c:pt>
                <c:pt idx="1872">
                  <c:v>5.5246550000000001</c:v>
                </c:pt>
                <c:pt idx="1873">
                  <c:v>12.144054000000001</c:v>
                </c:pt>
                <c:pt idx="1874">
                  <c:v>6.4613129999999996</c:v>
                </c:pt>
                <c:pt idx="1875">
                  <c:v>12.388407000000001</c:v>
                </c:pt>
                <c:pt idx="1876">
                  <c:v>5.2244169999999999</c:v>
                </c:pt>
                <c:pt idx="1877">
                  <c:v>9.7237709999999993</c:v>
                </c:pt>
                <c:pt idx="1878">
                  <c:v>3.8171379999999999</c:v>
                </c:pt>
                <c:pt idx="1879">
                  <c:v>6.9937880000000003</c:v>
                </c:pt>
                <c:pt idx="1880">
                  <c:v>2.6991100000000001</c:v>
                </c:pt>
                <c:pt idx="1881">
                  <c:v>4.9312269999999998</c:v>
                </c:pt>
                <c:pt idx="1882">
                  <c:v>1.9057329999999999</c:v>
                </c:pt>
                <c:pt idx="1883">
                  <c:v>3.68743</c:v>
                </c:pt>
                <c:pt idx="1884">
                  <c:v>1.7098390000000001</c:v>
                </c:pt>
                <c:pt idx="1885">
                  <c:v>3.2956080000000001</c:v>
                </c:pt>
                <c:pt idx="1886">
                  <c:v>1.441365</c:v>
                </c:pt>
                <c:pt idx="1887">
                  <c:v>2.724243</c:v>
                </c:pt>
                <c:pt idx="1888">
                  <c:v>1.0355319999999999</c:v>
                </c:pt>
                <c:pt idx="1889">
                  <c:v>1.6816809999999998</c:v>
                </c:pt>
                <c:pt idx="1890">
                  <c:v>0.22652900000000001</c:v>
                </c:pt>
                <c:pt idx="1891">
                  <c:v>0.16746800000000001</c:v>
                </c:pt>
                <c:pt idx="1892">
                  <c:v>-0.16669400000000001</c:v>
                </c:pt>
                <c:pt idx="1893">
                  <c:v>-0.33318599999999998</c:v>
                </c:pt>
                <c:pt idx="1894">
                  <c:v>-9.3529000000000001E-2</c:v>
                </c:pt>
                <c:pt idx="1895">
                  <c:v>-0.20528299999999999</c:v>
                </c:pt>
                <c:pt idx="1896">
                  <c:v>-0.217997</c:v>
                </c:pt>
                <c:pt idx="1897">
                  <c:v>-0.68668899999999999</c:v>
                </c:pt>
                <c:pt idx="1898">
                  <c:v>-0.75111799999999995</c:v>
                </c:pt>
                <c:pt idx="1899">
                  <c:v>-1.7761199999999999</c:v>
                </c:pt>
                <c:pt idx="1900">
                  <c:v>-1.253212</c:v>
                </c:pt>
                <c:pt idx="1901">
                  <c:v>-2.6813739999999999</c:v>
                </c:pt>
                <c:pt idx="1902">
                  <c:v>-1.5582480000000001</c:v>
                </c:pt>
                <c:pt idx="1903">
                  <c:v>-3.1688489999999998</c:v>
                </c:pt>
                <c:pt idx="1904">
                  <c:v>-1.7949139999999999</c:v>
                </c:pt>
                <c:pt idx="1905">
                  <c:v>-3.8126199999999999</c:v>
                </c:pt>
                <c:pt idx="1906">
                  <c:v>-2.180215</c:v>
                </c:pt>
                <c:pt idx="1907">
                  <c:v>-4.6563470000000002</c:v>
                </c:pt>
                <c:pt idx="1908">
                  <c:v>-2.8318490000000001</c:v>
                </c:pt>
                <c:pt idx="1909">
                  <c:v>-6.0492869999999996</c:v>
                </c:pt>
                <c:pt idx="1910">
                  <c:v>-3.4356719999999998</c:v>
                </c:pt>
                <c:pt idx="1911">
                  <c:v>-6.9391219999999993</c:v>
                </c:pt>
                <c:pt idx="1912">
                  <c:v>-3.6442410000000001</c:v>
                </c:pt>
                <c:pt idx="1913">
                  <c:v>-7.5557230000000004</c:v>
                </c:pt>
                <c:pt idx="1914">
                  <c:v>-4.0179650000000002</c:v>
                </c:pt>
                <c:pt idx="1915">
                  <c:v>-8.0220850000000006</c:v>
                </c:pt>
                <c:pt idx="1916">
                  <c:v>-3.915845</c:v>
                </c:pt>
                <c:pt idx="1917">
                  <c:v>-7.5718589999999999</c:v>
                </c:pt>
                <c:pt idx="1918">
                  <c:v>-3.3118650000000001</c:v>
                </c:pt>
                <c:pt idx="1919">
                  <c:v>-6.2070369999999997</c:v>
                </c:pt>
                <c:pt idx="1920">
                  <c:v>-2.4816090000000002</c:v>
                </c:pt>
                <c:pt idx="1921">
                  <c:v>-4.6367940000000001</c:v>
                </c:pt>
                <c:pt idx="1922">
                  <c:v>-1.9881869999999999</c:v>
                </c:pt>
                <c:pt idx="1923">
                  <c:v>-3.6462649999999996</c:v>
                </c:pt>
                <c:pt idx="1924">
                  <c:v>-1.211832</c:v>
                </c:pt>
                <c:pt idx="1925">
                  <c:v>-1.948731</c:v>
                </c:pt>
                <c:pt idx="1926">
                  <c:v>-0.308919</c:v>
                </c:pt>
                <c:pt idx="1927">
                  <c:v>-0.24871199999999999</c:v>
                </c:pt>
                <c:pt idx="1928">
                  <c:v>0.29288500000000001</c:v>
                </c:pt>
                <c:pt idx="1929">
                  <c:v>0.65549600000000008</c:v>
                </c:pt>
                <c:pt idx="1930">
                  <c:v>0.22351099999999999</c:v>
                </c:pt>
                <c:pt idx="1931">
                  <c:v>0.12141599999999998</c:v>
                </c:pt>
                <c:pt idx="1932">
                  <c:v>-0.355408</c:v>
                </c:pt>
                <c:pt idx="1933">
                  <c:v>-0.76822800000000002</c:v>
                </c:pt>
                <c:pt idx="1934">
                  <c:v>-0.302039</c:v>
                </c:pt>
                <c:pt idx="1935">
                  <c:v>-0.371896</c:v>
                </c:pt>
                <c:pt idx="1936">
                  <c:v>0.16909299999999999</c:v>
                </c:pt>
                <c:pt idx="1937">
                  <c:v>0.49038900000000002</c:v>
                </c:pt>
                <c:pt idx="1938">
                  <c:v>0.39076899999999998</c:v>
                </c:pt>
                <c:pt idx="1939">
                  <c:v>0.733016</c:v>
                </c:pt>
                <c:pt idx="1940">
                  <c:v>0.30230600000000002</c:v>
                </c:pt>
                <c:pt idx="1941">
                  <c:v>0.74982100000000007</c:v>
                </c:pt>
                <c:pt idx="1942">
                  <c:v>0.89084700000000006</c:v>
                </c:pt>
                <c:pt idx="1943">
                  <c:v>2.2270379999999999</c:v>
                </c:pt>
                <c:pt idx="1944">
                  <c:v>1.601059</c:v>
                </c:pt>
                <c:pt idx="1945">
                  <c:v>3.1264590000000001</c:v>
                </c:pt>
                <c:pt idx="1946">
                  <c:v>1.0836570000000001</c:v>
                </c:pt>
                <c:pt idx="1947">
                  <c:v>1.2160390000000001</c:v>
                </c:pt>
                <c:pt idx="1948">
                  <c:v>-1.196029</c:v>
                </c:pt>
                <c:pt idx="1949">
                  <c:v>-3.5761260000000004</c:v>
                </c:pt>
                <c:pt idx="1950">
                  <c:v>-2.9751470000000002</c:v>
                </c:pt>
                <c:pt idx="1951">
                  <c:v>-5.7219460000000009</c:v>
                </c:pt>
                <c:pt idx="1952">
                  <c:v>-1.531102</c:v>
                </c:pt>
                <c:pt idx="1953">
                  <c:v>-0.94256299999999993</c:v>
                </c:pt>
                <c:pt idx="1954">
                  <c:v>3.0361760000000002</c:v>
                </c:pt>
                <c:pt idx="1955">
                  <c:v>8.0354489999999998</c:v>
                </c:pt>
                <c:pt idx="1956">
                  <c:v>6.1400940000000004</c:v>
                </c:pt>
                <c:pt idx="1957">
                  <c:v>12.180108000000001</c:v>
                </c:pt>
                <c:pt idx="1958">
                  <c:v>5.5266500000000001</c:v>
                </c:pt>
                <c:pt idx="1959">
                  <c:v>10.677102</c:v>
                </c:pt>
                <c:pt idx="1960">
                  <c:v>4.7062489999999997</c:v>
                </c:pt>
                <c:pt idx="1961">
                  <c:v>8.8342369999999999</c:v>
                </c:pt>
                <c:pt idx="1962">
                  <c:v>3.5637129999999999</c:v>
                </c:pt>
                <c:pt idx="1963">
                  <c:v>6.5547629999999995</c:v>
                </c:pt>
                <c:pt idx="1964">
                  <c:v>2.430231</c:v>
                </c:pt>
                <c:pt idx="1965">
                  <c:v>4.3657909999999998</c:v>
                </c:pt>
                <c:pt idx="1966">
                  <c:v>1.5111810000000001</c:v>
                </c:pt>
                <c:pt idx="1967">
                  <c:v>2.7044190000000001</c:v>
                </c:pt>
                <c:pt idx="1968">
                  <c:v>1.029558</c:v>
                </c:pt>
                <c:pt idx="1969">
                  <c:v>2.0732900000000001</c:v>
                </c:pt>
                <c:pt idx="1970">
                  <c:v>1.0898680000000001</c:v>
                </c:pt>
                <c:pt idx="1971">
                  <c:v>2.1437059999999999</c:v>
                </c:pt>
                <c:pt idx="1972">
                  <c:v>0.87604700000000002</c:v>
                </c:pt>
                <c:pt idx="1973">
                  <c:v>1.4496709999999999</c:v>
                </c:pt>
                <c:pt idx="1974">
                  <c:v>0.277555</c:v>
                </c:pt>
                <c:pt idx="1975">
                  <c:v>0.26005600000000001</c:v>
                </c:pt>
                <c:pt idx="1976">
                  <c:v>-0.340443</c:v>
                </c:pt>
                <c:pt idx="1977">
                  <c:v>-1.1189340000000001</c:v>
                </c:pt>
                <c:pt idx="1978">
                  <c:v>-1.319631</c:v>
                </c:pt>
                <c:pt idx="1979">
                  <c:v>-3.1674220000000002</c:v>
                </c:pt>
                <c:pt idx="1980">
                  <c:v>-2.3012419999999998</c:v>
                </c:pt>
                <c:pt idx="1981">
                  <c:v>-4.8161290000000001</c:v>
                </c:pt>
                <c:pt idx="1982">
                  <c:v>-2.4461059999999999</c:v>
                </c:pt>
                <c:pt idx="1983">
                  <c:v>-4.7177699999999998</c:v>
                </c:pt>
                <c:pt idx="1984">
                  <c:v>-2.0172119999999998</c:v>
                </c:pt>
                <c:pt idx="1985">
                  <c:v>-4.1506399999999992</c:v>
                </c:pt>
                <c:pt idx="1986">
                  <c:v>-2.5224920000000002</c:v>
                </c:pt>
                <c:pt idx="1987">
                  <c:v>-5.2799019999999999</c:v>
                </c:pt>
                <c:pt idx="1988">
                  <c:v>-3.030008</c:v>
                </c:pt>
                <c:pt idx="1989">
                  <c:v>-6.4915909999999997</c:v>
                </c:pt>
                <c:pt idx="1990">
                  <c:v>-3.8154669999999999</c:v>
                </c:pt>
                <c:pt idx="1991">
                  <c:v>-7.8824750000000003</c:v>
                </c:pt>
                <c:pt idx="1992">
                  <c:v>-4.4705139999999997</c:v>
                </c:pt>
                <c:pt idx="1993">
                  <c:v>-9.2140780000000007</c:v>
                </c:pt>
                <c:pt idx="1994">
                  <c:v>-4.7458320000000001</c:v>
                </c:pt>
                <c:pt idx="1995">
                  <c:v>-9.2500479999999996</c:v>
                </c:pt>
                <c:pt idx="1996">
                  <c:v>-4.0091599999999996</c:v>
                </c:pt>
                <c:pt idx="1997">
                  <c:v>-7.4155869999999995</c:v>
                </c:pt>
                <c:pt idx="1998">
                  <c:v>-2.9709989999999999</c:v>
                </c:pt>
                <c:pt idx="1999">
                  <c:v>-5.7079219999999999</c:v>
                </c:pt>
                <c:pt idx="2000">
                  <c:v>-2.8711959999999999</c:v>
                </c:pt>
                <c:pt idx="2001">
                  <c:v>-6.0777850000000004</c:v>
                </c:pt>
                <c:pt idx="2002">
                  <c:v>-3.471276</c:v>
                </c:pt>
                <c:pt idx="2003">
                  <c:v>-6.8190390000000001</c:v>
                </c:pt>
                <c:pt idx="2004">
                  <c:v>-2.6595049999999998</c:v>
                </c:pt>
                <c:pt idx="2005">
                  <c:v>-4.3410969999999995</c:v>
                </c:pt>
                <c:pt idx="2006">
                  <c:v>-0.91905800000000004</c:v>
                </c:pt>
                <c:pt idx="2007">
                  <c:v>-1.3304990000000001</c:v>
                </c:pt>
                <c:pt idx="2008">
                  <c:v>-0.17252700000000001</c:v>
                </c:pt>
                <c:pt idx="2009">
                  <c:v>-0.47460000000000002</c:v>
                </c:pt>
                <c:pt idx="2010">
                  <c:v>-0.63050399999999995</c:v>
                </c:pt>
                <c:pt idx="2011">
                  <c:v>-1.5978330000000001</c:v>
                </c:pt>
                <c:pt idx="2012">
                  <c:v>-1.1101989999999999</c:v>
                </c:pt>
                <c:pt idx="2013">
                  <c:v>-2.0309529999999998</c:v>
                </c:pt>
                <c:pt idx="2014">
                  <c:v>-0.37991999999999998</c:v>
                </c:pt>
                <c:pt idx="2015">
                  <c:v>-2.6238999999999957E-2</c:v>
                </c:pt>
                <c:pt idx="2016">
                  <c:v>0.92210400000000003</c:v>
                </c:pt>
                <c:pt idx="2017">
                  <c:v>1.982407</c:v>
                </c:pt>
                <c:pt idx="2018">
                  <c:v>0.87512999999999996</c:v>
                </c:pt>
                <c:pt idx="2019">
                  <c:v>1.1187689999999999</c:v>
                </c:pt>
                <c:pt idx="2020">
                  <c:v>-0.55358499999999999</c:v>
                </c:pt>
                <c:pt idx="2021">
                  <c:v>-1.3624540000000001</c:v>
                </c:pt>
                <c:pt idx="2022">
                  <c:v>-0.400229</c:v>
                </c:pt>
                <c:pt idx="2023">
                  <c:v>7.9237999999999975E-2</c:v>
                </c:pt>
                <c:pt idx="2024">
                  <c:v>1.5401290000000001</c:v>
                </c:pt>
                <c:pt idx="2025">
                  <c:v>3.8581060000000003</c:v>
                </c:pt>
                <c:pt idx="2026">
                  <c:v>2.4617599999999999</c:v>
                </c:pt>
                <c:pt idx="2027">
                  <c:v>4.2918310000000002</c:v>
                </c:pt>
                <c:pt idx="2028">
                  <c:v>0.31434200000000001</c:v>
                </c:pt>
                <c:pt idx="2029">
                  <c:v>-1.3399649999999999</c:v>
                </c:pt>
                <c:pt idx="2030">
                  <c:v>-3.0958380000000001</c:v>
                </c:pt>
                <c:pt idx="2031">
                  <c:v>-6.2989329999999999</c:v>
                </c:pt>
                <c:pt idx="2032">
                  <c:v>-2.0951219999999999</c:v>
                </c:pt>
                <c:pt idx="2033">
                  <c:v>-2.189981</c:v>
                </c:pt>
                <c:pt idx="2034">
                  <c:v>2.2998289999999999</c:v>
                </c:pt>
                <c:pt idx="2035">
                  <c:v>6.5478800000000001</c:v>
                </c:pt>
                <c:pt idx="2036">
                  <c:v>5.3999990000000002</c:v>
                </c:pt>
                <c:pt idx="2037">
                  <c:v>11.187832</c:v>
                </c:pt>
                <c:pt idx="2038">
                  <c:v>5.4463359999999996</c:v>
                </c:pt>
                <c:pt idx="2039">
                  <c:v>10.413202999999999</c:v>
                </c:pt>
                <c:pt idx="2040">
                  <c:v>4.4945490000000001</c:v>
                </c:pt>
                <c:pt idx="2041">
                  <c:v>8.6902410000000003</c:v>
                </c:pt>
                <c:pt idx="2042">
                  <c:v>4.0181570000000004</c:v>
                </c:pt>
                <c:pt idx="2043">
                  <c:v>7.7382300000000006</c:v>
                </c:pt>
                <c:pt idx="2044">
                  <c:v>3.2631359999999998</c:v>
                </c:pt>
                <c:pt idx="2045">
                  <c:v>6.0767879999999996</c:v>
                </c:pt>
                <c:pt idx="2046">
                  <c:v>2.345151</c:v>
                </c:pt>
                <c:pt idx="2047">
                  <c:v>4.2677779999999998</c:v>
                </c:pt>
                <c:pt idx="2048">
                  <c:v>1.5278240000000001</c:v>
                </c:pt>
                <c:pt idx="2049">
                  <c:v>2.7802579999999999</c:v>
                </c:pt>
                <c:pt idx="2050">
                  <c:v>1.106986</c:v>
                </c:pt>
                <c:pt idx="2051">
                  <c:v>2.145079</c:v>
                </c:pt>
                <c:pt idx="2052">
                  <c:v>0.94469400000000003</c:v>
                </c:pt>
                <c:pt idx="2053">
                  <c:v>1.808567</c:v>
                </c:pt>
                <c:pt idx="2054">
                  <c:v>0.75820100000000001</c:v>
                </c:pt>
                <c:pt idx="2055">
                  <c:v>1.2071339999999999</c:v>
                </c:pt>
                <c:pt idx="2056">
                  <c:v>-0.23768</c:v>
                </c:pt>
                <c:pt idx="2057">
                  <c:v>-1.2929569999999999</c:v>
                </c:pt>
                <c:pt idx="2058">
                  <c:v>-1.8959859999999999</c:v>
                </c:pt>
                <c:pt idx="2059">
                  <c:v>-4.5801929999999995</c:v>
                </c:pt>
                <c:pt idx="2060">
                  <c:v>-3.047148</c:v>
                </c:pt>
                <c:pt idx="2061">
                  <c:v>-6.0373909999999995</c:v>
                </c:pt>
                <c:pt idx="2062">
                  <c:v>-2.569747</c:v>
                </c:pt>
                <c:pt idx="2063">
                  <c:v>-4.6675469999999999</c:v>
                </c:pt>
                <c:pt idx="2064">
                  <c:v>-1.9676739999999999</c:v>
                </c:pt>
                <c:pt idx="2065">
                  <c:v>-4.3239939999999999</c:v>
                </c:pt>
                <c:pt idx="2066">
                  <c:v>-3.237034</c:v>
                </c:pt>
                <c:pt idx="2067">
                  <c:v>-7.3217979999999994</c:v>
                </c:pt>
                <c:pt idx="2068">
                  <c:v>-4.809088</c:v>
                </c:pt>
                <c:pt idx="2069">
                  <c:v>-10.286795999999999</c:v>
                </c:pt>
                <c:pt idx="2070">
                  <c:v>-6.0968850000000003</c:v>
                </c:pt>
                <c:pt idx="2071">
                  <c:v>-12.375449</c:v>
                </c:pt>
                <c:pt idx="2072">
                  <c:v>-6.3208070000000003</c:v>
                </c:pt>
                <c:pt idx="2073">
                  <c:v>-12.718135</c:v>
                </c:pt>
                <c:pt idx="2074">
                  <c:v>-6.5600810000000003</c:v>
                </c:pt>
                <c:pt idx="2075">
                  <c:v>-13.258216000000001</c:v>
                </c:pt>
                <c:pt idx="2076">
                  <c:v>-7.0298959999999999</c:v>
                </c:pt>
                <c:pt idx="2077">
                  <c:v>-14.896492</c:v>
                </c:pt>
                <c:pt idx="2078">
                  <c:v>-9.2255230000000008</c:v>
                </c:pt>
                <c:pt idx="2079">
                  <c:v>-19.924168000000002</c:v>
                </c:pt>
                <c:pt idx="2080">
                  <c:v>-12.10445</c:v>
                </c:pt>
                <c:pt idx="2081">
                  <c:v>-25.313889</c:v>
                </c:pt>
                <c:pt idx="2082">
                  <c:v>-13.643011</c:v>
                </c:pt>
                <c:pt idx="2083">
                  <c:v>-27.055599000000001</c:v>
                </c:pt>
                <c:pt idx="2084">
                  <c:v>-12.921908</c:v>
                </c:pt>
                <c:pt idx="2085">
                  <c:v>-25.463666</c:v>
                </c:pt>
                <c:pt idx="2086">
                  <c:v>-12.144091</c:v>
                </c:pt>
                <c:pt idx="2087">
                  <c:v>-23.715102000000002</c:v>
                </c:pt>
                <c:pt idx="2088">
                  <c:v>-10.932335</c:v>
                </c:pt>
                <c:pt idx="2089">
                  <c:v>-20.761310999999999</c:v>
                </c:pt>
                <c:pt idx="2090">
                  <c:v>-8.4411620000000003</c:v>
                </c:pt>
                <c:pt idx="2091">
                  <c:v>-15.848181</c:v>
                </c:pt>
                <c:pt idx="2092">
                  <c:v>-6.5667869999999997</c:v>
                </c:pt>
                <c:pt idx="2093">
                  <c:v>-12.257287</c:v>
                </c:pt>
                <c:pt idx="2094">
                  <c:v>-4.8643270000000003</c:v>
                </c:pt>
                <c:pt idx="2095">
                  <c:v>-8.9787949999999999</c:v>
                </c:pt>
                <c:pt idx="2096">
                  <c:v>-3.266356</c:v>
                </c:pt>
                <c:pt idx="2097">
                  <c:v>-5.9446759999999994</c:v>
                </c:pt>
                <c:pt idx="2098">
                  <c:v>-2.5985079999999998</c:v>
                </c:pt>
                <c:pt idx="2099">
                  <c:v>-5.6157830000000004</c:v>
                </c:pt>
                <c:pt idx="2100">
                  <c:v>-3.426498</c:v>
                </c:pt>
                <c:pt idx="2101">
                  <c:v>-6.413392</c:v>
                </c:pt>
                <c:pt idx="2102">
                  <c:v>-2.2390159999999999</c:v>
                </c:pt>
                <c:pt idx="2103">
                  <c:v>-3.9602040000000001</c:v>
                </c:pt>
                <c:pt idx="2104">
                  <c:v>-0.49018099999999998</c:v>
                </c:pt>
                <c:pt idx="2105">
                  <c:v>0.270262</c:v>
                </c:pt>
                <c:pt idx="2106">
                  <c:v>1.103834</c:v>
                </c:pt>
                <c:pt idx="2107">
                  <c:v>1.987365</c:v>
                </c:pt>
                <c:pt idx="2108">
                  <c:v>-6.4584000000000003E-2</c:v>
                </c:pt>
                <c:pt idx="2109">
                  <c:v>-1.6813370000000001</c:v>
                </c:pt>
                <c:pt idx="2110">
                  <c:v>-2.7324090000000001</c:v>
                </c:pt>
                <c:pt idx="2111">
                  <c:v>-5.8501279999999998</c:v>
                </c:pt>
                <c:pt idx="2112">
                  <c:v>-2.5402589999999998</c:v>
                </c:pt>
                <c:pt idx="2113">
                  <c:v>-4.0327469999999996</c:v>
                </c:pt>
                <c:pt idx="2114">
                  <c:v>-0.210371</c:v>
                </c:pt>
                <c:pt idx="2115">
                  <c:v>4.5768999999999976E-2</c:v>
                </c:pt>
                <c:pt idx="2116">
                  <c:v>0.16791300000000001</c:v>
                </c:pt>
                <c:pt idx="2117">
                  <c:v>-1.9912999999999986E-2</c:v>
                </c:pt>
                <c:pt idx="2118">
                  <c:v>-0.39342500000000002</c:v>
                </c:pt>
                <c:pt idx="2119">
                  <c:v>-1.1159840000000001</c:v>
                </c:pt>
                <c:pt idx="2120">
                  <c:v>-1.605801</c:v>
                </c:pt>
                <c:pt idx="2121">
                  <c:v>-3.1142820000000002</c:v>
                </c:pt>
                <c:pt idx="2122">
                  <c:v>-1.0128490000000001</c:v>
                </c:pt>
                <c:pt idx="2123">
                  <c:v>-1.380922</c:v>
                </c:pt>
                <c:pt idx="2124">
                  <c:v>-0.788192</c:v>
                </c:pt>
                <c:pt idx="2125">
                  <c:v>-1.5714380000000001</c:v>
                </c:pt>
                <c:pt idx="2126">
                  <c:v>-0.65858799999999995</c:v>
                </c:pt>
                <c:pt idx="2127">
                  <c:v>-0.23365999999999998</c:v>
                </c:pt>
                <c:pt idx="2128">
                  <c:v>1.8366130000000001</c:v>
                </c:pt>
                <c:pt idx="2129">
                  <c:v>3.8686220000000002</c:v>
                </c:pt>
                <c:pt idx="2130">
                  <c:v>0.41075499999999998</c:v>
                </c:pt>
                <c:pt idx="2131">
                  <c:v>-1.335143</c:v>
                </c:pt>
                <c:pt idx="2132">
                  <c:v>-2.6436739999999999</c:v>
                </c:pt>
                <c:pt idx="2133">
                  <c:v>-5.327833</c:v>
                </c:pt>
                <c:pt idx="2134">
                  <c:v>-2.3345690000000001</c:v>
                </c:pt>
                <c:pt idx="2135">
                  <c:v>-4.2280879999999996</c:v>
                </c:pt>
                <c:pt idx="2136">
                  <c:v>-1.2863469999999999</c:v>
                </c:pt>
                <c:pt idx="2137">
                  <c:v>-2.0650849999999998</c:v>
                </c:pt>
                <c:pt idx="2138">
                  <c:v>-0.55892900000000001</c:v>
                </c:pt>
                <c:pt idx="2139">
                  <c:v>-0.92431200000000002</c:v>
                </c:pt>
                <c:pt idx="2140">
                  <c:v>-3.3679999999999999E-3</c:v>
                </c:pt>
                <c:pt idx="2141">
                  <c:v>0.363894</c:v>
                </c:pt>
                <c:pt idx="2142">
                  <c:v>0.580287</c:v>
                </c:pt>
                <c:pt idx="2143">
                  <c:v>1.165913</c:v>
                </c:pt>
                <c:pt idx="2144">
                  <c:v>0.64849900000000005</c:v>
                </c:pt>
                <c:pt idx="2145">
                  <c:v>1.4951950000000001</c:v>
                </c:pt>
                <c:pt idx="2146">
                  <c:v>1.277388</c:v>
                </c:pt>
                <c:pt idx="2147">
                  <c:v>2.5366340000000003</c:v>
                </c:pt>
                <c:pt idx="2148">
                  <c:v>1.12504</c:v>
                </c:pt>
                <c:pt idx="2149">
                  <c:v>2.2500990000000001</c:v>
                </c:pt>
                <c:pt idx="2150">
                  <c:v>1.0696570000000001</c:v>
                </c:pt>
                <c:pt idx="2151">
                  <c:v>1.9794840000000002</c:v>
                </c:pt>
                <c:pt idx="2152">
                  <c:v>0.74887999999999999</c:v>
                </c:pt>
                <c:pt idx="2153">
                  <c:v>1.3666389999999999</c:v>
                </c:pt>
                <c:pt idx="2154">
                  <c:v>0.46331800000000001</c:v>
                </c:pt>
                <c:pt idx="2155">
                  <c:v>0.85528199999999999</c:v>
                </c:pt>
                <c:pt idx="2156">
                  <c:v>0.34506399999999998</c:v>
                </c:pt>
                <c:pt idx="2157">
                  <c:v>0.672014</c:v>
                </c:pt>
                <c:pt idx="2158">
                  <c:v>0.33330399999999999</c:v>
                </c:pt>
                <c:pt idx="2159">
                  <c:v>6.2475000000000003E-2</c:v>
                </c:pt>
                <c:pt idx="2160">
                  <c:v>-0.295458</c:v>
                </c:pt>
                <c:pt idx="2161">
                  <c:v>-0.52170300000000003</c:v>
                </c:pt>
                <c:pt idx="2162">
                  <c:v>-9.1963000000000003E-2</c:v>
                </c:pt>
                <c:pt idx="2163">
                  <c:v>-4.1051000000000004E-2</c:v>
                </c:pt>
                <c:pt idx="2164">
                  <c:v>0.15970599999999999</c:v>
                </c:pt>
                <c:pt idx="2165">
                  <c:v>0.33547399999999999</c:v>
                </c:pt>
                <c:pt idx="2166">
                  <c:v>0.16938400000000001</c:v>
                </c:pt>
                <c:pt idx="2167">
                  <c:v>0.29189599999999999</c:v>
                </c:pt>
                <c:pt idx="2168">
                  <c:v>7.2298000000000001E-2</c:v>
                </c:pt>
                <c:pt idx="2169">
                  <c:v>0.12861500000000001</c:v>
                </c:pt>
                <c:pt idx="2170">
                  <c:v>3.8330999999999997E-2</c:v>
                </c:pt>
                <c:pt idx="2171">
                  <c:v>8.6451E-2</c:v>
                </c:pt>
                <c:pt idx="2172">
                  <c:v>4.8309999999999999E-2</c:v>
                </c:pt>
                <c:pt idx="2173">
                  <c:v>0.12442</c:v>
                </c:pt>
                <c:pt idx="2174">
                  <c:v>3.8901999999999999E-2</c:v>
                </c:pt>
                <c:pt idx="2175">
                  <c:v>-2.23E-2</c:v>
                </c:pt>
                <c:pt idx="2176">
                  <c:v>-0.16025500000000001</c:v>
                </c:pt>
                <c:pt idx="2177">
                  <c:v>-0.40042100000000003</c:v>
                </c:pt>
                <c:pt idx="2178">
                  <c:v>-0.26575700000000002</c:v>
                </c:pt>
                <c:pt idx="2179">
                  <c:v>-0.42285000000000006</c:v>
                </c:pt>
                <c:pt idx="2180">
                  <c:v>5.0576000000000003E-2</c:v>
                </c:pt>
                <c:pt idx="2181">
                  <c:v>0.31307499999999999</c:v>
                </c:pt>
                <c:pt idx="2182">
                  <c:v>0.32960499999999998</c:v>
                </c:pt>
                <c:pt idx="2183">
                  <c:v>0.51865099999999997</c:v>
                </c:pt>
                <c:pt idx="2184">
                  <c:v>-0.10165</c:v>
                </c:pt>
                <c:pt idx="2185">
                  <c:v>-0.53342199999999995</c:v>
                </c:pt>
                <c:pt idx="2186">
                  <c:v>-0.66606299999999996</c:v>
                </c:pt>
                <c:pt idx="2187">
                  <c:v>-1.3693710000000001</c:v>
                </c:pt>
                <c:pt idx="2188">
                  <c:v>-0.46257700000000002</c:v>
                </c:pt>
                <c:pt idx="2189">
                  <c:v>-0.47886000000000001</c:v>
                </c:pt>
                <c:pt idx="2190">
                  <c:v>0.36496499999999998</c:v>
                </c:pt>
                <c:pt idx="2191">
                  <c:v>0.87040399999999996</c:v>
                </c:pt>
                <c:pt idx="2192">
                  <c:v>0.341333</c:v>
                </c:pt>
                <c:pt idx="2193">
                  <c:v>0.29387999999999997</c:v>
                </c:pt>
                <c:pt idx="2194">
                  <c:v>-0.54480799999999996</c:v>
                </c:pt>
                <c:pt idx="2195">
                  <c:v>-1.4089689999999999</c:v>
                </c:pt>
                <c:pt idx="2196">
                  <c:v>-0.83721500000000004</c:v>
                </c:pt>
                <c:pt idx="2197">
                  <c:v>-1.309882</c:v>
                </c:pt>
                <c:pt idx="2198">
                  <c:v>-4.0134999999999997E-2</c:v>
                </c:pt>
                <c:pt idx="2199">
                  <c:v>0.205044</c:v>
                </c:pt>
                <c:pt idx="2200">
                  <c:v>0.33218199999999998</c:v>
                </c:pt>
                <c:pt idx="2201">
                  <c:v>0.49457200000000001</c:v>
                </c:pt>
                <c:pt idx="2202">
                  <c:v>-0.118071</c:v>
                </c:pt>
                <c:pt idx="2203">
                  <c:v>-0.45768799999999998</c:v>
                </c:pt>
                <c:pt idx="2204">
                  <c:v>-0.47347299999999998</c:v>
                </c:pt>
                <c:pt idx="2205">
                  <c:v>-0.93471599999999999</c:v>
                </c:pt>
                <c:pt idx="2206">
                  <c:v>-0.26797599999999999</c:v>
                </c:pt>
                <c:pt idx="2207">
                  <c:v>-0.26407599999999998</c:v>
                </c:pt>
                <c:pt idx="2208">
                  <c:v>0.20402500000000001</c:v>
                </c:pt>
                <c:pt idx="2209">
                  <c:v>0.61206399999999994</c:v>
                </c:pt>
                <c:pt idx="2210">
                  <c:v>0.62577400000000005</c:v>
                </c:pt>
                <c:pt idx="2211">
                  <c:v>1.451362</c:v>
                </c:pt>
                <c:pt idx="2212">
                  <c:v>0.94692799999999999</c:v>
                </c:pt>
                <c:pt idx="2213">
                  <c:v>1.8385479999999998</c:v>
                </c:pt>
                <c:pt idx="2214">
                  <c:v>0.75227900000000003</c:v>
                </c:pt>
                <c:pt idx="2215">
                  <c:v>1.3907940000000001</c:v>
                </c:pt>
                <c:pt idx="2216">
                  <c:v>0.47249000000000002</c:v>
                </c:pt>
                <c:pt idx="2217">
                  <c:v>0.85567700000000002</c:v>
                </c:pt>
                <c:pt idx="2218">
                  <c:v>0.51977700000000004</c:v>
                </c:pt>
                <c:pt idx="2219">
                  <c:v>1.3040890000000001</c:v>
                </c:pt>
                <c:pt idx="2220">
                  <c:v>1.063744</c:v>
                </c:pt>
                <c:pt idx="2221">
                  <c:v>2.4173970000000002</c:v>
                </c:pt>
                <c:pt idx="2222">
                  <c:v>1.6474329999999999</c:v>
                </c:pt>
                <c:pt idx="2223">
                  <c:v>3.6936789999999999</c:v>
                </c:pt>
                <c:pt idx="2224">
                  <c:v>2.4164210000000002</c:v>
                </c:pt>
                <c:pt idx="2225">
                  <c:v>4.955457</c:v>
                </c:pt>
                <c:pt idx="2226">
                  <c:v>2.4521459999999999</c:v>
                </c:pt>
                <c:pt idx="2227">
                  <c:v>4.7960200000000004</c:v>
                </c:pt>
                <c:pt idx="2228">
                  <c:v>2.4994960000000002</c:v>
                </c:pt>
                <c:pt idx="2229">
                  <c:v>5.3610699999999998</c:v>
                </c:pt>
                <c:pt idx="2230">
                  <c:v>3.3876580000000001</c:v>
                </c:pt>
                <c:pt idx="2231">
                  <c:v>7.8021719999999997</c:v>
                </c:pt>
                <c:pt idx="2232">
                  <c:v>5.7430659999999998</c:v>
                </c:pt>
                <c:pt idx="2233">
                  <c:v>12.79565</c:v>
                </c:pt>
                <c:pt idx="2234">
                  <c:v>8.3993970000000004</c:v>
                </c:pt>
                <c:pt idx="2235">
                  <c:v>17.980400000000003</c:v>
                </c:pt>
                <c:pt idx="2236">
                  <c:v>10.494956</c:v>
                </c:pt>
                <c:pt idx="2237">
                  <c:v>21.375058000000003</c:v>
                </c:pt>
                <c:pt idx="2238">
                  <c:v>10.936724</c:v>
                </c:pt>
                <c:pt idx="2239">
                  <c:v>22.047191999999999</c:v>
                </c:pt>
                <c:pt idx="2240">
                  <c:v>11.160814</c:v>
                </c:pt>
                <c:pt idx="2241">
                  <c:v>22.092950999999999</c:v>
                </c:pt>
                <c:pt idx="2242">
                  <c:v>10.564221999999999</c:v>
                </c:pt>
                <c:pt idx="2243">
                  <c:v>20.992691999999998</c:v>
                </c:pt>
                <c:pt idx="2244">
                  <c:v>10.714468999999999</c:v>
                </c:pt>
                <c:pt idx="2245">
                  <c:v>21.730241999999997</c:v>
                </c:pt>
                <c:pt idx="2246">
                  <c:v>11.316454999999999</c:v>
                </c:pt>
                <c:pt idx="2247">
                  <c:v>22.747689999999999</c:v>
                </c:pt>
                <c:pt idx="2248">
                  <c:v>11.268261000000001</c:v>
                </c:pt>
                <c:pt idx="2249">
                  <c:v>22.027241</c:v>
                </c:pt>
                <c:pt idx="2250">
                  <c:v>9.9044129999999999</c:v>
                </c:pt>
                <c:pt idx="2251">
                  <c:v>18.651398</c:v>
                </c:pt>
                <c:pt idx="2252">
                  <c:v>7.5281099999999999</c:v>
                </c:pt>
                <c:pt idx="2253">
                  <c:v>13.957204000000001</c:v>
                </c:pt>
                <c:pt idx="2254">
                  <c:v>5.3510460000000002</c:v>
                </c:pt>
                <c:pt idx="2255">
                  <c:v>9.7328539999999997</c:v>
                </c:pt>
                <c:pt idx="2256">
                  <c:v>3.7570060000000001</c:v>
                </c:pt>
                <c:pt idx="2257">
                  <c:v>7.1666860000000003</c:v>
                </c:pt>
                <c:pt idx="2258">
                  <c:v>3.271655</c:v>
                </c:pt>
                <c:pt idx="2259">
                  <c:v>6.6780939999999998</c:v>
                </c:pt>
                <c:pt idx="2260">
                  <c:v>3.5039099999999999</c:v>
                </c:pt>
                <c:pt idx="2261">
                  <c:v>6.691084</c:v>
                </c:pt>
                <c:pt idx="2262">
                  <c:v>2.401926</c:v>
                </c:pt>
                <c:pt idx="2263">
                  <c:v>3.7147699999999997</c:v>
                </c:pt>
                <c:pt idx="2264">
                  <c:v>0.66985399999999995</c:v>
                </c:pt>
                <c:pt idx="2265">
                  <c:v>1.557958</c:v>
                </c:pt>
                <c:pt idx="2266">
                  <c:v>1.5703419999999999</c:v>
                </c:pt>
                <c:pt idx="2267">
                  <c:v>3.5617190000000001</c:v>
                </c:pt>
                <c:pt idx="2268">
                  <c:v>1.483668</c:v>
                </c:pt>
                <c:pt idx="2269">
                  <c:v>1.749633</c:v>
                </c:pt>
                <c:pt idx="2270">
                  <c:v>-1.0066349999999999</c:v>
                </c:pt>
                <c:pt idx="2271">
                  <c:v>-2.6291760000000002</c:v>
                </c:pt>
                <c:pt idx="2272">
                  <c:v>-0.91566000000000003</c:v>
                </c:pt>
                <c:pt idx="2273">
                  <c:v>0.16603000000000001</c:v>
                </c:pt>
                <c:pt idx="2274">
                  <c:v>3.2436639999999999</c:v>
                </c:pt>
                <c:pt idx="2275">
                  <c:v>7.882733</c:v>
                </c:pt>
                <c:pt idx="2276">
                  <c:v>4.9909569999999999</c:v>
                </c:pt>
                <c:pt idx="2277">
                  <c:v>9.1757600000000004</c:v>
                </c:pt>
                <c:pt idx="2278">
                  <c:v>2.9023089999999998</c:v>
                </c:pt>
                <c:pt idx="2279">
                  <c:v>4.5938509999999999</c:v>
                </c:pt>
                <c:pt idx="2280">
                  <c:v>0.93191199999999996</c:v>
                </c:pt>
                <c:pt idx="2281">
                  <c:v>1.730583</c:v>
                </c:pt>
                <c:pt idx="2282">
                  <c:v>1.385581</c:v>
                </c:pt>
                <c:pt idx="2283">
                  <c:v>3.8190239999999998</c:v>
                </c:pt>
                <c:pt idx="2284">
                  <c:v>3.3445939999999998</c:v>
                </c:pt>
                <c:pt idx="2285">
                  <c:v>7.0375479999999992</c:v>
                </c:pt>
                <c:pt idx="2286">
                  <c:v>3.7419199999999999</c:v>
                </c:pt>
                <c:pt idx="2287">
                  <c:v>7.4167819999999995</c:v>
                </c:pt>
                <c:pt idx="2288">
                  <c:v>3.4309349999999998</c:v>
                </c:pt>
                <c:pt idx="2289">
                  <c:v>6.4215529999999994</c:v>
                </c:pt>
                <c:pt idx="2290">
                  <c:v>2.4901930000000001</c:v>
                </c:pt>
                <c:pt idx="2291">
                  <c:v>4.5745870000000002</c:v>
                </c:pt>
                <c:pt idx="2292">
                  <c:v>1.7838149999999999</c:v>
                </c:pt>
                <c:pt idx="2293">
                  <c:v>3.4866190000000001</c:v>
                </c:pt>
                <c:pt idx="2294">
                  <c:v>1.719937</c:v>
                </c:pt>
                <c:pt idx="2295">
                  <c:v>3.5106250000000001</c:v>
                </c:pt>
                <c:pt idx="2296">
                  <c:v>1.814764</c:v>
                </c:pt>
                <c:pt idx="2297">
                  <c:v>3.6238320000000002</c:v>
                </c:pt>
                <c:pt idx="2298">
                  <c:v>1.6755329999999999</c:v>
                </c:pt>
                <c:pt idx="2299">
                  <c:v>3.048943</c:v>
                </c:pt>
                <c:pt idx="2300">
                  <c:v>0.90163099999999996</c:v>
                </c:pt>
                <c:pt idx="2301">
                  <c:v>1.202245</c:v>
                </c:pt>
                <c:pt idx="2302">
                  <c:v>-0.37533699999999998</c:v>
                </c:pt>
                <c:pt idx="2303">
                  <c:v>-1.422639</c:v>
                </c:pt>
                <c:pt idx="2304">
                  <c:v>-1.704372</c:v>
                </c:pt>
                <c:pt idx="2305">
                  <c:v>-4.0275470000000002</c:v>
                </c:pt>
                <c:pt idx="2306">
                  <c:v>-2.7820990000000001</c:v>
                </c:pt>
                <c:pt idx="2307">
                  <c:v>-5.9343020000000006</c:v>
                </c:pt>
                <c:pt idx="2308">
                  <c:v>-3.4641229999999998</c:v>
                </c:pt>
                <c:pt idx="2309">
                  <c:v>-7.1971930000000004</c:v>
                </c:pt>
                <c:pt idx="2310">
                  <c:v>-3.7845300000000002</c:v>
                </c:pt>
                <c:pt idx="2311">
                  <c:v>-7.4871169999999996</c:v>
                </c:pt>
                <c:pt idx="2312">
                  <c:v>-3.5759029999999998</c:v>
                </c:pt>
                <c:pt idx="2313">
                  <c:v>-7.1147449999999992</c:v>
                </c:pt>
                <c:pt idx="2314">
                  <c:v>-3.7768760000000001</c:v>
                </c:pt>
                <c:pt idx="2315">
                  <c:v>-7.8922559999999997</c:v>
                </c:pt>
                <c:pt idx="2316">
                  <c:v>-4.4603809999999999</c:v>
                </c:pt>
                <c:pt idx="2317">
                  <c:v>-9.1167090000000002</c:v>
                </c:pt>
                <c:pt idx="2318">
                  <c:v>-4.6197499999999998</c:v>
                </c:pt>
                <c:pt idx="2319">
                  <c:v>-9.098037999999999</c:v>
                </c:pt>
                <c:pt idx="2320">
                  <c:v>-4.3250120000000001</c:v>
                </c:pt>
                <c:pt idx="2321">
                  <c:v>-8.7066170000000014</c:v>
                </c:pt>
                <c:pt idx="2322">
                  <c:v>-4.7119229999999996</c:v>
                </c:pt>
                <c:pt idx="2323">
                  <c:v>-9.6816010000000006</c:v>
                </c:pt>
                <c:pt idx="2324">
                  <c:v>-4.9332250000000002</c:v>
                </c:pt>
                <c:pt idx="2325">
                  <c:v>-9.4686979999999998</c:v>
                </c:pt>
                <c:pt idx="2326">
                  <c:v>-4.018167</c:v>
                </c:pt>
                <c:pt idx="2327">
                  <c:v>-7.5060640000000003</c:v>
                </c:pt>
                <c:pt idx="2328">
                  <c:v>-2.989493</c:v>
                </c:pt>
                <c:pt idx="2329">
                  <c:v>-5.663856</c:v>
                </c:pt>
                <c:pt idx="2330">
                  <c:v>-2.485198</c:v>
                </c:pt>
                <c:pt idx="2331">
                  <c:v>-4.8303479999999999</c:v>
                </c:pt>
                <c:pt idx="2332">
                  <c:v>-2.1635</c:v>
                </c:pt>
                <c:pt idx="2333">
                  <c:v>-4.1379839999999994</c:v>
                </c:pt>
                <c:pt idx="2334">
                  <c:v>-1.7727250000000001</c:v>
                </c:pt>
                <c:pt idx="2335">
                  <c:v>-3.3671170000000004</c:v>
                </c:pt>
                <c:pt idx="2336">
                  <c:v>-1.5076970000000001</c:v>
                </c:pt>
                <c:pt idx="2337">
                  <c:v>-2.9542190000000002</c:v>
                </c:pt>
                <c:pt idx="2338">
                  <c:v>-1.3415250000000001</c:v>
                </c:pt>
                <c:pt idx="2339">
                  <c:v>-2.5533320000000002</c:v>
                </c:pt>
                <c:pt idx="2340">
                  <c:v>-0.990533</c:v>
                </c:pt>
                <c:pt idx="2341">
                  <c:v>-1.6310799999999999</c:v>
                </c:pt>
                <c:pt idx="2342">
                  <c:v>-0.21096400000000001</c:v>
                </c:pt>
                <c:pt idx="2343">
                  <c:v>-2.029000000000003E-3</c:v>
                </c:pt>
                <c:pt idx="2344">
                  <c:v>0.51926899999999998</c:v>
                </c:pt>
                <c:pt idx="2345">
                  <c:v>1.0710549999999999</c:v>
                </c:pt>
                <c:pt idx="2346">
                  <c:v>0.30441600000000002</c:v>
                </c:pt>
                <c:pt idx="2347">
                  <c:v>0.11019200000000001</c:v>
                </c:pt>
                <c:pt idx="2348">
                  <c:v>-0.78894299999999995</c:v>
                </c:pt>
                <c:pt idx="2349">
                  <c:v>-1.983258</c:v>
                </c:pt>
                <c:pt idx="2350">
                  <c:v>-1.03538</c:v>
                </c:pt>
                <c:pt idx="2351">
                  <c:v>-1.4497139999999999</c:v>
                </c:pt>
                <c:pt idx="2352">
                  <c:v>0.63080099999999995</c:v>
                </c:pt>
                <c:pt idx="2353">
                  <c:v>2.5287660000000001</c:v>
                </c:pt>
                <c:pt idx="2354">
                  <c:v>2.8150210000000002</c:v>
                </c:pt>
                <c:pt idx="2355">
                  <c:v>5.818791</c:v>
                </c:pt>
                <c:pt idx="2356">
                  <c:v>2.3064770000000001</c:v>
                </c:pt>
                <c:pt idx="2357">
                  <c:v>3.0009510000000001</c:v>
                </c:pt>
                <c:pt idx="2358">
                  <c:v>-1.3247059999999999</c:v>
                </c:pt>
                <c:pt idx="2359">
                  <c:v>-4.0108610000000002</c:v>
                </c:pt>
                <c:pt idx="2360">
                  <c:v>-2.9457979999999999</c:v>
                </c:pt>
                <c:pt idx="2361">
                  <c:v>-4.9616120000000006</c:v>
                </c:pt>
                <c:pt idx="2362">
                  <c:v>-0.58441399999999999</c:v>
                </c:pt>
                <c:pt idx="2363">
                  <c:v>0.52232600000000007</c:v>
                </c:pt>
                <c:pt idx="2364">
                  <c:v>2.8770280000000001</c:v>
                </c:pt>
                <c:pt idx="2365">
                  <c:v>7.1878530000000005</c:v>
                </c:pt>
                <c:pt idx="2366">
                  <c:v>5.2159769999999996</c:v>
                </c:pt>
                <c:pt idx="2367">
                  <c:v>10.980252999999999</c:v>
                </c:pt>
                <c:pt idx="2368">
                  <c:v>6.0227310000000003</c:v>
                </c:pt>
                <c:pt idx="2369">
                  <c:v>11.987622999999999</c:v>
                </c:pt>
                <c:pt idx="2370">
                  <c:v>6.0732730000000004</c:v>
                </c:pt>
                <c:pt idx="2371">
                  <c:v>12.230526000000001</c:v>
                </c:pt>
                <c:pt idx="2372">
                  <c:v>6.0503770000000001</c:v>
                </c:pt>
                <c:pt idx="2373">
                  <c:v>11.831555999999999</c:v>
                </c:pt>
                <c:pt idx="2374">
                  <c:v>5.3570549999999999</c:v>
                </c:pt>
                <c:pt idx="2375">
                  <c:v>10.208957999999999</c:v>
                </c:pt>
                <c:pt idx="2376">
                  <c:v>4.4332120000000002</c:v>
                </c:pt>
                <c:pt idx="2377">
                  <c:v>8.519145</c:v>
                </c:pt>
                <c:pt idx="2378">
                  <c:v>3.896271</c:v>
                </c:pt>
                <c:pt idx="2379">
                  <c:v>7.8178879999999999</c:v>
                </c:pt>
                <c:pt idx="2380">
                  <c:v>3.9616009999999999</c:v>
                </c:pt>
                <c:pt idx="2381">
                  <c:v>7.9020410000000005</c:v>
                </c:pt>
                <c:pt idx="2382">
                  <c:v>3.8720819999999998</c:v>
                </c:pt>
                <c:pt idx="2383">
                  <c:v>7.4668049999999999</c:v>
                </c:pt>
                <c:pt idx="2384">
                  <c:v>3.1328130000000001</c:v>
                </c:pt>
                <c:pt idx="2385">
                  <c:v>5.7930120000000001</c:v>
                </c:pt>
                <c:pt idx="2386">
                  <c:v>2.17903</c:v>
                </c:pt>
                <c:pt idx="2387">
                  <c:v>3.8458950000000001</c:v>
                </c:pt>
                <c:pt idx="2388">
                  <c:v>1.171854</c:v>
                </c:pt>
                <c:pt idx="2389">
                  <c:v>1.8330039999999999</c:v>
                </c:pt>
                <c:pt idx="2390">
                  <c:v>0.19126699999999999</c:v>
                </c:pt>
                <c:pt idx="2391">
                  <c:v>-2.3154000000000008E-2</c:v>
                </c:pt>
                <c:pt idx="2392">
                  <c:v>-0.38670900000000002</c:v>
                </c:pt>
                <c:pt idx="2393">
                  <c:v>-0.74645700000000004</c:v>
                </c:pt>
                <c:pt idx="2394">
                  <c:v>-0.325345</c:v>
                </c:pt>
                <c:pt idx="2395">
                  <c:v>-0.84540000000000004</c:v>
                </c:pt>
                <c:pt idx="2396">
                  <c:v>-0.80338699999999996</c:v>
                </c:pt>
                <c:pt idx="2397">
                  <c:v>-1.8509600000000002</c:v>
                </c:pt>
                <c:pt idx="2398">
                  <c:v>-1.3291059999999999</c:v>
                </c:pt>
                <c:pt idx="2399">
                  <c:v>-2.9866849999999996</c:v>
                </c:pt>
                <c:pt idx="2400">
                  <c:v>-2.1278109999999999</c:v>
                </c:pt>
                <c:pt idx="2401">
                  <c:v>-4.9057940000000002</c:v>
                </c:pt>
                <c:pt idx="2402">
                  <c:v>-3.3150740000000001</c:v>
                </c:pt>
                <c:pt idx="2403">
                  <c:v>-7.0073639999999999</c:v>
                </c:pt>
                <c:pt idx="2404">
                  <c:v>-3.8755099999999998</c:v>
                </c:pt>
                <c:pt idx="2405">
                  <c:v>-7.6655939999999996</c:v>
                </c:pt>
                <c:pt idx="2406">
                  <c:v>-3.6913640000000001</c:v>
                </c:pt>
                <c:pt idx="2407">
                  <c:v>-7.5725560000000005</c:v>
                </c:pt>
                <c:pt idx="2408">
                  <c:v>-4.3737009999999996</c:v>
                </c:pt>
                <c:pt idx="2409">
                  <c:v>-9.425338</c:v>
                </c:pt>
                <c:pt idx="2410">
                  <c:v>-5.6156329999999999</c:v>
                </c:pt>
                <c:pt idx="2411">
                  <c:v>-11.620552</c:v>
                </c:pt>
                <c:pt idx="2412">
                  <c:v>-6.2269399999999999</c:v>
                </c:pt>
                <c:pt idx="2413">
                  <c:v>-12.397705999999999</c:v>
                </c:pt>
                <c:pt idx="2414">
                  <c:v>-6.0261129999999996</c:v>
                </c:pt>
                <c:pt idx="2415">
                  <c:v>-12.039797</c:v>
                </c:pt>
                <c:pt idx="2416">
                  <c:v>-5.9129110000000003</c:v>
                </c:pt>
                <c:pt idx="2417">
                  <c:v>-11.62388</c:v>
                </c:pt>
                <c:pt idx="2418">
                  <c:v>-5.4577859999999996</c:v>
                </c:pt>
                <c:pt idx="2419">
                  <c:v>-10.317945999999999</c:v>
                </c:pt>
                <c:pt idx="2420">
                  <c:v>-4.0212079999999997</c:v>
                </c:pt>
                <c:pt idx="2421">
                  <c:v>-7.1636509999999998</c:v>
                </c:pt>
                <c:pt idx="2422">
                  <c:v>-2.1953499999999999</c:v>
                </c:pt>
                <c:pt idx="2423">
                  <c:v>-3.7951759999999997</c:v>
                </c:pt>
                <c:pt idx="2424">
                  <c:v>-1.39133</c:v>
                </c:pt>
                <c:pt idx="2425">
                  <c:v>-2.8022799999999997</c:v>
                </c:pt>
                <c:pt idx="2426">
                  <c:v>-1.6000589999999999</c:v>
                </c:pt>
                <c:pt idx="2427">
                  <c:v>-3.4979199999999997</c:v>
                </c:pt>
                <c:pt idx="2428">
                  <c:v>-2.1242130000000001</c:v>
                </c:pt>
                <c:pt idx="2429">
                  <c:v>-4.3426240000000007</c:v>
                </c:pt>
                <c:pt idx="2430">
                  <c:v>-2.211125</c:v>
                </c:pt>
                <c:pt idx="2431">
                  <c:v>-4.3658669999999997</c:v>
                </c:pt>
                <c:pt idx="2432">
                  <c:v>-2.0569350000000002</c:v>
                </c:pt>
                <c:pt idx="2433">
                  <c:v>-3.9851910000000004</c:v>
                </c:pt>
                <c:pt idx="2434">
                  <c:v>-1.788969</c:v>
                </c:pt>
                <c:pt idx="2435">
                  <c:v>-3.4259849999999998</c:v>
                </c:pt>
                <c:pt idx="2436">
                  <c:v>-1.4510879999999999</c:v>
                </c:pt>
                <c:pt idx="2437">
                  <c:v>-2.7056259999999996</c:v>
                </c:pt>
                <c:pt idx="2438">
                  <c:v>-0.92584500000000003</c:v>
                </c:pt>
                <c:pt idx="2439">
                  <c:v>-1.4621189999999999</c:v>
                </c:pt>
                <c:pt idx="2440">
                  <c:v>-0.230795</c:v>
                </c:pt>
                <c:pt idx="2441">
                  <c:v>-0.29272700000000001</c:v>
                </c:pt>
                <c:pt idx="2442">
                  <c:v>-1.8880000000000001E-2</c:v>
                </c:pt>
                <c:pt idx="2443">
                  <c:v>-0.15987300000000002</c:v>
                </c:pt>
                <c:pt idx="2444">
                  <c:v>-0.28534300000000001</c:v>
                </c:pt>
                <c:pt idx="2445">
                  <c:v>-0.72016499999999994</c:v>
                </c:pt>
                <c:pt idx="2446">
                  <c:v>-0.53823200000000004</c:v>
                </c:pt>
                <c:pt idx="2447">
                  <c:v>-1.1338110000000001</c:v>
                </c:pt>
                <c:pt idx="2448">
                  <c:v>-0.71023899999999995</c:v>
                </c:pt>
                <c:pt idx="2449">
                  <c:v>-1.530697</c:v>
                </c:pt>
                <c:pt idx="2450">
                  <c:v>-1.0073570000000001</c:v>
                </c:pt>
                <c:pt idx="2451">
                  <c:v>-2.3468819999999999</c:v>
                </c:pt>
                <c:pt idx="2452">
                  <c:v>-1.4748810000000001</c:v>
                </c:pt>
                <c:pt idx="2453">
                  <c:v>-2.625623</c:v>
                </c:pt>
                <c:pt idx="2454">
                  <c:v>-0.37179000000000001</c:v>
                </c:pt>
                <c:pt idx="2455">
                  <c:v>0.28196000000000004</c:v>
                </c:pt>
                <c:pt idx="2456">
                  <c:v>1.78546</c:v>
                </c:pt>
                <c:pt idx="2457">
                  <c:v>4.5934379999999999</c:v>
                </c:pt>
                <c:pt idx="2458">
                  <c:v>3.848271</c:v>
                </c:pt>
                <c:pt idx="2459">
                  <c:v>9.1926410000000001</c:v>
                </c:pt>
                <c:pt idx="2460">
                  <c:v>6.7126099999999997</c:v>
                </c:pt>
                <c:pt idx="2461">
                  <c:v>13.966844999999999</c:v>
                </c:pt>
                <c:pt idx="2462">
                  <c:v>6.7290780000000003</c:v>
                </c:pt>
                <c:pt idx="2463">
                  <c:v>12.288619000000001</c:v>
                </c:pt>
                <c:pt idx="2464">
                  <c:v>4.5631310000000003</c:v>
                </c:pt>
                <c:pt idx="2465">
                  <c:v>8.8397560000000013</c:v>
                </c:pt>
                <c:pt idx="2466">
                  <c:v>4.2605469999999999</c:v>
                </c:pt>
                <c:pt idx="2467">
                  <c:v>8.4941309999999994</c:v>
                </c:pt>
                <c:pt idx="2468">
                  <c:v>4.1698680000000001</c:v>
                </c:pt>
                <c:pt idx="2469">
                  <c:v>8.3100069999999988</c:v>
                </c:pt>
                <c:pt idx="2470">
                  <c:v>4.0705809999999998</c:v>
                </c:pt>
                <c:pt idx="2471">
                  <c:v>8.1511990000000001</c:v>
                </c:pt>
                <c:pt idx="2472">
                  <c:v>4.1415740000000003</c:v>
                </c:pt>
                <c:pt idx="2473">
                  <c:v>8.2022630000000003</c:v>
                </c:pt>
                <c:pt idx="2474">
                  <c:v>3.7443089999999999</c:v>
                </c:pt>
                <c:pt idx="2475">
                  <c:v>6.9985390000000001</c:v>
                </c:pt>
                <c:pt idx="2476">
                  <c:v>2.6787489999999998</c:v>
                </c:pt>
                <c:pt idx="2477">
                  <c:v>4.7199349999999995</c:v>
                </c:pt>
                <c:pt idx="2478">
                  <c:v>1.418326</c:v>
                </c:pt>
                <c:pt idx="2479">
                  <c:v>2.3437169999999998</c:v>
                </c:pt>
                <c:pt idx="2480">
                  <c:v>0.68708899999999995</c:v>
                </c:pt>
                <c:pt idx="2481">
                  <c:v>1.2969900000000001</c:v>
                </c:pt>
                <c:pt idx="2482">
                  <c:v>0.55105499999999996</c:v>
                </c:pt>
                <c:pt idx="2483">
                  <c:v>0.93041299999999993</c:v>
                </c:pt>
                <c:pt idx="2484">
                  <c:v>3.5159999999999997E-2</c:v>
                </c:pt>
                <c:pt idx="2485">
                  <c:v>-0.35711499999999996</c:v>
                </c:pt>
                <c:pt idx="2486">
                  <c:v>-0.91136799999999996</c:v>
                </c:pt>
                <c:pt idx="2487">
                  <c:v>-2.423718</c:v>
                </c:pt>
                <c:pt idx="2488">
                  <c:v>-2.1176270000000001</c:v>
                </c:pt>
                <c:pt idx="2489">
                  <c:v>-4.7308870000000001</c:v>
                </c:pt>
                <c:pt idx="2490">
                  <c:v>-2.8948269999999998</c:v>
                </c:pt>
                <c:pt idx="2491">
                  <c:v>-5.970129</c:v>
                </c:pt>
                <c:pt idx="2492">
                  <c:v>-3.2322489999999999</c:v>
                </c:pt>
                <c:pt idx="2493">
                  <c:v>-6.5825259999999997</c:v>
                </c:pt>
                <c:pt idx="2494">
                  <c:v>-3.4573230000000001</c:v>
                </c:pt>
                <c:pt idx="2495">
                  <c:v>-7.0151540000000008</c:v>
                </c:pt>
                <c:pt idx="2496">
                  <c:v>-3.5986319999999998</c:v>
                </c:pt>
                <c:pt idx="2497">
                  <c:v>-7.0964220000000005</c:v>
                </c:pt>
                <c:pt idx="2498">
                  <c:v>-3.3502169999999998</c:v>
                </c:pt>
                <c:pt idx="2499">
                  <c:v>-6.5282939999999998</c:v>
                </c:pt>
                <c:pt idx="2500">
                  <c:v>-2.8949389999999999</c:v>
                </c:pt>
                <c:pt idx="2501">
                  <c:v>-5.6397719999999998</c:v>
                </c:pt>
                <c:pt idx="2502">
                  <c:v>-2.8767299999999998</c:v>
                </c:pt>
                <c:pt idx="2503">
                  <c:v>-5.8479939999999999</c:v>
                </c:pt>
                <c:pt idx="2504">
                  <c:v>-3.0552280000000001</c:v>
                </c:pt>
                <c:pt idx="2505">
                  <c:v>-6.1976320000000005</c:v>
                </c:pt>
                <c:pt idx="2506">
                  <c:v>-3.1379450000000002</c:v>
                </c:pt>
                <c:pt idx="2507">
                  <c:v>-6.1222849999999998</c:v>
                </c:pt>
                <c:pt idx="2508">
                  <c:v>-2.6390129999999998</c:v>
                </c:pt>
                <c:pt idx="2509">
                  <c:v>-5.0233410000000003</c:v>
                </c:pt>
                <c:pt idx="2510">
                  <c:v>-2.3649390000000001</c:v>
                </c:pt>
                <c:pt idx="2511">
                  <c:v>-4.905246</c:v>
                </c:pt>
                <c:pt idx="2512">
                  <c:v>-2.7530350000000001</c:v>
                </c:pt>
                <c:pt idx="2513">
                  <c:v>-5.5442130000000001</c:v>
                </c:pt>
                <c:pt idx="2514">
                  <c:v>-2.7495889999999998</c:v>
                </c:pt>
                <c:pt idx="2515">
                  <c:v>-5.434177</c:v>
                </c:pt>
                <c:pt idx="2516">
                  <c:v>-2.5373060000000001</c:v>
                </c:pt>
                <c:pt idx="2517">
                  <c:v>-4.8396330000000001</c:v>
                </c:pt>
                <c:pt idx="2518">
                  <c:v>-1.994564</c:v>
                </c:pt>
                <c:pt idx="2519">
                  <c:v>-3.585369</c:v>
                </c:pt>
                <c:pt idx="2520">
                  <c:v>-1.1488769999999999</c:v>
                </c:pt>
                <c:pt idx="2521">
                  <c:v>-2.068146</c:v>
                </c:pt>
                <c:pt idx="2522">
                  <c:v>-0.87526899999999996</c:v>
                </c:pt>
                <c:pt idx="2523">
                  <c:v>-1.783166</c:v>
                </c:pt>
                <c:pt idx="2524">
                  <c:v>-0.95670900000000003</c:v>
                </c:pt>
                <c:pt idx="2525">
                  <c:v>-1.9868190000000001</c:v>
                </c:pt>
                <c:pt idx="2526">
                  <c:v>-1.077826</c:v>
                </c:pt>
                <c:pt idx="2527">
                  <c:v>-2.0901610000000002</c:v>
                </c:pt>
                <c:pt idx="2528">
                  <c:v>-0.874255</c:v>
                </c:pt>
                <c:pt idx="2529">
                  <c:v>-1.47932</c:v>
                </c:pt>
                <c:pt idx="2530">
                  <c:v>-0.18868299999999999</c:v>
                </c:pt>
                <c:pt idx="2531">
                  <c:v>7.4209999999999998E-2</c:v>
                </c:pt>
                <c:pt idx="2532">
                  <c:v>0.67492399999999997</c:v>
                </c:pt>
                <c:pt idx="2533">
                  <c:v>1.5133350000000001</c:v>
                </c:pt>
                <c:pt idx="2534">
                  <c:v>0.48702099999999998</c:v>
                </c:pt>
                <c:pt idx="2535">
                  <c:v>0.19118499999999999</c:v>
                </c:pt>
                <c:pt idx="2536">
                  <c:v>-1.2720819999999999</c:v>
                </c:pt>
                <c:pt idx="2537">
                  <c:v>-3.1861889999999997</c:v>
                </c:pt>
                <c:pt idx="2538">
                  <c:v>-1.8556630000000001</c:v>
                </c:pt>
                <c:pt idx="2539">
                  <c:v>-2.8397600000000001</c:v>
                </c:pt>
                <c:pt idx="2540">
                  <c:v>0.46161000000000002</c:v>
                </c:pt>
                <c:pt idx="2541">
                  <c:v>2.5491109999999999</c:v>
                </c:pt>
                <c:pt idx="2542">
                  <c:v>3.1219440000000001</c:v>
                </c:pt>
                <c:pt idx="2543">
                  <c:v>6.3220480000000006</c:v>
                </c:pt>
                <c:pt idx="2544">
                  <c:v>2.7595290000000001</c:v>
                </c:pt>
                <c:pt idx="2545">
                  <c:v>4.9811680000000003</c:v>
                </c:pt>
                <c:pt idx="2546">
                  <c:v>1.74966</c:v>
                </c:pt>
                <c:pt idx="2547">
                  <c:v>3.1286969999999998</c:v>
                </c:pt>
                <c:pt idx="2548">
                  <c:v>1.631027</c:v>
                </c:pt>
                <c:pt idx="2549">
                  <c:v>4.0622690000000006</c:v>
                </c:pt>
                <c:pt idx="2550">
                  <c:v>3.4560620000000002</c:v>
                </c:pt>
                <c:pt idx="2551">
                  <c:v>7.5908509999999998</c:v>
                </c:pt>
                <c:pt idx="2552">
                  <c:v>4.5355080000000001</c:v>
                </c:pt>
                <c:pt idx="2553">
                  <c:v>9.0414710000000014</c:v>
                </c:pt>
                <c:pt idx="2554">
                  <c:v>4.3191509999999997</c:v>
                </c:pt>
                <c:pt idx="2555">
                  <c:v>8.5643670000000007</c:v>
                </c:pt>
                <c:pt idx="2556">
                  <c:v>4.2712110000000001</c:v>
                </c:pt>
                <c:pt idx="2557">
                  <c:v>8.4680700000000009</c:v>
                </c:pt>
                <c:pt idx="2558">
                  <c:v>4.092454</c:v>
                </c:pt>
                <c:pt idx="2559">
                  <c:v>8.0035279999999993</c:v>
                </c:pt>
                <c:pt idx="2560">
                  <c:v>3.5631620000000002</c:v>
                </c:pt>
                <c:pt idx="2561">
                  <c:v>6.7140699999999995</c:v>
                </c:pt>
                <c:pt idx="2562">
                  <c:v>2.8171849999999998</c:v>
                </c:pt>
                <c:pt idx="2563">
                  <c:v>5.4134039999999999</c:v>
                </c:pt>
                <c:pt idx="2564">
                  <c:v>2.4444910000000002</c:v>
                </c:pt>
                <c:pt idx="2565">
                  <c:v>4.7310480000000004</c:v>
                </c:pt>
                <c:pt idx="2566">
                  <c:v>2.0787110000000002</c:v>
                </c:pt>
                <c:pt idx="2567">
                  <c:v>3.8324760000000002</c:v>
                </c:pt>
                <c:pt idx="2568">
                  <c:v>1.2701290000000001</c:v>
                </c:pt>
                <c:pt idx="2569">
                  <c:v>1.939416</c:v>
                </c:pt>
                <c:pt idx="2570">
                  <c:v>-0.112662</c:v>
                </c:pt>
                <c:pt idx="2571">
                  <c:v>-0.97620300000000004</c:v>
                </c:pt>
                <c:pt idx="2572">
                  <c:v>-1.2967649999999999</c:v>
                </c:pt>
                <c:pt idx="2573">
                  <c:v>-2.7793010000000002</c:v>
                </c:pt>
                <c:pt idx="2574">
                  <c:v>-1.5166550000000001</c:v>
                </c:pt>
                <c:pt idx="2575">
                  <c:v>-2.833691</c:v>
                </c:pt>
                <c:pt idx="2576">
                  <c:v>-1.093742</c:v>
                </c:pt>
                <c:pt idx="2577">
                  <c:v>-2.1167879999999997</c:v>
                </c:pt>
                <c:pt idx="2578">
                  <c:v>-1.164898</c:v>
                </c:pt>
                <c:pt idx="2579">
                  <c:v>-2.8090039999999998</c:v>
                </c:pt>
                <c:pt idx="2580">
                  <c:v>-2.5458560000000001</c:v>
                </c:pt>
                <c:pt idx="2581">
                  <c:v>-6.4072610000000001</c:v>
                </c:pt>
                <c:pt idx="2582">
                  <c:v>-5.3284640000000003</c:v>
                </c:pt>
                <c:pt idx="2583">
                  <c:v>-11.774495999999999</c:v>
                </c:pt>
                <c:pt idx="2584">
                  <c:v>-6.7208290000000002</c:v>
                </c:pt>
                <c:pt idx="2585">
                  <c:v>-12.996019</c:v>
                </c:pt>
                <c:pt idx="2586">
                  <c:v>-5.3173139999999997</c:v>
                </c:pt>
                <c:pt idx="2587">
                  <c:v>-9.8283959999999997</c:v>
                </c:pt>
                <c:pt idx="2588">
                  <c:v>-4.1308920000000002</c:v>
                </c:pt>
                <c:pt idx="2589">
                  <c:v>-8.3332340000000009</c:v>
                </c:pt>
                <c:pt idx="2590">
                  <c:v>-4.474164</c:v>
                </c:pt>
                <c:pt idx="2591">
                  <c:v>-9.2072399999999988</c:v>
                </c:pt>
                <c:pt idx="2592">
                  <c:v>-4.7575810000000001</c:v>
                </c:pt>
                <c:pt idx="2593">
                  <c:v>-9.2989129999999989</c:v>
                </c:pt>
                <c:pt idx="2594">
                  <c:v>-4.1055640000000002</c:v>
                </c:pt>
                <c:pt idx="2595">
                  <c:v>-7.6378970000000006</c:v>
                </c:pt>
                <c:pt idx="2596">
                  <c:v>-3.0197980000000002</c:v>
                </c:pt>
                <c:pt idx="2597">
                  <c:v>-5.6516260000000003</c:v>
                </c:pt>
                <c:pt idx="2598">
                  <c:v>-2.3395999999999999</c:v>
                </c:pt>
                <c:pt idx="2599">
                  <c:v>-4.4123359999999998</c:v>
                </c:pt>
                <c:pt idx="2600">
                  <c:v>-1.769501</c:v>
                </c:pt>
                <c:pt idx="2601">
                  <c:v>-3.2153390000000002</c:v>
                </c:pt>
                <c:pt idx="2602">
                  <c:v>-1.122144</c:v>
                </c:pt>
                <c:pt idx="2603">
                  <c:v>-1.8641939999999999</c:v>
                </c:pt>
                <c:pt idx="2604">
                  <c:v>-0.40358100000000002</c:v>
                </c:pt>
                <c:pt idx="2605">
                  <c:v>-0.51778900000000005</c:v>
                </c:pt>
                <c:pt idx="2606">
                  <c:v>6.1107000000000002E-2</c:v>
                </c:pt>
                <c:pt idx="2607">
                  <c:v>0.129192</c:v>
                </c:pt>
                <c:pt idx="2608">
                  <c:v>-8.4666000000000005E-2</c:v>
                </c:pt>
                <c:pt idx="2609">
                  <c:v>-0.38175200000000004</c:v>
                </c:pt>
                <c:pt idx="2610">
                  <c:v>-0.39987200000000001</c:v>
                </c:pt>
                <c:pt idx="2611">
                  <c:v>-0.74390699999999998</c:v>
                </c:pt>
                <c:pt idx="2612">
                  <c:v>-7.9488000000000003E-2</c:v>
                </c:pt>
                <c:pt idx="2613">
                  <c:v>0.235703</c:v>
                </c:pt>
                <c:pt idx="2614">
                  <c:v>0.74438899999999997</c:v>
                </c:pt>
                <c:pt idx="2615">
                  <c:v>1.7511189999999999</c:v>
                </c:pt>
                <c:pt idx="2616">
                  <c:v>1.050753</c:v>
                </c:pt>
                <c:pt idx="2617">
                  <c:v>1.942644</c:v>
                </c:pt>
                <c:pt idx="2618">
                  <c:v>0.56816299999999997</c:v>
                </c:pt>
                <c:pt idx="2619">
                  <c:v>0.65539799999999993</c:v>
                </c:pt>
                <c:pt idx="2620">
                  <c:v>-0.36473899999999998</c:v>
                </c:pt>
                <c:pt idx="2621">
                  <c:v>-0.93562999999999996</c:v>
                </c:pt>
                <c:pt idx="2622">
                  <c:v>-0.533169</c:v>
                </c:pt>
                <c:pt idx="2623">
                  <c:v>-0.76147600000000004</c:v>
                </c:pt>
                <c:pt idx="2624">
                  <c:v>0.39187300000000003</c:v>
                </c:pt>
                <c:pt idx="2625">
                  <c:v>1.5896650000000001</c:v>
                </c:pt>
                <c:pt idx="2626">
                  <c:v>1.9920709999999999</c:v>
                </c:pt>
                <c:pt idx="2627">
                  <c:v>4.5860859999999999</c:v>
                </c:pt>
                <c:pt idx="2628">
                  <c:v>3.049401</c:v>
                </c:pt>
                <c:pt idx="2629">
                  <c:v>6.2871679999999994</c:v>
                </c:pt>
                <c:pt idx="2630">
                  <c:v>3.5516679999999998</c:v>
                </c:pt>
                <c:pt idx="2631">
                  <c:v>7.8055819999999994</c:v>
                </c:pt>
                <c:pt idx="2632">
                  <c:v>5.0366340000000003</c:v>
                </c:pt>
                <c:pt idx="2633">
                  <c:v>9.9029519999999991</c:v>
                </c:pt>
                <c:pt idx="2634">
                  <c:v>3.8637380000000001</c:v>
                </c:pt>
                <c:pt idx="2635">
                  <c:v>7.0716610000000006</c:v>
                </c:pt>
                <c:pt idx="2636">
                  <c:v>2.4293439999999999</c:v>
                </c:pt>
                <c:pt idx="2637">
                  <c:v>4.2969790000000003</c:v>
                </c:pt>
                <c:pt idx="2638">
                  <c:v>2.1901090000000001</c:v>
                </c:pt>
                <c:pt idx="2639">
                  <c:v>5.4925200000000007</c:v>
                </c:pt>
                <c:pt idx="2640">
                  <c:v>4.6571239999999996</c:v>
                </c:pt>
                <c:pt idx="2641">
                  <c:v>10.106655999999999</c:v>
                </c:pt>
                <c:pt idx="2642">
                  <c:v>4.9668640000000002</c:v>
                </c:pt>
                <c:pt idx="2643">
                  <c:v>8.8631640000000012</c:v>
                </c:pt>
                <c:pt idx="2644">
                  <c:v>3.1837659999999999</c:v>
                </c:pt>
                <c:pt idx="2645">
                  <c:v>6.1693300000000004</c:v>
                </c:pt>
                <c:pt idx="2646">
                  <c:v>3.3176860000000001</c:v>
                </c:pt>
                <c:pt idx="2647">
                  <c:v>6.98203</c:v>
                </c:pt>
                <c:pt idx="2648">
                  <c:v>3.7315469999999999</c:v>
                </c:pt>
                <c:pt idx="2649">
                  <c:v>7.2851559999999997</c:v>
                </c:pt>
                <c:pt idx="2650">
                  <c:v>3.1499980000000001</c:v>
                </c:pt>
                <c:pt idx="2651">
                  <c:v>5.8125450000000001</c:v>
                </c:pt>
                <c:pt idx="2652">
                  <c:v>2.2477299999999998</c:v>
                </c:pt>
                <c:pt idx="2653">
                  <c:v>4.1264889999999994</c:v>
                </c:pt>
                <c:pt idx="2654">
                  <c:v>1.625796</c:v>
                </c:pt>
                <c:pt idx="2655">
                  <c:v>3.0475829999999999</c:v>
                </c:pt>
                <c:pt idx="2656">
                  <c:v>1.0141640000000001</c:v>
                </c:pt>
                <c:pt idx="2657">
                  <c:v>1.4957320000000001</c:v>
                </c:pt>
                <c:pt idx="2658">
                  <c:v>-0.16941700000000001</c:v>
                </c:pt>
                <c:pt idx="2659">
                  <c:v>-1.121019</c:v>
                </c:pt>
                <c:pt idx="2660">
                  <c:v>-1.794505</c:v>
                </c:pt>
                <c:pt idx="2661">
                  <c:v>-4.3135340000000006</c:v>
                </c:pt>
                <c:pt idx="2662">
                  <c:v>-3.0368240000000002</c:v>
                </c:pt>
                <c:pt idx="2663">
                  <c:v>-6.2961710000000002</c:v>
                </c:pt>
                <c:pt idx="2664">
                  <c:v>-3.3881649999999999</c:v>
                </c:pt>
                <c:pt idx="2665">
                  <c:v>-7.0853210000000004</c:v>
                </c:pt>
                <c:pt idx="2666">
                  <c:v>-3.935692</c:v>
                </c:pt>
                <c:pt idx="2667">
                  <c:v>-7.9586839999999999</c:v>
                </c:pt>
                <c:pt idx="2668">
                  <c:v>-4.1264459999999996</c:v>
                </c:pt>
                <c:pt idx="2669">
                  <c:v>-8.4075260000000007</c:v>
                </c:pt>
                <c:pt idx="2670">
                  <c:v>-4.6498999999999997</c:v>
                </c:pt>
                <c:pt idx="2671">
                  <c:v>-10.088508999999998</c:v>
                </c:pt>
                <c:pt idx="2672">
                  <c:v>-6.3916570000000004</c:v>
                </c:pt>
                <c:pt idx="2673">
                  <c:v>-13.512731</c:v>
                </c:pt>
                <c:pt idx="2674">
                  <c:v>-7.4763520000000003</c:v>
                </c:pt>
                <c:pt idx="2675">
                  <c:v>-15.176727</c:v>
                </c:pt>
                <c:pt idx="2676">
                  <c:v>-7.7750050000000002</c:v>
                </c:pt>
                <c:pt idx="2677">
                  <c:v>-15.196861999999999</c:v>
                </c:pt>
                <c:pt idx="2678">
                  <c:v>-6.8178130000000001</c:v>
                </c:pt>
                <c:pt idx="2679">
                  <c:v>-12.849167000000001</c:v>
                </c:pt>
                <c:pt idx="2680">
                  <c:v>-5.442717</c:v>
                </c:pt>
                <c:pt idx="2681">
                  <c:v>-10.740908000000001</c:v>
                </c:pt>
                <c:pt idx="2682">
                  <c:v>-5.4104429999999999</c:v>
                </c:pt>
                <c:pt idx="2683">
                  <c:v>-11.200326</c:v>
                </c:pt>
                <c:pt idx="2684">
                  <c:v>-6.0106159999999997</c:v>
                </c:pt>
                <c:pt idx="2685">
                  <c:v>-11.8781</c:v>
                </c:pt>
                <c:pt idx="2686">
                  <c:v>-5.385853</c:v>
                </c:pt>
                <c:pt idx="2687">
                  <c:v>-10.131667</c:v>
                </c:pt>
                <c:pt idx="2688">
                  <c:v>-4.4575579999999997</c:v>
                </c:pt>
                <c:pt idx="2689">
                  <c:v>-9.2948389999999996</c:v>
                </c:pt>
                <c:pt idx="2690">
                  <c:v>-5.2658509999999996</c:v>
                </c:pt>
                <c:pt idx="2691">
                  <c:v>-11.080355999999998</c:v>
                </c:pt>
                <c:pt idx="2692">
                  <c:v>-6.6589260000000001</c:v>
                </c:pt>
                <c:pt idx="2693">
                  <c:v>-13.764652999999999</c:v>
                </c:pt>
                <c:pt idx="2694">
                  <c:v>-7.0567539999999997</c:v>
                </c:pt>
                <c:pt idx="2695">
                  <c:v>-13.530531</c:v>
                </c:pt>
                <c:pt idx="2696">
                  <c:v>-5.5540390000000004</c:v>
                </c:pt>
                <c:pt idx="2697">
                  <c:v>-10.080919000000002</c:v>
                </c:pt>
                <c:pt idx="2698">
                  <c:v>-3.5681409999999998</c:v>
                </c:pt>
                <c:pt idx="2699">
                  <c:v>-6.307741</c:v>
                </c:pt>
                <c:pt idx="2700">
                  <c:v>-2.0412149999999998</c:v>
                </c:pt>
                <c:pt idx="2701">
                  <c:v>-3.3465569999999998</c:v>
                </c:pt>
                <c:pt idx="2702">
                  <c:v>-0.64336599999999999</c:v>
                </c:pt>
                <c:pt idx="2703">
                  <c:v>-1.5087280000000001</c:v>
                </c:pt>
                <c:pt idx="2704">
                  <c:v>-1.4795240000000001</c:v>
                </c:pt>
                <c:pt idx="2705">
                  <c:v>-3.6671369999999999</c:v>
                </c:pt>
                <c:pt idx="2706">
                  <c:v>-2.7444259999999998</c:v>
                </c:pt>
                <c:pt idx="2707">
                  <c:v>-5.2193480000000001</c:v>
                </c:pt>
                <c:pt idx="2708">
                  <c:v>-2.2238570000000002</c:v>
                </c:pt>
                <c:pt idx="2709">
                  <c:v>-4.5437620000000001</c:v>
                </c:pt>
                <c:pt idx="2710">
                  <c:v>-2.5919430000000001</c:v>
                </c:pt>
                <c:pt idx="2711">
                  <c:v>-5.0328840000000001</c:v>
                </c:pt>
                <c:pt idx="2712">
                  <c:v>-1.9855069999999999</c:v>
                </c:pt>
                <c:pt idx="2713">
                  <c:v>-3.732707</c:v>
                </c:pt>
                <c:pt idx="2714">
                  <c:v>-2.051539</c:v>
                </c:pt>
                <c:pt idx="2715">
                  <c:v>-4.6379909999999995</c:v>
                </c:pt>
                <c:pt idx="2716">
                  <c:v>-2.2694160000000001</c:v>
                </c:pt>
                <c:pt idx="2717">
                  <c:v>-3.6450580000000001</c:v>
                </c:pt>
                <c:pt idx="2718">
                  <c:v>-0.316803</c:v>
                </c:pt>
                <c:pt idx="2719">
                  <c:v>-0.59138800000000002</c:v>
                </c:pt>
                <c:pt idx="2720">
                  <c:v>-0.80540999999999996</c:v>
                </c:pt>
                <c:pt idx="2721">
                  <c:v>-2.723319</c:v>
                </c:pt>
                <c:pt idx="2722">
                  <c:v>-3.0931950000000001</c:v>
                </c:pt>
                <c:pt idx="2723">
                  <c:v>-6.9939599999999995</c:v>
                </c:pt>
                <c:pt idx="2724">
                  <c:v>-4.0486620000000002</c:v>
                </c:pt>
                <c:pt idx="2725">
                  <c:v>-7.6111970000000007</c:v>
                </c:pt>
                <c:pt idx="2726">
                  <c:v>-2.7898830000000001</c:v>
                </c:pt>
                <c:pt idx="2727">
                  <c:v>-4.8903509999999999</c:v>
                </c:pt>
                <c:pt idx="2728">
                  <c:v>-1.604114</c:v>
                </c:pt>
                <c:pt idx="2729">
                  <c:v>-3.143586</c:v>
                </c:pt>
                <c:pt idx="2730">
                  <c:v>-1.9840850000000001</c:v>
                </c:pt>
                <c:pt idx="2731">
                  <c:v>-4.4679690000000001</c:v>
                </c:pt>
                <c:pt idx="2732">
                  <c:v>-2.6861899999999999</c:v>
                </c:pt>
                <c:pt idx="2733">
                  <c:v>-5.2751339999999995</c:v>
                </c:pt>
                <c:pt idx="2734">
                  <c:v>-2.3415089999999998</c:v>
                </c:pt>
                <c:pt idx="2735">
                  <c:v>-4.3420529999999999</c:v>
                </c:pt>
                <c:pt idx="2736">
                  <c:v>-1.5905579999999999</c:v>
                </c:pt>
                <c:pt idx="2737">
                  <c:v>-2.8531839999999997</c:v>
                </c:pt>
                <c:pt idx="2738">
                  <c:v>-1.232861</c:v>
                </c:pt>
                <c:pt idx="2739">
                  <c:v>-2.4838149999999999</c:v>
                </c:pt>
                <c:pt idx="2740">
                  <c:v>-1.2338439999999999</c:v>
                </c:pt>
                <c:pt idx="2741">
                  <c:v>-2.4463910000000002</c:v>
                </c:pt>
                <c:pt idx="2742">
                  <c:v>-1.1284970000000001</c:v>
                </c:pt>
                <c:pt idx="2743">
                  <c:v>-2.050421</c:v>
                </c:pt>
                <c:pt idx="2744">
                  <c:v>-0.59275299999999997</c:v>
                </c:pt>
                <c:pt idx="2745">
                  <c:v>-0.92870699999999995</c:v>
                </c:pt>
                <c:pt idx="2746">
                  <c:v>-0.28472599999999998</c:v>
                </c:pt>
                <c:pt idx="2747">
                  <c:v>-0.5619559999999999</c:v>
                </c:pt>
                <c:pt idx="2748">
                  <c:v>-0.29103400000000001</c:v>
                </c:pt>
                <c:pt idx="2749">
                  <c:v>-0.58414199999999994</c:v>
                </c:pt>
                <c:pt idx="2750">
                  <c:v>-0.27702599999999999</c:v>
                </c:pt>
                <c:pt idx="2751">
                  <c:v>-0.54438999999999993</c:v>
                </c:pt>
                <c:pt idx="2752">
                  <c:v>-0.20980399999999999</c:v>
                </c:pt>
                <c:pt idx="2753">
                  <c:v>-0.35782700000000001</c:v>
                </c:pt>
                <c:pt idx="2754">
                  <c:v>-0.14275399999999999</c:v>
                </c:pt>
              </c:numCache>
            </c:numRef>
          </c:val>
          <c:smooth val="0"/>
          <c:extLst>
            <c:ext xmlns:c16="http://schemas.microsoft.com/office/drawing/2014/chart" uri="{C3380CC4-5D6E-409C-BE32-E72D297353CC}">
              <c16:uniqueId val="{00000001-31F1-4C5A-AE58-4D69EFEFD979}"/>
            </c:ext>
          </c:extLst>
        </c:ser>
        <c:ser>
          <c:idx val="2"/>
          <c:order val="2"/>
          <c:tx>
            <c:strRef>
              <c:f>Sheet1!$L$1</c:f>
              <c:strCache>
                <c:ptCount val="1"/>
                <c:pt idx="0">
                  <c:v>G_z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Sheet1!$L$2:$L$2756</c:f>
              <c:numCache>
                <c:formatCode>General</c:formatCode>
                <c:ptCount val="2755"/>
                <c:pt idx="0">
                  <c:v>-1.8099000000000001E-2</c:v>
                </c:pt>
                <c:pt idx="1">
                  <c:v>-1.1990000000000001E-2</c:v>
                </c:pt>
                <c:pt idx="2">
                  <c:v>3.6270999999999998E-2</c:v>
                </c:pt>
                <c:pt idx="3">
                  <c:v>8.2424999999999998E-2</c:v>
                </c:pt>
                <c:pt idx="4">
                  <c:v>4.9725999999999999E-2</c:v>
                </c:pt>
                <c:pt idx="5">
                  <c:v>8.1164E-2</c:v>
                </c:pt>
                <c:pt idx="6">
                  <c:v>4.3090000000000003E-2</c:v>
                </c:pt>
                <c:pt idx="7">
                  <c:v>0.112528</c:v>
                </c:pt>
                <c:pt idx="8">
                  <c:v>0.10970000000000001</c:v>
                </c:pt>
                <c:pt idx="9">
                  <c:v>0.263104</c:v>
                </c:pt>
                <c:pt idx="10">
                  <c:v>0.181364</c:v>
                </c:pt>
                <c:pt idx="11">
                  <c:v>0.36526999999999998</c:v>
                </c:pt>
                <c:pt idx="12">
                  <c:v>0.17460800000000001</c:v>
                </c:pt>
                <c:pt idx="13">
                  <c:v>0.33754700000000004</c:v>
                </c:pt>
                <c:pt idx="14">
                  <c:v>0.153091</c:v>
                </c:pt>
                <c:pt idx="15">
                  <c:v>0.30997600000000003</c:v>
                </c:pt>
                <c:pt idx="16">
                  <c:v>0.17460100000000001</c:v>
                </c:pt>
                <c:pt idx="17">
                  <c:v>0.36944900000000003</c:v>
                </c:pt>
                <c:pt idx="18">
                  <c:v>0.20804400000000001</c:v>
                </c:pt>
                <c:pt idx="19">
                  <c:v>0.42632800000000004</c:v>
                </c:pt>
                <c:pt idx="20">
                  <c:v>0.221001</c:v>
                </c:pt>
                <c:pt idx="21">
                  <c:v>0.434728</c:v>
                </c:pt>
                <c:pt idx="22">
                  <c:v>0.20816100000000001</c:v>
                </c:pt>
                <c:pt idx="23">
                  <c:v>0.41159400000000002</c:v>
                </c:pt>
                <c:pt idx="24">
                  <c:v>0.20614099999999999</c:v>
                </c:pt>
                <c:pt idx="25">
                  <c:v>0.420543</c:v>
                </c:pt>
                <c:pt idx="26">
                  <c:v>0.215506</c:v>
                </c:pt>
                <c:pt idx="27">
                  <c:v>0.41958700000000004</c:v>
                </c:pt>
                <c:pt idx="28">
                  <c:v>0.18746599999999999</c:v>
                </c:pt>
                <c:pt idx="29">
                  <c:v>0.35824699999999998</c:v>
                </c:pt>
                <c:pt idx="30">
                  <c:v>0.159141</c:v>
                </c:pt>
                <c:pt idx="31">
                  <c:v>0.31598199999999999</c:v>
                </c:pt>
                <c:pt idx="32">
                  <c:v>0.15547900000000001</c:v>
                </c:pt>
                <c:pt idx="33">
                  <c:v>0.317189</c:v>
                </c:pt>
                <c:pt idx="34">
                  <c:v>0.16509099999999999</c:v>
                </c:pt>
                <c:pt idx="35">
                  <c:v>0.31670399999999999</c:v>
                </c:pt>
                <c:pt idx="36">
                  <c:v>0.13386500000000001</c:v>
                </c:pt>
                <c:pt idx="37">
                  <c:v>0.252834</c:v>
                </c:pt>
                <c:pt idx="38">
                  <c:v>0.107904</c:v>
                </c:pt>
                <c:pt idx="39">
                  <c:v>0.215229</c:v>
                </c:pt>
                <c:pt idx="40">
                  <c:v>0.11426</c:v>
                </c:pt>
                <c:pt idx="41">
                  <c:v>0.230374</c:v>
                </c:pt>
                <c:pt idx="42">
                  <c:v>0.10440000000000001</c:v>
                </c:pt>
                <c:pt idx="43">
                  <c:v>0.18981300000000001</c:v>
                </c:pt>
                <c:pt idx="44">
                  <c:v>6.5449999999999994E-2</c:v>
                </c:pt>
                <c:pt idx="45">
                  <c:v>0.11411499999999999</c:v>
                </c:pt>
                <c:pt idx="46">
                  <c:v>3.9298E-2</c:v>
                </c:pt>
                <c:pt idx="47">
                  <c:v>8.0879000000000006E-2</c:v>
                </c:pt>
                <c:pt idx="48">
                  <c:v>4.3566000000000001E-2</c:v>
                </c:pt>
                <c:pt idx="49">
                  <c:v>8.8848999999999997E-2</c:v>
                </c:pt>
                <c:pt idx="50">
                  <c:v>4.9120999999999998E-2</c:v>
                </c:pt>
                <c:pt idx="51">
                  <c:v>9.6948000000000006E-2</c:v>
                </c:pt>
                <c:pt idx="52">
                  <c:v>3.6122000000000001E-2</c:v>
                </c:pt>
                <c:pt idx="53">
                  <c:v>5.2132999999999999E-2</c:v>
                </c:pt>
                <c:pt idx="54">
                  <c:v>-2.9949999999999998E-3</c:v>
                </c:pt>
                <c:pt idx="55">
                  <c:v>-2.1849E-2</c:v>
                </c:pt>
                <c:pt idx="56">
                  <c:v>-1.9729E-2</c:v>
                </c:pt>
                <c:pt idx="57">
                  <c:v>-3.1634000000000002E-2</c:v>
                </c:pt>
                <c:pt idx="58">
                  <c:v>5.5929999999999999E-3</c:v>
                </c:pt>
                <c:pt idx="59">
                  <c:v>3.2584000000000002E-2</c:v>
                </c:pt>
                <c:pt idx="60">
                  <c:v>4.4489000000000001E-2</c:v>
                </c:pt>
                <c:pt idx="61">
                  <c:v>0.104799</c:v>
                </c:pt>
                <c:pt idx="62">
                  <c:v>9.3099000000000001E-2</c:v>
                </c:pt>
                <c:pt idx="63">
                  <c:v>0.21726200000000001</c:v>
                </c:pt>
                <c:pt idx="64">
                  <c:v>9.7592999999999999E-2</c:v>
                </c:pt>
                <c:pt idx="65">
                  <c:v>7.7829999999999996E-2</c:v>
                </c:pt>
                <c:pt idx="66">
                  <c:v>-4.9725999999999999E-2</c:v>
                </c:pt>
                <c:pt idx="67">
                  <c:v>-5.1674999999999999E-2</c:v>
                </c:pt>
                <c:pt idx="68">
                  <c:v>3.7361999999999999E-2</c:v>
                </c:pt>
                <c:pt idx="69">
                  <c:v>0.110071</c:v>
                </c:pt>
                <c:pt idx="70">
                  <c:v>9.0434E-2</c:v>
                </c:pt>
                <c:pt idx="71">
                  <c:v>0.14513199999999998</c:v>
                </c:pt>
                <c:pt idx="72">
                  <c:v>5.3371000000000002E-2</c:v>
                </c:pt>
                <c:pt idx="73">
                  <c:v>0.112841</c:v>
                </c:pt>
                <c:pt idx="74">
                  <c:v>8.0838999999999994E-2</c:v>
                </c:pt>
                <c:pt idx="75">
                  <c:v>0.188833</c:v>
                </c:pt>
                <c:pt idx="76">
                  <c:v>0.122584</c:v>
                </c:pt>
                <c:pt idx="77">
                  <c:v>0.23719400000000002</c:v>
                </c:pt>
                <c:pt idx="78">
                  <c:v>9.2356999999999995E-2</c:v>
                </c:pt>
                <c:pt idx="79">
                  <c:v>0.161907</c:v>
                </c:pt>
                <c:pt idx="80">
                  <c:v>5.2911E-2</c:v>
                </c:pt>
                <c:pt idx="81">
                  <c:v>9.461E-2</c:v>
                </c:pt>
                <c:pt idx="82">
                  <c:v>4.3519000000000002E-2</c:v>
                </c:pt>
                <c:pt idx="83">
                  <c:v>9.7707000000000002E-2</c:v>
                </c:pt>
                <c:pt idx="84">
                  <c:v>6.4071000000000003E-2</c:v>
                </c:pt>
                <c:pt idx="85">
                  <c:v>0.13497000000000001</c:v>
                </c:pt>
                <c:pt idx="86">
                  <c:v>6.6979999999999998E-2</c:v>
                </c:pt>
                <c:pt idx="87">
                  <c:v>0.123419</c:v>
                </c:pt>
                <c:pt idx="88">
                  <c:v>5.2183E-2</c:v>
                </c:pt>
                <c:pt idx="89">
                  <c:v>0.10313700000000001</c:v>
                </c:pt>
                <c:pt idx="90">
                  <c:v>4.5343000000000001E-2</c:v>
                </c:pt>
                <c:pt idx="91">
                  <c:v>8.1863999999999992E-2</c:v>
                </c:pt>
                <c:pt idx="92">
                  <c:v>2.9883E-2</c:v>
                </c:pt>
                <c:pt idx="93">
                  <c:v>5.4380999999999999E-2</c:v>
                </c:pt>
                <c:pt idx="94">
                  <c:v>2.366E-2</c:v>
                </c:pt>
                <c:pt idx="95">
                  <c:v>5.1027000000000003E-2</c:v>
                </c:pt>
                <c:pt idx="96">
                  <c:v>2.7847E-2</c:v>
                </c:pt>
                <c:pt idx="97">
                  <c:v>4.7448000000000004E-2</c:v>
                </c:pt>
                <c:pt idx="98">
                  <c:v>6.9189999999999998E-3</c:v>
                </c:pt>
                <c:pt idx="99">
                  <c:v>1.0661E-2</c:v>
                </c:pt>
                <c:pt idx="100">
                  <c:v>1.9696000000000002E-2</c:v>
                </c:pt>
                <c:pt idx="101">
                  <c:v>7.4520000000000003E-2</c:v>
                </c:pt>
                <c:pt idx="102">
                  <c:v>9.4178999999999999E-2</c:v>
                </c:pt>
                <c:pt idx="103">
                  <c:v>0.21277200000000002</c:v>
                </c:pt>
                <c:pt idx="104">
                  <c:v>0.123901</c:v>
                </c:pt>
                <c:pt idx="105">
                  <c:v>0.23172999999999999</c:v>
                </c:pt>
                <c:pt idx="106">
                  <c:v>9.2752000000000001E-2</c:v>
                </c:pt>
                <c:pt idx="107">
                  <c:v>0.18754599999999999</c:v>
                </c:pt>
                <c:pt idx="108">
                  <c:v>0.10979899999999999</c:v>
                </c:pt>
                <c:pt idx="109">
                  <c:v>0.23471799999999998</c:v>
                </c:pt>
                <c:pt idx="110">
                  <c:v>0.12932199999999999</c:v>
                </c:pt>
                <c:pt idx="111">
                  <c:v>0.24912200000000001</c:v>
                </c:pt>
                <c:pt idx="112">
                  <c:v>9.3153E-2</c:v>
                </c:pt>
                <c:pt idx="113">
                  <c:v>0.14459900000000001</c:v>
                </c:pt>
                <c:pt idx="114">
                  <c:v>1.4766E-2</c:v>
                </c:pt>
                <c:pt idx="115">
                  <c:v>2.1339999999999987E-3</c:v>
                </c:pt>
                <c:pt idx="116">
                  <c:v>-3.2721E-2</c:v>
                </c:pt>
                <c:pt idx="117">
                  <c:v>-7.1483999999999992E-2</c:v>
                </c:pt>
                <c:pt idx="118">
                  <c:v>-4.4354999999999999E-2</c:v>
                </c:pt>
                <c:pt idx="119">
                  <c:v>-9.8976000000000008E-2</c:v>
                </c:pt>
                <c:pt idx="120">
                  <c:v>-6.6467999999999999E-2</c:v>
                </c:pt>
                <c:pt idx="121">
                  <c:v>-0.148066</c:v>
                </c:pt>
                <c:pt idx="122">
                  <c:v>-0.109221</c:v>
                </c:pt>
                <c:pt idx="123">
                  <c:v>-0.24798700000000001</c:v>
                </c:pt>
                <c:pt idx="124">
                  <c:v>-0.163465</c:v>
                </c:pt>
                <c:pt idx="125">
                  <c:v>-0.339924</c:v>
                </c:pt>
                <c:pt idx="126">
                  <c:v>-0.18598700000000001</c:v>
                </c:pt>
                <c:pt idx="127">
                  <c:v>-0.39803200000000005</c:v>
                </c:pt>
                <c:pt idx="128">
                  <c:v>-0.245008</c:v>
                </c:pt>
                <c:pt idx="129">
                  <c:v>-0.53340100000000001</c:v>
                </c:pt>
                <c:pt idx="130">
                  <c:v>-0.32851799999999998</c:v>
                </c:pt>
                <c:pt idx="131">
                  <c:v>-0.67692200000000002</c:v>
                </c:pt>
                <c:pt idx="132">
                  <c:v>-0.34817199999999998</c:v>
                </c:pt>
                <c:pt idx="133">
                  <c:v>-0.67707399999999995</c:v>
                </c:pt>
                <c:pt idx="134">
                  <c:v>-0.29366300000000001</c:v>
                </c:pt>
                <c:pt idx="135">
                  <c:v>-0.53941300000000003</c:v>
                </c:pt>
                <c:pt idx="136">
                  <c:v>-0.20872299999999999</c:v>
                </c:pt>
                <c:pt idx="137">
                  <c:v>-0.408078</c:v>
                </c:pt>
                <c:pt idx="138">
                  <c:v>-0.221502</c:v>
                </c:pt>
                <c:pt idx="139">
                  <c:v>-0.48178799999999999</c:v>
                </c:pt>
                <c:pt idx="140">
                  <c:v>-0.29469299999999998</c:v>
                </c:pt>
                <c:pt idx="141">
                  <c:v>-0.60616899999999996</c:v>
                </c:pt>
                <c:pt idx="142">
                  <c:v>-0.30253600000000003</c:v>
                </c:pt>
                <c:pt idx="143">
                  <c:v>-0.57226299999999997</c:v>
                </c:pt>
                <c:pt idx="144">
                  <c:v>-0.21873000000000001</c:v>
                </c:pt>
                <c:pt idx="145">
                  <c:v>-0.38153599999999999</c:v>
                </c:pt>
                <c:pt idx="146">
                  <c:v>-0.12515299999999999</c:v>
                </c:pt>
                <c:pt idx="147">
                  <c:v>-0.239562</c:v>
                </c:pt>
                <c:pt idx="148">
                  <c:v>-0.12155299999999999</c:v>
                </c:pt>
                <c:pt idx="149">
                  <c:v>-0.26646700000000001</c:v>
                </c:pt>
                <c:pt idx="150">
                  <c:v>-0.18152199999999999</c:v>
                </c:pt>
                <c:pt idx="151">
                  <c:v>-0.40035199999999999</c:v>
                </c:pt>
                <c:pt idx="152">
                  <c:v>-0.24826899999999999</c:v>
                </c:pt>
                <c:pt idx="153">
                  <c:v>-0.50709099999999996</c:v>
                </c:pt>
                <c:pt idx="154">
                  <c:v>-0.24254700000000001</c:v>
                </c:pt>
                <c:pt idx="155">
                  <c:v>-0.46097399999999999</c:v>
                </c:pt>
                <c:pt idx="156">
                  <c:v>-0.189556</c:v>
                </c:pt>
                <c:pt idx="157">
                  <c:v>-0.36065199999999997</c:v>
                </c:pt>
                <c:pt idx="158">
                  <c:v>-0.17502699999999999</c:v>
                </c:pt>
                <c:pt idx="159">
                  <c:v>-0.37200699999999998</c:v>
                </c:pt>
                <c:pt idx="160">
                  <c:v>-0.221858</c:v>
                </c:pt>
                <c:pt idx="161">
                  <c:v>-0.43946200000000002</c:v>
                </c:pt>
                <c:pt idx="162">
                  <c:v>-0.17078599999999999</c:v>
                </c:pt>
                <c:pt idx="163">
                  <c:v>-0.22931499999999999</c:v>
                </c:pt>
                <c:pt idx="164">
                  <c:v>7.6845999999999998E-2</c:v>
                </c:pt>
                <c:pt idx="165">
                  <c:v>0.255409</c:v>
                </c:pt>
                <c:pt idx="166">
                  <c:v>0.20659</c:v>
                </c:pt>
                <c:pt idx="167">
                  <c:v>0.36953400000000003</c:v>
                </c:pt>
                <c:pt idx="168">
                  <c:v>0.143562</c:v>
                </c:pt>
                <c:pt idx="169">
                  <c:v>0.26699000000000001</c:v>
                </c:pt>
                <c:pt idx="170">
                  <c:v>0.124919</c:v>
                </c:pt>
                <c:pt idx="171">
                  <c:v>0.27397199999999999</c:v>
                </c:pt>
                <c:pt idx="172">
                  <c:v>0.17144400000000001</c:v>
                </c:pt>
                <c:pt idx="173">
                  <c:v>0.34754000000000002</c:v>
                </c:pt>
                <c:pt idx="174">
                  <c:v>0.149036</c:v>
                </c:pt>
                <c:pt idx="175">
                  <c:v>0.239929</c:v>
                </c:pt>
                <c:pt idx="176">
                  <c:v>2.9227E-2</c:v>
                </c:pt>
                <c:pt idx="177">
                  <c:v>1.2375000000000001E-2</c:v>
                </c:pt>
                <c:pt idx="178">
                  <c:v>-2.8046999999999999E-2</c:v>
                </c:pt>
                <c:pt idx="179">
                  <c:v>-1.0666999999999999E-2</c:v>
                </c:pt>
                <c:pt idx="180">
                  <c:v>9.9441000000000002E-2</c:v>
                </c:pt>
                <c:pt idx="181">
                  <c:v>0.26856400000000002</c:v>
                </c:pt>
                <c:pt idx="182">
                  <c:v>0.19631299999999999</c:v>
                </c:pt>
                <c:pt idx="183">
                  <c:v>0.38570399999999999</c:v>
                </c:pt>
                <c:pt idx="184">
                  <c:v>0.17166200000000001</c:v>
                </c:pt>
                <c:pt idx="185">
                  <c:v>0.334976</c:v>
                </c:pt>
                <c:pt idx="186">
                  <c:v>0.16740099999999999</c:v>
                </c:pt>
                <c:pt idx="187">
                  <c:v>0.36320600000000003</c:v>
                </c:pt>
                <c:pt idx="188">
                  <c:v>0.24148500000000001</c:v>
                </c:pt>
                <c:pt idx="189">
                  <c:v>0.51805400000000001</c:v>
                </c:pt>
                <c:pt idx="190">
                  <c:v>0.29881999999999997</c:v>
                </c:pt>
                <c:pt idx="191">
                  <c:v>0.60295600000000005</c:v>
                </c:pt>
                <c:pt idx="192">
                  <c:v>0.287055</c:v>
                </c:pt>
                <c:pt idx="193">
                  <c:v>0.55594699999999997</c:v>
                </c:pt>
                <c:pt idx="194">
                  <c:v>0.26566400000000001</c:v>
                </c:pt>
                <c:pt idx="195">
                  <c:v>0.54488200000000009</c:v>
                </c:pt>
                <c:pt idx="196">
                  <c:v>0.29144199999999998</c:v>
                </c:pt>
                <c:pt idx="197">
                  <c:v>0.59857099999999996</c:v>
                </c:pt>
                <c:pt idx="198">
                  <c:v>0.320075</c:v>
                </c:pt>
                <c:pt idx="199">
                  <c:v>0.65868300000000002</c:v>
                </c:pt>
                <c:pt idx="200">
                  <c:v>0.35845100000000002</c:v>
                </c:pt>
                <c:pt idx="201">
                  <c:v>0.731433</c:v>
                </c:pt>
                <c:pt idx="202">
                  <c:v>0.39462700000000001</c:v>
                </c:pt>
                <c:pt idx="203">
                  <c:v>0.82017099999999998</c:v>
                </c:pt>
                <c:pt idx="204">
                  <c:v>0.458401</c:v>
                </c:pt>
                <c:pt idx="205">
                  <c:v>0.94665599999999994</c:v>
                </c:pt>
                <c:pt idx="206">
                  <c:v>0.47759499999999999</c:v>
                </c:pt>
                <c:pt idx="207">
                  <c:v>0.93034899999999998</c:v>
                </c:pt>
                <c:pt idx="208">
                  <c:v>0.44885999999999998</c:v>
                </c:pt>
                <c:pt idx="209">
                  <c:v>0.94057900000000005</c:v>
                </c:pt>
                <c:pt idx="210">
                  <c:v>0.60107699999999997</c:v>
                </c:pt>
                <c:pt idx="211">
                  <c:v>1.3389530000000001</c:v>
                </c:pt>
                <c:pt idx="212">
                  <c:v>0.83257300000000001</c:v>
                </c:pt>
                <c:pt idx="213">
                  <c:v>1.6814179999999999</c:v>
                </c:pt>
                <c:pt idx="214">
                  <c:v>0.74011499999999997</c:v>
                </c:pt>
                <c:pt idx="215">
                  <c:v>1.293839</c:v>
                </c:pt>
                <c:pt idx="216">
                  <c:v>0.38181300000000001</c:v>
                </c:pt>
                <c:pt idx="217">
                  <c:v>0.657555</c:v>
                </c:pt>
                <c:pt idx="218">
                  <c:v>0.246416</c:v>
                </c:pt>
                <c:pt idx="219">
                  <c:v>0.55267900000000003</c:v>
                </c:pt>
                <c:pt idx="220">
                  <c:v>0.42581200000000002</c:v>
                </c:pt>
                <c:pt idx="221">
                  <c:v>0.9827570000000001</c:v>
                </c:pt>
                <c:pt idx="222">
                  <c:v>0.64564999999999995</c:v>
                </c:pt>
                <c:pt idx="223">
                  <c:v>1.3130639999999998</c:v>
                </c:pt>
                <c:pt idx="224">
                  <c:v>0.59679099999999996</c:v>
                </c:pt>
                <c:pt idx="225">
                  <c:v>1.0627070000000001</c:v>
                </c:pt>
                <c:pt idx="226">
                  <c:v>0.37436799999999998</c:v>
                </c:pt>
                <c:pt idx="227">
                  <c:v>0.70812199999999992</c:v>
                </c:pt>
                <c:pt idx="228">
                  <c:v>0.281918</c:v>
                </c:pt>
                <c:pt idx="229">
                  <c:v>0.58754499999999998</c:v>
                </c:pt>
                <c:pt idx="230">
                  <c:v>0.35709000000000002</c:v>
                </c:pt>
                <c:pt idx="231">
                  <c:v>0.74475899999999995</c:v>
                </c:pt>
                <c:pt idx="232">
                  <c:v>0.58500600000000003</c:v>
                </c:pt>
                <c:pt idx="233">
                  <c:v>1.3310420000000001</c:v>
                </c:pt>
                <c:pt idx="234">
                  <c:v>0.75767399999999996</c:v>
                </c:pt>
                <c:pt idx="235">
                  <c:v>1.3770850000000001</c:v>
                </c:pt>
                <c:pt idx="236">
                  <c:v>0.37395600000000001</c:v>
                </c:pt>
                <c:pt idx="237">
                  <c:v>0.482742</c:v>
                </c:pt>
                <c:pt idx="238">
                  <c:v>-9.2146000000000006E-2</c:v>
                </c:pt>
                <c:pt idx="239">
                  <c:v>-0.28126899999999999</c:v>
                </c:pt>
                <c:pt idx="240">
                  <c:v>-0.171852</c:v>
                </c:pt>
                <c:pt idx="241">
                  <c:v>-0.223636</c:v>
                </c:pt>
                <c:pt idx="242">
                  <c:v>8.7385000000000004E-2</c:v>
                </c:pt>
                <c:pt idx="243">
                  <c:v>0.29729100000000003</c:v>
                </c:pt>
                <c:pt idx="244">
                  <c:v>0.23886399999999999</c:v>
                </c:pt>
                <c:pt idx="245">
                  <c:v>0.40183999999999997</c:v>
                </c:pt>
                <c:pt idx="246">
                  <c:v>0.108595</c:v>
                </c:pt>
                <c:pt idx="247">
                  <c:v>0.23985599999999999</c:v>
                </c:pt>
                <c:pt idx="248">
                  <c:v>0.30584099999999997</c:v>
                </c:pt>
                <c:pt idx="249">
                  <c:v>0.83387499999999992</c:v>
                </c:pt>
                <c:pt idx="250">
                  <c:v>0.67796900000000004</c:v>
                </c:pt>
                <c:pt idx="251">
                  <c:v>1.333501</c:v>
                </c:pt>
                <c:pt idx="252">
                  <c:v>0.43610199999999999</c:v>
                </c:pt>
                <c:pt idx="253">
                  <c:v>0.635598</c:v>
                </c:pt>
                <c:pt idx="254">
                  <c:v>-3.1244999999999998E-2</c:v>
                </c:pt>
                <c:pt idx="255">
                  <c:v>-0.16367799999999999</c:v>
                </c:pt>
                <c:pt idx="256">
                  <c:v>-4.3371E-2</c:v>
                </c:pt>
                <c:pt idx="257">
                  <c:v>3.8001E-2</c:v>
                </c:pt>
                <c:pt idx="258">
                  <c:v>0.19247700000000001</c:v>
                </c:pt>
                <c:pt idx="259">
                  <c:v>0.43208100000000005</c:v>
                </c:pt>
                <c:pt idx="260">
                  <c:v>0.20347499999999999</c:v>
                </c:pt>
                <c:pt idx="261">
                  <c:v>0.35005200000000003</c:v>
                </c:pt>
                <c:pt idx="262">
                  <c:v>8.7572999999999998E-2</c:v>
                </c:pt>
                <c:pt idx="263">
                  <c:v>0.16653799999999999</c:v>
                </c:pt>
                <c:pt idx="264">
                  <c:v>0.17880499999999999</c:v>
                </c:pt>
                <c:pt idx="265">
                  <c:v>0.39700800000000003</c:v>
                </c:pt>
                <c:pt idx="266">
                  <c:v>0.22895699999999999</c:v>
                </c:pt>
                <c:pt idx="267">
                  <c:v>0.44100499999999998</c:v>
                </c:pt>
                <c:pt idx="268">
                  <c:v>0.11100500000000001</c:v>
                </c:pt>
                <c:pt idx="269">
                  <c:v>4.1979000000000002E-2</c:v>
                </c:pt>
                <c:pt idx="270">
                  <c:v>-0.26412400000000003</c:v>
                </c:pt>
                <c:pt idx="271">
                  <c:v>-0.65523799999999999</c:v>
                </c:pt>
                <c:pt idx="272">
                  <c:v>-0.40790799999999999</c:v>
                </c:pt>
                <c:pt idx="273">
                  <c:v>-0.716723</c:v>
                </c:pt>
                <c:pt idx="274">
                  <c:v>-0.18335000000000001</c:v>
                </c:pt>
                <c:pt idx="275">
                  <c:v>-0.28661999999999999</c:v>
                </c:pt>
                <c:pt idx="276">
                  <c:v>-0.129298</c:v>
                </c:pt>
                <c:pt idx="277">
                  <c:v>-0.45026999999999995</c:v>
                </c:pt>
                <c:pt idx="278">
                  <c:v>-0.55355600000000005</c:v>
                </c:pt>
                <c:pt idx="279">
                  <c:v>-1.2218629999999999</c:v>
                </c:pt>
                <c:pt idx="280">
                  <c:v>-0.80491500000000005</c:v>
                </c:pt>
                <c:pt idx="281">
                  <c:v>-1.5833189999999999</c:v>
                </c:pt>
                <c:pt idx="282">
                  <c:v>-0.51595000000000002</c:v>
                </c:pt>
                <c:pt idx="283">
                  <c:v>-0.58661700000000006</c:v>
                </c:pt>
                <c:pt idx="284">
                  <c:v>0.39846199999999998</c:v>
                </c:pt>
                <c:pt idx="285">
                  <c:v>1.0571699999999999</c:v>
                </c:pt>
                <c:pt idx="286">
                  <c:v>0.70165200000000005</c:v>
                </c:pt>
                <c:pt idx="287">
                  <c:v>1.2332390000000002</c:v>
                </c:pt>
                <c:pt idx="288">
                  <c:v>0.16811200000000001</c:v>
                </c:pt>
                <c:pt idx="289">
                  <c:v>6.2289000000000011E-2</c:v>
                </c:pt>
                <c:pt idx="290">
                  <c:v>-0.208318</c:v>
                </c:pt>
                <c:pt idx="291">
                  <c:v>-0.38043899999999997</c:v>
                </c:pt>
                <c:pt idx="292">
                  <c:v>3.3078000000000003E-2</c:v>
                </c:pt>
                <c:pt idx="293">
                  <c:v>0.32183899999999999</c:v>
                </c:pt>
                <c:pt idx="294">
                  <c:v>0.49659700000000001</c:v>
                </c:pt>
                <c:pt idx="295">
                  <c:v>1.0084109999999999</c:v>
                </c:pt>
                <c:pt idx="296">
                  <c:v>0.40601900000000002</c:v>
                </c:pt>
                <c:pt idx="297">
                  <c:v>0.69756700000000005</c:v>
                </c:pt>
                <c:pt idx="298">
                  <c:v>0.20402600000000001</c:v>
                </c:pt>
                <c:pt idx="299">
                  <c:v>0.28609099999999998</c:v>
                </c:pt>
                <c:pt idx="300">
                  <c:v>-8.6592000000000002E-2</c:v>
                </c:pt>
                <c:pt idx="301">
                  <c:v>-0.34437099999999998</c:v>
                </c:pt>
                <c:pt idx="302">
                  <c:v>-0.33910299999999999</c:v>
                </c:pt>
                <c:pt idx="303">
                  <c:v>-0.61484899999999998</c:v>
                </c:pt>
                <c:pt idx="304">
                  <c:v>-0.104731</c:v>
                </c:pt>
                <c:pt idx="305">
                  <c:v>-4.2490000000000028E-3</c:v>
                </c:pt>
                <c:pt idx="306">
                  <c:v>0.25461</c:v>
                </c:pt>
                <c:pt idx="307">
                  <c:v>0.60143000000000002</c:v>
                </c:pt>
                <c:pt idx="308">
                  <c:v>0.41868899999999998</c:v>
                </c:pt>
                <c:pt idx="309">
                  <c:v>0.91685400000000006</c:v>
                </c:pt>
                <c:pt idx="310">
                  <c:v>0.59005200000000002</c:v>
                </c:pt>
                <c:pt idx="311">
                  <c:v>1.2458659999999999</c:v>
                </c:pt>
                <c:pt idx="312">
                  <c:v>0.67876599999999998</c:v>
                </c:pt>
                <c:pt idx="313">
                  <c:v>1.393761</c:v>
                </c:pt>
                <c:pt idx="314">
                  <c:v>0.648262</c:v>
                </c:pt>
                <c:pt idx="315">
                  <c:v>1.1411690000000001</c:v>
                </c:pt>
                <c:pt idx="316">
                  <c:v>0.28506199999999998</c:v>
                </c:pt>
                <c:pt idx="317">
                  <c:v>0.34659399999999996</c:v>
                </c:pt>
                <c:pt idx="318">
                  <c:v>-0.11529399999999999</c:v>
                </c:pt>
                <c:pt idx="319">
                  <c:v>-0.26499099999999998</c:v>
                </c:pt>
                <c:pt idx="320">
                  <c:v>-1.6126000000000001E-2</c:v>
                </c:pt>
                <c:pt idx="321">
                  <c:v>0.27207899999999996</c:v>
                </c:pt>
                <c:pt idx="322">
                  <c:v>0.71290600000000004</c:v>
                </c:pt>
                <c:pt idx="323">
                  <c:v>1.7591730000000001</c:v>
                </c:pt>
                <c:pt idx="324">
                  <c:v>1.174145</c:v>
                </c:pt>
                <c:pt idx="325">
                  <c:v>2.162391</c:v>
                </c:pt>
                <c:pt idx="326">
                  <c:v>0.67469699999999999</c:v>
                </c:pt>
                <c:pt idx="327">
                  <c:v>1.1645749999999999</c:v>
                </c:pt>
                <c:pt idx="328">
                  <c:v>0.54467600000000005</c:v>
                </c:pt>
                <c:pt idx="329">
                  <c:v>1.4238379999999999</c:v>
                </c:pt>
                <c:pt idx="330">
                  <c:v>1.39839</c:v>
                </c:pt>
                <c:pt idx="331">
                  <c:v>3.2118180000000001</c:v>
                </c:pt>
                <c:pt idx="332">
                  <c:v>2.0374509999999999</c:v>
                </c:pt>
                <c:pt idx="333">
                  <c:v>4.0486199999999997</c:v>
                </c:pt>
                <c:pt idx="334">
                  <c:v>2.0276459999999998</c:v>
                </c:pt>
                <c:pt idx="335">
                  <c:v>4.0052329999999996</c:v>
                </c:pt>
                <c:pt idx="336">
                  <c:v>1.9966429999999999</c:v>
                </c:pt>
                <c:pt idx="337">
                  <c:v>4.1858389999999996</c:v>
                </c:pt>
                <c:pt idx="338">
                  <c:v>2.4685060000000001</c:v>
                </c:pt>
                <c:pt idx="339">
                  <c:v>5.2302850000000003</c:v>
                </c:pt>
                <c:pt idx="340">
                  <c:v>3.1010249999999999</c:v>
                </c:pt>
                <c:pt idx="341">
                  <c:v>6.6303619999999999</c:v>
                </c:pt>
                <c:pt idx="342">
                  <c:v>3.9743189999999999</c:v>
                </c:pt>
                <c:pt idx="343">
                  <c:v>8.3094749999999991</c:v>
                </c:pt>
                <c:pt idx="344">
                  <c:v>4.5421810000000002</c:v>
                </c:pt>
                <c:pt idx="345">
                  <c:v>9.1180580000000013</c:v>
                </c:pt>
                <c:pt idx="346">
                  <c:v>4.4547879999999997</c:v>
                </c:pt>
                <c:pt idx="347">
                  <c:v>8.6962960000000002</c:v>
                </c:pt>
                <c:pt idx="348">
                  <c:v>3.998882</c:v>
                </c:pt>
                <c:pt idx="349">
                  <c:v>7.7585329999999999</c:v>
                </c:pt>
                <c:pt idx="350">
                  <c:v>3.5304519999999999</c:v>
                </c:pt>
                <c:pt idx="351">
                  <c:v>6.8601349999999996</c:v>
                </c:pt>
                <c:pt idx="352">
                  <c:v>3.1640199999999998</c:v>
                </c:pt>
                <c:pt idx="353">
                  <c:v>6.2002109999999995</c:v>
                </c:pt>
                <c:pt idx="354">
                  <c:v>2.9047740000000002</c:v>
                </c:pt>
                <c:pt idx="355">
                  <c:v>5.6575939999999996</c:v>
                </c:pt>
                <c:pt idx="356">
                  <c:v>2.5387490000000001</c:v>
                </c:pt>
                <c:pt idx="357">
                  <c:v>4.7626550000000005</c:v>
                </c:pt>
                <c:pt idx="358">
                  <c:v>1.849431</c:v>
                </c:pt>
                <c:pt idx="359">
                  <c:v>3.2617089999999997</c:v>
                </c:pt>
                <c:pt idx="360">
                  <c:v>0.91322300000000001</c:v>
                </c:pt>
                <c:pt idx="361">
                  <c:v>1.3035619999999999</c:v>
                </c:pt>
                <c:pt idx="362">
                  <c:v>-0.13142799999999999</c:v>
                </c:pt>
                <c:pt idx="363">
                  <c:v>-0.74169299999999994</c:v>
                </c:pt>
                <c:pt idx="364">
                  <c:v>-1.0099769999999999</c:v>
                </c:pt>
                <c:pt idx="365">
                  <c:v>-2.3387880000000001</c:v>
                </c:pt>
                <c:pt idx="366">
                  <c:v>-1.5647949999999999</c:v>
                </c:pt>
                <c:pt idx="367">
                  <c:v>-3.2984390000000001</c:v>
                </c:pt>
                <c:pt idx="368">
                  <c:v>-1.882781</c:v>
                </c:pt>
                <c:pt idx="369">
                  <c:v>-3.8838409999999999</c:v>
                </c:pt>
                <c:pt idx="370">
                  <c:v>-2.092301</c:v>
                </c:pt>
                <c:pt idx="371">
                  <c:v>-4.3401839999999998</c:v>
                </c:pt>
                <c:pt idx="372">
                  <c:v>-2.5098410000000002</c:v>
                </c:pt>
                <c:pt idx="373">
                  <c:v>-5.3703060000000002</c:v>
                </c:pt>
                <c:pt idx="374">
                  <c:v>-3.266276</c:v>
                </c:pt>
                <c:pt idx="375">
                  <c:v>-6.9136319999999998</c:v>
                </c:pt>
                <c:pt idx="376">
                  <c:v>-3.9811570000000001</c:v>
                </c:pt>
                <c:pt idx="377">
                  <c:v>-8.2132690000000004</c:v>
                </c:pt>
                <c:pt idx="378">
                  <c:v>-4.4177090000000003</c:v>
                </c:pt>
                <c:pt idx="379">
                  <c:v>-8.9788060000000005</c:v>
                </c:pt>
                <c:pt idx="380">
                  <c:v>-4.7202279999999996</c:v>
                </c:pt>
                <c:pt idx="381">
                  <c:v>-9.6188350000000007</c:v>
                </c:pt>
                <c:pt idx="382">
                  <c:v>-5.1253149999999996</c:v>
                </c:pt>
                <c:pt idx="383">
                  <c:v>-10.451000000000001</c:v>
                </c:pt>
                <c:pt idx="384">
                  <c:v>-5.4437350000000002</c:v>
                </c:pt>
                <c:pt idx="385">
                  <c:v>-10.898865000000001</c:v>
                </c:pt>
                <c:pt idx="386">
                  <c:v>-5.3642529999999997</c:v>
                </c:pt>
                <c:pt idx="387">
                  <c:v>-10.582736000000001</c:v>
                </c:pt>
                <c:pt idx="388">
                  <c:v>-5.0360319999999996</c:v>
                </c:pt>
                <c:pt idx="389">
                  <c:v>-9.9026949999999996</c:v>
                </c:pt>
                <c:pt idx="390">
                  <c:v>-4.7770140000000003</c:v>
                </c:pt>
                <c:pt idx="391">
                  <c:v>-9.4248150000000006</c:v>
                </c:pt>
                <c:pt idx="392">
                  <c:v>-4.3894799999999998</c:v>
                </c:pt>
                <c:pt idx="393">
                  <c:v>-8.4296889999999998</c:v>
                </c:pt>
                <c:pt idx="394">
                  <c:v>-3.7027649999999999</c:v>
                </c:pt>
                <c:pt idx="395">
                  <c:v>-7.1418730000000004</c:v>
                </c:pt>
                <c:pt idx="396">
                  <c:v>-3.2427250000000001</c:v>
                </c:pt>
                <c:pt idx="397">
                  <c:v>-6.336417</c:v>
                </c:pt>
                <c:pt idx="398">
                  <c:v>-2.9369079999999999</c:v>
                </c:pt>
                <c:pt idx="399">
                  <c:v>-5.6340749999999993</c:v>
                </c:pt>
                <c:pt idx="400">
                  <c:v>-2.334222</c:v>
                </c:pt>
                <c:pt idx="401">
                  <c:v>-4.2984169999999997</c:v>
                </c:pt>
                <c:pt idx="402">
                  <c:v>-1.7081980000000001</c:v>
                </c:pt>
                <c:pt idx="403">
                  <c:v>-3.2628510000000004</c:v>
                </c:pt>
                <c:pt idx="404">
                  <c:v>-1.503995</c:v>
                </c:pt>
                <c:pt idx="405">
                  <c:v>-3.0584829999999998</c:v>
                </c:pt>
                <c:pt idx="406">
                  <c:v>-1.6508149999999999</c:v>
                </c:pt>
                <c:pt idx="407">
                  <c:v>-3.3427899999999999</c:v>
                </c:pt>
                <c:pt idx="408">
                  <c:v>-1.608484</c:v>
                </c:pt>
                <c:pt idx="409">
                  <c:v>-3.0161319999999998</c:v>
                </c:pt>
                <c:pt idx="410">
                  <c:v>-1.182647</c:v>
                </c:pt>
                <c:pt idx="411">
                  <c:v>-2.1303520000000002</c:v>
                </c:pt>
                <c:pt idx="412">
                  <c:v>-0.71184700000000001</c:v>
                </c:pt>
                <c:pt idx="413">
                  <c:v>-1.2546189999999999</c:v>
                </c:pt>
                <c:pt idx="414">
                  <c:v>-0.50763400000000003</c:v>
                </c:pt>
                <c:pt idx="415">
                  <c:v>-1.118476</c:v>
                </c:pt>
                <c:pt idx="416">
                  <c:v>-0.72415300000000005</c:v>
                </c:pt>
                <c:pt idx="417">
                  <c:v>-1.4848590000000002</c:v>
                </c:pt>
                <c:pt idx="418">
                  <c:v>-0.54218599999999995</c:v>
                </c:pt>
                <c:pt idx="419">
                  <c:v>-0.54032199999999997</c:v>
                </c:pt>
                <c:pt idx="420">
                  <c:v>0.77595999999999998</c:v>
                </c:pt>
                <c:pt idx="421">
                  <c:v>2.4128119999999997</c:v>
                </c:pt>
                <c:pt idx="422">
                  <c:v>2.071482</c:v>
                </c:pt>
                <c:pt idx="423">
                  <c:v>3.841567</c:v>
                </c:pt>
                <c:pt idx="424">
                  <c:v>1.2268669999999999</c:v>
                </c:pt>
                <c:pt idx="425">
                  <c:v>2.0287489999999999</c:v>
                </c:pt>
                <c:pt idx="426">
                  <c:v>0.57164700000000002</c:v>
                </c:pt>
                <c:pt idx="427">
                  <c:v>0.903443</c:v>
                </c:pt>
                <c:pt idx="428">
                  <c:v>0.10635</c:v>
                </c:pt>
                <c:pt idx="429">
                  <c:v>0.252886</c:v>
                </c:pt>
                <c:pt idx="430">
                  <c:v>0.88274699999999995</c:v>
                </c:pt>
                <c:pt idx="431">
                  <c:v>3.3141990000000003</c:v>
                </c:pt>
                <c:pt idx="432">
                  <c:v>4.0810959999999996</c:v>
                </c:pt>
                <c:pt idx="433">
                  <c:v>9.2810629999999996</c:v>
                </c:pt>
                <c:pt idx="434">
                  <c:v>5.6269780000000003</c:v>
                </c:pt>
                <c:pt idx="435">
                  <c:v>11.164497000000001</c:v>
                </c:pt>
                <c:pt idx="436">
                  <c:v>5.2544510000000004</c:v>
                </c:pt>
                <c:pt idx="437">
                  <c:v>10.224413</c:v>
                </c:pt>
                <c:pt idx="438">
                  <c:v>4.7280639999999998</c:v>
                </c:pt>
                <c:pt idx="439">
                  <c:v>9.3207629999999995</c:v>
                </c:pt>
                <c:pt idx="440">
                  <c:v>4.5955620000000001</c:v>
                </c:pt>
                <c:pt idx="441">
                  <c:v>9.2891969999999997</c:v>
                </c:pt>
                <c:pt idx="442">
                  <c:v>4.7992549999999996</c:v>
                </c:pt>
                <c:pt idx="443">
                  <c:v>9.656490999999999</c:v>
                </c:pt>
                <c:pt idx="444">
                  <c:v>4.882403</c:v>
                </c:pt>
                <c:pt idx="445">
                  <c:v>9.7328460000000003</c:v>
                </c:pt>
                <c:pt idx="446">
                  <c:v>4.7608540000000001</c:v>
                </c:pt>
                <c:pt idx="447">
                  <c:v>9.3830200000000001</c:v>
                </c:pt>
                <c:pt idx="448">
                  <c:v>4.4080380000000003</c:v>
                </c:pt>
                <c:pt idx="449">
                  <c:v>8.5296030000000016</c:v>
                </c:pt>
                <c:pt idx="450">
                  <c:v>3.7022010000000001</c:v>
                </c:pt>
                <c:pt idx="451">
                  <c:v>6.8683100000000001</c:v>
                </c:pt>
                <c:pt idx="452">
                  <c:v>2.4989599999999998</c:v>
                </c:pt>
                <c:pt idx="453">
                  <c:v>4.1909349999999996</c:v>
                </c:pt>
                <c:pt idx="454">
                  <c:v>0.82330800000000004</c:v>
                </c:pt>
                <c:pt idx="455">
                  <c:v>0.79212400000000005</c:v>
                </c:pt>
                <c:pt idx="456">
                  <c:v>-0.73545300000000002</c:v>
                </c:pt>
                <c:pt idx="457">
                  <c:v>-1.9490750000000001</c:v>
                </c:pt>
                <c:pt idx="458">
                  <c:v>-1.47333</c:v>
                </c:pt>
                <c:pt idx="459">
                  <c:v>-3.0223770000000001</c:v>
                </c:pt>
                <c:pt idx="460">
                  <c:v>-1.4633700000000001</c:v>
                </c:pt>
                <c:pt idx="461">
                  <c:v>-2.7634940000000001</c:v>
                </c:pt>
                <c:pt idx="462">
                  <c:v>-1.230464</c:v>
                </c:pt>
                <c:pt idx="463">
                  <c:v>-2.5529850000000001</c:v>
                </c:pt>
                <c:pt idx="464">
                  <c:v>-1.5651379999999999</c:v>
                </c:pt>
                <c:pt idx="465">
                  <c:v>-3.504178</c:v>
                </c:pt>
                <c:pt idx="466">
                  <c:v>-2.400169</c:v>
                </c:pt>
                <c:pt idx="467">
                  <c:v>-5.2494700000000005</c:v>
                </c:pt>
                <c:pt idx="468">
                  <c:v>-3.2059669999999998</c:v>
                </c:pt>
                <c:pt idx="469">
                  <c:v>-6.6696989999999996</c:v>
                </c:pt>
                <c:pt idx="470">
                  <c:v>-3.679427</c:v>
                </c:pt>
                <c:pt idx="471">
                  <c:v>-7.552848</c:v>
                </c:pt>
                <c:pt idx="472">
                  <c:v>-4.0001910000000001</c:v>
                </c:pt>
                <c:pt idx="473">
                  <c:v>-8.0560089999999995</c:v>
                </c:pt>
                <c:pt idx="474">
                  <c:v>-4.000559</c:v>
                </c:pt>
                <c:pt idx="475">
                  <c:v>-7.8749310000000001</c:v>
                </c:pt>
                <c:pt idx="476">
                  <c:v>-3.7718590000000001</c:v>
                </c:pt>
                <c:pt idx="477">
                  <c:v>-7.5268549999999994</c:v>
                </c:pt>
                <c:pt idx="478">
                  <c:v>-3.8265159999999998</c:v>
                </c:pt>
                <c:pt idx="479">
                  <c:v>-7.7722719999999992</c:v>
                </c:pt>
                <c:pt idx="480">
                  <c:v>-4.0794629999999996</c:v>
                </c:pt>
                <c:pt idx="481">
                  <c:v>-8.24498</c:v>
                </c:pt>
                <c:pt idx="482">
                  <c:v>-4.1083740000000004</c:v>
                </c:pt>
                <c:pt idx="483">
                  <c:v>-7.9736620000000009</c:v>
                </c:pt>
                <c:pt idx="484">
                  <c:v>-3.5706220000000002</c:v>
                </c:pt>
                <c:pt idx="485">
                  <c:v>-6.8745070000000004</c:v>
                </c:pt>
                <c:pt idx="486">
                  <c:v>-3.0594199999999998</c:v>
                </c:pt>
                <c:pt idx="487">
                  <c:v>-5.8890370000000001</c:v>
                </c:pt>
                <c:pt idx="488">
                  <c:v>-2.6281469999999998</c:v>
                </c:pt>
                <c:pt idx="489">
                  <c:v>-5.0480859999999996</c:v>
                </c:pt>
                <c:pt idx="490">
                  <c:v>-2.1651180000000001</c:v>
                </c:pt>
                <c:pt idx="491">
                  <c:v>-4.0730409999999999</c:v>
                </c:pt>
                <c:pt idx="492">
                  <c:v>-1.7263949999999999</c:v>
                </c:pt>
                <c:pt idx="493">
                  <c:v>-3.3323299999999998</c:v>
                </c:pt>
                <c:pt idx="494">
                  <c:v>-1.5041519999999999</c:v>
                </c:pt>
                <c:pt idx="495">
                  <c:v>-2.9339779999999998</c:v>
                </c:pt>
                <c:pt idx="496">
                  <c:v>-1.384676</c:v>
                </c:pt>
                <c:pt idx="497">
                  <c:v>-2.7598919999999998</c:v>
                </c:pt>
                <c:pt idx="498">
                  <c:v>-1.3520479999999999</c:v>
                </c:pt>
                <c:pt idx="499">
                  <c:v>-2.593979</c:v>
                </c:pt>
                <c:pt idx="500">
                  <c:v>-1.1270530000000001</c:v>
                </c:pt>
                <c:pt idx="501">
                  <c:v>-2.0873390000000001</c:v>
                </c:pt>
                <c:pt idx="502">
                  <c:v>-0.73062700000000003</c:v>
                </c:pt>
                <c:pt idx="503">
                  <c:v>-1.2550620000000001</c:v>
                </c:pt>
                <c:pt idx="504">
                  <c:v>-0.42114400000000002</c:v>
                </c:pt>
                <c:pt idx="505">
                  <c:v>-0.83064500000000008</c:v>
                </c:pt>
                <c:pt idx="506">
                  <c:v>-0.43221500000000002</c:v>
                </c:pt>
                <c:pt idx="507">
                  <c:v>-0.85229200000000005</c:v>
                </c:pt>
                <c:pt idx="508">
                  <c:v>-0.290188</c:v>
                </c:pt>
                <c:pt idx="509">
                  <c:v>-0.31182900000000002</c:v>
                </c:pt>
                <c:pt idx="510">
                  <c:v>0.27930899999999997</c:v>
                </c:pt>
                <c:pt idx="511">
                  <c:v>0.81619700000000006</c:v>
                </c:pt>
                <c:pt idx="512">
                  <c:v>0.69703800000000005</c:v>
                </c:pt>
                <c:pt idx="513">
                  <c:v>1.4032490000000002</c:v>
                </c:pt>
                <c:pt idx="514">
                  <c:v>0.70088700000000004</c:v>
                </c:pt>
                <c:pt idx="515">
                  <c:v>1.4840580000000001</c:v>
                </c:pt>
                <c:pt idx="516">
                  <c:v>1.055002</c:v>
                </c:pt>
                <c:pt idx="517">
                  <c:v>2.4452689999999997</c:v>
                </c:pt>
                <c:pt idx="518">
                  <c:v>1.6084860000000001</c:v>
                </c:pt>
                <c:pt idx="519">
                  <c:v>3.2948950000000004</c:v>
                </c:pt>
                <c:pt idx="520">
                  <c:v>1.6104909999999999</c:v>
                </c:pt>
                <c:pt idx="521">
                  <c:v>3.1206999999999998</c:v>
                </c:pt>
                <c:pt idx="522">
                  <c:v>1.5898600000000001</c:v>
                </c:pt>
                <c:pt idx="523">
                  <c:v>3.5178070000000004</c:v>
                </c:pt>
                <c:pt idx="524">
                  <c:v>2.4812959999999999</c:v>
                </c:pt>
                <c:pt idx="525">
                  <c:v>5.7766479999999998</c:v>
                </c:pt>
                <c:pt idx="526">
                  <c:v>4.0924779999999998</c:v>
                </c:pt>
                <c:pt idx="527">
                  <c:v>8.6962390000000003</c:v>
                </c:pt>
                <c:pt idx="528">
                  <c:v>4.6971299999999996</c:v>
                </c:pt>
                <c:pt idx="529">
                  <c:v>9.1480059999999987</c:v>
                </c:pt>
                <c:pt idx="530">
                  <c:v>4.2037329999999997</c:v>
                </c:pt>
                <c:pt idx="531">
                  <c:v>8.3714040000000001</c:v>
                </c:pt>
                <c:pt idx="532">
                  <c:v>4.3195459999999999</c:v>
                </c:pt>
                <c:pt idx="533">
                  <c:v>8.8832889999999995</c:v>
                </c:pt>
                <c:pt idx="534">
                  <c:v>4.8798979999999998</c:v>
                </c:pt>
                <c:pt idx="535">
                  <c:v>10.067836</c:v>
                </c:pt>
                <c:pt idx="536">
                  <c:v>5.4472139999999998</c:v>
                </c:pt>
                <c:pt idx="537">
                  <c:v>11.018200999999999</c:v>
                </c:pt>
                <c:pt idx="538">
                  <c:v>5.548184</c:v>
                </c:pt>
                <c:pt idx="539">
                  <c:v>10.965399999999999</c:v>
                </c:pt>
                <c:pt idx="540">
                  <c:v>5.1760060000000001</c:v>
                </c:pt>
                <c:pt idx="541">
                  <c:v>10.013484</c:v>
                </c:pt>
                <c:pt idx="542">
                  <c:v>4.4373930000000001</c:v>
                </c:pt>
                <c:pt idx="543">
                  <c:v>8.5122339999999994</c:v>
                </c:pt>
                <c:pt idx="544">
                  <c:v>3.7362609999999998</c:v>
                </c:pt>
                <c:pt idx="545">
                  <c:v>7.1326159999999996</c:v>
                </c:pt>
                <c:pt idx="546">
                  <c:v>3.0146310000000001</c:v>
                </c:pt>
                <c:pt idx="547">
                  <c:v>5.5932390000000005</c:v>
                </c:pt>
                <c:pt idx="548">
                  <c:v>2.1041180000000002</c:v>
                </c:pt>
                <c:pt idx="549">
                  <c:v>3.7317930000000001</c:v>
                </c:pt>
                <c:pt idx="550">
                  <c:v>1.1600760000000001</c:v>
                </c:pt>
                <c:pt idx="551">
                  <c:v>1.8821080000000001</c:v>
                </c:pt>
                <c:pt idx="552">
                  <c:v>0.325741</c:v>
                </c:pt>
                <c:pt idx="553">
                  <c:v>0.28350799999999998</c:v>
                </c:pt>
                <c:pt idx="554">
                  <c:v>-0.40566099999999999</c:v>
                </c:pt>
                <c:pt idx="555">
                  <c:v>-1.151438</c:v>
                </c:pt>
                <c:pt idx="556">
                  <c:v>-1.0653969999999999</c:v>
                </c:pt>
                <c:pt idx="557">
                  <c:v>-2.4773049999999999</c:v>
                </c:pt>
                <c:pt idx="558">
                  <c:v>-1.7399389999999999</c:v>
                </c:pt>
                <c:pt idx="559">
                  <c:v>-3.7971779999999997</c:v>
                </c:pt>
                <c:pt idx="560">
                  <c:v>-2.4078590000000002</c:v>
                </c:pt>
                <c:pt idx="561">
                  <c:v>-5.1963559999999998</c:v>
                </c:pt>
                <c:pt idx="562">
                  <c:v>-3.207897</c:v>
                </c:pt>
                <c:pt idx="563">
                  <c:v>-6.8394979999999999</c:v>
                </c:pt>
                <c:pt idx="564">
                  <c:v>-4.036931</c:v>
                </c:pt>
                <c:pt idx="565">
                  <c:v>-8.4140779999999999</c:v>
                </c:pt>
                <c:pt idx="566">
                  <c:v>-4.6422189999999999</c:v>
                </c:pt>
                <c:pt idx="567">
                  <c:v>-9.4946370000000009</c:v>
                </c:pt>
                <c:pt idx="568">
                  <c:v>-5.0533869999999999</c:v>
                </c:pt>
                <c:pt idx="569">
                  <c:v>-10.171789</c:v>
                </c:pt>
                <c:pt idx="570">
                  <c:v>-5.0707529999999998</c:v>
                </c:pt>
                <c:pt idx="571">
                  <c:v>-10.121345999999999</c:v>
                </c:pt>
                <c:pt idx="572">
                  <c:v>-4.9108150000000004</c:v>
                </c:pt>
                <c:pt idx="573">
                  <c:v>-9.6652979999999999</c:v>
                </c:pt>
                <c:pt idx="574">
                  <c:v>-4.6687609999999999</c:v>
                </c:pt>
                <c:pt idx="575">
                  <c:v>-9.2596710000000009</c:v>
                </c:pt>
                <c:pt idx="576">
                  <c:v>-4.4973169999999998</c:v>
                </c:pt>
                <c:pt idx="577">
                  <c:v>-8.9188939999999999</c:v>
                </c:pt>
                <c:pt idx="578">
                  <c:v>-4.3690369999999996</c:v>
                </c:pt>
                <c:pt idx="579">
                  <c:v>-8.6807339999999993</c:v>
                </c:pt>
                <c:pt idx="580">
                  <c:v>-4.2389760000000001</c:v>
                </c:pt>
                <c:pt idx="581">
                  <c:v>-8.4120860000000004</c:v>
                </c:pt>
                <c:pt idx="582">
                  <c:v>-4.121054</c:v>
                </c:pt>
                <c:pt idx="583">
                  <c:v>-8.202964999999999</c:v>
                </c:pt>
                <c:pt idx="584">
                  <c:v>-4.0514599999999996</c:v>
                </c:pt>
                <c:pt idx="585">
                  <c:v>-8.0303430000000002</c:v>
                </c:pt>
                <c:pt idx="586">
                  <c:v>-3.795382</c:v>
                </c:pt>
                <c:pt idx="587">
                  <c:v>-7.3065540000000002</c:v>
                </c:pt>
                <c:pt idx="588">
                  <c:v>-3.1619809999999999</c:v>
                </c:pt>
                <c:pt idx="589">
                  <c:v>-5.9433240000000005</c:v>
                </c:pt>
                <c:pt idx="590">
                  <c:v>-2.4111699999999998</c:v>
                </c:pt>
                <c:pt idx="591">
                  <c:v>-4.5176610000000004</c:v>
                </c:pt>
                <c:pt idx="592">
                  <c:v>-1.9040060000000001</c:v>
                </c:pt>
                <c:pt idx="593">
                  <c:v>-3.6817570000000002</c:v>
                </c:pt>
                <c:pt idx="594">
                  <c:v>-1.7022679999999999</c:v>
                </c:pt>
                <c:pt idx="595">
                  <c:v>-3.3635839999999999</c:v>
                </c:pt>
                <c:pt idx="596">
                  <c:v>-1.648541</c:v>
                </c:pt>
                <c:pt idx="597">
                  <c:v>-3.2847740000000001</c:v>
                </c:pt>
                <c:pt idx="598">
                  <c:v>-1.591458</c:v>
                </c:pt>
                <c:pt idx="599">
                  <c:v>-3.0803400000000001</c:v>
                </c:pt>
                <c:pt idx="600">
                  <c:v>-1.3058430000000001</c:v>
                </c:pt>
                <c:pt idx="601">
                  <c:v>-2.4334290000000003</c:v>
                </c:pt>
                <c:pt idx="602">
                  <c:v>-0.98567400000000005</c:v>
                </c:pt>
                <c:pt idx="603">
                  <c:v>-1.8699590000000001</c:v>
                </c:pt>
                <c:pt idx="604">
                  <c:v>-0.72836199999999995</c:v>
                </c:pt>
                <c:pt idx="605">
                  <c:v>-1.1684410000000001</c:v>
                </c:pt>
                <c:pt idx="606">
                  <c:v>-4.0933999999999998E-2</c:v>
                </c:pt>
                <c:pt idx="607">
                  <c:v>0.30047999999999997</c:v>
                </c:pt>
                <c:pt idx="608">
                  <c:v>0.53618500000000002</c:v>
                </c:pt>
                <c:pt idx="609">
                  <c:v>1.052978</c:v>
                </c:pt>
                <c:pt idx="610">
                  <c:v>0.36670599999999998</c:v>
                </c:pt>
                <c:pt idx="611">
                  <c:v>0.90675399999999995</c:v>
                </c:pt>
                <c:pt idx="612">
                  <c:v>1.178113</c:v>
                </c:pt>
                <c:pt idx="613">
                  <c:v>3.3677400000000004</c:v>
                </c:pt>
                <c:pt idx="614">
                  <c:v>3.218998</c:v>
                </c:pt>
                <c:pt idx="615">
                  <c:v>7.5108670000000002</c:v>
                </c:pt>
                <c:pt idx="616">
                  <c:v>5.1635429999999998</c:v>
                </c:pt>
                <c:pt idx="617">
                  <c:v>10.805384</c:v>
                </c:pt>
                <c:pt idx="618">
                  <c:v>5.6371719999999996</c:v>
                </c:pt>
                <c:pt idx="619">
                  <c:v>10.922442999999999</c:v>
                </c:pt>
                <c:pt idx="620">
                  <c:v>4.5633999999999997</c:v>
                </c:pt>
                <c:pt idx="621">
                  <c:v>8.4509220000000003</c:v>
                </c:pt>
                <c:pt idx="622">
                  <c:v>3.7140789999999999</c:v>
                </c:pt>
                <c:pt idx="623">
                  <c:v>7.5439749999999997</c:v>
                </c:pt>
                <c:pt idx="624">
                  <c:v>4.0267419999999996</c:v>
                </c:pt>
                <c:pt idx="625">
                  <c:v>8.2973289999999995</c:v>
                </c:pt>
                <c:pt idx="626">
                  <c:v>4.661308</c:v>
                </c:pt>
                <c:pt idx="627">
                  <c:v>9.7388890000000004</c:v>
                </c:pt>
                <c:pt idx="628">
                  <c:v>5.3950319999999996</c:v>
                </c:pt>
                <c:pt idx="629">
                  <c:v>10.891380999999999</c:v>
                </c:pt>
                <c:pt idx="630">
                  <c:v>5.3965110000000003</c:v>
                </c:pt>
                <c:pt idx="631">
                  <c:v>10.565056</c:v>
                </c:pt>
                <c:pt idx="632">
                  <c:v>4.8491960000000001</c:v>
                </c:pt>
                <c:pt idx="633">
                  <c:v>9.364650000000001</c:v>
                </c:pt>
                <c:pt idx="634">
                  <c:v>4.2505920000000001</c:v>
                </c:pt>
                <c:pt idx="635">
                  <c:v>8.2717320000000001</c:v>
                </c:pt>
                <c:pt idx="636">
                  <c:v>3.7990970000000002</c:v>
                </c:pt>
                <c:pt idx="637">
                  <c:v>7.381945</c:v>
                </c:pt>
                <c:pt idx="638">
                  <c:v>3.3235540000000001</c:v>
                </c:pt>
                <c:pt idx="639">
                  <c:v>6.3657909999999998</c:v>
                </c:pt>
                <c:pt idx="640">
                  <c:v>2.7573050000000001</c:v>
                </c:pt>
                <c:pt idx="641">
                  <c:v>5.1959850000000003</c:v>
                </c:pt>
                <c:pt idx="642">
                  <c:v>2.086265</c:v>
                </c:pt>
                <c:pt idx="643">
                  <c:v>3.7954160000000003</c:v>
                </c:pt>
                <c:pt idx="644">
                  <c:v>1.3428869999999999</c:v>
                </c:pt>
                <c:pt idx="645">
                  <c:v>2.315448</c:v>
                </c:pt>
                <c:pt idx="646">
                  <c:v>0.58111199999999996</c:v>
                </c:pt>
                <c:pt idx="647">
                  <c:v>0.77840599999999993</c:v>
                </c:pt>
                <c:pt idx="648">
                  <c:v>-9.5685999999999993E-2</c:v>
                </c:pt>
                <c:pt idx="649">
                  <c:v>-0.491448</c:v>
                </c:pt>
                <c:pt idx="650">
                  <c:v>-0.67035</c:v>
                </c:pt>
                <c:pt idx="651">
                  <c:v>-1.524629</c:v>
                </c:pt>
                <c:pt idx="652">
                  <c:v>-0.97056799999999999</c:v>
                </c:pt>
                <c:pt idx="653">
                  <c:v>-2.0422609999999999</c:v>
                </c:pt>
                <c:pt idx="654">
                  <c:v>-1.217098</c:v>
                </c:pt>
                <c:pt idx="655">
                  <c:v>-2.6444209999999999</c:v>
                </c:pt>
                <c:pt idx="656">
                  <c:v>-1.681937</c:v>
                </c:pt>
                <c:pt idx="657">
                  <c:v>-3.6599310000000003</c:v>
                </c:pt>
                <c:pt idx="658">
                  <c:v>-2.2455609999999999</c:v>
                </c:pt>
                <c:pt idx="659">
                  <c:v>-4.7667229999999998</c:v>
                </c:pt>
                <c:pt idx="660">
                  <c:v>-2.8702570000000001</c:v>
                </c:pt>
                <c:pt idx="661">
                  <c:v>-6.0885610000000003</c:v>
                </c:pt>
                <c:pt idx="662">
                  <c:v>-3.5737009999999998</c:v>
                </c:pt>
                <c:pt idx="663">
                  <c:v>-7.479247</c:v>
                </c:pt>
                <c:pt idx="664">
                  <c:v>-4.1305670000000001</c:v>
                </c:pt>
                <c:pt idx="665">
                  <c:v>-8.3676929999999992</c:v>
                </c:pt>
                <c:pt idx="666">
                  <c:v>-4.1659319999999997</c:v>
                </c:pt>
                <c:pt idx="667">
                  <c:v>-8.1762999999999995</c:v>
                </c:pt>
                <c:pt idx="668">
                  <c:v>-3.8491490000000002</c:v>
                </c:pt>
                <c:pt idx="669">
                  <c:v>-7.5637310000000006</c:v>
                </c:pt>
                <c:pt idx="670">
                  <c:v>-3.644336</c:v>
                </c:pt>
                <c:pt idx="671">
                  <c:v>-7.3107229999999994</c:v>
                </c:pt>
                <c:pt idx="672">
                  <c:v>-3.7830819999999998</c:v>
                </c:pt>
                <c:pt idx="673">
                  <c:v>-7.7134409999999995</c:v>
                </c:pt>
                <c:pt idx="674">
                  <c:v>-3.9967280000000001</c:v>
                </c:pt>
                <c:pt idx="675">
                  <c:v>-7.9978759999999998</c:v>
                </c:pt>
                <c:pt idx="676">
                  <c:v>-3.9845969999999999</c:v>
                </c:pt>
                <c:pt idx="677">
                  <c:v>-7.945449</c:v>
                </c:pt>
                <c:pt idx="678">
                  <c:v>-3.9149259999999999</c:v>
                </c:pt>
                <c:pt idx="679">
                  <c:v>-7.7336869999999998</c:v>
                </c:pt>
                <c:pt idx="680">
                  <c:v>-3.7135570000000002</c:v>
                </c:pt>
                <c:pt idx="681">
                  <c:v>-7.2530890000000001</c:v>
                </c:pt>
                <c:pt idx="682">
                  <c:v>-3.2744550000000001</c:v>
                </c:pt>
                <c:pt idx="683">
                  <c:v>-6.3084509999999998</c:v>
                </c:pt>
                <c:pt idx="684">
                  <c:v>-2.8504909999999999</c:v>
                </c:pt>
                <c:pt idx="685">
                  <c:v>-5.5599379999999998</c:v>
                </c:pt>
                <c:pt idx="686">
                  <c:v>-2.5790350000000002</c:v>
                </c:pt>
                <c:pt idx="687">
                  <c:v>-5.0488910000000002</c:v>
                </c:pt>
                <c:pt idx="688">
                  <c:v>-2.3478650000000001</c:v>
                </c:pt>
                <c:pt idx="689">
                  <c:v>-4.4942450000000003</c:v>
                </c:pt>
                <c:pt idx="690">
                  <c:v>-1.914099</c:v>
                </c:pt>
                <c:pt idx="691">
                  <c:v>-3.6230869999999999</c:v>
                </c:pt>
                <c:pt idx="692">
                  <c:v>-1.528797</c:v>
                </c:pt>
                <c:pt idx="693">
                  <c:v>-2.9113889999999998</c:v>
                </c:pt>
                <c:pt idx="694">
                  <c:v>-1.272143</c:v>
                </c:pt>
                <c:pt idx="695">
                  <c:v>-2.4575290000000001</c:v>
                </c:pt>
                <c:pt idx="696">
                  <c:v>-1.1366019999999999</c:v>
                </c:pt>
                <c:pt idx="697">
                  <c:v>-2.2565210000000002</c:v>
                </c:pt>
                <c:pt idx="698">
                  <c:v>-1.0500350000000001</c:v>
                </c:pt>
                <c:pt idx="699">
                  <c:v>-1.9586049999999999</c:v>
                </c:pt>
                <c:pt idx="700">
                  <c:v>-0.66593400000000003</c:v>
                </c:pt>
                <c:pt idx="701">
                  <c:v>-0.98178600000000005</c:v>
                </c:pt>
                <c:pt idx="702">
                  <c:v>0.108705</c:v>
                </c:pt>
                <c:pt idx="703">
                  <c:v>0.64480699999999991</c:v>
                </c:pt>
                <c:pt idx="704">
                  <c:v>0.82586800000000005</c:v>
                </c:pt>
                <c:pt idx="705">
                  <c:v>1.7479610000000001</c:v>
                </c:pt>
                <c:pt idx="706">
                  <c:v>0.94314600000000004</c:v>
                </c:pt>
                <c:pt idx="707">
                  <c:v>1.8999649999999999</c:v>
                </c:pt>
                <c:pt idx="708">
                  <c:v>0.99694700000000003</c:v>
                </c:pt>
                <c:pt idx="709">
                  <c:v>2.1139250000000001</c:v>
                </c:pt>
                <c:pt idx="710">
                  <c:v>1.327491</c:v>
                </c:pt>
                <c:pt idx="711">
                  <c:v>2.9175230000000001</c:v>
                </c:pt>
                <c:pt idx="712">
                  <c:v>1.8921829999999999</c:v>
                </c:pt>
                <c:pt idx="713">
                  <c:v>4.2037579999999997</c:v>
                </c:pt>
                <c:pt idx="714">
                  <c:v>2.8660999999999999</c:v>
                </c:pt>
                <c:pt idx="715">
                  <c:v>6.3847129999999996</c:v>
                </c:pt>
                <c:pt idx="716">
                  <c:v>4.1440159999999997</c:v>
                </c:pt>
                <c:pt idx="717">
                  <c:v>8.778811000000001</c:v>
                </c:pt>
                <c:pt idx="718">
                  <c:v>4.9446440000000003</c:v>
                </c:pt>
                <c:pt idx="719">
                  <c:v>9.9975920000000009</c:v>
                </c:pt>
                <c:pt idx="720">
                  <c:v>5.0191169999999996</c:v>
                </c:pt>
                <c:pt idx="721">
                  <c:v>10.060161000000001</c:v>
                </c:pt>
                <c:pt idx="722">
                  <c:v>5.156542</c:v>
                </c:pt>
                <c:pt idx="723">
                  <c:v>10.352599</c:v>
                </c:pt>
                <c:pt idx="724">
                  <c:v>5.1405539999999998</c:v>
                </c:pt>
                <c:pt idx="725">
                  <c:v>10.112997</c:v>
                </c:pt>
                <c:pt idx="726">
                  <c:v>4.7300009999999997</c:v>
                </c:pt>
                <c:pt idx="727">
                  <c:v>9.2464790000000008</c:v>
                </c:pt>
                <c:pt idx="728">
                  <c:v>4.3510429999999998</c:v>
                </c:pt>
                <c:pt idx="729">
                  <c:v>8.6012489999999993</c:v>
                </c:pt>
                <c:pt idx="730">
                  <c:v>4.1876049999999996</c:v>
                </c:pt>
                <c:pt idx="731">
                  <c:v>8.2898379999999996</c:v>
                </c:pt>
                <c:pt idx="732">
                  <c:v>3.9728750000000002</c:v>
                </c:pt>
                <c:pt idx="733">
                  <c:v>7.7484820000000001</c:v>
                </c:pt>
                <c:pt idx="734">
                  <c:v>3.5584340000000001</c:v>
                </c:pt>
                <c:pt idx="735">
                  <c:v>6.929449</c:v>
                </c:pt>
                <c:pt idx="736">
                  <c:v>3.1787339999999999</c:v>
                </c:pt>
                <c:pt idx="737">
                  <c:v>6.1430090000000002</c:v>
                </c:pt>
                <c:pt idx="738">
                  <c:v>2.6933950000000002</c:v>
                </c:pt>
                <c:pt idx="739">
                  <c:v>5.0801259999999999</c:v>
                </c:pt>
                <c:pt idx="740">
                  <c:v>2.0213049999999999</c:v>
                </c:pt>
                <c:pt idx="741">
                  <c:v>3.613591</c:v>
                </c:pt>
                <c:pt idx="742">
                  <c:v>1.1531</c:v>
                </c:pt>
                <c:pt idx="743">
                  <c:v>1.931214</c:v>
                </c:pt>
                <c:pt idx="744">
                  <c:v>0.502413</c:v>
                </c:pt>
                <c:pt idx="745">
                  <c:v>0.81378400000000006</c:v>
                </c:pt>
                <c:pt idx="746">
                  <c:v>0.11860800000000001</c:v>
                </c:pt>
                <c:pt idx="747">
                  <c:v>-7.3369999999999963E-3</c:v>
                </c:pt>
                <c:pt idx="748">
                  <c:v>-0.38460299999999997</c:v>
                </c:pt>
                <c:pt idx="749">
                  <c:v>-1.0187470000000001</c:v>
                </c:pt>
                <c:pt idx="750">
                  <c:v>-0.88172799999999996</c:v>
                </c:pt>
                <c:pt idx="751">
                  <c:v>-2.0391529999999998</c:v>
                </c:pt>
                <c:pt idx="752">
                  <c:v>-1.4417059999999999</c:v>
                </c:pt>
                <c:pt idx="753">
                  <c:v>-3.1473810000000002</c:v>
                </c:pt>
                <c:pt idx="754">
                  <c:v>-1.9763329999999999</c:v>
                </c:pt>
                <c:pt idx="755">
                  <c:v>-4.2412720000000004</c:v>
                </c:pt>
                <c:pt idx="756">
                  <c:v>-2.5135900000000002</c:v>
                </c:pt>
                <c:pt idx="757">
                  <c:v>-5.2446640000000002</c:v>
                </c:pt>
                <c:pt idx="758">
                  <c:v>-2.9454259999999999</c:v>
                </c:pt>
                <c:pt idx="759">
                  <c:v>-6.1514759999999997</c:v>
                </c:pt>
                <c:pt idx="760">
                  <c:v>-3.4946739999999998</c:v>
                </c:pt>
                <c:pt idx="761">
                  <c:v>-7.3048059999999992</c:v>
                </c:pt>
                <c:pt idx="762">
                  <c:v>-4.1445030000000003</c:v>
                </c:pt>
                <c:pt idx="763">
                  <c:v>-8.6885660000000016</c:v>
                </c:pt>
                <c:pt idx="764">
                  <c:v>-4.8666939999999999</c:v>
                </c:pt>
                <c:pt idx="765">
                  <c:v>-9.8710379999999986</c:v>
                </c:pt>
                <c:pt idx="766">
                  <c:v>-5.0053970000000003</c:v>
                </c:pt>
                <c:pt idx="767">
                  <c:v>-9.882028</c:v>
                </c:pt>
                <c:pt idx="768">
                  <c:v>-4.6904820000000003</c:v>
                </c:pt>
                <c:pt idx="769">
                  <c:v>-9.1738780000000002</c:v>
                </c:pt>
                <c:pt idx="770">
                  <c:v>-4.2883110000000002</c:v>
                </c:pt>
                <c:pt idx="771">
                  <c:v>-8.4030419999999992</c:v>
                </c:pt>
                <c:pt idx="772">
                  <c:v>-4.0222499999999997</c:v>
                </c:pt>
                <c:pt idx="773">
                  <c:v>-8.0528230000000001</c:v>
                </c:pt>
                <c:pt idx="774">
                  <c:v>-4.0205380000000002</c:v>
                </c:pt>
                <c:pt idx="775">
                  <c:v>-7.9048750000000005</c:v>
                </c:pt>
                <c:pt idx="776">
                  <c:v>-3.609194</c:v>
                </c:pt>
                <c:pt idx="777">
                  <c:v>-6.9571319999999996</c:v>
                </c:pt>
                <c:pt idx="778">
                  <c:v>-3.058182</c:v>
                </c:pt>
                <c:pt idx="779">
                  <c:v>-5.8157940000000004</c:v>
                </c:pt>
                <c:pt idx="780">
                  <c:v>-2.4378820000000001</c:v>
                </c:pt>
                <c:pt idx="781">
                  <c:v>-4.5913240000000002</c:v>
                </c:pt>
                <c:pt idx="782">
                  <c:v>-1.93161</c:v>
                </c:pt>
                <c:pt idx="783">
                  <c:v>-3.738381</c:v>
                </c:pt>
                <c:pt idx="784">
                  <c:v>-1.699978</c:v>
                </c:pt>
                <c:pt idx="785">
                  <c:v>-3.2573850000000002</c:v>
                </c:pt>
                <c:pt idx="786">
                  <c:v>-1.3717140000000001</c:v>
                </c:pt>
                <c:pt idx="787">
                  <c:v>-2.5608200000000001</c:v>
                </c:pt>
                <c:pt idx="788">
                  <c:v>-1.0280629999999999</c:v>
                </c:pt>
                <c:pt idx="789">
                  <c:v>-1.922728</c:v>
                </c:pt>
                <c:pt idx="790">
                  <c:v>-0.85344900000000001</c:v>
                </c:pt>
                <c:pt idx="791">
                  <c:v>-1.719408</c:v>
                </c:pt>
                <c:pt idx="792">
                  <c:v>-0.89968300000000001</c:v>
                </c:pt>
                <c:pt idx="793">
                  <c:v>-1.7921879999999999</c:v>
                </c:pt>
                <c:pt idx="794">
                  <c:v>-0.76231899999999997</c:v>
                </c:pt>
                <c:pt idx="795">
                  <c:v>-1.2439719999999999</c:v>
                </c:pt>
                <c:pt idx="796">
                  <c:v>-0.13464200000000001</c:v>
                </c:pt>
                <c:pt idx="797">
                  <c:v>1.3034999999999991E-2</c:v>
                </c:pt>
                <c:pt idx="798">
                  <c:v>0.30409399999999998</c:v>
                </c:pt>
                <c:pt idx="799">
                  <c:v>0.74390099999999992</c:v>
                </c:pt>
                <c:pt idx="800">
                  <c:v>0.65967500000000001</c:v>
                </c:pt>
                <c:pt idx="801">
                  <c:v>1.539285</c:v>
                </c:pt>
                <c:pt idx="802">
                  <c:v>0.98877400000000004</c:v>
                </c:pt>
                <c:pt idx="803">
                  <c:v>1.996135</c:v>
                </c:pt>
                <c:pt idx="804">
                  <c:v>1.043946</c:v>
                </c:pt>
                <c:pt idx="805">
                  <c:v>2.2442409999999997</c:v>
                </c:pt>
                <c:pt idx="806">
                  <c:v>1.5443750000000001</c:v>
                </c:pt>
                <c:pt idx="807">
                  <c:v>3.7250580000000002</c:v>
                </c:pt>
                <c:pt idx="808">
                  <c:v>3.0354679999999998</c:v>
                </c:pt>
                <c:pt idx="809">
                  <c:v>6.9406699999999999</c:v>
                </c:pt>
                <c:pt idx="810">
                  <c:v>4.5268980000000001</c:v>
                </c:pt>
                <c:pt idx="811">
                  <c:v>9.3328799999999994</c:v>
                </c:pt>
                <c:pt idx="812">
                  <c:v>4.7983219999999998</c:v>
                </c:pt>
                <c:pt idx="813">
                  <c:v>9.5510339999999996</c:v>
                </c:pt>
                <c:pt idx="814">
                  <c:v>4.6655300000000004</c:v>
                </c:pt>
                <c:pt idx="815">
                  <c:v>9.2349810000000012</c:v>
                </c:pt>
                <c:pt idx="816">
                  <c:v>4.4834589999999999</c:v>
                </c:pt>
                <c:pt idx="817">
                  <c:v>8.8709740000000004</c:v>
                </c:pt>
                <c:pt idx="818">
                  <c:v>4.2137929999999999</c:v>
                </c:pt>
                <c:pt idx="819">
                  <c:v>8.298884000000001</c:v>
                </c:pt>
                <c:pt idx="820">
                  <c:v>4.074141</c:v>
                </c:pt>
                <c:pt idx="821">
                  <c:v>8.2826799999999992</c:v>
                </c:pt>
                <c:pt idx="822">
                  <c:v>4.4766130000000004</c:v>
                </c:pt>
                <c:pt idx="823">
                  <c:v>9.2914549999999991</c:v>
                </c:pt>
                <c:pt idx="824">
                  <c:v>5.1377009999999999</c:v>
                </c:pt>
                <c:pt idx="825">
                  <c:v>10.488327999999999</c:v>
                </c:pt>
                <c:pt idx="826">
                  <c:v>5.4528840000000001</c:v>
                </c:pt>
                <c:pt idx="827">
                  <c:v>10.883872</c:v>
                </c:pt>
                <c:pt idx="828">
                  <c:v>5.2903019999999996</c:v>
                </c:pt>
                <c:pt idx="829">
                  <c:v>10.389662</c:v>
                </c:pt>
                <c:pt idx="830">
                  <c:v>4.8393220000000001</c:v>
                </c:pt>
                <c:pt idx="831">
                  <c:v>9.3596260000000004</c:v>
                </c:pt>
                <c:pt idx="832">
                  <c:v>4.179011</c:v>
                </c:pt>
                <c:pt idx="833">
                  <c:v>8.0310690000000005</c:v>
                </c:pt>
                <c:pt idx="834">
                  <c:v>3.4754770000000001</c:v>
                </c:pt>
                <c:pt idx="835">
                  <c:v>6.5008150000000002</c:v>
                </c:pt>
                <c:pt idx="836">
                  <c:v>2.5182169999999999</c:v>
                </c:pt>
                <c:pt idx="837">
                  <c:v>4.5059449999999996</c:v>
                </c:pt>
                <c:pt idx="838">
                  <c:v>1.454102</c:v>
                </c:pt>
                <c:pt idx="839">
                  <c:v>2.387521</c:v>
                </c:pt>
                <c:pt idx="840">
                  <c:v>0.41381699999999999</c:v>
                </c:pt>
                <c:pt idx="841">
                  <c:v>0.315747</c:v>
                </c:pt>
                <c:pt idx="842">
                  <c:v>-0.56335400000000002</c:v>
                </c:pt>
                <c:pt idx="843">
                  <c:v>-1.5035639999999999</c:v>
                </c:pt>
                <c:pt idx="844">
                  <c:v>-1.227846</c:v>
                </c:pt>
                <c:pt idx="845">
                  <c:v>-2.7199990000000001</c:v>
                </c:pt>
                <c:pt idx="846">
                  <c:v>-1.754257</c:v>
                </c:pt>
                <c:pt idx="847">
                  <c:v>-3.7667820000000001</c:v>
                </c:pt>
                <c:pt idx="848">
                  <c:v>-2.248783</c:v>
                </c:pt>
                <c:pt idx="849">
                  <c:v>-4.7243230000000001</c:v>
                </c:pt>
                <c:pt idx="850">
                  <c:v>-2.5939570000000001</c:v>
                </c:pt>
                <c:pt idx="851">
                  <c:v>-5.1932469999999995</c:v>
                </c:pt>
                <c:pt idx="852">
                  <c:v>-2.5950220000000002</c:v>
                </c:pt>
                <c:pt idx="853">
                  <c:v>-5.2292319999999997</c:v>
                </c:pt>
                <c:pt idx="854">
                  <c:v>-2.7083349999999999</c:v>
                </c:pt>
                <c:pt idx="855">
                  <c:v>-5.5233530000000002</c:v>
                </c:pt>
                <c:pt idx="856">
                  <c:v>-2.9663219999999999</c:v>
                </c:pt>
                <c:pt idx="857">
                  <c:v>-5.9717629999999993</c:v>
                </c:pt>
                <c:pt idx="858">
                  <c:v>-2.9729350000000001</c:v>
                </c:pt>
                <c:pt idx="859">
                  <c:v>-5.9438779999999998</c:v>
                </c:pt>
                <c:pt idx="860">
                  <c:v>-2.992302</c:v>
                </c:pt>
                <c:pt idx="861">
                  <c:v>-6.0666069999999994</c:v>
                </c:pt>
                <c:pt idx="862">
                  <c:v>-3.184526</c:v>
                </c:pt>
                <c:pt idx="863">
                  <c:v>-6.4970949999999998</c:v>
                </c:pt>
                <c:pt idx="864">
                  <c:v>-3.5005609999999998</c:v>
                </c:pt>
                <c:pt idx="865">
                  <c:v>-7.2299389999999999</c:v>
                </c:pt>
                <c:pt idx="866">
                  <c:v>-3.8869229999999999</c:v>
                </c:pt>
                <c:pt idx="867">
                  <c:v>-7.8490900000000003</c:v>
                </c:pt>
                <c:pt idx="868">
                  <c:v>-3.9786649999999999</c:v>
                </c:pt>
                <c:pt idx="869">
                  <c:v>-7.9710979999999996</c:v>
                </c:pt>
                <c:pt idx="870">
                  <c:v>-3.9866549999999998</c:v>
                </c:pt>
                <c:pt idx="871">
                  <c:v>-7.9310130000000001</c:v>
                </c:pt>
                <c:pt idx="872">
                  <c:v>-3.8485450000000001</c:v>
                </c:pt>
                <c:pt idx="873">
                  <c:v>-7.5479009999999995</c:v>
                </c:pt>
                <c:pt idx="874">
                  <c:v>-3.473357</c:v>
                </c:pt>
                <c:pt idx="875">
                  <c:v>-6.6374089999999999</c:v>
                </c:pt>
                <c:pt idx="876">
                  <c:v>-2.8999440000000001</c:v>
                </c:pt>
                <c:pt idx="877">
                  <c:v>-5.6442420000000002</c:v>
                </c:pt>
                <c:pt idx="878">
                  <c:v>-2.623513</c:v>
                </c:pt>
                <c:pt idx="879">
                  <c:v>-5.1098780000000001</c:v>
                </c:pt>
                <c:pt idx="880">
                  <c:v>-2.2852619999999999</c:v>
                </c:pt>
                <c:pt idx="881">
                  <c:v>-4.3435799999999993</c:v>
                </c:pt>
                <c:pt idx="882">
                  <c:v>-1.7868010000000001</c:v>
                </c:pt>
                <c:pt idx="883">
                  <c:v>-3.3160620000000001</c:v>
                </c:pt>
                <c:pt idx="884">
                  <c:v>-1.336943</c:v>
                </c:pt>
                <c:pt idx="885">
                  <c:v>-2.6213059999999997</c:v>
                </c:pt>
                <c:pt idx="886">
                  <c:v>-1.313294</c:v>
                </c:pt>
                <c:pt idx="887">
                  <c:v>-2.6348919999999998</c:v>
                </c:pt>
                <c:pt idx="888">
                  <c:v>-1.3387739999999999</c:v>
                </c:pt>
                <c:pt idx="889">
                  <c:v>-2.715824</c:v>
                </c:pt>
                <c:pt idx="890">
                  <c:v>-1.428993</c:v>
                </c:pt>
                <c:pt idx="891">
                  <c:v>-2.8832789999999999</c:v>
                </c:pt>
                <c:pt idx="892">
                  <c:v>-1.4068940000000001</c:v>
                </c:pt>
                <c:pt idx="893">
                  <c:v>-2.65924</c:v>
                </c:pt>
                <c:pt idx="894">
                  <c:v>-1.0128600000000001</c:v>
                </c:pt>
                <c:pt idx="895">
                  <c:v>-1.770289</c:v>
                </c:pt>
                <c:pt idx="896">
                  <c:v>-0.54327000000000003</c:v>
                </c:pt>
                <c:pt idx="897">
                  <c:v>-0.92061999999999999</c:v>
                </c:pt>
                <c:pt idx="898">
                  <c:v>-0.25041999999999998</c:v>
                </c:pt>
                <c:pt idx="899">
                  <c:v>-0.42521900000000001</c:v>
                </c:pt>
                <c:pt idx="900">
                  <c:v>-9.8691000000000001E-2</c:v>
                </c:pt>
                <c:pt idx="901">
                  <c:v>-9.1641E-2</c:v>
                </c:pt>
                <c:pt idx="902">
                  <c:v>0.18513299999999999</c:v>
                </c:pt>
                <c:pt idx="903">
                  <c:v>0.61770599999999998</c:v>
                </c:pt>
                <c:pt idx="904">
                  <c:v>0.78147800000000001</c:v>
                </c:pt>
                <c:pt idx="905">
                  <c:v>2.0135550000000002</c:v>
                </c:pt>
                <c:pt idx="906">
                  <c:v>1.6676899999999999</c:v>
                </c:pt>
                <c:pt idx="907">
                  <c:v>3.656161</c:v>
                </c:pt>
                <c:pt idx="908">
                  <c:v>2.084295</c:v>
                </c:pt>
                <c:pt idx="909">
                  <c:v>4.0213900000000002</c:v>
                </c:pt>
                <c:pt idx="910">
                  <c:v>1.610063</c:v>
                </c:pt>
                <c:pt idx="911">
                  <c:v>2.9657590000000003</c:v>
                </c:pt>
                <c:pt idx="912">
                  <c:v>1.373092</c:v>
                </c:pt>
                <c:pt idx="913">
                  <c:v>3.1190389999999999</c:v>
                </c:pt>
                <c:pt idx="914">
                  <c:v>2.294098</c:v>
                </c:pt>
                <c:pt idx="915">
                  <c:v>5.2060130000000004</c:v>
                </c:pt>
                <c:pt idx="916">
                  <c:v>3.459803</c:v>
                </c:pt>
                <c:pt idx="917">
                  <c:v>7.2737819999999997</c:v>
                </c:pt>
                <c:pt idx="918">
                  <c:v>3.9680589999999998</c:v>
                </c:pt>
                <c:pt idx="919">
                  <c:v>7.9609620000000003</c:v>
                </c:pt>
                <c:pt idx="920">
                  <c:v>3.9442849999999998</c:v>
                </c:pt>
                <c:pt idx="921">
                  <c:v>7.8240499999999997</c:v>
                </c:pt>
                <c:pt idx="922">
                  <c:v>3.8380740000000002</c:v>
                </c:pt>
                <c:pt idx="923">
                  <c:v>7.6889719999999997</c:v>
                </c:pt>
                <c:pt idx="924">
                  <c:v>3.9139279999999999</c:v>
                </c:pt>
                <c:pt idx="925">
                  <c:v>7.8997229999999998</c:v>
                </c:pt>
                <c:pt idx="926">
                  <c:v>4.0271179999999998</c:v>
                </c:pt>
                <c:pt idx="927">
                  <c:v>8.0565859999999994</c:v>
                </c:pt>
                <c:pt idx="928">
                  <c:v>3.9584009999999998</c:v>
                </c:pt>
                <c:pt idx="929">
                  <c:v>7.8007379999999999</c:v>
                </c:pt>
                <c:pt idx="930">
                  <c:v>3.7137410000000002</c:v>
                </c:pt>
                <c:pt idx="931">
                  <c:v>7.2647449999999996</c:v>
                </c:pt>
                <c:pt idx="932">
                  <c:v>3.3797389999999998</c:v>
                </c:pt>
                <c:pt idx="933">
                  <c:v>6.5485659999999992</c:v>
                </c:pt>
                <c:pt idx="934">
                  <c:v>2.949071</c:v>
                </c:pt>
                <c:pt idx="935">
                  <c:v>5.6525720000000002</c:v>
                </c:pt>
                <c:pt idx="936">
                  <c:v>2.3766980000000002</c:v>
                </c:pt>
                <c:pt idx="937">
                  <c:v>4.3364659999999997</c:v>
                </c:pt>
                <c:pt idx="938">
                  <c:v>1.4426399999999999</c:v>
                </c:pt>
                <c:pt idx="939">
                  <c:v>2.3199749999999999</c:v>
                </c:pt>
                <c:pt idx="940">
                  <c:v>0.30948199999999998</c:v>
                </c:pt>
                <c:pt idx="941">
                  <c:v>6.6819999999999991E-2</c:v>
                </c:pt>
                <c:pt idx="942">
                  <c:v>-0.61186600000000002</c:v>
                </c:pt>
                <c:pt idx="943">
                  <c:v>-1.4227590000000001</c:v>
                </c:pt>
                <c:pt idx="944">
                  <c:v>-0.87576100000000001</c:v>
                </c:pt>
                <c:pt idx="945">
                  <c:v>-1.7220599999999999</c:v>
                </c:pt>
                <c:pt idx="946">
                  <c:v>-0.81711</c:v>
                </c:pt>
                <c:pt idx="947">
                  <c:v>-1.6221459999999999</c:v>
                </c:pt>
                <c:pt idx="948">
                  <c:v>-0.94515300000000002</c:v>
                </c:pt>
                <c:pt idx="949">
                  <c:v>-2.1748949999999998</c:v>
                </c:pt>
                <c:pt idx="950">
                  <c:v>-1.5400780000000001</c:v>
                </c:pt>
                <c:pt idx="951">
                  <c:v>-3.4590670000000001</c:v>
                </c:pt>
                <c:pt idx="952">
                  <c:v>-2.3914629999999999</c:v>
                </c:pt>
                <c:pt idx="953">
                  <c:v>-5.2822870000000002</c:v>
                </c:pt>
                <c:pt idx="954">
                  <c:v>-3.327966</c:v>
                </c:pt>
                <c:pt idx="955">
                  <c:v>-7.0249730000000001</c:v>
                </c:pt>
                <c:pt idx="956">
                  <c:v>-3.9742660000000001</c:v>
                </c:pt>
                <c:pt idx="957">
                  <c:v>-8.1518079999999991</c:v>
                </c:pt>
                <c:pt idx="958">
                  <c:v>-4.2917310000000004</c:v>
                </c:pt>
                <c:pt idx="959">
                  <c:v>-8.6349970000000003</c:v>
                </c:pt>
                <c:pt idx="960">
                  <c:v>-4.3857840000000001</c:v>
                </c:pt>
                <c:pt idx="961">
                  <c:v>-8.7915290000000006</c:v>
                </c:pt>
                <c:pt idx="962">
                  <c:v>-4.4175250000000004</c:v>
                </c:pt>
                <c:pt idx="963">
                  <c:v>-8.7820320000000009</c:v>
                </c:pt>
                <c:pt idx="964">
                  <c:v>-4.2985990000000003</c:v>
                </c:pt>
                <c:pt idx="965">
                  <c:v>-8.4529490000000003</c:v>
                </c:pt>
                <c:pt idx="966">
                  <c:v>-3.8108399999999998</c:v>
                </c:pt>
                <c:pt idx="967">
                  <c:v>-7.2274419999999999</c:v>
                </c:pt>
                <c:pt idx="968">
                  <c:v>-3.1550340000000001</c:v>
                </c:pt>
                <c:pt idx="969">
                  <c:v>-6.2050029999999996</c:v>
                </c:pt>
                <c:pt idx="970">
                  <c:v>-3.0951119999999999</c:v>
                </c:pt>
                <c:pt idx="971">
                  <c:v>-6.2460120000000003</c:v>
                </c:pt>
                <c:pt idx="972">
                  <c:v>-3.1712590000000001</c:v>
                </c:pt>
                <c:pt idx="973">
                  <c:v>-6.3415610000000004</c:v>
                </c:pt>
                <c:pt idx="974">
                  <c:v>-3.0929519999999999</c:v>
                </c:pt>
                <c:pt idx="975">
                  <c:v>-5.8979200000000001</c:v>
                </c:pt>
                <c:pt idx="976">
                  <c:v>-2.4527359999999998</c:v>
                </c:pt>
                <c:pt idx="977">
                  <c:v>-4.6450169999999993</c:v>
                </c:pt>
                <c:pt idx="978">
                  <c:v>-1.979916</c:v>
                </c:pt>
                <c:pt idx="979">
                  <c:v>-3.7783579999999999</c:v>
                </c:pt>
                <c:pt idx="980">
                  <c:v>-1.6710940000000001</c:v>
                </c:pt>
                <c:pt idx="981">
                  <c:v>-3.219395</c:v>
                </c:pt>
                <c:pt idx="982">
                  <c:v>-1.4802249999999999</c:v>
                </c:pt>
                <c:pt idx="983">
                  <c:v>-2.8249610000000001</c:v>
                </c:pt>
                <c:pt idx="984">
                  <c:v>-1.109577</c:v>
                </c:pt>
                <c:pt idx="985">
                  <c:v>-1.9553210000000001</c:v>
                </c:pt>
                <c:pt idx="986">
                  <c:v>-0.60405200000000003</c:v>
                </c:pt>
                <c:pt idx="987">
                  <c:v>-0.98863600000000007</c:v>
                </c:pt>
                <c:pt idx="988">
                  <c:v>-9.5028000000000001E-2</c:v>
                </c:pt>
                <c:pt idx="989">
                  <c:v>0.31143599999999999</c:v>
                </c:pt>
                <c:pt idx="990">
                  <c:v>1.014119</c:v>
                </c:pt>
                <c:pt idx="991">
                  <c:v>2.5280879999999999</c:v>
                </c:pt>
                <c:pt idx="992">
                  <c:v>1.741168</c:v>
                </c:pt>
                <c:pt idx="993">
                  <c:v>3.480982</c:v>
                </c:pt>
                <c:pt idx="994">
                  <c:v>1.6202840000000001</c:v>
                </c:pt>
                <c:pt idx="995">
                  <c:v>3.271652</c:v>
                </c:pt>
                <c:pt idx="996">
                  <c:v>1.7705649999999999</c:v>
                </c:pt>
                <c:pt idx="997">
                  <c:v>3.7497629999999997</c:v>
                </c:pt>
                <c:pt idx="998">
                  <c:v>2.2120169999999999</c:v>
                </c:pt>
                <c:pt idx="999">
                  <c:v>4.6439399999999997</c:v>
                </c:pt>
                <c:pt idx="1000">
                  <c:v>2.7469860000000001</c:v>
                </c:pt>
                <c:pt idx="1001">
                  <c:v>6.1049430000000005</c:v>
                </c:pt>
                <c:pt idx="1002">
                  <c:v>4.2847489999999997</c:v>
                </c:pt>
                <c:pt idx="1003">
                  <c:v>9.6009460000000004</c:v>
                </c:pt>
                <c:pt idx="1004">
                  <c:v>6.017099</c:v>
                </c:pt>
                <c:pt idx="1005">
                  <c:v>12.165150000000001</c:v>
                </c:pt>
                <c:pt idx="1006">
                  <c:v>5.9507479999999999</c:v>
                </c:pt>
                <c:pt idx="1007">
                  <c:v>11.711452999999999</c:v>
                </c:pt>
                <c:pt idx="1008">
                  <c:v>5.6452840000000002</c:v>
                </c:pt>
                <c:pt idx="1009">
                  <c:v>11.284087</c:v>
                </c:pt>
                <c:pt idx="1010">
                  <c:v>5.7116020000000001</c:v>
                </c:pt>
                <c:pt idx="1011">
                  <c:v>11.434446000000001</c:v>
                </c:pt>
                <c:pt idx="1012">
                  <c:v>5.6309069999999997</c:v>
                </c:pt>
                <c:pt idx="1013">
                  <c:v>11.053246</c:v>
                </c:pt>
                <c:pt idx="1014">
                  <c:v>5.145435</c:v>
                </c:pt>
                <c:pt idx="1015">
                  <c:v>9.9601620000000004</c:v>
                </c:pt>
                <c:pt idx="1016">
                  <c:v>4.422269</c:v>
                </c:pt>
                <c:pt idx="1017">
                  <c:v>8.4111089999999997</c:v>
                </c:pt>
                <c:pt idx="1018">
                  <c:v>3.551253</c:v>
                </c:pt>
                <c:pt idx="1019">
                  <c:v>6.6842830000000006</c:v>
                </c:pt>
                <c:pt idx="1020">
                  <c:v>2.7297600000000002</c:v>
                </c:pt>
                <c:pt idx="1021">
                  <c:v>5.0892499999999998</c:v>
                </c:pt>
                <c:pt idx="1022">
                  <c:v>2.0159500000000001</c:v>
                </c:pt>
                <c:pt idx="1023">
                  <c:v>3.6841970000000002</c:v>
                </c:pt>
                <c:pt idx="1024">
                  <c:v>1.291272</c:v>
                </c:pt>
                <c:pt idx="1025">
                  <c:v>2.139526</c:v>
                </c:pt>
                <c:pt idx="1026">
                  <c:v>0.37726799999999999</c:v>
                </c:pt>
                <c:pt idx="1027">
                  <c:v>0.259774</c:v>
                </c:pt>
                <c:pt idx="1028">
                  <c:v>-0.62493200000000004</c:v>
                </c:pt>
                <c:pt idx="1029">
                  <c:v>-1.749344</c:v>
                </c:pt>
                <c:pt idx="1030">
                  <c:v>-1.5880700000000001</c:v>
                </c:pt>
                <c:pt idx="1031">
                  <c:v>-3.5701320000000001</c:v>
                </c:pt>
                <c:pt idx="1032">
                  <c:v>-2.3147570000000002</c:v>
                </c:pt>
                <c:pt idx="1033">
                  <c:v>-4.8888820000000006</c:v>
                </c:pt>
                <c:pt idx="1034">
                  <c:v>-2.764672</c:v>
                </c:pt>
                <c:pt idx="1035">
                  <c:v>-5.6818939999999998</c:v>
                </c:pt>
                <c:pt idx="1036">
                  <c:v>-3.083631</c:v>
                </c:pt>
                <c:pt idx="1037">
                  <c:v>-6.3341080000000005</c:v>
                </c:pt>
                <c:pt idx="1038">
                  <c:v>-3.4213040000000001</c:v>
                </c:pt>
                <c:pt idx="1039">
                  <c:v>-7.0351169999999996</c:v>
                </c:pt>
                <c:pt idx="1040">
                  <c:v>-3.7611919999999999</c:v>
                </c:pt>
                <c:pt idx="1041">
                  <c:v>-7.6658150000000003</c:v>
                </c:pt>
                <c:pt idx="1042">
                  <c:v>-4.0314240000000003</c:v>
                </c:pt>
                <c:pt idx="1043">
                  <c:v>-8.0579080000000012</c:v>
                </c:pt>
                <c:pt idx="1044">
                  <c:v>-3.9507129999999999</c:v>
                </c:pt>
                <c:pt idx="1045">
                  <c:v>-7.9422709999999999</c:v>
                </c:pt>
                <c:pt idx="1046">
                  <c:v>-4.1237130000000004</c:v>
                </c:pt>
                <c:pt idx="1047">
                  <c:v>-8.4763590000000004</c:v>
                </c:pt>
                <c:pt idx="1048">
                  <c:v>-4.6143989999999997</c:v>
                </c:pt>
                <c:pt idx="1049">
                  <c:v>-9.4084900000000005</c:v>
                </c:pt>
                <c:pt idx="1050">
                  <c:v>-4.6592690000000001</c:v>
                </c:pt>
                <c:pt idx="1051">
                  <c:v>-8.7942900000000002</c:v>
                </c:pt>
                <c:pt idx="1052">
                  <c:v>-3.3681139999999998</c:v>
                </c:pt>
                <c:pt idx="1053">
                  <c:v>-6.0203899999999999</c:v>
                </c:pt>
                <c:pt idx="1054">
                  <c:v>-2.235897</c:v>
                </c:pt>
                <c:pt idx="1055">
                  <c:v>-4.3393920000000001</c:v>
                </c:pt>
                <c:pt idx="1056">
                  <c:v>-2.2339370000000001</c:v>
                </c:pt>
                <c:pt idx="1057">
                  <c:v>-4.6536590000000002</c:v>
                </c:pt>
                <c:pt idx="1058">
                  <c:v>-2.5175519999999998</c:v>
                </c:pt>
                <c:pt idx="1059">
                  <c:v>-4.9110719999999999</c:v>
                </c:pt>
                <c:pt idx="1060">
                  <c:v>-1.9632099999999999</c:v>
                </c:pt>
                <c:pt idx="1061">
                  <c:v>-3.326784</c:v>
                </c:pt>
                <c:pt idx="1062">
                  <c:v>-0.95989199999999997</c:v>
                </c:pt>
                <c:pt idx="1063">
                  <c:v>-1.7172879999999999</c:v>
                </c:pt>
                <c:pt idx="1064">
                  <c:v>-0.69518199999999997</c:v>
                </c:pt>
                <c:pt idx="1065">
                  <c:v>-1.4388160000000001</c:v>
                </c:pt>
                <c:pt idx="1066">
                  <c:v>-0.83912900000000001</c:v>
                </c:pt>
                <c:pt idx="1067">
                  <c:v>-1.7425139999999999</c:v>
                </c:pt>
                <c:pt idx="1068">
                  <c:v>-0.86053599999999997</c:v>
                </c:pt>
                <c:pt idx="1069">
                  <c:v>-1.6340539999999999</c:v>
                </c:pt>
                <c:pt idx="1070">
                  <c:v>-0.73879399999999995</c:v>
                </c:pt>
                <c:pt idx="1071">
                  <c:v>-1.5423339999999999</c:v>
                </c:pt>
                <c:pt idx="1072">
                  <c:v>-0.90429800000000005</c:v>
                </c:pt>
                <c:pt idx="1073">
                  <c:v>-1.8155860000000001</c:v>
                </c:pt>
                <c:pt idx="1074">
                  <c:v>-0.89276999999999995</c:v>
                </c:pt>
                <c:pt idx="1075">
                  <c:v>-1.696939</c:v>
                </c:pt>
                <c:pt idx="1076">
                  <c:v>-0.54997499999999999</c:v>
                </c:pt>
                <c:pt idx="1077">
                  <c:v>-0.75649500000000003</c:v>
                </c:pt>
                <c:pt idx="1078">
                  <c:v>0.19204099999999999</c:v>
                </c:pt>
                <c:pt idx="1079">
                  <c:v>0.65210699999999999</c:v>
                </c:pt>
                <c:pt idx="1080">
                  <c:v>0.628942</c:v>
                </c:pt>
                <c:pt idx="1081">
                  <c:v>1.3332820000000001</c:v>
                </c:pt>
                <c:pt idx="1082">
                  <c:v>0.60770100000000005</c:v>
                </c:pt>
                <c:pt idx="1083">
                  <c:v>0.93276200000000009</c:v>
                </c:pt>
                <c:pt idx="1084">
                  <c:v>0.209781</c:v>
                </c:pt>
                <c:pt idx="1085">
                  <c:v>0.70368799999999998</c:v>
                </c:pt>
                <c:pt idx="1086">
                  <c:v>0.91083800000000004</c:v>
                </c:pt>
                <c:pt idx="1087">
                  <c:v>1.8829480000000001</c:v>
                </c:pt>
                <c:pt idx="1088">
                  <c:v>0.68621100000000002</c:v>
                </c:pt>
                <c:pt idx="1089">
                  <c:v>1.1188260000000001</c:v>
                </c:pt>
                <c:pt idx="1090">
                  <c:v>0.733769</c:v>
                </c:pt>
                <c:pt idx="1091">
                  <c:v>2.4268860000000001</c:v>
                </c:pt>
                <c:pt idx="1092">
                  <c:v>2.9544000000000001</c:v>
                </c:pt>
                <c:pt idx="1093">
                  <c:v>6.9682689999999994</c:v>
                </c:pt>
                <c:pt idx="1094">
                  <c:v>4.5877189999999999</c:v>
                </c:pt>
                <c:pt idx="1095">
                  <c:v>9.444312</c:v>
                </c:pt>
                <c:pt idx="1096">
                  <c:v>4.9300249999999997</c:v>
                </c:pt>
                <c:pt idx="1097">
                  <c:v>9.7556839999999987</c:v>
                </c:pt>
                <c:pt idx="1098">
                  <c:v>4.716151</c:v>
                </c:pt>
                <c:pt idx="1099">
                  <c:v>9.412234999999999</c:v>
                </c:pt>
                <c:pt idx="1100">
                  <c:v>4.7063560000000004</c:v>
                </c:pt>
                <c:pt idx="1101">
                  <c:v>9.3964970000000001</c:v>
                </c:pt>
                <c:pt idx="1102">
                  <c:v>4.6696280000000003</c:v>
                </c:pt>
                <c:pt idx="1103">
                  <c:v>9.2615839999999992</c:v>
                </c:pt>
                <c:pt idx="1104">
                  <c:v>4.449643</c:v>
                </c:pt>
                <c:pt idx="1105">
                  <c:v>8.6745330000000003</c:v>
                </c:pt>
                <c:pt idx="1106">
                  <c:v>3.9261659999999998</c:v>
                </c:pt>
                <c:pt idx="1107">
                  <c:v>7.5101849999999999</c:v>
                </c:pt>
                <c:pt idx="1108">
                  <c:v>3.1958709999999999</c:v>
                </c:pt>
                <c:pt idx="1109">
                  <c:v>5.981757</c:v>
                </c:pt>
                <c:pt idx="1110">
                  <c:v>2.3654920000000002</c:v>
                </c:pt>
                <c:pt idx="1111">
                  <c:v>4.3268810000000002</c:v>
                </c:pt>
                <c:pt idx="1112">
                  <c:v>1.5241420000000001</c:v>
                </c:pt>
                <c:pt idx="1113">
                  <c:v>2.4967230000000002</c:v>
                </c:pt>
                <c:pt idx="1114">
                  <c:v>0.30535299999999999</c:v>
                </c:pt>
                <c:pt idx="1115">
                  <c:v>-0.16242600000000001</c:v>
                </c:pt>
                <c:pt idx="1116">
                  <c:v>-1.2505539999999999</c:v>
                </c:pt>
                <c:pt idx="1117">
                  <c:v>-3.215913</c:v>
                </c:pt>
                <c:pt idx="1118">
                  <c:v>-2.5914929999999998</c:v>
                </c:pt>
                <c:pt idx="1119">
                  <c:v>-5.7217539999999998</c:v>
                </c:pt>
                <c:pt idx="1120">
                  <c:v>-3.5559669999999999</c:v>
                </c:pt>
                <c:pt idx="1121">
                  <c:v>-7.4023749999999993</c:v>
                </c:pt>
                <c:pt idx="1122">
                  <c:v>-3.9818799999999999</c:v>
                </c:pt>
                <c:pt idx="1123">
                  <c:v>-7.9852889999999999</c:v>
                </c:pt>
                <c:pt idx="1124">
                  <c:v>-4.0238500000000004</c:v>
                </c:pt>
                <c:pt idx="1125">
                  <c:v>-8.0455719999999999</c:v>
                </c:pt>
                <c:pt idx="1126">
                  <c:v>-4.0216589999999997</c:v>
                </c:pt>
                <c:pt idx="1127">
                  <c:v>-8.0727890000000002</c:v>
                </c:pt>
                <c:pt idx="1128">
                  <c:v>-4.0317170000000004</c:v>
                </c:pt>
                <c:pt idx="1129">
                  <c:v>-7.9703420000000005</c:v>
                </c:pt>
                <c:pt idx="1130">
                  <c:v>-3.7811020000000002</c:v>
                </c:pt>
                <c:pt idx="1131">
                  <c:v>-7.4314580000000001</c:v>
                </c:pt>
                <c:pt idx="1132">
                  <c:v>-3.6146150000000001</c:v>
                </c:pt>
                <c:pt idx="1133">
                  <c:v>-7.2857560000000001</c:v>
                </c:pt>
                <c:pt idx="1134">
                  <c:v>-3.8102849999999999</c:v>
                </c:pt>
                <c:pt idx="1135">
                  <c:v>-7.7467829999999998</c:v>
                </c:pt>
                <c:pt idx="1136">
                  <c:v>-4.0099919999999996</c:v>
                </c:pt>
                <c:pt idx="1137">
                  <c:v>-7.8987619999999996</c:v>
                </c:pt>
                <c:pt idx="1138">
                  <c:v>-3.5379800000000001</c:v>
                </c:pt>
                <c:pt idx="1139">
                  <c:v>-6.630134</c:v>
                </c:pt>
                <c:pt idx="1140">
                  <c:v>-2.6428609999999999</c:v>
                </c:pt>
                <c:pt idx="1141">
                  <c:v>-4.9611529999999995</c:v>
                </c:pt>
                <c:pt idx="1142">
                  <c:v>-2.1516169999999999</c:v>
                </c:pt>
                <c:pt idx="1143">
                  <c:v>-4.1981000000000002</c:v>
                </c:pt>
                <c:pt idx="1144">
                  <c:v>-1.939481</c:v>
                </c:pt>
                <c:pt idx="1145">
                  <c:v>-3.7603219999999999</c:v>
                </c:pt>
                <c:pt idx="1146">
                  <c:v>-1.7311890000000001</c:v>
                </c:pt>
                <c:pt idx="1147">
                  <c:v>-3.2715070000000002</c:v>
                </c:pt>
                <c:pt idx="1148">
                  <c:v>-1.2564770000000001</c:v>
                </c:pt>
                <c:pt idx="1149">
                  <c:v>-2.2820869999999998</c:v>
                </c:pt>
                <c:pt idx="1150">
                  <c:v>-0.85488200000000003</c:v>
                </c:pt>
                <c:pt idx="1151">
                  <c:v>-1.5891570000000002</c:v>
                </c:pt>
                <c:pt idx="1152">
                  <c:v>-0.61541400000000002</c:v>
                </c:pt>
                <c:pt idx="1153">
                  <c:v>-1.0896669999999999</c:v>
                </c:pt>
                <c:pt idx="1154">
                  <c:v>-0.430365</c:v>
                </c:pt>
                <c:pt idx="1155">
                  <c:v>-0.89115800000000001</c:v>
                </c:pt>
                <c:pt idx="1156">
                  <c:v>-0.45509300000000003</c:v>
                </c:pt>
                <c:pt idx="1157">
                  <c:v>-0.84931599999999996</c:v>
                </c:pt>
                <c:pt idx="1158">
                  <c:v>-0.31487799999999999</c:v>
                </c:pt>
                <c:pt idx="1159">
                  <c:v>-0.59391899999999997</c:v>
                </c:pt>
                <c:pt idx="1160">
                  <c:v>-0.36602099999999999</c:v>
                </c:pt>
                <c:pt idx="1161">
                  <c:v>-0.91103299999999998</c:v>
                </c:pt>
                <c:pt idx="1162">
                  <c:v>-0.72321500000000005</c:v>
                </c:pt>
                <c:pt idx="1163">
                  <c:v>-1.582651</c:v>
                </c:pt>
                <c:pt idx="1164">
                  <c:v>-0.89824499999999996</c:v>
                </c:pt>
                <c:pt idx="1165">
                  <c:v>-1.7282759999999999</c:v>
                </c:pt>
                <c:pt idx="1166">
                  <c:v>-0.49935000000000002</c:v>
                </c:pt>
                <c:pt idx="1167">
                  <c:v>-0.55412400000000006</c:v>
                </c:pt>
                <c:pt idx="1168">
                  <c:v>0.266787</c:v>
                </c:pt>
                <c:pt idx="1169">
                  <c:v>0.607765</c:v>
                </c:pt>
                <c:pt idx="1170">
                  <c:v>0.31837199999999999</c:v>
                </c:pt>
                <c:pt idx="1171">
                  <c:v>0.69422800000000007</c:v>
                </c:pt>
                <c:pt idx="1172">
                  <c:v>0.50428399999999995</c:v>
                </c:pt>
                <c:pt idx="1173">
                  <c:v>1.3642409999999998</c:v>
                </c:pt>
                <c:pt idx="1174">
                  <c:v>1.265655</c:v>
                </c:pt>
                <c:pt idx="1175">
                  <c:v>2.5893619999999999</c:v>
                </c:pt>
                <c:pt idx="1176">
                  <c:v>0.92169400000000001</c:v>
                </c:pt>
                <c:pt idx="1177">
                  <c:v>1.2880590000000001</c:v>
                </c:pt>
                <c:pt idx="1178">
                  <c:v>0.207928</c:v>
                </c:pt>
                <c:pt idx="1179">
                  <c:v>1.1065659999999999</c:v>
                </c:pt>
                <c:pt idx="1180">
                  <c:v>2.1737009999999999</c:v>
                </c:pt>
                <c:pt idx="1181">
                  <c:v>5.585223</c:v>
                </c:pt>
                <c:pt idx="1182">
                  <c:v>4.0738979999999998</c:v>
                </c:pt>
                <c:pt idx="1183">
                  <c:v>8.3194200000000009</c:v>
                </c:pt>
                <c:pt idx="1184">
                  <c:v>4.20099</c:v>
                </c:pt>
                <c:pt idx="1185">
                  <c:v>8.3258469999999996</c:v>
                </c:pt>
                <c:pt idx="1186">
                  <c:v>4.0678609999999997</c:v>
                </c:pt>
                <c:pt idx="1187">
                  <c:v>8.0693799999999989</c:v>
                </c:pt>
                <c:pt idx="1188">
                  <c:v>3.9325049999999999</c:v>
                </c:pt>
                <c:pt idx="1189">
                  <c:v>7.7977620000000005</c:v>
                </c:pt>
                <c:pt idx="1190">
                  <c:v>3.8104100000000001</c:v>
                </c:pt>
                <c:pt idx="1191">
                  <c:v>7.5917700000000004</c:v>
                </c:pt>
                <c:pt idx="1192">
                  <c:v>3.7698520000000002</c:v>
                </c:pt>
                <c:pt idx="1193">
                  <c:v>7.5057660000000004</c:v>
                </c:pt>
                <c:pt idx="1194">
                  <c:v>3.6883720000000002</c:v>
                </c:pt>
                <c:pt idx="1195">
                  <c:v>7.30016</c:v>
                </c:pt>
                <c:pt idx="1196">
                  <c:v>3.496486</c:v>
                </c:pt>
                <c:pt idx="1197">
                  <c:v>6.8538449999999997</c:v>
                </c:pt>
                <c:pt idx="1198">
                  <c:v>3.183878</c:v>
                </c:pt>
                <c:pt idx="1199">
                  <c:v>6.1612609999999997</c:v>
                </c:pt>
                <c:pt idx="1200">
                  <c:v>2.73794</c:v>
                </c:pt>
                <c:pt idx="1201">
                  <c:v>5.1492439999999995</c:v>
                </c:pt>
                <c:pt idx="1202">
                  <c:v>1.9477359999999999</c:v>
                </c:pt>
                <c:pt idx="1203">
                  <c:v>3.3171780000000002</c:v>
                </c:pt>
                <c:pt idx="1204">
                  <c:v>0.72262999999999999</c:v>
                </c:pt>
                <c:pt idx="1205">
                  <c:v>0.79883400000000004</c:v>
                </c:pt>
                <c:pt idx="1206">
                  <c:v>-0.51139199999999996</c:v>
                </c:pt>
                <c:pt idx="1207">
                  <c:v>-1.5194959999999997</c:v>
                </c:pt>
                <c:pt idx="1208">
                  <c:v>-1.4186319999999999</c:v>
                </c:pt>
                <c:pt idx="1209">
                  <c:v>-3.1545459999999999</c:v>
                </c:pt>
                <c:pt idx="1210">
                  <c:v>-1.9272389999999999</c:v>
                </c:pt>
                <c:pt idx="1211">
                  <c:v>-3.9674139999999998</c:v>
                </c:pt>
                <c:pt idx="1212">
                  <c:v>-2.1514250000000001</c:v>
                </c:pt>
                <c:pt idx="1213">
                  <c:v>-4.4752229999999997</c:v>
                </c:pt>
                <c:pt idx="1214">
                  <c:v>-2.554646</c:v>
                </c:pt>
                <c:pt idx="1215">
                  <c:v>-5.3892050000000005</c:v>
                </c:pt>
                <c:pt idx="1216">
                  <c:v>-3.1173899999999999</c:v>
                </c:pt>
                <c:pt idx="1217">
                  <c:v>-6.3978470000000005</c:v>
                </c:pt>
                <c:pt idx="1218">
                  <c:v>-3.3717199999999998</c:v>
                </c:pt>
                <c:pt idx="1219">
                  <c:v>-6.8311549999999999</c:v>
                </c:pt>
                <c:pt idx="1220">
                  <c:v>-3.5477020000000001</c:v>
                </c:pt>
                <c:pt idx="1221">
                  <c:v>-7.184965</c:v>
                </c:pt>
                <c:pt idx="1222">
                  <c:v>-3.7325080000000002</c:v>
                </c:pt>
                <c:pt idx="1223">
                  <c:v>-7.5238530000000008</c:v>
                </c:pt>
                <c:pt idx="1224">
                  <c:v>-3.8427660000000001</c:v>
                </c:pt>
                <c:pt idx="1225">
                  <c:v>-7.567977</c:v>
                </c:pt>
                <c:pt idx="1226">
                  <c:v>-3.4698530000000001</c:v>
                </c:pt>
                <c:pt idx="1227">
                  <c:v>-6.6581890000000001</c:v>
                </c:pt>
                <c:pt idx="1228">
                  <c:v>-2.9767700000000001</c:v>
                </c:pt>
                <c:pt idx="1229">
                  <c:v>-5.8479400000000004</c:v>
                </c:pt>
                <c:pt idx="1230">
                  <c:v>-2.835315</c:v>
                </c:pt>
                <c:pt idx="1231">
                  <c:v>-5.6600780000000004</c:v>
                </c:pt>
                <c:pt idx="1232">
                  <c:v>-2.8268070000000001</c:v>
                </c:pt>
                <c:pt idx="1233">
                  <c:v>-5.6450689999999994</c:v>
                </c:pt>
                <c:pt idx="1234">
                  <c:v>-2.7088100000000002</c:v>
                </c:pt>
                <c:pt idx="1235">
                  <c:v>-5.1890460000000003</c:v>
                </c:pt>
                <c:pt idx="1236">
                  <c:v>-2.1939099999999998</c:v>
                </c:pt>
                <c:pt idx="1237">
                  <c:v>-4.0878779999999999</c:v>
                </c:pt>
                <c:pt idx="1238">
                  <c:v>-1.644498</c:v>
                </c:pt>
                <c:pt idx="1239">
                  <c:v>-3.075304</c:v>
                </c:pt>
                <c:pt idx="1240">
                  <c:v>-1.2564139999999999</c:v>
                </c:pt>
                <c:pt idx="1241">
                  <c:v>-2.3596550000000001</c:v>
                </c:pt>
                <c:pt idx="1242">
                  <c:v>-0.97078200000000003</c:v>
                </c:pt>
                <c:pt idx="1243">
                  <c:v>-1.8777900000000001</c:v>
                </c:pt>
                <c:pt idx="1244">
                  <c:v>-0.867892</c:v>
                </c:pt>
                <c:pt idx="1245">
                  <c:v>-1.7012499999999999</c:v>
                </c:pt>
                <c:pt idx="1246">
                  <c:v>-0.77966299999999999</c:v>
                </c:pt>
                <c:pt idx="1247">
                  <c:v>-1.475576</c:v>
                </c:pt>
                <c:pt idx="1248">
                  <c:v>-0.62747200000000003</c:v>
                </c:pt>
                <c:pt idx="1249">
                  <c:v>-1.213905</c:v>
                </c:pt>
                <c:pt idx="1250">
                  <c:v>-0.59823700000000002</c:v>
                </c:pt>
                <c:pt idx="1251">
                  <c:v>-1.2428980000000001</c:v>
                </c:pt>
                <c:pt idx="1252">
                  <c:v>-0.63016300000000003</c:v>
                </c:pt>
                <c:pt idx="1253">
                  <c:v>-1.080552</c:v>
                </c:pt>
                <c:pt idx="1254">
                  <c:v>-8.8384000000000004E-2</c:v>
                </c:pt>
                <c:pt idx="1255">
                  <c:v>0.18133699999999997</c:v>
                </c:pt>
                <c:pt idx="1256">
                  <c:v>0.46376000000000001</c:v>
                </c:pt>
                <c:pt idx="1257">
                  <c:v>0.749834</c:v>
                </c:pt>
                <c:pt idx="1258">
                  <c:v>2.0046999999999999E-2</c:v>
                </c:pt>
                <c:pt idx="1259">
                  <c:v>-0.10854999999999999</c:v>
                </c:pt>
                <c:pt idx="1260">
                  <c:v>-0.13596900000000001</c:v>
                </c:pt>
                <c:pt idx="1261">
                  <c:v>-0.12984100000000001</c:v>
                </c:pt>
                <c:pt idx="1262">
                  <c:v>0.15138699999999999</c:v>
                </c:pt>
                <c:pt idx="1263">
                  <c:v>0.45088699999999998</c:v>
                </c:pt>
                <c:pt idx="1264">
                  <c:v>0.47677599999999998</c:v>
                </c:pt>
                <c:pt idx="1265">
                  <c:v>1.037096</c:v>
                </c:pt>
                <c:pt idx="1266">
                  <c:v>0.67996400000000001</c:v>
                </c:pt>
                <c:pt idx="1267">
                  <c:v>1.5226600000000001</c:v>
                </c:pt>
                <c:pt idx="1268">
                  <c:v>0.93049099999999996</c:v>
                </c:pt>
                <c:pt idx="1269">
                  <c:v>1.961571</c:v>
                </c:pt>
                <c:pt idx="1270">
                  <c:v>1.3529100000000001</c:v>
                </c:pt>
                <c:pt idx="1271">
                  <c:v>3.2179320000000002</c:v>
                </c:pt>
                <c:pt idx="1272">
                  <c:v>2.4069590000000001</c:v>
                </c:pt>
                <c:pt idx="1273">
                  <c:v>5.2365449999999996</c:v>
                </c:pt>
                <c:pt idx="1274">
                  <c:v>3.0707789999999999</c:v>
                </c:pt>
                <c:pt idx="1275">
                  <c:v>6.3227989999999998</c:v>
                </c:pt>
                <c:pt idx="1276">
                  <c:v>3.4578389999999999</c:v>
                </c:pt>
                <c:pt idx="1277">
                  <c:v>7.0794230000000002</c:v>
                </c:pt>
                <c:pt idx="1278">
                  <c:v>3.7171479999999999</c:v>
                </c:pt>
                <c:pt idx="1279">
                  <c:v>7.3732369999999996</c:v>
                </c:pt>
                <c:pt idx="1280">
                  <c:v>3.5475810000000001</c:v>
                </c:pt>
                <c:pt idx="1281">
                  <c:v>7.0121160000000007</c:v>
                </c:pt>
                <c:pt idx="1282">
                  <c:v>3.4536440000000002</c:v>
                </c:pt>
                <c:pt idx="1283">
                  <c:v>6.9310900000000002</c:v>
                </c:pt>
                <c:pt idx="1284">
                  <c:v>3.5624189999999998</c:v>
                </c:pt>
                <c:pt idx="1285">
                  <c:v>7.1988459999999996</c:v>
                </c:pt>
                <c:pt idx="1286">
                  <c:v>3.6719309999999998</c:v>
                </c:pt>
                <c:pt idx="1287">
                  <c:v>7.3620070000000002</c:v>
                </c:pt>
                <c:pt idx="1288">
                  <c:v>3.6193879999999998</c:v>
                </c:pt>
                <c:pt idx="1289">
                  <c:v>7.0995539999999995</c:v>
                </c:pt>
                <c:pt idx="1290">
                  <c:v>3.2494800000000001</c:v>
                </c:pt>
                <c:pt idx="1291">
                  <c:v>6.2076860000000007</c:v>
                </c:pt>
                <c:pt idx="1292">
                  <c:v>2.577779</c:v>
                </c:pt>
                <c:pt idx="1293">
                  <c:v>4.662153</c:v>
                </c:pt>
                <c:pt idx="1294">
                  <c:v>1.523075</c:v>
                </c:pt>
                <c:pt idx="1295">
                  <c:v>2.446542</c:v>
                </c:pt>
                <c:pt idx="1296">
                  <c:v>0.28049299999999999</c:v>
                </c:pt>
                <c:pt idx="1297">
                  <c:v>-7.9276999999999986E-2</c:v>
                </c:pt>
                <c:pt idx="1298">
                  <c:v>-0.96577999999999997</c:v>
                </c:pt>
                <c:pt idx="1299">
                  <c:v>-2.4686409999999999</c:v>
                </c:pt>
                <c:pt idx="1300">
                  <c:v>-1.9793080000000001</c:v>
                </c:pt>
                <c:pt idx="1301">
                  <c:v>-4.3190759999999999</c:v>
                </c:pt>
                <c:pt idx="1302">
                  <c:v>-2.5593140000000001</c:v>
                </c:pt>
                <c:pt idx="1303">
                  <c:v>-5.237107</c:v>
                </c:pt>
                <c:pt idx="1304">
                  <c:v>-2.6861100000000002</c:v>
                </c:pt>
                <c:pt idx="1305">
                  <c:v>-5.3067250000000001</c:v>
                </c:pt>
                <c:pt idx="1306">
                  <c:v>-2.5541510000000001</c:v>
                </c:pt>
                <c:pt idx="1307">
                  <c:v>-5.0780639999999995</c:v>
                </c:pt>
                <c:pt idx="1308">
                  <c:v>-2.5397110000000001</c:v>
                </c:pt>
                <c:pt idx="1309">
                  <c:v>-5.0959370000000002</c:v>
                </c:pt>
                <c:pt idx="1310">
                  <c:v>-2.6012629999999999</c:v>
                </c:pt>
                <c:pt idx="1311">
                  <c:v>-5.251347</c:v>
                </c:pt>
                <c:pt idx="1312">
                  <c:v>-2.6160640000000002</c:v>
                </c:pt>
                <c:pt idx="1313">
                  <c:v>-5.226337</c:v>
                </c:pt>
                <c:pt idx="1314">
                  <c:v>-2.717616</c:v>
                </c:pt>
                <c:pt idx="1315">
                  <c:v>-5.6286860000000001</c:v>
                </c:pt>
                <c:pt idx="1316">
                  <c:v>-3.1871239999999998</c:v>
                </c:pt>
                <c:pt idx="1317">
                  <c:v>-6.6204429999999999</c:v>
                </c:pt>
                <c:pt idx="1318">
                  <c:v>-3.6562000000000001</c:v>
                </c:pt>
                <c:pt idx="1319">
                  <c:v>-7.400315</c:v>
                </c:pt>
                <c:pt idx="1320">
                  <c:v>-3.4653290000000001</c:v>
                </c:pt>
                <c:pt idx="1321">
                  <c:v>-6.4312400000000007</c:v>
                </c:pt>
                <c:pt idx="1322">
                  <c:v>-2.4860690000000001</c:v>
                </c:pt>
                <c:pt idx="1323">
                  <c:v>-4.6628350000000003</c:v>
                </c:pt>
                <c:pt idx="1324">
                  <c:v>-2.0258750000000001</c:v>
                </c:pt>
                <c:pt idx="1325">
                  <c:v>-4.0445609999999999</c:v>
                </c:pt>
                <c:pt idx="1326">
                  <c:v>-2.051393</c:v>
                </c:pt>
                <c:pt idx="1327">
                  <c:v>-4.1094159999999995</c:v>
                </c:pt>
                <c:pt idx="1328">
                  <c:v>-1.9302760000000001</c:v>
                </c:pt>
                <c:pt idx="1329">
                  <c:v>-3.5117260000000003</c:v>
                </c:pt>
                <c:pt idx="1330">
                  <c:v>-1.2492490000000001</c:v>
                </c:pt>
                <c:pt idx="1331">
                  <c:v>-2.2713130000000001</c:v>
                </c:pt>
                <c:pt idx="1332">
                  <c:v>-0.89244999999999997</c:v>
                </c:pt>
                <c:pt idx="1333">
                  <c:v>-1.7395659999999999</c:v>
                </c:pt>
                <c:pt idx="1334">
                  <c:v>-0.71467999999999998</c:v>
                </c:pt>
                <c:pt idx="1335">
                  <c:v>-1.3406319999999998</c:v>
                </c:pt>
                <c:pt idx="1336">
                  <c:v>-0.51454599999999995</c:v>
                </c:pt>
                <c:pt idx="1337">
                  <c:v>-0.90736499999999998</c:v>
                </c:pt>
                <c:pt idx="1338">
                  <c:v>-0.21609400000000001</c:v>
                </c:pt>
                <c:pt idx="1339">
                  <c:v>-0.27614899999999998</c:v>
                </c:pt>
                <c:pt idx="1340">
                  <c:v>6.5680000000000001E-3</c:v>
                </c:pt>
                <c:pt idx="1341">
                  <c:v>-3.0880000000000001E-2</c:v>
                </c:pt>
                <c:pt idx="1342">
                  <c:v>-0.19712199999999999</c:v>
                </c:pt>
                <c:pt idx="1343">
                  <c:v>-0.64358700000000002</c:v>
                </c:pt>
                <c:pt idx="1344">
                  <c:v>-0.56580200000000003</c:v>
                </c:pt>
                <c:pt idx="1345">
                  <c:v>-0.99035800000000007</c:v>
                </c:pt>
                <c:pt idx="1346">
                  <c:v>-0.125116</c:v>
                </c:pt>
                <c:pt idx="1347">
                  <c:v>5.424699999999999E-2</c:v>
                </c:pt>
                <c:pt idx="1348">
                  <c:v>0.27902500000000002</c:v>
                </c:pt>
                <c:pt idx="1349">
                  <c:v>0.484487</c:v>
                </c:pt>
                <c:pt idx="1350">
                  <c:v>3.0809E-2</c:v>
                </c:pt>
                <c:pt idx="1351">
                  <c:v>-5.2090999999999998E-2</c:v>
                </c:pt>
                <c:pt idx="1352">
                  <c:v>2.4874E-2</c:v>
                </c:pt>
                <c:pt idx="1353">
                  <c:v>0.39709899999999998</c:v>
                </c:pt>
                <c:pt idx="1354">
                  <c:v>0.876664</c:v>
                </c:pt>
                <c:pt idx="1355">
                  <c:v>1.984283</c:v>
                </c:pt>
                <c:pt idx="1356">
                  <c:v>0.83404</c:v>
                </c:pt>
                <c:pt idx="1357">
                  <c:v>1.1338300000000001</c:v>
                </c:pt>
                <c:pt idx="1358">
                  <c:v>1.3308E-2</c:v>
                </c:pt>
                <c:pt idx="1359">
                  <c:v>0.27099400000000001</c:v>
                </c:pt>
                <c:pt idx="1360">
                  <c:v>1.0960369999999999</c:v>
                </c:pt>
                <c:pt idx="1361">
                  <c:v>3.2701599999999997</c:v>
                </c:pt>
                <c:pt idx="1362">
                  <c:v>2.9953829999999999</c:v>
                </c:pt>
                <c:pt idx="1363">
                  <c:v>6.4127580000000002</c:v>
                </c:pt>
                <c:pt idx="1364">
                  <c:v>3.4865979999999999</c:v>
                </c:pt>
                <c:pt idx="1365">
                  <c:v>6.9424770000000002</c:v>
                </c:pt>
                <c:pt idx="1366">
                  <c:v>3.4213830000000001</c:v>
                </c:pt>
                <c:pt idx="1367">
                  <c:v>6.7579359999999999</c:v>
                </c:pt>
                <c:pt idx="1368">
                  <c:v>3.2476409999999998</c:v>
                </c:pt>
                <c:pt idx="1369">
                  <c:v>6.452477</c:v>
                </c:pt>
                <c:pt idx="1370">
                  <c:v>3.2289249999999998</c:v>
                </c:pt>
                <c:pt idx="1371">
                  <c:v>6.5096959999999999</c:v>
                </c:pt>
                <c:pt idx="1372">
                  <c:v>3.339378</c:v>
                </c:pt>
                <c:pt idx="1373">
                  <c:v>6.7177819999999997</c:v>
                </c:pt>
                <c:pt idx="1374">
                  <c:v>3.360735</c:v>
                </c:pt>
                <c:pt idx="1375">
                  <c:v>6.6335680000000004</c:v>
                </c:pt>
                <c:pt idx="1376">
                  <c:v>3.1210209999999998</c:v>
                </c:pt>
                <c:pt idx="1377">
                  <c:v>6.0676799999999993</c:v>
                </c:pt>
                <c:pt idx="1378">
                  <c:v>2.7363309999999998</c:v>
                </c:pt>
                <c:pt idx="1379">
                  <c:v>5.2420359999999997</c:v>
                </c:pt>
                <c:pt idx="1380">
                  <c:v>2.2618860000000001</c:v>
                </c:pt>
                <c:pt idx="1381">
                  <c:v>4.2355900000000002</c:v>
                </c:pt>
                <c:pt idx="1382">
                  <c:v>1.637559</c:v>
                </c:pt>
                <c:pt idx="1383">
                  <c:v>2.9391280000000002</c:v>
                </c:pt>
                <c:pt idx="1384">
                  <c:v>0.94307399999999997</c:v>
                </c:pt>
                <c:pt idx="1385">
                  <c:v>1.485293</c:v>
                </c:pt>
                <c:pt idx="1386">
                  <c:v>0.12743699999999999</c:v>
                </c:pt>
                <c:pt idx="1387">
                  <c:v>-0.15027599999999999</c:v>
                </c:pt>
                <c:pt idx="1388">
                  <c:v>-0.69079299999999999</c:v>
                </c:pt>
                <c:pt idx="1389">
                  <c:v>-1.825162</c:v>
                </c:pt>
                <c:pt idx="1390">
                  <c:v>-1.5739669999999999</c:v>
                </c:pt>
                <c:pt idx="1391">
                  <c:v>-3.5286469999999999</c:v>
                </c:pt>
                <c:pt idx="1392">
                  <c:v>-2.2467929999999998</c:v>
                </c:pt>
                <c:pt idx="1393">
                  <c:v>-4.6038189999999997</c:v>
                </c:pt>
                <c:pt idx="1394">
                  <c:v>-2.3618739999999998</c:v>
                </c:pt>
                <c:pt idx="1395">
                  <c:v>-4.687411</c:v>
                </c:pt>
                <c:pt idx="1396">
                  <c:v>-2.2695620000000001</c:v>
                </c:pt>
                <c:pt idx="1397">
                  <c:v>-4.4786029999999997</c:v>
                </c:pt>
                <c:pt idx="1398">
                  <c:v>-2.1528589999999999</c:v>
                </c:pt>
                <c:pt idx="1399">
                  <c:v>-4.3082539999999998</c:v>
                </c:pt>
                <c:pt idx="1400">
                  <c:v>-2.2079309999999999</c:v>
                </c:pt>
                <c:pt idx="1401">
                  <c:v>-4.4304589999999999</c:v>
                </c:pt>
                <c:pt idx="1402">
                  <c:v>-2.329059</c:v>
                </c:pt>
                <c:pt idx="1403">
                  <c:v>-4.8663930000000004</c:v>
                </c:pt>
                <c:pt idx="1404">
                  <c:v>-2.8047409999999999</c:v>
                </c:pt>
                <c:pt idx="1405">
                  <c:v>-5.8705569999999998</c:v>
                </c:pt>
                <c:pt idx="1406">
                  <c:v>-3.2481100000000001</c:v>
                </c:pt>
                <c:pt idx="1407">
                  <c:v>-6.6785600000000001</c:v>
                </c:pt>
                <c:pt idx="1408">
                  <c:v>-3.3937979999999999</c:v>
                </c:pt>
                <c:pt idx="1409">
                  <c:v>-6.4721379999999993</c:v>
                </c:pt>
                <c:pt idx="1410">
                  <c:v>-2.755754</c:v>
                </c:pt>
                <c:pt idx="1411">
                  <c:v>-5.3016909999999999</c:v>
                </c:pt>
                <c:pt idx="1412">
                  <c:v>-2.428185</c:v>
                </c:pt>
                <c:pt idx="1413">
                  <c:v>-4.9204690000000006</c:v>
                </c:pt>
                <c:pt idx="1414">
                  <c:v>-2.5775589999999999</c:v>
                </c:pt>
                <c:pt idx="1415">
                  <c:v>-5.2858739999999997</c:v>
                </c:pt>
                <c:pt idx="1416">
                  <c:v>-2.7732960000000002</c:v>
                </c:pt>
                <c:pt idx="1417">
                  <c:v>-5.553496</c:v>
                </c:pt>
                <c:pt idx="1418">
                  <c:v>-2.61693</c:v>
                </c:pt>
                <c:pt idx="1419">
                  <c:v>-4.8418019999999995</c:v>
                </c:pt>
                <c:pt idx="1420">
                  <c:v>-1.8215570000000001</c:v>
                </c:pt>
                <c:pt idx="1421">
                  <c:v>-3.377732</c:v>
                </c:pt>
                <c:pt idx="1422">
                  <c:v>-1.4047700000000001</c:v>
                </c:pt>
                <c:pt idx="1423">
                  <c:v>-2.7396380000000002</c:v>
                </c:pt>
                <c:pt idx="1424">
                  <c:v>-1.3011250000000001</c:v>
                </c:pt>
                <c:pt idx="1425">
                  <c:v>-2.5586669999999998</c:v>
                </c:pt>
                <c:pt idx="1426">
                  <c:v>-1.140657</c:v>
                </c:pt>
                <c:pt idx="1427">
                  <c:v>-2.0622220000000002</c:v>
                </c:pt>
                <c:pt idx="1428">
                  <c:v>-0.67163799999999996</c:v>
                </c:pt>
                <c:pt idx="1429">
                  <c:v>-1.1419679999999999</c:v>
                </c:pt>
                <c:pt idx="1430">
                  <c:v>-0.368676</c:v>
                </c:pt>
                <c:pt idx="1431">
                  <c:v>-0.73468</c:v>
                </c:pt>
                <c:pt idx="1432">
                  <c:v>-0.43717099999999998</c:v>
                </c:pt>
                <c:pt idx="1433">
                  <c:v>-0.90518999999999994</c:v>
                </c:pt>
                <c:pt idx="1434">
                  <c:v>-0.345885</c:v>
                </c:pt>
                <c:pt idx="1435">
                  <c:v>-0.45367999999999997</c:v>
                </c:pt>
                <c:pt idx="1436">
                  <c:v>0.104986</c:v>
                </c:pt>
                <c:pt idx="1437">
                  <c:v>0.30299799999999999</c:v>
                </c:pt>
                <c:pt idx="1438">
                  <c:v>0.119918</c:v>
                </c:pt>
                <c:pt idx="1439">
                  <c:v>0.202705</c:v>
                </c:pt>
                <c:pt idx="1440">
                  <c:v>0.27739999999999998</c:v>
                </c:pt>
                <c:pt idx="1441">
                  <c:v>0.91126499999999999</c:v>
                </c:pt>
                <c:pt idx="1442">
                  <c:v>0.888741</c:v>
                </c:pt>
                <c:pt idx="1443">
                  <c:v>1.6943220000000001</c:v>
                </c:pt>
                <c:pt idx="1444">
                  <c:v>0.376141</c:v>
                </c:pt>
                <c:pt idx="1445">
                  <c:v>0.17375199999999999</c:v>
                </c:pt>
                <c:pt idx="1446">
                  <c:v>-0.63391600000000004</c:v>
                </c:pt>
                <c:pt idx="1447">
                  <c:v>-1.3513930000000001</c:v>
                </c:pt>
                <c:pt idx="1448">
                  <c:v>-0.46388000000000001</c:v>
                </c:pt>
                <c:pt idx="1449">
                  <c:v>-0.45655499999999999</c:v>
                </c:pt>
                <c:pt idx="1450">
                  <c:v>0.47248200000000001</c:v>
                </c:pt>
                <c:pt idx="1451">
                  <c:v>1.1561969999999999</c:v>
                </c:pt>
                <c:pt idx="1452">
                  <c:v>0.68197200000000002</c:v>
                </c:pt>
                <c:pt idx="1453">
                  <c:v>1.3943530000000002</c:v>
                </c:pt>
                <c:pt idx="1454">
                  <c:v>0.92800300000000002</c:v>
                </c:pt>
                <c:pt idx="1455">
                  <c:v>2.29548</c:v>
                </c:pt>
                <c:pt idx="1456">
                  <c:v>1.7967900000000001</c:v>
                </c:pt>
                <c:pt idx="1457">
                  <c:v>3.9880150000000003</c:v>
                </c:pt>
                <c:pt idx="1458">
                  <c:v>2.5338530000000001</c:v>
                </c:pt>
                <c:pt idx="1459">
                  <c:v>5.3304600000000004</c:v>
                </c:pt>
                <c:pt idx="1460">
                  <c:v>2.9836399999999998</c:v>
                </c:pt>
                <c:pt idx="1461">
                  <c:v>6.1068639999999998</c:v>
                </c:pt>
                <c:pt idx="1462">
                  <c:v>3.1731790000000002</c:v>
                </c:pt>
                <c:pt idx="1463">
                  <c:v>6.3904420000000002</c:v>
                </c:pt>
                <c:pt idx="1464">
                  <c:v>3.2332649999999998</c:v>
                </c:pt>
                <c:pt idx="1465">
                  <c:v>6.4472399999999999</c:v>
                </c:pt>
                <c:pt idx="1466">
                  <c:v>3.1385990000000001</c:v>
                </c:pt>
                <c:pt idx="1467">
                  <c:v>6.1333800000000007</c:v>
                </c:pt>
                <c:pt idx="1468">
                  <c:v>2.788627</c:v>
                </c:pt>
                <c:pt idx="1469">
                  <c:v>5.3257969999999997</c:v>
                </c:pt>
                <c:pt idx="1470">
                  <c:v>2.209454</c:v>
                </c:pt>
                <c:pt idx="1471">
                  <c:v>3.9531939999999999</c:v>
                </c:pt>
                <c:pt idx="1472">
                  <c:v>1.1628890000000001</c:v>
                </c:pt>
                <c:pt idx="1473">
                  <c:v>1.6763300000000001</c:v>
                </c:pt>
                <c:pt idx="1474">
                  <c:v>-0.146735</c:v>
                </c:pt>
                <c:pt idx="1475">
                  <c:v>-0.91177599999999992</c:v>
                </c:pt>
                <c:pt idx="1476">
                  <c:v>-1.2926660000000001</c:v>
                </c:pt>
                <c:pt idx="1477">
                  <c:v>-2.9568240000000001</c:v>
                </c:pt>
                <c:pt idx="1478">
                  <c:v>-1.8888799999999999</c:v>
                </c:pt>
                <c:pt idx="1479">
                  <c:v>-3.954272</c:v>
                </c:pt>
                <c:pt idx="1480">
                  <c:v>-2.237733</c:v>
                </c:pt>
                <c:pt idx="1481">
                  <c:v>-4.5794119999999996</c:v>
                </c:pt>
                <c:pt idx="1482">
                  <c:v>-2.435079</c:v>
                </c:pt>
                <c:pt idx="1483">
                  <c:v>-4.9192669999999996</c:v>
                </c:pt>
                <c:pt idx="1484">
                  <c:v>-2.418361</c:v>
                </c:pt>
                <c:pt idx="1485">
                  <c:v>-4.7424569999999999</c:v>
                </c:pt>
                <c:pt idx="1486">
                  <c:v>-2.2978360000000002</c:v>
                </c:pt>
                <c:pt idx="1487">
                  <c:v>-4.7060209999999998</c:v>
                </c:pt>
                <c:pt idx="1488">
                  <c:v>-2.6141939999999999</c:v>
                </c:pt>
                <c:pt idx="1489">
                  <c:v>-5.4465649999999997</c:v>
                </c:pt>
                <c:pt idx="1490">
                  <c:v>-3.029576</c:v>
                </c:pt>
                <c:pt idx="1491">
                  <c:v>-6.2119049999999998</c:v>
                </c:pt>
                <c:pt idx="1492">
                  <c:v>-3.099332</c:v>
                </c:pt>
                <c:pt idx="1493">
                  <c:v>-5.9786489999999999</c:v>
                </c:pt>
                <c:pt idx="1494">
                  <c:v>-2.672701</c:v>
                </c:pt>
                <c:pt idx="1495">
                  <c:v>-5.222747</c:v>
                </c:pt>
                <c:pt idx="1496">
                  <c:v>-2.500553</c:v>
                </c:pt>
                <c:pt idx="1497">
                  <c:v>-5.0604379999999995</c:v>
                </c:pt>
                <c:pt idx="1498">
                  <c:v>-2.681905</c:v>
                </c:pt>
                <c:pt idx="1499">
                  <c:v>-5.5072729999999996</c:v>
                </c:pt>
                <c:pt idx="1500">
                  <c:v>-2.9287100000000001</c:v>
                </c:pt>
                <c:pt idx="1501">
                  <c:v>-5.7863179999999996</c:v>
                </c:pt>
                <c:pt idx="1502">
                  <c:v>-2.5314040000000002</c:v>
                </c:pt>
                <c:pt idx="1503">
                  <c:v>-4.5633780000000002</c:v>
                </c:pt>
                <c:pt idx="1504">
                  <c:v>-1.566052</c:v>
                </c:pt>
                <c:pt idx="1505">
                  <c:v>-2.8217639999999999</c:v>
                </c:pt>
                <c:pt idx="1506">
                  <c:v>-1.081588</c:v>
                </c:pt>
                <c:pt idx="1507">
                  <c:v>-2.091075</c:v>
                </c:pt>
                <c:pt idx="1508">
                  <c:v>-0.95239499999999999</c:v>
                </c:pt>
                <c:pt idx="1509">
                  <c:v>-1.8024740000000001</c:v>
                </c:pt>
                <c:pt idx="1510">
                  <c:v>-0.71805200000000002</c:v>
                </c:pt>
                <c:pt idx="1511">
                  <c:v>-1.307798</c:v>
                </c:pt>
                <c:pt idx="1512">
                  <c:v>-0.51721399999999995</c:v>
                </c:pt>
                <c:pt idx="1513">
                  <c:v>-1.005012</c:v>
                </c:pt>
                <c:pt idx="1514">
                  <c:v>-0.41896899999999998</c:v>
                </c:pt>
                <c:pt idx="1515">
                  <c:v>-0.66460199999999992</c:v>
                </c:pt>
                <c:pt idx="1516">
                  <c:v>-4.0757000000000002E-2</c:v>
                </c:pt>
                <c:pt idx="1517">
                  <c:v>3.9641999999999997E-2</c:v>
                </c:pt>
                <c:pt idx="1518">
                  <c:v>6.8648000000000001E-2</c:v>
                </c:pt>
                <c:pt idx="1519">
                  <c:v>-1.4007999999999993E-2</c:v>
                </c:pt>
                <c:pt idx="1520">
                  <c:v>-0.30216900000000002</c:v>
                </c:pt>
                <c:pt idx="1521">
                  <c:v>-0.6659250000000001</c:v>
                </c:pt>
                <c:pt idx="1522">
                  <c:v>-0.26283899999999999</c:v>
                </c:pt>
                <c:pt idx="1523">
                  <c:v>-0.29417599999999999</c:v>
                </c:pt>
                <c:pt idx="1524">
                  <c:v>0.13794100000000001</c:v>
                </c:pt>
                <c:pt idx="1525">
                  <c:v>0.27343800000000001</c:v>
                </c:pt>
                <c:pt idx="1526">
                  <c:v>4.6067999999999998E-2</c:v>
                </c:pt>
                <c:pt idx="1527">
                  <c:v>3.5626999999999999E-2</c:v>
                </c:pt>
                <c:pt idx="1528">
                  <c:v>0.105992</c:v>
                </c:pt>
                <c:pt idx="1529">
                  <c:v>0.539466</c:v>
                </c:pt>
                <c:pt idx="1530">
                  <c:v>1.0540860000000001</c:v>
                </c:pt>
                <c:pt idx="1531">
                  <c:v>2.884379</c:v>
                </c:pt>
                <c:pt idx="1532">
                  <c:v>2.4301710000000001</c:v>
                </c:pt>
                <c:pt idx="1533">
                  <c:v>4.9616500000000006</c:v>
                </c:pt>
                <c:pt idx="1534">
                  <c:v>2.059965</c:v>
                </c:pt>
                <c:pt idx="1535">
                  <c:v>3.5806820000000004</c:v>
                </c:pt>
                <c:pt idx="1536">
                  <c:v>1.325107</c:v>
                </c:pt>
                <c:pt idx="1537">
                  <c:v>2.9794840000000002</c:v>
                </c:pt>
                <c:pt idx="1538">
                  <c:v>2.337615</c:v>
                </c:pt>
                <c:pt idx="1539">
                  <c:v>5.6559659999999994</c:v>
                </c:pt>
                <c:pt idx="1540">
                  <c:v>4.0210090000000003</c:v>
                </c:pt>
                <c:pt idx="1541">
                  <c:v>8.386673</c:v>
                </c:pt>
                <c:pt idx="1542">
                  <c:v>4.4769759999999996</c:v>
                </c:pt>
                <c:pt idx="1543">
                  <c:v>8.9075260000000007</c:v>
                </c:pt>
                <c:pt idx="1544">
                  <c:v>4.253412</c:v>
                </c:pt>
                <c:pt idx="1545">
                  <c:v>8.2968010000000003</c:v>
                </c:pt>
                <c:pt idx="1546">
                  <c:v>3.8544420000000001</c:v>
                </c:pt>
                <c:pt idx="1547">
                  <c:v>7.5976780000000002</c:v>
                </c:pt>
                <c:pt idx="1548">
                  <c:v>3.7121949999999999</c:v>
                </c:pt>
                <c:pt idx="1549">
                  <c:v>7.4320599999999999</c:v>
                </c:pt>
                <c:pt idx="1550">
                  <c:v>3.7413349999999999</c:v>
                </c:pt>
                <c:pt idx="1551">
                  <c:v>7.4455</c:v>
                </c:pt>
                <c:pt idx="1552">
                  <c:v>3.5608849999999999</c:v>
                </c:pt>
                <c:pt idx="1553">
                  <c:v>6.8848099999999999</c:v>
                </c:pt>
                <c:pt idx="1554">
                  <c:v>2.9884469999999999</c:v>
                </c:pt>
                <c:pt idx="1555">
                  <c:v>5.5446539999999995</c:v>
                </c:pt>
                <c:pt idx="1556">
                  <c:v>2.0409570000000001</c:v>
                </c:pt>
                <c:pt idx="1557">
                  <c:v>3.4837889999999998</c:v>
                </c:pt>
                <c:pt idx="1558">
                  <c:v>0.76939500000000005</c:v>
                </c:pt>
                <c:pt idx="1559">
                  <c:v>0.82413800000000004</c:v>
                </c:pt>
                <c:pt idx="1560">
                  <c:v>-0.61606499999999997</c:v>
                </c:pt>
                <c:pt idx="1561">
                  <c:v>-1.8254049999999999</c:v>
                </c:pt>
                <c:pt idx="1562">
                  <c:v>-1.669889</c:v>
                </c:pt>
                <c:pt idx="1563">
                  <c:v>-3.6719219999999999</c:v>
                </c:pt>
                <c:pt idx="1564">
                  <c:v>-2.1913360000000002</c:v>
                </c:pt>
                <c:pt idx="1565">
                  <c:v>-4.3820209999999999</c:v>
                </c:pt>
                <c:pt idx="1566">
                  <c:v>-2.1134379999999999</c:v>
                </c:pt>
                <c:pt idx="1567">
                  <c:v>-4.1690930000000002</c:v>
                </c:pt>
                <c:pt idx="1568">
                  <c:v>-2.0816750000000002</c:v>
                </c:pt>
                <c:pt idx="1569">
                  <c:v>-4.2542650000000002</c:v>
                </c:pt>
                <c:pt idx="1570">
                  <c:v>-2.2664870000000001</c:v>
                </c:pt>
                <c:pt idx="1571">
                  <c:v>-4.6589200000000002</c:v>
                </c:pt>
                <c:pt idx="1572">
                  <c:v>-2.466507</c:v>
                </c:pt>
                <c:pt idx="1573">
                  <c:v>-4.9730650000000001</c:v>
                </c:pt>
                <c:pt idx="1574">
                  <c:v>-2.6606529999999999</c:v>
                </c:pt>
                <c:pt idx="1575">
                  <c:v>-5.5646810000000002</c:v>
                </c:pt>
                <c:pt idx="1576">
                  <c:v>-3.17028</c:v>
                </c:pt>
                <c:pt idx="1577">
                  <c:v>-6.5771259999999998</c:v>
                </c:pt>
                <c:pt idx="1578">
                  <c:v>-3.634547</c:v>
                </c:pt>
                <c:pt idx="1579">
                  <c:v>-7.532292</c:v>
                </c:pt>
                <c:pt idx="1580">
                  <c:v>-3.9537439999999999</c:v>
                </c:pt>
                <c:pt idx="1581">
                  <c:v>-7.8001629999999995</c:v>
                </c:pt>
                <c:pt idx="1582">
                  <c:v>-3.683227</c:v>
                </c:pt>
                <c:pt idx="1583">
                  <c:v>-7.2236010000000004</c:v>
                </c:pt>
                <c:pt idx="1584">
                  <c:v>-3.4074309999999999</c:v>
                </c:pt>
                <c:pt idx="1585">
                  <c:v>-6.7572679999999998</c:v>
                </c:pt>
                <c:pt idx="1586">
                  <c:v>-3.3195000000000001</c:v>
                </c:pt>
                <c:pt idx="1587">
                  <c:v>-6.6246100000000006</c:v>
                </c:pt>
                <c:pt idx="1588">
                  <c:v>-3.245012</c:v>
                </c:pt>
                <c:pt idx="1589">
                  <c:v>-6.2676270000000001</c:v>
                </c:pt>
                <c:pt idx="1590">
                  <c:v>-2.7542499999999999</c:v>
                </c:pt>
                <c:pt idx="1591">
                  <c:v>-5.2902069999999997</c:v>
                </c:pt>
                <c:pt idx="1592">
                  <c:v>-2.2860490000000002</c:v>
                </c:pt>
                <c:pt idx="1593">
                  <c:v>-4.2852250000000005</c:v>
                </c:pt>
                <c:pt idx="1594">
                  <c:v>-1.770748</c:v>
                </c:pt>
                <c:pt idx="1595">
                  <c:v>-3.441916</c:v>
                </c:pt>
                <c:pt idx="1596">
                  <c:v>-1.6621649999999999</c:v>
                </c:pt>
                <c:pt idx="1597">
                  <c:v>-3.2550879999999998</c:v>
                </c:pt>
                <c:pt idx="1598">
                  <c:v>-1.3963779999999999</c:v>
                </c:pt>
                <c:pt idx="1599">
                  <c:v>-2.5256400000000001</c:v>
                </c:pt>
                <c:pt idx="1600">
                  <c:v>-0.85036900000000004</c:v>
                </c:pt>
                <c:pt idx="1601">
                  <c:v>-1.474837</c:v>
                </c:pt>
                <c:pt idx="1602">
                  <c:v>-0.50990999999999997</c:v>
                </c:pt>
                <c:pt idx="1603">
                  <c:v>-1.0110600000000001</c:v>
                </c:pt>
                <c:pt idx="1604">
                  <c:v>-0.52535299999999996</c:v>
                </c:pt>
                <c:pt idx="1605">
                  <c:v>-0.99434999999999996</c:v>
                </c:pt>
                <c:pt idx="1606">
                  <c:v>-0.24115</c:v>
                </c:pt>
                <c:pt idx="1607">
                  <c:v>-0.139849</c:v>
                </c:pt>
                <c:pt idx="1608">
                  <c:v>0.38383200000000001</c:v>
                </c:pt>
                <c:pt idx="1609">
                  <c:v>0.86002699999999999</c:v>
                </c:pt>
                <c:pt idx="1610">
                  <c:v>0.35714800000000002</c:v>
                </c:pt>
                <c:pt idx="1611">
                  <c:v>0.49823600000000001</c:v>
                </c:pt>
                <c:pt idx="1612">
                  <c:v>1.0533000000000001E-2</c:v>
                </c:pt>
                <c:pt idx="1613">
                  <c:v>9.3756000000000006E-2</c:v>
                </c:pt>
                <c:pt idx="1614">
                  <c:v>0.35208200000000001</c:v>
                </c:pt>
                <c:pt idx="1615">
                  <c:v>1.0227759999999999</c:v>
                </c:pt>
                <c:pt idx="1616">
                  <c:v>0.964673</c:v>
                </c:pt>
                <c:pt idx="1617">
                  <c:v>2.1795399999999998</c:v>
                </c:pt>
                <c:pt idx="1618">
                  <c:v>1.488219</c:v>
                </c:pt>
                <c:pt idx="1619">
                  <c:v>3.2284949999999997</c:v>
                </c:pt>
                <c:pt idx="1620">
                  <c:v>1.9513910000000001</c:v>
                </c:pt>
                <c:pt idx="1621">
                  <c:v>4.0404520000000002</c:v>
                </c:pt>
                <c:pt idx="1622">
                  <c:v>2.1997239999999998</c:v>
                </c:pt>
                <c:pt idx="1623">
                  <c:v>4.6705389999999998</c:v>
                </c:pt>
                <c:pt idx="1624">
                  <c:v>2.924401</c:v>
                </c:pt>
                <c:pt idx="1625">
                  <c:v>6.3494150000000005</c:v>
                </c:pt>
                <c:pt idx="1626">
                  <c:v>3.7812779999999999</c:v>
                </c:pt>
                <c:pt idx="1627">
                  <c:v>7.6684700000000001</c:v>
                </c:pt>
                <c:pt idx="1628">
                  <c:v>3.7430099999999999</c:v>
                </c:pt>
                <c:pt idx="1629">
                  <c:v>7.1647230000000004</c:v>
                </c:pt>
                <c:pt idx="1630">
                  <c:v>3.0412620000000001</c:v>
                </c:pt>
                <c:pt idx="1631">
                  <c:v>5.7590409999999999</c:v>
                </c:pt>
                <c:pt idx="1632">
                  <c:v>2.4884469999999999</c:v>
                </c:pt>
                <c:pt idx="1633">
                  <c:v>4.8319770000000002</c:v>
                </c:pt>
                <c:pt idx="1634">
                  <c:v>2.256812</c:v>
                </c:pt>
                <c:pt idx="1635">
                  <c:v>4.4905170000000005</c:v>
                </c:pt>
                <c:pt idx="1636">
                  <c:v>2.2100770000000001</c:v>
                </c:pt>
                <c:pt idx="1637">
                  <c:v>4.3558430000000001</c:v>
                </c:pt>
                <c:pt idx="1638">
                  <c:v>2.0237620000000001</c:v>
                </c:pt>
                <c:pt idx="1639">
                  <c:v>3.8784689999999999</c:v>
                </c:pt>
                <c:pt idx="1640">
                  <c:v>1.6513850000000001</c:v>
                </c:pt>
                <c:pt idx="1641">
                  <c:v>3.0629879999999998</c:v>
                </c:pt>
                <c:pt idx="1642">
                  <c:v>1.141524</c:v>
                </c:pt>
                <c:pt idx="1643">
                  <c:v>1.9985110000000001</c:v>
                </c:pt>
                <c:pt idx="1644">
                  <c:v>0.57369999999999999</c:v>
                </c:pt>
                <c:pt idx="1645">
                  <c:v>0.91134300000000001</c:v>
                </c:pt>
                <c:pt idx="1646">
                  <c:v>0.16222900000000001</c:v>
                </c:pt>
                <c:pt idx="1647">
                  <c:v>0.21291100000000002</c:v>
                </c:pt>
                <c:pt idx="1648">
                  <c:v>9.0390000000000002E-3</c:v>
                </c:pt>
                <c:pt idx="1649">
                  <c:v>9.2250000000000006E-3</c:v>
                </c:pt>
                <c:pt idx="1650">
                  <c:v>-2.1083999999999999E-2</c:v>
                </c:pt>
                <c:pt idx="1651">
                  <c:v>-0.148865</c:v>
                </c:pt>
                <c:pt idx="1652">
                  <c:v>-0.28680499999999998</c:v>
                </c:pt>
                <c:pt idx="1653">
                  <c:v>-0.782501</c:v>
                </c:pt>
                <c:pt idx="1654">
                  <c:v>-0.74715900000000002</c:v>
                </c:pt>
                <c:pt idx="1655">
                  <c:v>-1.67581</c:v>
                </c:pt>
                <c:pt idx="1656">
                  <c:v>-1.0946990000000001</c:v>
                </c:pt>
                <c:pt idx="1657">
                  <c:v>-2.4527830000000002</c:v>
                </c:pt>
                <c:pt idx="1658">
                  <c:v>-1.691873</c:v>
                </c:pt>
                <c:pt idx="1659">
                  <c:v>-3.7642540000000002</c:v>
                </c:pt>
                <c:pt idx="1660">
                  <c:v>-2.3940229999999998</c:v>
                </c:pt>
                <c:pt idx="1661">
                  <c:v>-5.0211310000000005</c:v>
                </c:pt>
                <c:pt idx="1662">
                  <c:v>-2.8680110000000001</c:v>
                </c:pt>
                <c:pt idx="1663">
                  <c:v>-5.7107429999999999</c:v>
                </c:pt>
                <c:pt idx="1664">
                  <c:v>-2.6545179999999999</c:v>
                </c:pt>
                <c:pt idx="1665">
                  <c:v>-5.2375659999999993</c:v>
                </c:pt>
                <c:pt idx="1666">
                  <c:v>-2.6531859999999998</c:v>
                </c:pt>
                <c:pt idx="1667">
                  <c:v>-5.4346180000000004</c:v>
                </c:pt>
                <c:pt idx="1668">
                  <c:v>-2.9492099999999999</c:v>
                </c:pt>
                <c:pt idx="1669">
                  <c:v>-6.0474069999999998</c:v>
                </c:pt>
                <c:pt idx="1670">
                  <c:v>-3.1417229999999998</c:v>
                </c:pt>
                <c:pt idx="1671">
                  <c:v>-6.2666690000000003</c:v>
                </c:pt>
                <c:pt idx="1672">
                  <c:v>-2.9595959999999999</c:v>
                </c:pt>
                <c:pt idx="1673">
                  <c:v>-5.5823320000000001</c:v>
                </c:pt>
                <c:pt idx="1674">
                  <c:v>-2.3150580000000001</c:v>
                </c:pt>
                <c:pt idx="1675">
                  <c:v>-4.3574389999999994</c:v>
                </c:pt>
                <c:pt idx="1676">
                  <c:v>-1.844562</c:v>
                </c:pt>
                <c:pt idx="1677">
                  <c:v>-3.5570200000000001</c:v>
                </c:pt>
                <c:pt idx="1678">
                  <c:v>-1.626698</c:v>
                </c:pt>
                <c:pt idx="1679">
                  <c:v>-3.2059500000000001</c:v>
                </c:pt>
                <c:pt idx="1680">
                  <c:v>-1.466288</c:v>
                </c:pt>
                <c:pt idx="1681">
                  <c:v>-2.7613310000000002</c:v>
                </c:pt>
                <c:pt idx="1682">
                  <c:v>-1.1297569999999999</c:v>
                </c:pt>
                <c:pt idx="1683">
                  <c:v>-2.1025369999999999</c:v>
                </c:pt>
                <c:pt idx="1684">
                  <c:v>-0.78591299999999997</c:v>
                </c:pt>
                <c:pt idx="1685">
                  <c:v>-1.360036</c:v>
                </c:pt>
                <c:pt idx="1686">
                  <c:v>-0.35736800000000002</c:v>
                </c:pt>
                <c:pt idx="1687">
                  <c:v>-0.48800600000000005</c:v>
                </c:pt>
                <c:pt idx="1688">
                  <c:v>9.2865000000000003E-2</c:v>
                </c:pt>
                <c:pt idx="1689">
                  <c:v>0.38680599999999998</c:v>
                </c:pt>
                <c:pt idx="1690">
                  <c:v>0.41098200000000001</c:v>
                </c:pt>
                <c:pt idx="1691">
                  <c:v>0.84279000000000004</c:v>
                </c:pt>
                <c:pt idx="1692">
                  <c:v>0.38395699999999999</c:v>
                </c:pt>
                <c:pt idx="1693">
                  <c:v>0.79258000000000006</c:v>
                </c:pt>
                <c:pt idx="1694">
                  <c:v>0.54882699999999995</c:v>
                </c:pt>
                <c:pt idx="1695">
                  <c:v>1.313796</c:v>
                </c:pt>
                <c:pt idx="1696">
                  <c:v>0.95983700000000005</c:v>
                </c:pt>
                <c:pt idx="1697">
                  <c:v>2.0497879999999999</c:v>
                </c:pt>
                <c:pt idx="1698">
                  <c:v>1.236159</c:v>
                </c:pt>
                <c:pt idx="1699">
                  <c:v>2.8523389999999997</c:v>
                </c:pt>
                <c:pt idx="1700">
                  <c:v>2.1876669999999998</c:v>
                </c:pt>
                <c:pt idx="1701">
                  <c:v>5.1628309999999997</c:v>
                </c:pt>
                <c:pt idx="1702">
                  <c:v>3.838927</c:v>
                </c:pt>
                <c:pt idx="1703">
                  <c:v>8.4863889999999991</c:v>
                </c:pt>
                <c:pt idx="1704">
                  <c:v>5.0941049999999999</c:v>
                </c:pt>
                <c:pt idx="1705">
                  <c:v>10.196315</c:v>
                </c:pt>
                <c:pt idx="1706">
                  <c:v>4.7148310000000002</c:v>
                </c:pt>
                <c:pt idx="1707">
                  <c:v>8.8921810000000008</c:v>
                </c:pt>
                <c:pt idx="1708">
                  <c:v>3.6728459999999998</c:v>
                </c:pt>
                <c:pt idx="1709">
                  <c:v>6.9000539999999999</c:v>
                </c:pt>
                <c:pt idx="1710">
                  <c:v>2.936064</c:v>
                </c:pt>
                <c:pt idx="1711">
                  <c:v>5.6881370000000002</c:v>
                </c:pt>
                <c:pt idx="1712">
                  <c:v>2.6080130000000001</c:v>
                </c:pt>
                <c:pt idx="1713">
                  <c:v>5.0974310000000003</c:v>
                </c:pt>
                <c:pt idx="1714">
                  <c:v>2.35039</c:v>
                </c:pt>
                <c:pt idx="1715">
                  <c:v>4.5247549999999999</c:v>
                </c:pt>
                <c:pt idx="1716">
                  <c:v>1.957068</c:v>
                </c:pt>
                <c:pt idx="1717">
                  <c:v>3.6815040000000003</c:v>
                </c:pt>
                <c:pt idx="1718">
                  <c:v>1.4895419999999999</c:v>
                </c:pt>
                <c:pt idx="1719">
                  <c:v>2.768942</c:v>
                </c:pt>
                <c:pt idx="1720">
                  <c:v>1.0688629999999999</c:v>
                </c:pt>
                <c:pt idx="1721">
                  <c:v>1.8972519999999999</c:v>
                </c:pt>
                <c:pt idx="1722">
                  <c:v>0.57875799999999999</c:v>
                </c:pt>
                <c:pt idx="1723">
                  <c:v>0.93943100000000002</c:v>
                </c:pt>
                <c:pt idx="1724">
                  <c:v>0.19558800000000001</c:v>
                </c:pt>
                <c:pt idx="1725">
                  <c:v>0.29066200000000003</c:v>
                </c:pt>
                <c:pt idx="1726">
                  <c:v>3.0249000000000002E-2</c:v>
                </c:pt>
                <c:pt idx="1727">
                  <c:v>-4.2140999999999998E-2</c:v>
                </c:pt>
                <c:pt idx="1728">
                  <c:v>-0.227995</c:v>
                </c:pt>
                <c:pt idx="1729">
                  <c:v>-0.59622799999999998</c:v>
                </c:pt>
                <c:pt idx="1730">
                  <c:v>-0.47208600000000001</c:v>
                </c:pt>
                <c:pt idx="1731">
                  <c:v>-1.0547759999999999</c:v>
                </c:pt>
                <c:pt idx="1732">
                  <c:v>-0.70876899999999998</c:v>
                </c:pt>
                <c:pt idx="1733">
                  <c:v>-1.559517</c:v>
                </c:pt>
                <c:pt idx="1734">
                  <c:v>-1.053852</c:v>
                </c:pt>
                <c:pt idx="1735">
                  <c:v>-2.3096190000000001</c:v>
                </c:pt>
                <c:pt idx="1736">
                  <c:v>-1.4853810000000001</c:v>
                </c:pt>
                <c:pt idx="1737">
                  <c:v>-3.2115999999999998</c:v>
                </c:pt>
                <c:pt idx="1738">
                  <c:v>-1.8206310000000001</c:v>
                </c:pt>
                <c:pt idx="1739">
                  <c:v>-3.630922</c:v>
                </c:pt>
                <c:pt idx="1740">
                  <c:v>-1.8752930000000001</c:v>
                </c:pt>
                <c:pt idx="1741">
                  <c:v>-3.9019509999999999</c:v>
                </c:pt>
                <c:pt idx="1742">
                  <c:v>-2.21977</c:v>
                </c:pt>
                <c:pt idx="1743">
                  <c:v>-4.6826819999999998</c:v>
                </c:pt>
                <c:pt idx="1744">
                  <c:v>-2.7529859999999999</c:v>
                </c:pt>
                <c:pt idx="1745">
                  <c:v>-5.8149709999999999</c:v>
                </c:pt>
                <c:pt idx="1746">
                  <c:v>-3.3603230000000002</c:v>
                </c:pt>
                <c:pt idx="1747">
                  <c:v>-6.9053630000000004</c:v>
                </c:pt>
                <c:pt idx="1748">
                  <c:v>-3.5817779999999999</c:v>
                </c:pt>
                <c:pt idx="1749">
                  <c:v>-7.1581539999999997</c:v>
                </c:pt>
                <c:pt idx="1750">
                  <c:v>-3.5829559999999998</c:v>
                </c:pt>
                <c:pt idx="1751">
                  <c:v>-7.1355909999999998</c:v>
                </c:pt>
                <c:pt idx="1752">
                  <c:v>-3.4809420000000002</c:v>
                </c:pt>
                <c:pt idx="1753">
                  <c:v>-6.7773120000000002</c:v>
                </c:pt>
                <c:pt idx="1754">
                  <c:v>-3.0157880000000001</c:v>
                </c:pt>
                <c:pt idx="1755">
                  <c:v>-5.7276679999999995</c:v>
                </c:pt>
                <c:pt idx="1756">
                  <c:v>-2.3664079999999998</c:v>
                </c:pt>
                <c:pt idx="1757">
                  <c:v>-4.368214</c:v>
                </c:pt>
                <c:pt idx="1758">
                  <c:v>-1.670919</c:v>
                </c:pt>
                <c:pt idx="1759">
                  <c:v>-3.075777</c:v>
                </c:pt>
                <c:pt idx="1760">
                  <c:v>-1.2271730000000001</c:v>
                </c:pt>
                <c:pt idx="1761">
                  <c:v>-2.3630459999999998</c:v>
                </c:pt>
                <c:pt idx="1762">
                  <c:v>-1.108749</c:v>
                </c:pt>
                <c:pt idx="1763">
                  <c:v>-2.21726</c:v>
                </c:pt>
                <c:pt idx="1764">
                  <c:v>-1.0681020000000001</c:v>
                </c:pt>
                <c:pt idx="1765">
                  <c:v>-2.016797</c:v>
                </c:pt>
                <c:pt idx="1766">
                  <c:v>-0.75906300000000004</c:v>
                </c:pt>
                <c:pt idx="1767">
                  <c:v>-1.316484</c:v>
                </c:pt>
                <c:pt idx="1768">
                  <c:v>-0.40804099999999999</c:v>
                </c:pt>
                <c:pt idx="1769">
                  <c:v>-0.71382199999999996</c:v>
                </c:pt>
                <c:pt idx="1770">
                  <c:v>-0.165601</c:v>
                </c:pt>
                <c:pt idx="1771">
                  <c:v>-8.4844000000000003E-2</c:v>
                </c:pt>
                <c:pt idx="1772">
                  <c:v>0.43460500000000002</c:v>
                </c:pt>
                <c:pt idx="1773">
                  <c:v>1.241268</c:v>
                </c:pt>
                <c:pt idx="1774">
                  <c:v>1.0725800000000001</c:v>
                </c:pt>
                <c:pt idx="1775">
                  <c:v>2.1429450000000001</c:v>
                </c:pt>
                <c:pt idx="1776">
                  <c:v>0.80604900000000002</c:v>
                </c:pt>
                <c:pt idx="1777">
                  <c:v>1.26325</c:v>
                </c:pt>
                <c:pt idx="1778">
                  <c:v>0.26219199999999998</c:v>
                </c:pt>
                <c:pt idx="1779">
                  <c:v>0.62097399999999991</c:v>
                </c:pt>
                <c:pt idx="1780">
                  <c:v>0.67995700000000003</c:v>
                </c:pt>
                <c:pt idx="1781">
                  <c:v>1.7189610000000002</c:v>
                </c:pt>
                <c:pt idx="1782">
                  <c:v>1.308816</c:v>
                </c:pt>
                <c:pt idx="1783">
                  <c:v>2.7987000000000002</c:v>
                </c:pt>
                <c:pt idx="1784">
                  <c:v>1.6298319999999999</c:v>
                </c:pt>
                <c:pt idx="1785">
                  <c:v>3.5308079999999999</c:v>
                </c:pt>
                <c:pt idx="1786">
                  <c:v>2.4635009999999999</c:v>
                </c:pt>
                <c:pt idx="1787">
                  <c:v>5.7382790000000004</c:v>
                </c:pt>
                <c:pt idx="1788">
                  <c:v>4.0831770000000001</c:v>
                </c:pt>
                <c:pt idx="1789">
                  <c:v>8.6574010000000001</c:v>
                </c:pt>
                <c:pt idx="1790">
                  <c:v>4.8022869999999998</c:v>
                </c:pt>
                <c:pt idx="1791">
                  <c:v>9.5946239999999996</c:v>
                </c:pt>
                <c:pt idx="1792">
                  <c:v>4.6247290000000003</c:v>
                </c:pt>
                <c:pt idx="1793">
                  <c:v>9.0255700000000001</c:v>
                </c:pt>
                <c:pt idx="1794">
                  <c:v>4.1278280000000001</c:v>
                </c:pt>
                <c:pt idx="1795">
                  <c:v>7.9026909999999999</c:v>
                </c:pt>
                <c:pt idx="1796">
                  <c:v>3.3615469999999998</c:v>
                </c:pt>
                <c:pt idx="1797">
                  <c:v>6.2944279999999999</c:v>
                </c:pt>
                <c:pt idx="1798">
                  <c:v>2.5454409999999998</c:v>
                </c:pt>
                <c:pt idx="1799">
                  <c:v>4.8106460000000002</c:v>
                </c:pt>
                <c:pt idx="1800">
                  <c:v>2.0840179999999999</c:v>
                </c:pt>
                <c:pt idx="1801">
                  <c:v>4.0697929999999998</c:v>
                </c:pt>
                <c:pt idx="1802">
                  <c:v>1.977822</c:v>
                </c:pt>
                <c:pt idx="1803">
                  <c:v>4.0070290000000002</c:v>
                </c:pt>
                <c:pt idx="1804">
                  <c:v>2.1088930000000001</c:v>
                </c:pt>
                <c:pt idx="1805">
                  <c:v>4.2547700000000006</c:v>
                </c:pt>
                <c:pt idx="1806">
                  <c:v>2.15611</c:v>
                </c:pt>
                <c:pt idx="1807">
                  <c:v>4.2801830000000001</c:v>
                </c:pt>
                <c:pt idx="1808">
                  <c:v>2.0208010000000001</c:v>
                </c:pt>
                <c:pt idx="1809">
                  <c:v>3.8552870000000001</c:v>
                </c:pt>
                <c:pt idx="1810">
                  <c:v>1.541018</c:v>
                </c:pt>
                <c:pt idx="1811">
                  <c:v>2.650045</c:v>
                </c:pt>
                <c:pt idx="1812">
                  <c:v>0.58701599999999998</c:v>
                </c:pt>
                <c:pt idx="1813">
                  <c:v>0.64510000000000001</c:v>
                </c:pt>
                <c:pt idx="1814">
                  <c:v>-0.41970600000000002</c:v>
                </c:pt>
                <c:pt idx="1815">
                  <c:v>-1.223457</c:v>
                </c:pt>
                <c:pt idx="1816">
                  <c:v>-1.11009</c:v>
                </c:pt>
                <c:pt idx="1817">
                  <c:v>-2.4351929999999999</c:v>
                </c:pt>
                <c:pt idx="1818">
                  <c:v>-1.4383079999999999</c:v>
                </c:pt>
                <c:pt idx="1819">
                  <c:v>-2.9062999999999999</c:v>
                </c:pt>
                <c:pt idx="1820">
                  <c:v>-1.451878</c:v>
                </c:pt>
                <c:pt idx="1821">
                  <c:v>-2.9066719999999999</c:v>
                </c:pt>
                <c:pt idx="1822">
                  <c:v>-1.497682</c:v>
                </c:pt>
                <c:pt idx="1823">
                  <c:v>-3.0419989999999997</c:v>
                </c:pt>
                <c:pt idx="1824">
                  <c:v>-1.5956889999999999</c:v>
                </c:pt>
                <c:pt idx="1825">
                  <c:v>-3.2745799999999998</c:v>
                </c:pt>
                <c:pt idx="1826">
                  <c:v>-1.7289730000000001</c:v>
                </c:pt>
                <c:pt idx="1827">
                  <c:v>-3.4668890000000001</c:v>
                </c:pt>
                <c:pt idx="1828">
                  <c:v>-1.8296410000000001</c:v>
                </c:pt>
                <c:pt idx="1829">
                  <c:v>-3.8391670000000002</c:v>
                </c:pt>
                <c:pt idx="1830">
                  <c:v>-2.2406139999999999</c:v>
                </c:pt>
                <c:pt idx="1831">
                  <c:v>-4.6991359999999993</c:v>
                </c:pt>
                <c:pt idx="1832">
                  <c:v>-2.6131579999999999</c:v>
                </c:pt>
                <c:pt idx="1833">
                  <c:v>-5.31623</c:v>
                </c:pt>
                <c:pt idx="1834">
                  <c:v>-2.8306140000000002</c:v>
                </c:pt>
                <c:pt idx="1835">
                  <c:v>-5.856592</c:v>
                </c:pt>
                <c:pt idx="1836">
                  <c:v>-3.0511080000000002</c:v>
                </c:pt>
                <c:pt idx="1837">
                  <c:v>-5.9948290000000002</c:v>
                </c:pt>
                <c:pt idx="1838">
                  <c:v>-2.8695349999999999</c:v>
                </c:pt>
                <c:pt idx="1839">
                  <c:v>-5.6891169999999995</c:v>
                </c:pt>
                <c:pt idx="1840">
                  <c:v>-2.7308539999999999</c:v>
                </c:pt>
                <c:pt idx="1841">
                  <c:v>-5.3198550000000004</c:v>
                </c:pt>
                <c:pt idx="1842">
                  <c:v>-2.4004729999999999</c:v>
                </c:pt>
                <c:pt idx="1843">
                  <c:v>-4.6303280000000004</c:v>
                </c:pt>
                <c:pt idx="1844">
                  <c:v>-2.1092409999999999</c:v>
                </c:pt>
                <c:pt idx="1845">
                  <c:v>-4.0216099999999999</c:v>
                </c:pt>
                <c:pt idx="1846">
                  <c:v>-1.7153419999999999</c:v>
                </c:pt>
                <c:pt idx="1847">
                  <c:v>-3.2892640000000002</c:v>
                </c:pt>
                <c:pt idx="1848">
                  <c:v>-1.4657089999999999</c:v>
                </c:pt>
                <c:pt idx="1849">
                  <c:v>-2.8493759999999999</c:v>
                </c:pt>
                <c:pt idx="1850">
                  <c:v>-1.272357</c:v>
                </c:pt>
                <c:pt idx="1851">
                  <c:v>-2.3822070000000002</c:v>
                </c:pt>
                <c:pt idx="1852">
                  <c:v>-0.86292400000000002</c:v>
                </c:pt>
                <c:pt idx="1853">
                  <c:v>-1.42899</c:v>
                </c:pt>
                <c:pt idx="1854">
                  <c:v>-0.21021899999999999</c:v>
                </c:pt>
                <c:pt idx="1855">
                  <c:v>-5.2403999999999978E-2</c:v>
                </c:pt>
                <c:pt idx="1856">
                  <c:v>0.44791599999999998</c:v>
                </c:pt>
                <c:pt idx="1857">
                  <c:v>0.99201399999999995</c:v>
                </c:pt>
                <c:pt idx="1858">
                  <c:v>0.419852</c:v>
                </c:pt>
                <c:pt idx="1859">
                  <c:v>0.65060000000000007</c:v>
                </c:pt>
                <c:pt idx="1860">
                  <c:v>0.27001999999999998</c:v>
                </c:pt>
                <c:pt idx="1861">
                  <c:v>0.74613599999999991</c:v>
                </c:pt>
                <c:pt idx="1862">
                  <c:v>0.686172</c:v>
                </c:pt>
                <c:pt idx="1863">
                  <c:v>1.449964</c:v>
                </c:pt>
                <c:pt idx="1864">
                  <c:v>0.66334099999999996</c:v>
                </c:pt>
                <c:pt idx="1865">
                  <c:v>1.1245909999999999</c:v>
                </c:pt>
                <c:pt idx="1866">
                  <c:v>0.319409</c:v>
                </c:pt>
                <c:pt idx="1867">
                  <c:v>0.75565300000000002</c:v>
                </c:pt>
                <c:pt idx="1868">
                  <c:v>0.99530300000000005</c:v>
                </c:pt>
                <c:pt idx="1869">
                  <c:v>3.0099929999999997</c:v>
                </c:pt>
                <c:pt idx="1870">
                  <c:v>3.287093</c:v>
                </c:pt>
                <c:pt idx="1871">
                  <c:v>7.5698670000000003</c:v>
                </c:pt>
                <c:pt idx="1872">
                  <c:v>4.6187740000000002</c:v>
                </c:pt>
                <c:pt idx="1873">
                  <c:v>8.9399949999999997</c:v>
                </c:pt>
                <c:pt idx="1874">
                  <c:v>3.9062899999999998</c:v>
                </c:pt>
                <c:pt idx="1875">
                  <c:v>7.4134869999999999</c:v>
                </c:pt>
                <c:pt idx="1876">
                  <c:v>3.1166520000000002</c:v>
                </c:pt>
                <c:pt idx="1877">
                  <c:v>5.9011800000000001</c:v>
                </c:pt>
                <c:pt idx="1878">
                  <c:v>2.5557270000000001</c:v>
                </c:pt>
                <c:pt idx="1879">
                  <c:v>4.979228</c:v>
                </c:pt>
                <c:pt idx="1880">
                  <c:v>2.3260049999999999</c:v>
                </c:pt>
                <c:pt idx="1881">
                  <c:v>4.5712960000000002</c:v>
                </c:pt>
                <c:pt idx="1882">
                  <c:v>2.2048679999999998</c:v>
                </c:pt>
                <c:pt idx="1883">
                  <c:v>4.3755959999999998</c:v>
                </c:pt>
                <c:pt idx="1884">
                  <c:v>2.16134</c:v>
                </c:pt>
                <c:pt idx="1885">
                  <c:v>4.344633</c:v>
                </c:pt>
                <c:pt idx="1886">
                  <c:v>2.1940200000000001</c:v>
                </c:pt>
                <c:pt idx="1887">
                  <c:v>4.3402820000000002</c:v>
                </c:pt>
                <c:pt idx="1888">
                  <c:v>1.9495910000000001</c:v>
                </c:pt>
                <c:pt idx="1889">
                  <c:v>3.5545070000000001</c:v>
                </c:pt>
                <c:pt idx="1890">
                  <c:v>1.096827</c:v>
                </c:pt>
                <c:pt idx="1891">
                  <c:v>1.615559</c:v>
                </c:pt>
                <c:pt idx="1892">
                  <c:v>-2.3812E-2</c:v>
                </c:pt>
                <c:pt idx="1893">
                  <c:v>-0.49218800000000001</c:v>
                </c:pt>
                <c:pt idx="1894">
                  <c:v>-0.81412799999999996</c:v>
                </c:pt>
                <c:pt idx="1895">
                  <c:v>-1.821625</c:v>
                </c:pt>
                <c:pt idx="1896">
                  <c:v>-1.057069</c:v>
                </c:pt>
                <c:pt idx="1897">
                  <c:v>-2.0341529999999999</c:v>
                </c:pt>
                <c:pt idx="1898">
                  <c:v>-0.85214800000000002</c:v>
                </c:pt>
                <c:pt idx="1899">
                  <c:v>-1.605318</c:v>
                </c:pt>
                <c:pt idx="1900">
                  <c:v>-0.72444200000000003</c:v>
                </c:pt>
                <c:pt idx="1901">
                  <c:v>-1.440178</c:v>
                </c:pt>
                <c:pt idx="1902">
                  <c:v>-0.70291199999999998</c:v>
                </c:pt>
                <c:pt idx="1903">
                  <c:v>-1.4613909999999999</c:v>
                </c:pt>
                <c:pt idx="1904">
                  <c:v>-0.76339400000000002</c:v>
                </c:pt>
                <c:pt idx="1905">
                  <c:v>-1.5390360000000001</c:v>
                </c:pt>
                <c:pt idx="1906">
                  <c:v>-0.91627499999999995</c:v>
                </c:pt>
                <c:pt idx="1907">
                  <c:v>-2.0638519999999998</c:v>
                </c:pt>
                <c:pt idx="1908">
                  <c:v>-1.4479139999999999</c:v>
                </c:pt>
                <c:pt idx="1909">
                  <c:v>-3.2121519999999997</c:v>
                </c:pt>
                <c:pt idx="1910">
                  <c:v>-2.076918</c:v>
                </c:pt>
                <c:pt idx="1911">
                  <c:v>-4.4615080000000003</c:v>
                </c:pt>
                <c:pt idx="1912">
                  <c:v>-2.5330590000000002</c:v>
                </c:pt>
                <c:pt idx="1913">
                  <c:v>-5.0578500000000002</c:v>
                </c:pt>
                <c:pt idx="1914">
                  <c:v>-2.4938220000000002</c:v>
                </c:pt>
                <c:pt idx="1915">
                  <c:v>-4.9354890000000005</c:v>
                </c:pt>
                <c:pt idx="1916">
                  <c:v>-2.4275150000000001</c:v>
                </c:pt>
                <c:pt idx="1917">
                  <c:v>-4.8607670000000001</c:v>
                </c:pt>
                <c:pt idx="1918">
                  <c:v>-2.4356659999999999</c:v>
                </c:pt>
                <c:pt idx="1919">
                  <c:v>-4.8750830000000001</c:v>
                </c:pt>
                <c:pt idx="1920">
                  <c:v>-2.447797</c:v>
                </c:pt>
                <c:pt idx="1921">
                  <c:v>-4.8203360000000002</c:v>
                </c:pt>
                <c:pt idx="1922">
                  <c:v>-2.142131</c:v>
                </c:pt>
                <c:pt idx="1923">
                  <c:v>-4.0166040000000001</c:v>
                </c:pt>
                <c:pt idx="1924">
                  <c:v>-1.6006590000000001</c:v>
                </c:pt>
                <c:pt idx="1925">
                  <c:v>-2.9313989999999999</c:v>
                </c:pt>
                <c:pt idx="1926">
                  <c:v>-1.071874</c:v>
                </c:pt>
                <c:pt idx="1927">
                  <c:v>-1.971689</c:v>
                </c:pt>
                <c:pt idx="1928">
                  <c:v>-0.76375300000000002</c:v>
                </c:pt>
                <c:pt idx="1929">
                  <c:v>-1.4042669999999999</c:v>
                </c:pt>
                <c:pt idx="1930">
                  <c:v>-0.56192500000000001</c:v>
                </c:pt>
                <c:pt idx="1931">
                  <c:v>-1.061186</c:v>
                </c:pt>
                <c:pt idx="1932">
                  <c:v>-0.45271</c:v>
                </c:pt>
                <c:pt idx="1933">
                  <c:v>-0.87500699999999998</c:v>
                </c:pt>
                <c:pt idx="1934">
                  <c:v>-0.44981399999999999</c:v>
                </c:pt>
                <c:pt idx="1935">
                  <c:v>-1.0145280000000001</c:v>
                </c:pt>
                <c:pt idx="1936">
                  <c:v>-0.66475099999999998</c:v>
                </c:pt>
                <c:pt idx="1937">
                  <c:v>-1.297477</c:v>
                </c:pt>
                <c:pt idx="1938">
                  <c:v>-0.51053899999999997</c:v>
                </c:pt>
                <c:pt idx="1939">
                  <c:v>-0.80439799999999995</c:v>
                </c:pt>
                <c:pt idx="1940">
                  <c:v>1.1067E-2</c:v>
                </c:pt>
                <c:pt idx="1941">
                  <c:v>0.36124299999999998</c:v>
                </c:pt>
                <c:pt idx="1942">
                  <c:v>0.67354000000000003</c:v>
                </c:pt>
                <c:pt idx="1943">
                  <c:v>1.582668</c:v>
                </c:pt>
                <c:pt idx="1944">
                  <c:v>0.88843499999999997</c:v>
                </c:pt>
                <c:pt idx="1945">
                  <c:v>1.4363459999999999</c:v>
                </c:pt>
                <c:pt idx="1946">
                  <c:v>-3.7083999999999999E-2</c:v>
                </c:pt>
                <c:pt idx="1947">
                  <c:v>-0.66286900000000004</c:v>
                </c:pt>
                <c:pt idx="1948">
                  <c:v>-1.0915379999999999</c:v>
                </c:pt>
                <c:pt idx="1949">
                  <c:v>-2.3707699999999998</c:v>
                </c:pt>
                <c:pt idx="1950">
                  <c:v>-1.0303329999999999</c:v>
                </c:pt>
                <c:pt idx="1951">
                  <c:v>-1.377704</c:v>
                </c:pt>
                <c:pt idx="1952">
                  <c:v>0.73696200000000001</c:v>
                </c:pt>
                <c:pt idx="1953">
                  <c:v>2.7773890000000003</c:v>
                </c:pt>
                <c:pt idx="1954">
                  <c:v>3.1863999999999999</c:v>
                </c:pt>
                <c:pt idx="1955">
                  <c:v>7.0168309999999998</c:v>
                </c:pt>
                <c:pt idx="1956">
                  <c:v>3.9406430000000001</c:v>
                </c:pt>
                <c:pt idx="1957">
                  <c:v>7.6522670000000002</c:v>
                </c:pt>
                <c:pt idx="1958">
                  <c:v>3.223821</c:v>
                </c:pt>
                <c:pt idx="1959">
                  <c:v>5.9206260000000004</c:v>
                </c:pt>
                <c:pt idx="1960">
                  <c:v>2.2456800000000001</c:v>
                </c:pt>
                <c:pt idx="1961">
                  <c:v>4.1486299999999998</c:v>
                </c:pt>
                <c:pt idx="1962">
                  <c:v>1.6512500000000001</c:v>
                </c:pt>
                <c:pt idx="1963">
                  <c:v>3.143942</c:v>
                </c:pt>
                <c:pt idx="1964">
                  <c:v>1.4344699999999999</c:v>
                </c:pt>
                <c:pt idx="1965">
                  <c:v>2.8751579999999999</c:v>
                </c:pt>
                <c:pt idx="1966">
                  <c:v>1.442396</c:v>
                </c:pt>
                <c:pt idx="1967">
                  <c:v>2.8582400000000003</c:v>
                </c:pt>
                <c:pt idx="1968">
                  <c:v>1.323353</c:v>
                </c:pt>
                <c:pt idx="1969">
                  <c:v>2.5522689999999999</c:v>
                </c:pt>
                <c:pt idx="1970">
                  <c:v>1.1918770000000001</c:v>
                </c:pt>
                <c:pt idx="1971">
                  <c:v>2.3394080000000002</c:v>
                </c:pt>
                <c:pt idx="1972">
                  <c:v>1.103888</c:v>
                </c:pt>
                <c:pt idx="1973">
                  <c:v>2.1853989999999999</c:v>
                </c:pt>
                <c:pt idx="1974">
                  <c:v>1.0232779999999999</c:v>
                </c:pt>
                <c:pt idx="1975">
                  <c:v>1.9210099999999999</c:v>
                </c:pt>
                <c:pt idx="1976">
                  <c:v>0.64414300000000002</c:v>
                </c:pt>
                <c:pt idx="1977">
                  <c:v>0.95617299999999994</c:v>
                </c:pt>
                <c:pt idx="1978">
                  <c:v>1.056E-2</c:v>
                </c:pt>
                <c:pt idx="1979">
                  <c:v>-0.23788799999999999</c:v>
                </c:pt>
                <c:pt idx="1980">
                  <c:v>-0.41969899999999999</c:v>
                </c:pt>
                <c:pt idx="1981">
                  <c:v>-0.93187700000000007</c:v>
                </c:pt>
                <c:pt idx="1982">
                  <c:v>-0.54576599999999997</c:v>
                </c:pt>
                <c:pt idx="1983">
                  <c:v>-1.0390079999999999</c:v>
                </c:pt>
                <c:pt idx="1984">
                  <c:v>-0.401254</c:v>
                </c:pt>
                <c:pt idx="1985">
                  <c:v>-0.70910499999999999</c:v>
                </c:pt>
                <c:pt idx="1986">
                  <c:v>-0.29329300000000003</c:v>
                </c:pt>
                <c:pt idx="1987">
                  <c:v>-0.73407500000000003</c:v>
                </c:pt>
                <c:pt idx="1988">
                  <c:v>-0.780783</c:v>
                </c:pt>
                <c:pt idx="1989">
                  <c:v>-2.051723</c:v>
                </c:pt>
                <c:pt idx="1990">
                  <c:v>-1.8820840000000001</c:v>
                </c:pt>
                <c:pt idx="1991">
                  <c:v>-4.345656</c:v>
                </c:pt>
                <c:pt idx="1992">
                  <c:v>-2.7906469999999999</c:v>
                </c:pt>
                <c:pt idx="1993">
                  <c:v>-5.6807660000000002</c:v>
                </c:pt>
                <c:pt idx="1994">
                  <c:v>-2.9446189999999999</c:v>
                </c:pt>
                <c:pt idx="1995">
                  <c:v>-5.9606300000000001</c:v>
                </c:pt>
                <c:pt idx="1996">
                  <c:v>-3.1014680000000001</c:v>
                </c:pt>
                <c:pt idx="1997">
                  <c:v>-6.2304779999999997</c:v>
                </c:pt>
                <c:pt idx="1998">
                  <c:v>-3.1837780000000002</c:v>
                </c:pt>
                <c:pt idx="1999">
                  <c:v>-6.487717</c:v>
                </c:pt>
                <c:pt idx="2000">
                  <c:v>-3.377132</c:v>
                </c:pt>
                <c:pt idx="2001">
                  <c:v>-6.7643870000000001</c:v>
                </c:pt>
                <c:pt idx="2002">
                  <c:v>-3.2602899999999999</c:v>
                </c:pt>
                <c:pt idx="2003">
                  <c:v>-6.2068630000000002</c:v>
                </c:pt>
                <c:pt idx="2004">
                  <c:v>-2.5431819999999998</c:v>
                </c:pt>
                <c:pt idx="2005">
                  <c:v>-4.6971749999999997</c:v>
                </c:pt>
                <c:pt idx="2006">
                  <c:v>-1.8453569999999999</c:v>
                </c:pt>
                <c:pt idx="2007">
                  <c:v>-3.5262919999999998</c:v>
                </c:pt>
                <c:pt idx="2008">
                  <c:v>-1.6444700000000001</c:v>
                </c:pt>
                <c:pt idx="2009">
                  <c:v>-3.2639490000000002</c:v>
                </c:pt>
                <c:pt idx="2010">
                  <c:v>-1.5075000000000001</c:v>
                </c:pt>
                <c:pt idx="2011">
                  <c:v>-2.8182900000000002</c:v>
                </c:pt>
                <c:pt idx="2012">
                  <c:v>-1.0324519999999999</c:v>
                </c:pt>
                <c:pt idx="2013">
                  <c:v>-1.757609</c:v>
                </c:pt>
                <c:pt idx="2014">
                  <c:v>-0.438975</c:v>
                </c:pt>
                <c:pt idx="2015">
                  <c:v>-0.63031000000000004</c:v>
                </c:pt>
                <c:pt idx="2016">
                  <c:v>-2.2131000000000001E-2</c:v>
                </c:pt>
                <c:pt idx="2017">
                  <c:v>9.5031000000000004E-2</c:v>
                </c:pt>
                <c:pt idx="2018">
                  <c:v>0.32422899999999999</c:v>
                </c:pt>
                <c:pt idx="2019">
                  <c:v>0.84342300000000003</c:v>
                </c:pt>
                <c:pt idx="2020">
                  <c:v>0.56387500000000002</c:v>
                </c:pt>
                <c:pt idx="2021">
                  <c:v>1.150676</c:v>
                </c:pt>
                <c:pt idx="2022">
                  <c:v>0.74292199999999997</c:v>
                </c:pt>
                <c:pt idx="2023">
                  <c:v>1.7866930000000001</c:v>
                </c:pt>
                <c:pt idx="2024">
                  <c:v>1.3962330000000001</c:v>
                </c:pt>
                <c:pt idx="2025">
                  <c:v>2.9478020000000003</c:v>
                </c:pt>
                <c:pt idx="2026">
                  <c:v>1.4412510000000001</c:v>
                </c:pt>
                <c:pt idx="2027">
                  <c:v>2.4696880000000001</c:v>
                </c:pt>
                <c:pt idx="2028">
                  <c:v>0.51268899999999995</c:v>
                </c:pt>
                <c:pt idx="2029">
                  <c:v>0.62098699999999996</c:v>
                </c:pt>
                <c:pt idx="2030">
                  <c:v>-8.6156999999999997E-2</c:v>
                </c:pt>
                <c:pt idx="2031">
                  <c:v>4.4071000000000013E-2</c:v>
                </c:pt>
                <c:pt idx="2032">
                  <c:v>0.68809799999999999</c:v>
                </c:pt>
                <c:pt idx="2033">
                  <c:v>2.1391789999999999</c:v>
                </c:pt>
                <c:pt idx="2034">
                  <c:v>2.2656109999999998</c:v>
                </c:pt>
                <c:pt idx="2035">
                  <c:v>5.2727769999999996</c:v>
                </c:pt>
                <c:pt idx="2036">
                  <c:v>3.5059830000000001</c:v>
                </c:pt>
                <c:pt idx="2037">
                  <c:v>7.3157390000000007</c:v>
                </c:pt>
                <c:pt idx="2038">
                  <c:v>3.8638620000000001</c:v>
                </c:pt>
                <c:pt idx="2039">
                  <c:v>7.613245</c:v>
                </c:pt>
                <c:pt idx="2040">
                  <c:v>3.5590190000000002</c:v>
                </c:pt>
                <c:pt idx="2041">
                  <c:v>6.8598049999999997</c:v>
                </c:pt>
                <c:pt idx="2042">
                  <c:v>3.025487</c:v>
                </c:pt>
                <c:pt idx="2043">
                  <c:v>5.7587650000000004</c:v>
                </c:pt>
                <c:pt idx="2044">
                  <c:v>2.4111060000000002</c:v>
                </c:pt>
                <c:pt idx="2045">
                  <c:v>4.5219180000000003</c:v>
                </c:pt>
                <c:pt idx="2046">
                  <c:v>1.88093</c:v>
                </c:pt>
                <c:pt idx="2047">
                  <c:v>3.5970940000000002</c:v>
                </c:pt>
                <c:pt idx="2048">
                  <c:v>1.5755729999999999</c:v>
                </c:pt>
                <c:pt idx="2049">
                  <c:v>3.0665089999999999</c:v>
                </c:pt>
                <c:pt idx="2050">
                  <c:v>1.441271</c:v>
                </c:pt>
                <c:pt idx="2051">
                  <c:v>2.8303240000000001</c:v>
                </c:pt>
                <c:pt idx="2052">
                  <c:v>1.3838619999999999</c:v>
                </c:pt>
                <c:pt idx="2053">
                  <c:v>2.7199210000000003</c:v>
                </c:pt>
                <c:pt idx="2054">
                  <c:v>1.1149199999999999</c:v>
                </c:pt>
                <c:pt idx="2055">
                  <c:v>1.89737</c:v>
                </c:pt>
                <c:pt idx="2056">
                  <c:v>0.321413</c:v>
                </c:pt>
                <c:pt idx="2057">
                  <c:v>0.13971500000000001</c:v>
                </c:pt>
                <c:pt idx="2058">
                  <c:v>-0.59199999999999997</c:v>
                </c:pt>
                <c:pt idx="2059">
                  <c:v>-1.4748510000000001</c:v>
                </c:pt>
                <c:pt idx="2060">
                  <c:v>-1.0724419999999999</c:v>
                </c:pt>
                <c:pt idx="2061">
                  <c:v>-2.2435729999999996</c:v>
                </c:pt>
                <c:pt idx="2062">
                  <c:v>-1.09755</c:v>
                </c:pt>
                <c:pt idx="2063">
                  <c:v>-1.9767459999999999</c:v>
                </c:pt>
                <c:pt idx="2064">
                  <c:v>-0.64410800000000001</c:v>
                </c:pt>
                <c:pt idx="2065">
                  <c:v>-1.140385</c:v>
                </c:pt>
                <c:pt idx="2066">
                  <c:v>-0.41526800000000003</c:v>
                </c:pt>
                <c:pt idx="2067">
                  <c:v>-0.88366900000000004</c:v>
                </c:pt>
                <c:pt idx="2068">
                  <c:v>-0.644513</c:v>
                </c:pt>
                <c:pt idx="2069">
                  <c:v>-1.696653</c:v>
                </c:pt>
                <c:pt idx="2070">
                  <c:v>-1.6211610000000001</c:v>
                </c:pt>
                <c:pt idx="2071">
                  <c:v>-3.9627470000000002</c:v>
                </c:pt>
                <c:pt idx="2072">
                  <c:v>-3.1417519999999999</c:v>
                </c:pt>
                <c:pt idx="2073">
                  <c:v>-7.1207969999999996</c:v>
                </c:pt>
                <c:pt idx="2074">
                  <c:v>-4.7383129999999998</c:v>
                </c:pt>
                <c:pt idx="2075">
                  <c:v>-10.14019</c:v>
                </c:pt>
                <c:pt idx="2076">
                  <c:v>-6.036206</c:v>
                </c:pt>
                <c:pt idx="2077">
                  <c:v>-12.776405</c:v>
                </c:pt>
                <c:pt idx="2078">
                  <c:v>-7.5651039999999998</c:v>
                </c:pt>
                <c:pt idx="2079">
                  <c:v>-16.063237000000001</c:v>
                </c:pt>
                <c:pt idx="2080">
                  <c:v>-9.4190570000000005</c:v>
                </c:pt>
                <c:pt idx="2081">
                  <c:v>-19.638137</c:v>
                </c:pt>
                <c:pt idx="2082">
                  <c:v>-10.947214000000001</c:v>
                </c:pt>
                <c:pt idx="2083">
                  <c:v>-22.482455999999999</c:v>
                </c:pt>
                <c:pt idx="2084">
                  <c:v>-11.937163999999999</c:v>
                </c:pt>
                <c:pt idx="2085">
                  <c:v>-24.131568999999999</c:v>
                </c:pt>
                <c:pt idx="2086">
                  <c:v>-12.211401</c:v>
                </c:pt>
                <c:pt idx="2087">
                  <c:v>-24.121571000000003</c:v>
                </c:pt>
                <c:pt idx="2088">
                  <c:v>-11.287106</c:v>
                </c:pt>
                <c:pt idx="2089">
                  <c:v>-21.774895000000001</c:v>
                </c:pt>
                <c:pt idx="2090">
                  <c:v>-9.5970929999999992</c:v>
                </c:pt>
                <c:pt idx="2091">
                  <c:v>-18.204352999999998</c:v>
                </c:pt>
                <c:pt idx="2092">
                  <c:v>-7.5942150000000002</c:v>
                </c:pt>
                <c:pt idx="2093">
                  <c:v>-14.322139</c:v>
                </c:pt>
                <c:pt idx="2094">
                  <c:v>-5.98203</c:v>
                </c:pt>
                <c:pt idx="2095">
                  <c:v>-11.102732</c:v>
                </c:pt>
                <c:pt idx="2096">
                  <c:v>-4.1947369999999999</c:v>
                </c:pt>
                <c:pt idx="2097">
                  <c:v>-7.5414510000000003</c:v>
                </c:pt>
                <c:pt idx="2098">
                  <c:v>-3.0017580000000001</c:v>
                </c:pt>
                <c:pt idx="2099">
                  <c:v>-6.1057939999999995</c:v>
                </c:pt>
                <c:pt idx="2100">
                  <c:v>-3.1732999999999998</c:v>
                </c:pt>
                <c:pt idx="2101">
                  <c:v>-5.9872809999999994</c:v>
                </c:pt>
                <c:pt idx="2102">
                  <c:v>-1.6233340000000001</c:v>
                </c:pt>
                <c:pt idx="2103">
                  <c:v>-1.4280820000000001</c:v>
                </c:pt>
                <c:pt idx="2104">
                  <c:v>1.582891</c:v>
                </c:pt>
                <c:pt idx="2105">
                  <c:v>3.2647300000000001</c:v>
                </c:pt>
                <c:pt idx="2106">
                  <c:v>1.3853679999999999</c:v>
                </c:pt>
                <c:pt idx="2107">
                  <c:v>2.3437239999999999</c:v>
                </c:pt>
                <c:pt idx="2108">
                  <c:v>0.39753100000000002</c:v>
                </c:pt>
                <c:pt idx="2109">
                  <c:v>0.16860200000000003</c:v>
                </c:pt>
                <c:pt idx="2110">
                  <c:v>-0.51915500000000003</c:v>
                </c:pt>
                <c:pt idx="2111">
                  <c:v>-1.0385819999999999</c:v>
                </c:pt>
                <c:pt idx="2112">
                  <c:v>-0.14611299999999999</c:v>
                </c:pt>
                <c:pt idx="2113">
                  <c:v>-4.7244999999999995E-2</c:v>
                </c:pt>
                <c:pt idx="2114">
                  <c:v>0.46112999999999998</c:v>
                </c:pt>
                <c:pt idx="2115">
                  <c:v>0.99446400000000001</c:v>
                </c:pt>
                <c:pt idx="2116">
                  <c:v>0.24576799999999999</c:v>
                </c:pt>
                <c:pt idx="2117">
                  <c:v>0.17847199999999999</c:v>
                </c:pt>
                <c:pt idx="2118">
                  <c:v>-0.34791299999999997</c:v>
                </c:pt>
                <c:pt idx="2119">
                  <c:v>-1.0039879999999999</c:v>
                </c:pt>
                <c:pt idx="2120">
                  <c:v>-0.80006999999999995</c:v>
                </c:pt>
                <c:pt idx="2121">
                  <c:v>-1.0358969999999998</c:v>
                </c:pt>
                <c:pt idx="2122">
                  <c:v>0.66087200000000001</c:v>
                </c:pt>
                <c:pt idx="2123">
                  <c:v>1.3351310000000001</c:v>
                </c:pt>
                <c:pt idx="2124">
                  <c:v>0.41899500000000001</c:v>
                </c:pt>
                <c:pt idx="2125">
                  <c:v>0.58074899999999996</c:v>
                </c:pt>
                <c:pt idx="2126">
                  <c:v>1.2245000000000001E-2</c:v>
                </c:pt>
                <c:pt idx="2127">
                  <c:v>-0.33252599999999999</c:v>
                </c:pt>
                <c:pt idx="2128">
                  <c:v>-0.62270899999999996</c:v>
                </c:pt>
                <c:pt idx="2129">
                  <c:v>-1.495876</c:v>
                </c:pt>
                <c:pt idx="2130">
                  <c:v>-0.93171999999999999</c:v>
                </c:pt>
                <c:pt idx="2131">
                  <c:v>-1.6628400000000001</c:v>
                </c:pt>
                <c:pt idx="2132">
                  <c:v>-0.45386700000000002</c:v>
                </c:pt>
                <c:pt idx="2133">
                  <c:v>-0.735317</c:v>
                </c:pt>
                <c:pt idx="2134">
                  <c:v>-6.7687999999999998E-2</c:v>
                </c:pt>
                <c:pt idx="2135">
                  <c:v>-1.4109999999999998E-2</c:v>
                </c:pt>
                <c:pt idx="2136">
                  <c:v>8.6118E-2</c:v>
                </c:pt>
                <c:pt idx="2137">
                  <c:v>0.37731300000000001</c:v>
                </c:pt>
                <c:pt idx="2138">
                  <c:v>0.41190300000000002</c:v>
                </c:pt>
                <c:pt idx="2139">
                  <c:v>0.66465400000000008</c:v>
                </c:pt>
                <c:pt idx="2140">
                  <c:v>0.15931000000000001</c:v>
                </c:pt>
                <c:pt idx="2141">
                  <c:v>0.26463700000000001</c:v>
                </c:pt>
                <c:pt idx="2142">
                  <c:v>8.0468999999999999E-2</c:v>
                </c:pt>
                <c:pt idx="2143">
                  <c:v>0.179839</c:v>
                </c:pt>
                <c:pt idx="2144">
                  <c:v>0.13491400000000001</c:v>
                </c:pt>
                <c:pt idx="2145">
                  <c:v>0.31366899999999998</c:v>
                </c:pt>
                <c:pt idx="2146">
                  <c:v>0.28494999999999998</c:v>
                </c:pt>
                <c:pt idx="2147">
                  <c:v>0.57696899999999995</c:v>
                </c:pt>
                <c:pt idx="2148">
                  <c:v>0.31029299999999999</c:v>
                </c:pt>
                <c:pt idx="2149">
                  <c:v>0.61971899999999991</c:v>
                </c:pt>
                <c:pt idx="2150">
                  <c:v>0.298012</c:v>
                </c:pt>
                <c:pt idx="2151">
                  <c:v>0.56372200000000006</c:v>
                </c:pt>
                <c:pt idx="2152">
                  <c:v>0.219363</c:v>
                </c:pt>
                <c:pt idx="2153">
                  <c:v>0.39124300000000001</c:v>
                </c:pt>
                <c:pt idx="2154">
                  <c:v>0.15683900000000001</c:v>
                </c:pt>
                <c:pt idx="2155">
                  <c:v>0.28897200000000001</c:v>
                </c:pt>
                <c:pt idx="2156">
                  <c:v>9.2322000000000001E-2</c:v>
                </c:pt>
                <c:pt idx="2157">
                  <c:v>0.159583</c:v>
                </c:pt>
                <c:pt idx="2158">
                  <c:v>3.0349999999999999E-2</c:v>
                </c:pt>
                <c:pt idx="2159">
                  <c:v>-0.135159</c:v>
                </c:pt>
                <c:pt idx="2160">
                  <c:v>-0.217774</c:v>
                </c:pt>
                <c:pt idx="2161">
                  <c:v>-0.409883</c:v>
                </c:pt>
                <c:pt idx="2162">
                  <c:v>-0.100035</c:v>
                </c:pt>
                <c:pt idx="2163">
                  <c:v>-0.10424699999999999</c:v>
                </c:pt>
                <c:pt idx="2164">
                  <c:v>6.1475000000000002E-2</c:v>
                </c:pt>
                <c:pt idx="2165">
                  <c:v>0.153942</c:v>
                </c:pt>
                <c:pt idx="2166">
                  <c:v>7.2708999999999996E-2</c:v>
                </c:pt>
                <c:pt idx="2167">
                  <c:v>0.112125</c:v>
                </c:pt>
                <c:pt idx="2168">
                  <c:v>-1.8172000000000001E-2</c:v>
                </c:pt>
                <c:pt idx="2169">
                  <c:v>-6.0342E-2</c:v>
                </c:pt>
                <c:pt idx="2170">
                  <c:v>1.3303000000000001E-2</c:v>
                </c:pt>
                <c:pt idx="2171">
                  <c:v>0.12970999999999999</c:v>
                </c:pt>
                <c:pt idx="2172">
                  <c:v>0.190188</c:v>
                </c:pt>
                <c:pt idx="2173">
                  <c:v>0.40212199999999998</c:v>
                </c:pt>
                <c:pt idx="2174">
                  <c:v>0.214813</c:v>
                </c:pt>
                <c:pt idx="2175">
                  <c:v>0.41346099999999997</c:v>
                </c:pt>
                <c:pt idx="2176">
                  <c:v>0.18027000000000001</c:v>
                </c:pt>
                <c:pt idx="2177">
                  <c:v>0.34599600000000003</c:v>
                </c:pt>
                <c:pt idx="2178">
                  <c:v>0.17183999999999999</c:v>
                </c:pt>
                <c:pt idx="2179">
                  <c:v>0.37059999999999998</c:v>
                </c:pt>
                <c:pt idx="2180">
                  <c:v>0.19871800000000001</c:v>
                </c:pt>
                <c:pt idx="2181">
                  <c:v>0.39208999999999999</c:v>
                </c:pt>
                <c:pt idx="2182">
                  <c:v>0.196271</c:v>
                </c:pt>
                <c:pt idx="2183">
                  <c:v>0.39865200000000001</c:v>
                </c:pt>
                <c:pt idx="2184">
                  <c:v>0.219941</c:v>
                </c:pt>
                <c:pt idx="2185">
                  <c:v>0.46057599999999999</c:v>
                </c:pt>
                <c:pt idx="2186">
                  <c:v>0.26591199999999998</c:v>
                </c:pt>
                <c:pt idx="2187">
                  <c:v>0.56257399999999991</c:v>
                </c:pt>
                <c:pt idx="2188">
                  <c:v>0.313581</c:v>
                </c:pt>
                <c:pt idx="2189">
                  <c:v>0.63904800000000006</c:v>
                </c:pt>
                <c:pt idx="2190">
                  <c:v>0.30352800000000002</c:v>
                </c:pt>
                <c:pt idx="2191">
                  <c:v>0.55422100000000007</c:v>
                </c:pt>
                <c:pt idx="2192">
                  <c:v>0.19423799999999999</c:v>
                </c:pt>
                <c:pt idx="2193">
                  <c:v>0.34495399999999998</c:v>
                </c:pt>
                <c:pt idx="2194">
                  <c:v>0.161552</c:v>
                </c:pt>
                <c:pt idx="2195">
                  <c:v>0.41898199999999997</c:v>
                </c:pt>
                <c:pt idx="2196">
                  <c:v>0.41372300000000001</c:v>
                </c:pt>
                <c:pt idx="2197">
                  <c:v>0.95173900000000011</c:v>
                </c:pt>
                <c:pt idx="2198">
                  <c:v>0.57683099999999998</c:v>
                </c:pt>
                <c:pt idx="2199">
                  <c:v>1.0886179999999999</c:v>
                </c:pt>
                <c:pt idx="2200">
                  <c:v>0.34546399999999999</c:v>
                </c:pt>
                <c:pt idx="2201">
                  <c:v>0.47876600000000002</c:v>
                </c:pt>
                <c:pt idx="2202">
                  <c:v>-1.6914999999999999E-2</c:v>
                </c:pt>
                <c:pt idx="2203">
                  <c:v>-2.7734999999999999E-2</c:v>
                </c:pt>
                <c:pt idx="2204">
                  <c:v>0.15370400000000001</c:v>
                </c:pt>
                <c:pt idx="2205">
                  <c:v>0.53654800000000002</c:v>
                </c:pt>
                <c:pt idx="2206">
                  <c:v>0.56501299999999999</c:v>
                </c:pt>
                <c:pt idx="2207">
                  <c:v>1.2076289999999998</c:v>
                </c:pt>
                <c:pt idx="2208">
                  <c:v>0.59480200000000005</c:v>
                </c:pt>
                <c:pt idx="2209">
                  <c:v>1.020408</c:v>
                </c:pt>
                <c:pt idx="2210">
                  <c:v>0.20822099999999999</c:v>
                </c:pt>
                <c:pt idx="2211">
                  <c:v>0.24884399999999998</c:v>
                </c:pt>
                <c:pt idx="2212">
                  <c:v>-2.3279000000000001E-2</c:v>
                </c:pt>
                <c:pt idx="2213">
                  <c:v>-5.5037000000000003E-2</c:v>
                </c:pt>
                <c:pt idx="2214">
                  <c:v>-5.4689999999999999E-3</c:v>
                </c:pt>
                <c:pt idx="2215">
                  <c:v>3.8790000000000005E-3</c:v>
                </c:pt>
                <c:pt idx="2216">
                  <c:v>1.3301E-2</c:v>
                </c:pt>
                <c:pt idx="2217">
                  <c:v>7.9641999999999991E-2</c:v>
                </c:pt>
                <c:pt idx="2218">
                  <c:v>0.17985200000000001</c:v>
                </c:pt>
                <c:pt idx="2219">
                  <c:v>0.52610800000000002</c:v>
                </c:pt>
                <c:pt idx="2220">
                  <c:v>0.50306700000000004</c:v>
                </c:pt>
                <c:pt idx="2221">
                  <c:v>1.0934440000000001</c:v>
                </c:pt>
                <c:pt idx="2222">
                  <c:v>0.53420699999999999</c:v>
                </c:pt>
                <c:pt idx="2223">
                  <c:v>0.84933199999999998</c:v>
                </c:pt>
                <c:pt idx="2224">
                  <c:v>0.14423900000000001</c:v>
                </c:pt>
                <c:pt idx="2225">
                  <c:v>0.35493600000000003</c:v>
                </c:pt>
                <c:pt idx="2226">
                  <c:v>0.39265499999999998</c:v>
                </c:pt>
                <c:pt idx="2227">
                  <c:v>0.93947400000000003</c:v>
                </c:pt>
                <c:pt idx="2228">
                  <c:v>0.58692800000000001</c:v>
                </c:pt>
                <c:pt idx="2229">
                  <c:v>1.130071</c:v>
                </c:pt>
                <c:pt idx="2230">
                  <c:v>0.50163800000000003</c:v>
                </c:pt>
                <c:pt idx="2231">
                  <c:v>1.011414</c:v>
                </c:pt>
                <c:pt idx="2232">
                  <c:v>0.60789700000000002</c:v>
                </c:pt>
                <c:pt idx="2233">
                  <c:v>1.4081980000000001</c:v>
                </c:pt>
                <c:pt idx="2234">
                  <c:v>1.034478</c:v>
                </c:pt>
                <c:pt idx="2235">
                  <c:v>2.2286109999999999</c:v>
                </c:pt>
                <c:pt idx="2236">
                  <c:v>1.2309190000000001</c:v>
                </c:pt>
                <c:pt idx="2237">
                  <c:v>2.379159</c:v>
                </c:pt>
                <c:pt idx="2238">
                  <c:v>0.94464099999999995</c:v>
                </c:pt>
                <c:pt idx="2239">
                  <c:v>1.661877</c:v>
                </c:pt>
                <c:pt idx="2240">
                  <c:v>0.494842</c:v>
                </c:pt>
                <c:pt idx="2241">
                  <c:v>0.72384099999999996</c:v>
                </c:pt>
                <c:pt idx="2242">
                  <c:v>4.99E-2</c:v>
                </c:pt>
                <c:pt idx="2243">
                  <c:v>-8.6779999999999996E-2</c:v>
                </c:pt>
                <c:pt idx="2244">
                  <c:v>-0.29602699999999998</c:v>
                </c:pt>
                <c:pt idx="2245">
                  <c:v>-0.54110999999999998</c:v>
                </c:pt>
                <c:pt idx="2246">
                  <c:v>5.1850000000000004E-3</c:v>
                </c:pt>
                <c:pt idx="2247">
                  <c:v>0.44442500000000001</c:v>
                </c:pt>
                <c:pt idx="2248">
                  <c:v>0.91104399999999996</c:v>
                </c:pt>
                <c:pt idx="2249">
                  <c:v>2.154023</c:v>
                </c:pt>
                <c:pt idx="2250">
                  <c:v>1.4137489999999999</c:v>
                </c:pt>
                <c:pt idx="2251">
                  <c:v>2.821726</c:v>
                </c:pt>
                <c:pt idx="2252">
                  <c:v>1.1441170000000001</c:v>
                </c:pt>
                <c:pt idx="2253">
                  <c:v>1.8752580000000001</c:v>
                </c:pt>
                <c:pt idx="2254">
                  <c:v>0.24613499999999999</c:v>
                </c:pt>
                <c:pt idx="2255">
                  <c:v>0.12637199999999998</c:v>
                </c:pt>
                <c:pt idx="2256">
                  <c:v>-0.321521</c:v>
                </c:pt>
                <c:pt idx="2257">
                  <c:v>-0.61850500000000008</c:v>
                </c:pt>
                <c:pt idx="2258">
                  <c:v>-3.3437000000000001E-2</c:v>
                </c:pt>
                <c:pt idx="2259">
                  <c:v>0.21773100000000001</c:v>
                </c:pt>
                <c:pt idx="2260">
                  <c:v>0.409223</c:v>
                </c:pt>
                <c:pt idx="2261">
                  <c:v>0.891536</c:v>
                </c:pt>
                <c:pt idx="2262">
                  <c:v>0.52302499999999996</c:v>
                </c:pt>
                <c:pt idx="2263">
                  <c:v>1.0008859999999999</c:v>
                </c:pt>
                <c:pt idx="2264">
                  <c:v>0.38322099999999998</c:v>
                </c:pt>
                <c:pt idx="2265">
                  <c:v>0.51295800000000003</c:v>
                </c:pt>
                <c:pt idx="2266">
                  <c:v>-0.21592700000000001</c:v>
                </c:pt>
                <c:pt idx="2267">
                  <c:v>-0.81840899999999994</c:v>
                </c:pt>
                <c:pt idx="2268">
                  <c:v>-0.95051099999999999</c:v>
                </c:pt>
                <c:pt idx="2269">
                  <c:v>-2.186903</c:v>
                </c:pt>
                <c:pt idx="2270">
                  <c:v>-1.474826</c:v>
                </c:pt>
                <c:pt idx="2271">
                  <c:v>-3.003733</c:v>
                </c:pt>
                <c:pt idx="2272">
                  <c:v>-1.20868</c:v>
                </c:pt>
                <c:pt idx="2273">
                  <c:v>-1.8064100000000001</c:v>
                </c:pt>
                <c:pt idx="2274">
                  <c:v>-6.0600000000000001E-2</c:v>
                </c:pt>
                <c:pt idx="2275">
                  <c:v>0.13544800000000001</c:v>
                </c:pt>
                <c:pt idx="2276">
                  <c:v>0.178398</c:v>
                </c:pt>
                <c:pt idx="2277">
                  <c:v>0.36962499999999998</c:v>
                </c:pt>
                <c:pt idx="2278">
                  <c:v>0.14119999999999999</c:v>
                </c:pt>
                <c:pt idx="2279">
                  <c:v>0.27088499999999999</c:v>
                </c:pt>
                <c:pt idx="2280">
                  <c:v>0.32118600000000003</c:v>
                </c:pt>
                <c:pt idx="2281">
                  <c:v>0.95970599999999995</c:v>
                </c:pt>
                <c:pt idx="2282">
                  <c:v>1.1568039999999999</c:v>
                </c:pt>
                <c:pt idx="2283">
                  <c:v>2.8372419999999998</c:v>
                </c:pt>
                <c:pt idx="2284">
                  <c:v>2.1020150000000002</c:v>
                </c:pt>
                <c:pt idx="2285">
                  <c:v>4.4685360000000003</c:v>
                </c:pt>
                <c:pt idx="2286">
                  <c:v>2.5237829999999999</c:v>
                </c:pt>
                <c:pt idx="2287">
                  <c:v>5.119256</c:v>
                </c:pt>
                <c:pt idx="2288">
                  <c:v>2.582735</c:v>
                </c:pt>
                <c:pt idx="2289">
                  <c:v>5.0234489999999994</c:v>
                </c:pt>
                <c:pt idx="2290">
                  <c:v>2.1778019999999998</c:v>
                </c:pt>
                <c:pt idx="2291">
                  <c:v>4.1033179999999998</c:v>
                </c:pt>
                <c:pt idx="2292">
                  <c:v>1.6770419999999999</c:v>
                </c:pt>
                <c:pt idx="2293">
                  <c:v>3.203252</c:v>
                </c:pt>
                <c:pt idx="2294">
                  <c:v>1.400388</c:v>
                </c:pt>
                <c:pt idx="2295">
                  <c:v>2.7490299999999999</c:v>
                </c:pt>
                <c:pt idx="2296">
                  <c:v>1.336389</c:v>
                </c:pt>
                <c:pt idx="2297">
                  <c:v>2.6537959999999998</c:v>
                </c:pt>
                <c:pt idx="2298">
                  <c:v>1.2966249999999999</c:v>
                </c:pt>
                <c:pt idx="2299">
                  <c:v>2.4837530000000001</c:v>
                </c:pt>
                <c:pt idx="2300">
                  <c:v>0.99098299999999995</c:v>
                </c:pt>
                <c:pt idx="2301">
                  <c:v>1.6765599999999998</c:v>
                </c:pt>
                <c:pt idx="2302">
                  <c:v>0.27682600000000002</c:v>
                </c:pt>
                <c:pt idx="2303">
                  <c:v>5.2585000000000021E-2</c:v>
                </c:pt>
                <c:pt idx="2304">
                  <c:v>-0.76417100000000004</c:v>
                </c:pt>
                <c:pt idx="2305">
                  <c:v>-2.1077590000000002</c:v>
                </c:pt>
                <c:pt idx="2306">
                  <c:v>-1.8693770000000001</c:v>
                </c:pt>
                <c:pt idx="2307">
                  <c:v>-4.1013409999999997</c:v>
                </c:pt>
                <c:pt idx="2308">
                  <c:v>-2.3725740000000002</c:v>
                </c:pt>
                <c:pt idx="2309">
                  <c:v>-4.7635310000000004</c:v>
                </c:pt>
                <c:pt idx="2310">
                  <c:v>-2.3457159999999999</c:v>
                </c:pt>
                <c:pt idx="2311">
                  <c:v>-4.5816870000000005</c:v>
                </c:pt>
                <c:pt idx="2312">
                  <c:v>-2.1608100000000001</c:v>
                </c:pt>
                <c:pt idx="2313">
                  <c:v>-4.3362689999999997</c:v>
                </c:pt>
                <c:pt idx="2314">
                  <c:v>-2.3075929999999998</c:v>
                </c:pt>
                <c:pt idx="2315">
                  <c:v>-4.8680959999999995</c:v>
                </c:pt>
                <c:pt idx="2316">
                  <c:v>-2.8435869999999999</c:v>
                </c:pt>
                <c:pt idx="2317">
                  <c:v>-6.0330440000000003</c:v>
                </c:pt>
                <c:pt idx="2318">
                  <c:v>-3.4361540000000002</c:v>
                </c:pt>
                <c:pt idx="2319">
                  <c:v>-6.9247890000000005</c:v>
                </c:pt>
                <c:pt idx="2320">
                  <c:v>-3.501652</c:v>
                </c:pt>
                <c:pt idx="2321">
                  <c:v>-7.0315110000000001</c:v>
                </c:pt>
                <c:pt idx="2322">
                  <c:v>-3.5641949999999998</c:v>
                </c:pt>
                <c:pt idx="2323">
                  <c:v>-7.1074809999999999</c:v>
                </c:pt>
                <c:pt idx="2324">
                  <c:v>-3.4107129999999999</c:v>
                </c:pt>
                <c:pt idx="2325">
                  <c:v>-6.6078539999999997</c:v>
                </c:pt>
                <c:pt idx="2326">
                  <c:v>-2.9326089999999998</c:v>
                </c:pt>
                <c:pt idx="2327">
                  <c:v>-5.5980489999999996</c:v>
                </c:pt>
                <c:pt idx="2328">
                  <c:v>-2.4307850000000002</c:v>
                </c:pt>
                <c:pt idx="2329">
                  <c:v>-4.6801110000000001</c:v>
                </c:pt>
                <c:pt idx="2330">
                  <c:v>-2.1450979999999999</c:v>
                </c:pt>
                <c:pt idx="2331">
                  <c:v>-4.1753739999999997</c:v>
                </c:pt>
                <c:pt idx="2332">
                  <c:v>-1.8356889999999999</c:v>
                </c:pt>
                <c:pt idx="2333">
                  <c:v>-3.4703020000000002</c:v>
                </c:pt>
                <c:pt idx="2334">
                  <c:v>-1.468415</c:v>
                </c:pt>
                <c:pt idx="2335">
                  <c:v>-2.8352300000000001</c:v>
                </c:pt>
                <c:pt idx="2336">
                  <c:v>-1.327863</c:v>
                </c:pt>
                <c:pt idx="2337">
                  <c:v>-2.6403080000000001</c:v>
                </c:pt>
                <c:pt idx="2338">
                  <c:v>-1.258229</c:v>
                </c:pt>
                <c:pt idx="2339">
                  <c:v>-2.3496199999999998</c:v>
                </c:pt>
                <c:pt idx="2340">
                  <c:v>-0.897115</c:v>
                </c:pt>
                <c:pt idx="2341">
                  <c:v>-1.611362</c:v>
                </c:pt>
                <c:pt idx="2342">
                  <c:v>-0.59278500000000001</c:v>
                </c:pt>
                <c:pt idx="2343">
                  <c:v>-1.11612</c:v>
                </c:pt>
                <c:pt idx="2344">
                  <c:v>-0.46470699999999998</c:v>
                </c:pt>
                <c:pt idx="2345">
                  <c:v>-0.87329299999999999</c:v>
                </c:pt>
                <c:pt idx="2346">
                  <c:v>-0.35336600000000001</c:v>
                </c:pt>
                <c:pt idx="2347">
                  <c:v>-0.66843399999999997</c:v>
                </c:pt>
                <c:pt idx="2348">
                  <c:v>-0.33058500000000002</c:v>
                </c:pt>
                <c:pt idx="2349">
                  <c:v>-0.67754400000000004</c:v>
                </c:pt>
                <c:pt idx="2350">
                  <c:v>-0.32879000000000003</c:v>
                </c:pt>
                <c:pt idx="2351">
                  <c:v>-0.58097299999999996</c:v>
                </c:pt>
                <c:pt idx="2352">
                  <c:v>-5.4568999999999999E-2</c:v>
                </c:pt>
                <c:pt idx="2353">
                  <c:v>0.21729699999999999</c:v>
                </c:pt>
                <c:pt idx="2354">
                  <c:v>0.59523000000000004</c:v>
                </c:pt>
                <c:pt idx="2355">
                  <c:v>1.4008080000000001</c:v>
                </c:pt>
                <c:pt idx="2356">
                  <c:v>0.84415799999999996</c:v>
                </c:pt>
                <c:pt idx="2357">
                  <c:v>1.4566490000000001</c:v>
                </c:pt>
                <c:pt idx="2358">
                  <c:v>0.406891</c:v>
                </c:pt>
                <c:pt idx="2359">
                  <c:v>0.88210900000000003</c:v>
                </c:pt>
                <c:pt idx="2360">
                  <c:v>0.870336</c:v>
                </c:pt>
                <c:pt idx="2361">
                  <c:v>2.3159809999999998</c:v>
                </c:pt>
                <c:pt idx="2362">
                  <c:v>1.6759710000000001</c:v>
                </c:pt>
                <c:pt idx="2363">
                  <c:v>3.0617580000000002</c:v>
                </c:pt>
                <c:pt idx="2364">
                  <c:v>0.93205099999999996</c:v>
                </c:pt>
                <c:pt idx="2365">
                  <c:v>1.593375</c:v>
                </c:pt>
                <c:pt idx="2366">
                  <c:v>0.87774099999999999</c:v>
                </c:pt>
                <c:pt idx="2367">
                  <c:v>2.6303390000000002</c:v>
                </c:pt>
                <c:pt idx="2368">
                  <c:v>2.713076</c:v>
                </c:pt>
                <c:pt idx="2369">
                  <c:v>5.8635850000000005</c:v>
                </c:pt>
                <c:pt idx="2370">
                  <c:v>3.3129439999999999</c:v>
                </c:pt>
                <c:pt idx="2371">
                  <c:v>6.8801679999999994</c:v>
                </c:pt>
                <c:pt idx="2372">
                  <c:v>3.8434409999999999</c:v>
                </c:pt>
                <c:pt idx="2373">
                  <c:v>7.8742850000000004</c:v>
                </c:pt>
                <c:pt idx="2374">
                  <c:v>4.0818479999999999</c:v>
                </c:pt>
                <c:pt idx="2375">
                  <c:v>8.2132709999999989</c:v>
                </c:pt>
                <c:pt idx="2376">
                  <c:v>4.2606659999999996</c:v>
                </c:pt>
                <c:pt idx="2377">
                  <c:v>8.6998189999999997</c:v>
                </c:pt>
                <c:pt idx="2378">
                  <c:v>4.6513090000000004</c:v>
                </c:pt>
                <c:pt idx="2379">
                  <c:v>9.4791710000000009</c:v>
                </c:pt>
                <c:pt idx="2380">
                  <c:v>4.9350430000000003</c:v>
                </c:pt>
                <c:pt idx="2381">
                  <c:v>9.8305240000000005</c:v>
                </c:pt>
                <c:pt idx="2382">
                  <c:v>4.7152409999999998</c:v>
                </c:pt>
                <c:pt idx="2383">
                  <c:v>9.146566</c:v>
                </c:pt>
                <c:pt idx="2384">
                  <c:v>4.022335</c:v>
                </c:pt>
                <c:pt idx="2385">
                  <c:v>7.5715319999999995</c:v>
                </c:pt>
                <c:pt idx="2386">
                  <c:v>3.0162450000000001</c:v>
                </c:pt>
                <c:pt idx="2387">
                  <c:v>5.4297579999999996</c:v>
                </c:pt>
                <c:pt idx="2388">
                  <c:v>1.819034</c:v>
                </c:pt>
                <c:pt idx="2389">
                  <c:v>3.1349910000000003</c:v>
                </c:pt>
                <c:pt idx="2390">
                  <c:v>0.92341700000000004</c:v>
                </c:pt>
                <c:pt idx="2391">
                  <c:v>1.5746530000000001</c:v>
                </c:pt>
                <c:pt idx="2392">
                  <c:v>0.46399499999999999</c:v>
                </c:pt>
                <c:pt idx="2393">
                  <c:v>0.79908599999999996</c:v>
                </c:pt>
                <c:pt idx="2394">
                  <c:v>0.21021000000000001</c:v>
                </c:pt>
                <c:pt idx="2395">
                  <c:v>0.24216599999999999</c:v>
                </c:pt>
                <c:pt idx="2396">
                  <c:v>-0.23563200000000001</c:v>
                </c:pt>
                <c:pt idx="2397">
                  <c:v>-0.83016200000000007</c:v>
                </c:pt>
                <c:pt idx="2398">
                  <c:v>-0.94136600000000004</c:v>
                </c:pt>
                <c:pt idx="2399">
                  <c:v>-2.232129</c:v>
                </c:pt>
                <c:pt idx="2400">
                  <c:v>-1.656158</c:v>
                </c:pt>
                <c:pt idx="2401">
                  <c:v>-3.6126860000000001</c:v>
                </c:pt>
                <c:pt idx="2402">
                  <c:v>-2.1888999999999998</c:v>
                </c:pt>
                <c:pt idx="2403">
                  <c:v>-4.5680589999999999</c:v>
                </c:pt>
                <c:pt idx="2404">
                  <c:v>-2.5197989999999999</c:v>
                </c:pt>
                <c:pt idx="2405">
                  <c:v>-5.1415839999999999</c:v>
                </c:pt>
                <c:pt idx="2406">
                  <c:v>-2.6210260000000001</c:v>
                </c:pt>
                <c:pt idx="2407">
                  <c:v>-5.2862580000000001</c:v>
                </c:pt>
                <c:pt idx="2408">
                  <c:v>-2.8237589999999999</c:v>
                </c:pt>
                <c:pt idx="2409">
                  <c:v>-5.8761659999999996</c:v>
                </c:pt>
                <c:pt idx="2410">
                  <c:v>-3.3141319999999999</c:v>
                </c:pt>
                <c:pt idx="2411">
                  <c:v>-6.8924900000000004</c:v>
                </c:pt>
                <c:pt idx="2412">
                  <c:v>-3.8282660000000002</c:v>
                </c:pt>
                <c:pt idx="2413">
                  <c:v>-7.78146</c:v>
                </c:pt>
                <c:pt idx="2414">
                  <c:v>-3.9838</c:v>
                </c:pt>
                <c:pt idx="2415">
                  <c:v>-8.0314029999999992</c:v>
                </c:pt>
                <c:pt idx="2416">
                  <c:v>-4.1614000000000004</c:v>
                </c:pt>
                <c:pt idx="2417">
                  <c:v>-8.4663970000000006</c:v>
                </c:pt>
                <c:pt idx="2418">
                  <c:v>-4.4174749999999996</c:v>
                </c:pt>
                <c:pt idx="2419">
                  <c:v>-8.845879</c:v>
                </c:pt>
                <c:pt idx="2420">
                  <c:v>-4.2405280000000003</c:v>
                </c:pt>
                <c:pt idx="2421">
                  <c:v>-8.1361740000000005</c:v>
                </c:pt>
                <c:pt idx="2422">
                  <c:v>-3.4890099999999999</c:v>
                </c:pt>
                <c:pt idx="2423">
                  <c:v>-6.5842709999999993</c:v>
                </c:pt>
                <c:pt idx="2424">
                  <c:v>-2.8444970000000001</c:v>
                </c:pt>
                <c:pt idx="2425">
                  <c:v>-5.5569800000000003</c:v>
                </c:pt>
                <c:pt idx="2426">
                  <c:v>-2.6520320000000002</c:v>
                </c:pt>
                <c:pt idx="2427">
                  <c:v>-5.2833269999999999</c:v>
                </c:pt>
                <c:pt idx="2428">
                  <c:v>-2.576635</c:v>
                </c:pt>
                <c:pt idx="2429">
                  <c:v>-5.0503780000000003</c:v>
                </c:pt>
                <c:pt idx="2430">
                  <c:v>-2.2609919999999999</c:v>
                </c:pt>
                <c:pt idx="2431">
                  <c:v>-4.2541960000000003</c:v>
                </c:pt>
                <c:pt idx="2432">
                  <c:v>-1.753784</c:v>
                </c:pt>
                <c:pt idx="2433">
                  <c:v>-3.2934809999999999</c:v>
                </c:pt>
                <c:pt idx="2434">
                  <c:v>-1.3552900000000001</c:v>
                </c:pt>
                <c:pt idx="2435">
                  <c:v>-2.5680010000000002</c:v>
                </c:pt>
                <c:pt idx="2436">
                  <c:v>-1.0994470000000001</c:v>
                </c:pt>
                <c:pt idx="2437">
                  <c:v>-2.0692189999999999</c:v>
                </c:pt>
                <c:pt idx="2438">
                  <c:v>-0.81285300000000005</c:v>
                </c:pt>
                <c:pt idx="2439">
                  <c:v>-1.4215740000000001</c:v>
                </c:pt>
                <c:pt idx="2440">
                  <c:v>-0.39752399999999999</c:v>
                </c:pt>
                <c:pt idx="2441">
                  <c:v>-0.70072500000000004</c:v>
                </c:pt>
                <c:pt idx="2442">
                  <c:v>-0.26173999999999997</c:v>
                </c:pt>
                <c:pt idx="2443">
                  <c:v>-0.46738299999999999</c:v>
                </c:pt>
                <c:pt idx="2444">
                  <c:v>-3.6526000000000003E-2</c:v>
                </c:pt>
                <c:pt idx="2445">
                  <c:v>0.182453</c:v>
                </c:pt>
                <c:pt idx="2446">
                  <c:v>0.51329199999999997</c:v>
                </c:pt>
                <c:pt idx="2447">
                  <c:v>1.33874</c:v>
                </c:pt>
                <c:pt idx="2448">
                  <c:v>1.1636820000000001</c:v>
                </c:pt>
                <c:pt idx="2449">
                  <c:v>2.6860189999999999</c:v>
                </c:pt>
                <c:pt idx="2450">
                  <c:v>1.889721</c:v>
                </c:pt>
                <c:pt idx="2451">
                  <c:v>4.1081799999999999</c:v>
                </c:pt>
                <c:pt idx="2452">
                  <c:v>2.5641430000000001</c:v>
                </c:pt>
                <c:pt idx="2453">
                  <c:v>5.6535630000000001</c:v>
                </c:pt>
                <c:pt idx="2454">
                  <c:v>3.6014629999999999</c:v>
                </c:pt>
                <c:pt idx="2455">
                  <c:v>7.3949110000000005</c:v>
                </c:pt>
                <c:pt idx="2456">
                  <c:v>3.6247240000000001</c:v>
                </c:pt>
                <c:pt idx="2457">
                  <c:v>6.7409239999999997</c:v>
                </c:pt>
                <c:pt idx="2458">
                  <c:v>2.9682909999999998</c:v>
                </c:pt>
                <c:pt idx="2459">
                  <c:v>6.3389949999999997</c:v>
                </c:pt>
                <c:pt idx="2460">
                  <c:v>4.2852220000000001</c:v>
                </c:pt>
                <c:pt idx="2461">
                  <c:v>9.920107999999999</c:v>
                </c:pt>
                <c:pt idx="2462">
                  <c:v>6.4108460000000003</c:v>
                </c:pt>
                <c:pt idx="2463">
                  <c:v>12.730965000000001</c:v>
                </c:pt>
                <c:pt idx="2464">
                  <c:v>5.5535680000000003</c:v>
                </c:pt>
                <c:pt idx="2465">
                  <c:v>10.212868</c:v>
                </c:pt>
                <c:pt idx="2466">
                  <c:v>4.2247979999999998</c:v>
                </c:pt>
                <c:pt idx="2467">
                  <c:v>8.3756550000000001</c:v>
                </c:pt>
                <c:pt idx="2468">
                  <c:v>4.3324860000000003</c:v>
                </c:pt>
                <c:pt idx="2469">
                  <c:v>8.8758879999999998</c:v>
                </c:pt>
                <c:pt idx="2470">
                  <c:v>4.6556439999999997</c:v>
                </c:pt>
                <c:pt idx="2471">
                  <c:v>9.3307830000000003</c:v>
                </c:pt>
                <c:pt idx="2472">
                  <c:v>4.611103</c:v>
                </c:pt>
                <c:pt idx="2473">
                  <c:v>9.0892169999999997</c:v>
                </c:pt>
                <c:pt idx="2474">
                  <c:v>4.2887300000000002</c:v>
                </c:pt>
                <c:pt idx="2475">
                  <c:v>8.3242910000000006</c:v>
                </c:pt>
                <c:pt idx="2476">
                  <c:v>3.6995300000000002</c:v>
                </c:pt>
                <c:pt idx="2477">
                  <c:v>6.9508539999999996</c:v>
                </c:pt>
                <c:pt idx="2478">
                  <c:v>2.716574</c:v>
                </c:pt>
                <c:pt idx="2479">
                  <c:v>4.8998030000000004</c:v>
                </c:pt>
                <c:pt idx="2480">
                  <c:v>1.6850020000000001</c:v>
                </c:pt>
                <c:pt idx="2481">
                  <c:v>2.9927429999999999</c:v>
                </c:pt>
                <c:pt idx="2482">
                  <c:v>1.0307010000000001</c:v>
                </c:pt>
                <c:pt idx="2483">
                  <c:v>1.7946759999999999</c:v>
                </c:pt>
                <c:pt idx="2484">
                  <c:v>0.49941799999999997</c:v>
                </c:pt>
                <c:pt idx="2485">
                  <c:v>0.64545399999999997</c:v>
                </c:pt>
                <c:pt idx="2486">
                  <c:v>-0.26390599999999997</c:v>
                </c:pt>
                <c:pt idx="2487">
                  <c:v>-0.88930399999999998</c:v>
                </c:pt>
                <c:pt idx="2488">
                  <c:v>-0.96942700000000004</c:v>
                </c:pt>
                <c:pt idx="2489">
                  <c:v>-2.2755210000000003</c:v>
                </c:pt>
                <c:pt idx="2490">
                  <c:v>-1.61981</c:v>
                </c:pt>
                <c:pt idx="2491">
                  <c:v>-3.574427</c:v>
                </c:pt>
                <c:pt idx="2492">
                  <c:v>-2.2991009999999998</c:v>
                </c:pt>
                <c:pt idx="2493">
                  <c:v>-4.7747310000000001</c:v>
                </c:pt>
                <c:pt idx="2494">
                  <c:v>-2.5562610000000001</c:v>
                </c:pt>
                <c:pt idx="2495">
                  <c:v>-5.1626060000000003</c:v>
                </c:pt>
                <c:pt idx="2496">
                  <c:v>-2.646719</c:v>
                </c:pt>
                <c:pt idx="2497">
                  <c:v>-5.3491669999999996</c:v>
                </c:pt>
                <c:pt idx="2498">
                  <c:v>-2.8023940000000001</c:v>
                </c:pt>
                <c:pt idx="2499">
                  <c:v>-5.7083840000000006</c:v>
                </c:pt>
                <c:pt idx="2500">
                  <c:v>-3.0048659999999998</c:v>
                </c:pt>
                <c:pt idx="2501">
                  <c:v>-6.0621899999999993</c:v>
                </c:pt>
                <c:pt idx="2502">
                  <c:v>-2.9904359999999999</c:v>
                </c:pt>
                <c:pt idx="2503">
                  <c:v>-5.8872669999999996</c:v>
                </c:pt>
                <c:pt idx="2504">
                  <c:v>-2.8322120000000002</c:v>
                </c:pt>
                <c:pt idx="2505">
                  <c:v>-5.6155989999999996</c:v>
                </c:pt>
                <c:pt idx="2506">
                  <c:v>-2.744014</c:v>
                </c:pt>
                <c:pt idx="2507">
                  <c:v>-5.4552529999999999</c:v>
                </c:pt>
                <c:pt idx="2508">
                  <c:v>-2.7001080000000002</c:v>
                </c:pt>
                <c:pt idx="2509">
                  <c:v>-5.4158000000000008</c:v>
                </c:pt>
                <c:pt idx="2510">
                  <c:v>-2.6678630000000001</c:v>
                </c:pt>
                <c:pt idx="2511">
                  <c:v>-5.2219680000000004</c:v>
                </c:pt>
                <c:pt idx="2512">
                  <c:v>-2.4701689999999998</c:v>
                </c:pt>
                <c:pt idx="2513">
                  <c:v>-4.898682</c:v>
                </c:pt>
                <c:pt idx="2514">
                  <c:v>-2.436585</c:v>
                </c:pt>
                <c:pt idx="2515">
                  <c:v>-4.8961509999999997</c:v>
                </c:pt>
                <c:pt idx="2516">
                  <c:v>-2.4261539999999999</c:v>
                </c:pt>
                <c:pt idx="2517">
                  <c:v>-4.7168069999999993</c:v>
                </c:pt>
                <c:pt idx="2518">
                  <c:v>-2.0300310000000001</c:v>
                </c:pt>
                <c:pt idx="2519">
                  <c:v>-3.7317470000000004</c:v>
                </c:pt>
                <c:pt idx="2520">
                  <c:v>-1.39812</c:v>
                </c:pt>
                <c:pt idx="2521">
                  <c:v>-2.5838289999999997</c:v>
                </c:pt>
                <c:pt idx="2522">
                  <c:v>-1.091</c:v>
                </c:pt>
                <c:pt idx="2523">
                  <c:v>-2.0947930000000001</c:v>
                </c:pt>
                <c:pt idx="2524">
                  <c:v>-0.996726</c:v>
                </c:pt>
                <c:pt idx="2525">
                  <c:v>-2.0111309999999998</c:v>
                </c:pt>
                <c:pt idx="2526">
                  <c:v>-0.98512699999999997</c:v>
                </c:pt>
                <c:pt idx="2527">
                  <c:v>-1.842592</c:v>
                </c:pt>
                <c:pt idx="2528">
                  <c:v>-0.66284100000000001</c:v>
                </c:pt>
                <c:pt idx="2529">
                  <c:v>-1.104563</c:v>
                </c:pt>
                <c:pt idx="2530">
                  <c:v>-0.18696499999999999</c:v>
                </c:pt>
                <c:pt idx="2531">
                  <c:v>-0.13874300000000001</c:v>
                </c:pt>
                <c:pt idx="2532">
                  <c:v>0.20504800000000001</c:v>
                </c:pt>
                <c:pt idx="2533">
                  <c:v>0.39849600000000002</c:v>
                </c:pt>
                <c:pt idx="2534">
                  <c:v>-6.8979999999999996E-3</c:v>
                </c:pt>
                <c:pt idx="2535">
                  <c:v>-0.28428100000000001</c:v>
                </c:pt>
                <c:pt idx="2536">
                  <c:v>-0.37478099999999998</c:v>
                </c:pt>
                <c:pt idx="2537">
                  <c:v>-0.48664599999999997</c:v>
                </c:pt>
                <c:pt idx="2538">
                  <c:v>0.50537399999999999</c:v>
                </c:pt>
                <c:pt idx="2539">
                  <c:v>1.8407229999999999</c:v>
                </c:pt>
                <c:pt idx="2540">
                  <c:v>2.1268590000000001</c:v>
                </c:pt>
                <c:pt idx="2541">
                  <c:v>4.603059</c:v>
                </c:pt>
                <c:pt idx="2542">
                  <c:v>2.2483930000000001</c:v>
                </c:pt>
                <c:pt idx="2543">
                  <c:v>3.933824</c:v>
                </c:pt>
                <c:pt idx="2544">
                  <c:v>1.1661170000000001</c:v>
                </c:pt>
                <c:pt idx="2545">
                  <c:v>2.1922860000000002</c:v>
                </c:pt>
                <c:pt idx="2546">
                  <c:v>1.348751</c:v>
                </c:pt>
                <c:pt idx="2547">
                  <c:v>3.132981</c:v>
                </c:pt>
                <c:pt idx="2548">
                  <c:v>2.1147119999999999</c:v>
                </c:pt>
                <c:pt idx="2549">
                  <c:v>4.4441989999999993</c:v>
                </c:pt>
                <c:pt idx="2550">
                  <c:v>2.4084560000000002</c:v>
                </c:pt>
                <c:pt idx="2551">
                  <c:v>4.8728359999999995</c:v>
                </c:pt>
                <c:pt idx="2552">
                  <c:v>2.4523630000000001</c:v>
                </c:pt>
                <c:pt idx="2553">
                  <c:v>4.850943</c:v>
                </c:pt>
                <c:pt idx="2554">
                  <c:v>2.4824619999999999</c:v>
                </c:pt>
                <c:pt idx="2555">
                  <c:v>5.0993040000000001</c:v>
                </c:pt>
                <c:pt idx="2556">
                  <c:v>2.7772990000000002</c:v>
                </c:pt>
                <c:pt idx="2557">
                  <c:v>5.7395399999999999</c:v>
                </c:pt>
                <c:pt idx="2558">
                  <c:v>3.1337440000000001</c:v>
                </c:pt>
                <c:pt idx="2559">
                  <c:v>6.3531560000000002</c:v>
                </c:pt>
                <c:pt idx="2560">
                  <c:v>3.1686879999999999</c:v>
                </c:pt>
                <c:pt idx="2561">
                  <c:v>6.1231809999999998</c:v>
                </c:pt>
                <c:pt idx="2562">
                  <c:v>2.6423480000000001</c:v>
                </c:pt>
                <c:pt idx="2563">
                  <c:v>4.9216990000000003</c:v>
                </c:pt>
                <c:pt idx="2564">
                  <c:v>1.905688</c:v>
                </c:pt>
                <c:pt idx="2565">
                  <c:v>3.5041539999999998</c:v>
                </c:pt>
                <c:pt idx="2566">
                  <c:v>1.3512740000000001</c:v>
                </c:pt>
                <c:pt idx="2567">
                  <c:v>2.49085</c:v>
                </c:pt>
                <c:pt idx="2568">
                  <c:v>0.94639300000000004</c:v>
                </c:pt>
                <c:pt idx="2569">
                  <c:v>1.693406</c:v>
                </c:pt>
                <c:pt idx="2570">
                  <c:v>0.53758399999999995</c:v>
                </c:pt>
                <c:pt idx="2571">
                  <c:v>0.89649699999999988</c:v>
                </c:pt>
                <c:pt idx="2572">
                  <c:v>0.22195300000000001</c:v>
                </c:pt>
                <c:pt idx="2573">
                  <c:v>0.44695099999999999</c:v>
                </c:pt>
                <c:pt idx="2574">
                  <c:v>0.40342</c:v>
                </c:pt>
                <c:pt idx="2575">
                  <c:v>1.155753</c:v>
                </c:pt>
                <c:pt idx="2576">
                  <c:v>1.139886</c:v>
                </c:pt>
                <c:pt idx="2577">
                  <c:v>2.5055499999999999</c:v>
                </c:pt>
                <c:pt idx="2578">
                  <c:v>1.3216859999999999</c:v>
                </c:pt>
                <c:pt idx="2579">
                  <c:v>2.2855989999999999</c:v>
                </c:pt>
                <c:pt idx="2580">
                  <c:v>0.33677000000000001</c:v>
                </c:pt>
                <c:pt idx="2581">
                  <c:v>-0.16147400000000001</c:v>
                </c:pt>
                <c:pt idx="2582">
                  <c:v>-1.4499200000000001</c:v>
                </c:pt>
                <c:pt idx="2583">
                  <c:v>-3.7524899999999999</c:v>
                </c:pt>
                <c:pt idx="2584">
                  <c:v>-2.981786</c:v>
                </c:pt>
                <c:pt idx="2585">
                  <c:v>-6.4100450000000002</c:v>
                </c:pt>
                <c:pt idx="2586">
                  <c:v>-3.534745</c:v>
                </c:pt>
                <c:pt idx="2587">
                  <c:v>-6.9886569999999999</c:v>
                </c:pt>
                <c:pt idx="2588">
                  <c:v>-3.4110339999999999</c:v>
                </c:pt>
                <c:pt idx="2589">
                  <c:v>-6.8288289999999998</c:v>
                </c:pt>
                <c:pt idx="2590">
                  <c:v>-3.4938690000000001</c:v>
                </c:pt>
                <c:pt idx="2591">
                  <c:v>-7.0157100000000003</c:v>
                </c:pt>
                <c:pt idx="2592">
                  <c:v>-3.5353829999999999</c:v>
                </c:pt>
                <c:pt idx="2593">
                  <c:v>-7.087021</c:v>
                </c:pt>
                <c:pt idx="2594">
                  <c:v>-3.5218720000000001</c:v>
                </c:pt>
                <c:pt idx="2595">
                  <c:v>-6.9847200000000003</c:v>
                </c:pt>
                <c:pt idx="2596">
                  <c:v>-3.3888060000000002</c:v>
                </c:pt>
                <c:pt idx="2597">
                  <c:v>-6.7140890000000004</c:v>
                </c:pt>
                <c:pt idx="2598">
                  <c:v>-3.2697099999999999</c:v>
                </c:pt>
                <c:pt idx="2599">
                  <c:v>-6.4349489999999996</c:v>
                </c:pt>
                <c:pt idx="2600">
                  <c:v>-2.997871</c:v>
                </c:pt>
                <c:pt idx="2601">
                  <c:v>-5.7275159999999996</c:v>
                </c:pt>
                <c:pt idx="2602">
                  <c:v>-2.4266770000000002</c:v>
                </c:pt>
                <c:pt idx="2603">
                  <c:v>-4.5803070000000004</c:v>
                </c:pt>
                <c:pt idx="2604">
                  <c:v>-1.9104429999999999</c:v>
                </c:pt>
                <c:pt idx="2605">
                  <c:v>-3.6086939999999998</c:v>
                </c:pt>
                <c:pt idx="2606">
                  <c:v>-1.53237</c:v>
                </c:pt>
                <c:pt idx="2607">
                  <c:v>-2.937281</c:v>
                </c:pt>
                <c:pt idx="2608">
                  <c:v>-1.286899</c:v>
                </c:pt>
                <c:pt idx="2609">
                  <c:v>-2.4641130000000002</c:v>
                </c:pt>
                <c:pt idx="2610">
                  <c:v>-1.062354</c:v>
                </c:pt>
                <c:pt idx="2611">
                  <c:v>-1.999711</c:v>
                </c:pt>
                <c:pt idx="2612">
                  <c:v>-0.81471499999999997</c:v>
                </c:pt>
                <c:pt idx="2613">
                  <c:v>-1.4450370000000001</c:v>
                </c:pt>
                <c:pt idx="2614">
                  <c:v>-0.31367499999999998</c:v>
                </c:pt>
                <c:pt idx="2615">
                  <c:v>-0.20542299999999997</c:v>
                </c:pt>
                <c:pt idx="2616">
                  <c:v>0.49895099999999998</c:v>
                </c:pt>
                <c:pt idx="2617">
                  <c:v>1.1529229999999999</c:v>
                </c:pt>
                <c:pt idx="2618">
                  <c:v>0.47935499999999998</c:v>
                </c:pt>
                <c:pt idx="2619">
                  <c:v>0.57957099999999995</c:v>
                </c:pt>
                <c:pt idx="2620">
                  <c:v>-0.16655900000000001</c:v>
                </c:pt>
                <c:pt idx="2621">
                  <c:v>-0.24649900000000002</c:v>
                </c:pt>
                <c:pt idx="2622">
                  <c:v>0.44320300000000001</c:v>
                </c:pt>
                <c:pt idx="2623">
                  <c:v>1.710769</c:v>
                </c:pt>
                <c:pt idx="2624">
                  <c:v>1.9949779999999999</c:v>
                </c:pt>
                <c:pt idx="2625">
                  <c:v>4.3378240000000003</c:v>
                </c:pt>
                <c:pt idx="2626">
                  <c:v>2.212882</c:v>
                </c:pt>
                <c:pt idx="2627">
                  <c:v>4.1124340000000004</c:v>
                </c:pt>
                <c:pt idx="2628">
                  <c:v>1.901921</c:v>
                </c:pt>
                <c:pt idx="2629">
                  <c:v>4.0702740000000004</c:v>
                </c:pt>
                <c:pt idx="2630">
                  <c:v>2.417278</c:v>
                </c:pt>
                <c:pt idx="2631">
                  <c:v>4.8535539999999999</c:v>
                </c:pt>
                <c:pt idx="2632">
                  <c:v>2.2083560000000002</c:v>
                </c:pt>
                <c:pt idx="2633">
                  <c:v>3.9105060000000003</c:v>
                </c:pt>
                <c:pt idx="2634">
                  <c:v>1.1485989999999999</c:v>
                </c:pt>
                <c:pt idx="2635">
                  <c:v>2.03491</c:v>
                </c:pt>
                <c:pt idx="2636">
                  <c:v>0.962727</c:v>
                </c:pt>
                <c:pt idx="2637">
                  <c:v>2.2335340000000001</c:v>
                </c:pt>
                <c:pt idx="2638">
                  <c:v>1.632965</c:v>
                </c:pt>
                <c:pt idx="2639">
                  <c:v>3.4492430000000001</c:v>
                </c:pt>
                <c:pt idx="2640">
                  <c:v>1.7701309999999999</c:v>
                </c:pt>
                <c:pt idx="2641">
                  <c:v>3.4364739999999996</c:v>
                </c:pt>
                <c:pt idx="2642">
                  <c:v>1.5173749999999999</c:v>
                </c:pt>
                <c:pt idx="2643">
                  <c:v>2.987803</c:v>
                </c:pt>
                <c:pt idx="2644">
                  <c:v>1.552915</c:v>
                </c:pt>
                <c:pt idx="2645">
                  <c:v>3.244726</c:v>
                </c:pt>
                <c:pt idx="2646">
                  <c:v>1.840187</c:v>
                </c:pt>
                <c:pt idx="2647">
                  <c:v>3.7020550000000001</c:v>
                </c:pt>
                <c:pt idx="2648">
                  <c:v>1.7087749999999999</c:v>
                </c:pt>
                <c:pt idx="2649">
                  <c:v>3.1741349999999997</c:v>
                </c:pt>
                <c:pt idx="2650">
                  <c:v>1.2334339999999999</c:v>
                </c:pt>
                <c:pt idx="2651">
                  <c:v>2.3017289999999999</c:v>
                </c:pt>
                <c:pt idx="2652">
                  <c:v>0.95902799999999999</c:v>
                </c:pt>
                <c:pt idx="2653">
                  <c:v>1.884233</c:v>
                </c:pt>
                <c:pt idx="2654">
                  <c:v>0.96113000000000004</c:v>
                </c:pt>
                <c:pt idx="2655">
                  <c:v>1.968065</c:v>
                </c:pt>
                <c:pt idx="2656">
                  <c:v>0.97258599999999995</c:v>
                </c:pt>
                <c:pt idx="2657">
                  <c:v>1.7274229999999999</c:v>
                </c:pt>
                <c:pt idx="2658">
                  <c:v>0.38675799999999999</c:v>
                </c:pt>
                <c:pt idx="2659">
                  <c:v>0.27890599999999999</c:v>
                </c:pt>
                <c:pt idx="2660">
                  <c:v>-0.59914800000000001</c:v>
                </c:pt>
                <c:pt idx="2661">
                  <c:v>-1.6030580000000001</c:v>
                </c:pt>
                <c:pt idx="2662">
                  <c:v>-1.302084</c:v>
                </c:pt>
                <c:pt idx="2663">
                  <c:v>-2.7656339999999999</c:v>
                </c:pt>
                <c:pt idx="2664">
                  <c:v>-1.6277060000000001</c:v>
                </c:pt>
                <c:pt idx="2665">
                  <c:v>-3.5227170000000001</c:v>
                </c:pt>
                <c:pt idx="2666">
                  <c:v>-2.2050559999999999</c:v>
                </c:pt>
                <c:pt idx="2667">
                  <c:v>-4.7918830000000003</c:v>
                </c:pt>
                <c:pt idx="2668">
                  <c:v>-3.0526390000000001</c:v>
                </c:pt>
                <c:pt idx="2669">
                  <c:v>-6.6309089999999999</c:v>
                </c:pt>
                <c:pt idx="2670">
                  <c:v>-4.1791349999999996</c:v>
                </c:pt>
                <c:pt idx="2671">
                  <c:v>-9.052505</c:v>
                </c:pt>
                <c:pt idx="2672">
                  <c:v>-5.678382</c:v>
                </c:pt>
                <c:pt idx="2673">
                  <c:v>-12.178734</c:v>
                </c:pt>
                <c:pt idx="2674">
                  <c:v>-7.2460550000000001</c:v>
                </c:pt>
                <c:pt idx="2675">
                  <c:v>-15.159887000000001</c:v>
                </c:pt>
                <c:pt idx="2676">
                  <c:v>-8.4512330000000002</c:v>
                </c:pt>
                <c:pt idx="2677">
                  <c:v>-17.129556999999998</c:v>
                </c:pt>
                <c:pt idx="2678">
                  <c:v>-8.6190490000000004</c:v>
                </c:pt>
                <c:pt idx="2679">
                  <c:v>-17.072580000000002</c:v>
                </c:pt>
                <c:pt idx="2680">
                  <c:v>-8.1749550000000006</c:v>
                </c:pt>
                <c:pt idx="2681">
                  <c:v>-16.100498999999999</c:v>
                </c:pt>
                <c:pt idx="2682">
                  <c:v>-7.8095720000000002</c:v>
                </c:pt>
                <c:pt idx="2683">
                  <c:v>-15.458907</c:v>
                </c:pt>
                <c:pt idx="2684">
                  <c:v>-7.450005</c:v>
                </c:pt>
                <c:pt idx="2685">
                  <c:v>-14.807098</c:v>
                </c:pt>
                <c:pt idx="2686">
                  <c:v>-7.326943</c:v>
                </c:pt>
                <c:pt idx="2687">
                  <c:v>-14.742958999999999</c:v>
                </c:pt>
                <c:pt idx="2688">
                  <c:v>-7.6306279999999997</c:v>
                </c:pt>
                <c:pt idx="2689">
                  <c:v>-15.499625</c:v>
                </c:pt>
                <c:pt idx="2690">
                  <c:v>-8.0985220000000009</c:v>
                </c:pt>
                <c:pt idx="2691">
                  <c:v>-16.356777000000001</c:v>
                </c:pt>
                <c:pt idx="2692">
                  <c:v>-8.2518790000000006</c:v>
                </c:pt>
                <c:pt idx="2693">
                  <c:v>-16.377962</c:v>
                </c:pt>
                <c:pt idx="2694">
                  <c:v>-7.8327900000000001</c:v>
                </c:pt>
                <c:pt idx="2695">
                  <c:v>-15.225813</c:v>
                </c:pt>
                <c:pt idx="2696">
                  <c:v>-6.7973179999999997</c:v>
                </c:pt>
                <c:pt idx="2697">
                  <c:v>-12.943303</c:v>
                </c:pt>
                <c:pt idx="2698">
                  <c:v>-5.5039699999999998</c:v>
                </c:pt>
                <c:pt idx="2699">
                  <c:v>-10.403205</c:v>
                </c:pt>
                <c:pt idx="2700">
                  <c:v>-4.3742190000000001</c:v>
                </c:pt>
                <c:pt idx="2701">
                  <c:v>-8.2258709999999997</c:v>
                </c:pt>
                <c:pt idx="2702">
                  <c:v>-3.1881010000000001</c:v>
                </c:pt>
                <c:pt idx="2703">
                  <c:v>-5.8463089999999998</c:v>
                </c:pt>
                <c:pt idx="2704">
                  <c:v>-2.2789820000000001</c:v>
                </c:pt>
                <c:pt idx="2705">
                  <c:v>-4.4936749999999996</c:v>
                </c:pt>
                <c:pt idx="2706">
                  <c:v>-2.2825350000000002</c:v>
                </c:pt>
                <c:pt idx="2707">
                  <c:v>-4.7300660000000008</c:v>
                </c:pt>
                <c:pt idx="2708">
                  <c:v>-2.5243660000000001</c:v>
                </c:pt>
                <c:pt idx="2709">
                  <c:v>-5.1252390000000005</c:v>
                </c:pt>
                <c:pt idx="2710">
                  <c:v>-2.3820679999999999</c:v>
                </c:pt>
                <c:pt idx="2711">
                  <c:v>-4.1868639999999999</c:v>
                </c:pt>
                <c:pt idx="2712">
                  <c:v>-1.3861030000000001</c:v>
                </c:pt>
                <c:pt idx="2713">
                  <c:v>-2.1433770000000001</c:v>
                </c:pt>
                <c:pt idx="2714">
                  <c:v>-0.119298</c:v>
                </c:pt>
                <c:pt idx="2715">
                  <c:v>0.334096</c:v>
                </c:pt>
                <c:pt idx="2716">
                  <c:v>0.39657399999999998</c:v>
                </c:pt>
                <c:pt idx="2717">
                  <c:v>0.80338299999999996</c:v>
                </c:pt>
                <c:pt idx="2718">
                  <c:v>0.35449900000000001</c:v>
                </c:pt>
                <c:pt idx="2719">
                  <c:v>0.55703000000000003</c:v>
                </c:pt>
                <c:pt idx="2720">
                  <c:v>0.159303</c:v>
                </c:pt>
                <c:pt idx="2721">
                  <c:v>0.28810400000000003</c:v>
                </c:pt>
                <c:pt idx="2722">
                  <c:v>0.125163</c:v>
                </c:pt>
                <c:pt idx="2723">
                  <c:v>0.292383</c:v>
                </c:pt>
                <c:pt idx="2724">
                  <c:v>0.263206</c:v>
                </c:pt>
                <c:pt idx="2725">
                  <c:v>0.65684900000000002</c:v>
                </c:pt>
                <c:pt idx="2726">
                  <c:v>0.50629800000000003</c:v>
                </c:pt>
                <c:pt idx="2727">
                  <c:v>1.0949140000000002</c:v>
                </c:pt>
                <c:pt idx="2728">
                  <c:v>0.59089199999999997</c:v>
                </c:pt>
                <c:pt idx="2729">
                  <c:v>1.088733</c:v>
                </c:pt>
                <c:pt idx="2730">
                  <c:v>0.38685000000000003</c:v>
                </c:pt>
                <c:pt idx="2731">
                  <c:v>0.72009999999999996</c:v>
                </c:pt>
                <c:pt idx="2732">
                  <c:v>0.33987600000000001</c:v>
                </c:pt>
                <c:pt idx="2733">
                  <c:v>0.73134199999999994</c:v>
                </c:pt>
                <c:pt idx="2734">
                  <c:v>0.42684699999999998</c:v>
                </c:pt>
                <c:pt idx="2735">
                  <c:v>0.80125999999999997</c:v>
                </c:pt>
                <c:pt idx="2736">
                  <c:v>0.231014</c:v>
                </c:pt>
                <c:pt idx="2737">
                  <c:v>0.31963399999999997</c:v>
                </c:pt>
                <c:pt idx="2738">
                  <c:v>2.8441000000000001E-2</c:v>
                </c:pt>
                <c:pt idx="2739">
                  <c:v>5.7083000000000002E-2</c:v>
                </c:pt>
                <c:pt idx="2740">
                  <c:v>6.3653000000000001E-2</c:v>
                </c:pt>
                <c:pt idx="2741">
                  <c:v>0.14179600000000001</c:v>
                </c:pt>
                <c:pt idx="2742">
                  <c:v>4.7713999999999999E-2</c:v>
                </c:pt>
                <c:pt idx="2743">
                  <c:v>3.662E-2</c:v>
                </c:pt>
                <c:pt idx="2744">
                  <c:v>-7.1499999999999994E-2</c:v>
                </c:pt>
                <c:pt idx="2745">
                  <c:v>-0.170235</c:v>
                </c:pt>
                <c:pt idx="2746">
                  <c:v>-8.2345000000000002E-2</c:v>
                </c:pt>
                <c:pt idx="2747">
                  <c:v>-0.147651</c:v>
                </c:pt>
                <c:pt idx="2748">
                  <c:v>-3.7711000000000001E-2</c:v>
                </c:pt>
                <c:pt idx="2749">
                  <c:v>-4.0437000000000001E-2</c:v>
                </c:pt>
                <c:pt idx="2750">
                  <c:v>4.4112999999999999E-2</c:v>
                </c:pt>
                <c:pt idx="2751">
                  <c:v>0.11812300000000001</c:v>
                </c:pt>
                <c:pt idx="2752">
                  <c:v>8.0435000000000006E-2</c:v>
                </c:pt>
                <c:pt idx="2753">
                  <c:v>0.14917000000000002</c:v>
                </c:pt>
                <c:pt idx="2754">
                  <c:v>4.2096000000000001E-2</c:v>
                </c:pt>
              </c:numCache>
            </c:numRef>
          </c:val>
          <c:smooth val="0"/>
          <c:extLst>
            <c:ext xmlns:c16="http://schemas.microsoft.com/office/drawing/2014/chart" uri="{C3380CC4-5D6E-409C-BE32-E72D297353CC}">
              <c16:uniqueId val="{00000002-31F1-4C5A-AE58-4D69EFEFD979}"/>
            </c:ext>
          </c:extLst>
        </c:ser>
        <c:dLbls>
          <c:showLegendKey val="0"/>
          <c:showVal val="0"/>
          <c:showCatName val="0"/>
          <c:showSerName val="0"/>
          <c:showPercent val="0"/>
          <c:showBubbleSize val="0"/>
        </c:dLbls>
        <c:marker val="1"/>
        <c:smooth val="0"/>
        <c:axId val="388523216"/>
        <c:axId val="270429664"/>
      </c:lineChart>
      <c:catAx>
        <c:axId val="388523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429664"/>
        <c:crosses val="autoZero"/>
        <c:auto val="1"/>
        <c:lblAlgn val="ctr"/>
        <c:lblOffset val="100"/>
        <c:noMultiLvlLbl val="0"/>
      </c:catAx>
      <c:valAx>
        <c:axId val="27042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2321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a:t>
            </a:r>
            <a:r>
              <a:rPr lang="en-IE" baseline="0"/>
              <a:t> </a:t>
            </a:r>
            <a:r>
              <a:rPr lang="en-US" altLang="zh-CN" baseline="0"/>
              <a:t>Data in Gesture1</a:t>
            </a:r>
            <a:endParaRPr lang="en-IE"/>
          </a:p>
        </c:rich>
      </c:tx>
      <c:layout>
        <c:manualLayout>
          <c:xMode val="edge"/>
          <c:yMode val="edge"/>
          <c:x val="0.31361466180363823"/>
          <c:y val="2.888086642599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4558600638880374E-2"/>
          <c:y val="9.4106280193236733E-2"/>
          <c:w val="0.95329005995211658"/>
          <c:h val="0.80409905283578686"/>
        </c:manualLayout>
      </c:layout>
      <c:lineChart>
        <c:grouping val="standard"/>
        <c:varyColors val="0"/>
        <c:ser>
          <c:idx val="0"/>
          <c:order val="0"/>
          <c:tx>
            <c:strRef>
              <c:f>accelerometer!$F$1</c:f>
              <c:strCache>
                <c:ptCount val="1"/>
                <c:pt idx="0">
                  <c:v>Accel_x</c:v>
                </c:pt>
              </c:strCache>
            </c:strRef>
          </c:tx>
          <c:spPr>
            <a:ln w="28575" cap="rnd">
              <a:solidFill>
                <a:schemeClr val="accent1"/>
              </a:solidFill>
              <a:round/>
            </a:ln>
            <a:effectLst/>
          </c:spPr>
          <c:marker>
            <c:symbol val="none"/>
          </c:marker>
          <c:val>
            <c:numRef>
              <c:f>accelerometer!$F$2:$F$2333</c:f>
              <c:numCache>
                <c:formatCode>General</c:formatCode>
                <c:ptCount val="2332"/>
                <c:pt idx="0">
                  <c:v>0.76185935999999999</c:v>
                </c:pt>
                <c:pt idx="1">
                  <c:v>0.84837152100000002</c:v>
                </c:pt>
                <c:pt idx="2">
                  <c:v>0.84827856000000001</c:v>
                </c:pt>
                <c:pt idx="3">
                  <c:v>0.872005688</c:v>
                </c:pt>
                <c:pt idx="4">
                  <c:v>0.79731062399999997</c:v>
                </c:pt>
                <c:pt idx="5">
                  <c:v>0.79442942400000005</c:v>
                </c:pt>
                <c:pt idx="6">
                  <c:v>0.80976523099999997</c:v>
                </c:pt>
                <c:pt idx="7">
                  <c:v>0.79003095099999998</c:v>
                </c:pt>
                <c:pt idx="8">
                  <c:v>0.81118214300000002</c:v>
                </c:pt>
                <c:pt idx="9">
                  <c:v>0.91616612200000003</c:v>
                </c:pt>
                <c:pt idx="10">
                  <c:v>0.86735003700000002</c:v>
                </c:pt>
                <c:pt idx="11">
                  <c:v>0.77922689899999997</c:v>
                </c:pt>
                <c:pt idx="12">
                  <c:v>0.81388864999999999</c:v>
                </c:pt>
                <c:pt idx="13">
                  <c:v>0.867703628</c:v>
                </c:pt>
                <c:pt idx="14">
                  <c:v>0.81915070800000001</c:v>
                </c:pt>
                <c:pt idx="15">
                  <c:v>-8.3397388479999996</c:v>
                </c:pt>
                <c:pt idx="16">
                  <c:v>-10.050495079999999</c:v>
                </c:pt>
                <c:pt idx="17">
                  <c:v>-7.2434778990000002</c:v>
                </c:pt>
                <c:pt idx="18">
                  <c:v>-2.1362211499999999</c:v>
                </c:pt>
                <c:pt idx="19">
                  <c:v>0.69060116500000002</c:v>
                </c:pt>
                <c:pt idx="20">
                  <c:v>0.51283408699999999</c:v>
                </c:pt>
                <c:pt idx="21">
                  <c:v>-1.8436603250000001</c:v>
                </c:pt>
                <c:pt idx="22">
                  <c:v>-5.6082927610000004</c:v>
                </c:pt>
                <c:pt idx="23">
                  <c:v>-4.9797461969999999</c:v>
                </c:pt>
                <c:pt idx="24">
                  <c:v>-2.7546564419999999</c:v>
                </c:pt>
                <c:pt idx="25">
                  <c:v>-1.509579287</c:v>
                </c:pt>
                <c:pt idx="26">
                  <c:v>-1.0259338389999999</c:v>
                </c:pt>
                <c:pt idx="27">
                  <c:v>-1.0919747070000001</c:v>
                </c:pt>
                <c:pt idx="28">
                  <c:v>-0.78895703900000003</c:v>
                </c:pt>
                <c:pt idx="29">
                  <c:v>-7.4681987000000005E-2</c:v>
                </c:pt>
                <c:pt idx="30">
                  <c:v>1.5901510919999999</c:v>
                </c:pt>
                <c:pt idx="31">
                  <c:v>2.325581567</c:v>
                </c:pt>
                <c:pt idx="32">
                  <c:v>1.6971256139999999</c:v>
                </c:pt>
                <c:pt idx="33">
                  <c:v>1.0001838279999999</c:v>
                </c:pt>
                <c:pt idx="34">
                  <c:v>6.9578390000000004E-2</c:v>
                </c:pt>
                <c:pt idx="35">
                  <c:v>0.56253771799999996</c:v>
                </c:pt>
                <c:pt idx="36">
                  <c:v>-0.92035414199999999</c:v>
                </c:pt>
                <c:pt idx="37">
                  <c:v>-1.5722003259999999</c:v>
                </c:pt>
                <c:pt idx="38">
                  <c:v>-1.558711768</c:v>
                </c:pt>
                <c:pt idx="39">
                  <c:v>-0.261601097</c:v>
                </c:pt>
                <c:pt idx="40">
                  <c:v>0.159563131</c:v>
                </c:pt>
                <c:pt idx="41">
                  <c:v>0.654976275</c:v>
                </c:pt>
                <c:pt idx="42">
                  <c:v>1.7462035810000001</c:v>
                </c:pt>
                <c:pt idx="43">
                  <c:v>2.2452718420000002</c:v>
                </c:pt>
                <c:pt idx="44">
                  <c:v>3.4269557380000002</c:v>
                </c:pt>
                <c:pt idx="45">
                  <c:v>3.5321393680000002</c:v>
                </c:pt>
                <c:pt idx="46">
                  <c:v>3.4126652310000001</c:v>
                </c:pt>
                <c:pt idx="47">
                  <c:v>3.425782817</c:v>
                </c:pt>
                <c:pt idx="48">
                  <c:v>3.031475409</c:v>
                </c:pt>
                <c:pt idx="49">
                  <c:v>3.1617350210000001</c:v>
                </c:pt>
                <c:pt idx="50">
                  <c:v>2.7012959159999999</c:v>
                </c:pt>
                <c:pt idx="51">
                  <c:v>1.8156759389999999</c:v>
                </c:pt>
                <c:pt idx="52">
                  <c:v>-0.74172869200000002</c:v>
                </c:pt>
                <c:pt idx="53">
                  <c:v>0.76231597399999995</c:v>
                </c:pt>
                <c:pt idx="54">
                  <c:v>8.5556813589999994</c:v>
                </c:pt>
                <c:pt idx="55">
                  <c:v>17.084741650000002</c:v>
                </c:pt>
                <c:pt idx="56">
                  <c:v>14.3822156</c:v>
                </c:pt>
                <c:pt idx="57">
                  <c:v>7.3616407979999998</c:v>
                </c:pt>
                <c:pt idx="58">
                  <c:v>-0.81695389500000004</c:v>
                </c:pt>
                <c:pt idx="59">
                  <c:v>-3.370760529</c:v>
                </c:pt>
                <c:pt idx="60">
                  <c:v>-0.15349875800000001</c:v>
                </c:pt>
                <c:pt idx="61">
                  <c:v>0.66758231400000001</c:v>
                </c:pt>
                <c:pt idx="62">
                  <c:v>-0.22922099500000001</c:v>
                </c:pt>
                <c:pt idx="63">
                  <c:v>2.957341671</c:v>
                </c:pt>
                <c:pt idx="64">
                  <c:v>7.280968916</c:v>
                </c:pt>
                <c:pt idx="65">
                  <c:v>8.3142105760000007</c:v>
                </c:pt>
                <c:pt idx="66">
                  <c:v>5.7598824469999998</c:v>
                </c:pt>
                <c:pt idx="67">
                  <c:v>-0.19918229100000001</c:v>
                </c:pt>
                <c:pt idx="68">
                  <c:v>-3.3289566320000001</c:v>
                </c:pt>
                <c:pt idx="69">
                  <c:v>-3.760388286</c:v>
                </c:pt>
                <c:pt idx="70">
                  <c:v>-5.4246245369999997</c:v>
                </c:pt>
                <c:pt idx="71">
                  <c:v>-3.6900425879999998</c:v>
                </c:pt>
                <c:pt idx="72">
                  <c:v>-0.68220806199999995</c:v>
                </c:pt>
                <c:pt idx="73">
                  <c:v>1.5008614950000001</c:v>
                </c:pt>
                <c:pt idx="74">
                  <c:v>-3.1047192219999999</c:v>
                </c:pt>
                <c:pt idx="75">
                  <c:v>-4.4725605579999996</c:v>
                </c:pt>
                <c:pt idx="76">
                  <c:v>-5.590833247</c:v>
                </c:pt>
                <c:pt idx="77">
                  <c:v>-5.7501404880000004</c:v>
                </c:pt>
                <c:pt idx="78">
                  <c:v>-3.8350451360000002</c:v>
                </c:pt>
                <c:pt idx="79">
                  <c:v>-2.5745053740000001</c:v>
                </c:pt>
                <c:pt idx="80">
                  <c:v>1.0902350350000001</c:v>
                </c:pt>
                <c:pt idx="81">
                  <c:v>3.495481281</c:v>
                </c:pt>
                <c:pt idx="82">
                  <c:v>-4.210605814</c:v>
                </c:pt>
                <c:pt idx="83">
                  <c:v>-13.88604544</c:v>
                </c:pt>
                <c:pt idx="84">
                  <c:v>-16.74443728</c:v>
                </c:pt>
                <c:pt idx="85">
                  <c:v>-14.174877329999999</c:v>
                </c:pt>
                <c:pt idx="86">
                  <c:v>-10.70567333</c:v>
                </c:pt>
                <c:pt idx="87">
                  <c:v>-11.057671640000001</c:v>
                </c:pt>
                <c:pt idx="88">
                  <c:v>-10.55050239</c:v>
                </c:pt>
                <c:pt idx="89">
                  <c:v>-6.141902365</c:v>
                </c:pt>
                <c:pt idx="90">
                  <c:v>-8.4885982910000006</c:v>
                </c:pt>
                <c:pt idx="91">
                  <c:v>-11.52032167</c:v>
                </c:pt>
                <c:pt idx="92">
                  <c:v>-10.144426879999999</c:v>
                </c:pt>
                <c:pt idx="93">
                  <c:v>-4.7544319140000004</c:v>
                </c:pt>
                <c:pt idx="94">
                  <c:v>-1.5615220519999999</c:v>
                </c:pt>
                <c:pt idx="95">
                  <c:v>-3.789096121</c:v>
                </c:pt>
                <c:pt idx="96">
                  <c:v>-2.7265934060000001</c:v>
                </c:pt>
                <c:pt idx="97">
                  <c:v>-7.8077776229999998</c:v>
                </c:pt>
                <c:pt idx="98">
                  <c:v>-23.58828703</c:v>
                </c:pt>
                <c:pt idx="99">
                  <c:v>-18.57205338</c:v>
                </c:pt>
                <c:pt idx="100">
                  <c:v>-1.884327388</c:v>
                </c:pt>
                <c:pt idx="101">
                  <c:v>-2.7225018209999998</c:v>
                </c:pt>
                <c:pt idx="102">
                  <c:v>-2.874032862</c:v>
                </c:pt>
                <c:pt idx="103">
                  <c:v>-1.401201242</c:v>
                </c:pt>
                <c:pt idx="104">
                  <c:v>-2.588379202</c:v>
                </c:pt>
                <c:pt idx="105">
                  <c:v>-3.808756641</c:v>
                </c:pt>
                <c:pt idx="106">
                  <c:v>-5.8741445570000002</c:v>
                </c:pt>
                <c:pt idx="107">
                  <c:v>-5.5156658419999998</c:v>
                </c:pt>
                <c:pt idx="108">
                  <c:v>-10.832453210000001</c:v>
                </c:pt>
                <c:pt idx="109">
                  <c:v>-15.857400220000001</c:v>
                </c:pt>
                <c:pt idx="110">
                  <c:v>-18.977885659999998</c:v>
                </c:pt>
                <c:pt idx="111">
                  <c:v>-22.06407549</c:v>
                </c:pt>
                <c:pt idx="112">
                  <c:v>-18.709904420000001</c:v>
                </c:pt>
                <c:pt idx="113">
                  <c:v>-19.400304989999999</c:v>
                </c:pt>
                <c:pt idx="114">
                  <c:v>-18.626276879999999</c:v>
                </c:pt>
                <c:pt idx="115">
                  <c:v>-17.311595430000001</c:v>
                </c:pt>
                <c:pt idx="116">
                  <c:v>-22.56639496</c:v>
                </c:pt>
                <c:pt idx="117">
                  <c:v>-25.95353575</c:v>
                </c:pt>
                <c:pt idx="118">
                  <c:v>-27.476840589999998</c:v>
                </c:pt>
                <c:pt idx="119">
                  <c:v>-29.69180974</c:v>
                </c:pt>
                <c:pt idx="120">
                  <c:v>-38.814894899999999</c:v>
                </c:pt>
                <c:pt idx="121">
                  <c:v>-37.637711690000003</c:v>
                </c:pt>
                <c:pt idx="122">
                  <c:v>-37.367781379999997</c:v>
                </c:pt>
                <c:pt idx="123">
                  <c:v>-38.01923506</c:v>
                </c:pt>
                <c:pt idx="124">
                  <c:v>-36.628985120000003</c:v>
                </c:pt>
                <c:pt idx="125">
                  <c:v>-34.252928959999998</c:v>
                </c:pt>
                <c:pt idx="126">
                  <c:v>-35.632438299999997</c:v>
                </c:pt>
                <c:pt idx="127">
                  <c:v>-36.306112310000003</c:v>
                </c:pt>
                <c:pt idx="128">
                  <c:v>-35.115132269999997</c:v>
                </c:pt>
                <c:pt idx="129">
                  <c:v>-37.279765189999999</c:v>
                </c:pt>
                <c:pt idx="130">
                  <c:v>-39.026316199999997</c:v>
                </c:pt>
                <c:pt idx="131">
                  <c:v>-40.240747689999999</c:v>
                </c:pt>
                <c:pt idx="132">
                  <c:v>-42.119916750000002</c:v>
                </c:pt>
                <c:pt idx="133">
                  <c:v>-42.346835990000002</c:v>
                </c:pt>
                <c:pt idx="134">
                  <c:v>-44.133425250000002</c:v>
                </c:pt>
                <c:pt idx="135">
                  <c:v>-45.013647249999998</c:v>
                </c:pt>
                <c:pt idx="136">
                  <c:v>-45.001907869999997</c:v>
                </c:pt>
                <c:pt idx="137">
                  <c:v>-45.151882819999997</c:v>
                </c:pt>
                <c:pt idx="138">
                  <c:v>-42.999507049999998</c:v>
                </c:pt>
                <c:pt idx="139">
                  <c:v>-37.317934540000003</c:v>
                </c:pt>
                <c:pt idx="140">
                  <c:v>-29.30776955</c:v>
                </c:pt>
                <c:pt idx="141">
                  <c:v>-20.575291750000002</c:v>
                </c:pt>
                <c:pt idx="142">
                  <c:v>-16.32021524</c:v>
                </c:pt>
                <c:pt idx="143">
                  <c:v>-11.082793150000001</c:v>
                </c:pt>
                <c:pt idx="144">
                  <c:v>-3.924798601</c:v>
                </c:pt>
                <c:pt idx="145">
                  <c:v>8.1556249839999992</c:v>
                </c:pt>
                <c:pt idx="146">
                  <c:v>18.73041061</c:v>
                </c:pt>
                <c:pt idx="147">
                  <c:v>25.883613919999998</c:v>
                </c:pt>
                <c:pt idx="148">
                  <c:v>33.456956390000002</c:v>
                </c:pt>
                <c:pt idx="149">
                  <c:v>42.497017309999997</c:v>
                </c:pt>
                <c:pt idx="150">
                  <c:v>39.264005599999997</c:v>
                </c:pt>
                <c:pt idx="151">
                  <c:v>25.43168949</c:v>
                </c:pt>
                <c:pt idx="152">
                  <c:v>19.395465139999999</c:v>
                </c:pt>
                <c:pt idx="153">
                  <c:v>11.046381179999999</c:v>
                </c:pt>
                <c:pt idx="154">
                  <c:v>-9.6816298389999993</c:v>
                </c:pt>
                <c:pt idx="155">
                  <c:v>-37.983730039999998</c:v>
                </c:pt>
                <c:pt idx="156">
                  <c:v>-41.868014619999997</c:v>
                </c:pt>
                <c:pt idx="157">
                  <c:v>-38.334328390000003</c:v>
                </c:pt>
                <c:pt idx="158">
                  <c:v>-30.19887095</c:v>
                </c:pt>
                <c:pt idx="159">
                  <c:v>-24.03109126</c:v>
                </c:pt>
                <c:pt idx="160">
                  <c:v>-19.081359070000001</c:v>
                </c:pt>
                <c:pt idx="161">
                  <c:v>-14.635620510000001</c:v>
                </c:pt>
                <c:pt idx="162">
                  <c:v>-11.113070909999999</c:v>
                </c:pt>
                <c:pt idx="163">
                  <c:v>-8.9056503100000004</c:v>
                </c:pt>
                <c:pt idx="164">
                  <c:v>-10.4412038</c:v>
                </c:pt>
                <c:pt idx="165">
                  <c:v>-13.0543136</c:v>
                </c:pt>
                <c:pt idx="166">
                  <c:v>-15.43677905</c:v>
                </c:pt>
                <c:pt idx="167">
                  <c:v>-16.893113750000001</c:v>
                </c:pt>
                <c:pt idx="168">
                  <c:v>-18.493533209999999</c:v>
                </c:pt>
                <c:pt idx="169">
                  <c:v>-19.220116269999998</c:v>
                </c:pt>
                <c:pt idx="170">
                  <c:v>-18.50650211</c:v>
                </c:pt>
                <c:pt idx="171">
                  <c:v>-18.560406560000001</c:v>
                </c:pt>
                <c:pt idx="172">
                  <c:v>-17.765405900000001</c:v>
                </c:pt>
                <c:pt idx="173">
                  <c:v>-17.450949390000002</c:v>
                </c:pt>
                <c:pt idx="174">
                  <c:v>-16.260651800000002</c:v>
                </c:pt>
                <c:pt idx="175">
                  <c:v>-13.57279417</c:v>
                </c:pt>
                <c:pt idx="176">
                  <c:v>-12.452467739999999</c:v>
                </c:pt>
                <c:pt idx="177">
                  <c:v>-10.834713069999999</c:v>
                </c:pt>
                <c:pt idx="178">
                  <c:v>-11.65768327</c:v>
                </c:pt>
                <c:pt idx="179">
                  <c:v>-13.51096652</c:v>
                </c:pt>
                <c:pt idx="180">
                  <c:v>-15.454458470000001</c:v>
                </c:pt>
                <c:pt idx="181">
                  <c:v>-16.84816885</c:v>
                </c:pt>
                <c:pt idx="182">
                  <c:v>-17.32458321</c:v>
                </c:pt>
                <c:pt idx="183">
                  <c:v>-17.39228932</c:v>
                </c:pt>
                <c:pt idx="184">
                  <c:v>-18.946995000000001</c:v>
                </c:pt>
                <c:pt idx="185">
                  <c:v>-21.67179367</c:v>
                </c:pt>
                <c:pt idx="186">
                  <c:v>-24.109160339999999</c:v>
                </c:pt>
                <c:pt idx="187">
                  <c:v>-25.431154029999998</c:v>
                </c:pt>
                <c:pt idx="188">
                  <c:v>-26.265895319999998</c:v>
                </c:pt>
                <c:pt idx="189">
                  <c:v>-29.75614697</c:v>
                </c:pt>
                <c:pt idx="190">
                  <c:v>-30.702780069999999</c:v>
                </c:pt>
                <c:pt idx="191">
                  <c:v>-22.224075599999999</c:v>
                </c:pt>
                <c:pt idx="192">
                  <c:v>-17.079988579999998</c:v>
                </c:pt>
                <c:pt idx="193">
                  <c:v>-16.64668125</c:v>
                </c:pt>
                <c:pt idx="194">
                  <c:v>-19.383044699999999</c:v>
                </c:pt>
                <c:pt idx="195">
                  <c:v>-21.69789703</c:v>
                </c:pt>
                <c:pt idx="196">
                  <c:v>-23.7411408</c:v>
                </c:pt>
                <c:pt idx="197">
                  <c:v>-25.686999230000001</c:v>
                </c:pt>
                <c:pt idx="198">
                  <c:v>-26.22127643</c:v>
                </c:pt>
                <c:pt idx="199">
                  <c:v>-24.832634980000002</c:v>
                </c:pt>
                <c:pt idx="200">
                  <c:v>-17.805561399999998</c:v>
                </c:pt>
                <c:pt idx="201">
                  <c:v>-9.3175706320000007</c:v>
                </c:pt>
                <c:pt idx="202">
                  <c:v>-4.5302380380000002</c:v>
                </c:pt>
                <c:pt idx="203">
                  <c:v>-1.8225243419999999</c:v>
                </c:pt>
                <c:pt idx="204">
                  <c:v>-0.46304664099999998</c:v>
                </c:pt>
                <c:pt idx="205">
                  <c:v>0.71840539299999995</c:v>
                </c:pt>
                <c:pt idx="206">
                  <c:v>1.931722843</c:v>
                </c:pt>
                <c:pt idx="207">
                  <c:v>2.3719242170000001</c:v>
                </c:pt>
                <c:pt idx="208">
                  <c:v>2.2172656489999998</c:v>
                </c:pt>
                <c:pt idx="209">
                  <c:v>1.7002014969999999</c:v>
                </c:pt>
                <c:pt idx="210">
                  <c:v>0.75352566899999995</c:v>
                </c:pt>
                <c:pt idx="211">
                  <c:v>-0.89998798999999996</c:v>
                </c:pt>
                <c:pt idx="212">
                  <c:v>-2.3481336270000002</c:v>
                </c:pt>
                <c:pt idx="213">
                  <c:v>-3.2562481270000001</c:v>
                </c:pt>
                <c:pt idx="214">
                  <c:v>-4.3016236909999996</c:v>
                </c:pt>
                <c:pt idx="215">
                  <c:v>-5.3040633770000003</c:v>
                </c:pt>
                <c:pt idx="216">
                  <c:v>-6.2898607340000003</c:v>
                </c:pt>
                <c:pt idx="217">
                  <c:v>-7.8976236630000001</c:v>
                </c:pt>
                <c:pt idx="218">
                  <c:v>-9.0610207129999996</c:v>
                </c:pt>
                <c:pt idx="219">
                  <c:v>-10.60189782</c:v>
                </c:pt>
                <c:pt idx="220">
                  <c:v>-11.49523838</c:v>
                </c:pt>
                <c:pt idx="221">
                  <c:v>-12.151263350000001</c:v>
                </c:pt>
                <c:pt idx="222">
                  <c:v>-11.49797757</c:v>
                </c:pt>
                <c:pt idx="223">
                  <c:v>-9.9378146049999998</c:v>
                </c:pt>
                <c:pt idx="224">
                  <c:v>-10.092283520000001</c:v>
                </c:pt>
                <c:pt idx="225">
                  <c:v>-11.5565497</c:v>
                </c:pt>
                <c:pt idx="226">
                  <c:v>-13.901057720000001</c:v>
                </c:pt>
                <c:pt idx="227">
                  <c:v>-17.545197569999999</c:v>
                </c:pt>
                <c:pt idx="228">
                  <c:v>-23.68767197</c:v>
                </c:pt>
                <c:pt idx="229">
                  <c:v>-30.482469649999999</c:v>
                </c:pt>
                <c:pt idx="230">
                  <c:v>-35.197506660000002</c:v>
                </c:pt>
                <c:pt idx="231">
                  <c:v>-23.197720239999999</c:v>
                </c:pt>
                <c:pt idx="232">
                  <c:v>-12.654523360000001</c:v>
                </c:pt>
                <c:pt idx="233">
                  <c:v>-6.7945012580000004</c:v>
                </c:pt>
                <c:pt idx="234">
                  <c:v>-7.5186851849999998</c:v>
                </c:pt>
                <c:pt idx="235">
                  <c:v>-8.1293102659999992</c:v>
                </c:pt>
                <c:pt idx="236">
                  <c:v>-7.5625693409999997</c:v>
                </c:pt>
                <c:pt idx="237">
                  <c:v>-7.7463624309999997</c:v>
                </c:pt>
                <c:pt idx="238">
                  <c:v>-9.0723637769999996</c:v>
                </c:pt>
                <c:pt idx="239">
                  <c:v>-10.49590869</c:v>
                </c:pt>
                <c:pt idx="240">
                  <c:v>-9.1124088830000005</c:v>
                </c:pt>
                <c:pt idx="241">
                  <c:v>-8.1343620520000002</c:v>
                </c:pt>
                <c:pt idx="242">
                  <c:v>-7.5827348900000002</c:v>
                </c:pt>
                <c:pt idx="243">
                  <c:v>-7.0114203220000002</c:v>
                </c:pt>
                <c:pt idx="244">
                  <c:v>-6.5274087969999997</c:v>
                </c:pt>
                <c:pt idx="245">
                  <c:v>-6.1673607600000002</c:v>
                </c:pt>
                <c:pt idx="246">
                  <c:v>-6.5818884119999996</c:v>
                </c:pt>
                <c:pt idx="247">
                  <c:v>-7.0770573109999999</c:v>
                </c:pt>
                <c:pt idx="248">
                  <c:v>-7.8115210230000001</c:v>
                </c:pt>
                <c:pt idx="249">
                  <c:v>-7.8496489719999998</c:v>
                </c:pt>
                <c:pt idx="250">
                  <c:v>-7.8510181159999997</c:v>
                </c:pt>
                <c:pt idx="251">
                  <c:v>-8.4412896310000001</c:v>
                </c:pt>
                <c:pt idx="252">
                  <c:v>-9.4461689720000006</c:v>
                </c:pt>
                <c:pt idx="253">
                  <c:v>-10.7417237</c:v>
                </c:pt>
                <c:pt idx="254">
                  <c:v>-12.057272299999999</c:v>
                </c:pt>
                <c:pt idx="255">
                  <c:v>-12.99863034</c:v>
                </c:pt>
                <c:pt idx="256">
                  <c:v>-13.683474349999999</c:v>
                </c:pt>
                <c:pt idx="257">
                  <c:v>-13.709433560000001</c:v>
                </c:pt>
                <c:pt idx="258">
                  <c:v>-12.85754669</c:v>
                </c:pt>
                <c:pt idx="259">
                  <c:v>-10.53461705</c:v>
                </c:pt>
                <c:pt idx="260">
                  <c:v>-8.0256611479999993</c:v>
                </c:pt>
                <c:pt idx="261">
                  <c:v>-6.3951336830000001</c:v>
                </c:pt>
                <c:pt idx="262">
                  <c:v>-6.3466735879999998</c:v>
                </c:pt>
                <c:pt idx="263">
                  <c:v>-7.6657518600000003</c:v>
                </c:pt>
                <c:pt idx="264">
                  <c:v>-9.6789849070000002</c:v>
                </c:pt>
                <c:pt idx="265">
                  <c:v>-11.26167845</c:v>
                </c:pt>
                <c:pt idx="266">
                  <c:v>-12.64030041</c:v>
                </c:pt>
                <c:pt idx="267">
                  <c:v>-13.31764991</c:v>
                </c:pt>
                <c:pt idx="268">
                  <c:v>-13.67404606</c:v>
                </c:pt>
                <c:pt idx="269">
                  <c:v>-14.43962075</c:v>
                </c:pt>
                <c:pt idx="270">
                  <c:v>-13.19045434</c:v>
                </c:pt>
                <c:pt idx="271">
                  <c:v>-14.168556329999999</c:v>
                </c:pt>
                <c:pt idx="272">
                  <c:v>-18.204538589999999</c:v>
                </c:pt>
                <c:pt idx="273">
                  <c:v>-26.33432797</c:v>
                </c:pt>
                <c:pt idx="274">
                  <c:v>-33.015974</c:v>
                </c:pt>
                <c:pt idx="275">
                  <c:v>-38.687665070000001</c:v>
                </c:pt>
                <c:pt idx="276">
                  <c:v>-41.725374940000002</c:v>
                </c:pt>
                <c:pt idx="277">
                  <c:v>-41.341770279999999</c:v>
                </c:pt>
                <c:pt idx="278">
                  <c:v>-38.376742970000002</c:v>
                </c:pt>
                <c:pt idx="279">
                  <c:v>-31.566646519999999</c:v>
                </c:pt>
                <c:pt idx="280">
                  <c:v>-26.18799834</c:v>
                </c:pt>
                <c:pt idx="281">
                  <c:v>-22.748182109999998</c:v>
                </c:pt>
                <c:pt idx="282">
                  <c:v>-16.866030729999999</c:v>
                </c:pt>
                <c:pt idx="283">
                  <c:v>-11.346036399999999</c:v>
                </c:pt>
                <c:pt idx="284">
                  <c:v>-7.3646974949999997</c:v>
                </c:pt>
                <c:pt idx="285">
                  <c:v>-4.4408256740000001</c:v>
                </c:pt>
                <c:pt idx="286">
                  <c:v>-2.596478989</c:v>
                </c:pt>
                <c:pt idx="287">
                  <c:v>-0.70507493099999996</c:v>
                </c:pt>
                <c:pt idx="288">
                  <c:v>0.70416416900000001</c:v>
                </c:pt>
                <c:pt idx="289">
                  <c:v>0.61503142799999999</c:v>
                </c:pt>
                <c:pt idx="290">
                  <c:v>-0.305599181</c:v>
                </c:pt>
                <c:pt idx="291">
                  <c:v>-1.482139246</c:v>
                </c:pt>
                <c:pt idx="292">
                  <c:v>-2.309513887</c:v>
                </c:pt>
                <c:pt idx="293">
                  <c:v>-1.889393323</c:v>
                </c:pt>
                <c:pt idx="294">
                  <c:v>-1.4652343860000001</c:v>
                </c:pt>
                <c:pt idx="295">
                  <c:v>-2.0394840250000001</c:v>
                </c:pt>
                <c:pt idx="296">
                  <c:v>-2.7193900599999998</c:v>
                </c:pt>
                <c:pt idx="297">
                  <c:v>-2.4209743659999998</c:v>
                </c:pt>
                <c:pt idx="298">
                  <c:v>-1.9757493610000001</c:v>
                </c:pt>
                <c:pt idx="299">
                  <c:v>-2.344521716</c:v>
                </c:pt>
                <c:pt idx="300">
                  <c:v>-3.5109313150000001</c:v>
                </c:pt>
                <c:pt idx="301">
                  <c:v>-5.3231772340000001</c:v>
                </c:pt>
                <c:pt idx="302">
                  <c:v>-7.4511951989999998</c:v>
                </c:pt>
                <c:pt idx="303">
                  <c:v>-9.6316156510000006</c:v>
                </c:pt>
                <c:pt idx="304">
                  <c:v>-11.39498193</c:v>
                </c:pt>
                <c:pt idx="305">
                  <c:v>-12.32620637</c:v>
                </c:pt>
                <c:pt idx="306">
                  <c:v>-12.23052025</c:v>
                </c:pt>
                <c:pt idx="307">
                  <c:v>-11.669611229999999</c:v>
                </c:pt>
                <c:pt idx="308">
                  <c:v>-11.39378632</c:v>
                </c:pt>
                <c:pt idx="309">
                  <c:v>-12.60196644</c:v>
                </c:pt>
                <c:pt idx="310">
                  <c:v>-14.111992770000001</c:v>
                </c:pt>
                <c:pt idx="311">
                  <c:v>-15.467117119999999</c:v>
                </c:pt>
                <c:pt idx="312">
                  <c:v>-15.36578495</c:v>
                </c:pt>
                <c:pt idx="313">
                  <c:v>-14.00530612</c:v>
                </c:pt>
                <c:pt idx="314">
                  <c:v>-12.84986056</c:v>
                </c:pt>
                <c:pt idx="315">
                  <c:v>-11.8473512</c:v>
                </c:pt>
                <c:pt idx="316">
                  <c:v>-12.484135630000001</c:v>
                </c:pt>
                <c:pt idx="317">
                  <c:v>-16.51908018</c:v>
                </c:pt>
                <c:pt idx="318">
                  <c:v>-38.083097860000002</c:v>
                </c:pt>
                <c:pt idx="319">
                  <c:v>-48.330035950000003</c:v>
                </c:pt>
                <c:pt idx="320">
                  <c:v>-45.557184100000001</c:v>
                </c:pt>
                <c:pt idx="321">
                  <c:v>-37.447046370000002</c:v>
                </c:pt>
                <c:pt idx="322">
                  <c:v>-32.507433669999998</c:v>
                </c:pt>
                <c:pt idx="323">
                  <c:v>-24.067806260000001</c:v>
                </c:pt>
                <c:pt idx="324">
                  <c:v>-14.345496799999999</c:v>
                </c:pt>
                <c:pt idx="325">
                  <c:v>-5.5624300809999996</c:v>
                </c:pt>
                <c:pt idx="326">
                  <c:v>0.14081183</c:v>
                </c:pt>
                <c:pt idx="327">
                  <c:v>3.147362818</c:v>
                </c:pt>
                <c:pt idx="328">
                  <c:v>3.951691474</c:v>
                </c:pt>
                <c:pt idx="329">
                  <c:v>1.8975769179999999</c:v>
                </c:pt>
                <c:pt idx="330">
                  <c:v>-2.8796300490000002</c:v>
                </c:pt>
                <c:pt idx="331">
                  <c:v>-6.249762499</c:v>
                </c:pt>
                <c:pt idx="332">
                  <c:v>-9.1684155749999992</c:v>
                </c:pt>
                <c:pt idx="333">
                  <c:v>-9.3102962389999995</c:v>
                </c:pt>
                <c:pt idx="334">
                  <c:v>-7.2315230899999996</c:v>
                </c:pt>
                <c:pt idx="335">
                  <c:v>-5.2334072980000004</c:v>
                </c:pt>
                <c:pt idx="336">
                  <c:v>-4.061755829</c:v>
                </c:pt>
                <c:pt idx="337">
                  <c:v>-3.8704879230000002</c:v>
                </c:pt>
                <c:pt idx="338">
                  <c:v>-4.3754785199999997</c:v>
                </c:pt>
                <c:pt idx="339">
                  <c:v>-5.7382727989999998</c:v>
                </c:pt>
                <c:pt idx="340">
                  <c:v>-8.4415000189999994</c:v>
                </c:pt>
                <c:pt idx="341">
                  <c:v>-11.973026559999999</c:v>
                </c:pt>
                <c:pt idx="342">
                  <c:v>-14.75728067</c:v>
                </c:pt>
                <c:pt idx="343">
                  <c:v>-15.46641655</c:v>
                </c:pt>
                <c:pt idx="344">
                  <c:v>-12.98370654</c:v>
                </c:pt>
                <c:pt idx="345">
                  <c:v>-10.664292919999999</c:v>
                </c:pt>
                <c:pt idx="346">
                  <c:v>-8.2255106209999997</c:v>
                </c:pt>
                <c:pt idx="347">
                  <c:v>-6.6799602790000003</c:v>
                </c:pt>
                <c:pt idx="348">
                  <c:v>-6.4771302569999998</c:v>
                </c:pt>
                <c:pt idx="349">
                  <c:v>-6.8226774380000004</c:v>
                </c:pt>
                <c:pt idx="350">
                  <c:v>-6.7309676029999999</c:v>
                </c:pt>
                <c:pt idx="351">
                  <c:v>-6.1155336409999999</c:v>
                </c:pt>
                <c:pt idx="352">
                  <c:v>-4.5873443759999999</c:v>
                </c:pt>
                <c:pt idx="353">
                  <c:v>-3.0089901430000001</c:v>
                </c:pt>
                <c:pt idx="354">
                  <c:v>-2.235040235</c:v>
                </c:pt>
                <c:pt idx="355">
                  <c:v>-2.5347253279999999</c:v>
                </c:pt>
                <c:pt idx="356">
                  <c:v>-3.59933404</c:v>
                </c:pt>
                <c:pt idx="357">
                  <c:v>-5.6950822690000003</c:v>
                </c:pt>
                <c:pt idx="358">
                  <c:v>-9.3639578159999992</c:v>
                </c:pt>
                <c:pt idx="359">
                  <c:v>-12.62942949</c:v>
                </c:pt>
                <c:pt idx="360">
                  <c:v>-15.06476265</c:v>
                </c:pt>
                <c:pt idx="361">
                  <c:v>-17.401175110000001</c:v>
                </c:pt>
                <c:pt idx="362">
                  <c:v>-19.210941139999999</c:v>
                </c:pt>
                <c:pt idx="363">
                  <c:v>-20.371719349999999</c:v>
                </c:pt>
                <c:pt idx="364">
                  <c:v>-21.59260312</c:v>
                </c:pt>
                <c:pt idx="365">
                  <c:v>-21.96079598</c:v>
                </c:pt>
                <c:pt idx="366">
                  <c:v>-23.706469649999999</c:v>
                </c:pt>
                <c:pt idx="367">
                  <c:v>-27.010235269999999</c:v>
                </c:pt>
                <c:pt idx="368">
                  <c:v>-31.49288482</c:v>
                </c:pt>
                <c:pt idx="369">
                  <c:v>-37.782795069999999</c:v>
                </c:pt>
                <c:pt idx="370">
                  <c:v>-43.77374133</c:v>
                </c:pt>
                <c:pt idx="371">
                  <c:v>-43.40910367</c:v>
                </c:pt>
                <c:pt idx="372">
                  <c:v>-38.52143959</c:v>
                </c:pt>
                <c:pt idx="373">
                  <c:v>-30.245013369999999</c:v>
                </c:pt>
                <c:pt idx="374">
                  <c:v>-19.31255393</c:v>
                </c:pt>
                <c:pt idx="375">
                  <c:v>-8.6800959310000003</c:v>
                </c:pt>
                <c:pt idx="376">
                  <c:v>-5.7333787740000002</c:v>
                </c:pt>
                <c:pt idx="377">
                  <c:v>-9.459554679</c:v>
                </c:pt>
                <c:pt idx="378">
                  <c:v>-16.600316939999999</c:v>
                </c:pt>
                <c:pt idx="379">
                  <c:v>-20.4137883</c:v>
                </c:pt>
                <c:pt idx="380">
                  <c:v>-18.471786340000001</c:v>
                </c:pt>
                <c:pt idx="381">
                  <c:v>-11.9983998</c:v>
                </c:pt>
                <c:pt idx="382">
                  <c:v>-6.8547095850000002</c:v>
                </c:pt>
                <c:pt idx="383">
                  <c:v>-5.2631789080000004</c:v>
                </c:pt>
                <c:pt idx="384">
                  <c:v>-5.4110091919999999</c:v>
                </c:pt>
                <c:pt idx="385">
                  <c:v>-5.6504812810000002</c:v>
                </c:pt>
                <c:pt idx="386">
                  <c:v>-6.1460014559999996</c:v>
                </c:pt>
                <c:pt idx="387">
                  <c:v>-6.5817933039999996</c:v>
                </c:pt>
                <c:pt idx="388">
                  <c:v>-5.5813928300000004</c:v>
                </c:pt>
                <c:pt idx="389">
                  <c:v>-4.5381125659999997</c:v>
                </c:pt>
                <c:pt idx="390">
                  <c:v>-4.4797257760000004</c:v>
                </c:pt>
                <c:pt idx="391">
                  <c:v>-4.4429285869999999</c:v>
                </c:pt>
                <c:pt idx="392">
                  <c:v>-4.2676255359999997</c:v>
                </c:pt>
                <c:pt idx="393">
                  <c:v>-3.7790040939999998</c:v>
                </c:pt>
                <c:pt idx="394">
                  <c:v>-2.9356654760000001</c:v>
                </c:pt>
                <c:pt idx="395">
                  <c:v>-1.1817719820000001</c:v>
                </c:pt>
                <c:pt idx="396">
                  <c:v>-0.36810110000000001</c:v>
                </c:pt>
                <c:pt idx="397">
                  <c:v>-1.6699471809999999</c:v>
                </c:pt>
                <c:pt idx="398">
                  <c:v>-5.5317048639999999</c:v>
                </c:pt>
                <c:pt idx="399">
                  <c:v>-9.817698729</c:v>
                </c:pt>
                <c:pt idx="400">
                  <c:v>-12.935405360000001</c:v>
                </c:pt>
                <c:pt idx="401">
                  <c:v>-14.5911033</c:v>
                </c:pt>
                <c:pt idx="402">
                  <c:v>-15.137665670000001</c:v>
                </c:pt>
                <c:pt idx="403">
                  <c:v>-14.51009268</c:v>
                </c:pt>
                <c:pt idx="404">
                  <c:v>-16.402602699999999</c:v>
                </c:pt>
                <c:pt idx="405">
                  <c:v>-19.343399640000001</c:v>
                </c:pt>
                <c:pt idx="406">
                  <c:v>-21.936918049999999</c:v>
                </c:pt>
                <c:pt idx="407">
                  <c:v>-23.097240769999999</c:v>
                </c:pt>
                <c:pt idx="408">
                  <c:v>-21.59908064</c:v>
                </c:pt>
                <c:pt idx="409">
                  <c:v>-21.272559210000001</c:v>
                </c:pt>
                <c:pt idx="410">
                  <c:v>-21.67418481</c:v>
                </c:pt>
                <c:pt idx="411">
                  <c:v>-22.406020040000001</c:v>
                </c:pt>
                <c:pt idx="412">
                  <c:v>-24.662595759999999</c:v>
                </c:pt>
                <c:pt idx="413">
                  <c:v>-25.33124342</c:v>
                </c:pt>
                <c:pt idx="414">
                  <c:v>-26.906128580000001</c:v>
                </c:pt>
                <c:pt idx="415">
                  <c:v>-31.081369110000001</c:v>
                </c:pt>
                <c:pt idx="416">
                  <c:v>-34.03232577</c:v>
                </c:pt>
                <c:pt idx="417">
                  <c:v>-34.424301470000003</c:v>
                </c:pt>
                <c:pt idx="418">
                  <c:v>-33.15813309</c:v>
                </c:pt>
                <c:pt idx="419">
                  <c:v>-30.642583569999999</c:v>
                </c:pt>
                <c:pt idx="420">
                  <c:v>-25.691587349999999</c:v>
                </c:pt>
                <c:pt idx="421">
                  <c:v>-16.889837249999999</c:v>
                </c:pt>
                <c:pt idx="422">
                  <c:v>-12.896858010000001</c:v>
                </c:pt>
                <c:pt idx="423">
                  <c:v>-10.292610420000001</c:v>
                </c:pt>
                <c:pt idx="424">
                  <c:v>-10.91967346</c:v>
                </c:pt>
                <c:pt idx="425">
                  <c:v>-13.37427241</c:v>
                </c:pt>
                <c:pt idx="426">
                  <c:v>-17.460067639999998</c:v>
                </c:pt>
                <c:pt idx="427">
                  <c:v>-16.9229433</c:v>
                </c:pt>
                <c:pt idx="428">
                  <c:v>-13.460821360000001</c:v>
                </c:pt>
                <c:pt idx="429">
                  <c:v>-9.5306292520000007</c:v>
                </c:pt>
                <c:pt idx="430">
                  <c:v>-6.7580329389999996</c:v>
                </c:pt>
                <c:pt idx="431">
                  <c:v>-5.8557051080000004</c:v>
                </c:pt>
                <c:pt idx="432">
                  <c:v>-6.9826083739999998</c:v>
                </c:pt>
                <c:pt idx="433">
                  <c:v>-9.0359526179999996</c:v>
                </c:pt>
                <c:pt idx="434">
                  <c:v>-11.07282932</c:v>
                </c:pt>
                <c:pt idx="435">
                  <c:v>-12.65163285</c:v>
                </c:pt>
                <c:pt idx="436">
                  <c:v>-13.73387969</c:v>
                </c:pt>
                <c:pt idx="437">
                  <c:v>-14.32096844</c:v>
                </c:pt>
                <c:pt idx="438">
                  <c:v>-14.625918710000001</c:v>
                </c:pt>
                <c:pt idx="439">
                  <c:v>-14.407340509999999</c:v>
                </c:pt>
                <c:pt idx="440">
                  <c:v>-13.97214164</c:v>
                </c:pt>
                <c:pt idx="441">
                  <c:v>-13.488475149999999</c:v>
                </c:pt>
                <c:pt idx="442">
                  <c:v>-12.91078916</c:v>
                </c:pt>
                <c:pt idx="443">
                  <c:v>-12.280700420000001</c:v>
                </c:pt>
                <c:pt idx="444">
                  <c:v>-11.75286442</c:v>
                </c:pt>
                <c:pt idx="445">
                  <c:v>-10.63948716</c:v>
                </c:pt>
                <c:pt idx="446">
                  <c:v>-9.1252301199999994</c:v>
                </c:pt>
                <c:pt idx="447">
                  <c:v>-8.3895895679999999</c:v>
                </c:pt>
                <c:pt idx="448">
                  <c:v>-8.3963586130000003</c:v>
                </c:pt>
                <c:pt idx="449">
                  <c:v>-8.6462778680000003</c:v>
                </c:pt>
                <c:pt idx="450">
                  <c:v>-8.8607754029999999</c:v>
                </c:pt>
                <c:pt idx="451">
                  <c:v>-9.2806214970000003</c:v>
                </c:pt>
                <c:pt idx="452">
                  <c:v>-9.7765725159999999</c:v>
                </c:pt>
                <c:pt idx="453">
                  <c:v>-10.957793929999999</c:v>
                </c:pt>
                <c:pt idx="454">
                  <c:v>-12.97885409</c:v>
                </c:pt>
                <c:pt idx="455">
                  <c:v>-15.715242760000001</c:v>
                </c:pt>
                <c:pt idx="456">
                  <c:v>-19.249402450000002</c:v>
                </c:pt>
                <c:pt idx="457">
                  <c:v>-22.331212959999998</c:v>
                </c:pt>
                <c:pt idx="458">
                  <c:v>-24.815379719999999</c:v>
                </c:pt>
                <c:pt idx="459">
                  <c:v>-25.76204019</c:v>
                </c:pt>
                <c:pt idx="460">
                  <c:v>-25.638352399999999</c:v>
                </c:pt>
                <c:pt idx="461">
                  <c:v>-26.303269579999998</c:v>
                </c:pt>
                <c:pt idx="462">
                  <c:v>-28.424146690000001</c:v>
                </c:pt>
                <c:pt idx="463">
                  <c:v>-30.866711909999999</c:v>
                </c:pt>
                <c:pt idx="464">
                  <c:v>-33.765632490000002</c:v>
                </c:pt>
                <c:pt idx="465">
                  <c:v>-36.081087199999999</c:v>
                </c:pt>
                <c:pt idx="466">
                  <c:v>-42.338845499999998</c:v>
                </c:pt>
                <c:pt idx="467">
                  <c:v>-47.639649349999999</c:v>
                </c:pt>
                <c:pt idx="468">
                  <c:v>-50.98901283</c:v>
                </c:pt>
                <c:pt idx="469">
                  <c:v>-50.847205160000001</c:v>
                </c:pt>
                <c:pt idx="470">
                  <c:v>-42.926274479999996</c:v>
                </c:pt>
                <c:pt idx="471">
                  <c:v>-27.662904659999999</c:v>
                </c:pt>
                <c:pt idx="472">
                  <c:v>-17.94288877</c:v>
                </c:pt>
                <c:pt idx="473">
                  <c:v>-13.418953999999999</c:v>
                </c:pt>
                <c:pt idx="474">
                  <c:v>-15.00388867</c:v>
                </c:pt>
                <c:pt idx="475">
                  <c:v>-22.47364494</c:v>
                </c:pt>
                <c:pt idx="476">
                  <c:v>-31.206910059999998</c:v>
                </c:pt>
                <c:pt idx="477">
                  <c:v>-29.36796305</c:v>
                </c:pt>
                <c:pt idx="478">
                  <c:v>-10.920942800000001</c:v>
                </c:pt>
                <c:pt idx="479">
                  <c:v>1.9919000650000001</c:v>
                </c:pt>
                <c:pt idx="480">
                  <c:v>6.3440541660000003</c:v>
                </c:pt>
                <c:pt idx="481">
                  <c:v>6.523929088</c:v>
                </c:pt>
                <c:pt idx="482">
                  <c:v>5.0642135320000001</c:v>
                </c:pt>
                <c:pt idx="483">
                  <c:v>2.0198387449999999</c:v>
                </c:pt>
                <c:pt idx="484">
                  <c:v>-1.9764867420000001</c:v>
                </c:pt>
                <c:pt idx="485">
                  <c:v>-6.0064679569999999</c:v>
                </c:pt>
                <c:pt idx="486">
                  <c:v>-6.5754047179999997</c:v>
                </c:pt>
                <c:pt idx="487">
                  <c:v>-4.8147957010000004</c:v>
                </c:pt>
                <c:pt idx="488">
                  <c:v>-2.9171667189999999</c:v>
                </c:pt>
                <c:pt idx="489">
                  <c:v>-2.9325060449999998</c:v>
                </c:pt>
                <c:pt idx="490">
                  <c:v>-4.1134747640000002</c:v>
                </c:pt>
                <c:pt idx="491">
                  <c:v>-3.4934201680000001</c:v>
                </c:pt>
                <c:pt idx="492">
                  <c:v>-6.0777218629999998</c:v>
                </c:pt>
                <c:pt idx="493">
                  <c:v>-7.4893609320000003</c:v>
                </c:pt>
                <c:pt idx="494">
                  <c:v>-8.40604482</c:v>
                </c:pt>
                <c:pt idx="495">
                  <c:v>-9.3347535980000007</c:v>
                </c:pt>
                <c:pt idx="496">
                  <c:v>-10.55368079</c:v>
                </c:pt>
                <c:pt idx="497">
                  <c:v>-11.58640276</c:v>
                </c:pt>
                <c:pt idx="498">
                  <c:v>-13.13562612</c:v>
                </c:pt>
                <c:pt idx="499">
                  <c:v>-14.868856129999999</c:v>
                </c:pt>
                <c:pt idx="500">
                  <c:v>-16.317468160000001</c:v>
                </c:pt>
                <c:pt idx="501">
                  <c:v>-17.88891396</c:v>
                </c:pt>
                <c:pt idx="502">
                  <c:v>-18.68530908</c:v>
                </c:pt>
                <c:pt idx="503">
                  <c:v>-20.25936823</c:v>
                </c:pt>
                <c:pt idx="504">
                  <c:v>-21.366973609999999</c:v>
                </c:pt>
                <c:pt idx="505">
                  <c:v>-21.213453099999999</c:v>
                </c:pt>
                <c:pt idx="506">
                  <c:v>-20.17634426</c:v>
                </c:pt>
                <c:pt idx="507">
                  <c:v>-19.99175133</c:v>
                </c:pt>
                <c:pt idx="508">
                  <c:v>-20.66760257</c:v>
                </c:pt>
                <c:pt idx="509">
                  <c:v>-22.651277910000001</c:v>
                </c:pt>
                <c:pt idx="510">
                  <c:v>-23.82668791</c:v>
                </c:pt>
                <c:pt idx="511">
                  <c:v>-27.984140709999998</c:v>
                </c:pt>
                <c:pt idx="512">
                  <c:v>-32.512479169999999</c:v>
                </c:pt>
                <c:pt idx="513">
                  <c:v>-32.498713950000003</c:v>
                </c:pt>
                <c:pt idx="514">
                  <c:v>-30.921658969999999</c:v>
                </c:pt>
                <c:pt idx="515">
                  <c:v>-27.021706399999999</c:v>
                </c:pt>
                <c:pt idx="516">
                  <c:v>-24.216781569999998</c:v>
                </c:pt>
                <c:pt idx="517">
                  <c:v>-23.905582240000001</c:v>
                </c:pt>
                <c:pt idx="518">
                  <c:v>-18.114271840000001</c:v>
                </c:pt>
                <c:pt idx="519">
                  <c:v>-13.51406764</c:v>
                </c:pt>
                <c:pt idx="520">
                  <c:v>-10.80944025</c:v>
                </c:pt>
                <c:pt idx="521">
                  <c:v>-9.3524127020000005</c:v>
                </c:pt>
                <c:pt idx="522">
                  <c:v>-10.025341389999999</c:v>
                </c:pt>
                <c:pt idx="523">
                  <c:v>-11.950252689999999</c:v>
                </c:pt>
                <c:pt idx="524">
                  <c:v>-14.658476179999999</c:v>
                </c:pt>
                <c:pt idx="525">
                  <c:v>-18.094101219999999</c:v>
                </c:pt>
                <c:pt idx="526">
                  <c:v>-20.421238710000001</c:v>
                </c:pt>
                <c:pt idx="527">
                  <c:v>-22.317792489999999</c:v>
                </c:pt>
                <c:pt idx="528">
                  <c:v>-22.774758810000002</c:v>
                </c:pt>
                <c:pt idx="529">
                  <c:v>-21.50937338</c:v>
                </c:pt>
                <c:pt idx="530">
                  <c:v>-20.307016579999999</c:v>
                </c:pt>
                <c:pt idx="531">
                  <c:v>-18.049761660000001</c:v>
                </c:pt>
                <c:pt idx="532">
                  <c:v>-15.225530259999999</c:v>
                </c:pt>
                <c:pt idx="533">
                  <c:v>-13.218070640000001</c:v>
                </c:pt>
                <c:pt idx="534">
                  <c:v>-11.16062442</c:v>
                </c:pt>
                <c:pt idx="535">
                  <c:v>-9.9503480240000002</c:v>
                </c:pt>
                <c:pt idx="536">
                  <c:v>-9.4890492510000009</c:v>
                </c:pt>
                <c:pt idx="537">
                  <c:v>-9.2999142419999998</c:v>
                </c:pt>
                <c:pt idx="538">
                  <c:v>-8.8697383129999992</c:v>
                </c:pt>
                <c:pt idx="539">
                  <c:v>-8.2388457810000002</c:v>
                </c:pt>
                <c:pt idx="540">
                  <c:v>-7.475737079</c:v>
                </c:pt>
                <c:pt idx="541">
                  <c:v>-6.703222695</c:v>
                </c:pt>
                <c:pt idx="542">
                  <c:v>-6.2021397220000001</c:v>
                </c:pt>
                <c:pt idx="543">
                  <c:v>-5.8311740790000002</c:v>
                </c:pt>
                <c:pt idx="544">
                  <c:v>-5.8821881559999998</c:v>
                </c:pt>
                <c:pt idx="545">
                  <c:v>-6.757767394</c:v>
                </c:pt>
                <c:pt idx="546">
                  <c:v>-7.63990379</c:v>
                </c:pt>
                <c:pt idx="547">
                  <c:v>-8.3176997230000005</c:v>
                </c:pt>
                <c:pt idx="548">
                  <c:v>-8.6405751570000007</c:v>
                </c:pt>
                <c:pt idx="549">
                  <c:v>-9.0196619810000005</c:v>
                </c:pt>
                <c:pt idx="550">
                  <c:v>-10.01537253</c:v>
                </c:pt>
                <c:pt idx="551">
                  <c:v>-10.77149477</c:v>
                </c:pt>
                <c:pt idx="552">
                  <c:v>-11.2492488</c:v>
                </c:pt>
                <c:pt idx="553">
                  <c:v>-12.413261029999999</c:v>
                </c:pt>
                <c:pt idx="554">
                  <c:v>-9.9642235800000005</c:v>
                </c:pt>
                <c:pt idx="555">
                  <c:v>-11.2291597</c:v>
                </c:pt>
                <c:pt idx="556">
                  <c:v>-12.75240251</c:v>
                </c:pt>
                <c:pt idx="557">
                  <c:v>-15.939597790000001</c:v>
                </c:pt>
                <c:pt idx="558">
                  <c:v>-19.115992330000001</c:v>
                </c:pt>
                <c:pt idx="559">
                  <c:v>-22.053413750000001</c:v>
                </c:pt>
                <c:pt idx="560">
                  <c:v>-25.345067369999999</c:v>
                </c:pt>
                <c:pt idx="561">
                  <c:v>-26.34577878</c:v>
                </c:pt>
                <c:pt idx="562">
                  <c:v>-26.961829699999999</c:v>
                </c:pt>
                <c:pt idx="563">
                  <c:v>-26.913854180000001</c:v>
                </c:pt>
                <c:pt idx="564">
                  <c:v>-29.83952575</c:v>
                </c:pt>
                <c:pt idx="565">
                  <c:v>-35.388617590000003</c:v>
                </c:pt>
                <c:pt idx="566">
                  <c:v>-41.034731149999999</c:v>
                </c:pt>
                <c:pt idx="567">
                  <c:v>-38.987222240000001</c:v>
                </c:pt>
                <c:pt idx="568">
                  <c:v>-36.9283255</c:v>
                </c:pt>
                <c:pt idx="569">
                  <c:v>-28.869002930000001</c:v>
                </c:pt>
                <c:pt idx="570">
                  <c:v>-23.77297154</c:v>
                </c:pt>
                <c:pt idx="571">
                  <c:v>-16.323988719999999</c:v>
                </c:pt>
                <c:pt idx="572">
                  <c:v>-8.8236251039999996</c:v>
                </c:pt>
                <c:pt idx="573">
                  <c:v>-6.2821984979999996</c:v>
                </c:pt>
                <c:pt idx="574">
                  <c:v>-7.7269876540000002</c:v>
                </c:pt>
                <c:pt idx="575">
                  <c:v>-10.080311139999999</c:v>
                </c:pt>
                <c:pt idx="576">
                  <c:v>-10.87354595</c:v>
                </c:pt>
                <c:pt idx="577">
                  <c:v>-9.8309297569999998</c:v>
                </c:pt>
                <c:pt idx="578">
                  <c:v>-7.6526184879999999</c:v>
                </c:pt>
                <c:pt idx="579">
                  <c:v>-5.3613212780000001</c:v>
                </c:pt>
                <c:pt idx="580">
                  <c:v>-1.464548741</c:v>
                </c:pt>
                <c:pt idx="581">
                  <c:v>2.9233996709999999</c:v>
                </c:pt>
                <c:pt idx="582">
                  <c:v>3.9739671560000001</c:v>
                </c:pt>
                <c:pt idx="583">
                  <c:v>3.4148486459999998</c:v>
                </c:pt>
                <c:pt idx="584">
                  <c:v>3.6120956899999999</c:v>
                </c:pt>
                <c:pt idx="585">
                  <c:v>3.5898517089999999</c:v>
                </c:pt>
                <c:pt idx="586">
                  <c:v>3.329899014</c:v>
                </c:pt>
                <c:pt idx="587">
                  <c:v>3.489856998</c:v>
                </c:pt>
                <c:pt idx="588">
                  <c:v>4.2072199670000003</c:v>
                </c:pt>
                <c:pt idx="589">
                  <c:v>4.8876356569999997</c:v>
                </c:pt>
                <c:pt idx="590">
                  <c:v>5.7421669900000003</c:v>
                </c:pt>
                <c:pt idx="591">
                  <c:v>7.0300519619999999</c:v>
                </c:pt>
                <c:pt idx="592">
                  <c:v>7.4255649669999997</c:v>
                </c:pt>
                <c:pt idx="593">
                  <c:v>5.7453489820000003</c:v>
                </c:pt>
                <c:pt idx="594">
                  <c:v>3.383389867</c:v>
                </c:pt>
                <c:pt idx="595">
                  <c:v>-0.26569181600000003</c:v>
                </c:pt>
                <c:pt idx="596">
                  <c:v>-3.8142052679999998</c:v>
                </c:pt>
                <c:pt idx="597">
                  <c:v>-7.0316139800000004</c:v>
                </c:pt>
                <c:pt idx="598">
                  <c:v>-9.8508994689999998</c:v>
                </c:pt>
                <c:pt idx="599">
                  <c:v>-11.95632063</c:v>
                </c:pt>
                <c:pt idx="600">
                  <c:v>-13.376506320000001</c:v>
                </c:pt>
                <c:pt idx="601">
                  <c:v>-15.60205932</c:v>
                </c:pt>
                <c:pt idx="602">
                  <c:v>-19.188169609999999</c:v>
                </c:pt>
                <c:pt idx="603">
                  <c:v>-23.9747731</c:v>
                </c:pt>
                <c:pt idx="604">
                  <c:v>-27.507297569999999</c:v>
                </c:pt>
                <c:pt idx="605">
                  <c:v>-30.25448548</c:v>
                </c:pt>
                <c:pt idx="606">
                  <c:v>-33.445327489999997</c:v>
                </c:pt>
                <c:pt idx="607">
                  <c:v>-37.436547599999997</c:v>
                </c:pt>
                <c:pt idx="608">
                  <c:v>-43.212235730000003</c:v>
                </c:pt>
                <c:pt idx="609">
                  <c:v>-50.42771887</c:v>
                </c:pt>
                <c:pt idx="610">
                  <c:v>-62.978511339999997</c:v>
                </c:pt>
                <c:pt idx="611">
                  <c:v>-49.819453770000003</c:v>
                </c:pt>
                <c:pt idx="612">
                  <c:v>-35.727795030000003</c:v>
                </c:pt>
                <c:pt idx="613">
                  <c:v>-30.275826439999999</c:v>
                </c:pt>
                <c:pt idx="614">
                  <c:v>-29.816782499999999</c:v>
                </c:pt>
                <c:pt idx="615">
                  <c:v>-31.88755677</c:v>
                </c:pt>
                <c:pt idx="616">
                  <c:v>-31.025666489999999</c:v>
                </c:pt>
                <c:pt idx="617">
                  <c:v>-27.74214615</c:v>
                </c:pt>
                <c:pt idx="618">
                  <c:v>-23.42824705</c:v>
                </c:pt>
                <c:pt idx="619">
                  <c:v>-20.44005842</c:v>
                </c:pt>
                <c:pt idx="620">
                  <c:v>-19.00098152</c:v>
                </c:pt>
                <c:pt idx="621">
                  <c:v>-16.891227900000001</c:v>
                </c:pt>
                <c:pt idx="622">
                  <c:v>-15.28519556</c:v>
                </c:pt>
                <c:pt idx="623">
                  <c:v>-14.12054182</c:v>
                </c:pt>
                <c:pt idx="624">
                  <c:v>-12.85680773</c:v>
                </c:pt>
                <c:pt idx="625">
                  <c:v>-12.76592114</c:v>
                </c:pt>
                <c:pt idx="626">
                  <c:v>-13.839838009999999</c:v>
                </c:pt>
                <c:pt idx="627">
                  <c:v>-13.57587975</c:v>
                </c:pt>
                <c:pt idx="628">
                  <c:v>-12.82787722</c:v>
                </c:pt>
                <c:pt idx="629">
                  <c:v>-12.35883183</c:v>
                </c:pt>
                <c:pt idx="630">
                  <c:v>-12.029735280000001</c:v>
                </c:pt>
                <c:pt idx="631">
                  <c:v>-11.84848249</c:v>
                </c:pt>
                <c:pt idx="632">
                  <c:v>-11.760434289999999</c:v>
                </c:pt>
                <c:pt idx="633">
                  <c:v>-11.5229836</c:v>
                </c:pt>
                <c:pt idx="634">
                  <c:v>-9.5103709460000001</c:v>
                </c:pt>
                <c:pt idx="635">
                  <c:v>-6.5108114349999999</c:v>
                </c:pt>
                <c:pt idx="636">
                  <c:v>-3.898730456</c:v>
                </c:pt>
                <c:pt idx="637">
                  <c:v>-1.6129656859999999</c:v>
                </c:pt>
                <c:pt idx="638">
                  <c:v>0.29319960499999997</c:v>
                </c:pt>
                <c:pt idx="639">
                  <c:v>2.118742546</c:v>
                </c:pt>
                <c:pt idx="640">
                  <c:v>3.5650889490000002</c:v>
                </c:pt>
                <c:pt idx="641">
                  <c:v>5.4679179830000004</c:v>
                </c:pt>
                <c:pt idx="642">
                  <c:v>8.1190291099999996</c:v>
                </c:pt>
                <c:pt idx="643">
                  <c:v>10.490805379999999</c:v>
                </c:pt>
                <c:pt idx="644">
                  <c:v>12.031178560000001</c:v>
                </c:pt>
                <c:pt idx="645">
                  <c:v>11.96898876</c:v>
                </c:pt>
                <c:pt idx="646">
                  <c:v>10.5660417</c:v>
                </c:pt>
                <c:pt idx="647">
                  <c:v>8.1521927230000006</c:v>
                </c:pt>
                <c:pt idx="648">
                  <c:v>4.688239834</c:v>
                </c:pt>
                <c:pt idx="649">
                  <c:v>0.169258244</c:v>
                </c:pt>
                <c:pt idx="650">
                  <c:v>-4.8019850599999998</c:v>
                </c:pt>
                <c:pt idx="651">
                  <c:v>-9.4166619199999992</c:v>
                </c:pt>
                <c:pt idx="652">
                  <c:v>-13.18338788</c:v>
                </c:pt>
                <c:pt idx="653">
                  <c:v>-16.01902707</c:v>
                </c:pt>
                <c:pt idx="654">
                  <c:v>-17.77372265</c:v>
                </c:pt>
                <c:pt idx="655">
                  <c:v>-19.02230067</c:v>
                </c:pt>
                <c:pt idx="656">
                  <c:v>-20.351309530000002</c:v>
                </c:pt>
                <c:pt idx="657">
                  <c:v>-21.80765572</c:v>
                </c:pt>
                <c:pt idx="658">
                  <c:v>-24.022883480000001</c:v>
                </c:pt>
                <c:pt idx="659">
                  <c:v>-25.890910229999999</c:v>
                </c:pt>
                <c:pt idx="660">
                  <c:v>-27.674553</c:v>
                </c:pt>
                <c:pt idx="661">
                  <c:v>-31.43740932</c:v>
                </c:pt>
                <c:pt idx="662">
                  <c:v>-36.602487969999999</c:v>
                </c:pt>
                <c:pt idx="663">
                  <c:v>-39.810913210000002</c:v>
                </c:pt>
                <c:pt idx="664">
                  <c:v>-41.712542890000002</c:v>
                </c:pt>
                <c:pt idx="665">
                  <c:v>-40.181583160000002</c:v>
                </c:pt>
                <c:pt idx="666">
                  <c:v>-37.76738873</c:v>
                </c:pt>
                <c:pt idx="667">
                  <c:v>-31.259467950000001</c:v>
                </c:pt>
                <c:pt idx="668">
                  <c:v>-20.048124139999999</c:v>
                </c:pt>
                <c:pt idx="669">
                  <c:v>-11.97868534</c:v>
                </c:pt>
                <c:pt idx="670">
                  <c:v>-10.59012457</c:v>
                </c:pt>
                <c:pt idx="671">
                  <c:v>-15.95636753</c:v>
                </c:pt>
                <c:pt idx="672">
                  <c:v>-21.61615917</c:v>
                </c:pt>
                <c:pt idx="673">
                  <c:v>-23.984205589999998</c:v>
                </c:pt>
                <c:pt idx="674">
                  <c:v>-23.056716999999999</c:v>
                </c:pt>
                <c:pt idx="675">
                  <c:v>-18.370219890000001</c:v>
                </c:pt>
                <c:pt idx="676">
                  <c:v>-12.66738679</c:v>
                </c:pt>
                <c:pt idx="677">
                  <c:v>-7.0300829179999997</c:v>
                </c:pt>
                <c:pt idx="678">
                  <c:v>-3.363822592</c:v>
                </c:pt>
                <c:pt idx="679">
                  <c:v>-3.3716339450000001</c:v>
                </c:pt>
                <c:pt idx="680">
                  <c:v>-5.4477258190000004</c:v>
                </c:pt>
                <c:pt idx="681">
                  <c:v>-6.6884646630000004</c:v>
                </c:pt>
                <c:pt idx="682">
                  <c:v>-7.7935762710000001</c:v>
                </c:pt>
                <c:pt idx="683">
                  <c:v>-8.2409189139999999</c:v>
                </c:pt>
                <c:pt idx="684">
                  <c:v>-7.3348815480000003</c:v>
                </c:pt>
                <c:pt idx="685">
                  <c:v>-4.867703412</c:v>
                </c:pt>
                <c:pt idx="686">
                  <c:v>-2.1661868210000002</c:v>
                </c:pt>
                <c:pt idx="687">
                  <c:v>-0.139663493</c:v>
                </c:pt>
                <c:pt idx="688">
                  <c:v>-0.37112166899999999</c:v>
                </c:pt>
                <c:pt idx="689">
                  <c:v>-2.7016964319999999</c:v>
                </c:pt>
                <c:pt idx="690">
                  <c:v>-5.6805125849999998</c:v>
                </c:pt>
                <c:pt idx="691">
                  <c:v>-8.5471158779999996</c:v>
                </c:pt>
                <c:pt idx="692">
                  <c:v>-10.575324800000001</c:v>
                </c:pt>
                <c:pt idx="693">
                  <c:v>-10.746985799999999</c:v>
                </c:pt>
                <c:pt idx="694">
                  <c:v>-12.83172965</c:v>
                </c:pt>
                <c:pt idx="695">
                  <c:v>-13.513920000000001</c:v>
                </c:pt>
                <c:pt idx="696">
                  <c:v>-15.352261520000001</c:v>
                </c:pt>
                <c:pt idx="697">
                  <c:v>-16.217363039999999</c:v>
                </c:pt>
                <c:pt idx="698">
                  <c:v>-16.854068569999999</c:v>
                </c:pt>
                <c:pt idx="699">
                  <c:v>-18.496385799999999</c:v>
                </c:pt>
                <c:pt idx="700">
                  <c:v>-19.56476348</c:v>
                </c:pt>
                <c:pt idx="701">
                  <c:v>-21.647621879999999</c:v>
                </c:pt>
                <c:pt idx="702">
                  <c:v>-25.13981201</c:v>
                </c:pt>
                <c:pt idx="703">
                  <c:v>-30.445591839999999</c:v>
                </c:pt>
                <c:pt idx="704">
                  <c:v>-35.74658874</c:v>
                </c:pt>
                <c:pt idx="705">
                  <c:v>-40.01971915</c:v>
                </c:pt>
                <c:pt idx="706">
                  <c:v>-38.968460530000002</c:v>
                </c:pt>
                <c:pt idx="707">
                  <c:v>-34.712971850000002</c:v>
                </c:pt>
                <c:pt idx="708">
                  <c:v>-30.585083579999999</c:v>
                </c:pt>
                <c:pt idx="709">
                  <c:v>-32.815221700000002</c:v>
                </c:pt>
                <c:pt idx="710">
                  <c:v>-39.71510327</c:v>
                </c:pt>
                <c:pt idx="711">
                  <c:v>-34.907770990000003</c:v>
                </c:pt>
                <c:pt idx="712">
                  <c:v>-32.218312969999999</c:v>
                </c:pt>
                <c:pt idx="713">
                  <c:v>-24.223426010000001</c:v>
                </c:pt>
                <c:pt idx="714">
                  <c:v>-17.943245149999999</c:v>
                </c:pt>
                <c:pt idx="715">
                  <c:v>-13.859500690000001</c:v>
                </c:pt>
                <c:pt idx="716">
                  <c:v>-11.97713454</c:v>
                </c:pt>
                <c:pt idx="717">
                  <c:v>-10.533760689999999</c:v>
                </c:pt>
                <c:pt idx="718">
                  <c:v>-11.005016700000001</c:v>
                </c:pt>
                <c:pt idx="719">
                  <c:v>-12.3741854</c:v>
                </c:pt>
                <c:pt idx="720">
                  <c:v>-12.91457823</c:v>
                </c:pt>
                <c:pt idx="721">
                  <c:v>-10.420358159999999</c:v>
                </c:pt>
                <c:pt idx="722">
                  <c:v>-6.9027902550000002</c:v>
                </c:pt>
                <c:pt idx="723">
                  <c:v>-3.990754505</c:v>
                </c:pt>
                <c:pt idx="724">
                  <c:v>-1.76346202</c:v>
                </c:pt>
                <c:pt idx="725">
                  <c:v>-1.3277812449999999</c:v>
                </c:pt>
                <c:pt idx="726">
                  <c:v>-1.580298668</c:v>
                </c:pt>
                <c:pt idx="727">
                  <c:v>-2.8392498559999999</c:v>
                </c:pt>
                <c:pt idx="728">
                  <c:v>-5.003917672</c:v>
                </c:pt>
                <c:pt idx="729">
                  <c:v>-6.6711998230000003</c:v>
                </c:pt>
                <c:pt idx="730">
                  <c:v>-8.1488143740000005</c:v>
                </c:pt>
                <c:pt idx="731">
                  <c:v>-9.6955743210000005</c:v>
                </c:pt>
                <c:pt idx="732">
                  <c:v>-9.4275754270000007</c:v>
                </c:pt>
                <c:pt idx="733">
                  <c:v>-7.3143489979999998</c:v>
                </c:pt>
                <c:pt idx="734">
                  <c:v>-4.7652868970000002</c:v>
                </c:pt>
                <c:pt idx="735">
                  <c:v>-1.9102418189999999</c:v>
                </c:pt>
                <c:pt idx="736">
                  <c:v>1.032940883</c:v>
                </c:pt>
                <c:pt idx="737">
                  <c:v>3.582334226</c:v>
                </c:pt>
                <c:pt idx="738">
                  <c:v>5.7027135099999997</c:v>
                </c:pt>
                <c:pt idx="739">
                  <c:v>8.14317563</c:v>
                </c:pt>
                <c:pt idx="740">
                  <c:v>10.25055585</c:v>
                </c:pt>
                <c:pt idx="741">
                  <c:v>11.517557800000001</c:v>
                </c:pt>
                <c:pt idx="742">
                  <c:v>11.672398619999999</c:v>
                </c:pt>
                <c:pt idx="743">
                  <c:v>10.54347031</c:v>
                </c:pt>
                <c:pt idx="744">
                  <c:v>7.9209854530000001</c:v>
                </c:pt>
                <c:pt idx="745">
                  <c:v>4.4129828499999997</c:v>
                </c:pt>
                <c:pt idx="746">
                  <c:v>0.98615375500000002</c:v>
                </c:pt>
                <c:pt idx="747">
                  <c:v>-2.166325466</c:v>
                </c:pt>
                <c:pt idx="748">
                  <c:v>-4.6960722940000004</c:v>
                </c:pt>
                <c:pt idx="749">
                  <c:v>-6.7111819490000002</c:v>
                </c:pt>
                <c:pt idx="750">
                  <c:v>-8.9924689089999994</c:v>
                </c:pt>
                <c:pt idx="751">
                  <c:v>-11.07215753</c:v>
                </c:pt>
                <c:pt idx="752">
                  <c:v>-13.114912260000001</c:v>
                </c:pt>
                <c:pt idx="753">
                  <c:v>-15.455180500000001</c:v>
                </c:pt>
                <c:pt idx="754">
                  <c:v>-17.47815104</c:v>
                </c:pt>
                <c:pt idx="755">
                  <c:v>-19.464889249999999</c:v>
                </c:pt>
                <c:pt idx="756">
                  <c:v>-20.823003010000001</c:v>
                </c:pt>
                <c:pt idx="757">
                  <c:v>-21.999675660000001</c:v>
                </c:pt>
                <c:pt idx="758">
                  <c:v>-21.997023710000001</c:v>
                </c:pt>
                <c:pt idx="759">
                  <c:v>-20.829113809999999</c:v>
                </c:pt>
                <c:pt idx="760">
                  <c:v>-21.34920808</c:v>
                </c:pt>
                <c:pt idx="761">
                  <c:v>-25.319149830000001</c:v>
                </c:pt>
                <c:pt idx="762">
                  <c:v>-33.259884159999999</c:v>
                </c:pt>
                <c:pt idx="763">
                  <c:v>-41.078542200000001</c:v>
                </c:pt>
                <c:pt idx="764">
                  <c:v>-40.308420040000001</c:v>
                </c:pt>
                <c:pt idx="765">
                  <c:v>-32.278000390000003</c:v>
                </c:pt>
                <c:pt idx="766">
                  <c:v>-21.266530490000001</c:v>
                </c:pt>
                <c:pt idx="767">
                  <c:v>-11.22946982</c:v>
                </c:pt>
                <c:pt idx="768">
                  <c:v>-6.6008050980000004</c:v>
                </c:pt>
                <c:pt idx="769">
                  <c:v>-13.59320589</c:v>
                </c:pt>
                <c:pt idx="770">
                  <c:v>-20.36517392</c:v>
                </c:pt>
                <c:pt idx="771">
                  <c:v>-17.914971820000002</c:v>
                </c:pt>
                <c:pt idx="772">
                  <c:v>-10.884401260000001</c:v>
                </c:pt>
                <c:pt idx="773">
                  <c:v>-4.0542439689999998</c:v>
                </c:pt>
                <c:pt idx="774">
                  <c:v>-2.5178952610000001</c:v>
                </c:pt>
                <c:pt idx="775">
                  <c:v>-3.8361281599999999</c:v>
                </c:pt>
                <c:pt idx="776">
                  <c:v>-5.4792791220000003</c:v>
                </c:pt>
                <c:pt idx="777">
                  <c:v>-4.3873201750000002</c:v>
                </c:pt>
                <c:pt idx="778">
                  <c:v>-1.7536996979999999</c:v>
                </c:pt>
                <c:pt idx="779">
                  <c:v>1.5587791950000001</c:v>
                </c:pt>
                <c:pt idx="780">
                  <c:v>3.21508394</c:v>
                </c:pt>
                <c:pt idx="781">
                  <c:v>3.159314846</c:v>
                </c:pt>
                <c:pt idx="782">
                  <c:v>3.0992964559999998</c:v>
                </c:pt>
                <c:pt idx="783">
                  <c:v>2.836544897</c:v>
                </c:pt>
                <c:pt idx="784">
                  <c:v>2.8939574050000001</c:v>
                </c:pt>
                <c:pt idx="785">
                  <c:v>3.4354372639999999</c:v>
                </c:pt>
                <c:pt idx="786">
                  <c:v>4.2005502830000001</c:v>
                </c:pt>
                <c:pt idx="787">
                  <c:v>5.053933475</c:v>
                </c:pt>
                <c:pt idx="788">
                  <c:v>6.2180572329999997</c:v>
                </c:pt>
                <c:pt idx="789">
                  <c:v>6.3486536869999997</c:v>
                </c:pt>
                <c:pt idx="790">
                  <c:v>4.5082390239999999</c:v>
                </c:pt>
                <c:pt idx="791">
                  <c:v>0.68806214499999996</c:v>
                </c:pt>
                <c:pt idx="792">
                  <c:v>-2.9347268770000001</c:v>
                </c:pt>
                <c:pt idx="793">
                  <c:v>-5.0852803729999998</c:v>
                </c:pt>
                <c:pt idx="794">
                  <c:v>-5.6952241150000003</c:v>
                </c:pt>
                <c:pt idx="795">
                  <c:v>-5.305239212</c:v>
                </c:pt>
                <c:pt idx="796">
                  <c:v>-5.0234281879999996</c:v>
                </c:pt>
                <c:pt idx="797">
                  <c:v>-4.5552228039999996</c:v>
                </c:pt>
                <c:pt idx="798">
                  <c:v>-4.1455818369999999</c:v>
                </c:pt>
                <c:pt idx="799">
                  <c:v>-6.6493082899999996</c:v>
                </c:pt>
                <c:pt idx="800">
                  <c:v>-9.7009614759999998</c:v>
                </c:pt>
                <c:pt idx="801">
                  <c:v>-10.26572397</c:v>
                </c:pt>
                <c:pt idx="802">
                  <c:v>-10.06143</c:v>
                </c:pt>
                <c:pt idx="803">
                  <c:v>-8.9764977320000003</c:v>
                </c:pt>
                <c:pt idx="804">
                  <c:v>-7.1105241509999999</c:v>
                </c:pt>
                <c:pt idx="805">
                  <c:v>-11.483320190000001</c:v>
                </c:pt>
                <c:pt idx="806">
                  <c:v>-34.028438729999998</c:v>
                </c:pt>
                <c:pt idx="807">
                  <c:v>-53.174592660000002</c:v>
                </c:pt>
                <c:pt idx="808">
                  <c:v>-44.102475230000003</c:v>
                </c:pt>
                <c:pt idx="809">
                  <c:v>-43.991024580000001</c:v>
                </c:pt>
                <c:pt idx="810">
                  <c:v>-52.205845549999999</c:v>
                </c:pt>
                <c:pt idx="811">
                  <c:v>-78.378165339999995</c:v>
                </c:pt>
                <c:pt idx="812">
                  <c:v>-48.563531529999999</c:v>
                </c:pt>
                <c:pt idx="813">
                  <c:v>-27.912053</c:v>
                </c:pt>
                <c:pt idx="814">
                  <c:v>-17.92027152</c:v>
                </c:pt>
                <c:pt idx="815">
                  <c:v>-15.275021929999999</c:v>
                </c:pt>
                <c:pt idx="816">
                  <c:v>-11.44526422</c:v>
                </c:pt>
                <c:pt idx="817">
                  <c:v>-8.9382615179999991</c:v>
                </c:pt>
                <c:pt idx="818">
                  <c:v>-11.326148610000001</c:v>
                </c:pt>
                <c:pt idx="819">
                  <c:v>-13.22911562</c:v>
                </c:pt>
                <c:pt idx="820">
                  <c:v>-13.028211089999999</c:v>
                </c:pt>
                <c:pt idx="821">
                  <c:v>-12.02750333</c:v>
                </c:pt>
                <c:pt idx="822">
                  <c:v>-5.8466633310000002</c:v>
                </c:pt>
                <c:pt idx="823">
                  <c:v>-1.7758052150000001</c:v>
                </c:pt>
                <c:pt idx="824">
                  <c:v>-1.2881190440000001</c:v>
                </c:pt>
                <c:pt idx="825">
                  <c:v>-1.757149069</c:v>
                </c:pt>
                <c:pt idx="826">
                  <c:v>-2.039124894</c:v>
                </c:pt>
                <c:pt idx="827">
                  <c:v>-1.2173165450000001</c:v>
                </c:pt>
                <c:pt idx="828">
                  <c:v>-0.26542796499999999</c:v>
                </c:pt>
                <c:pt idx="829">
                  <c:v>-4.4212122E-2</c:v>
                </c:pt>
                <c:pt idx="830">
                  <c:v>-1.6563386689999999</c:v>
                </c:pt>
                <c:pt idx="831">
                  <c:v>-1.8723863169999999</c:v>
                </c:pt>
                <c:pt idx="832">
                  <c:v>-0.98806453299999997</c:v>
                </c:pt>
                <c:pt idx="833">
                  <c:v>-3.706926E-2</c:v>
                </c:pt>
                <c:pt idx="834">
                  <c:v>0.68281513500000002</c:v>
                </c:pt>
                <c:pt idx="835">
                  <c:v>0.47554914199999998</c:v>
                </c:pt>
                <c:pt idx="836">
                  <c:v>0.93907169800000001</c:v>
                </c:pt>
                <c:pt idx="837">
                  <c:v>0.40777340899999998</c:v>
                </c:pt>
                <c:pt idx="838">
                  <c:v>-0.91313386200000002</c:v>
                </c:pt>
                <c:pt idx="839">
                  <c:v>-1.7118422929999999</c:v>
                </c:pt>
                <c:pt idx="840">
                  <c:v>-1.7746660620000001</c:v>
                </c:pt>
                <c:pt idx="841">
                  <c:v>-0.49964270100000002</c:v>
                </c:pt>
                <c:pt idx="842">
                  <c:v>1.755463362</c:v>
                </c:pt>
                <c:pt idx="843">
                  <c:v>3.4612824020000001</c:v>
                </c:pt>
                <c:pt idx="844">
                  <c:v>4.5271979670000002</c:v>
                </c:pt>
                <c:pt idx="845">
                  <c:v>4.4505819009999996</c:v>
                </c:pt>
                <c:pt idx="846">
                  <c:v>3.9091131730000002</c:v>
                </c:pt>
                <c:pt idx="847">
                  <c:v>2.8695737490000002</c:v>
                </c:pt>
                <c:pt idx="848">
                  <c:v>1.595989251</c:v>
                </c:pt>
                <c:pt idx="849">
                  <c:v>-0.43746197399999998</c:v>
                </c:pt>
                <c:pt idx="850">
                  <c:v>-3.62499686</c:v>
                </c:pt>
                <c:pt idx="851">
                  <c:v>-7.2481557519999997</c:v>
                </c:pt>
                <c:pt idx="852">
                  <c:v>-11.10842972</c:v>
                </c:pt>
                <c:pt idx="853">
                  <c:v>-14.69325738</c:v>
                </c:pt>
                <c:pt idx="854">
                  <c:v>-18.0949755</c:v>
                </c:pt>
                <c:pt idx="855">
                  <c:v>-21.005409230000001</c:v>
                </c:pt>
                <c:pt idx="856">
                  <c:v>-22.887801700000001</c:v>
                </c:pt>
                <c:pt idx="857">
                  <c:v>-22.20324823</c:v>
                </c:pt>
                <c:pt idx="858">
                  <c:v>-23.166722960000001</c:v>
                </c:pt>
                <c:pt idx="859">
                  <c:v>-27.212427770000001</c:v>
                </c:pt>
                <c:pt idx="860">
                  <c:v>-30.856904669999999</c:v>
                </c:pt>
                <c:pt idx="861">
                  <c:v>-33.199670810000001</c:v>
                </c:pt>
                <c:pt idx="862">
                  <c:v>-35.324833069999997</c:v>
                </c:pt>
                <c:pt idx="863">
                  <c:v>-33.529403979999998</c:v>
                </c:pt>
                <c:pt idx="864">
                  <c:v>-26.780524339999999</c:v>
                </c:pt>
                <c:pt idx="865">
                  <c:v>-18.347043790000001</c:v>
                </c:pt>
                <c:pt idx="866">
                  <c:v>-9.8669360499999996</c:v>
                </c:pt>
                <c:pt idx="867">
                  <c:v>-6.951146584</c:v>
                </c:pt>
                <c:pt idx="868">
                  <c:v>-8.8473158569999999</c:v>
                </c:pt>
                <c:pt idx="869">
                  <c:v>-12.86448057</c:v>
                </c:pt>
                <c:pt idx="870">
                  <c:v>-14.915601179999999</c:v>
                </c:pt>
                <c:pt idx="871">
                  <c:v>-14.992648190000001</c:v>
                </c:pt>
                <c:pt idx="872">
                  <c:v>-13.10910376</c:v>
                </c:pt>
                <c:pt idx="873">
                  <c:v>-9.6437542880000002</c:v>
                </c:pt>
                <c:pt idx="874">
                  <c:v>-5.7719523180000003</c:v>
                </c:pt>
                <c:pt idx="875">
                  <c:v>-4.4479113520000002</c:v>
                </c:pt>
                <c:pt idx="876">
                  <c:v>-8.7682033579999992</c:v>
                </c:pt>
                <c:pt idx="877">
                  <c:v>-13.395848900000001</c:v>
                </c:pt>
                <c:pt idx="878">
                  <c:v>-16.172436959999999</c:v>
                </c:pt>
                <c:pt idx="879">
                  <c:v>-17.743968760000001</c:v>
                </c:pt>
                <c:pt idx="880">
                  <c:v>-16.741135060000001</c:v>
                </c:pt>
                <c:pt idx="881">
                  <c:v>-13.13998559</c:v>
                </c:pt>
                <c:pt idx="882">
                  <c:v>-7.7002356709999997</c:v>
                </c:pt>
                <c:pt idx="883">
                  <c:v>-1.9857635090000001</c:v>
                </c:pt>
                <c:pt idx="884">
                  <c:v>1.424830142</c:v>
                </c:pt>
                <c:pt idx="885">
                  <c:v>0.44274318600000001</c:v>
                </c:pt>
                <c:pt idx="886">
                  <c:v>-3.1463335419999998</c:v>
                </c:pt>
                <c:pt idx="887">
                  <c:v>-6.3495304289999996</c:v>
                </c:pt>
                <c:pt idx="888">
                  <c:v>-8.9012404600000004</c:v>
                </c:pt>
                <c:pt idx="889">
                  <c:v>-10.397246539999999</c:v>
                </c:pt>
                <c:pt idx="890">
                  <c:v>-12.67502167</c:v>
                </c:pt>
                <c:pt idx="891">
                  <c:v>-13.47627454</c:v>
                </c:pt>
                <c:pt idx="892">
                  <c:v>-13.29530991</c:v>
                </c:pt>
                <c:pt idx="893">
                  <c:v>-12.318181340000001</c:v>
                </c:pt>
                <c:pt idx="894">
                  <c:v>-12.592541369999999</c:v>
                </c:pt>
                <c:pt idx="895">
                  <c:v>-17.033810970000001</c:v>
                </c:pt>
                <c:pt idx="896">
                  <c:v>-21.849089330000002</c:v>
                </c:pt>
                <c:pt idx="897">
                  <c:v>-22.07399187</c:v>
                </c:pt>
                <c:pt idx="898">
                  <c:v>-20.274646839999999</c:v>
                </c:pt>
                <c:pt idx="899">
                  <c:v>-19.395637600000001</c:v>
                </c:pt>
                <c:pt idx="900">
                  <c:v>-17.345408160000002</c:v>
                </c:pt>
                <c:pt idx="901">
                  <c:v>-15.49144246</c:v>
                </c:pt>
                <c:pt idx="902">
                  <c:v>-18.395215929999999</c:v>
                </c:pt>
                <c:pt idx="903">
                  <c:v>-28.964980189999999</c:v>
                </c:pt>
                <c:pt idx="904">
                  <c:v>-42.506324380000002</c:v>
                </c:pt>
                <c:pt idx="905">
                  <c:v>-49.102358959999997</c:v>
                </c:pt>
                <c:pt idx="906">
                  <c:v>-48.37912103</c:v>
                </c:pt>
                <c:pt idx="907">
                  <c:v>-35.793630569999998</c:v>
                </c:pt>
                <c:pt idx="908">
                  <c:v>-22.218004919999998</c:v>
                </c:pt>
                <c:pt idx="909">
                  <c:v>-5.4430108190000004</c:v>
                </c:pt>
                <c:pt idx="910">
                  <c:v>-0.70145249499999995</c:v>
                </c:pt>
                <c:pt idx="911">
                  <c:v>-7.797722533</c:v>
                </c:pt>
                <c:pt idx="912">
                  <c:v>-14.981264680000001</c:v>
                </c:pt>
                <c:pt idx="913">
                  <c:v>-20.249472369999999</c:v>
                </c:pt>
                <c:pt idx="914">
                  <c:v>-17.128795350000001</c:v>
                </c:pt>
                <c:pt idx="915">
                  <c:v>-13.94208433</c:v>
                </c:pt>
                <c:pt idx="916">
                  <c:v>-11.52782287</c:v>
                </c:pt>
                <c:pt idx="917">
                  <c:v>-7.9226547429999998</c:v>
                </c:pt>
                <c:pt idx="918">
                  <c:v>-6.8873448140000004</c:v>
                </c:pt>
                <c:pt idx="919">
                  <c:v>-7.7147306469999997</c:v>
                </c:pt>
                <c:pt idx="920">
                  <c:v>-10.39380221</c:v>
                </c:pt>
                <c:pt idx="921">
                  <c:v>-13.145047959999999</c:v>
                </c:pt>
                <c:pt idx="922">
                  <c:v>-16.726052620000001</c:v>
                </c:pt>
                <c:pt idx="923">
                  <c:v>-19.919155010000001</c:v>
                </c:pt>
                <c:pt idx="924">
                  <c:v>-19.942349190000002</c:v>
                </c:pt>
                <c:pt idx="925">
                  <c:v>-16.443355660000002</c:v>
                </c:pt>
                <c:pt idx="926">
                  <c:v>-12.396975339999999</c:v>
                </c:pt>
                <c:pt idx="927">
                  <c:v>-7.5642749440000001</c:v>
                </c:pt>
                <c:pt idx="928">
                  <c:v>-4.2119525849999997</c:v>
                </c:pt>
                <c:pt idx="929">
                  <c:v>-3.4889135800000002</c:v>
                </c:pt>
                <c:pt idx="930">
                  <c:v>-3.529534832</c:v>
                </c:pt>
                <c:pt idx="931">
                  <c:v>-3.508325524</c:v>
                </c:pt>
                <c:pt idx="932">
                  <c:v>-3.0909680310000001</c:v>
                </c:pt>
                <c:pt idx="933">
                  <c:v>-1.868021318</c:v>
                </c:pt>
                <c:pt idx="934">
                  <c:v>-0.50286139399999996</c:v>
                </c:pt>
                <c:pt idx="935">
                  <c:v>0.71186302599999995</c:v>
                </c:pt>
                <c:pt idx="936">
                  <c:v>1.8164148330000001</c:v>
                </c:pt>
                <c:pt idx="937">
                  <c:v>2.3730849489999999</c:v>
                </c:pt>
                <c:pt idx="938">
                  <c:v>1.717367171</c:v>
                </c:pt>
                <c:pt idx="939">
                  <c:v>-0.27366099900000002</c:v>
                </c:pt>
                <c:pt idx="940">
                  <c:v>-3.0331039799999999</c:v>
                </c:pt>
                <c:pt idx="941">
                  <c:v>-4.9330772959999996</c:v>
                </c:pt>
                <c:pt idx="942">
                  <c:v>-6.1224647269999997</c:v>
                </c:pt>
                <c:pt idx="943">
                  <c:v>-6.4858054149999997</c:v>
                </c:pt>
                <c:pt idx="944">
                  <c:v>-6.9339365109999997</c:v>
                </c:pt>
                <c:pt idx="945">
                  <c:v>-7.7136217919999996</c:v>
                </c:pt>
                <c:pt idx="946">
                  <c:v>-9.7234891940000008</c:v>
                </c:pt>
                <c:pt idx="947">
                  <c:v>-13.30657652</c:v>
                </c:pt>
                <c:pt idx="948">
                  <c:v>-19.618615640000002</c:v>
                </c:pt>
                <c:pt idx="949">
                  <c:v>-24.65834388</c:v>
                </c:pt>
                <c:pt idx="950">
                  <c:v>-26.687247769999999</c:v>
                </c:pt>
                <c:pt idx="951">
                  <c:v>-24.887344349999999</c:v>
                </c:pt>
                <c:pt idx="952">
                  <c:v>-19.564082819999999</c:v>
                </c:pt>
                <c:pt idx="953">
                  <c:v>-15.8032732</c:v>
                </c:pt>
                <c:pt idx="954">
                  <c:v>-14.28490356</c:v>
                </c:pt>
                <c:pt idx="955">
                  <c:v>-15.62275608</c:v>
                </c:pt>
                <c:pt idx="956">
                  <c:v>-20.978358239999999</c:v>
                </c:pt>
                <c:pt idx="957">
                  <c:v>-25.011993019999998</c:v>
                </c:pt>
                <c:pt idx="958">
                  <c:v>-26.005366420000001</c:v>
                </c:pt>
                <c:pt idx="959">
                  <c:v>-24.366602990000001</c:v>
                </c:pt>
                <c:pt idx="960">
                  <c:v>-20.701043500000001</c:v>
                </c:pt>
                <c:pt idx="961">
                  <c:v>-14.489047660000001</c:v>
                </c:pt>
                <c:pt idx="962">
                  <c:v>-6.3101075480000004</c:v>
                </c:pt>
                <c:pt idx="963">
                  <c:v>3.4415735559999998</c:v>
                </c:pt>
                <c:pt idx="964">
                  <c:v>4.781774543</c:v>
                </c:pt>
                <c:pt idx="965">
                  <c:v>-4.9445912759999997</c:v>
                </c:pt>
                <c:pt idx="966">
                  <c:v>-12.83119063</c:v>
                </c:pt>
                <c:pt idx="967">
                  <c:v>-14.50655519</c:v>
                </c:pt>
                <c:pt idx="968">
                  <c:v>-13.67634953</c:v>
                </c:pt>
                <c:pt idx="969">
                  <c:v>-11.15956489</c:v>
                </c:pt>
                <c:pt idx="970">
                  <c:v>-8.0494535490000008</c:v>
                </c:pt>
                <c:pt idx="971">
                  <c:v>-5.0836581599999997</c:v>
                </c:pt>
                <c:pt idx="972">
                  <c:v>-2.6796928379999998</c:v>
                </c:pt>
                <c:pt idx="973">
                  <c:v>-1.4219108810000001</c:v>
                </c:pt>
                <c:pt idx="974">
                  <c:v>-2.4103476019999999</c:v>
                </c:pt>
                <c:pt idx="975">
                  <c:v>-4.3801662229999998</c:v>
                </c:pt>
                <c:pt idx="976">
                  <c:v>-5.3761618670000004</c:v>
                </c:pt>
                <c:pt idx="977">
                  <c:v>-4.9745917830000002</c:v>
                </c:pt>
                <c:pt idx="978">
                  <c:v>-3.5132178409999999</c:v>
                </c:pt>
                <c:pt idx="979">
                  <c:v>-3.077423365</c:v>
                </c:pt>
                <c:pt idx="980">
                  <c:v>-2.807752325</c:v>
                </c:pt>
                <c:pt idx="981">
                  <c:v>-2.0971101299999999</c:v>
                </c:pt>
                <c:pt idx="982">
                  <c:v>-1.8576705060000001</c:v>
                </c:pt>
                <c:pt idx="983">
                  <c:v>-3.6856454830000001</c:v>
                </c:pt>
                <c:pt idx="984">
                  <c:v>-6.6401451849999997</c:v>
                </c:pt>
                <c:pt idx="985">
                  <c:v>-9.1391214200000004</c:v>
                </c:pt>
                <c:pt idx="986">
                  <c:v>-10.85735783</c:v>
                </c:pt>
                <c:pt idx="987">
                  <c:v>-11.01908506</c:v>
                </c:pt>
                <c:pt idx="988">
                  <c:v>-9.5843861179999994</c:v>
                </c:pt>
                <c:pt idx="989">
                  <c:v>-7.2900913139999997</c:v>
                </c:pt>
                <c:pt idx="990">
                  <c:v>-6.4620483310000001</c:v>
                </c:pt>
                <c:pt idx="991">
                  <c:v>-7.3278956839999996</c:v>
                </c:pt>
                <c:pt idx="992">
                  <c:v>-10.81462215</c:v>
                </c:pt>
                <c:pt idx="993">
                  <c:v>-16.107093849999998</c:v>
                </c:pt>
                <c:pt idx="994">
                  <c:v>-18.323650390000001</c:v>
                </c:pt>
                <c:pt idx="995">
                  <c:v>-19.107296739999999</c:v>
                </c:pt>
                <c:pt idx="996">
                  <c:v>-18.999840899999999</c:v>
                </c:pt>
                <c:pt idx="997">
                  <c:v>-18.848806079999999</c:v>
                </c:pt>
                <c:pt idx="998">
                  <c:v>-22.090439979999999</c:v>
                </c:pt>
                <c:pt idx="999">
                  <c:v>-31.91094086</c:v>
                </c:pt>
                <c:pt idx="1000">
                  <c:v>-48.007372169999996</c:v>
                </c:pt>
                <c:pt idx="1001">
                  <c:v>-46.685008400000001</c:v>
                </c:pt>
                <c:pt idx="1002">
                  <c:v>-38.81539025</c:v>
                </c:pt>
                <c:pt idx="1003">
                  <c:v>-30.405378859999999</c:v>
                </c:pt>
                <c:pt idx="1004">
                  <c:v>-25.274560730000001</c:v>
                </c:pt>
                <c:pt idx="1005">
                  <c:v>-18.020078219999998</c:v>
                </c:pt>
                <c:pt idx="1006">
                  <c:v>-15.57618231</c:v>
                </c:pt>
                <c:pt idx="1007">
                  <c:v>-14.101592070000001</c:v>
                </c:pt>
                <c:pt idx="1008">
                  <c:v>-14.16339415</c:v>
                </c:pt>
                <c:pt idx="1009">
                  <c:v>-13.56446365</c:v>
                </c:pt>
                <c:pt idx="1010">
                  <c:v>-7.3064432449999996</c:v>
                </c:pt>
                <c:pt idx="1011">
                  <c:v>0.89937983899999996</c:v>
                </c:pt>
                <c:pt idx="1012">
                  <c:v>3.3139504240000002</c:v>
                </c:pt>
                <c:pt idx="1013">
                  <c:v>3.336152352</c:v>
                </c:pt>
                <c:pt idx="1014">
                  <c:v>2.3739473150000001</c:v>
                </c:pt>
                <c:pt idx="1015">
                  <c:v>0.23298607800000001</c:v>
                </c:pt>
                <c:pt idx="1016">
                  <c:v>-2.2950498110000002</c:v>
                </c:pt>
                <c:pt idx="1017">
                  <c:v>-4.8462177459999998</c:v>
                </c:pt>
                <c:pt idx="1018">
                  <c:v>-5.7303977120000003</c:v>
                </c:pt>
                <c:pt idx="1019">
                  <c:v>-4.9266762709999998</c:v>
                </c:pt>
                <c:pt idx="1020">
                  <c:v>-3.7203794960000001</c:v>
                </c:pt>
                <c:pt idx="1021">
                  <c:v>-3.1837360690000001</c:v>
                </c:pt>
                <c:pt idx="1022">
                  <c:v>-3.5253305209999999</c:v>
                </c:pt>
                <c:pt idx="1023">
                  <c:v>-3.5889583979999999</c:v>
                </c:pt>
                <c:pt idx="1024">
                  <c:v>-3.5385670760000001</c:v>
                </c:pt>
                <c:pt idx="1025">
                  <c:v>-3.399848692</c:v>
                </c:pt>
                <c:pt idx="1026">
                  <c:v>-3.2992838990000002</c:v>
                </c:pt>
                <c:pt idx="1027">
                  <c:v>-3.3812735549999999</c:v>
                </c:pt>
                <c:pt idx="1028">
                  <c:v>-3.0845371319999999</c:v>
                </c:pt>
                <c:pt idx="1029">
                  <c:v>-2.6370345500000001</c:v>
                </c:pt>
                <c:pt idx="1030">
                  <c:v>-1.9213946319999999</c:v>
                </c:pt>
                <c:pt idx="1031">
                  <c:v>-1.587923049</c:v>
                </c:pt>
                <c:pt idx="1032">
                  <c:v>-2.4266506969999999</c:v>
                </c:pt>
                <c:pt idx="1033">
                  <c:v>-4.717034795</c:v>
                </c:pt>
                <c:pt idx="1034">
                  <c:v>-8.2274505950000005</c:v>
                </c:pt>
                <c:pt idx="1035">
                  <c:v>-11.285239109999999</c:v>
                </c:pt>
                <c:pt idx="1036">
                  <c:v>-12.711750159999999</c:v>
                </c:pt>
                <c:pt idx="1037">
                  <c:v>-12.24221245</c:v>
                </c:pt>
                <c:pt idx="1038">
                  <c:v>-10.972623</c:v>
                </c:pt>
                <c:pt idx="1039">
                  <c:v>-9.6032785749999992</c:v>
                </c:pt>
                <c:pt idx="1040">
                  <c:v>-9.0771570080000004</c:v>
                </c:pt>
                <c:pt idx="1041">
                  <c:v>-10.56197227</c:v>
                </c:pt>
                <c:pt idx="1042">
                  <c:v>-13.55387451</c:v>
                </c:pt>
                <c:pt idx="1043">
                  <c:v>-17.61548024</c:v>
                </c:pt>
                <c:pt idx="1044">
                  <c:v>-21.662907359999998</c:v>
                </c:pt>
                <c:pt idx="1045">
                  <c:v>-25.26716115</c:v>
                </c:pt>
                <c:pt idx="1046">
                  <c:v>-27.424391279999998</c:v>
                </c:pt>
                <c:pt idx="1047">
                  <c:v>-28.433475130000001</c:v>
                </c:pt>
                <c:pt idx="1048">
                  <c:v>-24.54509869</c:v>
                </c:pt>
                <c:pt idx="1049">
                  <c:v>-17.80902948</c:v>
                </c:pt>
                <c:pt idx="1050">
                  <c:v>-11.395273080000001</c:v>
                </c:pt>
                <c:pt idx="1051">
                  <c:v>-11.694000770000001</c:v>
                </c:pt>
                <c:pt idx="1052">
                  <c:v>-16.326301489999999</c:v>
                </c:pt>
                <c:pt idx="1053">
                  <c:v>-13.48254247</c:v>
                </c:pt>
                <c:pt idx="1054">
                  <c:v>-9.8659263660000001</c:v>
                </c:pt>
                <c:pt idx="1055">
                  <c:v>-11.00127155</c:v>
                </c:pt>
                <c:pt idx="1056">
                  <c:v>-13.92643891</c:v>
                </c:pt>
                <c:pt idx="1057">
                  <c:v>-12.68744051</c:v>
                </c:pt>
                <c:pt idx="1058">
                  <c:v>-9.2054874869999992</c:v>
                </c:pt>
                <c:pt idx="1059">
                  <c:v>-6.3384465949999997</c:v>
                </c:pt>
                <c:pt idx="1060">
                  <c:v>-4.3121437619999998</c:v>
                </c:pt>
                <c:pt idx="1061">
                  <c:v>-5.0220368899999999</c:v>
                </c:pt>
                <c:pt idx="1062">
                  <c:v>-6.9712677809999999</c:v>
                </c:pt>
                <c:pt idx="1063">
                  <c:v>-6.7117367239999997</c:v>
                </c:pt>
                <c:pt idx="1064">
                  <c:v>-5.1121525219999997</c:v>
                </c:pt>
                <c:pt idx="1065">
                  <c:v>-4.3839188120000001</c:v>
                </c:pt>
                <c:pt idx="1066">
                  <c:v>-4.0229029030000003</c:v>
                </c:pt>
                <c:pt idx="1067">
                  <c:v>-2.8383359289999999</c:v>
                </c:pt>
                <c:pt idx="1068">
                  <c:v>-0.79930634899999997</c:v>
                </c:pt>
                <c:pt idx="1069">
                  <c:v>0.456834825</c:v>
                </c:pt>
                <c:pt idx="1070">
                  <c:v>-0.616974256</c:v>
                </c:pt>
                <c:pt idx="1071">
                  <c:v>-1.5945771959999999</c:v>
                </c:pt>
                <c:pt idx="1072">
                  <c:v>-2.1850316749999998</c:v>
                </c:pt>
                <c:pt idx="1073">
                  <c:v>-2.6610299230000001</c:v>
                </c:pt>
                <c:pt idx="1074">
                  <c:v>-2.2509579749999999</c:v>
                </c:pt>
                <c:pt idx="1075">
                  <c:v>-2.328675472</c:v>
                </c:pt>
                <c:pt idx="1076">
                  <c:v>-2.9769342120000002</c:v>
                </c:pt>
                <c:pt idx="1077">
                  <c:v>-3.3937655819999999</c:v>
                </c:pt>
                <c:pt idx="1078">
                  <c:v>-3.1197725909999998</c:v>
                </c:pt>
                <c:pt idx="1079">
                  <c:v>-4.1083291559999999</c:v>
                </c:pt>
                <c:pt idx="1080">
                  <c:v>-7.0365283239999998</c:v>
                </c:pt>
                <c:pt idx="1081">
                  <c:v>-9.3829756670000002</c:v>
                </c:pt>
                <c:pt idx="1082">
                  <c:v>-11.016618830000001</c:v>
                </c:pt>
                <c:pt idx="1083">
                  <c:v>-12.02394999</c:v>
                </c:pt>
                <c:pt idx="1084">
                  <c:v>-12.0670068</c:v>
                </c:pt>
                <c:pt idx="1085">
                  <c:v>-11.641954630000001</c:v>
                </c:pt>
                <c:pt idx="1086">
                  <c:v>-11.462182650000001</c:v>
                </c:pt>
                <c:pt idx="1087">
                  <c:v>-12.18284184</c:v>
                </c:pt>
                <c:pt idx="1088">
                  <c:v>-14.24466378</c:v>
                </c:pt>
                <c:pt idx="1089">
                  <c:v>-18.493370930000001</c:v>
                </c:pt>
                <c:pt idx="1090">
                  <c:v>-24.333116759999999</c:v>
                </c:pt>
                <c:pt idx="1091">
                  <c:v>-30.080053719999999</c:v>
                </c:pt>
                <c:pt idx="1092">
                  <c:v>-34.846228199999999</c:v>
                </c:pt>
                <c:pt idx="1093">
                  <c:v>-30.913227689999999</c:v>
                </c:pt>
                <c:pt idx="1094">
                  <c:v>-21.774175870000001</c:v>
                </c:pt>
                <c:pt idx="1095">
                  <c:v>-17.744338110000001</c:v>
                </c:pt>
                <c:pt idx="1096">
                  <c:v>-15.613799180000001</c:v>
                </c:pt>
                <c:pt idx="1097">
                  <c:v>-16.21631825</c:v>
                </c:pt>
                <c:pt idx="1098">
                  <c:v>-19.325558399999998</c:v>
                </c:pt>
                <c:pt idx="1099">
                  <c:v>-20.28762463</c:v>
                </c:pt>
                <c:pt idx="1100">
                  <c:v>-18.330426809999999</c:v>
                </c:pt>
                <c:pt idx="1101">
                  <c:v>-15.895673</c:v>
                </c:pt>
                <c:pt idx="1102">
                  <c:v>-13.82966132</c:v>
                </c:pt>
                <c:pt idx="1103">
                  <c:v>-9.8330855049999997</c:v>
                </c:pt>
                <c:pt idx="1104">
                  <c:v>-6.1284976919999998</c:v>
                </c:pt>
                <c:pt idx="1105">
                  <c:v>-2.957091089</c:v>
                </c:pt>
                <c:pt idx="1106">
                  <c:v>-1.025369263</c:v>
                </c:pt>
                <c:pt idx="1107">
                  <c:v>1.293089927</c:v>
                </c:pt>
                <c:pt idx="1108">
                  <c:v>1.783308176</c:v>
                </c:pt>
                <c:pt idx="1109">
                  <c:v>0.94949679300000001</c:v>
                </c:pt>
                <c:pt idx="1110">
                  <c:v>-0.36089826000000003</c:v>
                </c:pt>
                <c:pt idx="1111">
                  <c:v>-0.91589253900000001</c:v>
                </c:pt>
                <c:pt idx="1112">
                  <c:v>-1.87223524</c:v>
                </c:pt>
                <c:pt idx="1113">
                  <c:v>-3.042505582</c:v>
                </c:pt>
                <c:pt idx="1114">
                  <c:v>-4.0899174350000003</c:v>
                </c:pt>
                <c:pt idx="1115">
                  <c:v>-4.5698661600000001</c:v>
                </c:pt>
                <c:pt idx="1116">
                  <c:v>-4.5800407700000001</c:v>
                </c:pt>
                <c:pt idx="1117">
                  <c:v>-4.3687351159999999</c:v>
                </c:pt>
                <c:pt idx="1118">
                  <c:v>-4.0088435840000001</c:v>
                </c:pt>
                <c:pt idx="1119">
                  <c:v>-3.050436478</c:v>
                </c:pt>
                <c:pt idx="1120">
                  <c:v>-2.1592526310000002</c:v>
                </c:pt>
                <c:pt idx="1121">
                  <c:v>-1.344375361</c:v>
                </c:pt>
                <c:pt idx="1122">
                  <c:v>-0.44523408799999997</c:v>
                </c:pt>
                <c:pt idx="1123">
                  <c:v>0.41524928900000002</c:v>
                </c:pt>
                <c:pt idx="1124">
                  <c:v>1.5110452190000001</c:v>
                </c:pt>
                <c:pt idx="1125">
                  <c:v>2.861500119</c:v>
                </c:pt>
                <c:pt idx="1126">
                  <c:v>3.1461853280000001</c:v>
                </c:pt>
                <c:pt idx="1127">
                  <c:v>2.7833993690000001</c:v>
                </c:pt>
                <c:pt idx="1128">
                  <c:v>1.6879831999999999</c:v>
                </c:pt>
                <c:pt idx="1129">
                  <c:v>0.30736047500000002</c:v>
                </c:pt>
                <c:pt idx="1130">
                  <c:v>-1.133443757</c:v>
                </c:pt>
                <c:pt idx="1131">
                  <c:v>-3.0344553369999998</c:v>
                </c:pt>
                <c:pt idx="1132">
                  <c:v>-4.8305857010000004</c:v>
                </c:pt>
                <c:pt idx="1133">
                  <c:v>-6.4291182579999999</c:v>
                </c:pt>
                <c:pt idx="1134">
                  <c:v>-7.2814635470000004</c:v>
                </c:pt>
                <c:pt idx="1135">
                  <c:v>-7.3421025350000004</c:v>
                </c:pt>
                <c:pt idx="1136">
                  <c:v>-7.523924547</c:v>
                </c:pt>
                <c:pt idx="1137">
                  <c:v>-9.1318608559999994</c:v>
                </c:pt>
                <c:pt idx="1138">
                  <c:v>-11.472400479999999</c:v>
                </c:pt>
                <c:pt idx="1139">
                  <c:v>-14.299693299999999</c:v>
                </c:pt>
                <c:pt idx="1140">
                  <c:v>-17.30593854</c:v>
                </c:pt>
                <c:pt idx="1141">
                  <c:v>-19.673835579999999</c:v>
                </c:pt>
                <c:pt idx="1142">
                  <c:v>-22.868948759999999</c:v>
                </c:pt>
                <c:pt idx="1143">
                  <c:v>-25.290904269999999</c:v>
                </c:pt>
                <c:pt idx="1144">
                  <c:v>-27.785070189999999</c:v>
                </c:pt>
                <c:pt idx="1145">
                  <c:v>-30.578661889999999</c:v>
                </c:pt>
                <c:pt idx="1146">
                  <c:v>-34.596925059999997</c:v>
                </c:pt>
                <c:pt idx="1147">
                  <c:v>-37.711868279999997</c:v>
                </c:pt>
                <c:pt idx="1148">
                  <c:v>-37.625062049999997</c:v>
                </c:pt>
                <c:pt idx="1149">
                  <c:v>-36.487487250000001</c:v>
                </c:pt>
                <c:pt idx="1150">
                  <c:v>-32.959054180000003</c:v>
                </c:pt>
                <c:pt idx="1151">
                  <c:v>-24.668639169999999</c:v>
                </c:pt>
                <c:pt idx="1152">
                  <c:v>-18.938405329999998</c:v>
                </c:pt>
                <c:pt idx="1153">
                  <c:v>-16.905826820000001</c:v>
                </c:pt>
                <c:pt idx="1154">
                  <c:v>-18.831792759999999</c:v>
                </c:pt>
                <c:pt idx="1155">
                  <c:v>-21.192194650000001</c:v>
                </c:pt>
                <c:pt idx="1156">
                  <c:v>-20.051811270000002</c:v>
                </c:pt>
                <c:pt idx="1157">
                  <c:v>-13.65407385</c:v>
                </c:pt>
                <c:pt idx="1158">
                  <c:v>-5.0641324599999997</c:v>
                </c:pt>
                <c:pt idx="1159">
                  <c:v>1.128693604</c:v>
                </c:pt>
                <c:pt idx="1160">
                  <c:v>7.0683097039999998</c:v>
                </c:pt>
                <c:pt idx="1161">
                  <c:v>11.008976629999999</c:v>
                </c:pt>
                <c:pt idx="1162">
                  <c:v>10.62448463</c:v>
                </c:pt>
                <c:pt idx="1163">
                  <c:v>8.5453597069999994</c:v>
                </c:pt>
                <c:pt idx="1164">
                  <c:v>6.1939682300000003</c:v>
                </c:pt>
                <c:pt idx="1165">
                  <c:v>4.917604957</c:v>
                </c:pt>
                <c:pt idx="1166">
                  <c:v>4.9486970680000004</c:v>
                </c:pt>
                <c:pt idx="1167">
                  <c:v>4.9110258040000003</c:v>
                </c:pt>
                <c:pt idx="1168">
                  <c:v>3.5279609340000002</c:v>
                </c:pt>
                <c:pt idx="1169">
                  <c:v>2.6966227950000001</c:v>
                </c:pt>
                <c:pt idx="1170">
                  <c:v>2.838808416</c:v>
                </c:pt>
                <c:pt idx="1171">
                  <c:v>2.0107100409999998</c:v>
                </c:pt>
                <c:pt idx="1172">
                  <c:v>-0.19380198000000001</c:v>
                </c:pt>
                <c:pt idx="1173">
                  <c:v>-2.5022522309999999</c:v>
                </c:pt>
                <c:pt idx="1174">
                  <c:v>-5.3986210610000001</c:v>
                </c:pt>
                <c:pt idx="1175">
                  <c:v>-6.2034192780000001</c:v>
                </c:pt>
                <c:pt idx="1176">
                  <c:v>-6.8799370289999997</c:v>
                </c:pt>
                <c:pt idx="1177">
                  <c:v>-7.3469003019999999</c:v>
                </c:pt>
                <c:pt idx="1178">
                  <c:v>-7.4699821169999998</c:v>
                </c:pt>
                <c:pt idx="1179">
                  <c:v>-7.8421871489999999</c:v>
                </c:pt>
                <c:pt idx="1180">
                  <c:v>-8.7697743139999993</c:v>
                </c:pt>
                <c:pt idx="1181">
                  <c:v>-11.52241433</c:v>
                </c:pt>
                <c:pt idx="1182">
                  <c:v>-15.21110579</c:v>
                </c:pt>
                <c:pt idx="1183">
                  <c:v>-19.946928509999999</c:v>
                </c:pt>
                <c:pt idx="1184">
                  <c:v>-23.08426661</c:v>
                </c:pt>
                <c:pt idx="1185">
                  <c:v>-23.987470800000001</c:v>
                </c:pt>
                <c:pt idx="1186">
                  <c:v>-24.013243060000001</c:v>
                </c:pt>
                <c:pt idx="1187">
                  <c:v>-21.759777939999999</c:v>
                </c:pt>
                <c:pt idx="1188">
                  <c:v>-21.956518719999998</c:v>
                </c:pt>
                <c:pt idx="1189">
                  <c:v>-24.491402789999999</c:v>
                </c:pt>
                <c:pt idx="1190">
                  <c:v>-31.124462730000001</c:v>
                </c:pt>
                <c:pt idx="1191">
                  <c:v>-40.264109140000002</c:v>
                </c:pt>
                <c:pt idx="1192">
                  <c:v>-46.27768639</c:v>
                </c:pt>
                <c:pt idx="1193">
                  <c:v>-51.957170220000002</c:v>
                </c:pt>
                <c:pt idx="1194">
                  <c:v>-50.623774410000003</c:v>
                </c:pt>
                <c:pt idx="1195">
                  <c:v>-45.699586230000001</c:v>
                </c:pt>
                <c:pt idx="1196">
                  <c:v>-39.43959967</c:v>
                </c:pt>
                <c:pt idx="1197">
                  <c:v>-31.956953030000001</c:v>
                </c:pt>
                <c:pt idx="1198">
                  <c:v>-28.2538646</c:v>
                </c:pt>
                <c:pt idx="1199">
                  <c:v>-24.759432820000001</c:v>
                </c:pt>
                <c:pt idx="1200">
                  <c:v>-21.731419290000002</c:v>
                </c:pt>
                <c:pt idx="1201">
                  <c:v>-19.882761940000002</c:v>
                </c:pt>
                <c:pt idx="1202">
                  <c:v>-17.545741060000001</c:v>
                </c:pt>
                <c:pt idx="1203">
                  <c:v>-15.925340439999999</c:v>
                </c:pt>
                <c:pt idx="1204">
                  <c:v>-14.88052843</c:v>
                </c:pt>
                <c:pt idx="1205">
                  <c:v>-14.380853610000001</c:v>
                </c:pt>
                <c:pt idx="1206">
                  <c:v>-13.2918903</c:v>
                </c:pt>
                <c:pt idx="1207">
                  <c:v>-11.67438613</c:v>
                </c:pt>
                <c:pt idx="1208">
                  <c:v>-10.210669210000001</c:v>
                </c:pt>
                <c:pt idx="1209">
                  <c:v>-8.750369697</c:v>
                </c:pt>
                <c:pt idx="1210">
                  <c:v>-7.8826618149999996</c:v>
                </c:pt>
                <c:pt idx="1211">
                  <c:v>-7.5345763039999998</c:v>
                </c:pt>
                <c:pt idx="1212">
                  <c:v>-6.4788458589999998</c:v>
                </c:pt>
                <c:pt idx="1213">
                  <c:v>-5.6651281889999998</c:v>
                </c:pt>
                <c:pt idx="1214">
                  <c:v>-4.9018660470000004</c:v>
                </c:pt>
                <c:pt idx="1215">
                  <c:v>-4.031749231</c:v>
                </c:pt>
                <c:pt idx="1216">
                  <c:v>-2.6516688249999998</c:v>
                </c:pt>
                <c:pt idx="1217">
                  <c:v>-1.1763753130000001</c:v>
                </c:pt>
                <c:pt idx="1218">
                  <c:v>0.38201655800000001</c:v>
                </c:pt>
                <c:pt idx="1219">
                  <c:v>1.498388329</c:v>
                </c:pt>
                <c:pt idx="1220">
                  <c:v>2.6109325710000002</c:v>
                </c:pt>
                <c:pt idx="1221">
                  <c:v>3.710005013</c:v>
                </c:pt>
                <c:pt idx="1222">
                  <c:v>4.5242281980000003</c:v>
                </c:pt>
                <c:pt idx="1223">
                  <c:v>4.9744552329999996</c:v>
                </c:pt>
                <c:pt idx="1224">
                  <c:v>4.3730147549999998</c:v>
                </c:pt>
                <c:pt idx="1225">
                  <c:v>2.8559251730000002</c:v>
                </c:pt>
                <c:pt idx="1226">
                  <c:v>1.567648138</c:v>
                </c:pt>
                <c:pt idx="1227">
                  <c:v>0.62468956499999995</c:v>
                </c:pt>
                <c:pt idx="1228">
                  <c:v>0.99188031399999999</c:v>
                </c:pt>
                <c:pt idx="1229">
                  <c:v>0.95460509199999999</c:v>
                </c:pt>
                <c:pt idx="1230">
                  <c:v>-0.146948789</c:v>
                </c:pt>
                <c:pt idx="1231">
                  <c:v>-2.1215066600000001</c:v>
                </c:pt>
                <c:pt idx="1232">
                  <c:v>-4.5387771770000001</c:v>
                </c:pt>
                <c:pt idx="1233">
                  <c:v>-8.2269744740000004</c:v>
                </c:pt>
                <c:pt idx="1234">
                  <c:v>-12.255152819999999</c:v>
                </c:pt>
                <c:pt idx="1235">
                  <c:v>-16.243248149999999</c:v>
                </c:pt>
                <c:pt idx="1236">
                  <c:v>-19.188385719999999</c:v>
                </c:pt>
                <c:pt idx="1237">
                  <c:v>-21.161453980000001</c:v>
                </c:pt>
                <c:pt idx="1238">
                  <c:v>-22.810880619999999</c:v>
                </c:pt>
                <c:pt idx="1239">
                  <c:v>-24.116257279999999</c:v>
                </c:pt>
                <c:pt idx="1240">
                  <c:v>-25.515962160000001</c:v>
                </c:pt>
                <c:pt idx="1241">
                  <c:v>-26.450536970000002</c:v>
                </c:pt>
                <c:pt idx="1242">
                  <c:v>-26.566203139999999</c:v>
                </c:pt>
                <c:pt idx="1243">
                  <c:v>-26.7780521</c:v>
                </c:pt>
                <c:pt idx="1244">
                  <c:v>-27.356669650000001</c:v>
                </c:pt>
                <c:pt idx="1245">
                  <c:v>-31.86106453</c:v>
                </c:pt>
                <c:pt idx="1246">
                  <c:v>-36.914776680000003</c:v>
                </c:pt>
                <c:pt idx="1247">
                  <c:v>-35.87060262</c:v>
                </c:pt>
                <c:pt idx="1248">
                  <c:v>-27.780170470000002</c:v>
                </c:pt>
                <c:pt idx="1249">
                  <c:v>-18.122454739999998</c:v>
                </c:pt>
                <c:pt idx="1250">
                  <c:v>-9.2403479320000006</c:v>
                </c:pt>
                <c:pt idx="1251">
                  <c:v>-5.2927140359999996</c:v>
                </c:pt>
                <c:pt idx="1252">
                  <c:v>-6.3354422030000004</c:v>
                </c:pt>
                <c:pt idx="1253">
                  <c:v>-9.6287881330000005</c:v>
                </c:pt>
                <c:pt idx="1254">
                  <c:v>-12.43965665</c:v>
                </c:pt>
                <c:pt idx="1255">
                  <c:v>-12.26417723</c:v>
                </c:pt>
                <c:pt idx="1256">
                  <c:v>-10.826314180000001</c:v>
                </c:pt>
                <c:pt idx="1257">
                  <c:v>-8.6943281779999992</c:v>
                </c:pt>
                <c:pt idx="1258">
                  <c:v>-6.729551281</c:v>
                </c:pt>
                <c:pt idx="1259">
                  <c:v>-5.511206756</c:v>
                </c:pt>
                <c:pt idx="1260">
                  <c:v>-4.2803162090000004</c:v>
                </c:pt>
                <c:pt idx="1261">
                  <c:v>-2.9524225990000001</c:v>
                </c:pt>
                <c:pt idx="1262">
                  <c:v>-2.464134359</c:v>
                </c:pt>
                <c:pt idx="1263">
                  <c:v>-3.557138686</c:v>
                </c:pt>
                <c:pt idx="1264">
                  <c:v>-5.4027762199999998</c:v>
                </c:pt>
                <c:pt idx="1265">
                  <c:v>-6.8526422660000001</c:v>
                </c:pt>
                <c:pt idx="1266">
                  <c:v>-7.8614621910000002</c:v>
                </c:pt>
                <c:pt idx="1267">
                  <c:v>-7.4795113420000003</c:v>
                </c:pt>
                <c:pt idx="1268">
                  <c:v>-7.6689981679999999</c:v>
                </c:pt>
                <c:pt idx="1269">
                  <c:v>-8.8866936550000002</c:v>
                </c:pt>
                <c:pt idx="1270">
                  <c:v>-9.8682299909999998</c:v>
                </c:pt>
                <c:pt idx="1271">
                  <c:v>-11.050111149999999</c:v>
                </c:pt>
                <c:pt idx="1272">
                  <c:v>-12.275688840000001</c:v>
                </c:pt>
                <c:pt idx="1273">
                  <c:v>-12.975838059999999</c:v>
                </c:pt>
                <c:pt idx="1274">
                  <c:v>-14.4056345</c:v>
                </c:pt>
                <c:pt idx="1275">
                  <c:v>-15.262636349999999</c:v>
                </c:pt>
                <c:pt idx="1276">
                  <c:v>-15.38406814</c:v>
                </c:pt>
                <c:pt idx="1277">
                  <c:v>-16.782769330000001</c:v>
                </c:pt>
                <c:pt idx="1278">
                  <c:v>-18.14366429</c:v>
                </c:pt>
                <c:pt idx="1279">
                  <c:v>-19.19045526</c:v>
                </c:pt>
                <c:pt idx="1280">
                  <c:v>-18.91044359</c:v>
                </c:pt>
                <c:pt idx="1281">
                  <c:v>-20.25916393</c:v>
                </c:pt>
                <c:pt idx="1282">
                  <c:v>-19.608472989999999</c:v>
                </c:pt>
                <c:pt idx="1283">
                  <c:v>-20.891291720000002</c:v>
                </c:pt>
                <c:pt idx="1284">
                  <c:v>-24.701179639999999</c:v>
                </c:pt>
                <c:pt idx="1285">
                  <c:v>-27.216400960000001</c:v>
                </c:pt>
                <c:pt idx="1286">
                  <c:v>-30.148900579999999</c:v>
                </c:pt>
                <c:pt idx="1287">
                  <c:v>-37.196616110000001</c:v>
                </c:pt>
                <c:pt idx="1288">
                  <c:v>-40.596763559999999</c:v>
                </c:pt>
                <c:pt idx="1289">
                  <c:v>-36.724502440000002</c:v>
                </c:pt>
                <c:pt idx="1290">
                  <c:v>-28.0898565</c:v>
                </c:pt>
                <c:pt idx="1291">
                  <c:v>-22.814059759999999</c:v>
                </c:pt>
                <c:pt idx="1292">
                  <c:v>-21.90963343</c:v>
                </c:pt>
                <c:pt idx="1293">
                  <c:v>-19.432600350000001</c:v>
                </c:pt>
                <c:pt idx="1294">
                  <c:v>-16.356083420000001</c:v>
                </c:pt>
                <c:pt idx="1295">
                  <c:v>-13.32844697</c:v>
                </c:pt>
                <c:pt idx="1296">
                  <c:v>-9.8991686130000005</c:v>
                </c:pt>
                <c:pt idx="1297">
                  <c:v>-8.3358765140000006</c:v>
                </c:pt>
                <c:pt idx="1298">
                  <c:v>-8.0485817869999998</c:v>
                </c:pt>
                <c:pt idx="1299">
                  <c:v>-7.7202011190000004</c:v>
                </c:pt>
                <c:pt idx="1300">
                  <c:v>-7.0745361329999996</c:v>
                </c:pt>
                <c:pt idx="1301">
                  <c:v>-7.1425849440000002</c:v>
                </c:pt>
                <c:pt idx="1302">
                  <c:v>-7.7249121829999998</c:v>
                </c:pt>
                <c:pt idx="1303">
                  <c:v>-8.4651984569999996</c:v>
                </c:pt>
                <c:pt idx="1304">
                  <c:v>-8.9102362819999996</c:v>
                </c:pt>
                <c:pt idx="1305">
                  <c:v>-9.0482338519999992</c:v>
                </c:pt>
                <c:pt idx="1306">
                  <c:v>-8.7219260540000008</c:v>
                </c:pt>
                <c:pt idx="1307">
                  <c:v>-7.827524962</c:v>
                </c:pt>
                <c:pt idx="1308">
                  <c:v>-6.5652875440000003</c:v>
                </c:pt>
                <c:pt idx="1309">
                  <c:v>-4.7913979619999996</c:v>
                </c:pt>
                <c:pt idx="1310">
                  <c:v>-3.0991541890000001</c:v>
                </c:pt>
                <c:pt idx="1311">
                  <c:v>-1.4924333329999999</c:v>
                </c:pt>
                <c:pt idx="1312">
                  <c:v>7.0771039999999999E-3</c:v>
                </c:pt>
                <c:pt idx="1313">
                  <c:v>0.82061976400000003</c:v>
                </c:pt>
                <c:pt idx="1314">
                  <c:v>1.8345052049999999</c:v>
                </c:pt>
                <c:pt idx="1315">
                  <c:v>2.2104143070000002</c:v>
                </c:pt>
                <c:pt idx="1316">
                  <c:v>2.2540682759999999</c:v>
                </c:pt>
                <c:pt idx="1317">
                  <c:v>1.3409481700000001</c:v>
                </c:pt>
                <c:pt idx="1318">
                  <c:v>0.43137168100000001</c:v>
                </c:pt>
                <c:pt idx="1319">
                  <c:v>-0.753613953</c:v>
                </c:pt>
                <c:pt idx="1320">
                  <c:v>-1.9508914209999999</c:v>
                </c:pt>
                <c:pt idx="1321">
                  <c:v>-3.5325921830000002</c:v>
                </c:pt>
                <c:pt idx="1322">
                  <c:v>-4.8938688719999996</c:v>
                </c:pt>
                <c:pt idx="1323">
                  <c:v>-6.0000113390000003</c:v>
                </c:pt>
                <c:pt idx="1324">
                  <c:v>-7.747560247</c:v>
                </c:pt>
                <c:pt idx="1325">
                  <c:v>-9.7207955340000005</c:v>
                </c:pt>
                <c:pt idx="1326">
                  <c:v>-11.67478899</c:v>
                </c:pt>
                <c:pt idx="1327">
                  <c:v>-13.508483030000001</c:v>
                </c:pt>
                <c:pt idx="1328">
                  <c:v>-15.473237900000001</c:v>
                </c:pt>
                <c:pt idx="1329">
                  <c:v>-18.046656410000001</c:v>
                </c:pt>
                <c:pt idx="1330">
                  <c:v>-21.049908540000001</c:v>
                </c:pt>
                <c:pt idx="1331">
                  <c:v>-23.80274043</c:v>
                </c:pt>
                <c:pt idx="1332">
                  <c:v>-24.98524059</c:v>
                </c:pt>
                <c:pt idx="1333">
                  <c:v>-25.12506423</c:v>
                </c:pt>
                <c:pt idx="1334">
                  <c:v>-23.793502740000001</c:v>
                </c:pt>
                <c:pt idx="1335">
                  <c:v>-22.10264566</c:v>
                </c:pt>
                <c:pt idx="1336">
                  <c:v>-23.95039633</c:v>
                </c:pt>
                <c:pt idx="1337">
                  <c:v>-29.165207429999999</c:v>
                </c:pt>
                <c:pt idx="1338">
                  <c:v>-34.649471390000002</c:v>
                </c:pt>
                <c:pt idx="1339">
                  <c:v>-31.239372459999998</c:v>
                </c:pt>
                <c:pt idx="1340">
                  <c:v>-20.706715599999999</c:v>
                </c:pt>
                <c:pt idx="1341">
                  <c:v>-11.77469436</c:v>
                </c:pt>
                <c:pt idx="1342">
                  <c:v>-8.0931461250000005</c:v>
                </c:pt>
                <c:pt idx="1343">
                  <c:v>-9.6137922200000006</c:v>
                </c:pt>
                <c:pt idx="1344">
                  <c:v>-12.46490384</c:v>
                </c:pt>
                <c:pt idx="1345">
                  <c:v>-14.10769194</c:v>
                </c:pt>
                <c:pt idx="1346">
                  <c:v>-13.783306420000001</c:v>
                </c:pt>
                <c:pt idx="1347">
                  <c:v>-13.56233626</c:v>
                </c:pt>
                <c:pt idx="1348">
                  <c:v>-14.291655390000001</c:v>
                </c:pt>
                <c:pt idx="1349">
                  <c:v>-14.73676953</c:v>
                </c:pt>
                <c:pt idx="1350">
                  <c:v>-14.50127917</c:v>
                </c:pt>
                <c:pt idx="1351">
                  <c:v>-12.24822015</c:v>
                </c:pt>
                <c:pt idx="1352">
                  <c:v>-8.1174463869999993</c:v>
                </c:pt>
                <c:pt idx="1353">
                  <c:v>-3.5178621730000001</c:v>
                </c:pt>
                <c:pt idx="1354">
                  <c:v>-0.26592075199999998</c:v>
                </c:pt>
                <c:pt idx="1355">
                  <c:v>-9.2692825000000006E-2</c:v>
                </c:pt>
                <c:pt idx="1356">
                  <c:v>-1.7130389100000001</c:v>
                </c:pt>
                <c:pt idx="1357">
                  <c:v>-3.7959150990000001</c:v>
                </c:pt>
                <c:pt idx="1358">
                  <c:v>-5.3071155699999997</c:v>
                </c:pt>
                <c:pt idx="1359">
                  <c:v>-7.8806262800000004</c:v>
                </c:pt>
                <c:pt idx="1360">
                  <c:v>-11.59725162</c:v>
                </c:pt>
                <c:pt idx="1361">
                  <c:v>-15.320119679999999</c:v>
                </c:pt>
                <c:pt idx="1362">
                  <c:v>-17.621964349999999</c:v>
                </c:pt>
                <c:pt idx="1363">
                  <c:v>-18.316930889999998</c:v>
                </c:pt>
                <c:pt idx="1364">
                  <c:v>-16.98241917</c:v>
                </c:pt>
                <c:pt idx="1365">
                  <c:v>-14.074054350000001</c:v>
                </c:pt>
                <c:pt idx="1366">
                  <c:v>-11.90028644</c:v>
                </c:pt>
                <c:pt idx="1367">
                  <c:v>-11.89574271</c:v>
                </c:pt>
                <c:pt idx="1368">
                  <c:v>-12.08789741</c:v>
                </c:pt>
                <c:pt idx="1369">
                  <c:v>-14.086198080000001</c:v>
                </c:pt>
                <c:pt idx="1370">
                  <c:v>-15.847508960000001</c:v>
                </c:pt>
                <c:pt idx="1371">
                  <c:v>-17.658446600000001</c:v>
                </c:pt>
                <c:pt idx="1372">
                  <c:v>-17.08679411</c:v>
                </c:pt>
                <c:pt idx="1373">
                  <c:v>-14.975370010000001</c:v>
                </c:pt>
                <c:pt idx="1374">
                  <c:v>-13.94109355</c:v>
                </c:pt>
                <c:pt idx="1375">
                  <c:v>-21.40612192</c:v>
                </c:pt>
                <c:pt idx="1376">
                  <c:v>-37.060931439999997</c:v>
                </c:pt>
                <c:pt idx="1377">
                  <c:v>-48.837560089999997</c:v>
                </c:pt>
                <c:pt idx="1378">
                  <c:v>-55.094130960000001</c:v>
                </c:pt>
                <c:pt idx="1379">
                  <c:v>-60.194062479999999</c:v>
                </c:pt>
                <c:pt idx="1380">
                  <c:v>-60.217620349999997</c:v>
                </c:pt>
                <c:pt idx="1381">
                  <c:v>-56.89868319</c:v>
                </c:pt>
                <c:pt idx="1382">
                  <c:v>-46.555340960000002</c:v>
                </c:pt>
                <c:pt idx="1383">
                  <c:v>-38.738938869999998</c:v>
                </c:pt>
                <c:pt idx="1384">
                  <c:v>-31.267527229999999</c:v>
                </c:pt>
                <c:pt idx="1385">
                  <c:v>-24.905853530000002</c:v>
                </c:pt>
                <c:pt idx="1386">
                  <c:v>-20.354562659999999</c:v>
                </c:pt>
                <c:pt idx="1387">
                  <c:v>-17.60319689</c:v>
                </c:pt>
                <c:pt idx="1388">
                  <c:v>-16.412884349999999</c:v>
                </c:pt>
                <c:pt idx="1389">
                  <c:v>-16.031232259999999</c:v>
                </c:pt>
                <c:pt idx="1390">
                  <c:v>-15.24037002</c:v>
                </c:pt>
                <c:pt idx="1391">
                  <c:v>-14.61270084</c:v>
                </c:pt>
                <c:pt idx="1392">
                  <c:v>-14.510668170000001</c:v>
                </c:pt>
                <c:pt idx="1393">
                  <c:v>-13.87799609</c:v>
                </c:pt>
                <c:pt idx="1394">
                  <c:v>-11.75110068</c:v>
                </c:pt>
                <c:pt idx="1395">
                  <c:v>-9.5863600299999998</c:v>
                </c:pt>
                <c:pt idx="1396">
                  <c:v>-7.2301058029999998</c:v>
                </c:pt>
                <c:pt idx="1397">
                  <c:v>-5.6197275099999997</c:v>
                </c:pt>
                <c:pt idx="1398">
                  <c:v>-4.5765902369999996</c:v>
                </c:pt>
                <c:pt idx="1399">
                  <c:v>-3.5145224659999998</c:v>
                </c:pt>
                <c:pt idx="1400">
                  <c:v>-3.000986138</c:v>
                </c:pt>
                <c:pt idx="1401">
                  <c:v>-1.8549097649999999</c:v>
                </c:pt>
                <c:pt idx="1402">
                  <c:v>-0.24236216099999999</c:v>
                </c:pt>
                <c:pt idx="1403">
                  <c:v>1.635365661</c:v>
                </c:pt>
                <c:pt idx="1404">
                  <c:v>3.6471205750000002</c:v>
                </c:pt>
                <c:pt idx="1405">
                  <c:v>5.5835472130000001</c:v>
                </c:pt>
                <c:pt idx="1406">
                  <c:v>7.1320379269999998</c:v>
                </c:pt>
                <c:pt idx="1407">
                  <c:v>7.8441965079999996</c:v>
                </c:pt>
                <c:pt idx="1408">
                  <c:v>7.937705577</c:v>
                </c:pt>
                <c:pt idx="1409">
                  <c:v>7.1766890679999999</c:v>
                </c:pt>
                <c:pt idx="1410">
                  <c:v>6.4203267840000002</c:v>
                </c:pt>
                <c:pt idx="1411">
                  <c:v>4.6560938539999999</c:v>
                </c:pt>
                <c:pt idx="1412">
                  <c:v>2.3425661020000001</c:v>
                </c:pt>
                <c:pt idx="1413">
                  <c:v>9.7091370999999996E-2</c:v>
                </c:pt>
                <c:pt idx="1414">
                  <c:v>-2.1463363009999998</c:v>
                </c:pt>
                <c:pt idx="1415">
                  <c:v>-3.5312290970000002</c:v>
                </c:pt>
                <c:pt idx="1416">
                  <c:v>-4.545005476</c:v>
                </c:pt>
                <c:pt idx="1417">
                  <c:v>-5.863744992</c:v>
                </c:pt>
                <c:pt idx="1418">
                  <c:v>-6.7894842049999999</c:v>
                </c:pt>
                <c:pt idx="1419">
                  <c:v>-7.9828820800000004</c:v>
                </c:pt>
                <c:pt idx="1420">
                  <c:v>-9.6782001290000004</c:v>
                </c:pt>
                <c:pt idx="1421">
                  <c:v>-12.1262916</c:v>
                </c:pt>
                <c:pt idx="1422">
                  <c:v>-15.22136205</c:v>
                </c:pt>
                <c:pt idx="1423">
                  <c:v>-18.113173379999999</c:v>
                </c:pt>
                <c:pt idx="1424">
                  <c:v>-20.61960097</c:v>
                </c:pt>
                <c:pt idx="1425">
                  <c:v>-22.89448733</c:v>
                </c:pt>
                <c:pt idx="1426">
                  <c:v>-25.092734719999999</c:v>
                </c:pt>
                <c:pt idx="1427">
                  <c:v>-27.796497160000001</c:v>
                </c:pt>
                <c:pt idx="1428">
                  <c:v>-31.331622400000001</c:v>
                </c:pt>
                <c:pt idx="1429">
                  <c:v>-35.331117259999999</c:v>
                </c:pt>
                <c:pt idx="1430">
                  <c:v>-40.79094971</c:v>
                </c:pt>
                <c:pt idx="1431">
                  <c:v>-41.605522229999998</c:v>
                </c:pt>
                <c:pt idx="1432">
                  <c:v>-36.153869409999999</c:v>
                </c:pt>
                <c:pt idx="1433">
                  <c:v>-27.79337323</c:v>
                </c:pt>
                <c:pt idx="1434">
                  <c:v>-22.24938229</c:v>
                </c:pt>
                <c:pt idx="1435">
                  <c:v>-23.99573298</c:v>
                </c:pt>
                <c:pt idx="1436">
                  <c:v>-30.153000639999998</c:v>
                </c:pt>
                <c:pt idx="1437">
                  <c:v>-31.79142233</c:v>
                </c:pt>
                <c:pt idx="1438">
                  <c:v>-26.85471128</c:v>
                </c:pt>
                <c:pt idx="1439">
                  <c:v>-20.404829209999999</c:v>
                </c:pt>
                <c:pt idx="1440">
                  <c:v>-13.95800951</c:v>
                </c:pt>
                <c:pt idx="1441">
                  <c:v>-7.8951099029999998</c:v>
                </c:pt>
                <c:pt idx="1442">
                  <c:v>-4.0299747510000001</c:v>
                </c:pt>
                <c:pt idx="1443">
                  <c:v>-5.2164745610000001</c:v>
                </c:pt>
                <c:pt idx="1444">
                  <c:v>-8.8291398870000002</c:v>
                </c:pt>
                <c:pt idx="1445">
                  <c:v>-10.49072005</c:v>
                </c:pt>
                <c:pt idx="1446">
                  <c:v>-8.9428905150000002</c:v>
                </c:pt>
                <c:pt idx="1447">
                  <c:v>-6.1916810169999996</c:v>
                </c:pt>
                <c:pt idx="1448">
                  <c:v>-4.0418894669999998</c:v>
                </c:pt>
                <c:pt idx="1449">
                  <c:v>-1.4895075520000001</c:v>
                </c:pt>
                <c:pt idx="1450">
                  <c:v>0.86538437599999996</c:v>
                </c:pt>
                <c:pt idx="1451">
                  <c:v>2.073477537</c:v>
                </c:pt>
                <c:pt idx="1452">
                  <c:v>1.4959733420000001</c:v>
                </c:pt>
                <c:pt idx="1453">
                  <c:v>4.1583452999999999E-2</c:v>
                </c:pt>
                <c:pt idx="1454">
                  <c:v>-1.1585989370000001</c:v>
                </c:pt>
                <c:pt idx="1455">
                  <c:v>-1.0749654099999999</c:v>
                </c:pt>
                <c:pt idx="1456">
                  <c:v>-0.97851521799999996</c:v>
                </c:pt>
                <c:pt idx="1457">
                  <c:v>-1.920734693</c:v>
                </c:pt>
                <c:pt idx="1458">
                  <c:v>-5.0181885949999998</c:v>
                </c:pt>
                <c:pt idx="1459">
                  <c:v>-7.943556815</c:v>
                </c:pt>
                <c:pt idx="1460">
                  <c:v>-10.688153120000001</c:v>
                </c:pt>
                <c:pt idx="1461">
                  <c:v>-13.746599010000001</c:v>
                </c:pt>
                <c:pt idx="1462">
                  <c:v>-16.221422010000001</c:v>
                </c:pt>
                <c:pt idx="1463">
                  <c:v>-16.692124329999999</c:v>
                </c:pt>
                <c:pt idx="1464">
                  <c:v>-15.64204994</c:v>
                </c:pt>
                <c:pt idx="1465">
                  <c:v>-15.332950070000001</c:v>
                </c:pt>
                <c:pt idx="1466">
                  <c:v>-17.586426060000001</c:v>
                </c:pt>
                <c:pt idx="1467">
                  <c:v>-21.761013999999999</c:v>
                </c:pt>
                <c:pt idx="1468">
                  <c:v>-26.184156519999998</c:v>
                </c:pt>
                <c:pt idx="1469">
                  <c:v>-28.258116749999999</c:v>
                </c:pt>
                <c:pt idx="1470">
                  <c:v>-30.31324601</c:v>
                </c:pt>
                <c:pt idx="1471">
                  <c:v>-29.60901402</c:v>
                </c:pt>
                <c:pt idx="1472">
                  <c:v>-27.378785369999999</c:v>
                </c:pt>
                <c:pt idx="1473">
                  <c:v>-25.39552952</c:v>
                </c:pt>
                <c:pt idx="1474">
                  <c:v>-22.999259030000001</c:v>
                </c:pt>
                <c:pt idx="1475">
                  <c:v>-22.836262479999998</c:v>
                </c:pt>
                <c:pt idx="1476">
                  <c:v>-32.475231530000002</c:v>
                </c:pt>
                <c:pt idx="1477">
                  <c:v>-44.779946010000003</c:v>
                </c:pt>
                <c:pt idx="1478">
                  <c:v>-46.749813940000003</c:v>
                </c:pt>
                <c:pt idx="1479">
                  <c:v>-34.977836349999997</c:v>
                </c:pt>
                <c:pt idx="1480">
                  <c:v>-27.376707809999999</c:v>
                </c:pt>
                <c:pt idx="1481">
                  <c:v>-25.414455749999998</c:v>
                </c:pt>
                <c:pt idx="1482">
                  <c:v>-20.400893830000001</c:v>
                </c:pt>
                <c:pt idx="1483">
                  <c:v>-15.78593699</c:v>
                </c:pt>
                <c:pt idx="1484">
                  <c:v>-12.088328519999999</c:v>
                </c:pt>
                <c:pt idx="1485">
                  <c:v>-11.956322950000001</c:v>
                </c:pt>
                <c:pt idx="1486">
                  <c:v>-10.664417240000001</c:v>
                </c:pt>
                <c:pt idx="1487">
                  <c:v>-9.5581207070000005</c:v>
                </c:pt>
                <c:pt idx="1488">
                  <c:v>-7.4832860920000002</c:v>
                </c:pt>
                <c:pt idx="1489">
                  <c:v>-4.9124513780000001</c:v>
                </c:pt>
                <c:pt idx="1490">
                  <c:v>-3.4728617339999999</c:v>
                </c:pt>
                <c:pt idx="1491">
                  <c:v>-2.404835292</c:v>
                </c:pt>
                <c:pt idx="1492">
                  <c:v>-0.55844404000000003</c:v>
                </c:pt>
                <c:pt idx="1493">
                  <c:v>2.0029720059999998</c:v>
                </c:pt>
                <c:pt idx="1494">
                  <c:v>3.7463377119999999</c:v>
                </c:pt>
                <c:pt idx="1495">
                  <c:v>3.6463381699999999</c:v>
                </c:pt>
                <c:pt idx="1496">
                  <c:v>2.8658776449999999</c:v>
                </c:pt>
                <c:pt idx="1497">
                  <c:v>2.3316038620000001</c:v>
                </c:pt>
                <c:pt idx="1498">
                  <c:v>1.8279707000000001</c:v>
                </c:pt>
                <c:pt idx="1499">
                  <c:v>1.8284670350000001</c:v>
                </c:pt>
                <c:pt idx="1500">
                  <c:v>1.322239175</c:v>
                </c:pt>
                <c:pt idx="1501">
                  <c:v>1.638298977</c:v>
                </c:pt>
                <c:pt idx="1502">
                  <c:v>2.0249516839999999</c:v>
                </c:pt>
                <c:pt idx="1503">
                  <c:v>1.9479903080000001</c:v>
                </c:pt>
                <c:pt idx="1504">
                  <c:v>1.863472563</c:v>
                </c:pt>
                <c:pt idx="1505">
                  <c:v>1.9265183480000001</c:v>
                </c:pt>
                <c:pt idx="1506">
                  <c:v>2.037089124</c:v>
                </c:pt>
                <c:pt idx="1507">
                  <c:v>2.4150991409999998</c:v>
                </c:pt>
                <c:pt idx="1508">
                  <c:v>2.5660503280000002</c:v>
                </c:pt>
                <c:pt idx="1509">
                  <c:v>2.770382739</c:v>
                </c:pt>
                <c:pt idx="1510">
                  <c:v>2.4991283229999999</c:v>
                </c:pt>
                <c:pt idx="1511">
                  <c:v>1.5280713379999999</c:v>
                </c:pt>
                <c:pt idx="1512">
                  <c:v>-9.1490347E-2</c:v>
                </c:pt>
                <c:pt idx="1513">
                  <c:v>-2.328600056</c:v>
                </c:pt>
                <c:pt idx="1514">
                  <c:v>-4.557013156</c:v>
                </c:pt>
                <c:pt idx="1515">
                  <c:v>-5.8716864590000002</c:v>
                </c:pt>
                <c:pt idx="1516">
                  <c:v>-6.0141180089999997</c:v>
                </c:pt>
                <c:pt idx="1517">
                  <c:v>-5.4933344909999997</c:v>
                </c:pt>
                <c:pt idx="1518">
                  <c:v>-4.8759366609999999</c:v>
                </c:pt>
                <c:pt idx="1519">
                  <c:v>-4.6446242389999997</c:v>
                </c:pt>
                <c:pt idx="1520">
                  <c:v>-5.1370405840000002</c:v>
                </c:pt>
                <c:pt idx="1521">
                  <c:v>-5.1661564379999998</c:v>
                </c:pt>
                <c:pt idx="1522">
                  <c:v>-5.2801455600000002</c:v>
                </c:pt>
                <c:pt idx="1523">
                  <c:v>-5.9317331610000004</c:v>
                </c:pt>
                <c:pt idx="1524">
                  <c:v>-7.4803346299999998</c:v>
                </c:pt>
                <c:pt idx="1525">
                  <c:v>-9.4899149900000008</c:v>
                </c:pt>
                <c:pt idx="1526">
                  <c:v>-11.2688322</c:v>
                </c:pt>
                <c:pt idx="1527">
                  <c:v>-12.56100039</c:v>
                </c:pt>
                <c:pt idx="1528">
                  <c:v>-14.00653136</c:v>
                </c:pt>
                <c:pt idx="1529">
                  <c:v>-15.795309189999999</c:v>
                </c:pt>
                <c:pt idx="1530">
                  <c:v>-17.549566250000002</c:v>
                </c:pt>
                <c:pt idx="1531">
                  <c:v>-19.334512329999999</c:v>
                </c:pt>
                <c:pt idx="1532">
                  <c:v>-21.407314370000002</c:v>
                </c:pt>
                <c:pt idx="1533">
                  <c:v>-22.766984010000002</c:v>
                </c:pt>
                <c:pt idx="1534">
                  <c:v>-24.036101370000001</c:v>
                </c:pt>
                <c:pt idx="1535">
                  <c:v>-25.891090909999999</c:v>
                </c:pt>
                <c:pt idx="1536">
                  <c:v>-30.269987990000001</c:v>
                </c:pt>
                <c:pt idx="1537">
                  <c:v>-32.900434509999997</c:v>
                </c:pt>
                <c:pt idx="1538">
                  <c:v>-31.379800419999999</c:v>
                </c:pt>
                <c:pt idx="1539">
                  <c:v>-26.81797164</c:v>
                </c:pt>
                <c:pt idx="1540">
                  <c:v>-23.430659299999999</c:v>
                </c:pt>
                <c:pt idx="1541">
                  <c:v>-23.407078160000001</c:v>
                </c:pt>
                <c:pt idx="1542">
                  <c:v>-23.9658166</c:v>
                </c:pt>
                <c:pt idx="1543">
                  <c:v>-21.319146450000002</c:v>
                </c:pt>
                <c:pt idx="1544">
                  <c:v>-13.80111176</c:v>
                </c:pt>
                <c:pt idx="1545">
                  <c:v>-8.2850359250000007</c:v>
                </c:pt>
                <c:pt idx="1546">
                  <c:v>-8.0285665480000006</c:v>
                </c:pt>
                <c:pt idx="1547">
                  <c:v>-10.355789229999999</c:v>
                </c:pt>
                <c:pt idx="1548">
                  <c:v>-16.018839320000001</c:v>
                </c:pt>
                <c:pt idx="1549">
                  <c:v>-18.122983919999999</c:v>
                </c:pt>
                <c:pt idx="1550">
                  <c:v>-15.266484930000001</c:v>
                </c:pt>
                <c:pt idx="1551">
                  <c:v>-6.8334943509999997</c:v>
                </c:pt>
                <c:pt idx="1552">
                  <c:v>0.73874721399999999</c:v>
                </c:pt>
                <c:pt idx="1553">
                  <c:v>5.977807071</c:v>
                </c:pt>
                <c:pt idx="1554">
                  <c:v>4.2502013070000002</c:v>
                </c:pt>
                <c:pt idx="1555">
                  <c:v>-1.5945887050000001</c:v>
                </c:pt>
                <c:pt idx="1556">
                  <c:v>-6.7678922119999996</c:v>
                </c:pt>
                <c:pt idx="1557">
                  <c:v>-8.4071707930000006</c:v>
                </c:pt>
                <c:pt idx="1558">
                  <c:v>-8.1782585529999992</c:v>
                </c:pt>
                <c:pt idx="1559">
                  <c:v>-8.3453017840000001</c:v>
                </c:pt>
                <c:pt idx="1560">
                  <c:v>-9.2689847699999994</c:v>
                </c:pt>
                <c:pt idx="1561">
                  <c:v>-10.03999655</c:v>
                </c:pt>
                <c:pt idx="1562">
                  <c:v>-9.8874324560000009</c:v>
                </c:pt>
                <c:pt idx="1563">
                  <c:v>-10.46858505</c:v>
                </c:pt>
                <c:pt idx="1564">
                  <c:v>-12.7665054</c:v>
                </c:pt>
                <c:pt idx="1565">
                  <c:v>-15.47132407</c:v>
                </c:pt>
                <c:pt idx="1566">
                  <c:v>-17.640136800000001</c:v>
                </c:pt>
                <c:pt idx="1567">
                  <c:v>-18.756497150000001</c:v>
                </c:pt>
                <c:pt idx="1568">
                  <c:v>-18.976787519999998</c:v>
                </c:pt>
                <c:pt idx="1569">
                  <c:v>-18.670611300000001</c:v>
                </c:pt>
                <c:pt idx="1570">
                  <c:v>-18.4250495</c:v>
                </c:pt>
                <c:pt idx="1571">
                  <c:v>-18.688949780000002</c:v>
                </c:pt>
                <c:pt idx="1572">
                  <c:v>-19.304096430000001</c:v>
                </c:pt>
                <c:pt idx="1573">
                  <c:v>-21.41049692</c:v>
                </c:pt>
                <c:pt idx="1574">
                  <c:v>-22.782588230000002</c:v>
                </c:pt>
                <c:pt idx="1575">
                  <c:v>-23.409617409999999</c:v>
                </c:pt>
                <c:pt idx="1576">
                  <c:v>-22.668615970000001</c:v>
                </c:pt>
                <c:pt idx="1577">
                  <c:v>-22.851030130000002</c:v>
                </c:pt>
                <c:pt idx="1578">
                  <c:v>-23.173853709999999</c:v>
                </c:pt>
                <c:pt idx="1579">
                  <c:v>-22.921031330000002</c:v>
                </c:pt>
                <c:pt idx="1580">
                  <c:v>-24.796921050000002</c:v>
                </c:pt>
                <c:pt idx="1581">
                  <c:v>-29.181311109999999</c:v>
                </c:pt>
                <c:pt idx="1582">
                  <c:v>-37.661977329999999</c:v>
                </c:pt>
                <c:pt idx="1583">
                  <c:v>-45.578616969999999</c:v>
                </c:pt>
                <c:pt idx="1584">
                  <c:v>-42.398997870000002</c:v>
                </c:pt>
                <c:pt idx="1585">
                  <c:v>-33.078827500000003</c:v>
                </c:pt>
                <c:pt idx="1586">
                  <c:v>-26.16789352</c:v>
                </c:pt>
                <c:pt idx="1587">
                  <c:v>-22.29684992</c:v>
                </c:pt>
                <c:pt idx="1588">
                  <c:v>-19.811957750000001</c:v>
                </c:pt>
                <c:pt idx="1589">
                  <c:v>-16.43495652</c:v>
                </c:pt>
                <c:pt idx="1590">
                  <c:v>-12.80138979</c:v>
                </c:pt>
                <c:pt idx="1591">
                  <c:v>-9.9419662140000007</c:v>
                </c:pt>
                <c:pt idx="1592">
                  <c:v>-8.2627207610000006</c:v>
                </c:pt>
                <c:pt idx="1593">
                  <c:v>-7.9138970659999996</c:v>
                </c:pt>
                <c:pt idx="1594">
                  <c:v>-7.9086462649999998</c:v>
                </c:pt>
                <c:pt idx="1595">
                  <c:v>-7.4607472960000001</c:v>
                </c:pt>
                <c:pt idx="1596">
                  <c:v>-6.7797412289999999</c:v>
                </c:pt>
                <c:pt idx="1597">
                  <c:v>-6.1718003340000003</c:v>
                </c:pt>
                <c:pt idx="1598">
                  <c:v>-5.1728833820000002</c:v>
                </c:pt>
                <c:pt idx="1599">
                  <c:v>-4.9544257460000001</c:v>
                </c:pt>
                <c:pt idx="1600">
                  <c:v>-4.8923135579999997</c:v>
                </c:pt>
                <c:pt idx="1601">
                  <c:v>-4.9849301590000001</c:v>
                </c:pt>
                <c:pt idx="1602">
                  <c:v>-5.1673655070000004</c:v>
                </c:pt>
                <c:pt idx="1603">
                  <c:v>-5.0577860159999997</c:v>
                </c:pt>
                <c:pt idx="1604">
                  <c:v>-4.8335422149999996</c:v>
                </c:pt>
                <c:pt idx="1605">
                  <c:v>-5.1291853520000004</c:v>
                </c:pt>
                <c:pt idx="1606">
                  <c:v>-4.9841520509999997</c:v>
                </c:pt>
                <c:pt idx="1607">
                  <c:v>-4.2059897319999999</c:v>
                </c:pt>
                <c:pt idx="1608">
                  <c:v>-3.5328333249999999</c:v>
                </c:pt>
                <c:pt idx="1609">
                  <c:v>-2.4601886739999999</c:v>
                </c:pt>
                <c:pt idx="1610">
                  <c:v>-1.8533092630000001</c:v>
                </c:pt>
                <c:pt idx="1611">
                  <c:v>-1.4523343909999999</c:v>
                </c:pt>
                <c:pt idx="1612">
                  <c:v>-1.218444627</c:v>
                </c:pt>
                <c:pt idx="1613">
                  <c:v>-1.0926903569999999</c:v>
                </c:pt>
                <c:pt idx="1614">
                  <c:v>-0.41459990299999999</c:v>
                </c:pt>
                <c:pt idx="1615">
                  <c:v>0.25940269199999999</c:v>
                </c:pt>
                <c:pt idx="1616">
                  <c:v>0.37894351799999998</c:v>
                </c:pt>
                <c:pt idx="1617">
                  <c:v>8.4669401000000005E-2</c:v>
                </c:pt>
                <c:pt idx="1618">
                  <c:v>-0.62684194500000001</c:v>
                </c:pt>
                <c:pt idx="1619">
                  <c:v>-1.9869471190000001</c:v>
                </c:pt>
                <c:pt idx="1620">
                  <c:v>-3.9155781319999998</c:v>
                </c:pt>
                <c:pt idx="1621">
                  <c:v>-4.8812553349999996</c:v>
                </c:pt>
                <c:pt idx="1622">
                  <c:v>-5.7270074620000004</c:v>
                </c:pt>
                <c:pt idx="1623">
                  <c:v>-6.3081835650000002</c:v>
                </c:pt>
                <c:pt idx="1624">
                  <c:v>-6.7580182789999999</c:v>
                </c:pt>
                <c:pt idx="1625">
                  <c:v>-7.876236703</c:v>
                </c:pt>
                <c:pt idx="1626">
                  <c:v>-9.8873940999999999</c:v>
                </c:pt>
                <c:pt idx="1627">
                  <c:v>-12.294128860000001</c:v>
                </c:pt>
                <c:pt idx="1628">
                  <c:v>-15.29734644</c:v>
                </c:pt>
                <c:pt idx="1629">
                  <c:v>-17.42770836</c:v>
                </c:pt>
                <c:pt idx="1630">
                  <c:v>-20.286825310000001</c:v>
                </c:pt>
                <c:pt idx="1631">
                  <c:v>-23.879763180000001</c:v>
                </c:pt>
                <c:pt idx="1632">
                  <c:v>-29.079246609999998</c:v>
                </c:pt>
                <c:pt idx="1633">
                  <c:v>-33.137055009999997</c:v>
                </c:pt>
                <c:pt idx="1634">
                  <c:v>-31.775412419999999</c:v>
                </c:pt>
                <c:pt idx="1635">
                  <c:v>-26.233929409999998</c:v>
                </c:pt>
                <c:pt idx="1636">
                  <c:v>-22.512115229999999</c:v>
                </c:pt>
                <c:pt idx="1637">
                  <c:v>-24.55623632</c:v>
                </c:pt>
                <c:pt idx="1638">
                  <c:v>-28.144676560000001</c:v>
                </c:pt>
                <c:pt idx="1639">
                  <c:v>-21.997957530000001</c:v>
                </c:pt>
                <c:pt idx="1640">
                  <c:v>-14.22208013</c:v>
                </c:pt>
                <c:pt idx="1641">
                  <c:v>-17.23793268</c:v>
                </c:pt>
                <c:pt idx="1642">
                  <c:v>-20.292927899999999</c:v>
                </c:pt>
                <c:pt idx="1643">
                  <c:v>-20.709411379999999</c:v>
                </c:pt>
                <c:pt idx="1644">
                  <c:v>-19.670427199999999</c:v>
                </c:pt>
                <c:pt idx="1645">
                  <c:v>-17.97815598</c:v>
                </c:pt>
                <c:pt idx="1646">
                  <c:v>-15.0074492</c:v>
                </c:pt>
                <c:pt idx="1647">
                  <c:v>-12.094081259999999</c:v>
                </c:pt>
                <c:pt idx="1648">
                  <c:v>-11.518605669999999</c:v>
                </c:pt>
                <c:pt idx="1649">
                  <c:v>-14.02228358</c:v>
                </c:pt>
                <c:pt idx="1650">
                  <c:v>-16.64848027</c:v>
                </c:pt>
                <c:pt idx="1651">
                  <c:v>-17.415264570000001</c:v>
                </c:pt>
                <c:pt idx="1652">
                  <c:v>-15.94698303</c:v>
                </c:pt>
                <c:pt idx="1653">
                  <c:v>-13.75103006</c:v>
                </c:pt>
                <c:pt idx="1654">
                  <c:v>-11.373772600000001</c:v>
                </c:pt>
                <c:pt idx="1655">
                  <c:v>-8.7183619609999994</c:v>
                </c:pt>
                <c:pt idx="1656">
                  <c:v>-7.1230640479999998</c:v>
                </c:pt>
                <c:pt idx="1657">
                  <c:v>-9.3266763780000002</c:v>
                </c:pt>
                <c:pt idx="1658">
                  <c:v>-14.228718020000001</c:v>
                </c:pt>
                <c:pt idx="1659">
                  <c:v>-18.6317767</c:v>
                </c:pt>
                <c:pt idx="1660">
                  <c:v>-20.666537030000001</c:v>
                </c:pt>
                <c:pt idx="1661">
                  <c:v>-21.970698540000001</c:v>
                </c:pt>
                <c:pt idx="1662">
                  <c:v>-22.28322447</c:v>
                </c:pt>
                <c:pt idx="1663">
                  <c:v>-21.803665429999999</c:v>
                </c:pt>
                <c:pt idx="1664">
                  <c:v>-23.741401740000001</c:v>
                </c:pt>
                <c:pt idx="1665">
                  <c:v>-25.068438059999998</c:v>
                </c:pt>
                <c:pt idx="1666">
                  <c:v>-27.343437659999999</c:v>
                </c:pt>
                <c:pt idx="1667">
                  <c:v>-33.43106916</c:v>
                </c:pt>
                <c:pt idx="1668">
                  <c:v>-35.785471229999999</c:v>
                </c:pt>
                <c:pt idx="1669">
                  <c:v>-34.434471000000002</c:v>
                </c:pt>
                <c:pt idx="1670">
                  <c:v>-31.486931240000001</c:v>
                </c:pt>
                <c:pt idx="1671">
                  <c:v>-28.650788550000001</c:v>
                </c:pt>
                <c:pt idx="1672">
                  <c:v>-27.572436809999999</c:v>
                </c:pt>
                <c:pt idx="1673">
                  <c:v>-27.233344840000001</c:v>
                </c:pt>
                <c:pt idx="1674">
                  <c:v>-31.227704249999999</c:v>
                </c:pt>
                <c:pt idx="1675">
                  <c:v>-35.259213500000001</c:v>
                </c:pt>
                <c:pt idx="1676">
                  <c:v>-30.100201559999999</c:v>
                </c:pt>
                <c:pt idx="1677">
                  <c:v>-27.075228979999999</c:v>
                </c:pt>
                <c:pt idx="1678">
                  <c:v>-26.747765999999999</c:v>
                </c:pt>
                <c:pt idx="1679">
                  <c:v>-24.456505239999998</c:v>
                </c:pt>
                <c:pt idx="1680">
                  <c:v>-21.36495262</c:v>
                </c:pt>
                <c:pt idx="1681">
                  <c:v>-18.184926829999998</c:v>
                </c:pt>
                <c:pt idx="1682">
                  <c:v>-16.24468414</c:v>
                </c:pt>
                <c:pt idx="1683">
                  <c:v>-15.24724355</c:v>
                </c:pt>
                <c:pt idx="1684">
                  <c:v>-14.10778107</c:v>
                </c:pt>
                <c:pt idx="1685">
                  <c:v>-12.4886798</c:v>
                </c:pt>
                <c:pt idx="1686">
                  <c:v>-10.323752199999999</c:v>
                </c:pt>
                <c:pt idx="1687">
                  <c:v>-7.7327689910000004</c:v>
                </c:pt>
                <c:pt idx="1688">
                  <c:v>-4.7470462690000002</c:v>
                </c:pt>
                <c:pt idx="1689">
                  <c:v>-1.6037235949999999</c:v>
                </c:pt>
                <c:pt idx="1690">
                  <c:v>0.75442548200000004</c:v>
                </c:pt>
                <c:pt idx="1691">
                  <c:v>2.175616207</c:v>
                </c:pt>
                <c:pt idx="1692">
                  <c:v>3.7568780739999998</c:v>
                </c:pt>
                <c:pt idx="1693">
                  <c:v>4.1218780209999997</c:v>
                </c:pt>
                <c:pt idx="1694">
                  <c:v>3.7339292679999998</c:v>
                </c:pt>
                <c:pt idx="1695">
                  <c:v>2.7880623560000002</c:v>
                </c:pt>
                <c:pt idx="1696">
                  <c:v>2.833456757</c:v>
                </c:pt>
                <c:pt idx="1697">
                  <c:v>2.2892405600000001</c:v>
                </c:pt>
                <c:pt idx="1698">
                  <c:v>2.2007443430000002</c:v>
                </c:pt>
                <c:pt idx="1699">
                  <c:v>2.2596971780000001</c:v>
                </c:pt>
                <c:pt idx="1700">
                  <c:v>2.4291883859999999</c:v>
                </c:pt>
                <c:pt idx="1701">
                  <c:v>2.6371238450000001</c:v>
                </c:pt>
                <c:pt idx="1702">
                  <c:v>3.2702409349999999</c:v>
                </c:pt>
                <c:pt idx="1703">
                  <c:v>2.3355875209999999</c:v>
                </c:pt>
                <c:pt idx="1704">
                  <c:v>0.50658611399999998</c:v>
                </c:pt>
                <c:pt idx="1705">
                  <c:v>-2.1124826969999999</c:v>
                </c:pt>
                <c:pt idx="1706">
                  <c:v>-4.5689339909999998</c:v>
                </c:pt>
                <c:pt idx="1707">
                  <c:v>-6.4747157309999999</c:v>
                </c:pt>
                <c:pt idx="1708">
                  <c:v>-8.3653025539999994</c:v>
                </c:pt>
                <c:pt idx="1709">
                  <c:v>-9.3268574090000005</c:v>
                </c:pt>
                <c:pt idx="1710">
                  <c:v>-9.3014977390000002</c:v>
                </c:pt>
                <c:pt idx="1711">
                  <c:v>-8.2101705389999999</c:v>
                </c:pt>
                <c:pt idx="1712">
                  <c:v>-6.0912773180000004</c:v>
                </c:pt>
                <c:pt idx="1713">
                  <c:v>-3.932830542</c:v>
                </c:pt>
                <c:pt idx="1714">
                  <c:v>-0.79311261600000005</c:v>
                </c:pt>
                <c:pt idx="1715">
                  <c:v>1.441202055</c:v>
                </c:pt>
                <c:pt idx="1716">
                  <c:v>2.31342903</c:v>
                </c:pt>
                <c:pt idx="1717">
                  <c:v>1.8304533000000001</c:v>
                </c:pt>
                <c:pt idx="1718">
                  <c:v>-0.280724425</c:v>
                </c:pt>
                <c:pt idx="1719">
                  <c:v>-3.0786545090000002</c:v>
                </c:pt>
                <c:pt idx="1720">
                  <c:v>-7.0820607430000004</c:v>
                </c:pt>
                <c:pt idx="1721">
                  <c:v>-10.31099435</c:v>
                </c:pt>
                <c:pt idx="1722">
                  <c:v>-12.218688119999999</c:v>
                </c:pt>
                <c:pt idx="1723">
                  <c:v>-14.21507802</c:v>
                </c:pt>
                <c:pt idx="1724">
                  <c:v>-16.623172749999998</c:v>
                </c:pt>
                <c:pt idx="1725">
                  <c:v>-18.555575950000001</c:v>
                </c:pt>
                <c:pt idx="1726">
                  <c:v>-19.982712020000001</c:v>
                </c:pt>
                <c:pt idx="1727">
                  <c:v>-21.83281358</c:v>
                </c:pt>
                <c:pt idx="1728">
                  <c:v>-25.44870551</c:v>
                </c:pt>
                <c:pt idx="1729">
                  <c:v>-26.43996155</c:v>
                </c:pt>
                <c:pt idx="1730">
                  <c:v>-24.584318339999999</c:v>
                </c:pt>
                <c:pt idx="1731">
                  <c:v>-18.656674750000001</c:v>
                </c:pt>
                <c:pt idx="1732">
                  <c:v>-15.623109680000001</c:v>
                </c:pt>
                <c:pt idx="1733">
                  <c:v>-17.880574299999999</c:v>
                </c:pt>
                <c:pt idx="1734">
                  <c:v>-24.419772210000001</c:v>
                </c:pt>
                <c:pt idx="1735">
                  <c:v>-34.19824208</c:v>
                </c:pt>
                <c:pt idx="1736">
                  <c:v>-33.577313029999999</c:v>
                </c:pt>
                <c:pt idx="1737">
                  <c:v>-22.144611690000001</c:v>
                </c:pt>
                <c:pt idx="1738">
                  <c:v>-13.22496175</c:v>
                </c:pt>
                <c:pt idx="1739">
                  <c:v>-9.8541523780000002</c:v>
                </c:pt>
                <c:pt idx="1740">
                  <c:v>-10.983115339999999</c:v>
                </c:pt>
                <c:pt idx="1741">
                  <c:v>-12.25829607</c:v>
                </c:pt>
                <c:pt idx="1742">
                  <c:v>-13.260716459999999</c:v>
                </c:pt>
                <c:pt idx="1743">
                  <c:v>-13.734479629999999</c:v>
                </c:pt>
                <c:pt idx="1744">
                  <c:v>-11.717500510000001</c:v>
                </c:pt>
                <c:pt idx="1745">
                  <c:v>-7.516169648</c:v>
                </c:pt>
                <c:pt idx="1746">
                  <c:v>-4.1012724550000001</c:v>
                </c:pt>
                <c:pt idx="1747">
                  <c:v>-1.388342948</c:v>
                </c:pt>
                <c:pt idx="1748">
                  <c:v>-0.64424155100000002</c:v>
                </c:pt>
                <c:pt idx="1749">
                  <c:v>-0.60547885999999995</c:v>
                </c:pt>
                <c:pt idx="1750">
                  <c:v>-1.3721870679999999</c:v>
                </c:pt>
                <c:pt idx="1751">
                  <c:v>-2.52009346</c:v>
                </c:pt>
                <c:pt idx="1752">
                  <c:v>-3.7820843549999998</c:v>
                </c:pt>
                <c:pt idx="1753">
                  <c:v>-4.9431558789999999</c:v>
                </c:pt>
                <c:pt idx="1754">
                  <c:v>-5.5200357520000001</c:v>
                </c:pt>
                <c:pt idx="1755">
                  <c:v>-5.5275385300000002</c:v>
                </c:pt>
                <c:pt idx="1756">
                  <c:v>-6.2496593210000002</c:v>
                </c:pt>
                <c:pt idx="1757">
                  <c:v>-7.3208053849999999</c:v>
                </c:pt>
                <c:pt idx="1758">
                  <c:v>-8.3912774520000006</c:v>
                </c:pt>
                <c:pt idx="1759">
                  <c:v>-9.6652652359999998</c:v>
                </c:pt>
                <c:pt idx="1760">
                  <c:v>-11.253147950000001</c:v>
                </c:pt>
                <c:pt idx="1761">
                  <c:v>-12.31373891</c:v>
                </c:pt>
                <c:pt idx="1762">
                  <c:v>-13.89825873</c:v>
                </c:pt>
                <c:pt idx="1763">
                  <c:v>-15.895289310000001</c:v>
                </c:pt>
                <c:pt idx="1764">
                  <c:v>-19.445350229999999</c:v>
                </c:pt>
                <c:pt idx="1765">
                  <c:v>-22.155684780000001</c:v>
                </c:pt>
                <c:pt idx="1766">
                  <c:v>-22.837587639999999</c:v>
                </c:pt>
                <c:pt idx="1767">
                  <c:v>-22.189375479999999</c:v>
                </c:pt>
                <c:pt idx="1768">
                  <c:v>-21.775695890000001</c:v>
                </c:pt>
                <c:pt idx="1769">
                  <c:v>-21.694394030000002</c:v>
                </c:pt>
                <c:pt idx="1770">
                  <c:v>-22.253832750000001</c:v>
                </c:pt>
                <c:pt idx="1771">
                  <c:v>-24.41505746</c:v>
                </c:pt>
                <c:pt idx="1772">
                  <c:v>-26.433222560000001</c:v>
                </c:pt>
                <c:pt idx="1773">
                  <c:v>-29.995596259999999</c:v>
                </c:pt>
                <c:pt idx="1774">
                  <c:v>-38.086265900000001</c:v>
                </c:pt>
                <c:pt idx="1775">
                  <c:v>-44.259955750000003</c:v>
                </c:pt>
                <c:pt idx="1776">
                  <c:v>-48.790460719999999</c:v>
                </c:pt>
                <c:pt idx="1777">
                  <c:v>-51.6568939</c:v>
                </c:pt>
                <c:pt idx="1778">
                  <c:v>-46.958820240000001</c:v>
                </c:pt>
                <c:pt idx="1779">
                  <c:v>-40.343672789999999</c:v>
                </c:pt>
                <c:pt idx="1780">
                  <c:v>-33.361057969999997</c:v>
                </c:pt>
                <c:pt idx="1781">
                  <c:v>-25.836529670000001</c:v>
                </c:pt>
                <c:pt idx="1782">
                  <c:v>-18.253584419999999</c:v>
                </c:pt>
                <c:pt idx="1783">
                  <c:v>-12.48173865</c:v>
                </c:pt>
                <c:pt idx="1784">
                  <c:v>-9.4131324910000007</c:v>
                </c:pt>
                <c:pt idx="1785">
                  <c:v>-8.6612791540000007</c:v>
                </c:pt>
                <c:pt idx="1786">
                  <c:v>-8.3478686450000001</c:v>
                </c:pt>
                <c:pt idx="1787">
                  <c:v>-8.0156485120000003</c:v>
                </c:pt>
                <c:pt idx="1788">
                  <c:v>-8.6970756619999996</c:v>
                </c:pt>
                <c:pt idx="1789">
                  <c:v>-9.66400273</c:v>
                </c:pt>
                <c:pt idx="1790">
                  <c:v>-8.1393279629999995</c:v>
                </c:pt>
                <c:pt idx="1791">
                  <c:v>-5.0605344380000004</c:v>
                </c:pt>
                <c:pt idx="1792">
                  <c:v>-2.9310008399999998</c:v>
                </c:pt>
                <c:pt idx="1793">
                  <c:v>-1.2497012729999999</c:v>
                </c:pt>
                <c:pt idx="1794">
                  <c:v>-0.29649323300000002</c:v>
                </c:pt>
                <c:pt idx="1795">
                  <c:v>0.24695229899999999</c:v>
                </c:pt>
                <c:pt idx="1796">
                  <c:v>0.67349844000000003</c:v>
                </c:pt>
                <c:pt idx="1797">
                  <c:v>1.153302496</c:v>
                </c:pt>
                <c:pt idx="1798">
                  <c:v>1.789491146</c:v>
                </c:pt>
                <c:pt idx="1799">
                  <c:v>2.2873095509999999</c:v>
                </c:pt>
                <c:pt idx="1800">
                  <c:v>2.3346669480000002</c:v>
                </c:pt>
                <c:pt idx="1801">
                  <c:v>2.079512035</c:v>
                </c:pt>
                <c:pt idx="1802">
                  <c:v>1.9355790829999999</c:v>
                </c:pt>
                <c:pt idx="1803">
                  <c:v>1.5631725009999999</c:v>
                </c:pt>
                <c:pt idx="1804">
                  <c:v>1.6873705880000001</c:v>
                </c:pt>
                <c:pt idx="1805">
                  <c:v>1.5224500089999999</c:v>
                </c:pt>
                <c:pt idx="1806">
                  <c:v>1.8243076979999999</c:v>
                </c:pt>
                <c:pt idx="1807">
                  <c:v>2.593956935</c:v>
                </c:pt>
                <c:pt idx="1808">
                  <c:v>3.6559356150000002</c:v>
                </c:pt>
                <c:pt idx="1809">
                  <c:v>4.4949527969999998</c:v>
                </c:pt>
                <c:pt idx="1810">
                  <c:v>4.3702280829999998</c:v>
                </c:pt>
                <c:pt idx="1811">
                  <c:v>3.3326246859999999</c:v>
                </c:pt>
                <c:pt idx="1812">
                  <c:v>0.91765572799999995</c:v>
                </c:pt>
                <c:pt idx="1813">
                  <c:v>-2.5347182570000002</c:v>
                </c:pt>
                <c:pt idx="1814">
                  <c:v>-5.5802611090000003</c:v>
                </c:pt>
                <c:pt idx="1815">
                  <c:v>-7.9969283249999998</c:v>
                </c:pt>
                <c:pt idx="1816">
                  <c:v>-10.33756838</c:v>
                </c:pt>
                <c:pt idx="1817">
                  <c:v>-12.68568823</c:v>
                </c:pt>
                <c:pt idx="1818">
                  <c:v>-14.668792850000001</c:v>
                </c:pt>
                <c:pt idx="1819">
                  <c:v>-16.42711327</c:v>
                </c:pt>
                <c:pt idx="1820">
                  <c:v>-19.02125066</c:v>
                </c:pt>
                <c:pt idx="1821">
                  <c:v>-22.68833532</c:v>
                </c:pt>
                <c:pt idx="1822">
                  <c:v>-27.561484660000001</c:v>
                </c:pt>
                <c:pt idx="1823">
                  <c:v>-31.72365705</c:v>
                </c:pt>
                <c:pt idx="1824">
                  <c:v>-35.232534280000003</c:v>
                </c:pt>
                <c:pt idx="1825">
                  <c:v>-36.734732989999998</c:v>
                </c:pt>
                <c:pt idx="1826">
                  <c:v>-38.049984569999999</c:v>
                </c:pt>
                <c:pt idx="1827">
                  <c:v>-39.93404477</c:v>
                </c:pt>
                <c:pt idx="1828">
                  <c:v>-38.409090929999998</c:v>
                </c:pt>
                <c:pt idx="1829">
                  <c:v>-30.62831109</c:v>
                </c:pt>
                <c:pt idx="1830">
                  <c:v>-20.800451339999999</c:v>
                </c:pt>
                <c:pt idx="1831">
                  <c:v>-14.049042439999999</c:v>
                </c:pt>
                <c:pt idx="1832">
                  <c:v>-11.07617598</c:v>
                </c:pt>
                <c:pt idx="1833">
                  <c:v>-10.682018729999999</c:v>
                </c:pt>
                <c:pt idx="1834">
                  <c:v>-7.890738346</c:v>
                </c:pt>
                <c:pt idx="1835">
                  <c:v>-0.78644548700000005</c:v>
                </c:pt>
                <c:pt idx="1836">
                  <c:v>1.3426743370000001</c:v>
                </c:pt>
                <c:pt idx="1837">
                  <c:v>-2.0054553639999999</c:v>
                </c:pt>
                <c:pt idx="1838">
                  <c:v>-6.2291907350000004</c:v>
                </c:pt>
                <c:pt idx="1839">
                  <c:v>-9.1454933169999997</c:v>
                </c:pt>
                <c:pt idx="1840">
                  <c:v>-9.0261673150000004</c:v>
                </c:pt>
                <c:pt idx="1841">
                  <c:v>-7.1309119689999996</c:v>
                </c:pt>
                <c:pt idx="1842">
                  <c:v>-5.1706026029999999</c:v>
                </c:pt>
                <c:pt idx="1843">
                  <c:v>-4.7079032219999997</c:v>
                </c:pt>
                <c:pt idx="1844">
                  <c:v>-4.8407798230000001</c:v>
                </c:pt>
                <c:pt idx="1845">
                  <c:v>-4.8638325260000004</c:v>
                </c:pt>
                <c:pt idx="1846">
                  <c:v>-4.5693098650000001</c:v>
                </c:pt>
                <c:pt idx="1847">
                  <c:v>-4.2881172510000001</c:v>
                </c:pt>
                <c:pt idx="1848">
                  <c:v>-4.3582513279999997</c:v>
                </c:pt>
                <c:pt idx="1849">
                  <c:v>-4.6537725429999997</c:v>
                </c:pt>
                <c:pt idx="1850">
                  <c:v>-4.8873569760000004</c:v>
                </c:pt>
                <c:pt idx="1851">
                  <c:v>-5.4789603089999996</c:v>
                </c:pt>
                <c:pt idx="1852">
                  <c:v>-7.261587703</c:v>
                </c:pt>
                <c:pt idx="1853">
                  <c:v>-9.5994984349999992</c:v>
                </c:pt>
                <c:pt idx="1854">
                  <c:v>-12.169474129999999</c:v>
                </c:pt>
                <c:pt idx="1855">
                  <c:v>-14.607851760000001</c:v>
                </c:pt>
                <c:pt idx="1856">
                  <c:v>-16.203843060000001</c:v>
                </c:pt>
                <c:pt idx="1857">
                  <c:v>-15.81799687</c:v>
                </c:pt>
                <c:pt idx="1858">
                  <c:v>-14.384709580000001</c:v>
                </c:pt>
                <c:pt idx="1859">
                  <c:v>-13.215761499999999</c:v>
                </c:pt>
                <c:pt idx="1860">
                  <c:v>-12.57981597</c:v>
                </c:pt>
                <c:pt idx="1861">
                  <c:v>-13.77118761</c:v>
                </c:pt>
                <c:pt idx="1862">
                  <c:v>-15.81023884</c:v>
                </c:pt>
                <c:pt idx="1863">
                  <c:v>-18.944909039999999</c:v>
                </c:pt>
                <c:pt idx="1864">
                  <c:v>-22.863508230000001</c:v>
                </c:pt>
                <c:pt idx="1865">
                  <c:v>-26.27933951</c:v>
                </c:pt>
                <c:pt idx="1866">
                  <c:v>-27.847056259999999</c:v>
                </c:pt>
                <c:pt idx="1867">
                  <c:v>-27.74508853</c:v>
                </c:pt>
                <c:pt idx="1868">
                  <c:v>-26.18638004</c:v>
                </c:pt>
                <c:pt idx="1869">
                  <c:v>-24.621781179999999</c:v>
                </c:pt>
                <c:pt idx="1870">
                  <c:v>-24.417445879999999</c:v>
                </c:pt>
                <c:pt idx="1871">
                  <c:v>-28.636716180000001</c:v>
                </c:pt>
                <c:pt idx="1872">
                  <c:v>-35.259956870000003</c:v>
                </c:pt>
                <c:pt idx="1873">
                  <c:v>-40.99288249</c:v>
                </c:pt>
                <c:pt idx="1874">
                  <c:v>-47.302923239999998</c:v>
                </c:pt>
                <c:pt idx="1875">
                  <c:v>-48.42906464</c:v>
                </c:pt>
                <c:pt idx="1876">
                  <c:v>-42.93775471</c:v>
                </c:pt>
                <c:pt idx="1877">
                  <c:v>-41.247630010000002</c:v>
                </c:pt>
                <c:pt idx="1878">
                  <c:v>-34.401223639999998</c:v>
                </c:pt>
                <c:pt idx="1879">
                  <c:v>-24.245007619999999</c:v>
                </c:pt>
                <c:pt idx="1880">
                  <c:v>-19.37345114</c:v>
                </c:pt>
                <c:pt idx="1881">
                  <c:v>-19.212156709999999</c:v>
                </c:pt>
                <c:pt idx="1882">
                  <c:v>-16.839428590000001</c:v>
                </c:pt>
                <c:pt idx="1883">
                  <c:v>-13.59149899</c:v>
                </c:pt>
                <c:pt idx="1884">
                  <c:v>-10.084979369999999</c:v>
                </c:pt>
                <c:pt idx="1885">
                  <c:v>-7.5480225939999999</c:v>
                </c:pt>
                <c:pt idx="1886">
                  <c:v>-5.7611132170000001</c:v>
                </c:pt>
                <c:pt idx="1887">
                  <c:v>-5.2297286789999999</c:v>
                </c:pt>
                <c:pt idx="1888">
                  <c:v>-5.906333364</c:v>
                </c:pt>
                <c:pt idx="1889">
                  <c:v>-7.4215886610000004</c:v>
                </c:pt>
                <c:pt idx="1890">
                  <c:v>-8.3571245770000004</c:v>
                </c:pt>
                <c:pt idx="1891">
                  <c:v>-8.6371672769999996</c:v>
                </c:pt>
                <c:pt idx="1892">
                  <c:v>-7.8055628979999998</c:v>
                </c:pt>
                <c:pt idx="1893">
                  <c:v>-6.8612550499999996</c:v>
                </c:pt>
                <c:pt idx="1894">
                  <c:v>-5.6866993240000001</c:v>
                </c:pt>
                <c:pt idx="1895">
                  <c:v>-4.4216840639999999</c:v>
                </c:pt>
                <c:pt idx="1896">
                  <c:v>-3.7741991700000002</c:v>
                </c:pt>
                <c:pt idx="1897">
                  <c:v>-2.6685263809999999</c:v>
                </c:pt>
                <c:pt idx="1898">
                  <c:v>-1.0749067729999999</c:v>
                </c:pt>
                <c:pt idx="1899">
                  <c:v>0.535981877</c:v>
                </c:pt>
                <c:pt idx="1900">
                  <c:v>1.999927545</c:v>
                </c:pt>
                <c:pt idx="1901">
                  <c:v>3.2418131350000001</c:v>
                </c:pt>
                <c:pt idx="1902">
                  <c:v>4.5632814179999999</c:v>
                </c:pt>
                <c:pt idx="1903">
                  <c:v>5.6006024410000004</c:v>
                </c:pt>
                <c:pt idx="1904">
                  <c:v>5.8540469609999999</c:v>
                </c:pt>
                <c:pt idx="1905">
                  <c:v>5.4472397819999996</c:v>
                </c:pt>
                <c:pt idx="1906">
                  <c:v>4.1699415870000003</c:v>
                </c:pt>
                <c:pt idx="1907">
                  <c:v>2.3512185379999999</c:v>
                </c:pt>
                <c:pt idx="1908">
                  <c:v>-6.5661579999999999E-3</c:v>
                </c:pt>
                <c:pt idx="1909">
                  <c:v>-1.836319423</c:v>
                </c:pt>
                <c:pt idx="1910">
                  <c:v>-3.0083386189999999</c:v>
                </c:pt>
                <c:pt idx="1911">
                  <c:v>-4.1007984039999998</c:v>
                </c:pt>
                <c:pt idx="1912">
                  <c:v>-5.5170557279999999</c:v>
                </c:pt>
                <c:pt idx="1913">
                  <c:v>-7.5485480689999997</c:v>
                </c:pt>
                <c:pt idx="1914">
                  <c:v>-9.951855514</c:v>
                </c:pt>
                <c:pt idx="1915">
                  <c:v>-12.06677751</c:v>
                </c:pt>
                <c:pt idx="1916">
                  <c:v>-15.056544629999999</c:v>
                </c:pt>
                <c:pt idx="1917">
                  <c:v>-18.140323519999999</c:v>
                </c:pt>
                <c:pt idx="1918">
                  <c:v>-20.038614809999999</c:v>
                </c:pt>
                <c:pt idx="1919">
                  <c:v>-22.028182610000002</c:v>
                </c:pt>
                <c:pt idx="1920">
                  <c:v>-24.195401159999999</c:v>
                </c:pt>
                <c:pt idx="1921">
                  <c:v>-25.525309109999998</c:v>
                </c:pt>
                <c:pt idx="1922">
                  <c:v>-25.97069454</c:v>
                </c:pt>
                <c:pt idx="1923">
                  <c:v>-27.25287775</c:v>
                </c:pt>
                <c:pt idx="1924">
                  <c:v>-29.78443614</c:v>
                </c:pt>
                <c:pt idx="1925">
                  <c:v>-30.435740030000002</c:v>
                </c:pt>
                <c:pt idx="1926">
                  <c:v>-31.857977760000001</c:v>
                </c:pt>
                <c:pt idx="1927">
                  <c:v>-32.285199230000003</c:v>
                </c:pt>
                <c:pt idx="1928">
                  <c:v>-27.65287962</c:v>
                </c:pt>
                <c:pt idx="1929">
                  <c:v>-19.986167869999999</c:v>
                </c:pt>
                <c:pt idx="1930">
                  <c:v>-12.252782910000001</c:v>
                </c:pt>
                <c:pt idx="1931">
                  <c:v>-8.2685425299999995</c:v>
                </c:pt>
                <c:pt idx="1932">
                  <c:v>-7.8024170149999996</c:v>
                </c:pt>
                <c:pt idx="1933">
                  <c:v>-9.3529849830000007</c:v>
                </c:pt>
                <c:pt idx="1934">
                  <c:v>-12.009296129999999</c:v>
                </c:pt>
                <c:pt idx="1935">
                  <c:v>-15.70229282</c:v>
                </c:pt>
                <c:pt idx="1936">
                  <c:v>-18.062358</c:v>
                </c:pt>
                <c:pt idx="1937">
                  <c:v>-18.21393552</c:v>
                </c:pt>
                <c:pt idx="1938">
                  <c:v>-16.550410020000001</c:v>
                </c:pt>
                <c:pt idx="1939">
                  <c:v>-14.05949302</c:v>
                </c:pt>
                <c:pt idx="1940">
                  <c:v>-11.72421733</c:v>
                </c:pt>
                <c:pt idx="1941">
                  <c:v>-9.6696497990000001</c:v>
                </c:pt>
                <c:pt idx="1942">
                  <c:v>-7.9270174850000004</c:v>
                </c:pt>
                <c:pt idx="1943">
                  <c:v>-6.4974660530000001</c:v>
                </c:pt>
                <c:pt idx="1944">
                  <c:v>-5.9229761559999998</c:v>
                </c:pt>
                <c:pt idx="1945">
                  <c:v>-7.0148216459999997</c:v>
                </c:pt>
                <c:pt idx="1946">
                  <c:v>-8.9712452809999998</c:v>
                </c:pt>
                <c:pt idx="1947">
                  <c:v>-10.44562198</c:v>
                </c:pt>
                <c:pt idx="1948">
                  <c:v>-12.053265769999999</c:v>
                </c:pt>
                <c:pt idx="1949">
                  <c:v>-13.879741080000001</c:v>
                </c:pt>
                <c:pt idx="1950">
                  <c:v>-14.6151619</c:v>
                </c:pt>
                <c:pt idx="1951">
                  <c:v>-15.227443129999999</c:v>
                </c:pt>
                <c:pt idx="1952">
                  <c:v>-15.70949925</c:v>
                </c:pt>
                <c:pt idx="1953">
                  <c:v>-16.680713610000002</c:v>
                </c:pt>
                <c:pt idx="1954">
                  <c:v>-17.514274180000001</c:v>
                </c:pt>
                <c:pt idx="1955">
                  <c:v>-18.616032629999999</c:v>
                </c:pt>
                <c:pt idx="1956">
                  <c:v>-18.876755339999999</c:v>
                </c:pt>
                <c:pt idx="1957">
                  <c:v>-19.31488397</c:v>
                </c:pt>
                <c:pt idx="1958">
                  <c:v>-20.660492850000001</c:v>
                </c:pt>
                <c:pt idx="1959">
                  <c:v>-21.01112337</c:v>
                </c:pt>
                <c:pt idx="1960">
                  <c:v>-20.752668400000001</c:v>
                </c:pt>
                <c:pt idx="1961">
                  <c:v>-22.370057110000001</c:v>
                </c:pt>
                <c:pt idx="1962">
                  <c:v>-26.100690969999999</c:v>
                </c:pt>
                <c:pt idx="1963">
                  <c:v>-27.657880410000001</c:v>
                </c:pt>
                <c:pt idx="1964">
                  <c:v>-27.25586749</c:v>
                </c:pt>
                <c:pt idx="1965">
                  <c:v>-25.57818048</c:v>
                </c:pt>
                <c:pt idx="1966">
                  <c:v>-24.390444769999998</c:v>
                </c:pt>
                <c:pt idx="1967">
                  <c:v>-22.581927279999999</c:v>
                </c:pt>
                <c:pt idx="1968">
                  <c:v>-25.149662110000001</c:v>
                </c:pt>
                <c:pt idx="1969">
                  <c:v>-27.751589790000001</c:v>
                </c:pt>
                <c:pt idx="1970">
                  <c:v>-29.649958229999999</c:v>
                </c:pt>
                <c:pt idx="1971">
                  <c:v>-29.950727870000001</c:v>
                </c:pt>
                <c:pt idx="1972">
                  <c:v>-28.280159990000001</c:v>
                </c:pt>
                <c:pt idx="1973">
                  <c:v>-26.39300755</c:v>
                </c:pt>
                <c:pt idx="1974">
                  <c:v>-22.769863279999999</c:v>
                </c:pt>
                <c:pt idx="1975">
                  <c:v>-20.507835270000001</c:v>
                </c:pt>
                <c:pt idx="1976">
                  <c:v>-19.663690389999999</c:v>
                </c:pt>
                <c:pt idx="1977">
                  <c:v>-18.322256979999999</c:v>
                </c:pt>
                <c:pt idx="1978">
                  <c:v>-16.278251409999999</c:v>
                </c:pt>
                <c:pt idx="1979">
                  <c:v>-15.428625970000001</c:v>
                </c:pt>
                <c:pt idx="1980">
                  <c:v>-14.83382651</c:v>
                </c:pt>
                <c:pt idx="1981">
                  <c:v>-14.24703966</c:v>
                </c:pt>
                <c:pt idx="1982">
                  <c:v>-13.64388512</c:v>
                </c:pt>
                <c:pt idx="1983">
                  <c:v>-13.22845285</c:v>
                </c:pt>
                <c:pt idx="1984">
                  <c:v>-12.8288058</c:v>
                </c:pt>
                <c:pt idx="1985">
                  <c:v>-12.14491733</c:v>
                </c:pt>
                <c:pt idx="1986">
                  <c:v>-10.49132644</c:v>
                </c:pt>
                <c:pt idx="1987">
                  <c:v>-8.9876778569999995</c:v>
                </c:pt>
                <c:pt idx="1988">
                  <c:v>-7.4184575590000001</c:v>
                </c:pt>
                <c:pt idx="1989">
                  <c:v>-5.8766330690000004</c:v>
                </c:pt>
                <c:pt idx="1990">
                  <c:v>-4.7880919630000003</c:v>
                </c:pt>
                <c:pt idx="1991">
                  <c:v>-3.8784662089999999</c:v>
                </c:pt>
                <c:pt idx="1992">
                  <c:v>-3.2909891099999999</c:v>
                </c:pt>
                <c:pt idx="1993">
                  <c:v>-2.3198693260000001</c:v>
                </c:pt>
                <c:pt idx="1994">
                  <c:v>-0.53804206600000004</c:v>
                </c:pt>
                <c:pt idx="1995">
                  <c:v>0.53634993099999995</c:v>
                </c:pt>
                <c:pt idx="1996">
                  <c:v>1.2511080779999999</c:v>
                </c:pt>
                <c:pt idx="1997">
                  <c:v>2.0538943399999998</c:v>
                </c:pt>
                <c:pt idx="1998">
                  <c:v>2.515388942</c:v>
                </c:pt>
                <c:pt idx="1999">
                  <c:v>2.6323042160000001</c:v>
                </c:pt>
                <c:pt idx="2000">
                  <c:v>1.8040378429999999</c:v>
                </c:pt>
                <c:pt idx="2001">
                  <c:v>0.123217307</c:v>
                </c:pt>
                <c:pt idx="2002">
                  <c:v>-2.220288058</c:v>
                </c:pt>
                <c:pt idx="2003">
                  <c:v>-4.4443260970000003</c:v>
                </c:pt>
                <c:pt idx="2004">
                  <c:v>-6.0576152109999999</c:v>
                </c:pt>
                <c:pt idx="2005">
                  <c:v>-7.0563026500000001</c:v>
                </c:pt>
                <c:pt idx="2006">
                  <c:v>-8.1997560949999997</c:v>
                </c:pt>
                <c:pt idx="2007">
                  <c:v>-8.5689731620000007</c:v>
                </c:pt>
                <c:pt idx="2008">
                  <c:v>-8.8830536230000003</c:v>
                </c:pt>
                <c:pt idx="2009">
                  <c:v>-10.737097370000001</c:v>
                </c:pt>
                <c:pt idx="2010">
                  <c:v>-13.985531509999999</c:v>
                </c:pt>
                <c:pt idx="2011">
                  <c:v>-17.490458369999999</c:v>
                </c:pt>
                <c:pt idx="2012">
                  <c:v>-19.527753149999999</c:v>
                </c:pt>
                <c:pt idx="2013">
                  <c:v>-19.71469218</c:v>
                </c:pt>
                <c:pt idx="2014">
                  <c:v>-20.494196800000001</c:v>
                </c:pt>
                <c:pt idx="2015">
                  <c:v>-21.067433810000001</c:v>
                </c:pt>
                <c:pt idx="2016">
                  <c:v>-21.15230558</c:v>
                </c:pt>
                <c:pt idx="2017">
                  <c:v>-21.844823519999998</c:v>
                </c:pt>
                <c:pt idx="2018">
                  <c:v>-22.40924841</c:v>
                </c:pt>
                <c:pt idx="2019">
                  <c:v>-24.184550130000002</c:v>
                </c:pt>
                <c:pt idx="2020">
                  <c:v>-24.876081989999999</c:v>
                </c:pt>
                <c:pt idx="2021">
                  <c:v>-26.646905480000001</c:v>
                </c:pt>
                <c:pt idx="2022">
                  <c:v>-25.999194419999998</c:v>
                </c:pt>
                <c:pt idx="2023">
                  <c:v>-18.82393175</c:v>
                </c:pt>
                <c:pt idx="2024">
                  <c:v>-11.72828728</c:v>
                </c:pt>
                <c:pt idx="2025">
                  <c:v>-4.9232695619999998</c:v>
                </c:pt>
                <c:pt idx="2026">
                  <c:v>-1.317252383</c:v>
                </c:pt>
                <c:pt idx="2027">
                  <c:v>-1.19056575</c:v>
                </c:pt>
                <c:pt idx="2028">
                  <c:v>-5.4132075679999998</c:v>
                </c:pt>
                <c:pt idx="2029">
                  <c:v>-8.1541484250000007</c:v>
                </c:pt>
                <c:pt idx="2030">
                  <c:v>-8.2977015900000008</c:v>
                </c:pt>
                <c:pt idx="2031">
                  <c:v>-8.2071676139999994</c:v>
                </c:pt>
                <c:pt idx="2032">
                  <c:v>-8.9621223049999994</c:v>
                </c:pt>
                <c:pt idx="2033">
                  <c:v>-11.388966659999999</c:v>
                </c:pt>
                <c:pt idx="2034">
                  <c:v>-11.443635909999999</c:v>
                </c:pt>
                <c:pt idx="2035">
                  <c:v>-8.8895984309999996</c:v>
                </c:pt>
                <c:pt idx="2036">
                  <c:v>-5.4263477419999999</c:v>
                </c:pt>
                <c:pt idx="2037">
                  <c:v>-3.7719221979999999</c:v>
                </c:pt>
                <c:pt idx="2038">
                  <c:v>-3.4012282319999998</c:v>
                </c:pt>
                <c:pt idx="2039">
                  <c:v>-3.4260132379999999</c:v>
                </c:pt>
                <c:pt idx="2040">
                  <c:v>-2.474899202</c:v>
                </c:pt>
                <c:pt idx="2041">
                  <c:v>-1.449797239</c:v>
                </c:pt>
                <c:pt idx="2042">
                  <c:v>-1.177170786</c:v>
                </c:pt>
                <c:pt idx="2043">
                  <c:v>-1.682638273</c:v>
                </c:pt>
                <c:pt idx="2044">
                  <c:v>-3.6172665089999998</c:v>
                </c:pt>
                <c:pt idx="2045">
                  <c:v>-6.221886144</c:v>
                </c:pt>
                <c:pt idx="2046">
                  <c:v>-9.16226801</c:v>
                </c:pt>
                <c:pt idx="2047">
                  <c:v>-10.4403141</c:v>
                </c:pt>
                <c:pt idx="2048">
                  <c:v>-10.183011929999999</c:v>
                </c:pt>
                <c:pt idx="2049">
                  <c:v>-7.144230758</c:v>
                </c:pt>
                <c:pt idx="2050">
                  <c:v>-4.4195898140000001</c:v>
                </c:pt>
                <c:pt idx="2051">
                  <c:v>-3.9193732250000002</c:v>
                </c:pt>
                <c:pt idx="2052">
                  <c:v>-4.7416591459999999</c:v>
                </c:pt>
                <c:pt idx="2053">
                  <c:v>-4.7861442829999996</c:v>
                </c:pt>
                <c:pt idx="2054">
                  <c:v>-4.4411448130000002</c:v>
                </c:pt>
                <c:pt idx="2055">
                  <c:v>-5.1623302200000003</c:v>
                </c:pt>
                <c:pt idx="2056">
                  <c:v>-7.9431845299999999</c:v>
                </c:pt>
                <c:pt idx="2057">
                  <c:v>-9.7341805049999994</c:v>
                </c:pt>
                <c:pt idx="2058">
                  <c:v>-8.505626371</c:v>
                </c:pt>
                <c:pt idx="2059">
                  <c:v>-5.0795015909999996</c:v>
                </c:pt>
                <c:pt idx="2060">
                  <c:v>-3.014627993</c:v>
                </c:pt>
                <c:pt idx="2061">
                  <c:v>-2.1557742389999999</c:v>
                </c:pt>
                <c:pt idx="2062">
                  <c:v>-1.469900566</c:v>
                </c:pt>
                <c:pt idx="2063">
                  <c:v>-4.1957832279999998</c:v>
                </c:pt>
                <c:pt idx="2064">
                  <c:v>-7.38804018</c:v>
                </c:pt>
                <c:pt idx="2065">
                  <c:v>-9.2005008769999996</c:v>
                </c:pt>
                <c:pt idx="2066">
                  <c:v>-13.10662434</c:v>
                </c:pt>
                <c:pt idx="2067">
                  <c:v>-19.711696790000001</c:v>
                </c:pt>
                <c:pt idx="2068">
                  <c:v>-26.90225598</c:v>
                </c:pt>
                <c:pt idx="2069">
                  <c:v>-32.660857589999999</c:v>
                </c:pt>
                <c:pt idx="2070">
                  <c:v>-34.301821410000002</c:v>
                </c:pt>
                <c:pt idx="2071">
                  <c:v>-28.814098090000002</c:v>
                </c:pt>
                <c:pt idx="2072">
                  <c:v>-28.847540160000001</c:v>
                </c:pt>
                <c:pt idx="2073">
                  <c:v>-26.332254979999998</c:v>
                </c:pt>
                <c:pt idx="2074">
                  <c:v>-19.038037020000001</c:v>
                </c:pt>
                <c:pt idx="2075">
                  <c:v>-12.339450299999999</c:v>
                </c:pt>
                <c:pt idx="2076">
                  <c:v>-7.5221502390000001</c:v>
                </c:pt>
                <c:pt idx="2077">
                  <c:v>-6.8904382990000004</c:v>
                </c:pt>
                <c:pt idx="2078">
                  <c:v>-5.578185532</c:v>
                </c:pt>
                <c:pt idx="2079">
                  <c:v>-5.7638962229999997</c:v>
                </c:pt>
                <c:pt idx="2080">
                  <c:v>-6.0327688320000004</c:v>
                </c:pt>
                <c:pt idx="2081">
                  <c:v>-6.2490531689999997</c:v>
                </c:pt>
                <c:pt idx="2082">
                  <c:v>-5.5201850849999996</c:v>
                </c:pt>
                <c:pt idx="2083">
                  <c:v>-5.9029609819999997</c:v>
                </c:pt>
                <c:pt idx="2084">
                  <c:v>-6.0544190169999998</c:v>
                </c:pt>
                <c:pt idx="2085">
                  <c:v>-5.9004233680000002</c:v>
                </c:pt>
                <c:pt idx="2086">
                  <c:v>-4.8983054370000003</c:v>
                </c:pt>
                <c:pt idx="2087">
                  <c:v>-3.782987892</c:v>
                </c:pt>
                <c:pt idx="2088">
                  <c:v>-2.5008298729999998</c:v>
                </c:pt>
                <c:pt idx="2089">
                  <c:v>-1.498835965</c:v>
                </c:pt>
                <c:pt idx="2090">
                  <c:v>-0.917366503</c:v>
                </c:pt>
                <c:pt idx="2091">
                  <c:v>-0.45530313500000003</c:v>
                </c:pt>
                <c:pt idx="2092">
                  <c:v>-0.32059794400000002</c:v>
                </c:pt>
                <c:pt idx="2093">
                  <c:v>-0.11163092199999999</c:v>
                </c:pt>
                <c:pt idx="2094">
                  <c:v>0.41163245500000001</c:v>
                </c:pt>
                <c:pt idx="2095">
                  <c:v>0.77590280700000003</c:v>
                </c:pt>
                <c:pt idx="2096">
                  <c:v>1.1025274309999999</c:v>
                </c:pt>
                <c:pt idx="2097">
                  <c:v>2.6178287760000001</c:v>
                </c:pt>
                <c:pt idx="2098">
                  <c:v>3.563880063</c:v>
                </c:pt>
                <c:pt idx="2099">
                  <c:v>3.9119913670000002</c:v>
                </c:pt>
                <c:pt idx="2100">
                  <c:v>3.3541346349999999</c:v>
                </c:pt>
                <c:pt idx="2101">
                  <c:v>1.77365339</c:v>
                </c:pt>
                <c:pt idx="2102">
                  <c:v>-1.1324748870000001</c:v>
                </c:pt>
                <c:pt idx="2103">
                  <c:v>-4.3950893090000003</c:v>
                </c:pt>
                <c:pt idx="2104">
                  <c:v>-7.8104384509999996</c:v>
                </c:pt>
                <c:pt idx="2105">
                  <c:v>-10.673910640000001</c:v>
                </c:pt>
                <c:pt idx="2106">
                  <c:v>-11.601132720000001</c:v>
                </c:pt>
                <c:pt idx="2107">
                  <c:v>-10.067564000000001</c:v>
                </c:pt>
                <c:pt idx="2108">
                  <c:v>-7.5641505679999996</c:v>
                </c:pt>
                <c:pt idx="2109">
                  <c:v>-5.2611872589999997</c:v>
                </c:pt>
                <c:pt idx="2110">
                  <c:v>-4.1301145769999996</c:v>
                </c:pt>
                <c:pt idx="2111">
                  <c:v>-5.3188171049999999</c:v>
                </c:pt>
                <c:pt idx="2112">
                  <c:v>-7.0780926959999997</c:v>
                </c:pt>
                <c:pt idx="2113">
                  <c:v>-9.5570917459999993</c:v>
                </c:pt>
                <c:pt idx="2114">
                  <c:v>-13.458718040000001</c:v>
                </c:pt>
                <c:pt idx="2115">
                  <c:v>-17.55111776</c:v>
                </c:pt>
                <c:pt idx="2116">
                  <c:v>-21.444173620000001</c:v>
                </c:pt>
                <c:pt idx="2117">
                  <c:v>-24.922432700000002</c:v>
                </c:pt>
                <c:pt idx="2118">
                  <c:v>-27.674905760000001</c:v>
                </c:pt>
                <c:pt idx="2119">
                  <c:v>-30.528851800000002</c:v>
                </c:pt>
                <c:pt idx="2120">
                  <c:v>-32.034595320000001</c:v>
                </c:pt>
                <c:pt idx="2121">
                  <c:v>-35.856773320000002</c:v>
                </c:pt>
                <c:pt idx="2122">
                  <c:v>-37.207585629999997</c:v>
                </c:pt>
                <c:pt idx="2123">
                  <c:v>-35.790784590000001</c:v>
                </c:pt>
                <c:pt idx="2124">
                  <c:v>-34.352737410000003</c:v>
                </c:pt>
                <c:pt idx="2125">
                  <c:v>-37.73065939</c:v>
                </c:pt>
                <c:pt idx="2126">
                  <c:v>-47.549187760000002</c:v>
                </c:pt>
                <c:pt idx="2127">
                  <c:v>-37.524803800000001</c:v>
                </c:pt>
                <c:pt idx="2128">
                  <c:v>-27.912434449999999</c:v>
                </c:pt>
                <c:pt idx="2129">
                  <c:v>-21.54248243</c:v>
                </c:pt>
                <c:pt idx="2130">
                  <c:v>-10.26529103</c:v>
                </c:pt>
                <c:pt idx="2131">
                  <c:v>0.80703007400000004</c:v>
                </c:pt>
                <c:pt idx="2132">
                  <c:v>7.472540553</c:v>
                </c:pt>
                <c:pt idx="2133">
                  <c:v>12.91639045</c:v>
                </c:pt>
                <c:pt idx="2134">
                  <c:v>15.619752780000001</c:v>
                </c:pt>
                <c:pt idx="2135">
                  <c:v>15.13685235</c:v>
                </c:pt>
                <c:pt idx="2136">
                  <c:v>12.64468488</c:v>
                </c:pt>
                <c:pt idx="2137">
                  <c:v>9.4202294379999998</c:v>
                </c:pt>
                <c:pt idx="2138">
                  <c:v>5.2827571969999996</c:v>
                </c:pt>
                <c:pt idx="2139">
                  <c:v>2.627986698</c:v>
                </c:pt>
                <c:pt idx="2140">
                  <c:v>0.70261419700000005</c:v>
                </c:pt>
                <c:pt idx="2141">
                  <c:v>0.56297085499999999</c:v>
                </c:pt>
                <c:pt idx="2142">
                  <c:v>0.47314669399999998</c:v>
                </c:pt>
                <c:pt idx="2143">
                  <c:v>-7.5316749000000002E-2</c:v>
                </c:pt>
                <c:pt idx="2144">
                  <c:v>-0.42043846899999998</c:v>
                </c:pt>
                <c:pt idx="2145">
                  <c:v>-1.1281782849999999</c:v>
                </c:pt>
                <c:pt idx="2146">
                  <c:v>-2.6457257489999999</c:v>
                </c:pt>
                <c:pt idx="2147">
                  <c:v>-5.0817457199999998</c:v>
                </c:pt>
                <c:pt idx="2148">
                  <c:v>-6.6580824339999998</c:v>
                </c:pt>
                <c:pt idx="2149">
                  <c:v>-7.1714516939999999</c:v>
                </c:pt>
                <c:pt idx="2150">
                  <c:v>-6.6318074930000002</c:v>
                </c:pt>
                <c:pt idx="2151">
                  <c:v>-5.910181862</c:v>
                </c:pt>
                <c:pt idx="2152">
                  <c:v>-4.9664059429999998</c:v>
                </c:pt>
                <c:pt idx="2153">
                  <c:v>-6.2478332889999999</c:v>
                </c:pt>
                <c:pt idx="2154">
                  <c:v>-4.7297297609999998</c:v>
                </c:pt>
                <c:pt idx="2155">
                  <c:v>-6.0011817599999997</c:v>
                </c:pt>
                <c:pt idx="2156">
                  <c:v>-5.1592371809999999</c:v>
                </c:pt>
                <c:pt idx="2157">
                  <c:v>-4.8522166279999999</c:v>
                </c:pt>
                <c:pt idx="2158">
                  <c:v>-8.7524467300000008</c:v>
                </c:pt>
                <c:pt idx="2159">
                  <c:v>-12.45527802</c:v>
                </c:pt>
                <c:pt idx="2160">
                  <c:v>-17.427666200000001</c:v>
                </c:pt>
                <c:pt idx="2161">
                  <c:v>-24.63811458</c:v>
                </c:pt>
                <c:pt idx="2162">
                  <c:v>-31.155216899999999</c:v>
                </c:pt>
                <c:pt idx="2163">
                  <c:v>-34.983112810000002</c:v>
                </c:pt>
                <c:pt idx="2164">
                  <c:v>-38.218391199999999</c:v>
                </c:pt>
                <c:pt idx="2165">
                  <c:v>-35.887191569999999</c:v>
                </c:pt>
                <c:pt idx="2166">
                  <c:v>-31.846158160000002</c:v>
                </c:pt>
                <c:pt idx="2167">
                  <c:v>-25.79365988</c:v>
                </c:pt>
                <c:pt idx="2168">
                  <c:v>-21.763413610000001</c:v>
                </c:pt>
                <c:pt idx="2169">
                  <c:v>-20.118905689999998</c:v>
                </c:pt>
                <c:pt idx="2170">
                  <c:v>-22.46494594</c:v>
                </c:pt>
                <c:pt idx="2171">
                  <c:v>-27.243182919999999</c:v>
                </c:pt>
                <c:pt idx="2172">
                  <c:v>-31.673372440000001</c:v>
                </c:pt>
                <c:pt idx="2173">
                  <c:v>-32.278841800000002</c:v>
                </c:pt>
                <c:pt idx="2174">
                  <c:v>-27.989718809999999</c:v>
                </c:pt>
                <c:pt idx="2175">
                  <c:v>-25.37107082</c:v>
                </c:pt>
                <c:pt idx="2176">
                  <c:v>-20.438294630000001</c:v>
                </c:pt>
                <c:pt idx="2177">
                  <c:v>-11.321247680000001</c:v>
                </c:pt>
                <c:pt idx="2178">
                  <c:v>-7.998311728</c:v>
                </c:pt>
                <c:pt idx="2179">
                  <c:v>-8.2683437439999992</c:v>
                </c:pt>
                <c:pt idx="2180">
                  <c:v>-9.8147803450000008</c:v>
                </c:pt>
                <c:pt idx="2181">
                  <c:v>-13.153694740000001</c:v>
                </c:pt>
                <c:pt idx="2182">
                  <c:v>-15.86276904</c:v>
                </c:pt>
                <c:pt idx="2183">
                  <c:v>-17.10484529</c:v>
                </c:pt>
                <c:pt idx="2184">
                  <c:v>-14.022979899999999</c:v>
                </c:pt>
                <c:pt idx="2185">
                  <c:v>-10.116510849999999</c:v>
                </c:pt>
                <c:pt idx="2186">
                  <c:v>-5.3952909199999999</c:v>
                </c:pt>
                <c:pt idx="2187">
                  <c:v>-2.044439101</c:v>
                </c:pt>
                <c:pt idx="2188">
                  <c:v>0.97724435099999996</c:v>
                </c:pt>
                <c:pt idx="2189">
                  <c:v>-1.7052830839999999</c:v>
                </c:pt>
                <c:pt idx="2190">
                  <c:v>-3.5856644219999998</c:v>
                </c:pt>
                <c:pt idx="2191">
                  <c:v>-8.4277916780000002</c:v>
                </c:pt>
                <c:pt idx="2192">
                  <c:v>-10.640353579999999</c:v>
                </c:pt>
                <c:pt idx="2193">
                  <c:v>-9.5702482870000001</c:v>
                </c:pt>
                <c:pt idx="2194">
                  <c:v>-9.3657690739999993</c:v>
                </c:pt>
                <c:pt idx="2195">
                  <c:v>-7.2545272299999999</c:v>
                </c:pt>
                <c:pt idx="2196">
                  <c:v>-6.6577118359999998</c:v>
                </c:pt>
                <c:pt idx="2197">
                  <c:v>-6.5269907009999999</c:v>
                </c:pt>
                <c:pt idx="2198">
                  <c:v>-6.6580594870000001</c:v>
                </c:pt>
                <c:pt idx="2199">
                  <c:v>-7.4834750320000003</c:v>
                </c:pt>
                <c:pt idx="2200">
                  <c:v>-8.3255143480000005</c:v>
                </c:pt>
                <c:pt idx="2201">
                  <c:v>-4.9107078780000002</c:v>
                </c:pt>
                <c:pt idx="2202">
                  <c:v>-1.927467577</c:v>
                </c:pt>
                <c:pt idx="2203">
                  <c:v>1.8227359240000001</c:v>
                </c:pt>
                <c:pt idx="2204">
                  <c:v>2.2547956089999999</c:v>
                </c:pt>
                <c:pt idx="2205">
                  <c:v>2.257254052</c:v>
                </c:pt>
                <c:pt idx="2206">
                  <c:v>1.561053534</c:v>
                </c:pt>
                <c:pt idx="2207">
                  <c:v>-0.14082185999999999</c:v>
                </c:pt>
                <c:pt idx="2208">
                  <c:v>-2.2261192959999998</c:v>
                </c:pt>
                <c:pt idx="2209">
                  <c:v>-5.7933402970000003</c:v>
                </c:pt>
                <c:pt idx="2210">
                  <c:v>-8.3064491710000006</c:v>
                </c:pt>
                <c:pt idx="2211">
                  <c:v>-8.8190631390000007</c:v>
                </c:pt>
                <c:pt idx="2212">
                  <c:v>-8.3621394010000003</c:v>
                </c:pt>
                <c:pt idx="2213">
                  <c:v>-4.3554411320000002</c:v>
                </c:pt>
                <c:pt idx="2214">
                  <c:v>-3.3089076799999999</c:v>
                </c:pt>
                <c:pt idx="2215">
                  <c:v>-3.968709584</c:v>
                </c:pt>
                <c:pt idx="2216">
                  <c:v>-4.5899347060000002</c:v>
                </c:pt>
                <c:pt idx="2217">
                  <c:v>-5.7227616819999998</c:v>
                </c:pt>
                <c:pt idx="2218">
                  <c:v>-6.9372628130000002</c:v>
                </c:pt>
                <c:pt idx="2219">
                  <c:v>-9.1662920000000003</c:v>
                </c:pt>
                <c:pt idx="2220">
                  <c:v>-9.0838487249999993</c:v>
                </c:pt>
                <c:pt idx="2221">
                  <c:v>-8.0797366929999992</c:v>
                </c:pt>
                <c:pt idx="2222">
                  <c:v>-7.4165333159999998</c:v>
                </c:pt>
                <c:pt idx="2223">
                  <c:v>-6.092681163</c:v>
                </c:pt>
                <c:pt idx="2224">
                  <c:v>-12.35072255</c:v>
                </c:pt>
                <c:pt idx="2225">
                  <c:v>-5.5022791450000001</c:v>
                </c:pt>
                <c:pt idx="2226">
                  <c:v>-7.4305426819999996</c:v>
                </c:pt>
                <c:pt idx="2227">
                  <c:v>-6.8161306049999997</c:v>
                </c:pt>
                <c:pt idx="2228">
                  <c:v>-7.2420109840000002</c:v>
                </c:pt>
                <c:pt idx="2229">
                  <c:v>-7.0086252470000003</c:v>
                </c:pt>
                <c:pt idx="2230">
                  <c:v>-5.9584192549999999</c:v>
                </c:pt>
                <c:pt idx="2231">
                  <c:v>-6.048437485</c:v>
                </c:pt>
                <c:pt idx="2232">
                  <c:v>-5.3380463840000001</c:v>
                </c:pt>
                <c:pt idx="2233">
                  <c:v>-4.9346643590000001</c:v>
                </c:pt>
                <c:pt idx="2234">
                  <c:v>-2.8854022640000001</c:v>
                </c:pt>
                <c:pt idx="2235">
                  <c:v>-0.96466481900000001</c:v>
                </c:pt>
                <c:pt idx="2236">
                  <c:v>0.23530873599999999</c:v>
                </c:pt>
                <c:pt idx="2237">
                  <c:v>0.90717197299999996</c:v>
                </c:pt>
                <c:pt idx="2238">
                  <c:v>1.1570344850000001</c:v>
                </c:pt>
                <c:pt idx="2239">
                  <c:v>0.51977972900000002</c:v>
                </c:pt>
                <c:pt idx="2240">
                  <c:v>-0.51913041100000001</c:v>
                </c:pt>
                <c:pt idx="2241">
                  <c:v>-3.2924529680000001</c:v>
                </c:pt>
                <c:pt idx="2242">
                  <c:v>-4.7074693669999998</c:v>
                </c:pt>
                <c:pt idx="2243">
                  <c:v>-3.915803339</c:v>
                </c:pt>
                <c:pt idx="2244">
                  <c:v>-2.052167684</c:v>
                </c:pt>
                <c:pt idx="2245">
                  <c:v>0.45691017900000003</c:v>
                </c:pt>
                <c:pt idx="2246">
                  <c:v>2.322112642</c:v>
                </c:pt>
                <c:pt idx="2247">
                  <c:v>3.2573898419999998</c:v>
                </c:pt>
                <c:pt idx="2248">
                  <c:v>1.3379634119999999</c:v>
                </c:pt>
                <c:pt idx="2249">
                  <c:v>-2.073400377</c:v>
                </c:pt>
                <c:pt idx="2250">
                  <c:v>-4.5637630600000003</c:v>
                </c:pt>
                <c:pt idx="2251">
                  <c:v>-6.0300270830000002</c:v>
                </c:pt>
                <c:pt idx="2252">
                  <c:v>-6.8323807739999998</c:v>
                </c:pt>
                <c:pt idx="2253">
                  <c:v>-6.7586999409999997</c:v>
                </c:pt>
                <c:pt idx="2254">
                  <c:v>-5.3233591159999998</c:v>
                </c:pt>
                <c:pt idx="2255">
                  <c:v>-3.5536630690000002</c:v>
                </c:pt>
                <c:pt idx="2256">
                  <c:v>-1.602650031</c:v>
                </c:pt>
                <c:pt idx="2257">
                  <c:v>-1.832167407</c:v>
                </c:pt>
                <c:pt idx="2258">
                  <c:v>-3.6076389679999998</c:v>
                </c:pt>
                <c:pt idx="2259">
                  <c:v>-6.3086032970000003</c:v>
                </c:pt>
                <c:pt idx="2260">
                  <c:v>-8.0505189179999999</c:v>
                </c:pt>
                <c:pt idx="2261">
                  <c:v>-8.3223917870000008</c:v>
                </c:pt>
                <c:pt idx="2262">
                  <c:v>-6.3798082269999998</c:v>
                </c:pt>
                <c:pt idx="2263">
                  <c:v>-4.2352922460000002</c:v>
                </c:pt>
                <c:pt idx="2264">
                  <c:v>-3.4155224890000002</c:v>
                </c:pt>
                <c:pt idx="2265">
                  <c:v>-5.0168414759999997</c:v>
                </c:pt>
                <c:pt idx="2266">
                  <c:v>-5.5181432340000001</c:v>
                </c:pt>
                <c:pt idx="2267">
                  <c:v>-5.2397683180000003</c:v>
                </c:pt>
                <c:pt idx="2268">
                  <c:v>-4.8103540870000003</c:v>
                </c:pt>
                <c:pt idx="2269">
                  <c:v>-4.047738131</c:v>
                </c:pt>
                <c:pt idx="2270">
                  <c:v>-4.0523461870000004</c:v>
                </c:pt>
                <c:pt idx="2271">
                  <c:v>-4.6481532080000001</c:v>
                </c:pt>
                <c:pt idx="2272">
                  <c:v>-4.8598657889999997</c:v>
                </c:pt>
                <c:pt idx="2273">
                  <c:v>-5.243608268</c:v>
                </c:pt>
                <c:pt idx="2274">
                  <c:v>-6.0986563309999999</c:v>
                </c:pt>
                <c:pt idx="2275">
                  <c:v>-6.755664511</c:v>
                </c:pt>
                <c:pt idx="2276">
                  <c:v>-6.8278797789999999</c:v>
                </c:pt>
                <c:pt idx="2277">
                  <c:v>-6.240642018</c:v>
                </c:pt>
                <c:pt idx="2278">
                  <c:v>-6.1699077600000001</c:v>
                </c:pt>
                <c:pt idx="2279">
                  <c:v>-5.5939181060000003</c:v>
                </c:pt>
                <c:pt idx="2280">
                  <c:v>-5.420026558</c:v>
                </c:pt>
                <c:pt idx="2281">
                  <c:v>-4.9190634390000003</c:v>
                </c:pt>
                <c:pt idx="2282">
                  <c:v>-4.1785063649999996</c:v>
                </c:pt>
                <c:pt idx="2283">
                  <c:v>-3.8401108370000001</c:v>
                </c:pt>
                <c:pt idx="2284">
                  <c:v>-3.7130317920000002</c:v>
                </c:pt>
                <c:pt idx="2285">
                  <c:v>-3.759567385</c:v>
                </c:pt>
                <c:pt idx="2286">
                  <c:v>-4.0572759510000003</c:v>
                </c:pt>
                <c:pt idx="2287">
                  <c:v>-4.4295704220000003</c:v>
                </c:pt>
                <c:pt idx="2288">
                  <c:v>-4.5076571689999998</c:v>
                </c:pt>
                <c:pt idx="2289">
                  <c:v>-4.8238729820000001</c:v>
                </c:pt>
                <c:pt idx="2290">
                  <c:v>-4.820949927</c:v>
                </c:pt>
                <c:pt idx="2291">
                  <c:v>-4.6648884510000004</c:v>
                </c:pt>
                <c:pt idx="2292">
                  <c:v>-5.0388416080000002</c:v>
                </c:pt>
                <c:pt idx="2293">
                  <c:v>-5.4458933380000003</c:v>
                </c:pt>
                <c:pt idx="2294">
                  <c:v>-5.3617160249999998</c:v>
                </c:pt>
                <c:pt idx="2295">
                  <c:v>-4.9208330919999996</c:v>
                </c:pt>
                <c:pt idx="2296">
                  <c:v>-4.3633476629999999</c:v>
                </c:pt>
                <c:pt idx="2297">
                  <c:v>-4.149663629</c:v>
                </c:pt>
                <c:pt idx="2298">
                  <c:v>-4.0077844779999996</c:v>
                </c:pt>
                <c:pt idx="2299">
                  <c:v>-4.7232443379999998</c:v>
                </c:pt>
                <c:pt idx="2300">
                  <c:v>-4.4431621679999997</c:v>
                </c:pt>
                <c:pt idx="2301">
                  <c:v>-3.4238864800000002</c:v>
                </c:pt>
                <c:pt idx="2302">
                  <c:v>-2.7505073759999998</c:v>
                </c:pt>
                <c:pt idx="2303">
                  <c:v>-2.0046921530000001</c:v>
                </c:pt>
                <c:pt idx="2304">
                  <c:v>-1.805870131</c:v>
                </c:pt>
                <c:pt idx="2305">
                  <c:v>-1.920286205</c:v>
                </c:pt>
                <c:pt idx="2306">
                  <c:v>-2.9973015639999998</c:v>
                </c:pt>
                <c:pt idx="2307">
                  <c:v>-5.3692995000000003</c:v>
                </c:pt>
                <c:pt idx="2308">
                  <c:v>-7.4462061720000001</c:v>
                </c:pt>
                <c:pt idx="2309">
                  <c:v>-7.834831769</c:v>
                </c:pt>
                <c:pt idx="2310">
                  <c:v>-7.2333330499999997</c:v>
                </c:pt>
                <c:pt idx="2311">
                  <c:v>-5.8135056389999997</c:v>
                </c:pt>
                <c:pt idx="2312">
                  <c:v>-3.9279476830000002</c:v>
                </c:pt>
                <c:pt idx="2313">
                  <c:v>-2.7226827039999999</c:v>
                </c:pt>
                <c:pt idx="2314">
                  <c:v>-2.6240945999999998</c:v>
                </c:pt>
                <c:pt idx="2315">
                  <c:v>-3.2255715820000002</c:v>
                </c:pt>
                <c:pt idx="2316">
                  <c:v>-4.1596855350000004</c:v>
                </c:pt>
                <c:pt idx="2317">
                  <c:v>-4.8527440620000002</c:v>
                </c:pt>
                <c:pt idx="2318">
                  <c:v>-5.5841985129999996</c:v>
                </c:pt>
                <c:pt idx="2319">
                  <c:v>-6.5648995870000002</c:v>
                </c:pt>
                <c:pt idx="2320">
                  <c:v>-6.9019246450000002</c:v>
                </c:pt>
                <c:pt idx="2321">
                  <c:v>-5.3933343420000002</c:v>
                </c:pt>
                <c:pt idx="2322">
                  <c:v>-4.5023419430000002</c:v>
                </c:pt>
                <c:pt idx="2323">
                  <c:v>-3.8321173439999998</c:v>
                </c:pt>
                <c:pt idx="2324">
                  <c:v>-3.7067004730000002</c:v>
                </c:pt>
                <c:pt idx="2325">
                  <c:v>-4.2532310689999999</c:v>
                </c:pt>
                <c:pt idx="2326">
                  <c:v>-5.3252172020000001</c:v>
                </c:pt>
                <c:pt idx="2327">
                  <c:v>-7.2809832999999999</c:v>
                </c:pt>
                <c:pt idx="2328">
                  <c:v>-8.9789516079999991</c:v>
                </c:pt>
                <c:pt idx="2329">
                  <c:v>-9.1746665079999996</c:v>
                </c:pt>
                <c:pt idx="2330">
                  <c:v>-9.6965064739999995</c:v>
                </c:pt>
                <c:pt idx="2331">
                  <c:v>-8.803834706</c:v>
                </c:pt>
              </c:numCache>
            </c:numRef>
          </c:val>
          <c:smooth val="0"/>
          <c:extLst>
            <c:ext xmlns:c16="http://schemas.microsoft.com/office/drawing/2014/chart" uri="{C3380CC4-5D6E-409C-BE32-E72D297353CC}">
              <c16:uniqueId val="{00000000-68B8-4F26-870B-D6B92880E785}"/>
            </c:ext>
          </c:extLst>
        </c:ser>
        <c:ser>
          <c:idx val="1"/>
          <c:order val="1"/>
          <c:tx>
            <c:strRef>
              <c:f>accelerometer!$G$1</c:f>
              <c:strCache>
                <c:ptCount val="1"/>
                <c:pt idx="0">
                  <c:v>Accel_Y</c:v>
                </c:pt>
              </c:strCache>
            </c:strRef>
          </c:tx>
          <c:spPr>
            <a:ln w="28575" cap="rnd">
              <a:solidFill>
                <a:schemeClr val="accent2"/>
              </a:solidFill>
              <a:round/>
            </a:ln>
            <a:effectLst/>
          </c:spPr>
          <c:marker>
            <c:symbol val="none"/>
          </c:marker>
          <c:val>
            <c:numRef>
              <c:f>accelerometer!$G$2:$G$2333</c:f>
              <c:numCache>
                <c:formatCode>General</c:formatCode>
                <c:ptCount val="2332"/>
                <c:pt idx="0">
                  <c:v>-0.52068542200000001</c:v>
                </c:pt>
                <c:pt idx="1">
                  <c:v>-0.42460268800000001</c:v>
                </c:pt>
                <c:pt idx="2">
                  <c:v>-0.424555301</c:v>
                </c:pt>
                <c:pt idx="3">
                  <c:v>-0.54902358699999998</c:v>
                </c:pt>
                <c:pt idx="4">
                  <c:v>-0.426113358</c:v>
                </c:pt>
                <c:pt idx="5">
                  <c:v>-0.54673607099999999</c:v>
                </c:pt>
                <c:pt idx="6">
                  <c:v>-0.3865729</c:v>
                </c:pt>
                <c:pt idx="7">
                  <c:v>-0.436391158</c:v>
                </c:pt>
                <c:pt idx="8">
                  <c:v>-0.41648718800000001</c:v>
                </c:pt>
                <c:pt idx="9">
                  <c:v>-0.447623834</c:v>
                </c:pt>
                <c:pt idx="10">
                  <c:v>-0.355306599</c:v>
                </c:pt>
                <c:pt idx="11">
                  <c:v>-0.467207021</c:v>
                </c:pt>
                <c:pt idx="12">
                  <c:v>-0.494634395</c:v>
                </c:pt>
                <c:pt idx="13">
                  <c:v>-0.49304478099999999</c:v>
                </c:pt>
                <c:pt idx="14">
                  <c:v>-0.13171835600000001</c:v>
                </c:pt>
                <c:pt idx="15">
                  <c:v>14.883052660000001</c:v>
                </c:pt>
                <c:pt idx="16">
                  <c:v>18.091157460000002</c:v>
                </c:pt>
                <c:pt idx="17">
                  <c:v>15.8307088</c:v>
                </c:pt>
                <c:pt idx="18">
                  <c:v>11.183284909999999</c:v>
                </c:pt>
                <c:pt idx="19">
                  <c:v>8.008911071</c:v>
                </c:pt>
                <c:pt idx="20">
                  <c:v>8.0620188850000005</c:v>
                </c:pt>
                <c:pt idx="21">
                  <c:v>11.92941924</c:v>
                </c:pt>
                <c:pt idx="22">
                  <c:v>18.296355460000001</c:v>
                </c:pt>
                <c:pt idx="23">
                  <c:v>19.24849326</c:v>
                </c:pt>
                <c:pt idx="24">
                  <c:v>16.249254690000001</c:v>
                </c:pt>
                <c:pt idx="25">
                  <c:v>11.432619320000001</c:v>
                </c:pt>
                <c:pt idx="26">
                  <c:v>7.3334576650000001</c:v>
                </c:pt>
                <c:pt idx="27">
                  <c:v>3.3547710730000002</c:v>
                </c:pt>
                <c:pt idx="28">
                  <c:v>0.67228683899999997</c:v>
                </c:pt>
                <c:pt idx="29">
                  <c:v>-0.28905555999999999</c:v>
                </c:pt>
                <c:pt idx="30">
                  <c:v>-1.710902653</c:v>
                </c:pt>
                <c:pt idx="31">
                  <c:v>-0.87337824900000005</c:v>
                </c:pt>
                <c:pt idx="32">
                  <c:v>0.50360570500000001</c:v>
                </c:pt>
                <c:pt idx="33">
                  <c:v>1.207570654</c:v>
                </c:pt>
                <c:pt idx="34">
                  <c:v>3.8285793610000001</c:v>
                </c:pt>
                <c:pt idx="35">
                  <c:v>2.3531017090000002</c:v>
                </c:pt>
                <c:pt idx="36">
                  <c:v>6.9921797090000002</c:v>
                </c:pt>
                <c:pt idx="37">
                  <c:v>10.095608479999999</c:v>
                </c:pt>
                <c:pt idx="38">
                  <c:v>11.231710059999999</c:v>
                </c:pt>
                <c:pt idx="39">
                  <c:v>8.1506397550000003</c:v>
                </c:pt>
                <c:pt idx="40">
                  <c:v>4.5073565779999996</c:v>
                </c:pt>
                <c:pt idx="41">
                  <c:v>2.2999669659999999</c:v>
                </c:pt>
                <c:pt idx="42">
                  <c:v>-1.563735144</c:v>
                </c:pt>
                <c:pt idx="43">
                  <c:v>-4.4737215600000004</c:v>
                </c:pt>
                <c:pt idx="44">
                  <c:v>-7.3224450670000003</c:v>
                </c:pt>
                <c:pt idx="45">
                  <c:v>-7.4752424380000004</c:v>
                </c:pt>
                <c:pt idx="46">
                  <c:v>-7.4454964209999996</c:v>
                </c:pt>
                <c:pt idx="47">
                  <c:v>-6.9350450219999997</c:v>
                </c:pt>
                <c:pt idx="48">
                  <c:v>-6.3829818720000002</c:v>
                </c:pt>
                <c:pt idx="49">
                  <c:v>-6.4134404859999998</c:v>
                </c:pt>
                <c:pt idx="50">
                  <c:v>-5.0304825600000003</c:v>
                </c:pt>
                <c:pt idx="51">
                  <c:v>-2.0874044930000002</c:v>
                </c:pt>
                <c:pt idx="52">
                  <c:v>4.2237630429999999</c:v>
                </c:pt>
                <c:pt idx="53">
                  <c:v>6.0794262379999999</c:v>
                </c:pt>
                <c:pt idx="54">
                  <c:v>0.21730475499999999</c:v>
                </c:pt>
                <c:pt idx="55">
                  <c:v>-6.2343914429999998</c:v>
                </c:pt>
                <c:pt idx="56">
                  <c:v>-8.85170031</c:v>
                </c:pt>
                <c:pt idx="57">
                  <c:v>-8.9018047120000006</c:v>
                </c:pt>
                <c:pt idx="58">
                  <c:v>-7.4076269860000004</c:v>
                </c:pt>
                <c:pt idx="59">
                  <c:v>-7.3592594790000003</c:v>
                </c:pt>
                <c:pt idx="60">
                  <c:v>-8.647700596</c:v>
                </c:pt>
                <c:pt idx="61">
                  <c:v>-10.250597409999999</c:v>
                </c:pt>
                <c:pt idx="62">
                  <c:v>-11.87473368</c:v>
                </c:pt>
                <c:pt idx="63">
                  <c:v>-10.92630303</c:v>
                </c:pt>
                <c:pt idx="64">
                  <c:v>-5.943724037</c:v>
                </c:pt>
                <c:pt idx="65">
                  <c:v>-7.2237776619999998</c:v>
                </c:pt>
                <c:pt idx="66">
                  <c:v>-6.2608582869999996</c:v>
                </c:pt>
                <c:pt idx="67">
                  <c:v>-6.1527444740000004</c:v>
                </c:pt>
                <c:pt idx="68">
                  <c:v>-3.2109505989999998</c:v>
                </c:pt>
                <c:pt idx="69">
                  <c:v>-0.31370299600000001</c:v>
                </c:pt>
                <c:pt idx="70">
                  <c:v>1.024982643</c:v>
                </c:pt>
                <c:pt idx="71">
                  <c:v>2.0640625940000001</c:v>
                </c:pt>
                <c:pt idx="72">
                  <c:v>0.86831635900000004</c:v>
                </c:pt>
                <c:pt idx="73">
                  <c:v>0.98038114099999996</c:v>
                </c:pt>
                <c:pt idx="74">
                  <c:v>3.3068193520000002</c:v>
                </c:pt>
                <c:pt idx="75">
                  <c:v>10.06833174</c:v>
                </c:pt>
                <c:pt idx="76">
                  <c:v>3.6818088160000002</c:v>
                </c:pt>
                <c:pt idx="77">
                  <c:v>3.5624520999999999E-2</c:v>
                </c:pt>
                <c:pt idx="78">
                  <c:v>0.71985287099999995</c:v>
                </c:pt>
                <c:pt idx="79">
                  <c:v>1.3035808440000001</c:v>
                </c:pt>
                <c:pt idx="80">
                  <c:v>1.799925089</c:v>
                </c:pt>
                <c:pt idx="81">
                  <c:v>2.9003386230000001</c:v>
                </c:pt>
                <c:pt idx="82">
                  <c:v>0.20739993300000001</c:v>
                </c:pt>
                <c:pt idx="83">
                  <c:v>-3.5169960159999998</c:v>
                </c:pt>
                <c:pt idx="84">
                  <c:v>-5.8463846070000001</c:v>
                </c:pt>
                <c:pt idx="85">
                  <c:v>-8.9286496870000001</c:v>
                </c:pt>
                <c:pt idx="86">
                  <c:v>-8.7713579209999999</c:v>
                </c:pt>
                <c:pt idx="87">
                  <c:v>-4.0503670999999999</c:v>
                </c:pt>
                <c:pt idx="88">
                  <c:v>1.5170738E-2</c:v>
                </c:pt>
                <c:pt idx="89">
                  <c:v>-3.0699117650000001</c:v>
                </c:pt>
                <c:pt idx="90">
                  <c:v>-2.809250617</c:v>
                </c:pt>
                <c:pt idx="91">
                  <c:v>4.1848430179999996</c:v>
                </c:pt>
                <c:pt idx="92">
                  <c:v>-2.7949763619999999</c:v>
                </c:pt>
                <c:pt idx="93">
                  <c:v>-13.728136080000001</c:v>
                </c:pt>
                <c:pt idx="94">
                  <c:v>-13.68653291</c:v>
                </c:pt>
                <c:pt idx="95">
                  <c:v>-4.7591440159999996</c:v>
                </c:pt>
                <c:pt idx="96">
                  <c:v>-5.4387778029999998</c:v>
                </c:pt>
                <c:pt idx="97">
                  <c:v>1.7378529810000001</c:v>
                </c:pt>
                <c:pt idx="98">
                  <c:v>-4.6323774049999997</c:v>
                </c:pt>
                <c:pt idx="99">
                  <c:v>-6.5851769669999998</c:v>
                </c:pt>
                <c:pt idx="100">
                  <c:v>-12.3978017</c:v>
                </c:pt>
                <c:pt idx="101">
                  <c:v>-10.69661369</c:v>
                </c:pt>
                <c:pt idx="102">
                  <c:v>-13.847274909999999</c:v>
                </c:pt>
                <c:pt idx="103">
                  <c:v>-15.702059419999999</c:v>
                </c:pt>
                <c:pt idx="104">
                  <c:v>-16.56685667</c:v>
                </c:pt>
                <c:pt idx="105">
                  <c:v>-19.39903305</c:v>
                </c:pt>
                <c:pt idx="106">
                  <c:v>-22.594351939999999</c:v>
                </c:pt>
                <c:pt idx="107">
                  <c:v>-30.23249465</c:v>
                </c:pt>
                <c:pt idx="108">
                  <c:v>-26.129330620000001</c:v>
                </c:pt>
                <c:pt idx="109">
                  <c:v>-19.726413740000002</c:v>
                </c:pt>
                <c:pt idx="110">
                  <c:v>-13.7558334</c:v>
                </c:pt>
                <c:pt idx="111">
                  <c:v>-10.0076263</c:v>
                </c:pt>
                <c:pt idx="112">
                  <c:v>-11.725053490000001</c:v>
                </c:pt>
                <c:pt idx="113">
                  <c:v>-10.66624163</c:v>
                </c:pt>
                <c:pt idx="114">
                  <c:v>-12.35901486</c:v>
                </c:pt>
                <c:pt idx="115">
                  <c:v>-16.631872699999999</c:v>
                </c:pt>
                <c:pt idx="116">
                  <c:v>-38.240084619999998</c:v>
                </c:pt>
                <c:pt idx="117">
                  <c:v>-45.368407679999997</c:v>
                </c:pt>
                <c:pt idx="118">
                  <c:v>-42.580534409999999</c:v>
                </c:pt>
                <c:pt idx="119">
                  <c:v>-35.417865310000003</c:v>
                </c:pt>
                <c:pt idx="120">
                  <c:v>-16.375799870000002</c:v>
                </c:pt>
                <c:pt idx="121">
                  <c:v>-9.5216441379999992</c:v>
                </c:pt>
                <c:pt idx="122">
                  <c:v>-12.915331849999999</c:v>
                </c:pt>
                <c:pt idx="123">
                  <c:v>-8.1983843039999993</c:v>
                </c:pt>
                <c:pt idx="124">
                  <c:v>-11.76200598</c:v>
                </c:pt>
                <c:pt idx="125">
                  <c:v>-16.295077370000001</c:v>
                </c:pt>
                <c:pt idx="126">
                  <c:v>-16.91950726</c:v>
                </c:pt>
                <c:pt idx="127">
                  <c:v>-12.09623588</c:v>
                </c:pt>
                <c:pt idx="128">
                  <c:v>-7.1764369439999998</c:v>
                </c:pt>
                <c:pt idx="129">
                  <c:v>-4.3862279539999998</c:v>
                </c:pt>
                <c:pt idx="130">
                  <c:v>-0.450707354</c:v>
                </c:pt>
                <c:pt idx="131">
                  <c:v>1.031486267</c:v>
                </c:pt>
                <c:pt idx="132">
                  <c:v>0.17522537299999999</c:v>
                </c:pt>
                <c:pt idx="133">
                  <c:v>0.75931141199999996</c:v>
                </c:pt>
                <c:pt idx="134">
                  <c:v>0.60755979599999999</c:v>
                </c:pt>
                <c:pt idx="135">
                  <c:v>1.50276754</c:v>
                </c:pt>
                <c:pt idx="136">
                  <c:v>3.162977454</c:v>
                </c:pt>
                <c:pt idx="137">
                  <c:v>5.6489302600000002</c:v>
                </c:pt>
                <c:pt idx="138">
                  <c:v>9.9859392150000001</c:v>
                </c:pt>
                <c:pt idx="139">
                  <c:v>13.591863829999999</c:v>
                </c:pt>
                <c:pt idx="140">
                  <c:v>17.834949030000001</c:v>
                </c:pt>
                <c:pt idx="141">
                  <c:v>19.83768251</c:v>
                </c:pt>
                <c:pt idx="142">
                  <c:v>23.242672259999999</c:v>
                </c:pt>
                <c:pt idx="143">
                  <c:v>32.286548709999998</c:v>
                </c:pt>
                <c:pt idx="144">
                  <c:v>37.916267759999997</c:v>
                </c:pt>
                <c:pt idx="145">
                  <c:v>44.51244114</c:v>
                </c:pt>
                <c:pt idx="146">
                  <c:v>46.17986981</c:v>
                </c:pt>
                <c:pt idx="147">
                  <c:v>46.120953569999998</c:v>
                </c:pt>
                <c:pt idx="148">
                  <c:v>36.788512930000003</c:v>
                </c:pt>
                <c:pt idx="149">
                  <c:v>21.638640219999999</c:v>
                </c:pt>
                <c:pt idx="150">
                  <c:v>16.939663880000001</c:v>
                </c:pt>
                <c:pt idx="151">
                  <c:v>9.6054676400000005</c:v>
                </c:pt>
                <c:pt idx="152">
                  <c:v>3.4890727610000001</c:v>
                </c:pt>
                <c:pt idx="153">
                  <c:v>-4.6756003770000003</c:v>
                </c:pt>
                <c:pt idx="154">
                  <c:v>-43.044700919999997</c:v>
                </c:pt>
                <c:pt idx="155">
                  <c:v>-31.113154699999999</c:v>
                </c:pt>
                <c:pt idx="156">
                  <c:v>-8.4560832500000007</c:v>
                </c:pt>
                <c:pt idx="157">
                  <c:v>23.578510479999998</c:v>
                </c:pt>
                <c:pt idx="158">
                  <c:v>16.121857299999999</c:v>
                </c:pt>
                <c:pt idx="159">
                  <c:v>14.281435289999999</c:v>
                </c:pt>
                <c:pt idx="160">
                  <c:v>11.56282884</c:v>
                </c:pt>
                <c:pt idx="161">
                  <c:v>9.5980067780000002</c:v>
                </c:pt>
                <c:pt idx="162">
                  <c:v>8.0641375770000003</c:v>
                </c:pt>
                <c:pt idx="163">
                  <c:v>6.9830903160000002</c:v>
                </c:pt>
                <c:pt idx="164">
                  <c:v>5.3996681110000004</c:v>
                </c:pt>
                <c:pt idx="165">
                  <c:v>3.4514516629999998</c:v>
                </c:pt>
                <c:pt idx="166">
                  <c:v>3.3661852300000001</c:v>
                </c:pt>
                <c:pt idx="167">
                  <c:v>2.8824867599999999</c:v>
                </c:pt>
                <c:pt idx="168">
                  <c:v>3.2992658210000001</c:v>
                </c:pt>
                <c:pt idx="169">
                  <c:v>5.0347481409999997</c:v>
                </c:pt>
                <c:pt idx="170">
                  <c:v>4.6017164709999996</c:v>
                </c:pt>
                <c:pt idx="171">
                  <c:v>5.4831973180000002</c:v>
                </c:pt>
                <c:pt idx="172">
                  <c:v>6.9780779720000004</c:v>
                </c:pt>
                <c:pt idx="173">
                  <c:v>7.2918693049999996</c:v>
                </c:pt>
                <c:pt idx="174">
                  <c:v>9.2321950519999998</c:v>
                </c:pt>
                <c:pt idx="175">
                  <c:v>8.9341946550000007</c:v>
                </c:pt>
                <c:pt idx="176">
                  <c:v>8.5220301139999997</c:v>
                </c:pt>
                <c:pt idx="177">
                  <c:v>8.8332649889999999</c:v>
                </c:pt>
                <c:pt idx="178">
                  <c:v>8.7035762430000005</c:v>
                </c:pt>
                <c:pt idx="179">
                  <c:v>10.76924844</c:v>
                </c:pt>
                <c:pt idx="180">
                  <c:v>13.125067870000001</c:v>
                </c:pt>
                <c:pt idx="181">
                  <c:v>15.00970332</c:v>
                </c:pt>
                <c:pt idx="182">
                  <c:v>17.311194749999999</c:v>
                </c:pt>
                <c:pt idx="183">
                  <c:v>19.031298450000001</c:v>
                </c:pt>
                <c:pt idx="184">
                  <c:v>20.92244518</c:v>
                </c:pt>
                <c:pt idx="185">
                  <c:v>23.255301339999999</c:v>
                </c:pt>
                <c:pt idx="186">
                  <c:v>27.213952469999999</c:v>
                </c:pt>
                <c:pt idx="187">
                  <c:v>32.314094869999998</c:v>
                </c:pt>
                <c:pt idx="188">
                  <c:v>41.214528819999998</c:v>
                </c:pt>
                <c:pt idx="189">
                  <c:v>52.610492559999997</c:v>
                </c:pt>
                <c:pt idx="190">
                  <c:v>56.518565289999998</c:v>
                </c:pt>
                <c:pt idx="191">
                  <c:v>34.118723799999998</c:v>
                </c:pt>
                <c:pt idx="192">
                  <c:v>17.388474250000002</c:v>
                </c:pt>
                <c:pt idx="193">
                  <c:v>11.14019841</c:v>
                </c:pt>
                <c:pt idx="194">
                  <c:v>7.4466932559999996</c:v>
                </c:pt>
                <c:pt idx="195">
                  <c:v>4.6020449640000001</c:v>
                </c:pt>
                <c:pt idx="196">
                  <c:v>10.10137237</c:v>
                </c:pt>
                <c:pt idx="197">
                  <c:v>6.8832715320000002</c:v>
                </c:pt>
                <c:pt idx="198">
                  <c:v>-2.6971597279999999</c:v>
                </c:pt>
                <c:pt idx="199">
                  <c:v>-6.7132898509999999</c:v>
                </c:pt>
                <c:pt idx="200">
                  <c:v>-13.374351689999999</c:v>
                </c:pt>
                <c:pt idx="201">
                  <c:v>-18.371347929999999</c:v>
                </c:pt>
                <c:pt idx="202">
                  <c:v>-18.429829470000001</c:v>
                </c:pt>
                <c:pt idx="203">
                  <c:v>-20.68730283</c:v>
                </c:pt>
                <c:pt idx="204">
                  <c:v>-23.112849929999999</c:v>
                </c:pt>
                <c:pt idx="205">
                  <c:v>-24.243417019999999</c:v>
                </c:pt>
                <c:pt idx="206">
                  <c:v>-26.279452020000001</c:v>
                </c:pt>
                <c:pt idx="207">
                  <c:v>-27.38472153</c:v>
                </c:pt>
                <c:pt idx="208">
                  <c:v>-27.884967499999998</c:v>
                </c:pt>
                <c:pt idx="209">
                  <c:v>-28.613912280000001</c:v>
                </c:pt>
                <c:pt idx="210">
                  <c:v>-28.779569819999999</c:v>
                </c:pt>
                <c:pt idx="211">
                  <c:v>-29.158246980000001</c:v>
                </c:pt>
                <c:pt idx="212">
                  <c:v>-29.537312530000001</c:v>
                </c:pt>
                <c:pt idx="213">
                  <c:v>-30.46286855</c:v>
                </c:pt>
                <c:pt idx="214">
                  <c:v>-30.19604897</c:v>
                </c:pt>
                <c:pt idx="215">
                  <c:v>-31.281713870000001</c:v>
                </c:pt>
                <c:pt idx="216">
                  <c:v>-32.026074739999999</c:v>
                </c:pt>
                <c:pt idx="217">
                  <c:v>-32.511789970000002</c:v>
                </c:pt>
                <c:pt idx="218">
                  <c:v>-33.13784193</c:v>
                </c:pt>
                <c:pt idx="219">
                  <c:v>-32.990692299999999</c:v>
                </c:pt>
                <c:pt idx="220">
                  <c:v>-32.372864759999999</c:v>
                </c:pt>
                <c:pt idx="221">
                  <c:v>-31.034127990000002</c:v>
                </c:pt>
                <c:pt idx="222">
                  <c:v>-28.347951330000001</c:v>
                </c:pt>
                <c:pt idx="223">
                  <c:v>-26.217613409999998</c:v>
                </c:pt>
                <c:pt idx="224">
                  <c:v>-22.212153010000002</c:v>
                </c:pt>
                <c:pt idx="225">
                  <c:v>-20.508016019999999</c:v>
                </c:pt>
                <c:pt idx="226">
                  <c:v>-18.34865044</c:v>
                </c:pt>
                <c:pt idx="227">
                  <c:v>-17.233939700000001</c:v>
                </c:pt>
                <c:pt idx="228">
                  <c:v>-11.1754386</c:v>
                </c:pt>
                <c:pt idx="229">
                  <c:v>0.15967268100000001</c:v>
                </c:pt>
                <c:pt idx="230">
                  <c:v>28.624415389999999</c:v>
                </c:pt>
                <c:pt idx="231">
                  <c:v>65.749124679999994</c:v>
                </c:pt>
                <c:pt idx="232">
                  <c:v>63.181120849999999</c:v>
                </c:pt>
                <c:pt idx="233">
                  <c:v>46.175964329999999</c:v>
                </c:pt>
                <c:pt idx="234">
                  <c:v>37.634570439999997</c:v>
                </c:pt>
                <c:pt idx="235">
                  <c:v>33.384551389999999</c:v>
                </c:pt>
                <c:pt idx="236">
                  <c:v>33.276939220000003</c:v>
                </c:pt>
                <c:pt idx="237">
                  <c:v>34.263073759999997</c:v>
                </c:pt>
                <c:pt idx="238">
                  <c:v>34.924568540000003</c:v>
                </c:pt>
                <c:pt idx="239">
                  <c:v>36.82065532</c:v>
                </c:pt>
                <c:pt idx="240">
                  <c:v>30.44042666</c:v>
                </c:pt>
                <c:pt idx="241">
                  <c:v>25.855329699999999</c:v>
                </c:pt>
                <c:pt idx="242">
                  <c:v>23.202493029999999</c:v>
                </c:pt>
                <c:pt idx="243">
                  <c:v>21.360459150000001</c:v>
                </c:pt>
                <c:pt idx="244">
                  <c:v>20.79695881</c:v>
                </c:pt>
                <c:pt idx="245">
                  <c:v>19.685176940000002</c:v>
                </c:pt>
                <c:pt idx="246">
                  <c:v>18.71836184</c:v>
                </c:pt>
                <c:pt idx="247">
                  <c:v>17.513715059999999</c:v>
                </c:pt>
                <c:pt idx="248">
                  <c:v>15.992823</c:v>
                </c:pt>
                <c:pt idx="249">
                  <c:v>14.79803701</c:v>
                </c:pt>
                <c:pt idx="250">
                  <c:v>15.0224533</c:v>
                </c:pt>
                <c:pt idx="251">
                  <c:v>15.3829175</c:v>
                </c:pt>
                <c:pt idx="252">
                  <c:v>15.811514239999999</c:v>
                </c:pt>
                <c:pt idx="253">
                  <c:v>15.76969437</c:v>
                </c:pt>
                <c:pt idx="254">
                  <c:v>15.930664739999999</c:v>
                </c:pt>
                <c:pt idx="255">
                  <c:v>16.315723770000002</c:v>
                </c:pt>
                <c:pt idx="256">
                  <c:v>17.297232900000001</c:v>
                </c:pt>
                <c:pt idx="257">
                  <c:v>18.207442109999999</c:v>
                </c:pt>
                <c:pt idx="258">
                  <c:v>18.699785890000001</c:v>
                </c:pt>
                <c:pt idx="259">
                  <c:v>19.434528709999999</c:v>
                </c:pt>
                <c:pt idx="260">
                  <c:v>19.752555650000001</c:v>
                </c:pt>
                <c:pt idx="261">
                  <c:v>19.544375349999999</c:v>
                </c:pt>
                <c:pt idx="262">
                  <c:v>20.34959052</c:v>
                </c:pt>
                <c:pt idx="263">
                  <c:v>21.613993019999999</c:v>
                </c:pt>
                <c:pt idx="264">
                  <c:v>22.733418489999998</c:v>
                </c:pt>
                <c:pt idx="265">
                  <c:v>23.516157960000001</c:v>
                </c:pt>
                <c:pt idx="266">
                  <c:v>23.328713149999999</c:v>
                </c:pt>
                <c:pt idx="267">
                  <c:v>23.750887930000001</c:v>
                </c:pt>
                <c:pt idx="268">
                  <c:v>24.017221989999999</c:v>
                </c:pt>
                <c:pt idx="269">
                  <c:v>25.58564488</c:v>
                </c:pt>
                <c:pt idx="270">
                  <c:v>31.345994350000002</c:v>
                </c:pt>
                <c:pt idx="271">
                  <c:v>38.697564640000003</c:v>
                </c:pt>
                <c:pt idx="272">
                  <c:v>48.141759999999998</c:v>
                </c:pt>
                <c:pt idx="273">
                  <c:v>56.072263460000002</c:v>
                </c:pt>
                <c:pt idx="274">
                  <c:v>56.4877781</c:v>
                </c:pt>
                <c:pt idx="275">
                  <c:v>50.646665059999997</c:v>
                </c:pt>
                <c:pt idx="276">
                  <c:v>47.221616660000002</c:v>
                </c:pt>
                <c:pt idx="277">
                  <c:v>47.752600110000003</c:v>
                </c:pt>
                <c:pt idx="278">
                  <c:v>50.148693369999997</c:v>
                </c:pt>
                <c:pt idx="279">
                  <c:v>53.478276649999998</c:v>
                </c:pt>
                <c:pt idx="280">
                  <c:v>48.215203979999998</c:v>
                </c:pt>
                <c:pt idx="281">
                  <c:v>39.16516953</c:v>
                </c:pt>
                <c:pt idx="282">
                  <c:v>26.681731630000002</c:v>
                </c:pt>
                <c:pt idx="283">
                  <c:v>16.177076710000001</c:v>
                </c:pt>
                <c:pt idx="284">
                  <c:v>9.1002210320000003</c:v>
                </c:pt>
                <c:pt idx="285">
                  <c:v>2.2375987739999998</c:v>
                </c:pt>
                <c:pt idx="286">
                  <c:v>-2.3092474410000001</c:v>
                </c:pt>
                <c:pt idx="287">
                  <c:v>-6.4932120319999997</c:v>
                </c:pt>
                <c:pt idx="288">
                  <c:v>-10.571205109999999</c:v>
                </c:pt>
                <c:pt idx="289">
                  <c:v>-13.75804589</c:v>
                </c:pt>
                <c:pt idx="290">
                  <c:v>-16.628620529999999</c:v>
                </c:pt>
                <c:pt idx="291">
                  <c:v>-18.502802119999998</c:v>
                </c:pt>
                <c:pt idx="292">
                  <c:v>-19.998076820000001</c:v>
                </c:pt>
                <c:pt idx="293">
                  <c:v>-20.418337350000002</c:v>
                </c:pt>
                <c:pt idx="294">
                  <c:v>-21.634166929999999</c:v>
                </c:pt>
                <c:pt idx="295">
                  <c:v>-21.51931862</c:v>
                </c:pt>
                <c:pt idx="296">
                  <c:v>-22.025959919999998</c:v>
                </c:pt>
                <c:pt idx="297">
                  <c:v>-22.97452436</c:v>
                </c:pt>
                <c:pt idx="298">
                  <c:v>-23.324310449999999</c:v>
                </c:pt>
                <c:pt idx="299">
                  <c:v>-24.19997219</c:v>
                </c:pt>
                <c:pt idx="300">
                  <c:v>-25.246982129999999</c:v>
                </c:pt>
                <c:pt idx="301">
                  <c:v>-26.47030037</c:v>
                </c:pt>
                <c:pt idx="302">
                  <c:v>-27.16514106</c:v>
                </c:pt>
                <c:pt idx="303">
                  <c:v>-27.420496620000002</c:v>
                </c:pt>
                <c:pt idx="304">
                  <c:v>-26.998242149999999</c:v>
                </c:pt>
                <c:pt idx="305">
                  <c:v>-25.69149934</c:v>
                </c:pt>
                <c:pt idx="306">
                  <c:v>-25.036256259999998</c:v>
                </c:pt>
                <c:pt idx="307">
                  <c:v>-24.564555240000001</c:v>
                </c:pt>
                <c:pt idx="308">
                  <c:v>-24.080701850000001</c:v>
                </c:pt>
                <c:pt idx="309">
                  <c:v>-24.432982580000001</c:v>
                </c:pt>
                <c:pt idx="310">
                  <c:v>-25.216611790000002</c:v>
                </c:pt>
                <c:pt idx="311">
                  <c:v>-23.694307890000001</c:v>
                </c:pt>
                <c:pt idx="312">
                  <c:v>-22.386995089999999</c:v>
                </c:pt>
                <c:pt idx="313">
                  <c:v>-20.207984459999999</c:v>
                </c:pt>
                <c:pt idx="314">
                  <c:v>-17.95149241</c:v>
                </c:pt>
                <c:pt idx="315">
                  <c:v>-15.569603280000001</c:v>
                </c:pt>
                <c:pt idx="316">
                  <c:v>-8.5119547119999996</c:v>
                </c:pt>
                <c:pt idx="317">
                  <c:v>0.53897218499999999</c:v>
                </c:pt>
                <c:pt idx="318">
                  <c:v>24.926548400000001</c:v>
                </c:pt>
                <c:pt idx="319">
                  <c:v>41.631446990000001</c:v>
                </c:pt>
                <c:pt idx="320">
                  <c:v>36.1002504</c:v>
                </c:pt>
                <c:pt idx="321">
                  <c:v>35.661046110000001</c:v>
                </c:pt>
                <c:pt idx="322">
                  <c:v>37.889891310000003</c:v>
                </c:pt>
                <c:pt idx="323">
                  <c:v>41.170287139999999</c:v>
                </c:pt>
                <c:pt idx="324">
                  <c:v>40.983172089999997</c:v>
                </c:pt>
                <c:pt idx="325">
                  <c:v>38.51314558</c:v>
                </c:pt>
                <c:pt idx="326">
                  <c:v>33.192988669999998</c:v>
                </c:pt>
                <c:pt idx="327">
                  <c:v>30.441987480000002</c:v>
                </c:pt>
                <c:pt idx="328">
                  <c:v>29.764405109999998</c:v>
                </c:pt>
                <c:pt idx="329">
                  <c:v>31.63826336</c:v>
                </c:pt>
                <c:pt idx="330">
                  <c:v>32.902630000000002</c:v>
                </c:pt>
                <c:pt idx="331">
                  <c:v>33.87887052</c:v>
                </c:pt>
                <c:pt idx="332">
                  <c:v>37.529473969999998</c:v>
                </c:pt>
                <c:pt idx="333">
                  <c:v>39.695378460000001</c:v>
                </c:pt>
                <c:pt idx="334">
                  <c:v>40.108431760000002</c:v>
                </c:pt>
                <c:pt idx="335">
                  <c:v>40.623310920000002</c:v>
                </c:pt>
                <c:pt idx="336">
                  <c:v>40.570863920000001</c:v>
                </c:pt>
                <c:pt idx="337">
                  <c:v>39.107724189999999</c:v>
                </c:pt>
                <c:pt idx="338">
                  <c:v>38.22735849</c:v>
                </c:pt>
                <c:pt idx="339">
                  <c:v>38.93762237</c:v>
                </c:pt>
                <c:pt idx="340">
                  <c:v>42.191384280000001</c:v>
                </c:pt>
                <c:pt idx="341">
                  <c:v>44.19525763</c:v>
                </c:pt>
                <c:pt idx="342">
                  <c:v>46.736603170000002</c:v>
                </c:pt>
                <c:pt idx="343">
                  <c:v>39.439207140000001</c:v>
                </c:pt>
                <c:pt idx="344">
                  <c:v>33.81203636</c:v>
                </c:pt>
                <c:pt idx="345">
                  <c:v>30.991224119999998</c:v>
                </c:pt>
                <c:pt idx="346">
                  <c:v>29.418471889999999</c:v>
                </c:pt>
                <c:pt idx="347">
                  <c:v>31.511959399999999</c:v>
                </c:pt>
                <c:pt idx="348">
                  <c:v>33.906952439999998</c:v>
                </c:pt>
                <c:pt idx="349">
                  <c:v>36.997643250000003</c:v>
                </c:pt>
                <c:pt idx="350">
                  <c:v>39.307826650000003</c:v>
                </c:pt>
                <c:pt idx="351">
                  <c:v>40.19898783</c:v>
                </c:pt>
                <c:pt idx="352">
                  <c:v>37.949772029999998</c:v>
                </c:pt>
                <c:pt idx="353">
                  <c:v>34.98312087</c:v>
                </c:pt>
                <c:pt idx="354">
                  <c:v>33.941696800000003</c:v>
                </c:pt>
                <c:pt idx="355">
                  <c:v>34.713592749999997</c:v>
                </c:pt>
                <c:pt idx="356">
                  <c:v>36.38934948</c:v>
                </c:pt>
                <c:pt idx="357">
                  <c:v>39.503541230000003</c:v>
                </c:pt>
                <c:pt idx="358">
                  <c:v>42.405811440000001</c:v>
                </c:pt>
                <c:pt idx="359">
                  <c:v>43.156328799999997</c:v>
                </c:pt>
                <c:pt idx="360">
                  <c:v>41.130305970000002</c:v>
                </c:pt>
                <c:pt idx="361">
                  <c:v>40.002982080000002</c:v>
                </c:pt>
                <c:pt idx="362">
                  <c:v>37.181146890000001</c:v>
                </c:pt>
                <c:pt idx="363">
                  <c:v>37.85641373</c:v>
                </c:pt>
                <c:pt idx="364">
                  <c:v>40.263755519999997</c:v>
                </c:pt>
                <c:pt idx="365">
                  <c:v>45.290369859999998</c:v>
                </c:pt>
                <c:pt idx="366">
                  <c:v>52.929219750000001</c:v>
                </c:pt>
                <c:pt idx="367">
                  <c:v>58.032050929999997</c:v>
                </c:pt>
                <c:pt idx="368">
                  <c:v>58.446274469999999</c:v>
                </c:pt>
                <c:pt idx="369">
                  <c:v>51.872233049999998</c:v>
                </c:pt>
                <c:pt idx="370">
                  <c:v>45.654722470000003</c:v>
                </c:pt>
                <c:pt idx="371">
                  <c:v>46.171144220000002</c:v>
                </c:pt>
                <c:pt idx="372">
                  <c:v>50.5590671</c:v>
                </c:pt>
                <c:pt idx="373">
                  <c:v>56.562923840000003</c:v>
                </c:pt>
                <c:pt idx="374">
                  <c:v>56.425230839999998</c:v>
                </c:pt>
                <c:pt idx="375">
                  <c:v>49.023997610000002</c:v>
                </c:pt>
                <c:pt idx="376">
                  <c:v>38.774935339999999</c:v>
                </c:pt>
                <c:pt idx="377">
                  <c:v>30.175745360000001</c:v>
                </c:pt>
                <c:pt idx="378">
                  <c:v>23.727787930000002</c:v>
                </c:pt>
                <c:pt idx="379">
                  <c:v>17.655229160000001</c:v>
                </c:pt>
                <c:pt idx="380">
                  <c:v>10.86509712</c:v>
                </c:pt>
                <c:pt idx="381">
                  <c:v>6.0697663620000002</c:v>
                </c:pt>
                <c:pt idx="382">
                  <c:v>-0.28428523700000002</c:v>
                </c:pt>
                <c:pt idx="383">
                  <c:v>-5.9579940020000004</c:v>
                </c:pt>
                <c:pt idx="384">
                  <c:v>-9.4708889440000004</c:v>
                </c:pt>
                <c:pt idx="385">
                  <c:v>-12.08346431</c:v>
                </c:pt>
                <c:pt idx="386">
                  <c:v>-10.05758951</c:v>
                </c:pt>
                <c:pt idx="387">
                  <c:v>-8.6173803610000004</c:v>
                </c:pt>
                <c:pt idx="388">
                  <c:v>-8.4715847889999996</c:v>
                </c:pt>
                <c:pt idx="389">
                  <c:v>-9.5759044430000007</c:v>
                </c:pt>
                <c:pt idx="390">
                  <c:v>-11.325206189999999</c:v>
                </c:pt>
                <c:pt idx="391">
                  <c:v>-12.922179160000001</c:v>
                </c:pt>
                <c:pt idx="392">
                  <c:v>-14.00709045</c:v>
                </c:pt>
                <c:pt idx="393">
                  <c:v>-14.764766010000001</c:v>
                </c:pt>
                <c:pt idx="394">
                  <c:v>-15.125053879999999</c:v>
                </c:pt>
                <c:pt idx="395">
                  <c:v>-15.135410419999999</c:v>
                </c:pt>
                <c:pt idx="396">
                  <c:v>-14.916262400000001</c:v>
                </c:pt>
                <c:pt idx="397">
                  <c:v>-15.04989599</c:v>
                </c:pt>
                <c:pt idx="398">
                  <c:v>-15.114703970000001</c:v>
                </c:pt>
                <c:pt idx="399">
                  <c:v>-15.575702489999999</c:v>
                </c:pt>
                <c:pt idx="400">
                  <c:v>-16.456894370000001</c:v>
                </c:pt>
                <c:pt idx="401">
                  <c:v>-16.957698260000001</c:v>
                </c:pt>
                <c:pt idx="402">
                  <c:v>-17.736952840000001</c:v>
                </c:pt>
                <c:pt idx="403">
                  <c:v>-15.019896770000001</c:v>
                </c:pt>
                <c:pt idx="404">
                  <c:v>-10.44448955</c:v>
                </c:pt>
                <c:pt idx="405">
                  <c:v>-10.94264353</c:v>
                </c:pt>
                <c:pt idx="406">
                  <c:v>-7.4959201889999996</c:v>
                </c:pt>
                <c:pt idx="407">
                  <c:v>-7.9900867880000002</c:v>
                </c:pt>
                <c:pt idx="408">
                  <c:v>-10.04179837</c:v>
                </c:pt>
                <c:pt idx="409">
                  <c:v>-9.6051052380000002</c:v>
                </c:pt>
                <c:pt idx="410">
                  <c:v>-8.5661660820000005</c:v>
                </c:pt>
                <c:pt idx="411">
                  <c:v>-5.696125898</c:v>
                </c:pt>
                <c:pt idx="412">
                  <c:v>2.1240809010000001</c:v>
                </c:pt>
                <c:pt idx="413">
                  <c:v>17.75026355</c:v>
                </c:pt>
                <c:pt idx="414">
                  <c:v>27.070519999999998</c:v>
                </c:pt>
                <c:pt idx="415">
                  <c:v>39.166597660000001</c:v>
                </c:pt>
                <c:pt idx="416">
                  <c:v>48.009546999999998</c:v>
                </c:pt>
                <c:pt idx="417">
                  <c:v>53.284723849999999</c:v>
                </c:pt>
                <c:pt idx="418">
                  <c:v>56.575610300000001</c:v>
                </c:pt>
                <c:pt idx="419">
                  <c:v>59.256654599999997</c:v>
                </c:pt>
                <c:pt idx="420">
                  <c:v>63.371885229999997</c:v>
                </c:pt>
                <c:pt idx="421">
                  <c:v>70.029539540000002</c:v>
                </c:pt>
                <c:pt idx="422">
                  <c:v>70.250495099999995</c:v>
                </c:pt>
                <c:pt idx="423">
                  <c:v>67.479808309999996</c:v>
                </c:pt>
                <c:pt idx="424">
                  <c:v>63.071870969999999</c:v>
                </c:pt>
                <c:pt idx="425">
                  <c:v>60.721012770000002</c:v>
                </c:pt>
                <c:pt idx="426">
                  <c:v>55.980264179999999</c:v>
                </c:pt>
                <c:pt idx="427">
                  <c:v>51.351925520000002</c:v>
                </c:pt>
                <c:pt idx="428">
                  <c:v>41.154465889999997</c:v>
                </c:pt>
                <c:pt idx="429">
                  <c:v>36.756465120000001</c:v>
                </c:pt>
                <c:pt idx="430">
                  <c:v>34.842627720000003</c:v>
                </c:pt>
                <c:pt idx="431">
                  <c:v>35.075796629999999</c:v>
                </c:pt>
                <c:pt idx="432">
                  <c:v>38.029436279999999</c:v>
                </c:pt>
                <c:pt idx="433">
                  <c:v>40.250171340000001</c:v>
                </c:pt>
                <c:pt idx="434">
                  <c:v>41.220267759999999</c:v>
                </c:pt>
                <c:pt idx="435">
                  <c:v>40.665864030000002</c:v>
                </c:pt>
                <c:pt idx="436">
                  <c:v>37.693255370000003</c:v>
                </c:pt>
                <c:pt idx="437">
                  <c:v>34.976111299999999</c:v>
                </c:pt>
                <c:pt idx="438">
                  <c:v>33.390930400000002</c:v>
                </c:pt>
                <c:pt idx="439">
                  <c:v>31.402871009999998</c:v>
                </c:pt>
                <c:pt idx="440">
                  <c:v>30.40864783</c:v>
                </c:pt>
                <c:pt idx="441">
                  <c:v>31.22397144</c:v>
                </c:pt>
                <c:pt idx="442">
                  <c:v>32.451400020000001</c:v>
                </c:pt>
                <c:pt idx="443">
                  <c:v>34.148111139999997</c:v>
                </c:pt>
                <c:pt idx="444">
                  <c:v>36.113219979999997</c:v>
                </c:pt>
                <c:pt idx="445">
                  <c:v>37.256946040000003</c:v>
                </c:pt>
                <c:pt idx="446">
                  <c:v>38.15675701</c:v>
                </c:pt>
                <c:pt idx="447">
                  <c:v>37.744253880000002</c:v>
                </c:pt>
                <c:pt idx="448">
                  <c:v>36.802937589999999</c:v>
                </c:pt>
                <c:pt idx="449">
                  <c:v>34.736491170000001</c:v>
                </c:pt>
                <c:pt idx="450">
                  <c:v>32.219876239999998</c:v>
                </c:pt>
                <c:pt idx="451">
                  <c:v>31.098433360000001</c:v>
                </c:pt>
                <c:pt idx="452">
                  <c:v>31.768895220000001</c:v>
                </c:pt>
                <c:pt idx="453">
                  <c:v>34.583915519999998</c:v>
                </c:pt>
                <c:pt idx="454">
                  <c:v>37.685285819999997</c:v>
                </c:pt>
                <c:pt idx="455">
                  <c:v>40.287575789999998</c:v>
                </c:pt>
                <c:pt idx="456">
                  <c:v>42.451574690000001</c:v>
                </c:pt>
                <c:pt idx="457">
                  <c:v>42.642284340000003</c:v>
                </c:pt>
                <c:pt idx="458">
                  <c:v>42.387887300000003</c:v>
                </c:pt>
                <c:pt idx="459">
                  <c:v>40.96512989</c:v>
                </c:pt>
                <c:pt idx="460">
                  <c:v>40.1351303</c:v>
                </c:pt>
                <c:pt idx="461">
                  <c:v>42.29379548</c:v>
                </c:pt>
                <c:pt idx="462">
                  <c:v>45.747871240000002</c:v>
                </c:pt>
                <c:pt idx="463">
                  <c:v>51.991365770000002</c:v>
                </c:pt>
                <c:pt idx="464">
                  <c:v>56.101190950000003</c:v>
                </c:pt>
                <c:pt idx="465">
                  <c:v>49.389098109999999</c:v>
                </c:pt>
                <c:pt idx="466">
                  <c:v>38.556223559999999</c:v>
                </c:pt>
                <c:pt idx="467">
                  <c:v>30.994639639999999</c:v>
                </c:pt>
                <c:pt idx="468">
                  <c:v>28.808686959999999</c:v>
                </c:pt>
                <c:pt idx="469">
                  <c:v>28.101109770000001</c:v>
                </c:pt>
                <c:pt idx="470">
                  <c:v>24.731980400000001</c:v>
                </c:pt>
                <c:pt idx="471">
                  <c:v>8.4344126030000002</c:v>
                </c:pt>
                <c:pt idx="472">
                  <c:v>-1.6364867599999999</c:v>
                </c:pt>
                <c:pt idx="473">
                  <c:v>-7.5067862849999996</c:v>
                </c:pt>
                <c:pt idx="474">
                  <c:v>-12.655272460000001</c:v>
                </c:pt>
                <c:pt idx="475">
                  <c:v>-12.5040406</c:v>
                </c:pt>
                <c:pt idx="476">
                  <c:v>-15.489302049999999</c:v>
                </c:pt>
                <c:pt idx="477">
                  <c:v>-16.503834850000001</c:v>
                </c:pt>
                <c:pt idx="478">
                  <c:v>-17.343215130000001</c:v>
                </c:pt>
                <c:pt idx="479">
                  <c:v>-15.38164306</c:v>
                </c:pt>
                <c:pt idx="480">
                  <c:v>-17.490668729999999</c:v>
                </c:pt>
                <c:pt idx="481">
                  <c:v>-20.359538260000001</c:v>
                </c:pt>
                <c:pt idx="482">
                  <c:v>-23.36609425</c:v>
                </c:pt>
                <c:pt idx="483">
                  <c:v>-25.456703730000001</c:v>
                </c:pt>
                <c:pt idx="484">
                  <c:v>-26.643525629999999</c:v>
                </c:pt>
                <c:pt idx="485">
                  <c:v>-26.233198179999999</c:v>
                </c:pt>
                <c:pt idx="486">
                  <c:v>-26.689168840000001</c:v>
                </c:pt>
                <c:pt idx="487">
                  <c:v>-22.999292659999998</c:v>
                </c:pt>
                <c:pt idx="488">
                  <c:v>-22.966685250000001</c:v>
                </c:pt>
                <c:pt idx="489">
                  <c:v>-23.580259829999999</c:v>
                </c:pt>
                <c:pt idx="490">
                  <c:v>-24.755546410000001</c:v>
                </c:pt>
                <c:pt idx="491">
                  <c:v>-22.79888674</c:v>
                </c:pt>
                <c:pt idx="492">
                  <c:v>-22.324163160000001</c:v>
                </c:pt>
                <c:pt idx="493">
                  <c:v>-22.267035190000001</c:v>
                </c:pt>
                <c:pt idx="494">
                  <c:v>-23.43357877</c:v>
                </c:pt>
                <c:pt idx="495">
                  <c:v>-24.10328779</c:v>
                </c:pt>
                <c:pt idx="496">
                  <c:v>-23.559416800000001</c:v>
                </c:pt>
                <c:pt idx="497">
                  <c:v>-23.32168514</c:v>
                </c:pt>
                <c:pt idx="498">
                  <c:v>-22.714180630000001</c:v>
                </c:pt>
                <c:pt idx="499">
                  <c:v>-22.947491979999999</c:v>
                </c:pt>
                <c:pt idx="500">
                  <c:v>-22.713171880000001</c:v>
                </c:pt>
                <c:pt idx="501">
                  <c:v>-22.265673769999999</c:v>
                </c:pt>
                <c:pt idx="502">
                  <c:v>-22.883548579999999</c:v>
                </c:pt>
                <c:pt idx="503">
                  <c:v>-24.126524889999999</c:v>
                </c:pt>
                <c:pt idx="504">
                  <c:v>-24.987456519999999</c:v>
                </c:pt>
                <c:pt idx="505">
                  <c:v>-24.760390640000001</c:v>
                </c:pt>
                <c:pt idx="506">
                  <c:v>-23.087532159999999</c:v>
                </c:pt>
                <c:pt idx="507">
                  <c:v>-20.448077619999999</c:v>
                </c:pt>
                <c:pt idx="508">
                  <c:v>-17.94735601</c:v>
                </c:pt>
                <c:pt idx="509">
                  <c:v>-12.92859569</c:v>
                </c:pt>
                <c:pt idx="510">
                  <c:v>-5.5816551890000001</c:v>
                </c:pt>
                <c:pt idx="511">
                  <c:v>8.5787910170000004</c:v>
                </c:pt>
                <c:pt idx="512">
                  <c:v>22.519865429999999</c:v>
                </c:pt>
                <c:pt idx="513">
                  <c:v>37.262052310000001</c:v>
                </c:pt>
                <c:pt idx="514">
                  <c:v>51.403280610000003</c:v>
                </c:pt>
                <c:pt idx="515">
                  <c:v>61.638043330000002</c:v>
                </c:pt>
                <c:pt idx="516">
                  <c:v>63.122315010000001</c:v>
                </c:pt>
                <c:pt idx="517">
                  <c:v>65.223699159999995</c:v>
                </c:pt>
                <c:pt idx="518">
                  <c:v>71.673805439999995</c:v>
                </c:pt>
                <c:pt idx="519">
                  <c:v>71.824239030000001</c:v>
                </c:pt>
                <c:pt idx="520">
                  <c:v>66.896458899999999</c:v>
                </c:pt>
                <c:pt idx="521">
                  <c:v>60.418397990000003</c:v>
                </c:pt>
                <c:pt idx="522">
                  <c:v>54.861355590000002</c:v>
                </c:pt>
                <c:pt idx="523">
                  <c:v>52.233382450000001</c:v>
                </c:pt>
                <c:pt idx="524">
                  <c:v>53.317429179999998</c:v>
                </c:pt>
                <c:pt idx="525">
                  <c:v>53.71257653</c:v>
                </c:pt>
                <c:pt idx="526">
                  <c:v>55.296018089999997</c:v>
                </c:pt>
                <c:pt idx="527">
                  <c:v>57.293668449999998</c:v>
                </c:pt>
                <c:pt idx="528">
                  <c:v>57.099163189999999</c:v>
                </c:pt>
                <c:pt idx="529">
                  <c:v>56.965495789999999</c:v>
                </c:pt>
                <c:pt idx="530">
                  <c:v>55.074032109999997</c:v>
                </c:pt>
                <c:pt idx="531">
                  <c:v>53.724276940000003</c:v>
                </c:pt>
                <c:pt idx="532">
                  <c:v>51.626707809999999</c:v>
                </c:pt>
                <c:pt idx="533">
                  <c:v>48.65228656</c:v>
                </c:pt>
                <c:pt idx="534">
                  <c:v>46.382748419999999</c:v>
                </c:pt>
                <c:pt idx="535">
                  <c:v>44.566167129999997</c:v>
                </c:pt>
                <c:pt idx="536">
                  <c:v>43.485585059999998</c:v>
                </c:pt>
                <c:pt idx="537">
                  <c:v>43.523207499999998</c:v>
                </c:pt>
                <c:pt idx="538">
                  <c:v>43.758197969999998</c:v>
                </c:pt>
                <c:pt idx="539">
                  <c:v>44.474321119999999</c:v>
                </c:pt>
                <c:pt idx="540">
                  <c:v>45.76470578</c:v>
                </c:pt>
                <c:pt idx="541">
                  <c:v>47.461915300000001</c:v>
                </c:pt>
                <c:pt idx="542">
                  <c:v>49.21002653</c:v>
                </c:pt>
                <c:pt idx="543">
                  <c:v>50.851933420000002</c:v>
                </c:pt>
                <c:pt idx="544">
                  <c:v>51.9702433</c:v>
                </c:pt>
                <c:pt idx="545">
                  <c:v>52.82822006</c:v>
                </c:pt>
                <c:pt idx="546">
                  <c:v>53.515105329999997</c:v>
                </c:pt>
                <c:pt idx="547">
                  <c:v>51.724434729999999</c:v>
                </c:pt>
                <c:pt idx="548">
                  <c:v>49.466725410000002</c:v>
                </c:pt>
                <c:pt idx="549">
                  <c:v>47.340355119999998</c:v>
                </c:pt>
                <c:pt idx="550">
                  <c:v>45.790592709999999</c:v>
                </c:pt>
                <c:pt idx="551">
                  <c:v>44.830968319999997</c:v>
                </c:pt>
                <c:pt idx="552">
                  <c:v>45.22604853</c:v>
                </c:pt>
                <c:pt idx="553">
                  <c:v>46.245923419999997</c:v>
                </c:pt>
                <c:pt idx="554">
                  <c:v>44.263396319999998</c:v>
                </c:pt>
                <c:pt idx="555">
                  <c:v>45.285652300000002</c:v>
                </c:pt>
                <c:pt idx="556">
                  <c:v>46.102257510000001</c:v>
                </c:pt>
                <c:pt idx="557">
                  <c:v>47.85570499</c:v>
                </c:pt>
                <c:pt idx="558">
                  <c:v>50.044238020000002</c:v>
                </c:pt>
                <c:pt idx="559">
                  <c:v>52.591508220000001</c:v>
                </c:pt>
                <c:pt idx="560">
                  <c:v>54.36713967</c:v>
                </c:pt>
                <c:pt idx="561">
                  <c:v>57.893614659999997</c:v>
                </c:pt>
                <c:pt idx="562">
                  <c:v>61.090605429999997</c:v>
                </c:pt>
                <c:pt idx="563">
                  <c:v>62.971459289999999</c:v>
                </c:pt>
                <c:pt idx="564">
                  <c:v>58.921329589999999</c:v>
                </c:pt>
                <c:pt idx="565">
                  <c:v>46.004140589999999</c:v>
                </c:pt>
                <c:pt idx="566">
                  <c:v>27.90199483</c:v>
                </c:pt>
                <c:pt idx="567">
                  <c:v>26.678778940000001</c:v>
                </c:pt>
                <c:pt idx="568">
                  <c:v>15.87058977</c:v>
                </c:pt>
                <c:pt idx="569">
                  <c:v>-0.73176711999999999</c:v>
                </c:pt>
                <c:pt idx="570">
                  <c:v>0.15499331099999999</c:v>
                </c:pt>
                <c:pt idx="571">
                  <c:v>-0.94794995800000004</c:v>
                </c:pt>
                <c:pt idx="572">
                  <c:v>-0.31370372299999999</c:v>
                </c:pt>
                <c:pt idx="573">
                  <c:v>0.87729394699999996</c:v>
                </c:pt>
                <c:pt idx="574">
                  <c:v>-0.57331344500000003</c:v>
                </c:pt>
                <c:pt idx="575">
                  <c:v>-3.10299558</c:v>
                </c:pt>
                <c:pt idx="576">
                  <c:v>-6.4207914910000001</c:v>
                </c:pt>
                <c:pt idx="577">
                  <c:v>-10.06636832</c:v>
                </c:pt>
                <c:pt idx="578">
                  <c:v>-13.10024323</c:v>
                </c:pt>
                <c:pt idx="579">
                  <c:v>-15.40583745</c:v>
                </c:pt>
                <c:pt idx="580">
                  <c:v>-15.2095599</c:v>
                </c:pt>
                <c:pt idx="581">
                  <c:v>-16.82543574</c:v>
                </c:pt>
                <c:pt idx="582">
                  <c:v>-16.635252609999998</c:v>
                </c:pt>
                <c:pt idx="583">
                  <c:v>-16.358597450000001</c:v>
                </c:pt>
                <c:pt idx="584">
                  <c:v>-16.573618369999998</c:v>
                </c:pt>
                <c:pt idx="585">
                  <c:v>-16.511244059999999</c:v>
                </c:pt>
                <c:pt idx="586">
                  <c:v>-16.75602662</c:v>
                </c:pt>
                <c:pt idx="587">
                  <c:v>-17.064979229999999</c:v>
                </c:pt>
                <c:pt idx="588">
                  <c:v>-17.515166440000002</c:v>
                </c:pt>
                <c:pt idx="589">
                  <c:v>-17.79333871</c:v>
                </c:pt>
                <c:pt idx="590">
                  <c:v>-19.22654236</c:v>
                </c:pt>
                <c:pt idx="591">
                  <c:v>-19.428738169999999</c:v>
                </c:pt>
                <c:pt idx="592">
                  <c:v>-21.527133190000001</c:v>
                </c:pt>
                <c:pt idx="593">
                  <c:v>-22.588366400000002</c:v>
                </c:pt>
                <c:pt idx="594">
                  <c:v>-23.287910050000001</c:v>
                </c:pt>
                <c:pt idx="595">
                  <c:v>-22.08584918</c:v>
                </c:pt>
                <c:pt idx="596">
                  <c:v>-22.472960400000002</c:v>
                </c:pt>
                <c:pt idx="597">
                  <c:v>-20.47321659</c:v>
                </c:pt>
                <c:pt idx="598">
                  <c:v>-18.889348429999998</c:v>
                </c:pt>
                <c:pt idx="599">
                  <c:v>-17.75789159</c:v>
                </c:pt>
                <c:pt idx="600">
                  <c:v>-16.394365359999998</c:v>
                </c:pt>
                <c:pt idx="601">
                  <c:v>-15.74124756</c:v>
                </c:pt>
                <c:pt idx="602">
                  <c:v>-15.752008699999999</c:v>
                </c:pt>
                <c:pt idx="603">
                  <c:v>-14.2105043</c:v>
                </c:pt>
                <c:pt idx="604">
                  <c:v>-14.816876479999999</c:v>
                </c:pt>
                <c:pt idx="605">
                  <c:v>-12.2762595</c:v>
                </c:pt>
                <c:pt idx="606">
                  <c:v>-9.6610730189999998</c:v>
                </c:pt>
                <c:pt idx="607">
                  <c:v>-3.8080923850000001</c:v>
                </c:pt>
                <c:pt idx="608">
                  <c:v>2.9031239590000002</c:v>
                </c:pt>
                <c:pt idx="609">
                  <c:v>18.798477460000001</c:v>
                </c:pt>
                <c:pt idx="610">
                  <c:v>25.179028840000001</c:v>
                </c:pt>
                <c:pt idx="611">
                  <c:v>30.62103939</c:v>
                </c:pt>
                <c:pt idx="612">
                  <c:v>27.763687569999998</c:v>
                </c:pt>
                <c:pt idx="613">
                  <c:v>25.58616194</c:v>
                </c:pt>
                <c:pt idx="614">
                  <c:v>28.542213270000001</c:v>
                </c:pt>
                <c:pt idx="615">
                  <c:v>31.384570249999999</c:v>
                </c:pt>
                <c:pt idx="616">
                  <c:v>35.709595899999997</c:v>
                </c:pt>
                <c:pt idx="617">
                  <c:v>39.434332380000001</c:v>
                </c:pt>
                <c:pt idx="618">
                  <c:v>32.889229839999999</c:v>
                </c:pt>
                <c:pt idx="619">
                  <c:v>28.511579950000002</c:v>
                </c:pt>
                <c:pt idx="620">
                  <c:v>26.976976650000001</c:v>
                </c:pt>
                <c:pt idx="621">
                  <c:v>26.824120539999999</c:v>
                </c:pt>
                <c:pt idx="622">
                  <c:v>29.06110434</c:v>
                </c:pt>
                <c:pt idx="623">
                  <c:v>31.30515024</c:v>
                </c:pt>
                <c:pt idx="624">
                  <c:v>34.819101369999998</c:v>
                </c:pt>
                <c:pt idx="625">
                  <c:v>38.114033069999998</c:v>
                </c:pt>
                <c:pt idx="626">
                  <c:v>38.734390769999997</c:v>
                </c:pt>
                <c:pt idx="627">
                  <c:v>35.717984219999998</c:v>
                </c:pt>
                <c:pt idx="628">
                  <c:v>34.81631247</c:v>
                </c:pt>
                <c:pt idx="629">
                  <c:v>34.392949459999997</c:v>
                </c:pt>
                <c:pt idx="630">
                  <c:v>34.89949172</c:v>
                </c:pt>
                <c:pt idx="631">
                  <c:v>36.076024390000001</c:v>
                </c:pt>
                <c:pt idx="632">
                  <c:v>37.399602860000002</c:v>
                </c:pt>
                <c:pt idx="633">
                  <c:v>38.902855170000002</c:v>
                </c:pt>
                <c:pt idx="634">
                  <c:v>37.456462049999999</c:v>
                </c:pt>
                <c:pt idx="635">
                  <c:v>35.722520860000003</c:v>
                </c:pt>
                <c:pt idx="636">
                  <c:v>34.538176479999997</c:v>
                </c:pt>
                <c:pt idx="637">
                  <c:v>34.034261669999999</c:v>
                </c:pt>
                <c:pt idx="638">
                  <c:v>35.579633309999998</c:v>
                </c:pt>
                <c:pt idx="639">
                  <c:v>37.413969850000001</c:v>
                </c:pt>
                <c:pt idx="640">
                  <c:v>40.27184948</c:v>
                </c:pt>
                <c:pt idx="641">
                  <c:v>42.452793810000003</c:v>
                </c:pt>
                <c:pt idx="642">
                  <c:v>42.749701549999997</c:v>
                </c:pt>
                <c:pt idx="643">
                  <c:v>41.74247596</c:v>
                </c:pt>
                <c:pt idx="644">
                  <c:v>39.748754120000001</c:v>
                </c:pt>
                <c:pt idx="645">
                  <c:v>38.56346568</c:v>
                </c:pt>
                <c:pt idx="646">
                  <c:v>38.790309960000002</c:v>
                </c:pt>
                <c:pt idx="647">
                  <c:v>39.66395979</c:v>
                </c:pt>
                <c:pt idx="648">
                  <c:v>40.668844380000003</c:v>
                </c:pt>
                <c:pt idx="649">
                  <c:v>43.378926589999999</c:v>
                </c:pt>
                <c:pt idx="650">
                  <c:v>47.590485039999997</c:v>
                </c:pt>
                <c:pt idx="651">
                  <c:v>50.59424954</c:v>
                </c:pt>
                <c:pt idx="652">
                  <c:v>51.633365429999998</c:v>
                </c:pt>
                <c:pt idx="653">
                  <c:v>50.771193689999997</c:v>
                </c:pt>
                <c:pt idx="654">
                  <c:v>50.072874820000003</c:v>
                </c:pt>
                <c:pt idx="655">
                  <c:v>50.00376438</c:v>
                </c:pt>
                <c:pt idx="656">
                  <c:v>52.435583629999996</c:v>
                </c:pt>
                <c:pt idx="657">
                  <c:v>56.425629020000002</c:v>
                </c:pt>
                <c:pt idx="658">
                  <c:v>60.66128587</c:v>
                </c:pt>
                <c:pt idx="659">
                  <c:v>63.488161419999997</c:v>
                </c:pt>
                <c:pt idx="660">
                  <c:v>61.406672059999998</c:v>
                </c:pt>
                <c:pt idx="661">
                  <c:v>53.23876259</c:v>
                </c:pt>
                <c:pt idx="662">
                  <c:v>38.704572069999998</c:v>
                </c:pt>
                <c:pt idx="663">
                  <c:v>24.409784070000001</c:v>
                </c:pt>
                <c:pt idx="664">
                  <c:v>18.348772010000001</c:v>
                </c:pt>
                <c:pt idx="665">
                  <c:v>17.34857929</c:v>
                </c:pt>
                <c:pt idx="666">
                  <c:v>19.590345429999999</c:v>
                </c:pt>
                <c:pt idx="667">
                  <c:v>23.20766618</c:v>
                </c:pt>
                <c:pt idx="668">
                  <c:v>24.668803929999999</c:v>
                </c:pt>
                <c:pt idx="669">
                  <c:v>22.274234530000001</c:v>
                </c:pt>
                <c:pt idx="670">
                  <c:v>15.651290510000001</c:v>
                </c:pt>
                <c:pt idx="671">
                  <c:v>8.7391302960000008</c:v>
                </c:pt>
                <c:pt idx="672">
                  <c:v>-0.71139201100000005</c:v>
                </c:pt>
                <c:pt idx="673">
                  <c:v>-5.3860991880000002</c:v>
                </c:pt>
                <c:pt idx="674">
                  <c:v>-6.5285774209999996</c:v>
                </c:pt>
                <c:pt idx="675">
                  <c:v>-7.3218450979999998</c:v>
                </c:pt>
                <c:pt idx="676">
                  <c:v>-5.5344299100000001</c:v>
                </c:pt>
                <c:pt idx="677">
                  <c:v>-4.071874792</c:v>
                </c:pt>
                <c:pt idx="678">
                  <c:v>-4.3908461330000002</c:v>
                </c:pt>
                <c:pt idx="679">
                  <c:v>-6.2104949239999998</c:v>
                </c:pt>
                <c:pt idx="680">
                  <c:v>-8.3143230910000003</c:v>
                </c:pt>
                <c:pt idx="681">
                  <c:v>-10.47382824</c:v>
                </c:pt>
                <c:pt idx="682">
                  <c:v>-10.520549669999999</c:v>
                </c:pt>
                <c:pt idx="683">
                  <c:v>-10.88565401</c:v>
                </c:pt>
                <c:pt idx="684">
                  <c:v>-10.91890512</c:v>
                </c:pt>
                <c:pt idx="685">
                  <c:v>-10.931158229999999</c:v>
                </c:pt>
                <c:pt idx="686">
                  <c:v>-11.28024463</c:v>
                </c:pt>
                <c:pt idx="687">
                  <c:v>-12.198228889999999</c:v>
                </c:pt>
                <c:pt idx="688">
                  <c:v>-13.70508062</c:v>
                </c:pt>
                <c:pt idx="689">
                  <c:v>-15.15492321</c:v>
                </c:pt>
                <c:pt idx="690">
                  <c:v>-15.874934489999999</c:v>
                </c:pt>
                <c:pt idx="691">
                  <c:v>-15.939890180000001</c:v>
                </c:pt>
                <c:pt idx="692">
                  <c:v>-15.92023653</c:v>
                </c:pt>
                <c:pt idx="693">
                  <c:v>-16.491452519999999</c:v>
                </c:pt>
                <c:pt idx="694">
                  <c:v>-13.269509380000001</c:v>
                </c:pt>
                <c:pt idx="695">
                  <c:v>-17.450156339999999</c:v>
                </c:pt>
                <c:pt idx="696">
                  <c:v>-16.251370380000001</c:v>
                </c:pt>
                <c:pt idx="697">
                  <c:v>-18.674743159999998</c:v>
                </c:pt>
                <c:pt idx="698">
                  <c:v>-19.642641480000002</c:v>
                </c:pt>
                <c:pt idx="699">
                  <c:v>-20.841689110000001</c:v>
                </c:pt>
                <c:pt idx="700">
                  <c:v>-20.450303890000001</c:v>
                </c:pt>
                <c:pt idx="701">
                  <c:v>-17.056678600000001</c:v>
                </c:pt>
                <c:pt idx="702">
                  <c:v>-12.842811230000001</c:v>
                </c:pt>
                <c:pt idx="703">
                  <c:v>-11.465245169999999</c:v>
                </c:pt>
                <c:pt idx="704">
                  <c:v>-7.9594159189999996</c:v>
                </c:pt>
                <c:pt idx="705">
                  <c:v>-4.907393173</c:v>
                </c:pt>
                <c:pt idx="706">
                  <c:v>-2.435117097</c:v>
                </c:pt>
                <c:pt idx="707">
                  <c:v>-3.4318903380000001</c:v>
                </c:pt>
                <c:pt idx="708">
                  <c:v>-3.2799892709999998</c:v>
                </c:pt>
                <c:pt idx="709">
                  <c:v>0.62385338199999996</c:v>
                </c:pt>
                <c:pt idx="710">
                  <c:v>26.13117948</c:v>
                </c:pt>
                <c:pt idx="711">
                  <c:v>47.864386959999997</c:v>
                </c:pt>
                <c:pt idx="712">
                  <c:v>57.75187184</c:v>
                </c:pt>
                <c:pt idx="713">
                  <c:v>61.597021050000002</c:v>
                </c:pt>
                <c:pt idx="714">
                  <c:v>58.946580259999998</c:v>
                </c:pt>
                <c:pt idx="715">
                  <c:v>60.356541989999997</c:v>
                </c:pt>
                <c:pt idx="716">
                  <c:v>56.590047669999997</c:v>
                </c:pt>
                <c:pt idx="717">
                  <c:v>54.623162190000002</c:v>
                </c:pt>
                <c:pt idx="718">
                  <c:v>52.890146610000002</c:v>
                </c:pt>
                <c:pt idx="719">
                  <c:v>54.647198899999999</c:v>
                </c:pt>
                <c:pt idx="720">
                  <c:v>49.415049879999998</c:v>
                </c:pt>
                <c:pt idx="721">
                  <c:v>46.486206269999997</c:v>
                </c:pt>
                <c:pt idx="722">
                  <c:v>42.010507410000002</c:v>
                </c:pt>
                <c:pt idx="723">
                  <c:v>36.659363620000001</c:v>
                </c:pt>
                <c:pt idx="724">
                  <c:v>34.097801869999998</c:v>
                </c:pt>
                <c:pt idx="725">
                  <c:v>33.734986669999998</c:v>
                </c:pt>
                <c:pt idx="726">
                  <c:v>34.150103979999997</c:v>
                </c:pt>
                <c:pt idx="727">
                  <c:v>35.911551410000001</c:v>
                </c:pt>
                <c:pt idx="728">
                  <c:v>38.005641959999998</c:v>
                </c:pt>
                <c:pt idx="729">
                  <c:v>39.303357310000003</c:v>
                </c:pt>
                <c:pt idx="730">
                  <c:v>39.43760709</c:v>
                </c:pt>
                <c:pt idx="731">
                  <c:v>41.78092273</c:v>
                </c:pt>
                <c:pt idx="732">
                  <c:v>40.0768044</c:v>
                </c:pt>
                <c:pt idx="733">
                  <c:v>37.76952584</c:v>
                </c:pt>
                <c:pt idx="734">
                  <c:v>36.233410399999997</c:v>
                </c:pt>
                <c:pt idx="735">
                  <c:v>35.200186649999999</c:v>
                </c:pt>
                <c:pt idx="736">
                  <c:v>34.448109379999998</c:v>
                </c:pt>
                <c:pt idx="737">
                  <c:v>34.919150389999999</c:v>
                </c:pt>
                <c:pt idx="738">
                  <c:v>36.770301940000003</c:v>
                </c:pt>
                <c:pt idx="739">
                  <c:v>38.952686079999999</c:v>
                </c:pt>
                <c:pt idx="740">
                  <c:v>40.354163100000001</c:v>
                </c:pt>
                <c:pt idx="741">
                  <c:v>41.836519459999998</c:v>
                </c:pt>
                <c:pt idx="742">
                  <c:v>43.200267400000001</c:v>
                </c:pt>
                <c:pt idx="743">
                  <c:v>44.110352040000002</c:v>
                </c:pt>
                <c:pt idx="744">
                  <c:v>43.793648650000002</c:v>
                </c:pt>
                <c:pt idx="745">
                  <c:v>43.774052759999996</c:v>
                </c:pt>
                <c:pt idx="746">
                  <c:v>43.270202220000002</c:v>
                </c:pt>
                <c:pt idx="747">
                  <c:v>43.036237800000002</c:v>
                </c:pt>
                <c:pt idx="748">
                  <c:v>42.572729520000003</c:v>
                </c:pt>
                <c:pt idx="749">
                  <c:v>42.413036060000003</c:v>
                </c:pt>
                <c:pt idx="750">
                  <c:v>42.739897720000002</c:v>
                </c:pt>
                <c:pt idx="751">
                  <c:v>43.11058062</c:v>
                </c:pt>
                <c:pt idx="752">
                  <c:v>44.687467220000002</c:v>
                </c:pt>
                <c:pt idx="753">
                  <c:v>47.177034710000001</c:v>
                </c:pt>
                <c:pt idx="754">
                  <c:v>48.94851663</c:v>
                </c:pt>
                <c:pt idx="755">
                  <c:v>51.162150689999997</c:v>
                </c:pt>
                <c:pt idx="756">
                  <c:v>54.545741479999997</c:v>
                </c:pt>
                <c:pt idx="757">
                  <c:v>58.60441118</c:v>
                </c:pt>
                <c:pt idx="758">
                  <c:v>63.942331830000001</c:v>
                </c:pt>
                <c:pt idx="759">
                  <c:v>68.370245929999996</c:v>
                </c:pt>
                <c:pt idx="760">
                  <c:v>68.418271869999998</c:v>
                </c:pt>
                <c:pt idx="761">
                  <c:v>62.557035919999997</c:v>
                </c:pt>
                <c:pt idx="762">
                  <c:v>48.612237180000001</c:v>
                </c:pt>
                <c:pt idx="763">
                  <c:v>29.896396360000001</c:v>
                </c:pt>
                <c:pt idx="764">
                  <c:v>18.707200090000001</c:v>
                </c:pt>
                <c:pt idx="765">
                  <c:v>10.508989010000001</c:v>
                </c:pt>
                <c:pt idx="766">
                  <c:v>-1.0174615360000001</c:v>
                </c:pt>
                <c:pt idx="767">
                  <c:v>-0.32782203599999998</c:v>
                </c:pt>
                <c:pt idx="768">
                  <c:v>-6.4739621999999997E-2</c:v>
                </c:pt>
                <c:pt idx="769">
                  <c:v>1.8269862349999999</c:v>
                </c:pt>
                <c:pt idx="770">
                  <c:v>-0.90859661700000005</c:v>
                </c:pt>
                <c:pt idx="771">
                  <c:v>-3.7980876590000001</c:v>
                </c:pt>
                <c:pt idx="772">
                  <c:v>-5.9579431029999999</c:v>
                </c:pt>
                <c:pt idx="773">
                  <c:v>-8.501671472</c:v>
                </c:pt>
                <c:pt idx="774">
                  <c:v>-12.13262591</c:v>
                </c:pt>
                <c:pt idx="775">
                  <c:v>-16.591250590000001</c:v>
                </c:pt>
                <c:pt idx="776">
                  <c:v>-20.066700130000001</c:v>
                </c:pt>
                <c:pt idx="777">
                  <c:v>-21.685980730000001</c:v>
                </c:pt>
                <c:pt idx="778">
                  <c:v>-21.978453479999999</c:v>
                </c:pt>
                <c:pt idx="779">
                  <c:v>-19.359191880000001</c:v>
                </c:pt>
                <c:pt idx="780">
                  <c:v>-18.039768970000001</c:v>
                </c:pt>
                <c:pt idx="781">
                  <c:v>-17.821722149999999</c:v>
                </c:pt>
                <c:pt idx="782">
                  <c:v>-17.952869799999998</c:v>
                </c:pt>
                <c:pt idx="783">
                  <c:v>-18.65197637</c:v>
                </c:pt>
                <c:pt idx="784">
                  <c:v>-19.843777320000001</c:v>
                </c:pt>
                <c:pt idx="785">
                  <c:v>-20.159860689999999</c:v>
                </c:pt>
                <c:pt idx="786">
                  <c:v>-19.805193599999999</c:v>
                </c:pt>
                <c:pt idx="787">
                  <c:v>-19.53407966</c:v>
                </c:pt>
                <c:pt idx="788">
                  <c:v>-19.791368110000001</c:v>
                </c:pt>
                <c:pt idx="789">
                  <c:v>-19.421904049999998</c:v>
                </c:pt>
                <c:pt idx="790">
                  <c:v>-19.38299507</c:v>
                </c:pt>
                <c:pt idx="791">
                  <c:v>-20.225650949999999</c:v>
                </c:pt>
                <c:pt idx="792">
                  <c:v>-20.00013701</c:v>
                </c:pt>
                <c:pt idx="793">
                  <c:v>-20.355530160000001</c:v>
                </c:pt>
                <c:pt idx="794">
                  <c:v>-20.782793789999999</c:v>
                </c:pt>
                <c:pt idx="795">
                  <c:v>-19.710929960000001</c:v>
                </c:pt>
                <c:pt idx="796">
                  <c:v>-21.107190580000001</c:v>
                </c:pt>
                <c:pt idx="797">
                  <c:v>-20.813950729999998</c:v>
                </c:pt>
                <c:pt idx="798">
                  <c:v>-22.242638379999999</c:v>
                </c:pt>
                <c:pt idx="799">
                  <c:v>-21.904251819999999</c:v>
                </c:pt>
                <c:pt idx="800">
                  <c:v>-21.821320759999999</c:v>
                </c:pt>
                <c:pt idx="801">
                  <c:v>-20.866312969999999</c:v>
                </c:pt>
                <c:pt idx="802">
                  <c:v>-19.845986150000002</c:v>
                </c:pt>
                <c:pt idx="803">
                  <c:v>-18.163233980000001</c:v>
                </c:pt>
                <c:pt idx="804">
                  <c:v>-17.51853152</c:v>
                </c:pt>
                <c:pt idx="805">
                  <c:v>-22.455722890000001</c:v>
                </c:pt>
                <c:pt idx="806">
                  <c:v>-38.455017140000002</c:v>
                </c:pt>
                <c:pt idx="807">
                  <c:v>-29.6801244</c:v>
                </c:pt>
                <c:pt idx="808">
                  <c:v>-29.815242479999998</c:v>
                </c:pt>
                <c:pt idx="809">
                  <c:v>-20.11096032</c:v>
                </c:pt>
                <c:pt idx="810">
                  <c:v>-12.054893379999999</c:v>
                </c:pt>
                <c:pt idx="811">
                  <c:v>2.8230852629999998</c:v>
                </c:pt>
                <c:pt idx="812">
                  <c:v>26.52129532</c:v>
                </c:pt>
                <c:pt idx="813">
                  <c:v>24.471671489999999</c:v>
                </c:pt>
                <c:pt idx="814">
                  <c:v>20.298636649999999</c:v>
                </c:pt>
                <c:pt idx="815">
                  <c:v>18.05027698</c:v>
                </c:pt>
                <c:pt idx="816">
                  <c:v>15.994319450000001</c:v>
                </c:pt>
                <c:pt idx="817">
                  <c:v>13.889306810000001</c:v>
                </c:pt>
                <c:pt idx="818">
                  <c:v>14.345819609999999</c:v>
                </c:pt>
                <c:pt idx="819">
                  <c:v>12.62356967</c:v>
                </c:pt>
                <c:pt idx="820">
                  <c:v>13.532475610000001</c:v>
                </c:pt>
                <c:pt idx="821">
                  <c:v>15.11280363</c:v>
                </c:pt>
                <c:pt idx="822">
                  <c:v>16.51573234</c:v>
                </c:pt>
                <c:pt idx="823">
                  <c:v>14.480032059999999</c:v>
                </c:pt>
                <c:pt idx="824">
                  <c:v>12.76652839</c:v>
                </c:pt>
                <c:pt idx="825">
                  <c:v>10.011255609999999</c:v>
                </c:pt>
                <c:pt idx="826">
                  <c:v>8.5647504720000001</c:v>
                </c:pt>
                <c:pt idx="827">
                  <c:v>8.3637718830000001</c:v>
                </c:pt>
                <c:pt idx="828">
                  <c:v>9.5867138950000008</c:v>
                </c:pt>
                <c:pt idx="829">
                  <c:v>10.48454989</c:v>
                </c:pt>
                <c:pt idx="830">
                  <c:v>12.597698380000001</c:v>
                </c:pt>
                <c:pt idx="831">
                  <c:v>13.840405949999999</c:v>
                </c:pt>
                <c:pt idx="832">
                  <c:v>14.93325941</c:v>
                </c:pt>
                <c:pt idx="833">
                  <c:v>15.087476759999999</c:v>
                </c:pt>
                <c:pt idx="834">
                  <c:v>15.15308274</c:v>
                </c:pt>
                <c:pt idx="835">
                  <c:v>15.388326040000001</c:v>
                </c:pt>
                <c:pt idx="836">
                  <c:v>18.662740580000001</c:v>
                </c:pt>
                <c:pt idx="837">
                  <c:v>18.891773659999998</c:v>
                </c:pt>
                <c:pt idx="838">
                  <c:v>20.270373580000001</c:v>
                </c:pt>
                <c:pt idx="839">
                  <c:v>21.208745889999999</c:v>
                </c:pt>
                <c:pt idx="840">
                  <c:v>21.62080671</c:v>
                </c:pt>
                <c:pt idx="841">
                  <c:v>23.19175122</c:v>
                </c:pt>
                <c:pt idx="842">
                  <c:v>24.17950252</c:v>
                </c:pt>
                <c:pt idx="843">
                  <c:v>24.7341345</c:v>
                </c:pt>
                <c:pt idx="844">
                  <c:v>24.472470130000001</c:v>
                </c:pt>
                <c:pt idx="845">
                  <c:v>24.971318830000001</c:v>
                </c:pt>
                <c:pt idx="846">
                  <c:v>24.355130419999998</c:v>
                </c:pt>
                <c:pt idx="847">
                  <c:v>26.253650910000001</c:v>
                </c:pt>
                <c:pt idx="848">
                  <c:v>29.64156951</c:v>
                </c:pt>
                <c:pt idx="849">
                  <c:v>32.015444369999997</c:v>
                </c:pt>
                <c:pt idx="850">
                  <c:v>34.301968649999999</c:v>
                </c:pt>
                <c:pt idx="851">
                  <c:v>35.886190190000001</c:v>
                </c:pt>
                <c:pt idx="852">
                  <c:v>36.692108449999999</c:v>
                </c:pt>
                <c:pt idx="853">
                  <c:v>38.176355770000001</c:v>
                </c:pt>
                <c:pt idx="854">
                  <c:v>39.534549759999997</c:v>
                </c:pt>
                <c:pt idx="855">
                  <c:v>41.808162719999999</c:v>
                </c:pt>
                <c:pt idx="856">
                  <c:v>46.34609811</c:v>
                </c:pt>
                <c:pt idx="857">
                  <c:v>53.000527820000002</c:v>
                </c:pt>
                <c:pt idx="858">
                  <c:v>58.70501659</c:v>
                </c:pt>
                <c:pt idx="859">
                  <c:v>60.398768619999998</c:v>
                </c:pt>
                <c:pt idx="860">
                  <c:v>58.985870720000001</c:v>
                </c:pt>
                <c:pt idx="861">
                  <c:v>56.473644800000002</c:v>
                </c:pt>
                <c:pt idx="862">
                  <c:v>49.768747730000001</c:v>
                </c:pt>
                <c:pt idx="863">
                  <c:v>42.05800163</c:v>
                </c:pt>
                <c:pt idx="864">
                  <c:v>38.725359779999998</c:v>
                </c:pt>
                <c:pt idx="865">
                  <c:v>39.777010300000001</c:v>
                </c:pt>
                <c:pt idx="866">
                  <c:v>38.63766888</c:v>
                </c:pt>
                <c:pt idx="867">
                  <c:v>32.118097419999998</c:v>
                </c:pt>
                <c:pt idx="868">
                  <c:v>22.017958230000001</c:v>
                </c:pt>
                <c:pt idx="869">
                  <c:v>10.22574595</c:v>
                </c:pt>
                <c:pt idx="870">
                  <c:v>1.611088383</c:v>
                </c:pt>
                <c:pt idx="871">
                  <c:v>-2.3712555370000001</c:v>
                </c:pt>
                <c:pt idx="872">
                  <c:v>-3.4721798330000002</c:v>
                </c:pt>
                <c:pt idx="873">
                  <c:v>-2.592759493</c:v>
                </c:pt>
                <c:pt idx="874">
                  <c:v>-0.32882143800000002</c:v>
                </c:pt>
                <c:pt idx="875">
                  <c:v>-3.8935233249999999</c:v>
                </c:pt>
                <c:pt idx="876">
                  <c:v>-4.7529456489999999</c:v>
                </c:pt>
                <c:pt idx="877">
                  <c:v>-7.1230874420000001</c:v>
                </c:pt>
                <c:pt idx="878">
                  <c:v>-8.921857009</c:v>
                </c:pt>
                <c:pt idx="879">
                  <c:v>-9.0150177060000001</c:v>
                </c:pt>
                <c:pt idx="880">
                  <c:v>-9.0038997559999991</c:v>
                </c:pt>
                <c:pt idx="881">
                  <c:v>-9.5308096530000004</c:v>
                </c:pt>
                <c:pt idx="882">
                  <c:v>-10.10995284</c:v>
                </c:pt>
                <c:pt idx="883">
                  <c:v>-11.61102824</c:v>
                </c:pt>
                <c:pt idx="884">
                  <c:v>-14.042020320000001</c:v>
                </c:pt>
                <c:pt idx="885">
                  <c:v>-16.25792032</c:v>
                </c:pt>
                <c:pt idx="886">
                  <c:v>-16.652341450000002</c:v>
                </c:pt>
                <c:pt idx="887">
                  <c:v>-15.995341229999999</c:v>
                </c:pt>
                <c:pt idx="888">
                  <c:v>-13.52818437</c:v>
                </c:pt>
                <c:pt idx="889">
                  <c:v>-15.369615230000001</c:v>
                </c:pt>
                <c:pt idx="890">
                  <c:v>-13.55378185</c:v>
                </c:pt>
                <c:pt idx="891">
                  <c:v>-14.973999149999999</c:v>
                </c:pt>
                <c:pt idx="892">
                  <c:v>-15.534510060000001</c:v>
                </c:pt>
                <c:pt idx="893">
                  <c:v>-16.286448750000002</c:v>
                </c:pt>
                <c:pt idx="894">
                  <c:v>-15.0542073</c:v>
                </c:pt>
                <c:pt idx="895">
                  <c:v>-15.68122898</c:v>
                </c:pt>
                <c:pt idx="896">
                  <c:v>-14.773324110000001</c:v>
                </c:pt>
                <c:pt idx="897">
                  <c:v>-13.44408101</c:v>
                </c:pt>
                <c:pt idx="898">
                  <c:v>-12.16110316</c:v>
                </c:pt>
                <c:pt idx="899">
                  <c:v>-10.29648581</c:v>
                </c:pt>
                <c:pt idx="900">
                  <c:v>-9.9601606250000003</c:v>
                </c:pt>
                <c:pt idx="901">
                  <c:v>-8.7818718069999999</c:v>
                </c:pt>
                <c:pt idx="902">
                  <c:v>-5.7959246630000001</c:v>
                </c:pt>
                <c:pt idx="903">
                  <c:v>3.7866241239999998</c:v>
                </c:pt>
                <c:pt idx="904">
                  <c:v>8.5708216450000005</c:v>
                </c:pt>
                <c:pt idx="905">
                  <c:v>13.485808329999999</c:v>
                </c:pt>
                <c:pt idx="906">
                  <c:v>24.484978640000001</c:v>
                </c:pt>
                <c:pt idx="907">
                  <c:v>37.845218119999998</c:v>
                </c:pt>
                <c:pt idx="908">
                  <c:v>47.825401589999998</c:v>
                </c:pt>
                <c:pt idx="909">
                  <c:v>66.860520089999994</c:v>
                </c:pt>
                <c:pt idx="910">
                  <c:v>89.268576330000002</c:v>
                </c:pt>
                <c:pt idx="911">
                  <c:v>70.402130900000003</c:v>
                </c:pt>
                <c:pt idx="912">
                  <c:v>60.235815170000002</c:v>
                </c:pt>
                <c:pt idx="913">
                  <c:v>53.341197139999998</c:v>
                </c:pt>
                <c:pt idx="914">
                  <c:v>51.495943779999998</c:v>
                </c:pt>
                <c:pt idx="915">
                  <c:v>49.007577359999999</c:v>
                </c:pt>
                <c:pt idx="916">
                  <c:v>45.969702810000001</c:v>
                </c:pt>
                <c:pt idx="917">
                  <c:v>41.341405440000003</c:v>
                </c:pt>
                <c:pt idx="918">
                  <c:v>39.65647637</c:v>
                </c:pt>
                <c:pt idx="919">
                  <c:v>38.732794980000001</c:v>
                </c:pt>
                <c:pt idx="920">
                  <c:v>38.519340270000001</c:v>
                </c:pt>
                <c:pt idx="921">
                  <c:v>40.206913299999997</c:v>
                </c:pt>
                <c:pt idx="922">
                  <c:v>39.809737400000003</c:v>
                </c:pt>
                <c:pt idx="923">
                  <c:v>41.6278571</c:v>
                </c:pt>
                <c:pt idx="924">
                  <c:v>39.813056160000002</c:v>
                </c:pt>
                <c:pt idx="925">
                  <c:v>36.753444190000003</c:v>
                </c:pt>
                <c:pt idx="926">
                  <c:v>33.90321247</c:v>
                </c:pt>
                <c:pt idx="927">
                  <c:v>32.179850999999999</c:v>
                </c:pt>
                <c:pt idx="928">
                  <c:v>31.173763359999999</c:v>
                </c:pt>
                <c:pt idx="929">
                  <c:v>31.776581319999998</c:v>
                </c:pt>
                <c:pt idx="930">
                  <c:v>32.621372479999998</c:v>
                </c:pt>
                <c:pt idx="931">
                  <c:v>32.891605740000003</c:v>
                </c:pt>
                <c:pt idx="932">
                  <c:v>32.944020449999996</c:v>
                </c:pt>
                <c:pt idx="933">
                  <c:v>32.488920239999999</c:v>
                </c:pt>
                <c:pt idx="934">
                  <c:v>32.328760920000001</c:v>
                </c:pt>
                <c:pt idx="935">
                  <c:v>32.779428289999998</c:v>
                </c:pt>
                <c:pt idx="936">
                  <c:v>33.170538980000003</c:v>
                </c:pt>
                <c:pt idx="937">
                  <c:v>33.959226370000003</c:v>
                </c:pt>
                <c:pt idx="938">
                  <c:v>35.80699602</c:v>
                </c:pt>
                <c:pt idx="939">
                  <c:v>37.488184949999997</c:v>
                </c:pt>
                <c:pt idx="940">
                  <c:v>38.753701059999997</c:v>
                </c:pt>
                <c:pt idx="941">
                  <c:v>38.916664130000001</c:v>
                </c:pt>
                <c:pt idx="942">
                  <c:v>38.131308310000001</c:v>
                </c:pt>
                <c:pt idx="943">
                  <c:v>36.995288039999998</c:v>
                </c:pt>
                <c:pt idx="944">
                  <c:v>37.20484905</c:v>
                </c:pt>
                <c:pt idx="945">
                  <c:v>38.073669260000003</c:v>
                </c:pt>
                <c:pt idx="946">
                  <c:v>40.5969494</c:v>
                </c:pt>
                <c:pt idx="947">
                  <c:v>44.215332949999997</c:v>
                </c:pt>
                <c:pt idx="948">
                  <c:v>49.697464029999999</c:v>
                </c:pt>
                <c:pt idx="949">
                  <c:v>52.7147705</c:v>
                </c:pt>
                <c:pt idx="950">
                  <c:v>53.323132770000001</c:v>
                </c:pt>
                <c:pt idx="951">
                  <c:v>54.058008319999999</c:v>
                </c:pt>
                <c:pt idx="952">
                  <c:v>55.873249199999997</c:v>
                </c:pt>
                <c:pt idx="953">
                  <c:v>57.887466459999999</c:v>
                </c:pt>
                <c:pt idx="954">
                  <c:v>59.973395510000003</c:v>
                </c:pt>
                <c:pt idx="955">
                  <c:v>68.251088539999998</c:v>
                </c:pt>
                <c:pt idx="956">
                  <c:v>68.518049570000002</c:v>
                </c:pt>
                <c:pt idx="957">
                  <c:v>53.55834815</c:v>
                </c:pt>
                <c:pt idx="958">
                  <c:v>33.669249100000002</c:v>
                </c:pt>
                <c:pt idx="959">
                  <c:v>16.220646169999998</c:v>
                </c:pt>
                <c:pt idx="960">
                  <c:v>5.5680978430000003</c:v>
                </c:pt>
                <c:pt idx="961">
                  <c:v>1.734880985</c:v>
                </c:pt>
                <c:pt idx="962">
                  <c:v>3.6032803709999999</c:v>
                </c:pt>
                <c:pt idx="963">
                  <c:v>6.9057577419999996</c:v>
                </c:pt>
                <c:pt idx="964">
                  <c:v>8.3323062350000008</c:v>
                </c:pt>
                <c:pt idx="965">
                  <c:v>5.4499896440000004</c:v>
                </c:pt>
                <c:pt idx="966">
                  <c:v>0.67707511399999998</c:v>
                </c:pt>
                <c:pt idx="967">
                  <c:v>-3.3212611660000002</c:v>
                </c:pt>
                <c:pt idx="968">
                  <c:v>-4.4182923860000001</c:v>
                </c:pt>
                <c:pt idx="969">
                  <c:v>-5.2556050440000002</c:v>
                </c:pt>
                <c:pt idx="970">
                  <c:v>-6.5767991759999997</c:v>
                </c:pt>
                <c:pt idx="971">
                  <c:v>-9.0063124820000002</c:v>
                </c:pt>
                <c:pt idx="972">
                  <c:v>-12.447815889999999</c:v>
                </c:pt>
                <c:pt idx="973">
                  <c:v>-14.661754419999999</c:v>
                </c:pt>
                <c:pt idx="974">
                  <c:v>-14.98052927</c:v>
                </c:pt>
                <c:pt idx="975">
                  <c:v>-14.35048681</c:v>
                </c:pt>
                <c:pt idx="976">
                  <c:v>-13.75073896</c:v>
                </c:pt>
                <c:pt idx="977">
                  <c:v>-12.971002800000001</c:v>
                </c:pt>
                <c:pt idx="978">
                  <c:v>-13.36132287</c:v>
                </c:pt>
                <c:pt idx="979">
                  <c:v>-14.54068958</c:v>
                </c:pt>
                <c:pt idx="980">
                  <c:v>-15.89525969</c:v>
                </c:pt>
                <c:pt idx="981">
                  <c:v>-17.06376848</c:v>
                </c:pt>
                <c:pt idx="982">
                  <c:v>-17.60290814</c:v>
                </c:pt>
                <c:pt idx="983">
                  <c:v>-16.69428542</c:v>
                </c:pt>
                <c:pt idx="984">
                  <c:v>-15.400681499999999</c:v>
                </c:pt>
                <c:pt idx="985">
                  <c:v>-14.688308279999999</c:v>
                </c:pt>
                <c:pt idx="986">
                  <c:v>-13.79684939</c:v>
                </c:pt>
                <c:pt idx="987">
                  <c:v>-13.64822678</c:v>
                </c:pt>
                <c:pt idx="988">
                  <c:v>-14.15375686</c:v>
                </c:pt>
                <c:pt idx="989">
                  <c:v>-15.12866878</c:v>
                </c:pt>
                <c:pt idx="990">
                  <c:v>-15.596606700000001</c:v>
                </c:pt>
                <c:pt idx="991">
                  <c:v>-14.72756057</c:v>
                </c:pt>
                <c:pt idx="992">
                  <c:v>-13.881822570000001</c:v>
                </c:pt>
                <c:pt idx="993">
                  <c:v>-10.12188527</c:v>
                </c:pt>
                <c:pt idx="994">
                  <c:v>-9.3113041190000008</c:v>
                </c:pt>
                <c:pt idx="995">
                  <c:v>-8.3977963019999997</c:v>
                </c:pt>
                <c:pt idx="996">
                  <c:v>-7.6917659829999998</c:v>
                </c:pt>
                <c:pt idx="997">
                  <c:v>-6.3945773340000001</c:v>
                </c:pt>
                <c:pt idx="998">
                  <c:v>0.343613479</c:v>
                </c:pt>
                <c:pt idx="999">
                  <c:v>16.034083209999999</c:v>
                </c:pt>
                <c:pt idx="1000">
                  <c:v>32.211510189999998</c:v>
                </c:pt>
                <c:pt idx="1001">
                  <c:v>43.309959409999998</c:v>
                </c:pt>
                <c:pt idx="1002">
                  <c:v>46.03954598</c:v>
                </c:pt>
                <c:pt idx="1003">
                  <c:v>48.326173480000001</c:v>
                </c:pt>
                <c:pt idx="1004">
                  <c:v>49.850151349999997</c:v>
                </c:pt>
                <c:pt idx="1005">
                  <c:v>45.205826729999998</c:v>
                </c:pt>
                <c:pt idx="1006">
                  <c:v>45.859341669999999</c:v>
                </c:pt>
                <c:pt idx="1007">
                  <c:v>44.743349180000003</c:v>
                </c:pt>
                <c:pt idx="1008">
                  <c:v>40.98255477</c:v>
                </c:pt>
                <c:pt idx="1009">
                  <c:v>40.353103650000001</c:v>
                </c:pt>
                <c:pt idx="1010">
                  <c:v>38.828748400000002</c:v>
                </c:pt>
                <c:pt idx="1011">
                  <c:v>35.138410039999997</c:v>
                </c:pt>
                <c:pt idx="1012">
                  <c:v>34.732059120000002</c:v>
                </c:pt>
                <c:pt idx="1013">
                  <c:v>34.671615469999999</c:v>
                </c:pt>
                <c:pt idx="1014">
                  <c:v>36.411964759999996</c:v>
                </c:pt>
                <c:pt idx="1015">
                  <c:v>38.639407579999997</c:v>
                </c:pt>
                <c:pt idx="1016">
                  <c:v>42.406543259999999</c:v>
                </c:pt>
                <c:pt idx="1017">
                  <c:v>38.950616660000001</c:v>
                </c:pt>
                <c:pt idx="1018">
                  <c:v>35.048870809999997</c:v>
                </c:pt>
                <c:pt idx="1019">
                  <c:v>31.669103289999999</c:v>
                </c:pt>
                <c:pt idx="1020">
                  <c:v>26.88960114</c:v>
                </c:pt>
                <c:pt idx="1021">
                  <c:v>30.107604689999999</c:v>
                </c:pt>
                <c:pt idx="1022">
                  <c:v>27.428712449999999</c:v>
                </c:pt>
                <c:pt idx="1023">
                  <c:v>28.512974639999999</c:v>
                </c:pt>
                <c:pt idx="1024">
                  <c:v>29.744342889999999</c:v>
                </c:pt>
                <c:pt idx="1025">
                  <c:v>30.463716959999999</c:v>
                </c:pt>
                <c:pt idx="1026">
                  <c:v>30.460883939999999</c:v>
                </c:pt>
                <c:pt idx="1027">
                  <c:v>30.671595969999998</c:v>
                </c:pt>
                <c:pt idx="1028">
                  <c:v>30.010982240000001</c:v>
                </c:pt>
                <c:pt idx="1029">
                  <c:v>29.945146909999998</c:v>
                </c:pt>
                <c:pt idx="1030">
                  <c:v>29.931894740000001</c:v>
                </c:pt>
                <c:pt idx="1031">
                  <c:v>30.322662489999999</c:v>
                </c:pt>
                <c:pt idx="1032">
                  <c:v>31.23216451</c:v>
                </c:pt>
                <c:pt idx="1033">
                  <c:v>33.084015770000001</c:v>
                </c:pt>
                <c:pt idx="1034">
                  <c:v>35.98514866</c:v>
                </c:pt>
                <c:pt idx="1035">
                  <c:v>39.111726300000001</c:v>
                </c:pt>
                <c:pt idx="1036">
                  <c:v>40.130112529999998</c:v>
                </c:pt>
                <c:pt idx="1037">
                  <c:v>39.578293500000001</c:v>
                </c:pt>
                <c:pt idx="1038">
                  <c:v>38.063188089999997</c:v>
                </c:pt>
                <c:pt idx="1039">
                  <c:v>38.392323570000002</c:v>
                </c:pt>
                <c:pt idx="1040">
                  <c:v>42.192434519999999</c:v>
                </c:pt>
                <c:pt idx="1041">
                  <c:v>48.870847130000001</c:v>
                </c:pt>
                <c:pt idx="1042">
                  <c:v>57.079554209999998</c:v>
                </c:pt>
                <c:pt idx="1043">
                  <c:v>63.623518199999999</c:v>
                </c:pt>
                <c:pt idx="1044">
                  <c:v>65.675893889999998</c:v>
                </c:pt>
                <c:pt idx="1045">
                  <c:v>64.637104109999996</c:v>
                </c:pt>
                <c:pt idx="1046">
                  <c:v>61.42848128</c:v>
                </c:pt>
                <c:pt idx="1047">
                  <c:v>47.56394392</c:v>
                </c:pt>
                <c:pt idx="1048">
                  <c:v>29.996639089999999</c:v>
                </c:pt>
                <c:pt idx="1049">
                  <c:v>18.748453130000001</c:v>
                </c:pt>
                <c:pt idx="1050">
                  <c:v>18.212100660000001</c:v>
                </c:pt>
                <c:pt idx="1051">
                  <c:v>25.674992499999998</c:v>
                </c:pt>
                <c:pt idx="1052">
                  <c:v>28.33384629</c:v>
                </c:pt>
                <c:pt idx="1053">
                  <c:v>20.770630430000001</c:v>
                </c:pt>
                <c:pt idx="1054">
                  <c:v>13.849532379999999</c:v>
                </c:pt>
                <c:pt idx="1055">
                  <c:v>8.1731578309999993</c:v>
                </c:pt>
                <c:pt idx="1056">
                  <c:v>2.250231898</c:v>
                </c:pt>
                <c:pt idx="1057">
                  <c:v>-4.185920994</c:v>
                </c:pt>
                <c:pt idx="1058">
                  <c:v>-9.8058046040000004</c:v>
                </c:pt>
                <c:pt idx="1059">
                  <c:v>-14.00256867</c:v>
                </c:pt>
                <c:pt idx="1060">
                  <c:v>-15.35548146</c:v>
                </c:pt>
                <c:pt idx="1061">
                  <c:v>-15.029986239999999</c:v>
                </c:pt>
                <c:pt idx="1062">
                  <c:v>-12.83822561</c:v>
                </c:pt>
                <c:pt idx="1063">
                  <c:v>-11.782139519999999</c:v>
                </c:pt>
                <c:pt idx="1064">
                  <c:v>-12.048977450000001</c:v>
                </c:pt>
                <c:pt idx="1065">
                  <c:v>-13.864956830000001</c:v>
                </c:pt>
                <c:pt idx="1066">
                  <c:v>-16.05650855</c:v>
                </c:pt>
                <c:pt idx="1067">
                  <c:v>-18.494445599999999</c:v>
                </c:pt>
                <c:pt idx="1068">
                  <c:v>-20.72912264</c:v>
                </c:pt>
                <c:pt idx="1069">
                  <c:v>-21.14269285</c:v>
                </c:pt>
                <c:pt idx="1070">
                  <c:v>-20.537677649999999</c:v>
                </c:pt>
                <c:pt idx="1071">
                  <c:v>-18.948458810000002</c:v>
                </c:pt>
                <c:pt idx="1072">
                  <c:v>-17.57368816</c:v>
                </c:pt>
                <c:pt idx="1073">
                  <c:v>-16.896770570000001</c:v>
                </c:pt>
                <c:pt idx="1074">
                  <c:v>-17.995191330000001</c:v>
                </c:pt>
                <c:pt idx="1075">
                  <c:v>-19.706822890000002</c:v>
                </c:pt>
                <c:pt idx="1076">
                  <c:v>-21.483284250000001</c:v>
                </c:pt>
                <c:pt idx="1077">
                  <c:v>-22.536078799999999</c:v>
                </c:pt>
                <c:pt idx="1078">
                  <c:v>-22.188125490000001</c:v>
                </c:pt>
                <c:pt idx="1079">
                  <c:v>-20.94685424</c:v>
                </c:pt>
                <c:pt idx="1080">
                  <c:v>-19.44170845</c:v>
                </c:pt>
                <c:pt idx="1081">
                  <c:v>-18.596579219999999</c:v>
                </c:pt>
                <c:pt idx="1082">
                  <c:v>-18.14485565</c:v>
                </c:pt>
                <c:pt idx="1083">
                  <c:v>-18.160281359999999</c:v>
                </c:pt>
                <c:pt idx="1084">
                  <c:v>-19.14513844</c:v>
                </c:pt>
                <c:pt idx="1085">
                  <c:v>-20.73822569</c:v>
                </c:pt>
                <c:pt idx="1086">
                  <c:v>-21.846493509999998</c:v>
                </c:pt>
                <c:pt idx="1087">
                  <c:v>-19.952406459999999</c:v>
                </c:pt>
                <c:pt idx="1088">
                  <c:v>-18.888709649999999</c:v>
                </c:pt>
                <c:pt idx="1089">
                  <c:v>-17.499243109999998</c:v>
                </c:pt>
                <c:pt idx="1090">
                  <c:v>-15.274699010000001</c:v>
                </c:pt>
                <c:pt idx="1091">
                  <c:v>-12.8961407</c:v>
                </c:pt>
                <c:pt idx="1092">
                  <c:v>-9.1609044649999998</c:v>
                </c:pt>
                <c:pt idx="1093">
                  <c:v>-7.1254600699999999</c:v>
                </c:pt>
                <c:pt idx="1094">
                  <c:v>-6.9091196889999997</c:v>
                </c:pt>
                <c:pt idx="1095">
                  <c:v>-5.7074138449999996</c:v>
                </c:pt>
                <c:pt idx="1096">
                  <c:v>3.9525744469999999</c:v>
                </c:pt>
                <c:pt idx="1097">
                  <c:v>37.793296310000002</c:v>
                </c:pt>
                <c:pt idx="1098">
                  <c:v>69.37080229</c:v>
                </c:pt>
                <c:pt idx="1099">
                  <c:v>65.610860110000004</c:v>
                </c:pt>
                <c:pt idx="1100">
                  <c:v>57.107208700000001</c:v>
                </c:pt>
                <c:pt idx="1101">
                  <c:v>50.432833180000003</c:v>
                </c:pt>
                <c:pt idx="1102">
                  <c:v>46.820240929999997</c:v>
                </c:pt>
                <c:pt idx="1103">
                  <c:v>44.082557370000004</c:v>
                </c:pt>
                <c:pt idx="1104">
                  <c:v>40.150067550000003</c:v>
                </c:pt>
                <c:pt idx="1105">
                  <c:v>38.621339710000001</c:v>
                </c:pt>
                <c:pt idx="1106">
                  <c:v>38.599760580000002</c:v>
                </c:pt>
                <c:pt idx="1107">
                  <c:v>38.219708169999997</c:v>
                </c:pt>
                <c:pt idx="1108">
                  <c:v>36.8393291</c:v>
                </c:pt>
                <c:pt idx="1109">
                  <c:v>36.207754989999998</c:v>
                </c:pt>
                <c:pt idx="1110">
                  <c:v>36.125985139999997</c:v>
                </c:pt>
                <c:pt idx="1111">
                  <c:v>34.666638380000002</c:v>
                </c:pt>
                <c:pt idx="1112">
                  <c:v>34.52822038</c:v>
                </c:pt>
                <c:pt idx="1113">
                  <c:v>34.915156080000003</c:v>
                </c:pt>
                <c:pt idx="1114">
                  <c:v>36.08319118</c:v>
                </c:pt>
                <c:pt idx="1115">
                  <c:v>36.657164889999997</c:v>
                </c:pt>
                <c:pt idx="1116">
                  <c:v>36.974312679999997</c:v>
                </c:pt>
                <c:pt idx="1117">
                  <c:v>37.949527140000001</c:v>
                </c:pt>
                <c:pt idx="1118">
                  <c:v>38.432578210000003</c:v>
                </c:pt>
                <c:pt idx="1119">
                  <c:v>37.746794270000002</c:v>
                </c:pt>
                <c:pt idx="1120">
                  <c:v>37.229714889999997</c:v>
                </c:pt>
                <c:pt idx="1121">
                  <c:v>36.816862790000002</c:v>
                </c:pt>
                <c:pt idx="1122">
                  <c:v>36.365982369999998</c:v>
                </c:pt>
                <c:pt idx="1123">
                  <c:v>36.538260780000002</c:v>
                </c:pt>
                <c:pt idx="1124">
                  <c:v>36.101535720000001</c:v>
                </c:pt>
                <c:pt idx="1125">
                  <c:v>35.006444559999998</c:v>
                </c:pt>
                <c:pt idx="1126">
                  <c:v>34.840339460000003</c:v>
                </c:pt>
                <c:pt idx="1127">
                  <c:v>35.409779569999998</c:v>
                </c:pt>
                <c:pt idx="1128">
                  <c:v>36.736910129999998</c:v>
                </c:pt>
                <c:pt idx="1129">
                  <c:v>37.970274289999999</c:v>
                </c:pt>
                <c:pt idx="1130">
                  <c:v>37.136106320000003</c:v>
                </c:pt>
                <c:pt idx="1131">
                  <c:v>37.278576600000001</c:v>
                </c:pt>
                <c:pt idx="1132">
                  <c:v>38.017362830000003</c:v>
                </c:pt>
                <c:pt idx="1133">
                  <c:v>37.834179560000003</c:v>
                </c:pt>
                <c:pt idx="1134">
                  <c:v>38.069995300000002</c:v>
                </c:pt>
                <c:pt idx="1135">
                  <c:v>38.249843149999997</c:v>
                </c:pt>
                <c:pt idx="1136">
                  <c:v>39.724934930000003</c:v>
                </c:pt>
                <c:pt idx="1137">
                  <c:v>43.146198779999999</c:v>
                </c:pt>
                <c:pt idx="1138">
                  <c:v>47.590773990000002</c:v>
                </c:pt>
                <c:pt idx="1139">
                  <c:v>52.462252280000001</c:v>
                </c:pt>
                <c:pt idx="1140">
                  <c:v>56.652745209999999</c:v>
                </c:pt>
                <c:pt idx="1141">
                  <c:v>59.377426290000002</c:v>
                </c:pt>
                <c:pt idx="1142">
                  <c:v>60.748036339999999</c:v>
                </c:pt>
                <c:pt idx="1143">
                  <c:v>61.826361740000003</c:v>
                </c:pt>
                <c:pt idx="1144">
                  <c:v>61.811421709999998</c:v>
                </c:pt>
                <c:pt idx="1145">
                  <c:v>58.825120030000001</c:v>
                </c:pt>
                <c:pt idx="1146">
                  <c:v>51.392731259999998</c:v>
                </c:pt>
                <c:pt idx="1147">
                  <c:v>44.175292949999999</c:v>
                </c:pt>
                <c:pt idx="1148">
                  <c:v>39.303379100000001</c:v>
                </c:pt>
                <c:pt idx="1149">
                  <c:v>32.88544461</c:v>
                </c:pt>
                <c:pt idx="1150">
                  <c:v>24.39282678</c:v>
                </c:pt>
                <c:pt idx="1151">
                  <c:v>15.770379670000001</c:v>
                </c:pt>
                <c:pt idx="1152">
                  <c:v>9.5090849389999992</c:v>
                </c:pt>
                <c:pt idx="1153">
                  <c:v>8.0011927790000001</c:v>
                </c:pt>
                <c:pt idx="1154">
                  <c:v>6.9030451990000001</c:v>
                </c:pt>
                <c:pt idx="1155">
                  <c:v>5.4133906720000002</c:v>
                </c:pt>
                <c:pt idx="1156">
                  <c:v>5.1513835319999997</c:v>
                </c:pt>
                <c:pt idx="1157">
                  <c:v>1.5944799380000001</c:v>
                </c:pt>
                <c:pt idx="1158">
                  <c:v>-3.0334681099999998</c:v>
                </c:pt>
                <c:pt idx="1159">
                  <c:v>-7.6978726660000003</c:v>
                </c:pt>
                <c:pt idx="1160">
                  <c:v>-10.348685590000001</c:v>
                </c:pt>
                <c:pt idx="1161">
                  <c:v>-12.914025779999999</c:v>
                </c:pt>
                <c:pt idx="1162">
                  <c:v>-14.718792909999999</c:v>
                </c:pt>
                <c:pt idx="1163">
                  <c:v>-15.67769728</c:v>
                </c:pt>
                <c:pt idx="1164">
                  <c:v>-15.31032025</c:v>
                </c:pt>
                <c:pt idx="1165">
                  <c:v>-15.488391119999999</c:v>
                </c:pt>
                <c:pt idx="1166">
                  <c:v>-15.18625276</c:v>
                </c:pt>
                <c:pt idx="1167">
                  <c:v>-14.87625793</c:v>
                </c:pt>
                <c:pt idx="1168">
                  <c:v>-15.12564126</c:v>
                </c:pt>
                <c:pt idx="1169">
                  <c:v>-15.7155871</c:v>
                </c:pt>
                <c:pt idx="1170">
                  <c:v>-16.99107085</c:v>
                </c:pt>
                <c:pt idx="1171">
                  <c:v>-17.738633119999999</c:v>
                </c:pt>
                <c:pt idx="1172">
                  <c:v>-18.644747899999999</c:v>
                </c:pt>
                <c:pt idx="1173">
                  <c:v>-17.56219823</c:v>
                </c:pt>
                <c:pt idx="1174">
                  <c:v>-16.87872788</c:v>
                </c:pt>
                <c:pt idx="1175">
                  <c:v>-16.89880307</c:v>
                </c:pt>
                <c:pt idx="1176">
                  <c:v>-16.80186423</c:v>
                </c:pt>
                <c:pt idx="1177">
                  <c:v>-17.43636807</c:v>
                </c:pt>
                <c:pt idx="1178">
                  <c:v>-18.202368799999999</c:v>
                </c:pt>
                <c:pt idx="1179">
                  <c:v>-18.90536736</c:v>
                </c:pt>
                <c:pt idx="1180">
                  <c:v>-19.133713719999999</c:v>
                </c:pt>
                <c:pt idx="1181">
                  <c:v>-19.037581790000001</c:v>
                </c:pt>
                <c:pt idx="1182">
                  <c:v>-17.46861972</c:v>
                </c:pt>
                <c:pt idx="1183">
                  <c:v>-15.38809812</c:v>
                </c:pt>
                <c:pt idx="1184">
                  <c:v>-13.972066849999999</c:v>
                </c:pt>
                <c:pt idx="1185">
                  <c:v>-13.31647802</c:v>
                </c:pt>
                <c:pt idx="1186">
                  <c:v>-13.05451396</c:v>
                </c:pt>
                <c:pt idx="1187">
                  <c:v>-12.62394748</c:v>
                </c:pt>
                <c:pt idx="1188">
                  <c:v>-11.67495931</c:v>
                </c:pt>
                <c:pt idx="1189">
                  <c:v>-8.3731695269999999</c:v>
                </c:pt>
                <c:pt idx="1190">
                  <c:v>-2.9415307099999999</c:v>
                </c:pt>
                <c:pt idx="1191">
                  <c:v>7.9670291659999997</c:v>
                </c:pt>
                <c:pt idx="1192">
                  <c:v>19.415071279999999</c:v>
                </c:pt>
                <c:pt idx="1193">
                  <c:v>28.436802289999999</c:v>
                </c:pt>
                <c:pt idx="1194">
                  <c:v>38.448231800000002</c:v>
                </c:pt>
                <c:pt idx="1195">
                  <c:v>44.269583509999997</c:v>
                </c:pt>
                <c:pt idx="1196">
                  <c:v>48.287295550000003</c:v>
                </c:pt>
                <c:pt idx="1197">
                  <c:v>50.818950170000001</c:v>
                </c:pt>
                <c:pt idx="1198">
                  <c:v>52.348270460000002</c:v>
                </c:pt>
                <c:pt idx="1199">
                  <c:v>52.556604950000001</c:v>
                </c:pt>
                <c:pt idx="1200">
                  <c:v>52.139933890000002</c:v>
                </c:pt>
                <c:pt idx="1201">
                  <c:v>52.15018259</c:v>
                </c:pt>
                <c:pt idx="1202">
                  <c:v>53.021035550000001</c:v>
                </c:pt>
                <c:pt idx="1203">
                  <c:v>50.354448660000003</c:v>
                </c:pt>
                <c:pt idx="1204">
                  <c:v>47.873271379999998</c:v>
                </c:pt>
                <c:pt idx="1205">
                  <c:v>46.100146389999999</c:v>
                </c:pt>
                <c:pt idx="1206">
                  <c:v>41.88018864</c:v>
                </c:pt>
                <c:pt idx="1207">
                  <c:v>41.14955964</c:v>
                </c:pt>
                <c:pt idx="1208">
                  <c:v>40.992551329999998</c:v>
                </c:pt>
                <c:pt idx="1209">
                  <c:v>42.223887339999997</c:v>
                </c:pt>
                <c:pt idx="1210">
                  <c:v>43.757618209999997</c:v>
                </c:pt>
                <c:pt idx="1211">
                  <c:v>46.026265260000002</c:v>
                </c:pt>
                <c:pt idx="1212">
                  <c:v>47.742702940000001</c:v>
                </c:pt>
                <c:pt idx="1213">
                  <c:v>48.75817267</c:v>
                </c:pt>
                <c:pt idx="1214">
                  <c:v>49.59807576</c:v>
                </c:pt>
                <c:pt idx="1215">
                  <c:v>48.850363369999997</c:v>
                </c:pt>
                <c:pt idx="1216">
                  <c:v>46.847244510000003</c:v>
                </c:pt>
                <c:pt idx="1217">
                  <c:v>45.749804470000001</c:v>
                </c:pt>
                <c:pt idx="1218">
                  <c:v>43.965632329999998</c:v>
                </c:pt>
                <c:pt idx="1219">
                  <c:v>42.168246449999998</c:v>
                </c:pt>
                <c:pt idx="1220">
                  <c:v>40.986379530000001</c:v>
                </c:pt>
                <c:pt idx="1221">
                  <c:v>40.320628120000002</c:v>
                </c:pt>
                <c:pt idx="1222">
                  <c:v>40.597435769999997</c:v>
                </c:pt>
                <c:pt idx="1223">
                  <c:v>42.125393440000003</c:v>
                </c:pt>
                <c:pt idx="1224">
                  <c:v>45.636229049999997</c:v>
                </c:pt>
                <c:pt idx="1225">
                  <c:v>49.824327080000003</c:v>
                </c:pt>
                <c:pt idx="1226">
                  <c:v>52.81495803</c:v>
                </c:pt>
                <c:pt idx="1227">
                  <c:v>54.66285895</c:v>
                </c:pt>
                <c:pt idx="1228">
                  <c:v>53.788360240000003</c:v>
                </c:pt>
                <c:pt idx="1229">
                  <c:v>52.199633380000002</c:v>
                </c:pt>
                <c:pt idx="1230">
                  <c:v>49.908043139999997</c:v>
                </c:pt>
                <c:pt idx="1231">
                  <c:v>46.969002420000002</c:v>
                </c:pt>
                <c:pt idx="1232">
                  <c:v>45.909365479999998</c:v>
                </c:pt>
                <c:pt idx="1233">
                  <c:v>47.17717648</c:v>
                </c:pt>
                <c:pt idx="1234">
                  <c:v>49.92235032</c:v>
                </c:pt>
                <c:pt idx="1235">
                  <c:v>52.357571479999997</c:v>
                </c:pt>
                <c:pt idx="1236">
                  <c:v>54.539848829999997</c:v>
                </c:pt>
                <c:pt idx="1237">
                  <c:v>56.174585360000002</c:v>
                </c:pt>
                <c:pt idx="1238">
                  <c:v>57.499460220000003</c:v>
                </c:pt>
                <c:pt idx="1239">
                  <c:v>59.202470849999997</c:v>
                </c:pt>
                <c:pt idx="1240">
                  <c:v>61.245781620000002</c:v>
                </c:pt>
                <c:pt idx="1241">
                  <c:v>62.445403710000001</c:v>
                </c:pt>
                <c:pt idx="1242">
                  <c:v>63.167772190000001</c:v>
                </c:pt>
                <c:pt idx="1243">
                  <c:v>63.221876969999997</c:v>
                </c:pt>
                <c:pt idx="1244">
                  <c:v>62.368613500000002</c:v>
                </c:pt>
                <c:pt idx="1245">
                  <c:v>53.688176009999999</c:v>
                </c:pt>
                <c:pt idx="1246">
                  <c:v>37.16684566</c:v>
                </c:pt>
                <c:pt idx="1247">
                  <c:v>22.338225009999999</c:v>
                </c:pt>
                <c:pt idx="1248">
                  <c:v>11.271403810000001</c:v>
                </c:pt>
                <c:pt idx="1249">
                  <c:v>13.80622812</c:v>
                </c:pt>
                <c:pt idx="1250">
                  <c:v>10.096289990000001</c:v>
                </c:pt>
                <c:pt idx="1251">
                  <c:v>10.74203088</c:v>
                </c:pt>
                <c:pt idx="1252">
                  <c:v>7.8449434409999999</c:v>
                </c:pt>
                <c:pt idx="1253">
                  <c:v>3.6565374749999999</c:v>
                </c:pt>
                <c:pt idx="1254">
                  <c:v>1.6272340569999999</c:v>
                </c:pt>
                <c:pt idx="1255">
                  <c:v>-2.48092932</c:v>
                </c:pt>
                <c:pt idx="1256">
                  <c:v>-5.3485850859999999</c:v>
                </c:pt>
                <c:pt idx="1257">
                  <c:v>-7.2923051289999998</c:v>
                </c:pt>
                <c:pt idx="1258">
                  <c:v>-8.8407554190000006</c:v>
                </c:pt>
                <c:pt idx="1259">
                  <c:v>-9.8036560900000005</c:v>
                </c:pt>
                <c:pt idx="1260">
                  <c:v>-10.459715360000001</c:v>
                </c:pt>
                <c:pt idx="1261">
                  <c:v>-11.77358881</c:v>
                </c:pt>
                <c:pt idx="1262">
                  <c:v>-13.273456899999999</c:v>
                </c:pt>
                <c:pt idx="1263">
                  <c:v>-15.612013810000001</c:v>
                </c:pt>
                <c:pt idx="1264">
                  <c:v>-16.957213249999999</c:v>
                </c:pt>
                <c:pt idx="1265">
                  <c:v>-18.237314690000002</c:v>
                </c:pt>
                <c:pt idx="1266">
                  <c:v>-18.552257019999999</c:v>
                </c:pt>
                <c:pt idx="1267">
                  <c:v>-18.672478259999998</c:v>
                </c:pt>
                <c:pt idx="1268">
                  <c:v>-17.891454320000001</c:v>
                </c:pt>
                <c:pt idx="1269">
                  <c:v>-16.92066883</c:v>
                </c:pt>
                <c:pt idx="1270">
                  <c:v>-16.914827339999999</c:v>
                </c:pt>
                <c:pt idx="1271">
                  <c:v>-17.99916567</c:v>
                </c:pt>
                <c:pt idx="1272">
                  <c:v>-19.154691979999999</c:v>
                </c:pt>
                <c:pt idx="1273">
                  <c:v>-19.767150579999999</c:v>
                </c:pt>
                <c:pt idx="1274">
                  <c:v>-19.311412740000002</c:v>
                </c:pt>
                <c:pt idx="1275">
                  <c:v>-18.791226649999999</c:v>
                </c:pt>
                <c:pt idx="1276">
                  <c:v>-17.900701349999999</c:v>
                </c:pt>
                <c:pt idx="1277">
                  <c:v>-16.683684670000002</c:v>
                </c:pt>
                <c:pt idx="1278">
                  <c:v>-16.12550718</c:v>
                </c:pt>
                <c:pt idx="1279">
                  <c:v>-17.450456679999998</c:v>
                </c:pt>
                <c:pt idx="1280">
                  <c:v>-17.075690640000001</c:v>
                </c:pt>
                <c:pt idx="1281">
                  <c:v>-15.83900873</c:v>
                </c:pt>
                <c:pt idx="1282">
                  <c:v>-13.72760405</c:v>
                </c:pt>
                <c:pt idx="1283">
                  <c:v>-10.1889618</c:v>
                </c:pt>
                <c:pt idx="1284">
                  <c:v>-4.2448611139999999</c:v>
                </c:pt>
                <c:pt idx="1285">
                  <c:v>2.3126645109999999</c:v>
                </c:pt>
                <c:pt idx="1286">
                  <c:v>11.030902920000001</c:v>
                </c:pt>
                <c:pt idx="1287">
                  <c:v>20.59425135</c:v>
                </c:pt>
                <c:pt idx="1288">
                  <c:v>34.759787279999998</c:v>
                </c:pt>
                <c:pt idx="1289">
                  <c:v>51.870265750000002</c:v>
                </c:pt>
                <c:pt idx="1290">
                  <c:v>60.704775349999998</c:v>
                </c:pt>
                <c:pt idx="1291">
                  <c:v>59.61642406</c:v>
                </c:pt>
                <c:pt idx="1292">
                  <c:v>58.617299010000004</c:v>
                </c:pt>
                <c:pt idx="1293">
                  <c:v>58.769254170000004</c:v>
                </c:pt>
                <c:pt idx="1294">
                  <c:v>57.43098981</c:v>
                </c:pt>
                <c:pt idx="1295">
                  <c:v>56.062143560000003</c:v>
                </c:pt>
                <c:pt idx="1296">
                  <c:v>54.079645030000002</c:v>
                </c:pt>
                <c:pt idx="1297">
                  <c:v>52.658255459999999</c:v>
                </c:pt>
                <c:pt idx="1298">
                  <c:v>53.201445759999999</c:v>
                </c:pt>
                <c:pt idx="1299">
                  <c:v>53.373960519999997</c:v>
                </c:pt>
                <c:pt idx="1300">
                  <c:v>52.974151130000003</c:v>
                </c:pt>
                <c:pt idx="1301">
                  <c:v>53.057437149999998</c:v>
                </c:pt>
                <c:pt idx="1302">
                  <c:v>53.606640050000003</c:v>
                </c:pt>
                <c:pt idx="1303">
                  <c:v>53.379812549999997</c:v>
                </c:pt>
                <c:pt idx="1304">
                  <c:v>53.814654220000001</c:v>
                </c:pt>
                <c:pt idx="1305">
                  <c:v>54.113699670000003</c:v>
                </c:pt>
                <c:pt idx="1306">
                  <c:v>53.675417680000002</c:v>
                </c:pt>
                <c:pt idx="1307">
                  <c:v>52.381759969999997</c:v>
                </c:pt>
                <c:pt idx="1308">
                  <c:v>50.202977050000001</c:v>
                </c:pt>
                <c:pt idx="1309">
                  <c:v>46.480452450000001</c:v>
                </c:pt>
                <c:pt idx="1310">
                  <c:v>42.546251859999998</c:v>
                </c:pt>
                <c:pt idx="1311">
                  <c:v>39.340395770000001</c:v>
                </c:pt>
                <c:pt idx="1312">
                  <c:v>39.727235090000001</c:v>
                </c:pt>
                <c:pt idx="1313">
                  <c:v>39.604422669999998</c:v>
                </c:pt>
                <c:pt idx="1314">
                  <c:v>42.98627458</c:v>
                </c:pt>
                <c:pt idx="1315">
                  <c:v>45.75728694</c:v>
                </c:pt>
                <c:pt idx="1316">
                  <c:v>50.89311112</c:v>
                </c:pt>
                <c:pt idx="1317">
                  <c:v>53.694441640000001</c:v>
                </c:pt>
                <c:pt idx="1318">
                  <c:v>53.942387830000001</c:v>
                </c:pt>
                <c:pt idx="1319">
                  <c:v>52.213022129999999</c:v>
                </c:pt>
                <c:pt idx="1320">
                  <c:v>48.885530080000002</c:v>
                </c:pt>
                <c:pt idx="1321">
                  <c:v>46.714523720000003</c:v>
                </c:pt>
                <c:pt idx="1322">
                  <c:v>45.135328889999997</c:v>
                </c:pt>
                <c:pt idx="1323">
                  <c:v>44.321241739999998</c:v>
                </c:pt>
                <c:pt idx="1324">
                  <c:v>46.699218969999997</c:v>
                </c:pt>
                <c:pt idx="1325">
                  <c:v>50.91701097</c:v>
                </c:pt>
                <c:pt idx="1326">
                  <c:v>55.567635529999997</c:v>
                </c:pt>
                <c:pt idx="1327">
                  <c:v>60.313160449999998</c:v>
                </c:pt>
                <c:pt idx="1328">
                  <c:v>63.7440967</c:v>
                </c:pt>
                <c:pt idx="1329">
                  <c:v>65.801640680000006</c:v>
                </c:pt>
                <c:pt idx="1330">
                  <c:v>65.769238180000002</c:v>
                </c:pt>
                <c:pt idx="1331">
                  <c:v>64.278410750000006</c:v>
                </c:pt>
                <c:pt idx="1332">
                  <c:v>64.483306459999994</c:v>
                </c:pt>
                <c:pt idx="1333">
                  <c:v>64.874937299999999</c:v>
                </c:pt>
                <c:pt idx="1334">
                  <c:v>65.370114169999994</c:v>
                </c:pt>
                <c:pt idx="1335">
                  <c:v>64.695639220000004</c:v>
                </c:pt>
                <c:pt idx="1336">
                  <c:v>60.727098220000002</c:v>
                </c:pt>
                <c:pt idx="1337">
                  <c:v>52.291510950000003</c:v>
                </c:pt>
                <c:pt idx="1338">
                  <c:v>35.90223529</c:v>
                </c:pt>
                <c:pt idx="1339">
                  <c:v>20.966910009999999</c:v>
                </c:pt>
                <c:pt idx="1340">
                  <c:v>13.60234629</c:v>
                </c:pt>
                <c:pt idx="1341">
                  <c:v>9.0110837890000006</c:v>
                </c:pt>
                <c:pt idx="1342">
                  <c:v>7.5537535670000002</c:v>
                </c:pt>
                <c:pt idx="1343">
                  <c:v>7.6521699940000003</c:v>
                </c:pt>
                <c:pt idx="1344">
                  <c:v>8.9437383209999997</c:v>
                </c:pt>
                <c:pt idx="1345">
                  <c:v>7.8427946410000002</c:v>
                </c:pt>
                <c:pt idx="1346">
                  <c:v>6.0217097190000004</c:v>
                </c:pt>
                <c:pt idx="1347">
                  <c:v>3.545432403</c:v>
                </c:pt>
                <c:pt idx="1348">
                  <c:v>1.965943429</c:v>
                </c:pt>
                <c:pt idx="1349">
                  <c:v>-0.34742207200000003</c:v>
                </c:pt>
                <c:pt idx="1350">
                  <c:v>-3.5695456760000002</c:v>
                </c:pt>
                <c:pt idx="1351">
                  <c:v>-7.496750435</c:v>
                </c:pt>
                <c:pt idx="1352">
                  <c:v>-10.30235459</c:v>
                </c:pt>
                <c:pt idx="1353">
                  <c:v>-11.45751023</c:v>
                </c:pt>
                <c:pt idx="1354">
                  <c:v>-10.51102775</c:v>
                </c:pt>
                <c:pt idx="1355">
                  <c:v>-10.20216716</c:v>
                </c:pt>
                <c:pt idx="1356">
                  <c:v>-10.114127509999999</c:v>
                </c:pt>
                <c:pt idx="1357">
                  <c:v>-10.78959307</c:v>
                </c:pt>
                <c:pt idx="1358">
                  <c:v>-11.70009138</c:v>
                </c:pt>
                <c:pt idx="1359">
                  <c:v>-12.187144249999999</c:v>
                </c:pt>
                <c:pt idx="1360">
                  <c:v>-12.00683544</c:v>
                </c:pt>
                <c:pt idx="1361">
                  <c:v>-10.96438058</c:v>
                </c:pt>
                <c:pt idx="1362">
                  <c:v>-9.862987403</c:v>
                </c:pt>
                <c:pt idx="1363">
                  <c:v>-9.4565277880000007</c:v>
                </c:pt>
                <c:pt idx="1364">
                  <c:v>-9.7877932689999998</c:v>
                </c:pt>
                <c:pt idx="1365">
                  <c:v>-10.947936779999999</c:v>
                </c:pt>
                <c:pt idx="1366">
                  <c:v>-10.91073334</c:v>
                </c:pt>
                <c:pt idx="1367">
                  <c:v>-10.368821690000001</c:v>
                </c:pt>
                <c:pt idx="1368">
                  <c:v>-10.399538039999999</c:v>
                </c:pt>
                <c:pt idx="1369">
                  <c:v>-11.50392035</c:v>
                </c:pt>
                <c:pt idx="1370">
                  <c:v>-14.2011436</c:v>
                </c:pt>
                <c:pt idx="1371">
                  <c:v>-15.381444739999999</c:v>
                </c:pt>
                <c:pt idx="1372">
                  <c:v>-15.472508380000001</c:v>
                </c:pt>
                <c:pt idx="1373">
                  <c:v>-16.211867699999999</c:v>
                </c:pt>
                <c:pt idx="1374">
                  <c:v>-14.403724110000001</c:v>
                </c:pt>
                <c:pt idx="1375">
                  <c:v>-4.0554921200000003</c:v>
                </c:pt>
                <c:pt idx="1376">
                  <c:v>5.388253261</c:v>
                </c:pt>
                <c:pt idx="1377">
                  <c:v>18.994361189999999</c:v>
                </c:pt>
                <c:pt idx="1378">
                  <c:v>30.533838589999998</c:v>
                </c:pt>
                <c:pt idx="1379">
                  <c:v>29.431939679999999</c:v>
                </c:pt>
                <c:pt idx="1380">
                  <c:v>29.254105670000001</c:v>
                </c:pt>
                <c:pt idx="1381">
                  <c:v>32.938486390000001</c:v>
                </c:pt>
                <c:pt idx="1382">
                  <c:v>43.270336110000002</c:v>
                </c:pt>
                <c:pt idx="1383">
                  <c:v>50.277711660000001</c:v>
                </c:pt>
                <c:pt idx="1384">
                  <c:v>55.356526289999998</c:v>
                </c:pt>
                <c:pt idx="1385">
                  <c:v>56.238248630000001</c:v>
                </c:pt>
                <c:pt idx="1386">
                  <c:v>54.149304999999998</c:v>
                </c:pt>
                <c:pt idx="1387">
                  <c:v>51.580140470000003</c:v>
                </c:pt>
                <c:pt idx="1388">
                  <c:v>50.514455990000002</c:v>
                </c:pt>
                <c:pt idx="1389">
                  <c:v>49.262698890000003</c:v>
                </c:pt>
                <c:pt idx="1390">
                  <c:v>48.357332710000001</c:v>
                </c:pt>
                <c:pt idx="1391">
                  <c:v>49.137451640000002</c:v>
                </c:pt>
                <c:pt idx="1392">
                  <c:v>50.551860939999997</c:v>
                </c:pt>
                <c:pt idx="1393">
                  <c:v>52.150460270000004</c:v>
                </c:pt>
                <c:pt idx="1394">
                  <c:v>52.113119410000003</c:v>
                </c:pt>
                <c:pt idx="1395">
                  <c:v>50.425112570000003</c:v>
                </c:pt>
                <c:pt idx="1396">
                  <c:v>49.688741790000002</c:v>
                </c:pt>
                <c:pt idx="1397">
                  <c:v>50.11154372</c:v>
                </c:pt>
                <c:pt idx="1398">
                  <c:v>51.381597259999999</c:v>
                </c:pt>
                <c:pt idx="1399">
                  <c:v>52.209701590000002</c:v>
                </c:pt>
                <c:pt idx="1400">
                  <c:v>52.77290473</c:v>
                </c:pt>
                <c:pt idx="1401">
                  <c:v>52.093744200000003</c:v>
                </c:pt>
                <c:pt idx="1402">
                  <c:v>49.958861210000002</c:v>
                </c:pt>
                <c:pt idx="1403">
                  <c:v>47.879034189999999</c:v>
                </c:pt>
                <c:pt idx="1404">
                  <c:v>45.26380133</c:v>
                </c:pt>
                <c:pt idx="1405">
                  <c:v>42.852546599999997</c:v>
                </c:pt>
                <c:pt idx="1406">
                  <c:v>41.158911660000001</c:v>
                </c:pt>
                <c:pt idx="1407">
                  <c:v>40.317058879999998</c:v>
                </c:pt>
                <c:pt idx="1408">
                  <c:v>40.649834839999997</c:v>
                </c:pt>
                <c:pt idx="1409">
                  <c:v>41.712127510000002</c:v>
                </c:pt>
                <c:pt idx="1410">
                  <c:v>43.128489209999998</c:v>
                </c:pt>
                <c:pt idx="1411">
                  <c:v>46.167800919999998</c:v>
                </c:pt>
                <c:pt idx="1412">
                  <c:v>50.331419629999999</c:v>
                </c:pt>
                <c:pt idx="1413">
                  <c:v>53.902324460000003</c:v>
                </c:pt>
                <c:pt idx="1414">
                  <c:v>55.103928420000003</c:v>
                </c:pt>
                <c:pt idx="1415">
                  <c:v>53.32558993</c:v>
                </c:pt>
                <c:pt idx="1416">
                  <c:v>50.580178050000001</c:v>
                </c:pt>
                <c:pt idx="1417">
                  <c:v>47.189128289999999</c:v>
                </c:pt>
                <c:pt idx="1418">
                  <c:v>42.816160959999998</c:v>
                </c:pt>
                <c:pt idx="1419">
                  <c:v>40.218826540000002</c:v>
                </c:pt>
                <c:pt idx="1420">
                  <c:v>39.999965269999997</c:v>
                </c:pt>
                <c:pt idx="1421">
                  <c:v>41.405067240000001</c:v>
                </c:pt>
                <c:pt idx="1422">
                  <c:v>44.318393299999997</c:v>
                </c:pt>
                <c:pt idx="1423">
                  <c:v>47.662780830000003</c:v>
                </c:pt>
                <c:pt idx="1424">
                  <c:v>49.894510519999997</c:v>
                </c:pt>
                <c:pt idx="1425">
                  <c:v>51.910563510000003</c:v>
                </c:pt>
                <c:pt idx="1426">
                  <c:v>53.083136080000003</c:v>
                </c:pt>
                <c:pt idx="1427">
                  <c:v>54.123694360000002</c:v>
                </c:pt>
                <c:pt idx="1428">
                  <c:v>55.017834360000002</c:v>
                </c:pt>
                <c:pt idx="1429">
                  <c:v>54.31672133</c:v>
                </c:pt>
                <c:pt idx="1430">
                  <c:v>46.488015470000001</c:v>
                </c:pt>
                <c:pt idx="1431">
                  <c:v>37.173254120000003</c:v>
                </c:pt>
                <c:pt idx="1432">
                  <c:v>29.319841060000002</c:v>
                </c:pt>
                <c:pt idx="1433">
                  <c:v>29.771074070000001</c:v>
                </c:pt>
                <c:pt idx="1434">
                  <c:v>37.618046990000003</c:v>
                </c:pt>
                <c:pt idx="1435">
                  <c:v>42.881586679999998</c:v>
                </c:pt>
                <c:pt idx="1436">
                  <c:v>34.448555900000002</c:v>
                </c:pt>
                <c:pt idx="1437">
                  <c:v>18.861447800000001</c:v>
                </c:pt>
                <c:pt idx="1438">
                  <c:v>8.9659994839999992</c:v>
                </c:pt>
                <c:pt idx="1439">
                  <c:v>6.7931773419999999</c:v>
                </c:pt>
                <c:pt idx="1440">
                  <c:v>11.705227799999999</c:v>
                </c:pt>
                <c:pt idx="1441">
                  <c:v>16.27689092</c:v>
                </c:pt>
                <c:pt idx="1442">
                  <c:v>16.211893280000002</c:v>
                </c:pt>
                <c:pt idx="1443">
                  <c:v>11.38411612</c:v>
                </c:pt>
                <c:pt idx="1444">
                  <c:v>2.7086970379999999</c:v>
                </c:pt>
                <c:pt idx="1445">
                  <c:v>-4.3045648769999998</c:v>
                </c:pt>
                <c:pt idx="1446">
                  <c:v>-8.2946953079999997</c:v>
                </c:pt>
                <c:pt idx="1447">
                  <c:v>-8.7197323890000007</c:v>
                </c:pt>
                <c:pt idx="1448">
                  <c:v>-7.4760650579999997</c:v>
                </c:pt>
                <c:pt idx="1449">
                  <c:v>-6.1071563820000003</c:v>
                </c:pt>
                <c:pt idx="1450">
                  <c:v>-6.0262348670000003</c:v>
                </c:pt>
                <c:pt idx="1451">
                  <c:v>-7.4256967469999999</c:v>
                </c:pt>
                <c:pt idx="1452">
                  <c:v>-9.4383433720000003</c:v>
                </c:pt>
                <c:pt idx="1453">
                  <c:v>-12.46041301</c:v>
                </c:pt>
                <c:pt idx="1454">
                  <c:v>-14.61650779</c:v>
                </c:pt>
                <c:pt idx="1455">
                  <c:v>-16.06387531</c:v>
                </c:pt>
                <c:pt idx="1456">
                  <c:v>-16.16375648</c:v>
                </c:pt>
                <c:pt idx="1457">
                  <c:v>-14.311422990000001</c:v>
                </c:pt>
                <c:pt idx="1458">
                  <c:v>-12.281372559999999</c:v>
                </c:pt>
                <c:pt idx="1459">
                  <c:v>-11.798895119999999</c:v>
                </c:pt>
                <c:pt idx="1460">
                  <c:v>-10.817269400000001</c:v>
                </c:pt>
                <c:pt idx="1461">
                  <c:v>-11.69161738</c:v>
                </c:pt>
                <c:pt idx="1462">
                  <c:v>-12.11863205</c:v>
                </c:pt>
                <c:pt idx="1463">
                  <c:v>-13.31253461</c:v>
                </c:pt>
                <c:pt idx="1464">
                  <c:v>-15.202713279999999</c:v>
                </c:pt>
                <c:pt idx="1465">
                  <c:v>-14.92330458</c:v>
                </c:pt>
                <c:pt idx="1466">
                  <c:v>-14.836079010000001</c:v>
                </c:pt>
                <c:pt idx="1467">
                  <c:v>-13.202168240000001</c:v>
                </c:pt>
                <c:pt idx="1468">
                  <c:v>-12.26053005</c:v>
                </c:pt>
                <c:pt idx="1469">
                  <c:v>-12.12958607</c:v>
                </c:pt>
                <c:pt idx="1470">
                  <c:v>-12.334126879999999</c:v>
                </c:pt>
                <c:pt idx="1471">
                  <c:v>-14.06754274</c:v>
                </c:pt>
                <c:pt idx="1472">
                  <c:v>-15.55519614</c:v>
                </c:pt>
                <c:pt idx="1473">
                  <c:v>-15.31769147</c:v>
                </c:pt>
                <c:pt idx="1474">
                  <c:v>-14.92706349</c:v>
                </c:pt>
                <c:pt idx="1475">
                  <c:v>-12.717287880000001</c:v>
                </c:pt>
                <c:pt idx="1476">
                  <c:v>0.54204564</c:v>
                </c:pt>
                <c:pt idx="1477">
                  <c:v>18.370271710000001</c:v>
                </c:pt>
                <c:pt idx="1478">
                  <c:v>38.675635530000001</c:v>
                </c:pt>
                <c:pt idx="1479">
                  <c:v>54.160554769999997</c:v>
                </c:pt>
                <c:pt idx="1480">
                  <c:v>56.962743189999998</c:v>
                </c:pt>
                <c:pt idx="1481">
                  <c:v>47.540584180000003</c:v>
                </c:pt>
                <c:pt idx="1482">
                  <c:v>40.521100400000002</c:v>
                </c:pt>
                <c:pt idx="1483">
                  <c:v>37.204062120000003</c:v>
                </c:pt>
                <c:pt idx="1484">
                  <c:v>38.964777730000002</c:v>
                </c:pt>
                <c:pt idx="1485">
                  <c:v>44.19720693</c:v>
                </c:pt>
                <c:pt idx="1486">
                  <c:v>46.449114440000002</c:v>
                </c:pt>
                <c:pt idx="1487">
                  <c:v>46.010843389999998</c:v>
                </c:pt>
                <c:pt idx="1488">
                  <c:v>44.360428489999997</c:v>
                </c:pt>
                <c:pt idx="1489">
                  <c:v>39.28296151</c:v>
                </c:pt>
                <c:pt idx="1490">
                  <c:v>37.143788749999999</c:v>
                </c:pt>
                <c:pt idx="1491">
                  <c:v>37.111565130000002</c:v>
                </c:pt>
                <c:pt idx="1492">
                  <c:v>36.356717039999999</c:v>
                </c:pt>
                <c:pt idx="1493">
                  <c:v>37.652356529999999</c:v>
                </c:pt>
                <c:pt idx="1494">
                  <c:v>40.53333662</c:v>
                </c:pt>
                <c:pt idx="1495">
                  <c:v>43.032642899999999</c:v>
                </c:pt>
                <c:pt idx="1496">
                  <c:v>45.832246339999998</c:v>
                </c:pt>
                <c:pt idx="1497">
                  <c:v>47.643896040000001</c:v>
                </c:pt>
                <c:pt idx="1498">
                  <c:v>47.916868739999998</c:v>
                </c:pt>
                <c:pt idx="1499">
                  <c:v>47.226625249999998</c:v>
                </c:pt>
                <c:pt idx="1500">
                  <c:v>45.856088159999999</c:v>
                </c:pt>
                <c:pt idx="1501">
                  <c:v>43.931485199999997</c:v>
                </c:pt>
                <c:pt idx="1502">
                  <c:v>41.625956309999999</c:v>
                </c:pt>
                <c:pt idx="1503">
                  <c:v>40.227995960000001</c:v>
                </c:pt>
                <c:pt idx="1504">
                  <c:v>39.458532679999998</c:v>
                </c:pt>
                <c:pt idx="1505">
                  <c:v>38.536492989999999</c:v>
                </c:pt>
                <c:pt idx="1506">
                  <c:v>37.918601219999999</c:v>
                </c:pt>
                <c:pt idx="1507">
                  <c:v>38.066329719999999</c:v>
                </c:pt>
                <c:pt idx="1508">
                  <c:v>38.989668860000002</c:v>
                </c:pt>
                <c:pt idx="1509">
                  <c:v>40.407461089999998</c:v>
                </c:pt>
                <c:pt idx="1510">
                  <c:v>42.55015023</c:v>
                </c:pt>
                <c:pt idx="1511">
                  <c:v>44.97699652</c:v>
                </c:pt>
                <c:pt idx="1512">
                  <c:v>47.177597069999997</c:v>
                </c:pt>
                <c:pt idx="1513">
                  <c:v>49.821120860000001</c:v>
                </c:pt>
                <c:pt idx="1514">
                  <c:v>51.329590109999998</c:v>
                </c:pt>
                <c:pt idx="1515">
                  <c:v>51.637889020000003</c:v>
                </c:pt>
                <c:pt idx="1516">
                  <c:v>50.768461940000002</c:v>
                </c:pt>
                <c:pt idx="1517">
                  <c:v>48.514130629999997</c:v>
                </c:pt>
                <c:pt idx="1518">
                  <c:v>45.860612199999998</c:v>
                </c:pt>
                <c:pt idx="1519">
                  <c:v>43.546670419999998</c:v>
                </c:pt>
                <c:pt idx="1520">
                  <c:v>42.077120610000001</c:v>
                </c:pt>
                <c:pt idx="1521">
                  <c:v>41.322553249999999</c:v>
                </c:pt>
                <c:pt idx="1522">
                  <c:v>40.692441719999998</c:v>
                </c:pt>
                <c:pt idx="1523">
                  <c:v>39.959986610000001</c:v>
                </c:pt>
                <c:pt idx="1524">
                  <c:v>40.218780879999997</c:v>
                </c:pt>
                <c:pt idx="1525">
                  <c:v>41.027296020000001</c:v>
                </c:pt>
                <c:pt idx="1526">
                  <c:v>41.365372309999998</c:v>
                </c:pt>
                <c:pt idx="1527">
                  <c:v>41.87110904</c:v>
                </c:pt>
                <c:pt idx="1528">
                  <c:v>42.808077740000002</c:v>
                </c:pt>
                <c:pt idx="1529">
                  <c:v>45.856478260000003</c:v>
                </c:pt>
                <c:pt idx="1530">
                  <c:v>48.962128929999999</c:v>
                </c:pt>
                <c:pt idx="1531">
                  <c:v>52.529496639999998</c:v>
                </c:pt>
                <c:pt idx="1532">
                  <c:v>55.970055649999999</c:v>
                </c:pt>
                <c:pt idx="1533">
                  <c:v>60.259758040000001</c:v>
                </c:pt>
                <c:pt idx="1534">
                  <c:v>63.239445949999997</c:v>
                </c:pt>
                <c:pt idx="1535">
                  <c:v>63.88651557</c:v>
                </c:pt>
                <c:pt idx="1536">
                  <c:v>57.555371209999997</c:v>
                </c:pt>
                <c:pt idx="1537">
                  <c:v>42.48525411</c:v>
                </c:pt>
                <c:pt idx="1538">
                  <c:v>27.95810316</c:v>
                </c:pt>
                <c:pt idx="1539">
                  <c:v>11.02509757</c:v>
                </c:pt>
                <c:pt idx="1540">
                  <c:v>-1.0163128349999999</c:v>
                </c:pt>
                <c:pt idx="1541">
                  <c:v>-1.4598387580000001</c:v>
                </c:pt>
                <c:pt idx="1542">
                  <c:v>5.0999308330000002</c:v>
                </c:pt>
                <c:pt idx="1543">
                  <c:v>14.08281041</c:v>
                </c:pt>
                <c:pt idx="1544">
                  <c:v>23.890618140000001</c:v>
                </c:pt>
                <c:pt idx="1545">
                  <c:v>22.168252930000001</c:v>
                </c:pt>
                <c:pt idx="1546">
                  <c:v>17.586885779999999</c:v>
                </c:pt>
                <c:pt idx="1547">
                  <c:v>8.6072434779999991</c:v>
                </c:pt>
                <c:pt idx="1548">
                  <c:v>1.232127083</c:v>
                </c:pt>
                <c:pt idx="1549">
                  <c:v>-6.702867039</c:v>
                </c:pt>
                <c:pt idx="1550">
                  <c:v>-11.924500910000001</c:v>
                </c:pt>
                <c:pt idx="1551">
                  <c:v>-11.774435179999999</c:v>
                </c:pt>
                <c:pt idx="1552">
                  <c:v>-10.239372749999999</c:v>
                </c:pt>
                <c:pt idx="1553">
                  <c:v>-7.5189570530000003</c:v>
                </c:pt>
                <c:pt idx="1554">
                  <c:v>-5.1168079649999996</c:v>
                </c:pt>
                <c:pt idx="1555">
                  <c:v>-5.648492386</c:v>
                </c:pt>
                <c:pt idx="1556">
                  <c:v>-10.49107369</c:v>
                </c:pt>
                <c:pt idx="1557">
                  <c:v>-14.55774933</c:v>
                </c:pt>
                <c:pt idx="1558">
                  <c:v>-17.211759099999998</c:v>
                </c:pt>
                <c:pt idx="1559">
                  <c:v>-19.296155479999999</c:v>
                </c:pt>
                <c:pt idx="1560">
                  <c:v>-20.70423791</c:v>
                </c:pt>
                <c:pt idx="1561">
                  <c:v>-21.563042719999999</c:v>
                </c:pt>
                <c:pt idx="1562">
                  <c:v>-21.777647779999999</c:v>
                </c:pt>
                <c:pt idx="1563">
                  <c:v>-20.834142050000001</c:v>
                </c:pt>
                <c:pt idx="1564">
                  <c:v>-18.631475380000001</c:v>
                </c:pt>
                <c:pt idx="1565">
                  <c:v>-17.562045189999999</c:v>
                </c:pt>
                <c:pt idx="1566">
                  <c:v>-17.602500070000001</c:v>
                </c:pt>
                <c:pt idx="1567">
                  <c:v>-18.1041946</c:v>
                </c:pt>
                <c:pt idx="1568">
                  <c:v>-18.59551913</c:v>
                </c:pt>
                <c:pt idx="1569">
                  <c:v>-18.45320757</c:v>
                </c:pt>
                <c:pt idx="1570">
                  <c:v>-17.900931249999999</c:v>
                </c:pt>
                <c:pt idx="1571">
                  <c:v>-16.19004558</c:v>
                </c:pt>
                <c:pt idx="1572">
                  <c:v>-12.97101496</c:v>
                </c:pt>
                <c:pt idx="1573">
                  <c:v>-12.758296700000001</c:v>
                </c:pt>
                <c:pt idx="1574">
                  <c:v>-12.522455860000001</c:v>
                </c:pt>
                <c:pt idx="1575">
                  <c:v>-12.48197759</c:v>
                </c:pt>
                <c:pt idx="1576">
                  <c:v>-12.506342679999999</c:v>
                </c:pt>
                <c:pt idx="1577">
                  <c:v>-11.95941594</c:v>
                </c:pt>
                <c:pt idx="1578">
                  <c:v>-9.0700283499999994</c:v>
                </c:pt>
                <c:pt idx="1579">
                  <c:v>-5.8553940510000002</c:v>
                </c:pt>
                <c:pt idx="1580">
                  <c:v>1.2058090699999999</c:v>
                </c:pt>
                <c:pt idx="1581">
                  <c:v>10.060016709999999</c:v>
                </c:pt>
                <c:pt idx="1582">
                  <c:v>20.907224809999999</c:v>
                </c:pt>
                <c:pt idx="1583">
                  <c:v>31.48693939</c:v>
                </c:pt>
                <c:pt idx="1584">
                  <c:v>41.665295829999998</c:v>
                </c:pt>
                <c:pt idx="1585">
                  <c:v>55.226049250000003</c:v>
                </c:pt>
                <c:pt idx="1586">
                  <c:v>63.818339559999998</c:v>
                </c:pt>
                <c:pt idx="1587">
                  <c:v>67.100702650000002</c:v>
                </c:pt>
                <c:pt idx="1588">
                  <c:v>67.413634099999996</c:v>
                </c:pt>
                <c:pt idx="1589">
                  <c:v>66.266253739999996</c:v>
                </c:pt>
                <c:pt idx="1590">
                  <c:v>63.054858080000002</c:v>
                </c:pt>
                <c:pt idx="1591">
                  <c:v>59.12303653</c:v>
                </c:pt>
                <c:pt idx="1592">
                  <c:v>55.96787492</c:v>
                </c:pt>
                <c:pt idx="1593">
                  <c:v>54.108677</c:v>
                </c:pt>
                <c:pt idx="1594">
                  <c:v>52.456226569999998</c:v>
                </c:pt>
                <c:pt idx="1595">
                  <c:v>48.096136999999999</c:v>
                </c:pt>
                <c:pt idx="1596">
                  <c:v>44.557407380000001</c:v>
                </c:pt>
                <c:pt idx="1597">
                  <c:v>42.600546399999999</c:v>
                </c:pt>
                <c:pt idx="1598">
                  <c:v>40.690191429999999</c:v>
                </c:pt>
                <c:pt idx="1599">
                  <c:v>40.974631690000002</c:v>
                </c:pt>
                <c:pt idx="1600">
                  <c:v>42.002146850000003</c:v>
                </c:pt>
                <c:pt idx="1601">
                  <c:v>43.415720129999997</c:v>
                </c:pt>
                <c:pt idx="1602">
                  <c:v>44.195657990000001</c:v>
                </c:pt>
                <c:pt idx="1603">
                  <c:v>44.80684909</c:v>
                </c:pt>
                <c:pt idx="1604">
                  <c:v>44.927222260000001</c:v>
                </c:pt>
                <c:pt idx="1605">
                  <c:v>43.953900959999999</c:v>
                </c:pt>
                <c:pt idx="1606">
                  <c:v>42.045974520000001</c:v>
                </c:pt>
                <c:pt idx="1607">
                  <c:v>38.812704140000001</c:v>
                </c:pt>
                <c:pt idx="1608">
                  <c:v>35.579111159999997</c:v>
                </c:pt>
                <c:pt idx="1609">
                  <c:v>34.25158313</c:v>
                </c:pt>
                <c:pt idx="1610">
                  <c:v>35.390442540000002</c:v>
                </c:pt>
                <c:pt idx="1611">
                  <c:v>37.83198247</c:v>
                </c:pt>
                <c:pt idx="1612">
                  <c:v>40.94381199</c:v>
                </c:pt>
                <c:pt idx="1613">
                  <c:v>44.485430600000001</c:v>
                </c:pt>
                <c:pt idx="1614">
                  <c:v>46.833009789999998</c:v>
                </c:pt>
                <c:pt idx="1615">
                  <c:v>48.959626659999998</c:v>
                </c:pt>
                <c:pt idx="1616">
                  <c:v>50.486450120000001</c:v>
                </c:pt>
                <c:pt idx="1617">
                  <c:v>50.921410119999997</c:v>
                </c:pt>
                <c:pt idx="1618">
                  <c:v>49.875932319999997</c:v>
                </c:pt>
                <c:pt idx="1619">
                  <c:v>47.850166860000002</c:v>
                </c:pt>
                <c:pt idx="1620">
                  <c:v>46.680117860000003</c:v>
                </c:pt>
                <c:pt idx="1621">
                  <c:v>45.412370559999999</c:v>
                </c:pt>
                <c:pt idx="1622">
                  <c:v>44.913578880000003</c:v>
                </c:pt>
                <c:pt idx="1623">
                  <c:v>45.592528600000001</c:v>
                </c:pt>
                <c:pt idx="1624">
                  <c:v>47.6408038</c:v>
                </c:pt>
                <c:pt idx="1625">
                  <c:v>50.315661570000003</c:v>
                </c:pt>
                <c:pt idx="1626">
                  <c:v>54.075647590000003</c:v>
                </c:pt>
                <c:pt idx="1627">
                  <c:v>57.979781299999999</c:v>
                </c:pt>
                <c:pt idx="1628">
                  <c:v>62.26223555</c:v>
                </c:pt>
                <c:pt idx="1629">
                  <c:v>65.256088500000004</c:v>
                </c:pt>
                <c:pt idx="1630">
                  <c:v>66.178574729999994</c:v>
                </c:pt>
                <c:pt idx="1631">
                  <c:v>65.327761469999999</c:v>
                </c:pt>
                <c:pt idx="1632">
                  <c:v>60.499369510000001</c:v>
                </c:pt>
                <c:pt idx="1633">
                  <c:v>45.930738560000002</c:v>
                </c:pt>
                <c:pt idx="1634">
                  <c:v>24.581026250000001</c:v>
                </c:pt>
                <c:pt idx="1635">
                  <c:v>10.546803519999999</c:v>
                </c:pt>
                <c:pt idx="1636">
                  <c:v>2.7843890309999999</c:v>
                </c:pt>
                <c:pt idx="1637">
                  <c:v>8.7724067160000008</c:v>
                </c:pt>
                <c:pt idx="1638">
                  <c:v>27.207536260000001</c:v>
                </c:pt>
                <c:pt idx="1639">
                  <c:v>50.729959520000001</c:v>
                </c:pt>
                <c:pt idx="1640">
                  <c:v>43.874471190000001</c:v>
                </c:pt>
                <c:pt idx="1641">
                  <c:v>30.386434210000001</c:v>
                </c:pt>
                <c:pt idx="1642">
                  <c:v>13.870442300000001</c:v>
                </c:pt>
                <c:pt idx="1643">
                  <c:v>5.4150335119999999</c:v>
                </c:pt>
                <c:pt idx="1644">
                  <c:v>0.25430162499999998</c:v>
                </c:pt>
                <c:pt idx="1645">
                  <c:v>-3.1970039180000001</c:v>
                </c:pt>
                <c:pt idx="1646">
                  <c:v>-3.3337589269999999</c:v>
                </c:pt>
                <c:pt idx="1647">
                  <c:v>0.50878822099999998</c:v>
                </c:pt>
                <c:pt idx="1648">
                  <c:v>3.5979608669999998</c:v>
                </c:pt>
                <c:pt idx="1649">
                  <c:v>4.4006236400000001</c:v>
                </c:pt>
                <c:pt idx="1650">
                  <c:v>2.2688092050000002</c:v>
                </c:pt>
                <c:pt idx="1651">
                  <c:v>-1.6682169200000001</c:v>
                </c:pt>
                <c:pt idx="1652">
                  <c:v>-5.2929808300000003</c:v>
                </c:pt>
                <c:pt idx="1653">
                  <c:v>-7.5068528839999997</c:v>
                </c:pt>
                <c:pt idx="1654">
                  <c:v>-8.0266094809999995</c:v>
                </c:pt>
                <c:pt idx="1655">
                  <c:v>-7.414437468</c:v>
                </c:pt>
                <c:pt idx="1656">
                  <c:v>-6.664299282</c:v>
                </c:pt>
                <c:pt idx="1657">
                  <c:v>-5.7593915170000001</c:v>
                </c:pt>
                <c:pt idx="1658">
                  <c:v>-5.4970597799999998</c:v>
                </c:pt>
                <c:pt idx="1659">
                  <c:v>-5.1425401940000004</c:v>
                </c:pt>
                <c:pt idx="1660">
                  <c:v>-6.0220082460000004</c:v>
                </c:pt>
                <c:pt idx="1661">
                  <c:v>-6.4213938690000001</c:v>
                </c:pt>
                <c:pt idx="1662">
                  <c:v>-7.4364782509999996</c:v>
                </c:pt>
                <c:pt idx="1663">
                  <c:v>-9.6234355750000002</c:v>
                </c:pt>
                <c:pt idx="1664">
                  <c:v>-8.2433657710000006</c:v>
                </c:pt>
                <c:pt idx="1665">
                  <c:v>-3.5638207</c:v>
                </c:pt>
                <c:pt idx="1666">
                  <c:v>0.16251590499999999</c:v>
                </c:pt>
                <c:pt idx="1667">
                  <c:v>2.2410744039999999</c:v>
                </c:pt>
                <c:pt idx="1668">
                  <c:v>2.975636315</c:v>
                </c:pt>
                <c:pt idx="1669">
                  <c:v>1.2597600470000001</c:v>
                </c:pt>
                <c:pt idx="1670">
                  <c:v>1.089766284</c:v>
                </c:pt>
                <c:pt idx="1671">
                  <c:v>-9.3848266999999999E-2</c:v>
                </c:pt>
                <c:pt idx="1672">
                  <c:v>5.1605927530000004</c:v>
                </c:pt>
                <c:pt idx="1673">
                  <c:v>11.53796414</c:v>
                </c:pt>
                <c:pt idx="1674">
                  <c:v>26.915763859999998</c:v>
                </c:pt>
                <c:pt idx="1675">
                  <c:v>46.053623600000002</c:v>
                </c:pt>
                <c:pt idx="1676">
                  <c:v>59.807109070000003</c:v>
                </c:pt>
                <c:pt idx="1677">
                  <c:v>61.112456870000003</c:v>
                </c:pt>
                <c:pt idx="1678">
                  <c:v>60.453526410000002</c:v>
                </c:pt>
                <c:pt idx="1679">
                  <c:v>63.554197420000001</c:v>
                </c:pt>
                <c:pt idx="1680">
                  <c:v>66.106511330000004</c:v>
                </c:pt>
                <c:pt idx="1681">
                  <c:v>67.793850469999995</c:v>
                </c:pt>
                <c:pt idx="1682">
                  <c:v>67.973250460000003</c:v>
                </c:pt>
                <c:pt idx="1683">
                  <c:v>66.507973579999998</c:v>
                </c:pt>
                <c:pt idx="1684">
                  <c:v>63.205678409999997</c:v>
                </c:pt>
                <c:pt idx="1685">
                  <c:v>60.879683360000001</c:v>
                </c:pt>
                <c:pt idx="1686">
                  <c:v>58.099472230000003</c:v>
                </c:pt>
                <c:pt idx="1687">
                  <c:v>55.184423940000002</c:v>
                </c:pt>
                <c:pt idx="1688">
                  <c:v>51.513763760000003</c:v>
                </c:pt>
                <c:pt idx="1689">
                  <c:v>48.893646339999997</c:v>
                </c:pt>
                <c:pt idx="1690">
                  <c:v>48.077095440000001</c:v>
                </c:pt>
                <c:pt idx="1691">
                  <c:v>47.460876220000003</c:v>
                </c:pt>
                <c:pt idx="1692">
                  <c:v>46.610390389999999</c:v>
                </c:pt>
                <c:pt idx="1693">
                  <c:v>46.77623123</c:v>
                </c:pt>
                <c:pt idx="1694">
                  <c:v>46.696361590000002</c:v>
                </c:pt>
                <c:pt idx="1695">
                  <c:v>47.160165040000003</c:v>
                </c:pt>
                <c:pt idx="1696">
                  <c:v>45.214838780000001</c:v>
                </c:pt>
                <c:pt idx="1697">
                  <c:v>44.755408959999997</c:v>
                </c:pt>
                <c:pt idx="1698">
                  <c:v>43.71139032</c:v>
                </c:pt>
                <c:pt idx="1699">
                  <c:v>41.876323540000001</c:v>
                </c:pt>
                <c:pt idx="1700">
                  <c:v>40.085558849999998</c:v>
                </c:pt>
                <c:pt idx="1701">
                  <c:v>38.533099300000003</c:v>
                </c:pt>
                <c:pt idx="1702">
                  <c:v>38.083497970000003</c:v>
                </c:pt>
                <c:pt idx="1703">
                  <c:v>38.829628370000002</c:v>
                </c:pt>
                <c:pt idx="1704">
                  <c:v>41.225169960000002</c:v>
                </c:pt>
                <c:pt idx="1705">
                  <c:v>45.083519199999998</c:v>
                </c:pt>
                <c:pt idx="1706">
                  <c:v>47.778087480000003</c:v>
                </c:pt>
                <c:pt idx="1707">
                  <c:v>50.772982089999999</c:v>
                </c:pt>
                <c:pt idx="1708">
                  <c:v>51.856995929999997</c:v>
                </c:pt>
                <c:pt idx="1709">
                  <c:v>50.986804040000003</c:v>
                </c:pt>
                <c:pt idx="1710">
                  <c:v>49.277929690000001</c:v>
                </c:pt>
                <c:pt idx="1711">
                  <c:v>46.37561805</c:v>
                </c:pt>
                <c:pt idx="1712">
                  <c:v>43.97693357</c:v>
                </c:pt>
                <c:pt idx="1713">
                  <c:v>42.255940410000001</c:v>
                </c:pt>
                <c:pt idx="1714">
                  <c:v>39.950041380000002</c:v>
                </c:pt>
                <c:pt idx="1715">
                  <c:v>38.134503430000002</c:v>
                </c:pt>
                <c:pt idx="1716">
                  <c:v>38.858556020000002</c:v>
                </c:pt>
                <c:pt idx="1717">
                  <c:v>41.263474240000001</c:v>
                </c:pt>
                <c:pt idx="1718">
                  <c:v>45.690565499999998</c:v>
                </c:pt>
                <c:pt idx="1719">
                  <c:v>50.637682359999999</c:v>
                </c:pt>
                <c:pt idx="1720">
                  <c:v>54.321417529999998</c:v>
                </c:pt>
                <c:pt idx="1721">
                  <c:v>52.907740959999998</c:v>
                </c:pt>
                <c:pt idx="1722">
                  <c:v>50.890566130000003</c:v>
                </c:pt>
                <c:pt idx="1723">
                  <c:v>50.966924040000002</c:v>
                </c:pt>
                <c:pt idx="1724">
                  <c:v>54.207289979999999</c:v>
                </c:pt>
                <c:pt idx="1725">
                  <c:v>59.726054159999997</c:v>
                </c:pt>
                <c:pt idx="1726">
                  <c:v>66.112439469999998</c:v>
                </c:pt>
                <c:pt idx="1727">
                  <c:v>67.892676219999998</c:v>
                </c:pt>
                <c:pt idx="1728">
                  <c:v>62.931706660000003</c:v>
                </c:pt>
                <c:pt idx="1729">
                  <c:v>48.846166349999997</c:v>
                </c:pt>
                <c:pt idx="1730">
                  <c:v>33.285515699999998</c:v>
                </c:pt>
                <c:pt idx="1731">
                  <c:v>14.92611026</c:v>
                </c:pt>
                <c:pt idx="1732">
                  <c:v>1.3837196140000001</c:v>
                </c:pt>
                <c:pt idx="1733">
                  <c:v>-3.497608933</c:v>
                </c:pt>
                <c:pt idx="1734">
                  <c:v>-3.5147347020000002</c:v>
                </c:pt>
                <c:pt idx="1735">
                  <c:v>2.8416024659999999</c:v>
                </c:pt>
                <c:pt idx="1736">
                  <c:v>6.0504652759999997</c:v>
                </c:pt>
                <c:pt idx="1737">
                  <c:v>6.1580795769999996</c:v>
                </c:pt>
                <c:pt idx="1738">
                  <c:v>5.0763696249999999</c:v>
                </c:pt>
                <c:pt idx="1739">
                  <c:v>-2.62582717</c:v>
                </c:pt>
                <c:pt idx="1740">
                  <c:v>-6.7624062660000002</c:v>
                </c:pt>
                <c:pt idx="1741">
                  <c:v>-9.6088922839999995</c:v>
                </c:pt>
                <c:pt idx="1742">
                  <c:v>-11.913400230000001</c:v>
                </c:pt>
                <c:pt idx="1743">
                  <c:v>-12.94364371</c:v>
                </c:pt>
                <c:pt idx="1744">
                  <c:v>-13.48245947</c:v>
                </c:pt>
                <c:pt idx="1745">
                  <c:v>-12.67767441</c:v>
                </c:pt>
                <c:pt idx="1746">
                  <c:v>-12.841952259999999</c:v>
                </c:pt>
                <c:pt idx="1747">
                  <c:v>-12.85646582</c:v>
                </c:pt>
                <c:pt idx="1748">
                  <c:v>-14.081969559999999</c:v>
                </c:pt>
                <c:pt idx="1749">
                  <c:v>-15.12808397</c:v>
                </c:pt>
                <c:pt idx="1750">
                  <c:v>-16.23333916</c:v>
                </c:pt>
                <c:pt idx="1751">
                  <c:v>-16.86871198</c:v>
                </c:pt>
                <c:pt idx="1752">
                  <c:v>-16.724327880000001</c:v>
                </c:pt>
                <c:pt idx="1753">
                  <c:v>-15.2564885</c:v>
                </c:pt>
                <c:pt idx="1754">
                  <c:v>-14.395698749999999</c:v>
                </c:pt>
                <c:pt idx="1755">
                  <c:v>-13.50021005</c:v>
                </c:pt>
                <c:pt idx="1756">
                  <c:v>-14.723953290000001</c:v>
                </c:pt>
                <c:pt idx="1757">
                  <c:v>-15.384639119999999</c:v>
                </c:pt>
                <c:pt idx="1758">
                  <c:v>-16.299368650000002</c:v>
                </c:pt>
                <c:pt idx="1759">
                  <c:v>-16.922540439999999</c:v>
                </c:pt>
                <c:pt idx="1760">
                  <c:v>-16.22539471</c:v>
                </c:pt>
                <c:pt idx="1761">
                  <c:v>-15.764745599999999</c:v>
                </c:pt>
                <c:pt idx="1762">
                  <c:v>-13.984389180000001</c:v>
                </c:pt>
                <c:pt idx="1763">
                  <c:v>-11.932205270000001</c:v>
                </c:pt>
                <c:pt idx="1764">
                  <c:v>-12.105675639999999</c:v>
                </c:pt>
                <c:pt idx="1765">
                  <c:v>-12.320327470000001</c:v>
                </c:pt>
                <c:pt idx="1766">
                  <c:v>-14.469746000000001</c:v>
                </c:pt>
                <c:pt idx="1767">
                  <c:v>-15.27186824</c:v>
                </c:pt>
                <c:pt idx="1768">
                  <c:v>-15.342884310000001</c:v>
                </c:pt>
                <c:pt idx="1769">
                  <c:v>-13.4708124</c:v>
                </c:pt>
                <c:pt idx="1770">
                  <c:v>-13.36693737</c:v>
                </c:pt>
                <c:pt idx="1771">
                  <c:v>-11.469444879999999</c:v>
                </c:pt>
                <c:pt idx="1772">
                  <c:v>-6.89567043</c:v>
                </c:pt>
                <c:pt idx="1773">
                  <c:v>-3.7133295369999999</c:v>
                </c:pt>
                <c:pt idx="1774">
                  <c:v>3.2578147660000001</c:v>
                </c:pt>
                <c:pt idx="1775">
                  <c:v>13.2004676</c:v>
                </c:pt>
                <c:pt idx="1776">
                  <c:v>25.710524889999999</c:v>
                </c:pt>
                <c:pt idx="1777">
                  <c:v>33.935631809999997</c:v>
                </c:pt>
                <c:pt idx="1778">
                  <c:v>42.242385720000001</c:v>
                </c:pt>
                <c:pt idx="1779">
                  <c:v>49.597414520000001</c:v>
                </c:pt>
                <c:pt idx="1780">
                  <c:v>55.705762489999998</c:v>
                </c:pt>
                <c:pt idx="1781">
                  <c:v>59.17153982</c:v>
                </c:pt>
                <c:pt idx="1782">
                  <c:v>59.107372320000003</c:v>
                </c:pt>
                <c:pt idx="1783">
                  <c:v>58.058911260000002</c:v>
                </c:pt>
                <c:pt idx="1784">
                  <c:v>57.301005429999996</c:v>
                </c:pt>
                <c:pt idx="1785">
                  <c:v>56.903972340000003</c:v>
                </c:pt>
                <c:pt idx="1786">
                  <c:v>55.683032070000003</c:v>
                </c:pt>
                <c:pt idx="1787">
                  <c:v>55.158548060000001</c:v>
                </c:pt>
                <c:pt idx="1788">
                  <c:v>55.457627379999998</c:v>
                </c:pt>
                <c:pt idx="1789">
                  <c:v>56.88122293</c:v>
                </c:pt>
                <c:pt idx="1790">
                  <c:v>57.026591379999999</c:v>
                </c:pt>
                <c:pt idx="1791">
                  <c:v>53.633057909999998</c:v>
                </c:pt>
                <c:pt idx="1792">
                  <c:v>52.269775879999997</c:v>
                </c:pt>
                <c:pt idx="1793">
                  <c:v>50.983708749999998</c:v>
                </c:pt>
                <c:pt idx="1794">
                  <c:v>50.414629939999998</c:v>
                </c:pt>
                <c:pt idx="1795">
                  <c:v>49.55277487</c:v>
                </c:pt>
                <c:pt idx="1796">
                  <c:v>48.989741670000001</c:v>
                </c:pt>
                <c:pt idx="1797">
                  <c:v>48.1271494</c:v>
                </c:pt>
                <c:pt idx="1798">
                  <c:v>46.748842949999997</c:v>
                </c:pt>
                <c:pt idx="1799">
                  <c:v>45.513680209999997</c:v>
                </c:pt>
                <c:pt idx="1800">
                  <c:v>44.911326369999998</c:v>
                </c:pt>
                <c:pt idx="1801">
                  <c:v>44.999863670000003</c:v>
                </c:pt>
                <c:pt idx="1802">
                  <c:v>45.502318690000003</c:v>
                </c:pt>
                <c:pt idx="1803">
                  <c:v>46.09858921</c:v>
                </c:pt>
                <c:pt idx="1804">
                  <c:v>47.062081370000001</c:v>
                </c:pt>
                <c:pt idx="1805">
                  <c:v>49.041430910000003</c:v>
                </c:pt>
                <c:pt idx="1806">
                  <c:v>51.095067649999997</c:v>
                </c:pt>
                <c:pt idx="1807">
                  <c:v>51.750039090000001</c:v>
                </c:pt>
                <c:pt idx="1808">
                  <c:v>51.88195279</c:v>
                </c:pt>
                <c:pt idx="1809">
                  <c:v>51.624317089999998</c:v>
                </c:pt>
                <c:pt idx="1810">
                  <c:v>50.865355770000001</c:v>
                </c:pt>
                <c:pt idx="1811">
                  <c:v>50.147801739999998</c:v>
                </c:pt>
                <c:pt idx="1812">
                  <c:v>49.785794209999999</c:v>
                </c:pt>
                <c:pt idx="1813">
                  <c:v>50.16706662</c:v>
                </c:pt>
                <c:pt idx="1814">
                  <c:v>49.791220369999998</c:v>
                </c:pt>
                <c:pt idx="1815">
                  <c:v>48.068877499999999</c:v>
                </c:pt>
                <c:pt idx="1816">
                  <c:v>47.696934679999998</c:v>
                </c:pt>
                <c:pt idx="1817">
                  <c:v>48.522417169999997</c:v>
                </c:pt>
                <c:pt idx="1818">
                  <c:v>49.256016639999999</c:v>
                </c:pt>
                <c:pt idx="1819">
                  <c:v>52.16907595</c:v>
                </c:pt>
                <c:pt idx="1820">
                  <c:v>54.980182990000003</c:v>
                </c:pt>
                <c:pt idx="1821">
                  <c:v>57.289865380000002</c:v>
                </c:pt>
                <c:pt idx="1822">
                  <c:v>57.84091643</c:v>
                </c:pt>
                <c:pt idx="1823">
                  <c:v>56.043324759999997</c:v>
                </c:pt>
                <c:pt idx="1824">
                  <c:v>53.89926955</c:v>
                </c:pt>
                <c:pt idx="1825">
                  <c:v>53.229867640000002</c:v>
                </c:pt>
                <c:pt idx="1826">
                  <c:v>50.989834690000002</c:v>
                </c:pt>
                <c:pt idx="1827">
                  <c:v>41.822220059999999</c:v>
                </c:pt>
                <c:pt idx="1828">
                  <c:v>28.057065519999998</c:v>
                </c:pt>
                <c:pt idx="1829">
                  <c:v>15.987179129999999</c:v>
                </c:pt>
                <c:pt idx="1830">
                  <c:v>5.6266215009999998</c:v>
                </c:pt>
                <c:pt idx="1831">
                  <c:v>1.96592951</c:v>
                </c:pt>
                <c:pt idx="1832">
                  <c:v>5.6627924719999996</c:v>
                </c:pt>
                <c:pt idx="1833">
                  <c:v>12.776337359999999</c:v>
                </c:pt>
                <c:pt idx="1834">
                  <c:v>15.13146933</c:v>
                </c:pt>
                <c:pt idx="1835">
                  <c:v>11.84289238</c:v>
                </c:pt>
                <c:pt idx="1836">
                  <c:v>6.7286842050000004</c:v>
                </c:pt>
                <c:pt idx="1837">
                  <c:v>2.820414129</c:v>
                </c:pt>
                <c:pt idx="1838">
                  <c:v>-2.9996615260000001</c:v>
                </c:pt>
                <c:pt idx="1839">
                  <c:v>-7.1224041050000002</c:v>
                </c:pt>
                <c:pt idx="1840">
                  <c:v>-10.812334509999999</c:v>
                </c:pt>
                <c:pt idx="1841">
                  <c:v>-12.70524309</c:v>
                </c:pt>
                <c:pt idx="1842">
                  <c:v>-12.389365140000001</c:v>
                </c:pt>
                <c:pt idx="1843">
                  <c:v>-11.22906656</c:v>
                </c:pt>
                <c:pt idx="1844">
                  <c:v>-10.809895409999999</c:v>
                </c:pt>
                <c:pt idx="1845">
                  <c:v>-10.93464709</c:v>
                </c:pt>
                <c:pt idx="1846">
                  <c:v>-12.11237923</c:v>
                </c:pt>
                <c:pt idx="1847">
                  <c:v>-14.02938129</c:v>
                </c:pt>
                <c:pt idx="1848">
                  <c:v>-16.148529440000001</c:v>
                </c:pt>
                <c:pt idx="1849">
                  <c:v>-17.490822789999999</c:v>
                </c:pt>
                <c:pt idx="1850">
                  <c:v>-18.811876479999999</c:v>
                </c:pt>
                <c:pt idx="1851">
                  <c:v>-19.217158560000001</c:v>
                </c:pt>
                <c:pt idx="1852">
                  <c:v>-19.117130339999999</c:v>
                </c:pt>
                <c:pt idx="1853">
                  <c:v>-18.43223704</c:v>
                </c:pt>
                <c:pt idx="1854">
                  <c:v>-17.50099372</c:v>
                </c:pt>
                <c:pt idx="1855">
                  <c:v>-17.12094106</c:v>
                </c:pt>
                <c:pt idx="1856">
                  <c:v>-16.54488624</c:v>
                </c:pt>
                <c:pt idx="1857">
                  <c:v>-16.78464774</c:v>
                </c:pt>
                <c:pt idx="1858">
                  <c:v>-17.932318949999999</c:v>
                </c:pt>
                <c:pt idx="1859">
                  <c:v>-18.881116689999999</c:v>
                </c:pt>
                <c:pt idx="1860">
                  <c:v>-19.659639290000001</c:v>
                </c:pt>
                <c:pt idx="1861">
                  <c:v>-19.02424486</c:v>
                </c:pt>
                <c:pt idx="1862">
                  <c:v>-17.546208490000001</c:v>
                </c:pt>
                <c:pt idx="1863">
                  <c:v>-17.74155833</c:v>
                </c:pt>
                <c:pt idx="1864">
                  <c:v>-18.089021320000001</c:v>
                </c:pt>
                <c:pt idx="1865">
                  <c:v>-18.305296009999999</c:v>
                </c:pt>
                <c:pt idx="1866">
                  <c:v>-18.48287122</c:v>
                </c:pt>
                <c:pt idx="1867">
                  <c:v>-18.08581379</c:v>
                </c:pt>
                <c:pt idx="1868">
                  <c:v>-18.596624139999999</c:v>
                </c:pt>
                <c:pt idx="1869">
                  <c:v>-18.791366279999998</c:v>
                </c:pt>
                <c:pt idx="1870">
                  <c:v>-17.910367999999998</c:v>
                </c:pt>
                <c:pt idx="1871">
                  <c:v>-13.889131580000001</c:v>
                </c:pt>
                <c:pt idx="1872">
                  <c:v>-5.3920103040000003</c:v>
                </c:pt>
                <c:pt idx="1873">
                  <c:v>0.42404461500000001</c:v>
                </c:pt>
                <c:pt idx="1874">
                  <c:v>2.6239722369999998</c:v>
                </c:pt>
                <c:pt idx="1875">
                  <c:v>12.20970924</c:v>
                </c:pt>
                <c:pt idx="1876">
                  <c:v>21.023821640000001</c:v>
                </c:pt>
                <c:pt idx="1877">
                  <c:v>38.134414829999997</c:v>
                </c:pt>
                <c:pt idx="1878">
                  <c:v>54.979360040000003</c:v>
                </c:pt>
                <c:pt idx="1879">
                  <c:v>65.194611449999996</c:v>
                </c:pt>
                <c:pt idx="1880">
                  <c:v>67.734437439999994</c:v>
                </c:pt>
                <c:pt idx="1881">
                  <c:v>66.253677370000005</c:v>
                </c:pt>
                <c:pt idx="1882">
                  <c:v>65.526240430000001</c:v>
                </c:pt>
                <c:pt idx="1883">
                  <c:v>63.071160040000002</c:v>
                </c:pt>
                <c:pt idx="1884">
                  <c:v>60.309965069999997</c:v>
                </c:pt>
                <c:pt idx="1885">
                  <c:v>58.682484549999998</c:v>
                </c:pt>
                <c:pt idx="1886">
                  <c:v>56.759372949999999</c:v>
                </c:pt>
                <c:pt idx="1887">
                  <c:v>55.72721035</c:v>
                </c:pt>
                <c:pt idx="1888">
                  <c:v>56.871404810000001</c:v>
                </c:pt>
                <c:pt idx="1889">
                  <c:v>56.506005250000001</c:v>
                </c:pt>
                <c:pt idx="1890">
                  <c:v>56.027078729999999</c:v>
                </c:pt>
                <c:pt idx="1891">
                  <c:v>54.8458957</c:v>
                </c:pt>
                <c:pt idx="1892">
                  <c:v>52.978525589999997</c:v>
                </c:pt>
                <c:pt idx="1893">
                  <c:v>51.647323180000001</c:v>
                </c:pt>
                <c:pt idx="1894">
                  <c:v>51.19554016</c:v>
                </c:pt>
                <c:pt idx="1895">
                  <c:v>51.61233593</c:v>
                </c:pt>
                <c:pt idx="1896">
                  <c:v>52.869838469999998</c:v>
                </c:pt>
                <c:pt idx="1897">
                  <c:v>53.618643239999997</c:v>
                </c:pt>
                <c:pt idx="1898">
                  <c:v>53.74366466</c:v>
                </c:pt>
                <c:pt idx="1899">
                  <c:v>53.001852620000001</c:v>
                </c:pt>
                <c:pt idx="1900">
                  <c:v>51.50170533</c:v>
                </c:pt>
                <c:pt idx="1901">
                  <c:v>50.909492380000003</c:v>
                </c:pt>
                <c:pt idx="1902">
                  <c:v>50.143467719999997</c:v>
                </c:pt>
                <c:pt idx="1903">
                  <c:v>49.218354390000002</c:v>
                </c:pt>
                <c:pt idx="1904">
                  <c:v>49.54326545</c:v>
                </c:pt>
                <c:pt idx="1905">
                  <c:v>51.084510780000002</c:v>
                </c:pt>
                <c:pt idx="1906">
                  <c:v>53.541904379999998</c:v>
                </c:pt>
                <c:pt idx="1907">
                  <c:v>55.53177221</c:v>
                </c:pt>
                <c:pt idx="1908">
                  <c:v>57.513103989999998</c:v>
                </c:pt>
                <c:pt idx="1909">
                  <c:v>56.80339403</c:v>
                </c:pt>
                <c:pt idx="1910">
                  <c:v>55.234569749999999</c:v>
                </c:pt>
                <c:pt idx="1911">
                  <c:v>53.196351839999998</c:v>
                </c:pt>
                <c:pt idx="1912">
                  <c:v>51.153058489999999</c:v>
                </c:pt>
                <c:pt idx="1913">
                  <c:v>50.532790609999999</c:v>
                </c:pt>
                <c:pt idx="1914">
                  <c:v>51.203514380000001</c:v>
                </c:pt>
                <c:pt idx="1915">
                  <c:v>53.356076909999999</c:v>
                </c:pt>
                <c:pt idx="1916">
                  <c:v>57.1769459</c:v>
                </c:pt>
                <c:pt idx="1917">
                  <c:v>60.742066629999997</c:v>
                </c:pt>
                <c:pt idx="1918">
                  <c:v>64.110800229999995</c:v>
                </c:pt>
                <c:pt idx="1919">
                  <c:v>65.987010990000002</c:v>
                </c:pt>
                <c:pt idx="1920">
                  <c:v>65.587778420000006</c:v>
                </c:pt>
                <c:pt idx="1921">
                  <c:v>64.302335159999998</c:v>
                </c:pt>
                <c:pt idx="1922">
                  <c:v>63.21962628</c:v>
                </c:pt>
                <c:pt idx="1923">
                  <c:v>59.578240280000003</c:v>
                </c:pt>
                <c:pt idx="1924">
                  <c:v>54.098893629999999</c:v>
                </c:pt>
                <c:pt idx="1925">
                  <c:v>48.502751619999998</c:v>
                </c:pt>
                <c:pt idx="1926">
                  <c:v>43.991349620000001</c:v>
                </c:pt>
                <c:pt idx="1927">
                  <c:v>31.6473081</c:v>
                </c:pt>
                <c:pt idx="1928">
                  <c:v>20.376522219999998</c:v>
                </c:pt>
                <c:pt idx="1929">
                  <c:v>12.61428781</c:v>
                </c:pt>
                <c:pt idx="1930">
                  <c:v>7.0912901289999999</c:v>
                </c:pt>
                <c:pt idx="1931">
                  <c:v>3.6950677289999998</c:v>
                </c:pt>
                <c:pt idx="1932">
                  <c:v>1.4017669820000001</c:v>
                </c:pt>
                <c:pt idx="1933">
                  <c:v>-0.23089304499999999</c:v>
                </c:pt>
                <c:pt idx="1934">
                  <c:v>-1.297325681</c:v>
                </c:pt>
                <c:pt idx="1935">
                  <c:v>-1.1750602910000001</c:v>
                </c:pt>
                <c:pt idx="1936">
                  <c:v>-2.1818084849999999</c:v>
                </c:pt>
                <c:pt idx="1937">
                  <c:v>-5.0718705030000004</c:v>
                </c:pt>
                <c:pt idx="1938">
                  <c:v>-7.129110914</c:v>
                </c:pt>
                <c:pt idx="1939">
                  <c:v>-8.9976309990000001</c:v>
                </c:pt>
                <c:pt idx="1940">
                  <c:v>-10.43343688</c:v>
                </c:pt>
                <c:pt idx="1941">
                  <c:v>-11.16821704</c:v>
                </c:pt>
                <c:pt idx="1942">
                  <c:v>-12.13366722</c:v>
                </c:pt>
                <c:pt idx="1943">
                  <c:v>-12.821395649999999</c:v>
                </c:pt>
                <c:pt idx="1944">
                  <c:v>-14.054503779999999</c:v>
                </c:pt>
                <c:pt idx="1945">
                  <c:v>-15.02166493</c:v>
                </c:pt>
                <c:pt idx="1946">
                  <c:v>-15.95199839</c:v>
                </c:pt>
                <c:pt idx="1947">
                  <c:v>-16.56436617</c:v>
                </c:pt>
                <c:pt idx="1948">
                  <c:v>-16.29076126</c:v>
                </c:pt>
                <c:pt idx="1949">
                  <c:v>-15.77257992</c:v>
                </c:pt>
                <c:pt idx="1950">
                  <c:v>-15.27551306</c:v>
                </c:pt>
                <c:pt idx="1951">
                  <c:v>-14.03520529</c:v>
                </c:pt>
                <c:pt idx="1952">
                  <c:v>-15.21703331</c:v>
                </c:pt>
                <c:pt idx="1953">
                  <c:v>-15.07836258</c:v>
                </c:pt>
                <c:pt idx="1954">
                  <c:v>-15.062602200000001</c:v>
                </c:pt>
                <c:pt idx="1955">
                  <c:v>-14.594022349999999</c:v>
                </c:pt>
                <c:pt idx="1956">
                  <c:v>-15.26577369</c:v>
                </c:pt>
                <c:pt idx="1957">
                  <c:v>-15.292053729999999</c:v>
                </c:pt>
                <c:pt idx="1958">
                  <c:v>-14.2303292</c:v>
                </c:pt>
                <c:pt idx="1959">
                  <c:v>-12.16176016</c:v>
                </c:pt>
                <c:pt idx="1960">
                  <c:v>-11.21207244</c:v>
                </c:pt>
                <c:pt idx="1961">
                  <c:v>-11.791412530000001</c:v>
                </c:pt>
                <c:pt idx="1962">
                  <c:v>-11.522885090000001</c:v>
                </c:pt>
                <c:pt idx="1963">
                  <c:v>-11.182317019999999</c:v>
                </c:pt>
                <c:pt idx="1964">
                  <c:v>-9.268550265</c:v>
                </c:pt>
                <c:pt idx="1965">
                  <c:v>-8.6028854240000001</c:v>
                </c:pt>
                <c:pt idx="1966">
                  <c:v>-6.7406276260000002</c:v>
                </c:pt>
                <c:pt idx="1967">
                  <c:v>-0.57184182699999997</c:v>
                </c:pt>
                <c:pt idx="1968">
                  <c:v>15.431443160000001</c:v>
                </c:pt>
                <c:pt idx="1969">
                  <c:v>36.852772129999998</c:v>
                </c:pt>
                <c:pt idx="1970">
                  <c:v>51.554484960000003</c:v>
                </c:pt>
                <c:pt idx="1971">
                  <c:v>58.971541119999998</c:v>
                </c:pt>
                <c:pt idx="1972">
                  <c:v>61.719666799999999</c:v>
                </c:pt>
                <c:pt idx="1973">
                  <c:v>62.272767649999999</c:v>
                </c:pt>
                <c:pt idx="1974">
                  <c:v>62.998885860000001</c:v>
                </c:pt>
                <c:pt idx="1975">
                  <c:v>63.929967079999997</c:v>
                </c:pt>
                <c:pt idx="1976">
                  <c:v>65.43837087</c:v>
                </c:pt>
                <c:pt idx="1977">
                  <c:v>64.420977320000006</c:v>
                </c:pt>
                <c:pt idx="1978">
                  <c:v>62.653649430000002</c:v>
                </c:pt>
                <c:pt idx="1979">
                  <c:v>62.019633259999999</c:v>
                </c:pt>
                <c:pt idx="1980">
                  <c:v>60.730166670000003</c:v>
                </c:pt>
                <c:pt idx="1981">
                  <c:v>58.841034069999999</c:v>
                </c:pt>
                <c:pt idx="1982">
                  <c:v>56.536236369999997</c:v>
                </c:pt>
                <c:pt idx="1983">
                  <c:v>53.912603070000003</c:v>
                </c:pt>
                <c:pt idx="1984">
                  <c:v>52.50081479</c:v>
                </c:pt>
                <c:pt idx="1985">
                  <c:v>51.394629600000002</c:v>
                </c:pt>
                <c:pt idx="1986">
                  <c:v>50.200885229999997</c:v>
                </c:pt>
                <c:pt idx="1987">
                  <c:v>50.135510600000003</c:v>
                </c:pt>
                <c:pt idx="1988">
                  <c:v>49.775324060000003</c:v>
                </c:pt>
                <c:pt idx="1989">
                  <c:v>49.686453829999998</c:v>
                </c:pt>
                <c:pt idx="1990">
                  <c:v>48.858670740000001</c:v>
                </c:pt>
                <c:pt idx="1991">
                  <c:v>47.808027590000002</c:v>
                </c:pt>
                <c:pt idx="1992">
                  <c:v>46.780690270000001</c:v>
                </c:pt>
                <c:pt idx="1993">
                  <c:v>45.57794225</c:v>
                </c:pt>
                <c:pt idx="1994">
                  <c:v>44.205388739999997</c:v>
                </c:pt>
                <c:pt idx="1995">
                  <c:v>43.346620199999997</c:v>
                </c:pt>
                <c:pt idx="1996">
                  <c:v>43.31822219</c:v>
                </c:pt>
                <c:pt idx="1997">
                  <c:v>43.895843579999998</c:v>
                </c:pt>
                <c:pt idx="1998">
                  <c:v>44.699824149999998</c:v>
                </c:pt>
                <c:pt idx="1999">
                  <c:v>45.956781149999998</c:v>
                </c:pt>
                <c:pt idx="2000">
                  <c:v>47.124431860000001</c:v>
                </c:pt>
                <c:pt idx="2001">
                  <c:v>48.005014289999998</c:v>
                </c:pt>
                <c:pt idx="2002">
                  <c:v>49.074384029999997</c:v>
                </c:pt>
                <c:pt idx="2003">
                  <c:v>49.155494150000003</c:v>
                </c:pt>
                <c:pt idx="2004">
                  <c:v>47.608451959999996</c:v>
                </c:pt>
                <c:pt idx="2005">
                  <c:v>45.383272900000001</c:v>
                </c:pt>
                <c:pt idx="2006">
                  <c:v>43.418486649999998</c:v>
                </c:pt>
                <c:pt idx="2007">
                  <c:v>42.418791499999998</c:v>
                </c:pt>
                <c:pt idx="2008">
                  <c:v>43.1831125</c:v>
                </c:pt>
                <c:pt idx="2009">
                  <c:v>46.538722059999998</c:v>
                </c:pt>
                <c:pt idx="2010">
                  <c:v>52.36550295</c:v>
                </c:pt>
                <c:pt idx="2011">
                  <c:v>57.543286279999997</c:v>
                </c:pt>
                <c:pt idx="2012">
                  <c:v>61.175138320000002</c:v>
                </c:pt>
                <c:pt idx="2013">
                  <c:v>63.666326009999999</c:v>
                </c:pt>
                <c:pt idx="2014">
                  <c:v>64.296709500000006</c:v>
                </c:pt>
                <c:pt idx="2015">
                  <c:v>65.860185979999997</c:v>
                </c:pt>
                <c:pt idx="2016">
                  <c:v>66.682099870000002</c:v>
                </c:pt>
                <c:pt idx="2017">
                  <c:v>67.478325990000002</c:v>
                </c:pt>
                <c:pt idx="2018">
                  <c:v>67.59031315</c:v>
                </c:pt>
                <c:pt idx="2019">
                  <c:v>65.209933250000006</c:v>
                </c:pt>
                <c:pt idx="2020">
                  <c:v>62.584508880000001</c:v>
                </c:pt>
                <c:pt idx="2021">
                  <c:v>53.291904580000001</c:v>
                </c:pt>
                <c:pt idx="2022">
                  <c:v>37.190408689999998</c:v>
                </c:pt>
                <c:pt idx="2023">
                  <c:v>19.76706386</c:v>
                </c:pt>
                <c:pt idx="2024">
                  <c:v>6.8438602309999998</c:v>
                </c:pt>
                <c:pt idx="2025">
                  <c:v>10.940473109999999</c:v>
                </c:pt>
                <c:pt idx="2026">
                  <c:v>0.22712792600000001</c:v>
                </c:pt>
                <c:pt idx="2027">
                  <c:v>-1.4453254639999999</c:v>
                </c:pt>
                <c:pt idx="2028">
                  <c:v>4.231577605</c:v>
                </c:pt>
                <c:pt idx="2029">
                  <c:v>2.427743816</c:v>
                </c:pt>
                <c:pt idx="2030">
                  <c:v>-1.566685302</c:v>
                </c:pt>
                <c:pt idx="2031">
                  <c:v>-4.7346182020000001</c:v>
                </c:pt>
                <c:pt idx="2032">
                  <c:v>-8.9244107580000005</c:v>
                </c:pt>
                <c:pt idx="2033">
                  <c:v>-12.576637870000001</c:v>
                </c:pt>
                <c:pt idx="2034">
                  <c:v>-16.047990899999999</c:v>
                </c:pt>
                <c:pt idx="2035">
                  <c:v>-18.69204302</c:v>
                </c:pt>
                <c:pt idx="2036">
                  <c:v>-19.134969720000001</c:v>
                </c:pt>
                <c:pt idx="2037">
                  <c:v>-17.858203750000001</c:v>
                </c:pt>
                <c:pt idx="2038">
                  <c:v>-17.94633571</c:v>
                </c:pt>
                <c:pt idx="2039">
                  <c:v>-19.948884670000002</c:v>
                </c:pt>
                <c:pt idx="2040">
                  <c:v>-23.091159080000001</c:v>
                </c:pt>
                <c:pt idx="2041">
                  <c:v>-25.860304889999998</c:v>
                </c:pt>
                <c:pt idx="2042">
                  <c:v>-27.378829870000001</c:v>
                </c:pt>
                <c:pt idx="2043">
                  <c:v>-29.298985810000001</c:v>
                </c:pt>
                <c:pt idx="2044">
                  <c:v>-29.793586919999999</c:v>
                </c:pt>
                <c:pt idx="2045">
                  <c:v>-28.679726259999999</c:v>
                </c:pt>
                <c:pt idx="2046">
                  <c:v>-26.462607739999999</c:v>
                </c:pt>
                <c:pt idx="2047">
                  <c:v>-23.485307540000001</c:v>
                </c:pt>
                <c:pt idx="2048">
                  <c:v>-18.965828680000001</c:v>
                </c:pt>
                <c:pt idx="2049">
                  <c:v>-18.522897360000002</c:v>
                </c:pt>
                <c:pt idx="2050">
                  <c:v>-20.43048572</c:v>
                </c:pt>
                <c:pt idx="2051">
                  <c:v>-21.648625809999999</c:v>
                </c:pt>
                <c:pt idx="2052">
                  <c:v>-23.5362236</c:v>
                </c:pt>
                <c:pt idx="2053">
                  <c:v>-24.832087869999999</c:v>
                </c:pt>
                <c:pt idx="2054">
                  <c:v>-25.81350793</c:v>
                </c:pt>
                <c:pt idx="2055">
                  <c:v>-25.029407549999998</c:v>
                </c:pt>
                <c:pt idx="2056">
                  <c:v>-24.604189980000001</c:v>
                </c:pt>
                <c:pt idx="2057">
                  <c:v>-23.619072509999999</c:v>
                </c:pt>
                <c:pt idx="2058">
                  <c:v>-21.963742280000002</c:v>
                </c:pt>
                <c:pt idx="2059">
                  <c:v>-24.656796849999999</c:v>
                </c:pt>
                <c:pt idx="2060">
                  <c:v>-27.73606255</c:v>
                </c:pt>
                <c:pt idx="2061">
                  <c:v>-27.93955008</c:v>
                </c:pt>
                <c:pt idx="2062">
                  <c:v>-30.07938854</c:v>
                </c:pt>
                <c:pt idx="2063">
                  <c:v>-27.04993378</c:v>
                </c:pt>
                <c:pt idx="2064">
                  <c:v>-23.37758638</c:v>
                </c:pt>
                <c:pt idx="2065">
                  <c:v>-22.98882132</c:v>
                </c:pt>
                <c:pt idx="2066">
                  <c:v>-18.859055600000001</c:v>
                </c:pt>
                <c:pt idx="2067">
                  <c:v>-12.28136323</c:v>
                </c:pt>
                <c:pt idx="2068">
                  <c:v>-2.3359927790000001</c:v>
                </c:pt>
                <c:pt idx="2069">
                  <c:v>9.7383701150000004</c:v>
                </c:pt>
                <c:pt idx="2070">
                  <c:v>39.894912159999997</c:v>
                </c:pt>
                <c:pt idx="2071">
                  <c:v>55.141006359999999</c:v>
                </c:pt>
                <c:pt idx="2072">
                  <c:v>60.715955770000001</c:v>
                </c:pt>
                <c:pt idx="2073">
                  <c:v>61.534714219999998</c:v>
                </c:pt>
                <c:pt idx="2074">
                  <c:v>70.792695910000006</c:v>
                </c:pt>
                <c:pt idx="2075">
                  <c:v>73.386772910000005</c:v>
                </c:pt>
                <c:pt idx="2076">
                  <c:v>67.033197380000004</c:v>
                </c:pt>
                <c:pt idx="2077">
                  <c:v>60.551350579999998</c:v>
                </c:pt>
                <c:pt idx="2078">
                  <c:v>58.070036430000002</c:v>
                </c:pt>
                <c:pt idx="2079">
                  <c:v>54.837216239999997</c:v>
                </c:pt>
                <c:pt idx="2080">
                  <c:v>55.161237360000001</c:v>
                </c:pt>
                <c:pt idx="2081">
                  <c:v>53.177421440000003</c:v>
                </c:pt>
                <c:pt idx="2082">
                  <c:v>51.590564409999999</c:v>
                </c:pt>
                <c:pt idx="2083">
                  <c:v>49.784987719999997</c:v>
                </c:pt>
                <c:pt idx="2084">
                  <c:v>47.932507450000003</c:v>
                </c:pt>
                <c:pt idx="2085">
                  <c:v>46.812845410000001</c:v>
                </c:pt>
                <c:pt idx="2086">
                  <c:v>45.103224089999998</c:v>
                </c:pt>
                <c:pt idx="2087">
                  <c:v>42.523985019999998</c:v>
                </c:pt>
                <c:pt idx="2088">
                  <c:v>41.20106474</c:v>
                </c:pt>
                <c:pt idx="2089">
                  <c:v>41.304635730000001</c:v>
                </c:pt>
                <c:pt idx="2090">
                  <c:v>41.543300340000002</c:v>
                </c:pt>
                <c:pt idx="2091">
                  <c:v>42.473283440000003</c:v>
                </c:pt>
                <c:pt idx="2092">
                  <c:v>43.862304569999999</c:v>
                </c:pt>
                <c:pt idx="2093">
                  <c:v>45.065331129999997</c:v>
                </c:pt>
                <c:pt idx="2094">
                  <c:v>44.731205459999998</c:v>
                </c:pt>
                <c:pt idx="2095">
                  <c:v>43.559103970000002</c:v>
                </c:pt>
                <c:pt idx="2096">
                  <c:v>41.442596170000002</c:v>
                </c:pt>
                <c:pt idx="2097">
                  <c:v>38.161402440000003</c:v>
                </c:pt>
                <c:pt idx="2098">
                  <c:v>36.412353490000001</c:v>
                </c:pt>
                <c:pt idx="2099">
                  <c:v>35.133475089999997</c:v>
                </c:pt>
                <c:pt idx="2100">
                  <c:v>35.322666089999998</c:v>
                </c:pt>
                <c:pt idx="2101">
                  <c:v>36.305201390000001</c:v>
                </c:pt>
                <c:pt idx="2102">
                  <c:v>37.683870169999999</c:v>
                </c:pt>
                <c:pt idx="2103">
                  <c:v>38.84274448</c:v>
                </c:pt>
                <c:pt idx="2104">
                  <c:v>41.05323121</c:v>
                </c:pt>
                <c:pt idx="2105">
                  <c:v>41.211798940000001</c:v>
                </c:pt>
                <c:pt idx="2106">
                  <c:v>41.62501803</c:v>
                </c:pt>
                <c:pt idx="2107">
                  <c:v>38.805723839999999</c:v>
                </c:pt>
                <c:pt idx="2108">
                  <c:v>36.800956229999997</c:v>
                </c:pt>
                <c:pt idx="2109">
                  <c:v>34.62523951</c:v>
                </c:pt>
                <c:pt idx="2110">
                  <c:v>33.241406349999998</c:v>
                </c:pt>
                <c:pt idx="2111">
                  <c:v>33.201095359999997</c:v>
                </c:pt>
                <c:pt idx="2112">
                  <c:v>32.781297049999999</c:v>
                </c:pt>
                <c:pt idx="2113">
                  <c:v>33.240016609999998</c:v>
                </c:pt>
                <c:pt idx="2114">
                  <c:v>32.178676979999999</c:v>
                </c:pt>
                <c:pt idx="2115">
                  <c:v>30.605753920000002</c:v>
                </c:pt>
                <c:pt idx="2116">
                  <c:v>30.539642050000001</c:v>
                </c:pt>
                <c:pt idx="2117">
                  <c:v>32.240350599999999</c:v>
                </c:pt>
                <c:pt idx="2118">
                  <c:v>33.549798559999999</c:v>
                </c:pt>
                <c:pt idx="2119">
                  <c:v>34.567289619999997</c:v>
                </c:pt>
                <c:pt idx="2120">
                  <c:v>35.578879329999999</c:v>
                </c:pt>
                <c:pt idx="2121">
                  <c:v>29.35805332</c:v>
                </c:pt>
                <c:pt idx="2122">
                  <c:v>26.018673790000001</c:v>
                </c:pt>
                <c:pt idx="2123">
                  <c:v>26.960884870000001</c:v>
                </c:pt>
                <c:pt idx="2124">
                  <c:v>29.598698509999998</c:v>
                </c:pt>
                <c:pt idx="2125">
                  <c:v>39.606535209999997</c:v>
                </c:pt>
                <c:pt idx="2126">
                  <c:v>36.249765269999997</c:v>
                </c:pt>
                <c:pt idx="2127">
                  <c:v>6.489308544</c:v>
                </c:pt>
                <c:pt idx="2128">
                  <c:v>-6.7064827899999999</c:v>
                </c:pt>
                <c:pt idx="2129">
                  <c:v>-10.04354253</c:v>
                </c:pt>
                <c:pt idx="2130">
                  <c:v>-10.586862699999999</c:v>
                </c:pt>
                <c:pt idx="2131">
                  <c:v>-14.185599679999999</c:v>
                </c:pt>
                <c:pt idx="2132">
                  <c:v>-16.401554900000001</c:v>
                </c:pt>
                <c:pt idx="2133">
                  <c:v>-18.398025579999999</c:v>
                </c:pt>
                <c:pt idx="2134">
                  <c:v>-22.439936629999998</c:v>
                </c:pt>
                <c:pt idx="2135">
                  <c:v>-25.757380789999999</c:v>
                </c:pt>
                <c:pt idx="2136">
                  <c:v>-27.824925239999999</c:v>
                </c:pt>
                <c:pt idx="2137">
                  <c:v>-30.98010786</c:v>
                </c:pt>
                <c:pt idx="2138">
                  <c:v>-32.272836820000002</c:v>
                </c:pt>
                <c:pt idx="2139">
                  <c:v>-30.861777239999999</c:v>
                </c:pt>
                <c:pt idx="2140">
                  <c:v>-29.14364084</c:v>
                </c:pt>
                <c:pt idx="2141">
                  <c:v>-28.219282679999999</c:v>
                </c:pt>
                <c:pt idx="2142">
                  <c:v>-29.316505339999999</c:v>
                </c:pt>
                <c:pt idx="2143">
                  <c:v>-31.037524049999998</c:v>
                </c:pt>
                <c:pt idx="2144">
                  <c:v>-33.420566530000002</c:v>
                </c:pt>
                <c:pt idx="2145">
                  <c:v>-37.916594539999998</c:v>
                </c:pt>
                <c:pt idx="2146">
                  <c:v>-43.138212459999998</c:v>
                </c:pt>
                <c:pt idx="2147">
                  <c:v>-49.151419009999998</c:v>
                </c:pt>
                <c:pt idx="2148">
                  <c:v>-55.136444050000001</c:v>
                </c:pt>
                <c:pt idx="2149">
                  <c:v>-59.898321780000003</c:v>
                </c:pt>
                <c:pt idx="2150">
                  <c:v>-65.246349690000002</c:v>
                </c:pt>
                <c:pt idx="2151">
                  <c:v>-66.270797299999998</c:v>
                </c:pt>
                <c:pt idx="2152">
                  <c:v>-65.998758429999995</c:v>
                </c:pt>
                <c:pt idx="2153">
                  <c:v>-65.946363210000001</c:v>
                </c:pt>
                <c:pt idx="2154">
                  <c:v>-66.399692580000007</c:v>
                </c:pt>
                <c:pt idx="2155">
                  <c:v>-74.069680529999999</c:v>
                </c:pt>
                <c:pt idx="2156">
                  <c:v>-83.414860180000005</c:v>
                </c:pt>
                <c:pt idx="2157">
                  <c:v>-74.283113830000005</c:v>
                </c:pt>
                <c:pt idx="2158">
                  <c:v>-56.97814898</c:v>
                </c:pt>
                <c:pt idx="2159">
                  <c:v>-58.612017620000003</c:v>
                </c:pt>
                <c:pt idx="2160">
                  <c:v>-58.796539420000002</c:v>
                </c:pt>
                <c:pt idx="2161">
                  <c:v>-53.913953210000003</c:v>
                </c:pt>
                <c:pt idx="2162">
                  <c:v>-53.963647559999998</c:v>
                </c:pt>
                <c:pt idx="2163">
                  <c:v>-50.198661530000003</c:v>
                </c:pt>
                <c:pt idx="2164">
                  <c:v>-46.608152509999996</c:v>
                </c:pt>
                <c:pt idx="2165">
                  <c:v>-49.854028239999998</c:v>
                </c:pt>
                <c:pt idx="2166">
                  <c:v>-52.059816069999997</c:v>
                </c:pt>
                <c:pt idx="2167">
                  <c:v>-55.083819910000003</c:v>
                </c:pt>
                <c:pt idx="2168">
                  <c:v>-55.887230440000003</c:v>
                </c:pt>
                <c:pt idx="2169">
                  <c:v>-52.200717879999999</c:v>
                </c:pt>
                <c:pt idx="2170">
                  <c:v>-47.63749713</c:v>
                </c:pt>
                <c:pt idx="2171">
                  <c:v>-45.459435300000003</c:v>
                </c:pt>
                <c:pt idx="2172">
                  <c:v>-41.725544960000001</c:v>
                </c:pt>
                <c:pt idx="2173">
                  <c:v>-38.148919159999998</c:v>
                </c:pt>
                <c:pt idx="2174">
                  <c:v>-39.459078290000001</c:v>
                </c:pt>
                <c:pt idx="2175">
                  <c:v>-43.058242489999998</c:v>
                </c:pt>
                <c:pt idx="2176">
                  <c:v>-46.132448230000001</c:v>
                </c:pt>
                <c:pt idx="2177">
                  <c:v>-46.482692950000001</c:v>
                </c:pt>
                <c:pt idx="2178">
                  <c:v>-42.654149349999997</c:v>
                </c:pt>
                <c:pt idx="2179">
                  <c:v>-39.906970989999998</c:v>
                </c:pt>
                <c:pt idx="2180">
                  <c:v>-39.046946980000001</c:v>
                </c:pt>
                <c:pt idx="2181">
                  <c:v>-38.783308630000001</c:v>
                </c:pt>
                <c:pt idx="2182">
                  <c:v>-42.649820050000002</c:v>
                </c:pt>
                <c:pt idx="2183">
                  <c:v>-43.55261445</c:v>
                </c:pt>
                <c:pt idx="2184">
                  <c:v>-44.383476180000002</c:v>
                </c:pt>
                <c:pt idx="2185">
                  <c:v>-46.716026139999997</c:v>
                </c:pt>
                <c:pt idx="2186">
                  <c:v>-43.907533200000003</c:v>
                </c:pt>
                <c:pt idx="2187">
                  <c:v>-39.693569670000002</c:v>
                </c:pt>
                <c:pt idx="2188">
                  <c:v>-35.548302909999997</c:v>
                </c:pt>
                <c:pt idx="2189">
                  <c:v>-40.826514809999999</c:v>
                </c:pt>
                <c:pt idx="2190">
                  <c:v>-40.302810219999998</c:v>
                </c:pt>
                <c:pt idx="2191">
                  <c:v>-36.058496130000002</c:v>
                </c:pt>
                <c:pt idx="2192">
                  <c:v>-33.386709580000002</c:v>
                </c:pt>
                <c:pt idx="2193">
                  <c:v>-33.345145700000003</c:v>
                </c:pt>
                <c:pt idx="2194">
                  <c:v>-33.801853280000003</c:v>
                </c:pt>
                <c:pt idx="2195">
                  <c:v>-35.982469170000002</c:v>
                </c:pt>
                <c:pt idx="2196">
                  <c:v>-40.107361040000001</c:v>
                </c:pt>
                <c:pt idx="2197">
                  <c:v>-40.477302659999999</c:v>
                </c:pt>
                <c:pt idx="2198">
                  <c:v>-42.433647090000001</c:v>
                </c:pt>
                <c:pt idx="2199">
                  <c:v>-39.813708460000001</c:v>
                </c:pt>
                <c:pt idx="2200">
                  <c:v>-37.213325349999998</c:v>
                </c:pt>
                <c:pt idx="2201">
                  <c:v>-34.84279445</c:v>
                </c:pt>
                <c:pt idx="2202">
                  <c:v>-32.69205316</c:v>
                </c:pt>
                <c:pt idx="2203">
                  <c:v>-32.65895416</c:v>
                </c:pt>
                <c:pt idx="2204">
                  <c:v>-31.978851089999999</c:v>
                </c:pt>
                <c:pt idx="2205">
                  <c:v>-32.27913487</c:v>
                </c:pt>
                <c:pt idx="2206">
                  <c:v>-32.248302809999998</c:v>
                </c:pt>
                <c:pt idx="2207">
                  <c:v>-32.003594730000003</c:v>
                </c:pt>
                <c:pt idx="2208">
                  <c:v>-33.443743310000002</c:v>
                </c:pt>
                <c:pt idx="2209">
                  <c:v>-32.698423550000001</c:v>
                </c:pt>
                <c:pt idx="2210">
                  <c:v>-34.321288350000003</c:v>
                </c:pt>
                <c:pt idx="2211">
                  <c:v>-35.103021210000001</c:v>
                </c:pt>
                <c:pt idx="2212">
                  <c:v>-34.315659830000001</c:v>
                </c:pt>
                <c:pt idx="2213">
                  <c:v>-37.616122699999998</c:v>
                </c:pt>
                <c:pt idx="2214">
                  <c:v>-37.011497400000003</c:v>
                </c:pt>
                <c:pt idx="2215">
                  <c:v>-34.337582689999998</c:v>
                </c:pt>
                <c:pt idx="2216">
                  <c:v>-33.692974730000003</c:v>
                </c:pt>
                <c:pt idx="2217">
                  <c:v>-34.875723710000003</c:v>
                </c:pt>
                <c:pt idx="2218">
                  <c:v>-36.384913859999997</c:v>
                </c:pt>
                <c:pt idx="2219">
                  <c:v>-38.122686600000002</c:v>
                </c:pt>
                <c:pt idx="2220">
                  <c:v>-39.635167260000003</c:v>
                </c:pt>
                <c:pt idx="2221">
                  <c:v>-40.45306016</c:v>
                </c:pt>
                <c:pt idx="2222">
                  <c:v>-40.415359899999999</c:v>
                </c:pt>
                <c:pt idx="2223">
                  <c:v>-40.314242729999997</c:v>
                </c:pt>
                <c:pt idx="2224">
                  <c:v>-31.460443229999999</c:v>
                </c:pt>
                <c:pt idx="2225">
                  <c:v>-40.29354773</c:v>
                </c:pt>
                <c:pt idx="2226">
                  <c:v>-32.011431250000001</c:v>
                </c:pt>
                <c:pt idx="2227">
                  <c:v>-34.06451586</c:v>
                </c:pt>
                <c:pt idx="2228">
                  <c:v>-37.538691040000003</c:v>
                </c:pt>
                <c:pt idx="2229">
                  <c:v>-40.589367670000001</c:v>
                </c:pt>
                <c:pt idx="2230">
                  <c:v>-41.054024429999998</c:v>
                </c:pt>
                <c:pt idx="2231">
                  <c:v>-41.445927959999999</c:v>
                </c:pt>
                <c:pt idx="2232">
                  <c:v>-39.658810289999998</c:v>
                </c:pt>
                <c:pt idx="2233">
                  <c:v>-37.584610720000001</c:v>
                </c:pt>
                <c:pt idx="2234">
                  <c:v>-38.213259129999997</c:v>
                </c:pt>
                <c:pt idx="2235">
                  <c:v>-36.390554569999999</c:v>
                </c:pt>
                <c:pt idx="2236">
                  <c:v>-34.305970739999999</c:v>
                </c:pt>
                <c:pt idx="2237">
                  <c:v>-33.762782399999999</c:v>
                </c:pt>
                <c:pt idx="2238">
                  <c:v>-33.809040379999999</c:v>
                </c:pt>
                <c:pt idx="2239">
                  <c:v>-34.282897310000003</c:v>
                </c:pt>
                <c:pt idx="2240">
                  <c:v>-34.44055067</c:v>
                </c:pt>
                <c:pt idx="2241">
                  <c:v>-33.141166550000001</c:v>
                </c:pt>
                <c:pt idx="2242">
                  <c:v>-31.437207109999999</c:v>
                </c:pt>
                <c:pt idx="2243">
                  <c:v>-30.459050179999998</c:v>
                </c:pt>
                <c:pt idx="2244">
                  <c:v>-30.58441886</c:v>
                </c:pt>
                <c:pt idx="2245">
                  <c:v>-29.79283208</c:v>
                </c:pt>
                <c:pt idx="2246">
                  <c:v>-29.83594647</c:v>
                </c:pt>
                <c:pt idx="2247">
                  <c:v>-31.108736650000001</c:v>
                </c:pt>
                <c:pt idx="2248">
                  <c:v>-33.246932280000003</c:v>
                </c:pt>
                <c:pt idx="2249">
                  <c:v>-35.579893349999999</c:v>
                </c:pt>
                <c:pt idx="2250">
                  <c:v>-37.379415629999997</c:v>
                </c:pt>
                <c:pt idx="2251">
                  <c:v>-37.939509700000002</c:v>
                </c:pt>
                <c:pt idx="2252">
                  <c:v>-36.896851959999999</c:v>
                </c:pt>
                <c:pt idx="2253">
                  <c:v>-34.280262069999999</c:v>
                </c:pt>
                <c:pt idx="2254">
                  <c:v>-32.033761349999999</c:v>
                </c:pt>
                <c:pt idx="2255">
                  <c:v>-29.753560090000001</c:v>
                </c:pt>
                <c:pt idx="2256">
                  <c:v>-30.605043389999999</c:v>
                </c:pt>
                <c:pt idx="2257">
                  <c:v>-32.831249790000001</c:v>
                </c:pt>
                <c:pt idx="2258">
                  <c:v>-35.621571750000001</c:v>
                </c:pt>
                <c:pt idx="2259">
                  <c:v>-36.127627099999998</c:v>
                </c:pt>
                <c:pt idx="2260">
                  <c:v>-34.86027378</c:v>
                </c:pt>
                <c:pt idx="2261">
                  <c:v>-33.936336369999999</c:v>
                </c:pt>
                <c:pt idx="2262">
                  <c:v>-33.618865280000001</c:v>
                </c:pt>
                <c:pt idx="2263">
                  <c:v>-34.696563789999999</c:v>
                </c:pt>
                <c:pt idx="2264">
                  <c:v>-36.698272639999999</c:v>
                </c:pt>
                <c:pt idx="2265">
                  <c:v>-41.60401967</c:v>
                </c:pt>
                <c:pt idx="2266">
                  <c:v>-39.526007450000002</c:v>
                </c:pt>
                <c:pt idx="2267">
                  <c:v>-36.440421290000003</c:v>
                </c:pt>
                <c:pt idx="2268">
                  <c:v>-34.315518179999998</c:v>
                </c:pt>
                <c:pt idx="2269">
                  <c:v>-33.898166080000003</c:v>
                </c:pt>
                <c:pt idx="2270">
                  <c:v>-32.913309859999998</c:v>
                </c:pt>
                <c:pt idx="2271">
                  <c:v>-32.47536401</c:v>
                </c:pt>
                <c:pt idx="2272">
                  <c:v>-30.418222419999999</c:v>
                </c:pt>
                <c:pt idx="2273">
                  <c:v>-29.493776530000002</c:v>
                </c:pt>
                <c:pt idx="2274">
                  <c:v>-33.036005060000001</c:v>
                </c:pt>
                <c:pt idx="2275">
                  <c:v>-37.904984249999998</c:v>
                </c:pt>
                <c:pt idx="2276">
                  <c:v>-39.551898799999996</c:v>
                </c:pt>
                <c:pt idx="2277">
                  <c:v>-39.897261469999997</c:v>
                </c:pt>
                <c:pt idx="2278">
                  <c:v>-37.875354999999999</c:v>
                </c:pt>
                <c:pt idx="2279">
                  <c:v>-35.187351069999998</c:v>
                </c:pt>
                <c:pt idx="2280">
                  <c:v>-32.69402753</c:v>
                </c:pt>
                <c:pt idx="2281">
                  <c:v>-30.795684569999999</c:v>
                </c:pt>
                <c:pt idx="2282">
                  <c:v>-30.840995920000001</c:v>
                </c:pt>
                <c:pt idx="2283">
                  <c:v>-33.230992020000002</c:v>
                </c:pt>
                <c:pt idx="2284">
                  <c:v>-34.107188749999999</c:v>
                </c:pt>
                <c:pt idx="2285">
                  <c:v>-33.666304459999999</c:v>
                </c:pt>
                <c:pt idx="2286">
                  <c:v>-33.282535250000002</c:v>
                </c:pt>
                <c:pt idx="2287">
                  <c:v>-33.777878860000001</c:v>
                </c:pt>
                <c:pt idx="2288">
                  <c:v>-33.221031859999997</c:v>
                </c:pt>
                <c:pt idx="2289">
                  <c:v>-31.201759490000001</c:v>
                </c:pt>
                <c:pt idx="2290">
                  <c:v>-29.865361450000002</c:v>
                </c:pt>
                <c:pt idx="2291">
                  <c:v>-29.51230537</c:v>
                </c:pt>
                <c:pt idx="2292">
                  <c:v>-30.858338379999999</c:v>
                </c:pt>
                <c:pt idx="2293">
                  <c:v>-32.604368809999997</c:v>
                </c:pt>
                <c:pt idx="2294">
                  <c:v>-33.347633309999999</c:v>
                </c:pt>
                <c:pt idx="2295">
                  <c:v>-33.73738462</c:v>
                </c:pt>
                <c:pt idx="2296">
                  <c:v>-33.982815789999997</c:v>
                </c:pt>
                <c:pt idx="2297">
                  <c:v>-34.849232569999998</c:v>
                </c:pt>
                <c:pt idx="2298">
                  <c:v>-34.591665839999997</c:v>
                </c:pt>
                <c:pt idx="2299">
                  <c:v>-33.578007280000001</c:v>
                </c:pt>
                <c:pt idx="2300">
                  <c:v>-30.899101900000002</c:v>
                </c:pt>
                <c:pt idx="2301">
                  <c:v>-28.75822501</c:v>
                </c:pt>
                <c:pt idx="2302">
                  <c:v>-29.29122302</c:v>
                </c:pt>
                <c:pt idx="2303">
                  <c:v>-30.743331919999999</c:v>
                </c:pt>
                <c:pt idx="2304">
                  <c:v>-31.418805540000001</c:v>
                </c:pt>
                <c:pt idx="2305">
                  <c:v>-32.552908039999998</c:v>
                </c:pt>
                <c:pt idx="2306">
                  <c:v>-33.517286939999998</c:v>
                </c:pt>
                <c:pt idx="2307">
                  <c:v>-34.322622019999997</c:v>
                </c:pt>
                <c:pt idx="2308">
                  <c:v>-34.490862010000001</c:v>
                </c:pt>
                <c:pt idx="2309">
                  <c:v>-32.376213129999996</c:v>
                </c:pt>
                <c:pt idx="2310">
                  <c:v>-30.732734130000001</c:v>
                </c:pt>
                <c:pt idx="2311">
                  <c:v>-30.01523499</c:v>
                </c:pt>
                <c:pt idx="2312">
                  <c:v>-29.780056070000001</c:v>
                </c:pt>
                <c:pt idx="2313">
                  <c:v>-30.65549742</c:v>
                </c:pt>
                <c:pt idx="2314">
                  <c:v>-31.27986263</c:v>
                </c:pt>
                <c:pt idx="2315">
                  <c:v>-31.374306180000001</c:v>
                </c:pt>
                <c:pt idx="2316">
                  <c:v>-32.652650029999997</c:v>
                </c:pt>
                <c:pt idx="2317">
                  <c:v>-34.329399240000001</c:v>
                </c:pt>
                <c:pt idx="2318">
                  <c:v>-35.636445719999998</c:v>
                </c:pt>
                <c:pt idx="2319">
                  <c:v>-36.060596959999998</c:v>
                </c:pt>
                <c:pt idx="2320">
                  <c:v>-34.157771390000001</c:v>
                </c:pt>
                <c:pt idx="2321">
                  <c:v>-31.660798270000001</c:v>
                </c:pt>
                <c:pt idx="2322">
                  <c:v>-29.656056110000002</c:v>
                </c:pt>
                <c:pt idx="2323">
                  <c:v>-29.607351489999999</c:v>
                </c:pt>
                <c:pt idx="2324">
                  <c:v>-31.547616380000001</c:v>
                </c:pt>
                <c:pt idx="2325">
                  <c:v>-33.956634999999999</c:v>
                </c:pt>
                <c:pt idx="2326">
                  <c:v>-35.41239667</c:v>
                </c:pt>
                <c:pt idx="2327">
                  <c:v>-36.469763749999998</c:v>
                </c:pt>
                <c:pt idx="2328">
                  <c:v>-35.944236170000003</c:v>
                </c:pt>
                <c:pt idx="2329">
                  <c:v>-34.478298969999997</c:v>
                </c:pt>
                <c:pt idx="2330">
                  <c:v>-38.500095199999997</c:v>
                </c:pt>
                <c:pt idx="2331">
                  <c:v>-33.904548310000003</c:v>
                </c:pt>
              </c:numCache>
            </c:numRef>
          </c:val>
          <c:smooth val="0"/>
          <c:extLst>
            <c:ext xmlns:c16="http://schemas.microsoft.com/office/drawing/2014/chart" uri="{C3380CC4-5D6E-409C-BE32-E72D297353CC}">
              <c16:uniqueId val="{00000001-68B8-4F26-870B-D6B92880E785}"/>
            </c:ext>
          </c:extLst>
        </c:ser>
        <c:ser>
          <c:idx val="2"/>
          <c:order val="2"/>
          <c:tx>
            <c:strRef>
              <c:f>accelerometer!$H$1</c:f>
              <c:strCache>
                <c:ptCount val="1"/>
                <c:pt idx="0">
                  <c:v>Accel_Z</c:v>
                </c:pt>
              </c:strCache>
            </c:strRef>
          </c:tx>
          <c:spPr>
            <a:ln w="28575" cap="rnd">
              <a:solidFill>
                <a:schemeClr val="accent3"/>
              </a:solidFill>
              <a:round/>
            </a:ln>
            <a:effectLst/>
          </c:spPr>
          <c:marker>
            <c:symbol val="none"/>
          </c:marker>
          <c:val>
            <c:numRef>
              <c:f>accelerometer!$H$2:$H$2333</c:f>
              <c:numCache>
                <c:formatCode>General</c:formatCode>
                <c:ptCount val="2332"/>
                <c:pt idx="0">
                  <c:v>-89.077193350000002</c:v>
                </c:pt>
                <c:pt idx="1">
                  <c:v>-89.051292919999995</c:v>
                </c:pt>
                <c:pt idx="2">
                  <c:v>-89.051397269999995</c:v>
                </c:pt>
                <c:pt idx="3">
                  <c:v>-88.969532040000004</c:v>
                </c:pt>
                <c:pt idx="4">
                  <c:v>-89.095954930000005</c:v>
                </c:pt>
                <c:pt idx="5">
                  <c:v>-89.035596659999996</c:v>
                </c:pt>
                <c:pt idx="6">
                  <c:v>-89.102684289999999</c:v>
                </c:pt>
                <c:pt idx="7">
                  <c:v>-89.097443900000002</c:v>
                </c:pt>
                <c:pt idx="8">
                  <c:v>-89.088134640000007</c:v>
                </c:pt>
                <c:pt idx="9">
                  <c:v>-88.980314509999999</c:v>
                </c:pt>
                <c:pt idx="10">
                  <c:v>-89.062687199999999</c:v>
                </c:pt>
                <c:pt idx="11">
                  <c:v>-89.091429090000005</c:v>
                </c:pt>
                <c:pt idx="12">
                  <c:v>-89.047577869999998</c:v>
                </c:pt>
                <c:pt idx="13">
                  <c:v>-89.001983539999998</c:v>
                </c:pt>
                <c:pt idx="14">
                  <c:v>-89.170326919999994</c:v>
                </c:pt>
                <c:pt idx="15">
                  <c:v>-72.844225519999995</c:v>
                </c:pt>
                <c:pt idx="16">
                  <c:v>-69.132467449999993</c:v>
                </c:pt>
                <c:pt idx="17">
                  <c:v>-72.510859629999999</c:v>
                </c:pt>
                <c:pt idx="18">
                  <c:v>-78.609330850000006</c:v>
                </c:pt>
                <c:pt idx="19">
                  <c:v>-81.960980669999998</c:v>
                </c:pt>
                <c:pt idx="20">
                  <c:v>-81.921471269999998</c:v>
                </c:pt>
                <c:pt idx="21">
                  <c:v>-77.924802330000006</c:v>
                </c:pt>
                <c:pt idx="22">
                  <c:v>-70.804556480000002</c:v>
                </c:pt>
                <c:pt idx="23">
                  <c:v>-70.068141729999994</c:v>
                </c:pt>
                <c:pt idx="24">
                  <c:v>-73.50607583</c:v>
                </c:pt>
                <c:pt idx="25">
                  <c:v>-78.465476600000002</c:v>
                </c:pt>
                <c:pt idx="26">
                  <c:v>-82.594346459999997</c:v>
                </c:pt>
                <c:pt idx="27">
                  <c:v>-86.471598520000001</c:v>
                </c:pt>
                <c:pt idx="28">
                  <c:v>-88.963430290000005</c:v>
                </c:pt>
                <c:pt idx="29">
                  <c:v>-89.701454029999994</c:v>
                </c:pt>
                <c:pt idx="30">
                  <c:v>-87.663920919999995</c:v>
                </c:pt>
                <c:pt idx="31">
                  <c:v>-87.515659020000001</c:v>
                </c:pt>
                <c:pt idx="32">
                  <c:v>-88.229690129999994</c:v>
                </c:pt>
                <c:pt idx="33">
                  <c:v>-88.431916419999993</c:v>
                </c:pt>
                <c:pt idx="34">
                  <c:v>-86.170788099999996</c:v>
                </c:pt>
                <c:pt idx="35">
                  <c:v>-87.580519679999995</c:v>
                </c:pt>
                <c:pt idx="36">
                  <c:v>-82.946910099999997</c:v>
                </c:pt>
                <c:pt idx="37">
                  <c:v>-79.780165139999994</c:v>
                </c:pt>
                <c:pt idx="38">
                  <c:v>-78.657854779999994</c:v>
                </c:pt>
                <c:pt idx="39">
                  <c:v>-81.845107569999996</c:v>
                </c:pt>
                <c:pt idx="40">
                  <c:v>-85.48980985</c:v>
                </c:pt>
                <c:pt idx="41">
                  <c:v>-87.608495070000004</c:v>
                </c:pt>
                <c:pt idx="42">
                  <c:v>-87.655644499999994</c:v>
                </c:pt>
                <c:pt idx="43">
                  <c:v>-84.992407959999994</c:v>
                </c:pt>
                <c:pt idx="44">
                  <c:v>-81.907331749999997</c:v>
                </c:pt>
                <c:pt idx="45">
                  <c:v>-81.723636150000004</c:v>
                </c:pt>
                <c:pt idx="46">
                  <c:v>-81.801582510000003</c:v>
                </c:pt>
                <c:pt idx="47">
                  <c:v>-82.257492459999995</c:v>
                </c:pt>
                <c:pt idx="48">
                  <c:v>-82.928305809999998</c:v>
                </c:pt>
                <c:pt idx="49">
                  <c:v>-82.843682599999994</c:v>
                </c:pt>
                <c:pt idx="50">
                  <c:v>-84.286821270000004</c:v>
                </c:pt>
                <c:pt idx="51">
                  <c:v>-87.232898910000003</c:v>
                </c:pt>
                <c:pt idx="52">
                  <c:v>-85.711373069999993</c:v>
                </c:pt>
                <c:pt idx="53">
                  <c:v>-83.872609420000003</c:v>
                </c:pt>
                <c:pt idx="54">
                  <c:v>-81.441519529999994</c:v>
                </c:pt>
                <c:pt idx="55">
                  <c:v>-71.746955940000007</c:v>
                </c:pt>
                <c:pt idx="56">
                  <c:v>-73.010836940000004</c:v>
                </c:pt>
                <c:pt idx="57">
                  <c:v>-78.410139749999999</c:v>
                </c:pt>
                <c:pt idx="58">
                  <c:v>-82.546958689999997</c:v>
                </c:pt>
                <c:pt idx="59">
                  <c:v>-81.897726129999995</c:v>
                </c:pt>
                <c:pt idx="60">
                  <c:v>-81.350917820000006</c:v>
                </c:pt>
                <c:pt idx="61">
                  <c:v>-79.727218669999999</c:v>
                </c:pt>
                <c:pt idx="62">
                  <c:v>-78.122991069999998</c:v>
                </c:pt>
                <c:pt idx="63">
                  <c:v>-78.671014970000002</c:v>
                </c:pt>
                <c:pt idx="64">
                  <c:v>-80.580578090000003</c:v>
                </c:pt>
                <c:pt idx="65">
                  <c:v>-78.952174009999993</c:v>
                </c:pt>
                <c:pt idx="66">
                  <c:v>-81.477007</c:v>
                </c:pt>
                <c:pt idx="67">
                  <c:v>-83.844008939999995</c:v>
                </c:pt>
                <c:pt idx="68">
                  <c:v>-85.372320689999995</c:v>
                </c:pt>
                <c:pt idx="69">
                  <c:v>-86.226513389999994</c:v>
                </c:pt>
                <c:pt idx="70">
                  <c:v>-84.47881993</c:v>
                </c:pt>
                <c:pt idx="71">
                  <c:v>-85.770512269999998</c:v>
                </c:pt>
                <c:pt idx="72">
                  <c:v>-88.89571334</c:v>
                </c:pt>
                <c:pt idx="73">
                  <c:v>-88.207190260000004</c:v>
                </c:pt>
                <c:pt idx="74">
                  <c:v>-85.461741500000002</c:v>
                </c:pt>
                <c:pt idx="75">
                  <c:v>-78.963963239999998</c:v>
                </c:pt>
                <c:pt idx="76">
                  <c:v>-83.299275289999997</c:v>
                </c:pt>
                <c:pt idx="77">
                  <c:v>-84.249749949999995</c:v>
                </c:pt>
                <c:pt idx="78">
                  <c:v>-86.097782879999997</c:v>
                </c:pt>
                <c:pt idx="79">
                  <c:v>-87.113881129999996</c:v>
                </c:pt>
                <c:pt idx="80">
                  <c:v>-87.895452829999996</c:v>
                </c:pt>
                <c:pt idx="81">
                  <c:v>-85.455632769999994</c:v>
                </c:pt>
                <c:pt idx="82">
                  <c:v>-85.7842725</c:v>
                </c:pt>
                <c:pt idx="83">
                  <c:v>-75.658090580000007</c:v>
                </c:pt>
                <c:pt idx="84">
                  <c:v>-72.206922649999996</c:v>
                </c:pt>
                <c:pt idx="85">
                  <c:v>-73.146615359999998</c:v>
                </c:pt>
                <c:pt idx="86">
                  <c:v>-76.093557160000003</c:v>
                </c:pt>
                <c:pt idx="87">
                  <c:v>-78.206226479999998</c:v>
                </c:pt>
                <c:pt idx="88">
                  <c:v>-79.449487989999994</c:v>
                </c:pt>
                <c:pt idx="89">
                  <c:v>-83.128319970000007</c:v>
                </c:pt>
                <c:pt idx="90">
                  <c:v>-81.052096759999998</c:v>
                </c:pt>
                <c:pt idx="91">
                  <c:v>-77.723477860000003</c:v>
                </c:pt>
                <c:pt idx="92">
                  <c:v>-79.469704440000001</c:v>
                </c:pt>
                <c:pt idx="93">
                  <c:v>-75.441215970000002</c:v>
                </c:pt>
                <c:pt idx="94">
                  <c:v>-76.221218680000007</c:v>
                </c:pt>
                <c:pt idx="95">
                  <c:v>-83.911234140000005</c:v>
                </c:pt>
                <c:pt idx="96">
                  <c:v>-83.912349219999996</c:v>
                </c:pt>
                <c:pt idx="97">
                  <c:v>-81.998798100000002</c:v>
                </c:pt>
                <c:pt idx="98">
                  <c:v>-65.906293340000005</c:v>
                </c:pt>
                <c:pt idx="99">
                  <c:v>-70.21362422</c:v>
                </c:pt>
                <c:pt idx="100">
                  <c:v>-77.455299909999994</c:v>
                </c:pt>
                <c:pt idx="101">
                  <c:v>-78.954422460000004</c:v>
                </c:pt>
                <c:pt idx="102">
                  <c:v>-75.845916320000001</c:v>
                </c:pt>
                <c:pt idx="103">
                  <c:v>-74.232315310000004</c:v>
                </c:pt>
                <c:pt idx="104">
                  <c:v>-73.220568670000006</c:v>
                </c:pt>
                <c:pt idx="105">
                  <c:v>-70.20094263</c:v>
                </c:pt>
                <c:pt idx="106">
                  <c:v>-66.571661820000003</c:v>
                </c:pt>
                <c:pt idx="107">
                  <c:v>-59.162685439999997</c:v>
                </c:pt>
                <c:pt idx="108">
                  <c:v>-61.391427540000002</c:v>
                </c:pt>
                <c:pt idx="109">
                  <c:v>-64.261304280000004</c:v>
                </c:pt>
                <c:pt idx="110">
                  <c:v>-66.242711170000007</c:v>
                </c:pt>
                <c:pt idx="111">
                  <c:v>-65.550403889999998</c:v>
                </c:pt>
                <c:pt idx="112">
                  <c:v>-67.683094800000006</c:v>
                </c:pt>
                <c:pt idx="113">
                  <c:v>-67.650692149999998</c:v>
                </c:pt>
                <c:pt idx="114">
                  <c:v>-67.388596329999999</c:v>
                </c:pt>
                <c:pt idx="115">
                  <c:v>-65.614153020000003</c:v>
                </c:pt>
                <c:pt idx="116">
                  <c:v>-43.258512000000003</c:v>
                </c:pt>
                <c:pt idx="117">
                  <c:v>-33.338296049999997</c:v>
                </c:pt>
                <c:pt idx="118">
                  <c:v>-35.018703780000003</c:v>
                </c:pt>
                <c:pt idx="119">
                  <c:v>-40.32587513</c:v>
                </c:pt>
                <c:pt idx="120">
                  <c:v>-46.58364418</c:v>
                </c:pt>
                <c:pt idx="121">
                  <c:v>-50.752259109999997</c:v>
                </c:pt>
                <c:pt idx="122">
                  <c:v>-49.700990679999997</c:v>
                </c:pt>
                <c:pt idx="123">
                  <c:v>-50.786032710000001</c:v>
                </c:pt>
                <c:pt idx="124">
                  <c:v>-50.913461580000003</c:v>
                </c:pt>
                <c:pt idx="125">
                  <c:v>-51.030446019999999</c:v>
                </c:pt>
                <c:pt idx="126">
                  <c:v>-49.365601310000002</c:v>
                </c:pt>
                <c:pt idx="127">
                  <c:v>-51.090809200000002</c:v>
                </c:pt>
                <c:pt idx="128">
                  <c:v>-53.940117049999998</c:v>
                </c:pt>
                <c:pt idx="129">
                  <c:v>-52.373131780000001</c:v>
                </c:pt>
                <c:pt idx="130">
                  <c:v>-50.970061549999997</c:v>
                </c:pt>
                <c:pt idx="131">
                  <c:v>-49.740428010000002</c:v>
                </c:pt>
                <c:pt idx="132">
                  <c:v>-47.879546189999999</c:v>
                </c:pt>
                <c:pt idx="133">
                  <c:v>-47.643060230000003</c:v>
                </c:pt>
                <c:pt idx="134">
                  <c:v>-45.860131090000003</c:v>
                </c:pt>
                <c:pt idx="135">
                  <c:v>-44.946948339999999</c:v>
                </c:pt>
                <c:pt idx="136">
                  <c:v>-44.823659669999998</c:v>
                </c:pt>
                <c:pt idx="137">
                  <c:v>-44.292908109999999</c:v>
                </c:pt>
                <c:pt idx="138">
                  <c:v>-45.276000029999999</c:v>
                </c:pt>
                <c:pt idx="139">
                  <c:v>-49.4438624</c:v>
                </c:pt>
                <c:pt idx="140">
                  <c:v>-54.730591840000002</c:v>
                </c:pt>
                <c:pt idx="141">
                  <c:v>-60.755320609999998</c:v>
                </c:pt>
                <c:pt idx="142">
                  <c:v>-61.023412219999997</c:v>
                </c:pt>
                <c:pt idx="143">
                  <c:v>-55.410716960000002</c:v>
                </c:pt>
                <c:pt idx="144">
                  <c:v>-51.807214739999999</c:v>
                </c:pt>
                <c:pt idx="145">
                  <c:v>-44.334404159999998</c:v>
                </c:pt>
                <c:pt idx="146">
                  <c:v>-37.838023329999999</c:v>
                </c:pt>
                <c:pt idx="147">
                  <c:v>-32.574472069999999</c:v>
                </c:pt>
                <c:pt idx="148">
                  <c:v>-35.512362690000003</c:v>
                </c:pt>
                <c:pt idx="149">
                  <c:v>-39.678300360000001</c:v>
                </c:pt>
                <c:pt idx="150">
                  <c:v>-45.833838880000002</c:v>
                </c:pt>
                <c:pt idx="151">
                  <c:v>-62.566813439999997</c:v>
                </c:pt>
                <c:pt idx="152">
                  <c:v>-70.268254749999997</c:v>
                </c:pt>
                <c:pt idx="153">
                  <c:v>-77.981814510000007</c:v>
                </c:pt>
                <c:pt idx="154">
                  <c:v>-45.333335660000003</c:v>
                </c:pt>
                <c:pt idx="155">
                  <c:v>-36.524713660000003</c:v>
                </c:pt>
                <c:pt idx="156">
                  <c:v>-46.888149550000001</c:v>
                </c:pt>
                <c:pt idx="157">
                  <c:v>-42.434696369999998</c:v>
                </c:pt>
                <c:pt idx="158">
                  <c:v>-54.931203709999998</c:v>
                </c:pt>
                <c:pt idx="159">
                  <c:v>-61.567607299999999</c:v>
                </c:pt>
                <c:pt idx="160">
                  <c:v>-67.451346790000002</c:v>
                </c:pt>
                <c:pt idx="161">
                  <c:v>-72.378600399999996</c:v>
                </c:pt>
                <c:pt idx="162">
                  <c:v>-76.208456709999993</c:v>
                </c:pt>
                <c:pt idx="163">
                  <c:v>-78.6477261</c:v>
                </c:pt>
                <c:pt idx="164">
                  <c:v>-78.217234160000004</c:v>
                </c:pt>
                <c:pt idx="165">
                  <c:v>-76.481464450000004</c:v>
                </c:pt>
                <c:pt idx="166">
                  <c:v>-74.182485029999995</c:v>
                </c:pt>
                <c:pt idx="167">
                  <c:v>-72.848078569999998</c:v>
                </c:pt>
                <c:pt idx="168">
                  <c:v>-71.193307450000006</c:v>
                </c:pt>
                <c:pt idx="169">
                  <c:v>-70.080763919999995</c:v>
                </c:pt>
                <c:pt idx="170">
                  <c:v>-70.889288519999994</c:v>
                </c:pt>
                <c:pt idx="171">
                  <c:v>-70.589292920000005</c:v>
                </c:pt>
                <c:pt idx="172">
                  <c:v>-70.827239660000004</c:v>
                </c:pt>
                <c:pt idx="173">
                  <c:v>-70.995480650000005</c:v>
                </c:pt>
                <c:pt idx="174">
                  <c:v>-71.172909930000003</c:v>
                </c:pt>
                <c:pt idx="175">
                  <c:v>-73.655470070000007</c:v>
                </c:pt>
                <c:pt idx="176">
                  <c:v>-74.832512429999994</c:v>
                </c:pt>
                <c:pt idx="177">
                  <c:v>-75.952544029999999</c:v>
                </c:pt>
                <c:pt idx="178">
                  <c:v>-75.377771910000007</c:v>
                </c:pt>
                <c:pt idx="179">
                  <c:v>-72.592702650000007</c:v>
                </c:pt>
                <c:pt idx="180">
                  <c:v>-69.506425140000005</c:v>
                </c:pt>
                <c:pt idx="181">
                  <c:v>-67.127206310000005</c:v>
                </c:pt>
                <c:pt idx="182">
                  <c:v>-65.103959219999993</c:v>
                </c:pt>
                <c:pt idx="183">
                  <c:v>-63.745633230000003</c:v>
                </c:pt>
                <c:pt idx="184">
                  <c:v>-61.14151975</c:v>
                </c:pt>
                <c:pt idx="185">
                  <c:v>-57.27449678</c:v>
                </c:pt>
                <c:pt idx="186">
                  <c:v>-52.180218420000003</c:v>
                </c:pt>
                <c:pt idx="187">
                  <c:v>-46.710633229999999</c:v>
                </c:pt>
                <c:pt idx="188">
                  <c:v>-37.467190379999998</c:v>
                </c:pt>
                <c:pt idx="189">
                  <c:v>-20.47905295</c:v>
                </c:pt>
                <c:pt idx="190">
                  <c:v>12.05794654</c:v>
                </c:pt>
                <c:pt idx="191">
                  <c:v>47.4278172</c:v>
                </c:pt>
                <c:pt idx="192">
                  <c:v>65.227544190000003</c:v>
                </c:pt>
                <c:pt idx="193">
                  <c:v>69.785514019999994</c:v>
                </c:pt>
                <c:pt idx="194">
                  <c:v>69.127456640000005</c:v>
                </c:pt>
                <c:pt idx="195">
                  <c:v>67.770425029999998</c:v>
                </c:pt>
                <c:pt idx="196">
                  <c:v>63.950344790000003</c:v>
                </c:pt>
                <c:pt idx="197">
                  <c:v>63.274414579999998</c:v>
                </c:pt>
                <c:pt idx="198">
                  <c:v>63.61902319</c:v>
                </c:pt>
                <c:pt idx="199">
                  <c:v>64.155155899999997</c:v>
                </c:pt>
                <c:pt idx="200">
                  <c:v>67.454260450000007</c:v>
                </c:pt>
                <c:pt idx="201">
                  <c:v>69.247708700000004</c:v>
                </c:pt>
                <c:pt idx="202">
                  <c:v>70.982285759999996</c:v>
                </c:pt>
                <c:pt idx="203">
                  <c:v>69.225172549999996</c:v>
                </c:pt>
                <c:pt idx="204">
                  <c:v>66.881969569999995</c:v>
                </c:pt>
                <c:pt idx="205">
                  <c:v>65.744557850000007</c:v>
                </c:pt>
                <c:pt idx="206">
                  <c:v>63.63864289</c:v>
                </c:pt>
                <c:pt idx="207">
                  <c:v>62.495314929999999</c:v>
                </c:pt>
                <c:pt idx="208">
                  <c:v>62.011431559999998</c:v>
                </c:pt>
                <c:pt idx="209">
                  <c:v>61.326144579999998</c:v>
                </c:pt>
                <c:pt idx="210">
                  <c:v>61.208691459999997</c:v>
                </c:pt>
                <c:pt idx="211">
                  <c:v>60.825146179999997</c:v>
                </c:pt>
                <c:pt idx="212">
                  <c:v>60.350701979999997</c:v>
                </c:pt>
                <c:pt idx="213">
                  <c:v>59.326050010000003</c:v>
                </c:pt>
                <c:pt idx="214">
                  <c:v>59.434535670000002</c:v>
                </c:pt>
                <c:pt idx="215">
                  <c:v>58.169320290000002</c:v>
                </c:pt>
                <c:pt idx="216">
                  <c:v>57.213919230000002</c:v>
                </c:pt>
                <c:pt idx="217">
                  <c:v>56.305912859999999</c:v>
                </c:pt>
                <c:pt idx="218">
                  <c:v>55.327270439999999</c:v>
                </c:pt>
                <c:pt idx="219">
                  <c:v>54.918130959999999</c:v>
                </c:pt>
                <c:pt idx="220">
                  <c:v>55.158257859999999</c:v>
                </c:pt>
                <c:pt idx="221">
                  <c:v>56.160788609999997</c:v>
                </c:pt>
                <c:pt idx="222">
                  <c:v>59.004656400000002</c:v>
                </c:pt>
                <c:pt idx="223">
                  <c:v>61.68662114</c:v>
                </c:pt>
                <c:pt idx="224">
                  <c:v>65.375079020000001</c:v>
                </c:pt>
                <c:pt idx="225">
                  <c:v>66.198269969999998</c:v>
                </c:pt>
                <c:pt idx="226">
                  <c:v>66.671627770000001</c:v>
                </c:pt>
                <c:pt idx="227">
                  <c:v>64.996339820000003</c:v>
                </c:pt>
                <c:pt idx="228">
                  <c:v>63.508972309999997</c:v>
                </c:pt>
                <c:pt idx="229">
                  <c:v>59.517022939999997</c:v>
                </c:pt>
                <c:pt idx="230">
                  <c:v>41.453658539999999</c:v>
                </c:pt>
                <c:pt idx="231">
                  <c:v>6.6821665660000003</c:v>
                </c:pt>
                <c:pt idx="232">
                  <c:v>-23.229509620000002</c:v>
                </c:pt>
                <c:pt idx="233">
                  <c:v>-43.020827730000001</c:v>
                </c:pt>
                <c:pt idx="234">
                  <c:v>-51.355565910000003</c:v>
                </c:pt>
                <c:pt idx="235">
                  <c:v>-55.379725829999998</c:v>
                </c:pt>
                <c:pt idx="236">
                  <c:v>-55.649802919999999</c:v>
                </c:pt>
                <c:pt idx="237">
                  <c:v>-54.626528360000002</c:v>
                </c:pt>
                <c:pt idx="238">
                  <c:v>-53.571758619999997</c:v>
                </c:pt>
                <c:pt idx="239">
                  <c:v>-51.216017340000001</c:v>
                </c:pt>
                <c:pt idx="240">
                  <c:v>-57.939245679999999</c:v>
                </c:pt>
                <c:pt idx="241">
                  <c:v>-62.710905199999999</c:v>
                </c:pt>
                <c:pt idx="242">
                  <c:v>-65.449624020000002</c:v>
                </c:pt>
                <c:pt idx="243">
                  <c:v>-67.409367829999994</c:v>
                </c:pt>
                <c:pt idx="244">
                  <c:v>-68.110878389999996</c:v>
                </c:pt>
                <c:pt idx="245">
                  <c:v>-69.294245939999996</c:v>
                </c:pt>
                <c:pt idx="246">
                  <c:v>-70.076056899999998</c:v>
                </c:pt>
                <c:pt idx="247">
                  <c:v>-71.02365657</c:v>
                </c:pt>
                <c:pt idx="248">
                  <c:v>-72.108394919999995</c:v>
                </c:pt>
                <c:pt idx="249">
                  <c:v>-73.163932520000003</c:v>
                </c:pt>
                <c:pt idx="250">
                  <c:v>-72.963038539999999</c:v>
                </c:pt>
                <c:pt idx="251">
                  <c:v>-72.351459559999995</c:v>
                </c:pt>
                <c:pt idx="252">
                  <c:v>-71.452898869999999</c:v>
                </c:pt>
                <c:pt idx="253">
                  <c:v>-70.759023999999997</c:v>
                </c:pt>
                <c:pt idx="254">
                  <c:v>-69.8230121</c:v>
                </c:pt>
                <c:pt idx="255">
                  <c:v>-68.907123380000002</c:v>
                </c:pt>
                <c:pt idx="256">
                  <c:v>-67.669249820000005</c:v>
                </c:pt>
                <c:pt idx="257">
                  <c:v>-66.910332499999996</c:v>
                </c:pt>
                <c:pt idx="258">
                  <c:v>-67.028830760000005</c:v>
                </c:pt>
                <c:pt idx="259">
                  <c:v>-67.687879460000005</c:v>
                </c:pt>
                <c:pt idx="260">
                  <c:v>-68.55165753</c:v>
                </c:pt>
                <c:pt idx="261">
                  <c:v>-69.354041109999997</c:v>
                </c:pt>
                <c:pt idx="262">
                  <c:v>-68.598899270000004</c:v>
                </c:pt>
                <c:pt idx="263">
                  <c:v>-66.935872000000003</c:v>
                </c:pt>
                <c:pt idx="264">
                  <c:v>-65.074894369999996</c:v>
                </c:pt>
                <c:pt idx="265">
                  <c:v>-63.625549280000001</c:v>
                </c:pt>
                <c:pt idx="266">
                  <c:v>-63.099307899999999</c:v>
                </c:pt>
                <c:pt idx="267">
                  <c:v>-62.355787540000001</c:v>
                </c:pt>
                <c:pt idx="268">
                  <c:v>-61.921383419999998</c:v>
                </c:pt>
                <c:pt idx="269">
                  <c:v>-60.087204190000001</c:v>
                </c:pt>
                <c:pt idx="270">
                  <c:v>-55.385498689999999</c:v>
                </c:pt>
                <c:pt idx="271">
                  <c:v>-47.823416100000003</c:v>
                </c:pt>
                <c:pt idx="272">
                  <c:v>-36.131488429999997</c:v>
                </c:pt>
                <c:pt idx="273">
                  <c:v>-19.799666479999999</c:v>
                </c:pt>
                <c:pt idx="274">
                  <c:v>-5.1136460189999999</c:v>
                </c:pt>
                <c:pt idx="275">
                  <c:v>6.1199473009999998</c:v>
                </c:pt>
                <c:pt idx="276">
                  <c:v>7.7731625580000001</c:v>
                </c:pt>
                <c:pt idx="277">
                  <c:v>7.1996159219999996</c:v>
                </c:pt>
                <c:pt idx="278">
                  <c:v>9.1325904930000004</c:v>
                </c:pt>
                <c:pt idx="279">
                  <c:v>16.444191400000001</c:v>
                </c:pt>
                <c:pt idx="280">
                  <c:v>29.94971838</c:v>
                </c:pt>
                <c:pt idx="281">
                  <c:v>42.223206699999999</c:v>
                </c:pt>
                <c:pt idx="282">
                  <c:v>57.682405670000001</c:v>
                </c:pt>
                <c:pt idx="283">
                  <c:v>70.058163899999997</c:v>
                </c:pt>
                <c:pt idx="284">
                  <c:v>78.253379039999999</c:v>
                </c:pt>
                <c:pt idx="285">
                  <c:v>85.025275050000005</c:v>
                </c:pt>
                <c:pt idx="286">
                  <c:v>86.524136130000002</c:v>
                </c:pt>
                <c:pt idx="287">
                  <c:v>83.468293059999993</c:v>
                </c:pt>
                <c:pt idx="288">
                  <c:v>79.404830009999998</c:v>
                </c:pt>
                <c:pt idx="289">
                  <c:v>76.227673030000005</c:v>
                </c:pt>
                <c:pt idx="290">
                  <c:v>73.368409020000001</c:v>
                </c:pt>
                <c:pt idx="291">
                  <c:v>71.433607719999998</c:v>
                </c:pt>
                <c:pt idx="292">
                  <c:v>69.857596779999994</c:v>
                </c:pt>
                <c:pt idx="293">
                  <c:v>69.486599780000006</c:v>
                </c:pt>
                <c:pt idx="294">
                  <c:v>68.311233240000007</c:v>
                </c:pt>
                <c:pt idx="295">
                  <c:v>68.374567659999997</c:v>
                </c:pt>
                <c:pt idx="296">
                  <c:v>67.789168930000002</c:v>
                </c:pt>
                <c:pt idx="297">
                  <c:v>66.883571130000007</c:v>
                </c:pt>
                <c:pt idx="298">
                  <c:v>66.582177950000002</c:v>
                </c:pt>
                <c:pt idx="299">
                  <c:v>65.672061569999997</c:v>
                </c:pt>
                <c:pt idx="300">
                  <c:v>64.475632039999994</c:v>
                </c:pt>
                <c:pt idx="301">
                  <c:v>62.916647900000001</c:v>
                </c:pt>
                <c:pt idx="302">
                  <c:v>61.665581199999998</c:v>
                </c:pt>
                <c:pt idx="303">
                  <c:v>60.661445090000001</c:v>
                </c:pt>
                <c:pt idx="304">
                  <c:v>60.324120710000003</c:v>
                </c:pt>
                <c:pt idx="305">
                  <c:v>61.10305262</c:v>
                </c:pt>
                <c:pt idx="306">
                  <c:v>61.754249979999997</c:v>
                </c:pt>
                <c:pt idx="307">
                  <c:v>62.463494339999997</c:v>
                </c:pt>
                <c:pt idx="308">
                  <c:v>63.042390640000001</c:v>
                </c:pt>
                <c:pt idx="309">
                  <c:v>62.118613119999999</c:v>
                </c:pt>
                <c:pt idx="310">
                  <c:v>60.601864929999998</c:v>
                </c:pt>
                <c:pt idx="311">
                  <c:v>61.164502169999999</c:v>
                </c:pt>
                <c:pt idx="312">
                  <c:v>62.356338530000002</c:v>
                </c:pt>
                <c:pt idx="313">
                  <c:v>65.05354595</c:v>
                </c:pt>
                <c:pt idx="314">
                  <c:v>67.661845720000002</c:v>
                </c:pt>
                <c:pt idx="315">
                  <c:v>70.249488080000006</c:v>
                </c:pt>
                <c:pt idx="316">
                  <c:v>74.811932859999999</c:v>
                </c:pt>
                <c:pt idx="317">
                  <c:v>73.471624520000006</c:v>
                </c:pt>
                <c:pt idx="318">
                  <c:v>41.665194040000003</c:v>
                </c:pt>
                <c:pt idx="319">
                  <c:v>1.480667008</c:v>
                </c:pt>
                <c:pt idx="320">
                  <c:v>-22.229119539999999</c:v>
                </c:pt>
                <c:pt idx="321">
                  <c:v>-32.609590769999997</c:v>
                </c:pt>
                <c:pt idx="322">
                  <c:v>-35.305883369999997</c:v>
                </c:pt>
                <c:pt idx="323">
                  <c:v>-39.250648140000003</c:v>
                </c:pt>
                <c:pt idx="324">
                  <c:v>-45.486363130000001</c:v>
                </c:pt>
                <c:pt idx="325">
                  <c:v>-50.935620710000002</c:v>
                </c:pt>
                <c:pt idx="326">
                  <c:v>-56.806635180000001</c:v>
                </c:pt>
                <c:pt idx="327">
                  <c:v>-59.360692419999999</c:v>
                </c:pt>
                <c:pt idx="328">
                  <c:v>-59.92088451</c:v>
                </c:pt>
                <c:pt idx="329">
                  <c:v>-58.291445969999998</c:v>
                </c:pt>
                <c:pt idx="330">
                  <c:v>-56.939035990000001</c:v>
                </c:pt>
                <c:pt idx="331">
                  <c:v>-55.391249979999998</c:v>
                </c:pt>
                <c:pt idx="332">
                  <c:v>-50.974724889999997</c:v>
                </c:pt>
                <c:pt idx="333">
                  <c:v>-48.78576039</c:v>
                </c:pt>
                <c:pt idx="334">
                  <c:v>-48.972673370000003</c:v>
                </c:pt>
                <c:pt idx="335">
                  <c:v>-48.894981299999998</c:v>
                </c:pt>
                <c:pt idx="336">
                  <c:v>-49.138432420000001</c:v>
                </c:pt>
                <c:pt idx="337">
                  <c:v>-50.625846260000003</c:v>
                </c:pt>
                <c:pt idx="338">
                  <c:v>-51.430095899999998</c:v>
                </c:pt>
                <c:pt idx="339">
                  <c:v>-50.477772090000002</c:v>
                </c:pt>
                <c:pt idx="340">
                  <c:v>-46.570176289999999</c:v>
                </c:pt>
                <c:pt idx="341">
                  <c:v>-43.337925130000002</c:v>
                </c:pt>
                <c:pt idx="342">
                  <c:v>-39.513359999999999</c:v>
                </c:pt>
                <c:pt idx="343">
                  <c:v>-46.451986259999998</c:v>
                </c:pt>
                <c:pt idx="344">
                  <c:v>-53.121901430000001</c:v>
                </c:pt>
                <c:pt idx="345">
                  <c:v>-56.828233590000004</c:v>
                </c:pt>
                <c:pt idx="346">
                  <c:v>-59.229754849999999</c:v>
                </c:pt>
                <c:pt idx="347">
                  <c:v>-57.624605969999998</c:v>
                </c:pt>
                <c:pt idx="348">
                  <c:v>-55.309910950000003</c:v>
                </c:pt>
                <c:pt idx="349">
                  <c:v>-52.16454736</c:v>
                </c:pt>
                <c:pt idx="350">
                  <c:v>-49.891420220000001</c:v>
                </c:pt>
                <c:pt idx="351">
                  <c:v>-49.142721829999999</c:v>
                </c:pt>
                <c:pt idx="352">
                  <c:v>-51.672958770000001</c:v>
                </c:pt>
                <c:pt idx="353">
                  <c:v>-54.849013499999998</c:v>
                </c:pt>
                <c:pt idx="354">
                  <c:v>-55.964303979999997</c:v>
                </c:pt>
                <c:pt idx="355">
                  <c:v>-55.166807439999999</c:v>
                </c:pt>
                <c:pt idx="356">
                  <c:v>-53.374538510000001</c:v>
                </c:pt>
                <c:pt idx="357">
                  <c:v>-49.922773669999998</c:v>
                </c:pt>
                <c:pt idx="358">
                  <c:v>-46.074105359999997</c:v>
                </c:pt>
                <c:pt idx="359">
                  <c:v>-44.103205670000001</c:v>
                </c:pt>
                <c:pt idx="360">
                  <c:v>-44.98740445</c:v>
                </c:pt>
                <c:pt idx="361">
                  <c:v>-44.847349530000002</c:v>
                </c:pt>
                <c:pt idx="362">
                  <c:v>-46.51933236</c:v>
                </c:pt>
                <c:pt idx="363">
                  <c:v>-45.12667707</c:v>
                </c:pt>
                <c:pt idx="364">
                  <c:v>-41.949524490000002</c:v>
                </c:pt>
                <c:pt idx="365">
                  <c:v>-36.575636590000002</c:v>
                </c:pt>
                <c:pt idx="366">
                  <c:v>-26.688333610000001</c:v>
                </c:pt>
                <c:pt idx="367">
                  <c:v>-15.791617779999999</c:v>
                </c:pt>
                <c:pt idx="368">
                  <c:v>-1.763042459</c:v>
                </c:pt>
                <c:pt idx="369">
                  <c:v>4.3827196519999996</c:v>
                </c:pt>
                <c:pt idx="370">
                  <c:v>5.7304327539999997</c:v>
                </c:pt>
                <c:pt idx="371">
                  <c:v>4.9072173030000004</c:v>
                </c:pt>
                <c:pt idx="372">
                  <c:v>7.1968275559999997</c:v>
                </c:pt>
                <c:pt idx="373">
                  <c:v>12.909333119999999</c:v>
                </c:pt>
                <c:pt idx="374">
                  <c:v>26.310656590000001</c:v>
                </c:pt>
                <c:pt idx="375">
                  <c:v>39.65326417</c:v>
                </c:pt>
                <c:pt idx="376">
                  <c:v>50.64076498</c:v>
                </c:pt>
                <c:pt idx="377">
                  <c:v>58.072845379999997</c:v>
                </c:pt>
                <c:pt idx="378">
                  <c:v>60.429261410000002</c:v>
                </c:pt>
                <c:pt idx="379">
                  <c:v>62.469801169999997</c:v>
                </c:pt>
                <c:pt idx="380">
                  <c:v>68.366408160000006</c:v>
                </c:pt>
                <c:pt idx="381">
                  <c:v>76.512628960000001</c:v>
                </c:pt>
                <c:pt idx="382">
                  <c:v>83.139342819999996</c:v>
                </c:pt>
                <c:pt idx="383">
                  <c:v>82.037574199999995</c:v>
                </c:pt>
                <c:pt idx="384">
                  <c:v>79.067513989999995</c:v>
                </c:pt>
                <c:pt idx="385">
                  <c:v>76.624301220000007</c:v>
                </c:pt>
                <c:pt idx="386">
                  <c:v>78.179677499999997</c:v>
                </c:pt>
                <c:pt idx="387">
                  <c:v>79.126011370000001</c:v>
                </c:pt>
                <c:pt idx="388">
                  <c:v>79.832382820000007</c:v>
                </c:pt>
                <c:pt idx="389">
                  <c:v>79.384816880000002</c:v>
                </c:pt>
                <c:pt idx="390">
                  <c:v>77.799091349999998</c:v>
                </c:pt>
                <c:pt idx="391">
                  <c:v>76.310225759999994</c:v>
                </c:pt>
                <c:pt idx="392">
                  <c:v>75.331679620000003</c:v>
                </c:pt>
                <c:pt idx="393">
                  <c:v>74.737859760000006</c:v>
                </c:pt>
                <c:pt idx="394">
                  <c:v>74.579245470000004</c:v>
                </c:pt>
                <c:pt idx="395">
                  <c:v>74.816312960000005</c:v>
                </c:pt>
                <c:pt idx="396">
                  <c:v>75.078986009999994</c:v>
                </c:pt>
                <c:pt idx="397">
                  <c:v>74.853362450000006</c:v>
                </c:pt>
                <c:pt idx="398">
                  <c:v>73.859122470000003</c:v>
                </c:pt>
                <c:pt idx="399">
                  <c:v>71.453298480000001</c:v>
                </c:pt>
                <c:pt idx="400">
                  <c:v>68.834606149999999</c:v>
                </c:pt>
                <c:pt idx="401">
                  <c:v>67.33151676</c:v>
                </c:pt>
                <c:pt idx="402">
                  <c:v>66.343489610000006</c:v>
                </c:pt>
                <c:pt idx="403">
                  <c:v>68.871109950000005</c:v>
                </c:pt>
                <c:pt idx="404">
                  <c:v>70.393021000000005</c:v>
                </c:pt>
                <c:pt idx="405">
                  <c:v>67.556764020000003</c:v>
                </c:pt>
                <c:pt idx="406">
                  <c:v>66.689863779999996</c:v>
                </c:pt>
                <c:pt idx="407">
                  <c:v>65.405644670000001</c:v>
                </c:pt>
                <c:pt idx="408">
                  <c:v>65.963500229999994</c:v>
                </c:pt>
                <c:pt idx="409">
                  <c:v>66.463378599999999</c:v>
                </c:pt>
                <c:pt idx="410">
                  <c:v>66.53222092</c:v>
                </c:pt>
                <c:pt idx="411">
                  <c:v>66.803997359999997</c:v>
                </c:pt>
                <c:pt idx="412">
                  <c:v>65.233787419999999</c:v>
                </c:pt>
                <c:pt idx="413">
                  <c:v>58.30764276</c:v>
                </c:pt>
                <c:pt idx="414">
                  <c:v>50.074978610000002</c:v>
                </c:pt>
                <c:pt idx="415">
                  <c:v>35.340778129999997</c:v>
                </c:pt>
                <c:pt idx="416">
                  <c:v>21.50226863</c:v>
                </c:pt>
                <c:pt idx="417">
                  <c:v>11.21520164</c:v>
                </c:pt>
                <c:pt idx="418">
                  <c:v>3.7441716509999998</c:v>
                </c:pt>
                <c:pt idx="419">
                  <c:v>-2.2518441810000001</c:v>
                </c:pt>
                <c:pt idx="420">
                  <c:v>-6.5307091650000002</c:v>
                </c:pt>
                <c:pt idx="421">
                  <c:v>-10.343432979999999</c:v>
                </c:pt>
                <c:pt idx="422">
                  <c:v>-14.69677658</c:v>
                </c:pt>
                <c:pt idx="423">
                  <c:v>-19.802486170000002</c:v>
                </c:pt>
                <c:pt idx="424">
                  <c:v>-24.28966556</c:v>
                </c:pt>
                <c:pt idx="425">
                  <c:v>-25.524883119999998</c:v>
                </c:pt>
                <c:pt idx="426">
                  <c:v>-28.178484310000002</c:v>
                </c:pt>
                <c:pt idx="427">
                  <c:v>-33.542253189999997</c:v>
                </c:pt>
                <c:pt idx="428">
                  <c:v>-45.729405960000001</c:v>
                </c:pt>
                <c:pt idx="429">
                  <c:v>-51.618188809999999</c:v>
                </c:pt>
                <c:pt idx="430">
                  <c:v>-54.315784710000003</c:v>
                </c:pt>
                <c:pt idx="431">
                  <c:v>-54.292620710000001</c:v>
                </c:pt>
                <c:pt idx="432">
                  <c:v>-51.101243910000001</c:v>
                </c:pt>
                <c:pt idx="433">
                  <c:v>-48.322281060000002</c:v>
                </c:pt>
                <c:pt idx="434">
                  <c:v>-46.656302920000002</c:v>
                </c:pt>
                <c:pt idx="435">
                  <c:v>-46.569877900000002</c:v>
                </c:pt>
                <c:pt idx="436">
                  <c:v>-49.011417469999998</c:v>
                </c:pt>
                <c:pt idx="437">
                  <c:v>-51.367322219999998</c:v>
                </c:pt>
                <c:pt idx="438">
                  <c:v>-52.734390159999997</c:v>
                </c:pt>
                <c:pt idx="439">
                  <c:v>-54.731317500000003</c:v>
                </c:pt>
                <c:pt idx="440">
                  <c:v>-55.888648160000002</c:v>
                </c:pt>
                <c:pt idx="441">
                  <c:v>-55.358227169999999</c:v>
                </c:pt>
                <c:pt idx="442">
                  <c:v>-54.461888780000002</c:v>
                </c:pt>
                <c:pt idx="443">
                  <c:v>-53.109943870000002</c:v>
                </c:pt>
                <c:pt idx="444">
                  <c:v>-51.421378799999999</c:v>
                </c:pt>
                <c:pt idx="445">
                  <c:v>-50.734252359999999</c:v>
                </c:pt>
                <c:pt idx="446">
                  <c:v>-50.368632069999997</c:v>
                </c:pt>
                <c:pt idx="447">
                  <c:v>-51.002548539999999</c:v>
                </c:pt>
                <c:pt idx="448">
                  <c:v>-51.931447939999998</c:v>
                </c:pt>
                <c:pt idx="449">
                  <c:v>-53.892574600000003</c:v>
                </c:pt>
                <c:pt idx="450">
                  <c:v>-56.291055270000001</c:v>
                </c:pt>
                <c:pt idx="451">
                  <c:v>-57.24136712</c:v>
                </c:pt>
                <c:pt idx="452">
                  <c:v>-56.413157980000001</c:v>
                </c:pt>
                <c:pt idx="453">
                  <c:v>-53.230617520000003</c:v>
                </c:pt>
                <c:pt idx="454">
                  <c:v>-49.36225872</c:v>
                </c:pt>
                <c:pt idx="455">
                  <c:v>-45.487820569999997</c:v>
                </c:pt>
                <c:pt idx="456">
                  <c:v>-41.307405209999999</c:v>
                </c:pt>
                <c:pt idx="457">
                  <c:v>-39.040390080000002</c:v>
                </c:pt>
                <c:pt idx="458">
                  <c:v>-37.428312740000003</c:v>
                </c:pt>
                <c:pt idx="459">
                  <c:v>-38.132371999999997</c:v>
                </c:pt>
                <c:pt idx="460">
                  <c:v>-39.072399249999997</c:v>
                </c:pt>
                <c:pt idx="461">
                  <c:v>-36.319510450000003</c:v>
                </c:pt>
                <c:pt idx="462">
                  <c:v>-30.681952549999998</c:v>
                </c:pt>
                <c:pt idx="463">
                  <c:v>-19.910229999999999</c:v>
                </c:pt>
                <c:pt idx="464">
                  <c:v>-2.6576516410000002</c:v>
                </c:pt>
                <c:pt idx="465">
                  <c:v>16.095014599999999</c:v>
                </c:pt>
                <c:pt idx="466">
                  <c:v>23.413507899999999</c:v>
                </c:pt>
                <c:pt idx="467">
                  <c:v>25.75514776</c:v>
                </c:pt>
                <c:pt idx="468">
                  <c:v>23.89051851</c:v>
                </c:pt>
                <c:pt idx="469">
                  <c:v>24.86357602</c:v>
                </c:pt>
                <c:pt idx="470">
                  <c:v>36.937010870000002</c:v>
                </c:pt>
                <c:pt idx="471">
                  <c:v>60.863778099999998</c:v>
                </c:pt>
                <c:pt idx="472">
                  <c:v>71.977546770000004</c:v>
                </c:pt>
                <c:pt idx="473">
                  <c:v>74.554849750000002</c:v>
                </c:pt>
                <c:pt idx="474">
                  <c:v>70.175213249999999</c:v>
                </c:pt>
                <c:pt idx="475">
                  <c:v>63.939836249999999</c:v>
                </c:pt>
                <c:pt idx="476">
                  <c:v>54.344825200000002</c:v>
                </c:pt>
                <c:pt idx="477">
                  <c:v>55.47585385</c:v>
                </c:pt>
                <c:pt idx="478">
                  <c:v>69.316549409999993</c:v>
                </c:pt>
                <c:pt idx="479">
                  <c:v>74.483559439999993</c:v>
                </c:pt>
                <c:pt idx="480">
                  <c:v>71.323803400000003</c:v>
                </c:pt>
                <c:pt idx="481">
                  <c:v>68.531327039999994</c:v>
                </c:pt>
                <c:pt idx="482">
                  <c:v>66.026798209999995</c:v>
                </c:pt>
                <c:pt idx="483">
                  <c:v>64.451718389999996</c:v>
                </c:pt>
                <c:pt idx="484">
                  <c:v>63.271551189999997</c:v>
                </c:pt>
                <c:pt idx="485">
                  <c:v>62.983786889999998</c:v>
                </c:pt>
                <c:pt idx="486">
                  <c:v>62.385678660000004</c:v>
                </c:pt>
                <c:pt idx="487">
                  <c:v>66.444723940000003</c:v>
                </c:pt>
                <c:pt idx="488">
                  <c:v>66.827502199999998</c:v>
                </c:pt>
                <c:pt idx="489">
                  <c:v>66.215901270000003</c:v>
                </c:pt>
                <c:pt idx="490">
                  <c:v>64.859014639999998</c:v>
                </c:pt>
                <c:pt idx="491">
                  <c:v>66.904846180000007</c:v>
                </c:pt>
                <c:pt idx="492">
                  <c:v>66.776036110000007</c:v>
                </c:pt>
                <c:pt idx="493">
                  <c:v>66.377134310000002</c:v>
                </c:pt>
                <c:pt idx="494">
                  <c:v>64.931374719999994</c:v>
                </c:pt>
                <c:pt idx="495">
                  <c:v>63.933395079999997</c:v>
                </c:pt>
                <c:pt idx="496">
                  <c:v>63.91741794</c:v>
                </c:pt>
                <c:pt idx="497">
                  <c:v>63.645361250000001</c:v>
                </c:pt>
                <c:pt idx="498">
                  <c:v>63.381600159999998</c:v>
                </c:pt>
                <c:pt idx="499">
                  <c:v>62.17618607</c:v>
                </c:pt>
                <c:pt idx="500">
                  <c:v>61.476448169999998</c:v>
                </c:pt>
                <c:pt idx="501">
                  <c:v>60.805756180000003</c:v>
                </c:pt>
                <c:pt idx="502">
                  <c:v>59.746022519999997</c:v>
                </c:pt>
                <c:pt idx="503">
                  <c:v>57.608113979999999</c:v>
                </c:pt>
                <c:pt idx="504">
                  <c:v>56.093653789999998</c:v>
                </c:pt>
                <c:pt idx="505">
                  <c:v>56.393638240000001</c:v>
                </c:pt>
                <c:pt idx="506">
                  <c:v>58.517364960000002</c:v>
                </c:pt>
                <c:pt idx="507">
                  <c:v>60.737515449999997</c:v>
                </c:pt>
                <c:pt idx="508">
                  <c:v>62.060908329999997</c:v>
                </c:pt>
                <c:pt idx="509">
                  <c:v>63.551398519999999</c:v>
                </c:pt>
                <c:pt idx="510">
                  <c:v>65.448208140000006</c:v>
                </c:pt>
                <c:pt idx="511">
                  <c:v>60.503701980000002</c:v>
                </c:pt>
                <c:pt idx="512">
                  <c:v>48.701275940000002</c:v>
                </c:pt>
                <c:pt idx="513">
                  <c:v>35.955074830000001</c:v>
                </c:pt>
                <c:pt idx="514">
                  <c:v>20.714520390000001</c:v>
                </c:pt>
                <c:pt idx="515">
                  <c:v>7.9750079380000001</c:v>
                </c:pt>
                <c:pt idx="516">
                  <c:v>10.956932220000001</c:v>
                </c:pt>
                <c:pt idx="517">
                  <c:v>6.1327865089999998</c:v>
                </c:pt>
                <c:pt idx="518">
                  <c:v>-2.6865743559999999</c:v>
                </c:pt>
                <c:pt idx="519">
                  <c:v>-11.9246509</c:v>
                </c:pt>
                <c:pt idx="520">
                  <c:v>-20.161935809999999</c:v>
                </c:pt>
                <c:pt idx="521">
                  <c:v>-27.784579059999999</c:v>
                </c:pt>
                <c:pt idx="522">
                  <c:v>-33.270939560000002</c:v>
                </c:pt>
                <c:pt idx="523">
                  <c:v>-35.196461050000003</c:v>
                </c:pt>
                <c:pt idx="524">
                  <c:v>-32.760904050000001</c:v>
                </c:pt>
                <c:pt idx="525">
                  <c:v>-30.25150876</c:v>
                </c:pt>
                <c:pt idx="526">
                  <c:v>-26.73651654</c:v>
                </c:pt>
                <c:pt idx="527">
                  <c:v>-22.605823279999999</c:v>
                </c:pt>
                <c:pt idx="528">
                  <c:v>-22.3986573</c:v>
                </c:pt>
                <c:pt idx="529">
                  <c:v>-23.792120000000001</c:v>
                </c:pt>
                <c:pt idx="530">
                  <c:v>-27.086655480000001</c:v>
                </c:pt>
                <c:pt idx="531">
                  <c:v>-30.26872745</c:v>
                </c:pt>
                <c:pt idx="532">
                  <c:v>-34.228604480000001</c:v>
                </c:pt>
                <c:pt idx="533">
                  <c:v>-38.301039379999999</c:v>
                </c:pt>
                <c:pt idx="534">
                  <c:v>-41.462187530000001</c:v>
                </c:pt>
                <c:pt idx="535">
                  <c:v>-43.722657040000001</c:v>
                </c:pt>
                <c:pt idx="536">
                  <c:v>-44.956496639999997</c:v>
                </c:pt>
                <c:pt idx="537">
                  <c:v>-44.979842599999998</c:v>
                </c:pt>
                <c:pt idx="538">
                  <c:v>-44.879258139999997</c:v>
                </c:pt>
                <c:pt idx="539">
                  <c:v>-44.3490331</c:v>
                </c:pt>
                <c:pt idx="540">
                  <c:v>-43.264441730000001</c:v>
                </c:pt>
                <c:pt idx="541">
                  <c:v>-41.753510460000001</c:v>
                </c:pt>
                <c:pt idx="542">
                  <c:v>-40.112690430000001</c:v>
                </c:pt>
                <c:pt idx="543">
                  <c:v>-38.54273019</c:v>
                </c:pt>
                <c:pt idx="544">
                  <c:v>-37.408004980000001</c:v>
                </c:pt>
                <c:pt idx="545">
                  <c:v>-36.344390249999996</c:v>
                </c:pt>
                <c:pt idx="546">
                  <c:v>-35.419447210000001</c:v>
                </c:pt>
                <c:pt idx="547">
                  <c:v>-37.035928060000003</c:v>
                </c:pt>
                <c:pt idx="548">
                  <c:v>-39.218990490000003</c:v>
                </c:pt>
                <c:pt idx="549">
                  <c:v>-41.243281320000001</c:v>
                </c:pt>
                <c:pt idx="550">
                  <c:v>-42.473293849999997</c:v>
                </c:pt>
                <c:pt idx="551">
                  <c:v>-43.166505620000002</c:v>
                </c:pt>
                <c:pt idx="552">
                  <c:v>-42.590713030000003</c:v>
                </c:pt>
                <c:pt idx="553">
                  <c:v>-41.094842069999999</c:v>
                </c:pt>
                <c:pt idx="554">
                  <c:v>-44.020869580000003</c:v>
                </c:pt>
                <c:pt idx="555">
                  <c:v>-42.538604229999997</c:v>
                </c:pt>
                <c:pt idx="556">
                  <c:v>-41.094166280000003</c:v>
                </c:pt>
                <c:pt idx="557">
                  <c:v>-37.750759430000002</c:v>
                </c:pt>
                <c:pt idx="558">
                  <c:v>-33.533417530000001</c:v>
                </c:pt>
                <c:pt idx="559">
                  <c:v>-28.526613099999999</c:v>
                </c:pt>
                <c:pt idx="560">
                  <c:v>-23.277202819999999</c:v>
                </c:pt>
                <c:pt idx="561">
                  <c:v>-17.005778530000001</c:v>
                </c:pt>
                <c:pt idx="562">
                  <c:v>-9.6556241289999996</c:v>
                </c:pt>
                <c:pt idx="563">
                  <c:v>-2.3054597370000001</c:v>
                </c:pt>
                <c:pt idx="564">
                  <c:v>7.9017028939999996</c:v>
                </c:pt>
                <c:pt idx="565">
                  <c:v>22.552811779999999</c:v>
                </c:pt>
                <c:pt idx="566">
                  <c:v>36.271147229999997</c:v>
                </c:pt>
                <c:pt idx="567">
                  <c:v>39.382527979999999</c:v>
                </c:pt>
                <c:pt idx="568">
                  <c:v>48.690731739999997</c:v>
                </c:pt>
                <c:pt idx="569">
                  <c:v>61.119948319999999</c:v>
                </c:pt>
                <c:pt idx="570">
                  <c:v>66.226461729999997</c:v>
                </c:pt>
                <c:pt idx="571">
                  <c:v>73.646966370000001</c:v>
                </c:pt>
                <c:pt idx="572">
                  <c:v>81.17071258</c:v>
                </c:pt>
                <c:pt idx="573">
                  <c:v>83.656353800000005</c:v>
                </c:pt>
                <c:pt idx="574">
                  <c:v>82.251514830000005</c:v>
                </c:pt>
                <c:pt idx="575">
                  <c:v>79.443338490000002</c:v>
                </c:pt>
                <c:pt idx="576">
                  <c:v>77.332189779999993</c:v>
                </c:pt>
                <c:pt idx="577">
                  <c:v>75.856959739999994</c:v>
                </c:pt>
                <c:pt idx="578">
                  <c:v>74.758964890000001</c:v>
                </c:pt>
                <c:pt idx="579">
                  <c:v>73.643856999999997</c:v>
                </c:pt>
                <c:pt idx="580">
                  <c:v>74.716682919999997</c:v>
                </c:pt>
                <c:pt idx="581">
                  <c:v>72.907486489999997</c:v>
                </c:pt>
                <c:pt idx="582">
                  <c:v>72.869619749999998</c:v>
                </c:pt>
                <c:pt idx="583">
                  <c:v>73.269049370000005</c:v>
                </c:pt>
                <c:pt idx="584">
                  <c:v>73.014983529999995</c:v>
                </c:pt>
                <c:pt idx="585">
                  <c:v>73.081024029999995</c:v>
                </c:pt>
                <c:pt idx="586">
                  <c:v>72.897014420000005</c:v>
                </c:pt>
                <c:pt idx="587">
                  <c:v>72.560240680000007</c:v>
                </c:pt>
                <c:pt idx="588">
                  <c:v>71.954566389999997</c:v>
                </c:pt>
                <c:pt idx="589">
                  <c:v>71.503898370000002</c:v>
                </c:pt>
                <c:pt idx="590">
                  <c:v>69.868987200000007</c:v>
                </c:pt>
                <c:pt idx="591">
                  <c:v>69.241126550000004</c:v>
                </c:pt>
                <c:pt idx="592">
                  <c:v>67.105491749999999</c:v>
                </c:pt>
                <c:pt idx="593">
                  <c:v>66.613061669999993</c:v>
                </c:pt>
                <c:pt idx="594">
                  <c:v>66.438553040000002</c:v>
                </c:pt>
                <c:pt idx="595">
                  <c:v>67.912384279999998</c:v>
                </c:pt>
                <c:pt idx="596">
                  <c:v>67.170360079999995</c:v>
                </c:pt>
                <c:pt idx="597">
                  <c:v>68.249019630000006</c:v>
                </c:pt>
                <c:pt idx="598">
                  <c:v>68.52055455</c:v>
                </c:pt>
                <c:pt idx="599">
                  <c:v>68.36451323</c:v>
                </c:pt>
                <c:pt idx="600">
                  <c:v>68.595724149999995</c:v>
                </c:pt>
                <c:pt idx="601">
                  <c:v>67.541355769999996</c:v>
                </c:pt>
                <c:pt idx="602">
                  <c:v>64.767648820000005</c:v>
                </c:pt>
                <c:pt idx="603">
                  <c:v>61.658093010000002</c:v>
                </c:pt>
                <c:pt idx="604">
                  <c:v>58.134037360000001</c:v>
                </c:pt>
                <c:pt idx="605">
                  <c:v>56.847507190000002</c:v>
                </c:pt>
                <c:pt idx="606">
                  <c:v>54.821555830000001</c:v>
                </c:pt>
                <c:pt idx="607">
                  <c:v>52.301973969999999</c:v>
                </c:pt>
                <c:pt idx="608">
                  <c:v>46.640529399999998</c:v>
                </c:pt>
                <c:pt idx="609">
                  <c:v>33.335524460000002</c:v>
                </c:pt>
                <c:pt idx="610">
                  <c:v>9.1714287639999998</c:v>
                </c:pt>
                <c:pt idx="611">
                  <c:v>-23.32992248</c:v>
                </c:pt>
                <c:pt idx="612">
                  <c:v>-41.670848710000001</c:v>
                </c:pt>
                <c:pt idx="613">
                  <c:v>-48.40620302</c:v>
                </c:pt>
                <c:pt idx="614">
                  <c:v>-46.402332800000003</c:v>
                </c:pt>
                <c:pt idx="615">
                  <c:v>-42.115226309999997</c:v>
                </c:pt>
                <c:pt idx="616">
                  <c:v>-38.860337800000003</c:v>
                </c:pt>
                <c:pt idx="617">
                  <c:v>-38.047605410000003</c:v>
                </c:pt>
                <c:pt idx="618">
                  <c:v>-47.699587459999996</c:v>
                </c:pt>
                <c:pt idx="619">
                  <c:v>-53.740234389999998</c:v>
                </c:pt>
                <c:pt idx="620">
                  <c:v>-56.056205519999999</c:v>
                </c:pt>
                <c:pt idx="621">
                  <c:v>-57.540395680000003</c:v>
                </c:pt>
                <c:pt idx="622">
                  <c:v>-56.449698089999998</c:v>
                </c:pt>
                <c:pt idx="623">
                  <c:v>-54.96904593</c:v>
                </c:pt>
                <c:pt idx="624">
                  <c:v>-52.20683648</c:v>
                </c:pt>
                <c:pt idx="625">
                  <c:v>-49.035602599999997</c:v>
                </c:pt>
                <c:pt idx="626">
                  <c:v>-47.942440220000002</c:v>
                </c:pt>
                <c:pt idx="627">
                  <c:v>-51.007426000000002</c:v>
                </c:pt>
                <c:pt idx="628">
                  <c:v>-52.22248364</c:v>
                </c:pt>
                <c:pt idx="629">
                  <c:v>-52.839077289999999</c:v>
                </c:pt>
                <c:pt idx="630">
                  <c:v>-52.48869028</c:v>
                </c:pt>
                <c:pt idx="631">
                  <c:v>-51.418435430000002</c:v>
                </c:pt>
                <c:pt idx="632">
                  <c:v>-50.159177219999997</c:v>
                </c:pt>
                <c:pt idx="633">
                  <c:v>-48.77578536</c:v>
                </c:pt>
                <c:pt idx="634">
                  <c:v>-50.934871710000003</c:v>
                </c:pt>
                <c:pt idx="635">
                  <c:v>-53.503822360000001</c:v>
                </c:pt>
                <c:pt idx="636">
                  <c:v>-55.178772250000002</c:v>
                </c:pt>
                <c:pt idx="637">
                  <c:v>-55.91681964</c:v>
                </c:pt>
                <c:pt idx="638">
                  <c:v>-54.418782919999998</c:v>
                </c:pt>
                <c:pt idx="639">
                  <c:v>-52.504921119999999</c:v>
                </c:pt>
                <c:pt idx="640">
                  <c:v>-49.503701479999997</c:v>
                </c:pt>
                <c:pt idx="641">
                  <c:v>-47.025300919999999</c:v>
                </c:pt>
                <c:pt idx="642">
                  <c:v>-46.105443770000001</c:v>
                </c:pt>
                <c:pt idx="643">
                  <c:v>-46.351524660000003</c:v>
                </c:pt>
                <c:pt idx="644">
                  <c:v>-47.736612770000001</c:v>
                </c:pt>
                <c:pt idx="645">
                  <c:v>-48.93069912</c:v>
                </c:pt>
                <c:pt idx="646">
                  <c:v>-49.250235140000001</c:v>
                </c:pt>
                <c:pt idx="647">
                  <c:v>-49.167818400000002</c:v>
                </c:pt>
                <c:pt idx="648">
                  <c:v>-48.944365859999998</c:v>
                </c:pt>
                <c:pt idx="649">
                  <c:v>-46.620574140000002</c:v>
                </c:pt>
                <c:pt idx="650">
                  <c:v>-42.006083369999999</c:v>
                </c:pt>
                <c:pt idx="651">
                  <c:v>-37.832948950000002</c:v>
                </c:pt>
                <c:pt idx="652">
                  <c:v>-35.258865729999997</c:v>
                </c:pt>
                <c:pt idx="653">
                  <c:v>-34.683007179999997</c:v>
                </c:pt>
                <c:pt idx="654">
                  <c:v>-34.372531330000001</c:v>
                </c:pt>
                <c:pt idx="655">
                  <c:v>-33.639434059999999</c:v>
                </c:pt>
                <c:pt idx="656">
                  <c:v>-30.04821102</c:v>
                </c:pt>
                <c:pt idx="657">
                  <c:v>-24.183662859999998</c:v>
                </c:pt>
                <c:pt idx="658">
                  <c:v>-15.822296570000001</c:v>
                </c:pt>
                <c:pt idx="659">
                  <c:v>-5.3168184680000001</c:v>
                </c:pt>
                <c:pt idx="660">
                  <c:v>6.6312500859999997</c:v>
                </c:pt>
                <c:pt idx="661">
                  <c:v>17.068247960000001</c:v>
                </c:pt>
                <c:pt idx="662">
                  <c:v>30.22892208</c:v>
                </c:pt>
                <c:pt idx="663">
                  <c:v>40.35524779</c:v>
                </c:pt>
                <c:pt idx="664">
                  <c:v>42.599464470000001</c:v>
                </c:pt>
                <c:pt idx="665">
                  <c:v>44.70133766</c:v>
                </c:pt>
                <c:pt idx="666">
                  <c:v>45.714833599999999</c:v>
                </c:pt>
                <c:pt idx="667">
                  <c:v>49.338999059999999</c:v>
                </c:pt>
                <c:pt idx="668">
                  <c:v>57.30893219</c:v>
                </c:pt>
                <c:pt idx="669">
                  <c:v>64.396372779999993</c:v>
                </c:pt>
                <c:pt idx="670">
                  <c:v>70.947624939999997</c:v>
                </c:pt>
                <c:pt idx="671">
                  <c:v>71.693646270000002</c:v>
                </c:pt>
                <c:pt idx="672">
                  <c:v>68.370950820000004</c:v>
                </c:pt>
                <c:pt idx="673">
                  <c:v>65.343195829999999</c:v>
                </c:pt>
                <c:pt idx="674">
                  <c:v>65.932512650000007</c:v>
                </c:pt>
                <c:pt idx="675">
                  <c:v>70.126277569999999</c:v>
                </c:pt>
                <c:pt idx="676">
                  <c:v>76.139315280000005</c:v>
                </c:pt>
                <c:pt idx="677">
                  <c:v>81.865493860000001</c:v>
                </c:pt>
                <c:pt idx="678">
                  <c:v>84.464721229999995</c:v>
                </c:pt>
                <c:pt idx="679">
                  <c:v>82.926965269999997</c:v>
                </c:pt>
                <c:pt idx="680">
                  <c:v>80.03866343</c:v>
                </c:pt>
                <c:pt idx="681">
                  <c:v>77.531814949999998</c:v>
                </c:pt>
                <c:pt idx="682">
                  <c:v>76.853851410000004</c:v>
                </c:pt>
                <c:pt idx="683">
                  <c:v>76.285442669999995</c:v>
                </c:pt>
                <c:pt idx="684">
                  <c:v>76.795513310000004</c:v>
                </c:pt>
                <c:pt idx="685">
                  <c:v>78.009518580000005</c:v>
                </c:pt>
                <c:pt idx="686">
                  <c:v>78.508271809999997</c:v>
                </c:pt>
                <c:pt idx="687">
                  <c:v>77.800948450000007</c:v>
                </c:pt>
                <c:pt idx="688">
                  <c:v>76.289700170000003</c:v>
                </c:pt>
                <c:pt idx="689">
                  <c:v>74.594705559999994</c:v>
                </c:pt>
                <c:pt idx="690">
                  <c:v>73.088385189999997</c:v>
                </c:pt>
                <c:pt idx="691">
                  <c:v>71.804198850000006</c:v>
                </c:pt>
                <c:pt idx="692">
                  <c:v>70.72916515</c:v>
                </c:pt>
                <c:pt idx="693">
                  <c:v>70.145050780000005</c:v>
                </c:pt>
                <c:pt idx="694">
                  <c:v>71.374135199999998</c:v>
                </c:pt>
                <c:pt idx="695">
                  <c:v>67.655504640000004</c:v>
                </c:pt>
                <c:pt idx="696">
                  <c:v>67.341257189999993</c:v>
                </c:pt>
                <c:pt idx="697">
                  <c:v>64.856890140000004</c:v>
                </c:pt>
                <c:pt idx="698">
                  <c:v>63.646032679999998</c:v>
                </c:pt>
                <c:pt idx="699">
                  <c:v>61.530875799999997</c:v>
                </c:pt>
                <c:pt idx="700">
                  <c:v>61.055725070000001</c:v>
                </c:pt>
                <c:pt idx="701">
                  <c:v>61.881516210000001</c:v>
                </c:pt>
                <c:pt idx="702">
                  <c:v>61.349555240000001</c:v>
                </c:pt>
                <c:pt idx="703">
                  <c:v>57.022313670000003</c:v>
                </c:pt>
                <c:pt idx="704">
                  <c:v>53.102319059999999</c:v>
                </c:pt>
                <c:pt idx="705">
                  <c:v>49.555111920000002</c:v>
                </c:pt>
                <c:pt idx="706">
                  <c:v>50.925814760000002</c:v>
                </c:pt>
                <c:pt idx="707">
                  <c:v>55.068037310000001</c:v>
                </c:pt>
                <c:pt idx="708">
                  <c:v>59.20125487</c:v>
                </c:pt>
                <c:pt idx="709">
                  <c:v>57.177323459999997</c:v>
                </c:pt>
                <c:pt idx="710">
                  <c:v>39.099295810000001</c:v>
                </c:pt>
                <c:pt idx="711">
                  <c:v>20.49710885</c:v>
                </c:pt>
                <c:pt idx="712">
                  <c:v>1.241677256</c:v>
                </c:pt>
                <c:pt idx="713">
                  <c:v>-13.92573432</c:v>
                </c:pt>
                <c:pt idx="714">
                  <c:v>-24.43976653</c:v>
                </c:pt>
                <c:pt idx="715">
                  <c:v>-25.640559799999998</c:v>
                </c:pt>
                <c:pt idx="716">
                  <c:v>-30.665373460000001</c:v>
                </c:pt>
                <c:pt idx="717">
                  <c:v>-33.321076720000001</c:v>
                </c:pt>
                <c:pt idx="718">
                  <c:v>-34.914260599999999</c:v>
                </c:pt>
                <c:pt idx="719">
                  <c:v>-32.511102819999998</c:v>
                </c:pt>
                <c:pt idx="720">
                  <c:v>-37.660371609999999</c:v>
                </c:pt>
                <c:pt idx="721">
                  <c:v>-41.632368300000003</c:v>
                </c:pt>
                <c:pt idx="722">
                  <c:v>-47.15850545</c:v>
                </c:pt>
                <c:pt idx="723">
                  <c:v>-53.051364710000001</c:v>
                </c:pt>
                <c:pt idx="724">
                  <c:v>-55.84378341</c:v>
                </c:pt>
                <c:pt idx="725">
                  <c:v>-56.231716179999999</c:v>
                </c:pt>
                <c:pt idx="726">
                  <c:v>-55.803013399999998</c:v>
                </c:pt>
                <c:pt idx="727">
                  <c:v>-53.940609139999999</c:v>
                </c:pt>
                <c:pt idx="728">
                  <c:v>-51.545986360000001</c:v>
                </c:pt>
                <c:pt idx="729">
                  <c:v>-49.909924910000001</c:v>
                </c:pt>
                <c:pt idx="730">
                  <c:v>-49.39355217</c:v>
                </c:pt>
                <c:pt idx="731">
                  <c:v>-46.588040759999998</c:v>
                </c:pt>
                <c:pt idx="732">
                  <c:v>-48.369478129999997</c:v>
                </c:pt>
                <c:pt idx="733">
                  <c:v>-51.27533493</c:v>
                </c:pt>
                <c:pt idx="734">
                  <c:v>-53.35284008</c:v>
                </c:pt>
                <c:pt idx="735">
                  <c:v>-54.732263719999999</c:v>
                </c:pt>
                <c:pt idx="736">
                  <c:v>-55.531936129999998</c:v>
                </c:pt>
                <c:pt idx="737">
                  <c:v>-54.842921179999998</c:v>
                </c:pt>
                <c:pt idx="738">
                  <c:v>-52.64154267</c:v>
                </c:pt>
                <c:pt idx="739">
                  <c:v>-49.876440510000002</c:v>
                </c:pt>
                <c:pt idx="740">
                  <c:v>-47.815629629999997</c:v>
                </c:pt>
                <c:pt idx="741">
                  <c:v>-45.872958359999998</c:v>
                </c:pt>
                <c:pt idx="742">
                  <c:v>-44.453310610000003</c:v>
                </c:pt>
                <c:pt idx="743">
                  <c:v>-43.970895460000001</c:v>
                </c:pt>
                <c:pt idx="744">
                  <c:v>-45.117900669999997</c:v>
                </c:pt>
                <c:pt idx="745">
                  <c:v>-45.886494970000001</c:v>
                </c:pt>
                <c:pt idx="746">
                  <c:v>-46.712797000000002</c:v>
                </c:pt>
                <c:pt idx="747">
                  <c:v>-46.88171028</c:v>
                </c:pt>
                <c:pt idx="748">
                  <c:v>-47.042059770000002</c:v>
                </c:pt>
                <c:pt idx="749">
                  <c:v>-46.802132210000003</c:v>
                </c:pt>
                <c:pt idx="750">
                  <c:v>-45.858087150000003</c:v>
                </c:pt>
                <c:pt idx="751">
                  <c:v>-44.774905330000003</c:v>
                </c:pt>
                <c:pt idx="752">
                  <c:v>-42.35887013</c:v>
                </c:pt>
                <c:pt idx="753">
                  <c:v>-38.705741580000002</c:v>
                </c:pt>
                <c:pt idx="754">
                  <c:v>-35.734915639999997</c:v>
                </c:pt>
                <c:pt idx="755">
                  <c:v>-32.090550489999998</c:v>
                </c:pt>
                <c:pt idx="756">
                  <c:v>-27.281317430000001</c:v>
                </c:pt>
                <c:pt idx="757">
                  <c:v>-21.22412817</c:v>
                </c:pt>
                <c:pt idx="758">
                  <c:v>-13.26747898</c:v>
                </c:pt>
                <c:pt idx="759">
                  <c:v>-5.5735251239999997</c:v>
                </c:pt>
                <c:pt idx="760">
                  <c:v>3.013722628</c:v>
                </c:pt>
                <c:pt idx="761">
                  <c:v>9.8905636870000002</c:v>
                </c:pt>
                <c:pt idx="762">
                  <c:v>21.668725689999999</c:v>
                </c:pt>
                <c:pt idx="763">
                  <c:v>34.43719883</c:v>
                </c:pt>
                <c:pt idx="764">
                  <c:v>43.77630534</c:v>
                </c:pt>
                <c:pt idx="765">
                  <c:v>55.645248309999999</c:v>
                </c:pt>
                <c:pt idx="766">
                  <c:v>68.706760029999998</c:v>
                </c:pt>
                <c:pt idx="767">
                  <c:v>78.765622960000002</c:v>
                </c:pt>
                <c:pt idx="768">
                  <c:v>83.398876139999999</c:v>
                </c:pt>
                <c:pt idx="769">
                  <c:v>76.279877299999995</c:v>
                </c:pt>
                <c:pt idx="770">
                  <c:v>69.612757290000005</c:v>
                </c:pt>
                <c:pt idx="771">
                  <c:v>71.659913349999997</c:v>
                </c:pt>
                <c:pt idx="772">
                  <c:v>77.556511850000007</c:v>
                </c:pt>
                <c:pt idx="773">
                  <c:v>80.568158699999998</c:v>
                </c:pt>
                <c:pt idx="774">
                  <c:v>77.60104398</c:v>
                </c:pt>
                <c:pt idx="775">
                  <c:v>72.945869849999994</c:v>
                </c:pt>
                <c:pt idx="776">
                  <c:v>69.135903409999997</c:v>
                </c:pt>
                <c:pt idx="777">
                  <c:v>67.83007714</c:v>
                </c:pt>
                <c:pt idx="778">
                  <c:v>67.944348730000002</c:v>
                </c:pt>
                <c:pt idx="779">
                  <c:v>70.573126920000007</c:v>
                </c:pt>
                <c:pt idx="780">
                  <c:v>71.656411469999995</c:v>
                </c:pt>
                <c:pt idx="781">
                  <c:v>71.881773440000003</c:v>
                </c:pt>
                <c:pt idx="782">
                  <c:v>71.763474430000002</c:v>
                </c:pt>
                <c:pt idx="783">
                  <c:v>71.117712600000004</c:v>
                </c:pt>
                <c:pt idx="784">
                  <c:v>69.928613130000002</c:v>
                </c:pt>
                <c:pt idx="785">
                  <c:v>69.524220380000003</c:v>
                </c:pt>
                <c:pt idx="786">
                  <c:v>69.717435309999999</c:v>
                </c:pt>
                <c:pt idx="787">
                  <c:v>69.770737960000005</c:v>
                </c:pt>
                <c:pt idx="788">
                  <c:v>69.176018110000001</c:v>
                </c:pt>
                <c:pt idx="789">
                  <c:v>69.486640210000004</c:v>
                </c:pt>
                <c:pt idx="790">
                  <c:v>70.058396079999994</c:v>
                </c:pt>
                <c:pt idx="791">
                  <c:v>69.761618870000007</c:v>
                </c:pt>
                <c:pt idx="792">
                  <c:v>69.767338109999997</c:v>
                </c:pt>
                <c:pt idx="793">
                  <c:v>68.963639130000004</c:v>
                </c:pt>
                <c:pt idx="794">
                  <c:v>68.380431560000005</c:v>
                </c:pt>
                <c:pt idx="795">
                  <c:v>69.529863890000001</c:v>
                </c:pt>
                <c:pt idx="796">
                  <c:v>68.246964250000005</c:v>
                </c:pt>
                <c:pt idx="797">
                  <c:v>68.647680339999994</c:v>
                </c:pt>
                <c:pt idx="798">
                  <c:v>67.333234989999994</c:v>
                </c:pt>
                <c:pt idx="799">
                  <c:v>67.007312409999997</c:v>
                </c:pt>
                <c:pt idx="800">
                  <c:v>65.912972460000006</c:v>
                </c:pt>
                <c:pt idx="801">
                  <c:v>66.529030379999995</c:v>
                </c:pt>
                <c:pt idx="802">
                  <c:v>67.554314869999999</c:v>
                </c:pt>
                <c:pt idx="803">
                  <c:v>69.598658540000002</c:v>
                </c:pt>
                <c:pt idx="804">
                  <c:v>71.00583073</c:v>
                </c:pt>
                <c:pt idx="805">
                  <c:v>64.485650680000006</c:v>
                </c:pt>
                <c:pt idx="806">
                  <c:v>33.216123789999997</c:v>
                </c:pt>
                <c:pt idx="807">
                  <c:v>19.739754139999999</c:v>
                </c:pt>
                <c:pt idx="808">
                  <c:v>31.20631217</c:v>
                </c:pt>
                <c:pt idx="809">
                  <c:v>39.195309350000002</c:v>
                </c:pt>
                <c:pt idx="810">
                  <c:v>35.179577739999999</c:v>
                </c:pt>
                <c:pt idx="811">
                  <c:v>11.264452410000001</c:v>
                </c:pt>
                <c:pt idx="812">
                  <c:v>-29.238226560000001</c:v>
                </c:pt>
                <c:pt idx="813">
                  <c:v>-51.311659349999999</c:v>
                </c:pt>
                <c:pt idx="814">
                  <c:v>-62.373439869999999</c:v>
                </c:pt>
                <c:pt idx="815">
                  <c:v>-66.001509389999995</c:v>
                </c:pt>
                <c:pt idx="816">
                  <c:v>-70.150150460000006</c:v>
                </c:pt>
                <c:pt idx="817">
                  <c:v>-73.384884779999993</c:v>
                </c:pt>
                <c:pt idx="818">
                  <c:v>-71.568648039999999</c:v>
                </c:pt>
                <c:pt idx="819">
                  <c:v>-71.552443949999997</c:v>
                </c:pt>
                <c:pt idx="820">
                  <c:v>-71.03923777</c:v>
                </c:pt>
                <c:pt idx="821">
                  <c:v>-70.502664240000001</c:v>
                </c:pt>
                <c:pt idx="822">
                  <c:v>-72.423516250000006</c:v>
                </c:pt>
                <c:pt idx="823">
                  <c:v>-75.406740580000005</c:v>
                </c:pt>
                <c:pt idx="824">
                  <c:v>-77.166462269999997</c:v>
                </c:pt>
                <c:pt idx="825">
                  <c:v>-79.832573609999997</c:v>
                </c:pt>
                <c:pt idx="826">
                  <c:v>-81.192299669999997</c:v>
                </c:pt>
                <c:pt idx="827">
                  <c:v>-81.546847889999995</c:v>
                </c:pt>
                <c:pt idx="828">
                  <c:v>-80.409544420000003</c:v>
                </c:pt>
                <c:pt idx="829">
                  <c:v>-79.515356310000001</c:v>
                </c:pt>
                <c:pt idx="830">
                  <c:v>-77.290321989999995</c:v>
                </c:pt>
                <c:pt idx="831">
                  <c:v>-76.028497369999997</c:v>
                </c:pt>
                <c:pt idx="832">
                  <c:v>-75.032564539999996</c:v>
                </c:pt>
                <c:pt idx="833">
                  <c:v>-74.912477069999994</c:v>
                </c:pt>
                <c:pt idx="834">
                  <c:v>-74.830801609999995</c:v>
                </c:pt>
                <c:pt idx="835">
                  <c:v>-74.603963789999995</c:v>
                </c:pt>
                <c:pt idx="836">
                  <c:v>-71.311894129999999</c:v>
                </c:pt>
                <c:pt idx="837">
                  <c:v>-71.103491700000006</c:v>
                </c:pt>
                <c:pt idx="838">
                  <c:v>-69.707250759999994</c:v>
                </c:pt>
                <c:pt idx="839">
                  <c:v>-68.715563849999995</c:v>
                </c:pt>
                <c:pt idx="840">
                  <c:v>-68.299102989999994</c:v>
                </c:pt>
                <c:pt idx="841">
                  <c:v>-66.802232770000003</c:v>
                </c:pt>
                <c:pt idx="842">
                  <c:v>-65.748631410000002</c:v>
                </c:pt>
                <c:pt idx="843">
                  <c:v>-64.992201789999996</c:v>
                </c:pt>
                <c:pt idx="844">
                  <c:v>-65.057482690000001</c:v>
                </c:pt>
                <c:pt idx="845">
                  <c:v>-64.580844279999994</c:v>
                </c:pt>
                <c:pt idx="846">
                  <c:v>-65.292362589999996</c:v>
                </c:pt>
                <c:pt idx="847">
                  <c:v>-63.565801999999998</c:v>
                </c:pt>
                <c:pt idx="848">
                  <c:v>-60.306761289999997</c:v>
                </c:pt>
                <c:pt idx="849">
                  <c:v>-57.98084214</c:v>
                </c:pt>
                <c:pt idx="850">
                  <c:v>-55.452447669999998</c:v>
                </c:pt>
                <c:pt idx="851">
                  <c:v>-53.158653780000002</c:v>
                </c:pt>
                <c:pt idx="852">
                  <c:v>-51.111342319999999</c:v>
                </c:pt>
                <c:pt idx="853">
                  <c:v>-48.079087489999999</c:v>
                </c:pt>
                <c:pt idx="854">
                  <c:v>-44.905144989999997</c:v>
                </c:pt>
                <c:pt idx="855">
                  <c:v>-40.808320340000002</c:v>
                </c:pt>
                <c:pt idx="856">
                  <c:v>-34.771630739999999</c:v>
                </c:pt>
                <c:pt idx="857">
                  <c:v>-27.928452230000001</c:v>
                </c:pt>
                <c:pt idx="858">
                  <c:v>-19.827772750000001</c:v>
                </c:pt>
                <c:pt idx="859">
                  <c:v>-10.764205860000001</c:v>
                </c:pt>
                <c:pt idx="860">
                  <c:v>-2.8197176160000001</c:v>
                </c:pt>
                <c:pt idx="861">
                  <c:v>4.150252901</c:v>
                </c:pt>
                <c:pt idx="862">
                  <c:v>16.725913989999999</c:v>
                </c:pt>
                <c:pt idx="863">
                  <c:v>29.74465494</c:v>
                </c:pt>
                <c:pt idx="864">
                  <c:v>39.559939110000002</c:v>
                </c:pt>
                <c:pt idx="865">
                  <c:v>44.517138760000002</c:v>
                </c:pt>
                <c:pt idx="866">
                  <c:v>49.648067210000001</c:v>
                </c:pt>
                <c:pt idx="867">
                  <c:v>56.957131939999996</c:v>
                </c:pt>
                <c:pt idx="868">
                  <c:v>66.095113060000003</c:v>
                </c:pt>
                <c:pt idx="869">
                  <c:v>73.455633180000007</c:v>
                </c:pt>
                <c:pt idx="870">
                  <c:v>74.993606279999995</c:v>
                </c:pt>
                <c:pt idx="871">
                  <c:v>74.812253400000003</c:v>
                </c:pt>
                <c:pt idx="872">
                  <c:v>76.422937860000005</c:v>
                </c:pt>
                <c:pt idx="873">
                  <c:v>80.007344869999997</c:v>
                </c:pt>
                <c:pt idx="874">
                  <c:v>84.218626950000001</c:v>
                </c:pt>
                <c:pt idx="875">
                  <c:v>84.083528790000003</c:v>
                </c:pt>
                <c:pt idx="876">
                  <c:v>80.008522619999994</c:v>
                </c:pt>
                <c:pt idx="877">
                  <c:v>74.76521022</c:v>
                </c:pt>
                <c:pt idx="878">
                  <c:v>71.409908650000006</c:v>
                </c:pt>
                <c:pt idx="879">
                  <c:v>69.959376559999995</c:v>
                </c:pt>
                <c:pt idx="880">
                  <c:v>70.863625060000004</c:v>
                </c:pt>
                <c:pt idx="881">
                  <c:v>73.665830380000003</c:v>
                </c:pt>
                <c:pt idx="882">
                  <c:v>77.242080979999997</c:v>
                </c:pt>
                <c:pt idx="883">
                  <c:v>78.215716999999998</c:v>
                </c:pt>
                <c:pt idx="884">
                  <c:v>75.88291504</c:v>
                </c:pt>
                <c:pt idx="885">
                  <c:v>73.735717780000002</c:v>
                </c:pt>
                <c:pt idx="886">
                  <c:v>73.035891550000002</c:v>
                </c:pt>
                <c:pt idx="887">
                  <c:v>72.727063459999997</c:v>
                </c:pt>
                <c:pt idx="888">
                  <c:v>73.711873859999997</c:v>
                </c:pt>
                <c:pt idx="889">
                  <c:v>71.297534069999998</c:v>
                </c:pt>
                <c:pt idx="890">
                  <c:v>71.273932970000004</c:v>
                </c:pt>
                <c:pt idx="891">
                  <c:v>69.637998479999993</c:v>
                </c:pt>
                <c:pt idx="892">
                  <c:v>69.328726329999995</c:v>
                </c:pt>
                <c:pt idx="893">
                  <c:v>69.368010839999997</c:v>
                </c:pt>
                <c:pt idx="894">
                  <c:v>70.177647930000006</c:v>
                </c:pt>
                <c:pt idx="895">
                  <c:v>66.510605319999996</c:v>
                </c:pt>
                <c:pt idx="896">
                  <c:v>63.1830888</c:v>
                </c:pt>
                <c:pt idx="897">
                  <c:v>63.774304069999999</c:v>
                </c:pt>
                <c:pt idx="898">
                  <c:v>66.075650589999995</c:v>
                </c:pt>
                <c:pt idx="899">
                  <c:v>67.84357584</c:v>
                </c:pt>
                <c:pt idx="900">
                  <c:v>69.838235560000001</c:v>
                </c:pt>
                <c:pt idx="901">
                  <c:v>72.082334630000005</c:v>
                </c:pt>
                <c:pt idx="902">
                  <c:v>70.650222880000001</c:v>
                </c:pt>
                <c:pt idx="903">
                  <c:v>60.741070399999998</c:v>
                </c:pt>
                <c:pt idx="904">
                  <c:v>46.218330029999997</c:v>
                </c:pt>
                <c:pt idx="905">
                  <c:v>37.717473509999998</c:v>
                </c:pt>
                <c:pt idx="906">
                  <c:v>31.266891560000001</c:v>
                </c:pt>
                <c:pt idx="907">
                  <c:v>32.044350190000003</c:v>
                </c:pt>
                <c:pt idx="908">
                  <c:v>33.695744730000001</c:v>
                </c:pt>
                <c:pt idx="909">
                  <c:v>22.417385029999998</c:v>
                </c:pt>
                <c:pt idx="910">
                  <c:v>-0.207226772</c:v>
                </c:pt>
                <c:pt idx="911">
                  <c:v>-17.863545500000001</c:v>
                </c:pt>
                <c:pt idx="912">
                  <c:v>-25.07576487</c:v>
                </c:pt>
                <c:pt idx="913">
                  <c:v>-29.110366859999999</c:v>
                </c:pt>
                <c:pt idx="914">
                  <c:v>-33.264093780000003</c:v>
                </c:pt>
                <c:pt idx="915">
                  <c:v>-37.597205180000003</c:v>
                </c:pt>
                <c:pt idx="916">
                  <c:v>-41.735169450000001</c:v>
                </c:pt>
                <c:pt idx="917">
                  <c:v>-47.563527180000001</c:v>
                </c:pt>
                <c:pt idx="918">
                  <c:v>-49.507240330000002</c:v>
                </c:pt>
                <c:pt idx="919">
                  <c:v>-50.213560209999997</c:v>
                </c:pt>
                <c:pt idx="920">
                  <c:v>-49.580108490000001</c:v>
                </c:pt>
                <c:pt idx="921">
                  <c:v>-46.808707390000002</c:v>
                </c:pt>
                <c:pt idx="922">
                  <c:v>-45.416319540000003</c:v>
                </c:pt>
                <c:pt idx="923">
                  <c:v>-41.706659279999997</c:v>
                </c:pt>
                <c:pt idx="924">
                  <c:v>-43.492636330000003</c:v>
                </c:pt>
                <c:pt idx="925">
                  <c:v>-48.551283759999997</c:v>
                </c:pt>
                <c:pt idx="926">
                  <c:v>-53.29612599</c:v>
                </c:pt>
                <c:pt idx="927">
                  <c:v>-56.728561620000001</c:v>
                </c:pt>
                <c:pt idx="928">
                  <c:v>-58.478407439999998</c:v>
                </c:pt>
                <c:pt idx="929">
                  <c:v>-57.986913649999998</c:v>
                </c:pt>
                <c:pt idx="930">
                  <c:v>-57.139954869999997</c:v>
                </c:pt>
                <c:pt idx="931">
                  <c:v>-56.873570710000003</c:v>
                </c:pt>
                <c:pt idx="932">
                  <c:v>-56.87372637</c:v>
                </c:pt>
                <c:pt idx="933">
                  <c:v>-57.443930260000002</c:v>
                </c:pt>
                <c:pt idx="934">
                  <c:v>-57.666357580000003</c:v>
                </c:pt>
                <c:pt idx="935">
                  <c:v>-57.210859460000002</c:v>
                </c:pt>
                <c:pt idx="936">
                  <c:v>-56.766644900000003</c:v>
                </c:pt>
                <c:pt idx="937">
                  <c:v>-55.934846049999997</c:v>
                </c:pt>
                <c:pt idx="938">
                  <c:v>-54.138793870000001</c:v>
                </c:pt>
                <c:pt idx="939">
                  <c:v>-52.510463260000002</c:v>
                </c:pt>
                <c:pt idx="940">
                  <c:v>-51.082098270000003</c:v>
                </c:pt>
                <c:pt idx="941">
                  <c:v>-50.650608630000001</c:v>
                </c:pt>
                <c:pt idx="942">
                  <c:v>-51.199606969999998</c:v>
                </c:pt>
                <c:pt idx="943">
                  <c:v>-52.246949620000002</c:v>
                </c:pt>
                <c:pt idx="944">
                  <c:v>-51.931698859999997</c:v>
                </c:pt>
                <c:pt idx="945">
                  <c:v>-50.867780600000003</c:v>
                </c:pt>
                <c:pt idx="946">
                  <c:v>-47.75562266</c:v>
                </c:pt>
                <c:pt idx="947">
                  <c:v>-42.747045800000002</c:v>
                </c:pt>
                <c:pt idx="948">
                  <c:v>-33.563029329999999</c:v>
                </c:pt>
                <c:pt idx="949">
                  <c:v>-26.05398104</c:v>
                </c:pt>
                <c:pt idx="950">
                  <c:v>-23.189699709999999</c:v>
                </c:pt>
                <c:pt idx="951">
                  <c:v>-24.153196879999999</c:v>
                </c:pt>
                <c:pt idx="952">
                  <c:v>-26.75208293</c:v>
                </c:pt>
                <c:pt idx="953">
                  <c:v>-27.163091090000002</c:v>
                </c:pt>
                <c:pt idx="954">
                  <c:v>-25.806849880000001</c:v>
                </c:pt>
                <c:pt idx="955">
                  <c:v>-14.74462988</c:v>
                </c:pt>
                <c:pt idx="956">
                  <c:v>4.4178045109999999</c:v>
                </c:pt>
                <c:pt idx="957">
                  <c:v>24.65931256</c:v>
                </c:pt>
                <c:pt idx="958">
                  <c:v>45.022918089999997</c:v>
                </c:pt>
                <c:pt idx="959">
                  <c:v>60.116171710000003</c:v>
                </c:pt>
                <c:pt idx="960">
                  <c:v>68.495974520000004</c:v>
                </c:pt>
                <c:pt idx="961">
                  <c:v>75.402925600000003</c:v>
                </c:pt>
                <c:pt idx="962">
                  <c:v>82.726290820000003</c:v>
                </c:pt>
                <c:pt idx="963">
                  <c:v>82.27668568</c:v>
                </c:pt>
                <c:pt idx="964">
                  <c:v>80.376105820000006</c:v>
                </c:pt>
                <c:pt idx="965">
                  <c:v>82.631148879999998</c:v>
                </c:pt>
                <c:pt idx="966">
                  <c:v>77.15034867</c:v>
                </c:pt>
                <c:pt idx="967">
                  <c:v>75.101759090000002</c:v>
                </c:pt>
                <c:pt idx="968">
                  <c:v>75.601120629999997</c:v>
                </c:pt>
                <c:pt idx="969">
                  <c:v>77.635888410000007</c:v>
                </c:pt>
                <c:pt idx="970">
                  <c:v>79.577620049999993</c:v>
                </c:pt>
                <c:pt idx="971">
                  <c:v>79.637109449999997</c:v>
                </c:pt>
                <c:pt idx="972">
                  <c:v>77.257939239999999</c:v>
                </c:pt>
                <c:pt idx="973">
                  <c:v>75.266368659999998</c:v>
                </c:pt>
                <c:pt idx="974">
                  <c:v>74.817783489999997</c:v>
                </c:pt>
                <c:pt idx="975">
                  <c:v>74.968327849999994</c:v>
                </c:pt>
                <c:pt idx="976">
                  <c:v>75.196917749999997</c:v>
                </c:pt>
                <c:pt idx="977">
                  <c:v>76.076537119999998</c:v>
                </c:pt>
                <c:pt idx="978">
                  <c:v>76.1678797</c:v>
                </c:pt>
                <c:pt idx="979">
                  <c:v>75.123107180000005</c:v>
                </c:pt>
                <c:pt idx="980">
                  <c:v>73.845659420000004</c:v>
                </c:pt>
                <c:pt idx="981">
                  <c:v>72.799958529999998</c:v>
                </c:pt>
                <c:pt idx="982">
                  <c:v>72.292925220000001</c:v>
                </c:pt>
                <c:pt idx="983">
                  <c:v>72.880269510000005</c:v>
                </c:pt>
                <c:pt idx="984">
                  <c:v>73.162993819999997</c:v>
                </c:pt>
                <c:pt idx="985">
                  <c:v>72.590442330000002</c:v>
                </c:pt>
                <c:pt idx="986">
                  <c:v>72.308128800000006</c:v>
                </c:pt>
                <c:pt idx="987">
                  <c:v>72.32236279</c:v>
                </c:pt>
                <c:pt idx="988">
                  <c:v>72.792759219999994</c:v>
                </c:pt>
                <c:pt idx="989">
                  <c:v>73.130038450000001</c:v>
                </c:pt>
                <c:pt idx="990">
                  <c:v>73.054139090000007</c:v>
                </c:pt>
                <c:pt idx="991">
                  <c:v>73.475497200000007</c:v>
                </c:pt>
                <c:pt idx="992">
                  <c:v>72.267259499999994</c:v>
                </c:pt>
                <c:pt idx="993">
                  <c:v>70.827538239999996</c:v>
                </c:pt>
                <c:pt idx="994">
                  <c:v>69.293781359999997</c:v>
                </c:pt>
                <c:pt idx="995">
                  <c:v>68.995560400000002</c:v>
                </c:pt>
                <c:pt idx="996">
                  <c:v>69.390041819999993</c:v>
                </c:pt>
                <c:pt idx="997">
                  <c:v>70.017650250000003</c:v>
                </c:pt>
                <c:pt idx="998">
                  <c:v>67.906604889999997</c:v>
                </c:pt>
                <c:pt idx="999">
                  <c:v>53.386488049999997</c:v>
                </c:pt>
                <c:pt idx="1000">
                  <c:v>23.848123609999998</c:v>
                </c:pt>
                <c:pt idx="1001">
                  <c:v>0.53658149200000005</c:v>
                </c:pt>
                <c:pt idx="1002">
                  <c:v>-17.353807419999999</c:v>
                </c:pt>
                <c:pt idx="1003">
                  <c:v>-25.54315957</c:v>
                </c:pt>
                <c:pt idx="1004">
                  <c:v>-28.89316732</c:v>
                </c:pt>
                <c:pt idx="1005">
                  <c:v>-39.27304049</c:v>
                </c:pt>
                <c:pt idx="1006">
                  <c:v>-39.984020100000002</c:v>
                </c:pt>
                <c:pt idx="1007">
                  <c:v>-41.849142239999999</c:v>
                </c:pt>
                <c:pt idx="1008">
                  <c:v>-45.573905969999998</c:v>
                </c:pt>
                <c:pt idx="1009">
                  <c:v>-46.475435760000003</c:v>
                </c:pt>
                <c:pt idx="1010">
                  <c:v>-50.22588039</c:v>
                </c:pt>
                <c:pt idx="1011">
                  <c:v>-54.846596599999998</c:v>
                </c:pt>
                <c:pt idx="1012">
                  <c:v>-55.063757580000001</c:v>
                </c:pt>
                <c:pt idx="1013">
                  <c:v>-55.121300820000002</c:v>
                </c:pt>
                <c:pt idx="1014">
                  <c:v>-53.485200810000002</c:v>
                </c:pt>
                <c:pt idx="1015">
                  <c:v>-51.359622709999996</c:v>
                </c:pt>
                <c:pt idx="1016">
                  <c:v>-47.501212039999999</c:v>
                </c:pt>
                <c:pt idx="1017">
                  <c:v>-50.63180448</c:v>
                </c:pt>
                <c:pt idx="1018">
                  <c:v>-54.34590395</c:v>
                </c:pt>
                <c:pt idx="1019">
                  <c:v>-57.859955560000003</c:v>
                </c:pt>
                <c:pt idx="1020">
                  <c:v>-62.812506409999997</c:v>
                </c:pt>
                <c:pt idx="1021">
                  <c:v>-59.689180329999999</c:v>
                </c:pt>
                <c:pt idx="1022">
                  <c:v>-62.307216959999998</c:v>
                </c:pt>
                <c:pt idx="1023">
                  <c:v>-61.220203939999998</c:v>
                </c:pt>
                <c:pt idx="1024">
                  <c:v>-60.0029684</c:v>
                </c:pt>
                <c:pt idx="1025">
                  <c:v>-59.306241499999999</c:v>
                </c:pt>
                <c:pt idx="1026">
                  <c:v>-59.322427849999997</c:v>
                </c:pt>
                <c:pt idx="1027">
                  <c:v>-59.101758879999998</c:v>
                </c:pt>
                <c:pt idx="1028">
                  <c:v>-59.797867099999998</c:v>
                </c:pt>
                <c:pt idx="1029">
                  <c:v>-59.914850889999997</c:v>
                </c:pt>
                <c:pt idx="1030">
                  <c:v>-59.993687090000002</c:v>
                </c:pt>
                <c:pt idx="1031">
                  <c:v>-59.626885450000003</c:v>
                </c:pt>
                <c:pt idx="1032">
                  <c:v>-58.652122390000002</c:v>
                </c:pt>
                <c:pt idx="1033">
                  <c:v>-56.493761280000001</c:v>
                </c:pt>
                <c:pt idx="1034">
                  <c:v>-52.789091050000003</c:v>
                </c:pt>
                <c:pt idx="1035">
                  <c:v>-48.662676920000003</c:v>
                </c:pt>
                <c:pt idx="1036">
                  <c:v>-47.073997859999999</c:v>
                </c:pt>
                <c:pt idx="1037">
                  <c:v>-47.817751280000003</c:v>
                </c:pt>
                <c:pt idx="1038">
                  <c:v>-49.816093420000001</c:v>
                </c:pt>
                <c:pt idx="1039">
                  <c:v>-49.979706550000003</c:v>
                </c:pt>
                <c:pt idx="1040">
                  <c:v>-46.377536630000002</c:v>
                </c:pt>
                <c:pt idx="1041">
                  <c:v>-39.175832329999999</c:v>
                </c:pt>
                <c:pt idx="1042">
                  <c:v>-29.363355179999999</c:v>
                </c:pt>
                <c:pt idx="1043">
                  <c:v>-18.98097336</c:v>
                </c:pt>
                <c:pt idx="1044">
                  <c:v>-10.52903682</c:v>
                </c:pt>
                <c:pt idx="1045">
                  <c:v>-2.0596880839999998</c:v>
                </c:pt>
                <c:pt idx="1046">
                  <c:v>7.4018154789999997</c:v>
                </c:pt>
                <c:pt idx="1047">
                  <c:v>28.562980840000002</c:v>
                </c:pt>
                <c:pt idx="1048">
                  <c:v>49.457579619999997</c:v>
                </c:pt>
                <c:pt idx="1049">
                  <c:v>63.661349420000001</c:v>
                </c:pt>
                <c:pt idx="1050">
                  <c:v>68.299813009999994</c:v>
                </c:pt>
                <c:pt idx="1051">
                  <c:v>61.423562699999998</c:v>
                </c:pt>
                <c:pt idx="1052">
                  <c:v>56.522422069999998</c:v>
                </c:pt>
                <c:pt idx="1053">
                  <c:v>64.887015120000001</c:v>
                </c:pt>
                <c:pt idx="1054">
                  <c:v>72.879810359999993</c:v>
                </c:pt>
                <c:pt idx="1055">
                  <c:v>76.233537920000003</c:v>
                </c:pt>
                <c:pt idx="1056">
                  <c:v>75.885665849999995</c:v>
                </c:pt>
                <c:pt idx="1057">
                  <c:v>76.617894919999998</c:v>
                </c:pt>
                <c:pt idx="1058">
                  <c:v>76.487290189999996</c:v>
                </c:pt>
                <c:pt idx="1059">
                  <c:v>74.575889450000005</c:v>
                </c:pt>
                <c:pt idx="1060">
                  <c:v>74.021605269999995</c:v>
                </c:pt>
                <c:pt idx="1061">
                  <c:v>74.115380610000003</c:v>
                </c:pt>
                <c:pt idx="1062">
                  <c:v>75.333840089999995</c:v>
                </c:pt>
                <c:pt idx="1063">
                  <c:v>76.392271370000003</c:v>
                </c:pt>
                <c:pt idx="1064">
                  <c:v>76.881247549999998</c:v>
                </c:pt>
                <c:pt idx="1065">
                  <c:v>75.431909779999998</c:v>
                </c:pt>
                <c:pt idx="1066">
                  <c:v>73.420592240000005</c:v>
                </c:pt>
                <c:pt idx="1067">
                  <c:v>71.273297110000001</c:v>
                </c:pt>
                <c:pt idx="1068">
                  <c:v>69.254043440000004</c:v>
                </c:pt>
                <c:pt idx="1069">
                  <c:v>68.851895659999997</c:v>
                </c:pt>
                <c:pt idx="1070">
                  <c:v>69.452214900000001</c:v>
                </c:pt>
                <c:pt idx="1071">
                  <c:v>70.979429469999999</c:v>
                </c:pt>
                <c:pt idx="1072">
                  <c:v>72.282150819999998</c:v>
                </c:pt>
                <c:pt idx="1073">
                  <c:v>72.882459359999999</c:v>
                </c:pt>
                <c:pt idx="1074">
                  <c:v>71.85494147</c:v>
                </c:pt>
                <c:pt idx="1075">
                  <c:v>70.144661990000003</c:v>
                </c:pt>
                <c:pt idx="1076">
                  <c:v>68.290937749999998</c:v>
                </c:pt>
                <c:pt idx="1077">
                  <c:v>67.181707610000004</c:v>
                </c:pt>
                <c:pt idx="1078">
                  <c:v>67.570259759999999</c:v>
                </c:pt>
                <c:pt idx="1079">
                  <c:v>68.616439220000004</c:v>
                </c:pt>
                <c:pt idx="1080">
                  <c:v>69.226476349999999</c:v>
                </c:pt>
                <c:pt idx="1081">
                  <c:v>69.012758169999998</c:v>
                </c:pt>
                <c:pt idx="1082">
                  <c:v>68.569286079999998</c:v>
                </c:pt>
                <c:pt idx="1083">
                  <c:v>67.982729969999994</c:v>
                </c:pt>
                <c:pt idx="1084">
                  <c:v>67.112313630000003</c:v>
                </c:pt>
                <c:pt idx="1085">
                  <c:v>65.948187529999998</c:v>
                </c:pt>
                <c:pt idx="1086">
                  <c:v>65.048051090000001</c:v>
                </c:pt>
                <c:pt idx="1087">
                  <c:v>66.345422209999995</c:v>
                </c:pt>
                <c:pt idx="1088">
                  <c:v>66.006627879999996</c:v>
                </c:pt>
                <c:pt idx="1089">
                  <c:v>64.083001409999994</c:v>
                </c:pt>
                <c:pt idx="1090">
                  <c:v>60.721014490000002</c:v>
                </c:pt>
                <c:pt idx="1091">
                  <c:v>56.725213650000001</c:v>
                </c:pt>
                <c:pt idx="1092">
                  <c:v>53.61970565</c:v>
                </c:pt>
                <c:pt idx="1093">
                  <c:v>58.095687900000001</c:v>
                </c:pt>
                <c:pt idx="1094">
                  <c:v>67.047556720000003</c:v>
                </c:pt>
                <c:pt idx="1095">
                  <c:v>71.301682619999994</c:v>
                </c:pt>
                <c:pt idx="1096">
                  <c:v>73.868770819999995</c:v>
                </c:pt>
                <c:pt idx="1097">
                  <c:v>47.666358789999997</c:v>
                </c:pt>
                <c:pt idx="1098">
                  <c:v>6.9424703499999998</c:v>
                </c:pt>
                <c:pt idx="1099">
                  <c:v>-12.9588862</c:v>
                </c:pt>
                <c:pt idx="1100">
                  <c:v>-26.278613870000001</c:v>
                </c:pt>
                <c:pt idx="1101">
                  <c:v>-35.10618874</c:v>
                </c:pt>
                <c:pt idx="1102">
                  <c:v>-39.879988879999999</c:v>
                </c:pt>
                <c:pt idx="1103">
                  <c:v>-44.246152100000003</c:v>
                </c:pt>
                <c:pt idx="1104">
                  <c:v>-49.188685470000003</c:v>
                </c:pt>
                <c:pt idx="1105">
                  <c:v>-51.222415179999999</c:v>
                </c:pt>
                <c:pt idx="1106">
                  <c:v>-51.381426619999999</c:v>
                </c:pt>
                <c:pt idx="1107">
                  <c:v>-51.750282030000001</c:v>
                </c:pt>
                <c:pt idx="1108">
                  <c:v>-53.102872660000003</c:v>
                </c:pt>
                <c:pt idx="1109">
                  <c:v>-53.775743349999999</c:v>
                </c:pt>
                <c:pt idx="1110">
                  <c:v>-53.871629609999999</c:v>
                </c:pt>
                <c:pt idx="1111">
                  <c:v>-55.317718300000003</c:v>
                </c:pt>
                <c:pt idx="1112">
                  <c:v>-55.406326819999997</c:v>
                </c:pt>
                <c:pt idx="1113">
                  <c:v>-54.913077960000003</c:v>
                </c:pt>
                <c:pt idx="1114">
                  <c:v>-53.611164760000001</c:v>
                </c:pt>
                <c:pt idx="1115">
                  <c:v>-52.963872520000002</c:v>
                </c:pt>
                <c:pt idx="1116">
                  <c:v>-52.646245460000003</c:v>
                </c:pt>
                <c:pt idx="1117">
                  <c:v>-51.708185010000001</c:v>
                </c:pt>
                <c:pt idx="1118">
                  <c:v>-51.280200049999998</c:v>
                </c:pt>
                <c:pt idx="1119">
                  <c:v>-52.085737620000003</c:v>
                </c:pt>
                <c:pt idx="1120">
                  <c:v>-52.685899489999997</c:v>
                </c:pt>
                <c:pt idx="1121">
                  <c:v>-53.150274039999999</c:v>
                </c:pt>
                <c:pt idx="1122">
                  <c:v>-53.630396179999998</c:v>
                </c:pt>
                <c:pt idx="1123">
                  <c:v>-53.458595129999999</c:v>
                </c:pt>
                <c:pt idx="1124">
                  <c:v>-53.856632089999998</c:v>
                </c:pt>
                <c:pt idx="1125">
                  <c:v>-54.841758939999998</c:v>
                </c:pt>
                <c:pt idx="1126">
                  <c:v>-54.975839209999997</c:v>
                </c:pt>
                <c:pt idx="1127">
                  <c:v>-54.447294679999999</c:v>
                </c:pt>
                <c:pt idx="1128">
                  <c:v>-53.211248009999998</c:v>
                </c:pt>
                <c:pt idx="1129">
                  <c:v>-52.028027539999997</c:v>
                </c:pt>
                <c:pt idx="1130">
                  <c:v>-52.840606630000003</c:v>
                </c:pt>
                <c:pt idx="1131">
                  <c:v>-52.554985430000002</c:v>
                </c:pt>
                <c:pt idx="1132">
                  <c:v>-51.564706020000003</c:v>
                </c:pt>
                <c:pt idx="1133">
                  <c:v>-51.426716829999997</c:v>
                </c:pt>
                <c:pt idx="1134">
                  <c:v>-50.985675620000002</c:v>
                </c:pt>
                <c:pt idx="1135">
                  <c:v>-50.791533469999997</c:v>
                </c:pt>
                <c:pt idx="1136">
                  <c:v>-49.27884444</c:v>
                </c:pt>
                <c:pt idx="1137">
                  <c:v>-45.409359979999998</c:v>
                </c:pt>
                <c:pt idx="1138">
                  <c:v>-40.122632830000001</c:v>
                </c:pt>
                <c:pt idx="1139">
                  <c:v>-33.84684901</c:v>
                </c:pt>
                <c:pt idx="1140">
                  <c:v>-27.533616389999999</c:v>
                </c:pt>
                <c:pt idx="1141">
                  <c:v>-22.473928000000001</c:v>
                </c:pt>
                <c:pt idx="1142">
                  <c:v>-17.231168910000001</c:v>
                </c:pt>
                <c:pt idx="1143">
                  <c:v>-11.596613749999999</c:v>
                </c:pt>
                <c:pt idx="1144">
                  <c:v>-4.3815681419999999</c:v>
                </c:pt>
                <c:pt idx="1145">
                  <c:v>5.4940740899999998</c:v>
                </c:pt>
                <c:pt idx="1146">
                  <c:v>14.996085600000001</c:v>
                </c:pt>
                <c:pt idx="1147">
                  <c:v>21.991421559999999</c:v>
                </c:pt>
                <c:pt idx="1148">
                  <c:v>28.389893900000001</c:v>
                </c:pt>
                <c:pt idx="1149">
                  <c:v>36.366522809999999</c:v>
                </c:pt>
                <c:pt idx="1150">
                  <c:v>46.918545790000003</c:v>
                </c:pt>
                <c:pt idx="1151">
                  <c:v>60.128293990000003</c:v>
                </c:pt>
                <c:pt idx="1152">
                  <c:v>68.642961639999996</c:v>
                </c:pt>
                <c:pt idx="1153">
                  <c:v>71.192109290000005</c:v>
                </c:pt>
                <c:pt idx="1154">
                  <c:v>69.852332320000002</c:v>
                </c:pt>
                <c:pt idx="1155">
                  <c:v>68.061881240000005</c:v>
                </c:pt>
                <c:pt idx="1156">
                  <c:v>69.241414739999996</c:v>
                </c:pt>
                <c:pt idx="1157">
                  <c:v>76.249546789999997</c:v>
                </c:pt>
                <c:pt idx="1158">
                  <c:v>84.092757759999998</c:v>
                </c:pt>
                <c:pt idx="1159">
                  <c:v>82.218828340000002</c:v>
                </c:pt>
                <c:pt idx="1160">
                  <c:v>77.423524909999998</c:v>
                </c:pt>
                <c:pt idx="1161">
                  <c:v>72.904662139999999</c:v>
                </c:pt>
                <c:pt idx="1162">
                  <c:v>71.704254610000007</c:v>
                </c:pt>
                <c:pt idx="1163">
                  <c:v>72.038042079999997</c:v>
                </c:pt>
                <c:pt idx="1164">
                  <c:v>73.426794720000004</c:v>
                </c:pt>
                <c:pt idx="1165">
                  <c:v>73.712057310000006</c:v>
                </c:pt>
                <c:pt idx="1166">
                  <c:v>73.990567619999993</c:v>
                </c:pt>
                <c:pt idx="1167">
                  <c:v>74.298271999999997</c:v>
                </c:pt>
                <c:pt idx="1168">
                  <c:v>74.449107280000007</c:v>
                </c:pt>
                <c:pt idx="1169">
                  <c:v>74.042877160000003</c:v>
                </c:pt>
                <c:pt idx="1170">
                  <c:v>72.759104230000005</c:v>
                </c:pt>
                <c:pt idx="1171">
                  <c:v>72.140197029999996</c:v>
                </c:pt>
                <c:pt idx="1172">
                  <c:v>71.354171649999998</c:v>
                </c:pt>
                <c:pt idx="1173">
                  <c:v>72.24887339</c:v>
                </c:pt>
                <c:pt idx="1174">
                  <c:v>72.229196549999998</c:v>
                </c:pt>
                <c:pt idx="1175">
                  <c:v>71.93369371</c:v>
                </c:pt>
                <c:pt idx="1176">
                  <c:v>71.765874999999994</c:v>
                </c:pt>
                <c:pt idx="1177">
                  <c:v>70.986440920000007</c:v>
                </c:pt>
                <c:pt idx="1178">
                  <c:v>70.223742380000004</c:v>
                </c:pt>
                <c:pt idx="1179">
                  <c:v>69.417002620000005</c:v>
                </c:pt>
                <c:pt idx="1180">
                  <c:v>68.807752280000003</c:v>
                </c:pt>
                <c:pt idx="1181">
                  <c:v>67.51193542</c:v>
                </c:pt>
                <c:pt idx="1182">
                  <c:v>66.503876140000003</c:v>
                </c:pt>
                <c:pt idx="1183">
                  <c:v>64.392748299999994</c:v>
                </c:pt>
                <c:pt idx="1184">
                  <c:v>62.582899220000002</c:v>
                </c:pt>
                <c:pt idx="1185">
                  <c:v>62.143969669999997</c:v>
                </c:pt>
                <c:pt idx="1186">
                  <c:v>62.261787699999999</c:v>
                </c:pt>
                <c:pt idx="1187">
                  <c:v>64.510686390000004</c:v>
                </c:pt>
                <c:pt idx="1188">
                  <c:v>64.839834809999999</c:v>
                </c:pt>
                <c:pt idx="1189">
                  <c:v>63.935121600000002</c:v>
                </c:pt>
                <c:pt idx="1190">
                  <c:v>58.705309700000001</c:v>
                </c:pt>
                <c:pt idx="1191">
                  <c:v>48.62330231</c:v>
                </c:pt>
                <c:pt idx="1192">
                  <c:v>37.299390789999997</c:v>
                </c:pt>
                <c:pt idx="1193">
                  <c:v>23.02688023</c:v>
                </c:pt>
                <c:pt idx="1194">
                  <c:v>7.2283150740000002</c:v>
                </c:pt>
                <c:pt idx="1195">
                  <c:v>-1.3290216690000001</c:v>
                </c:pt>
                <c:pt idx="1196">
                  <c:v>-11.4180837</c:v>
                </c:pt>
                <c:pt idx="1197">
                  <c:v>-20.17938054</c:v>
                </c:pt>
                <c:pt idx="1198">
                  <c:v>-22.711184920000001</c:v>
                </c:pt>
                <c:pt idx="1199">
                  <c:v>-26.149914280000001</c:v>
                </c:pt>
                <c:pt idx="1200">
                  <c:v>-29.30576756</c:v>
                </c:pt>
                <c:pt idx="1201">
                  <c:v>-30.711591080000002</c:v>
                </c:pt>
                <c:pt idx="1202">
                  <c:v>-31.36746042</c:v>
                </c:pt>
                <c:pt idx="1203">
                  <c:v>-35.171369009999999</c:v>
                </c:pt>
                <c:pt idx="1204">
                  <c:v>-38.29184137</c:v>
                </c:pt>
                <c:pt idx="1205">
                  <c:v>-40.345338329999997</c:v>
                </c:pt>
                <c:pt idx="1206">
                  <c:v>-45.08502249</c:v>
                </c:pt>
                <c:pt idx="1207">
                  <c:v>-46.493541469999997</c:v>
                </c:pt>
                <c:pt idx="1208">
                  <c:v>-47.196083969999997</c:v>
                </c:pt>
                <c:pt idx="1209">
                  <c:v>-46.446362919999999</c:v>
                </c:pt>
                <c:pt idx="1210">
                  <c:v>-45.164335889999997</c:v>
                </c:pt>
                <c:pt idx="1211">
                  <c:v>-42.987177789999997</c:v>
                </c:pt>
                <c:pt idx="1212">
                  <c:v>-41.523467279999998</c:v>
                </c:pt>
                <c:pt idx="1213">
                  <c:v>-40.677903929999999</c:v>
                </c:pt>
                <c:pt idx="1214">
                  <c:v>-39.977603860000002</c:v>
                </c:pt>
                <c:pt idx="1215">
                  <c:v>-40.863627409999999</c:v>
                </c:pt>
                <c:pt idx="1216">
                  <c:v>-43.029851669999999</c:v>
                </c:pt>
                <c:pt idx="1217">
                  <c:v>-44.226039020000002</c:v>
                </c:pt>
                <c:pt idx="1218">
                  <c:v>-46.031820510000003</c:v>
                </c:pt>
                <c:pt idx="1219">
                  <c:v>-47.792388940000002</c:v>
                </c:pt>
                <c:pt idx="1220">
                  <c:v>-48.893584410000003</c:v>
                </c:pt>
                <c:pt idx="1221">
                  <c:v>-49.436410170000002</c:v>
                </c:pt>
                <c:pt idx="1222">
                  <c:v>-49.042152520000002</c:v>
                </c:pt>
                <c:pt idx="1223">
                  <c:v>-47.441941440000001</c:v>
                </c:pt>
                <c:pt idx="1224">
                  <c:v>-44.030523530000004</c:v>
                </c:pt>
                <c:pt idx="1225">
                  <c:v>-40.031334510000001</c:v>
                </c:pt>
                <c:pt idx="1226">
                  <c:v>-37.140506129999999</c:v>
                </c:pt>
                <c:pt idx="1227">
                  <c:v>-35.329924929999997</c:v>
                </c:pt>
                <c:pt idx="1228">
                  <c:v>-36.193629369999996</c:v>
                </c:pt>
                <c:pt idx="1229">
                  <c:v>-37.783947959999999</c:v>
                </c:pt>
                <c:pt idx="1230">
                  <c:v>-40.091575910000003</c:v>
                </c:pt>
                <c:pt idx="1231">
                  <c:v>-42.952288029999998</c:v>
                </c:pt>
                <c:pt idx="1232">
                  <c:v>-43.731579310000001</c:v>
                </c:pt>
                <c:pt idx="1233">
                  <c:v>-41.644053</c:v>
                </c:pt>
                <c:pt idx="1234">
                  <c:v>-37.432580649999998</c:v>
                </c:pt>
                <c:pt idx="1235">
                  <c:v>-32.882018350000003</c:v>
                </c:pt>
                <c:pt idx="1236">
                  <c:v>-28.558074619999999</c:v>
                </c:pt>
                <c:pt idx="1237">
                  <c:v>-25.070965480000002</c:v>
                </c:pt>
                <c:pt idx="1238">
                  <c:v>-21.839960990000002</c:v>
                </c:pt>
                <c:pt idx="1239">
                  <c:v>-17.972018909999999</c:v>
                </c:pt>
                <c:pt idx="1240">
                  <c:v>-12.365080109999999</c:v>
                </c:pt>
                <c:pt idx="1241">
                  <c:v>-7.1725279630000003</c:v>
                </c:pt>
                <c:pt idx="1242">
                  <c:v>-3.500232666</c:v>
                </c:pt>
                <c:pt idx="1243">
                  <c:v>5.7791913E-2</c:v>
                </c:pt>
                <c:pt idx="1244">
                  <c:v>3.5928539700000002</c:v>
                </c:pt>
                <c:pt idx="1245">
                  <c:v>15.56913101</c:v>
                </c:pt>
                <c:pt idx="1246">
                  <c:v>31.580985389999999</c:v>
                </c:pt>
                <c:pt idx="1247">
                  <c:v>45.699025229999997</c:v>
                </c:pt>
                <c:pt idx="1248">
                  <c:v>59.641753569999999</c:v>
                </c:pt>
                <c:pt idx="1249">
                  <c:v>66.918138200000001</c:v>
                </c:pt>
                <c:pt idx="1250">
                  <c:v>76.247359209999999</c:v>
                </c:pt>
                <c:pt idx="1251">
                  <c:v>77.996911789999999</c:v>
                </c:pt>
                <c:pt idx="1252">
                  <c:v>79.891095390000004</c:v>
                </c:pt>
                <c:pt idx="1253">
                  <c:v>79.687900920000004</c:v>
                </c:pt>
                <c:pt idx="1254">
                  <c:v>77.450975279999994</c:v>
                </c:pt>
                <c:pt idx="1255">
                  <c:v>77.479724689999998</c:v>
                </c:pt>
                <c:pt idx="1256">
                  <c:v>77.895795530000001</c:v>
                </c:pt>
                <c:pt idx="1257">
                  <c:v>78.615773509999997</c:v>
                </c:pt>
                <c:pt idx="1258">
                  <c:v>78.856505799999994</c:v>
                </c:pt>
                <c:pt idx="1259">
                  <c:v>78.726635680000001</c:v>
                </c:pt>
                <c:pt idx="1260">
                  <c:v>78.680048360000001</c:v>
                </c:pt>
                <c:pt idx="1261">
                  <c:v>77.851552389999995</c:v>
                </c:pt>
                <c:pt idx="1262">
                  <c:v>76.491499210000001</c:v>
                </c:pt>
                <c:pt idx="1263">
                  <c:v>73.967591959999993</c:v>
                </c:pt>
                <c:pt idx="1264">
                  <c:v>72.152818920000001</c:v>
                </c:pt>
                <c:pt idx="1265">
                  <c:v>70.431885930000007</c:v>
                </c:pt>
                <c:pt idx="1266">
                  <c:v>69.737381850000006</c:v>
                </c:pt>
                <c:pt idx="1267">
                  <c:v>69.781008020000002</c:v>
                </c:pt>
                <c:pt idx="1268">
                  <c:v>70.430662760000004</c:v>
                </c:pt>
                <c:pt idx="1269">
                  <c:v>70.761326109999999</c:v>
                </c:pt>
                <c:pt idx="1270">
                  <c:v>70.264765049999994</c:v>
                </c:pt>
                <c:pt idx="1271">
                  <c:v>68.677334110000004</c:v>
                </c:pt>
                <c:pt idx="1272">
                  <c:v>66.984295720000006</c:v>
                </c:pt>
                <c:pt idx="1273">
                  <c:v>66.049247879999996</c:v>
                </c:pt>
                <c:pt idx="1274">
                  <c:v>65.554127930000007</c:v>
                </c:pt>
                <c:pt idx="1275">
                  <c:v>65.417454730000003</c:v>
                </c:pt>
                <c:pt idx="1276">
                  <c:v>66.044882380000004</c:v>
                </c:pt>
                <c:pt idx="1277">
                  <c:v>65.972433690000003</c:v>
                </c:pt>
                <c:pt idx="1278">
                  <c:v>65.337880119999994</c:v>
                </c:pt>
                <c:pt idx="1279">
                  <c:v>63.580009990000001</c:v>
                </c:pt>
                <c:pt idx="1280">
                  <c:v>64.066492289999999</c:v>
                </c:pt>
                <c:pt idx="1281">
                  <c:v>63.8385544</c:v>
                </c:pt>
                <c:pt idx="1282">
                  <c:v>65.731226669999998</c:v>
                </c:pt>
                <c:pt idx="1283">
                  <c:v>66.542980409999998</c:v>
                </c:pt>
                <c:pt idx="1284">
                  <c:v>64.887907909999996</c:v>
                </c:pt>
                <c:pt idx="1285">
                  <c:v>62.669068979999999</c:v>
                </c:pt>
                <c:pt idx="1286">
                  <c:v>57.489032880000003</c:v>
                </c:pt>
                <c:pt idx="1287">
                  <c:v>45.618289930000003</c:v>
                </c:pt>
                <c:pt idx="1288">
                  <c:v>30.098641619999999</c:v>
                </c:pt>
                <c:pt idx="1289">
                  <c:v>8.8504502439999992</c:v>
                </c:pt>
                <c:pt idx="1290">
                  <c:v>-7.6494975209999998</c:v>
                </c:pt>
                <c:pt idx="1291">
                  <c:v>-18.951711899999999</c:v>
                </c:pt>
                <c:pt idx="1292">
                  <c:v>-21.29956232</c:v>
                </c:pt>
                <c:pt idx="1293">
                  <c:v>-23.432479000000001</c:v>
                </c:pt>
                <c:pt idx="1294">
                  <c:v>-27.308554869999998</c:v>
                </c:pt>
                <c:pt idx="1295">
                  <c:v>-30.562257769999999</c:v>
                </c:pt>
                <c:pt idx="1296">
                  <c:v>-34.118467780000003</c:v>
                </c:pt>
                <c:pt idx="1297">
                  <c:v>-36.085207689999997</c:v>
                </c:pt>
                <c:pt idx="1298">
                  <c:v>-35.620235819999998</c:v>
                </c:pt>
                <c:pt idx="1299">
                  <c:v>-35.539820730000002</c:v>
                </c:pt>
                <c:pt idx="1300">
                  <c:v>-36.11770413</c:v>
                </c:pt>
                <c:pt idx="1301">
                  <c:v>-36.016041889999997</c:v>
                </c:pt>
                <c:pt idx="1302">
                  <c:v>-35.302910769999997</c:v>
                </c:pt>
                <c:pt idx="1303">
                  <c:v>-35.314069740000001</c:v>
                </c:pt>
                <c:pt idx="1304">
                  <c:v>-34.730732240000002</c:v>
                </c:pt>
                <c:pt idx="1305">
                  <c:v>-34.380649550000001</c:v>
                </c:pt>
                <c:pt idx="1306">
                  <c:v>-34.933191209999997</c:v>
                </c:pt>
                <c:pt idx="1307">
                  <c:v>-36.51334087</c:v>
                </c:pt>
                <c:pt idx="1308">
                  <c:v>-39.033538309999997</c:v>
                </c:pt>
                <c:pt idx="1309">
                  <c:v>-43.119106209999998</c:v>
                </c:pt>
                <c:pt idx="1310">
                  <c:v>-47.28570363</c:v>
                </c:pt>
                <c:pt idx="1311">
                  <c:v>-50.619974329999998</c:v>
                </c:pt>
                <c:pt idx="1312">
                  <c:v>-50.272765560000003</c:v>
                </c:pt>
                <c:pt idx="1313">
                  <c:v>-50.383615229999997</c:v>
                </c:pt>
                <c:pt idx="1314">
                  <c:v>-46.954868410000003</c:v>
                </c:pt>
                <c:pt idx="1315">
                  <c:v>-44.157448039999998</c:v>
                </c:pt>
                <c:pt idx="1316">
                  <c:v>-39.016320120000003</c:v>
                </c:pt>
                <c:pt idx="1317">
                  <c:v>-36.272673519999998</c:v>
                </c:pt>
                <c:pt idx="1318">
                  <c:v>-36.054201050000003</c:v>
                </c:pt>
                <c:pt idx="1319">
                  <c:v>-37.776744489999999</c:v>
                </c:pt>
                <c:pt idx="1320">
                  <c:v>-41.047444069999997</c:v>
                </c:pt>
                <c:pt idx="1321">
                  <c:v>-43.067508459999999</c:v>
                </c:pt>
                <c:pt idx="1322">
                  <c:v>-44.447648950000001</c:v>
                </c:pt>
                <c:pt idx="1323">
                  <c:v>-45.052668850000003</c:v>
                </c:pt>
                <c:pt idx="1324">
                  <c:v>-42.256327489999997</c:v>
                </c:pt>
                <c:pt idx="1325">
                  <c:v>-37.402768600000002</c:v>
                </c:pt>
                <c:pt idx="1326">
                  <c:v>-31.869296510000002</c:v>
                </c:pt>
                <c:pt idx="1327">
                  <c:v>-25.894302440000001</c:v>
                </c:pt>
                <c:pt idx="1328">
                  <c:v>-20.663638899999999</c:v>
                </c:pt>
                <c:pt idx="1329">
                  <c:v>-15.569773720000001</c:v>
                </c:pt>
                <c:pt idx="1330">
                  <c:v>-11.45298685</c:v>
                </c:pt>
                <c:pt idx="1331">
                  <c:v>-9.1834073929999995</c:v>
                </c:pt>
                <c:pt idx="1332">
                  <c:v>-4.8531057329999996</c:v>
                </c:pt>
                <c:pt idx="1333">
                  <c:v>0</c:v>
                </c:pt>
                <c:pt idx="1334">
                  <c:v>5.9982014609999998</c:v>
                </c:pt>
                <c:pt idx="1335">
                  <c:v>11.69913491</c:v>
                </c:pt>
                <c:pt idx="1336">
                  <c:v>15.81784481</c:v>
                </c:pt>
                <c:pt idx="1337">
                  <c:v>21.692163019999999</c:v>
                </c:pt>
                <c:pt idx="1338">
                  <c:v>35.236621290000002</c:v>
                </c:pt>
                <c:pt idx="1339">
                  <c:v>50.94387304</c:v>
                </c:pt>
                <c:pt idx="1340">
                  <c:v>64.871125000000006</c:v>
                </c:pt>
                <c:pt idx="1341">
                  <c:v>75.093514780000007</c:v>
                </c:pt>
                <c:pt idx="1342">
                  <c:v>78.894567330000001</c:v>
                </c:pt>
                <c:pt idx="1343">
                  <c:v>77.666958609999995</c:v>
                </c:pt>
                <c:pt idx="1344">
                  <c:v>74.573531419999995</c:v>
                </c:pt>
                <c:pt idx="1345">
                  <c:v>73.779076279999998</c:v>
                </c:pt>
                <c:pt idx="1346">
                  <c:v>74.910732350000004</c:v>
                </c:pt>
                <c:pt idx="1347">
                  <c:v>75.964686330000006</c:v>
                </c:pt>
                <c:pt idx="1348">
                  <c:v>75.568039200000001</c:v>
                </c:pt>
                <c:pt idx="1349">
                  <c:v>75.258951010000004</c:v>
                </c:pt>
                <c:pt idx="1350">
                  <c:v>75.047052859999994</c:v>
                </c:pt>
                <c:pt idx="1351">
                  <c:v>75.578343009999998</c:v>
                </c:pt>
                <c:pt idx="1352">
                  <c:v>76.828537789999999</c:v>
                </c:pt>
                <c:pt idx="1353">
                  <c:v>78.000556360000004</c:v>
                </c:pt>
                <c:pt idx="1354">
                  <c:v>79.485533880000006</c:v>
                </c:pt>
                <c:pt idx="1355">
                  <c:v>79.797404259999993</c:v>
                </c:pt>
                <c:pt idx="1356">
                  <c:v>79.73881428</c:v>
                </c:pt>
                <c:pt idx="1357">
                  <c:v>78.546993459999996</c:v>
                </c:pt>
                <c:pt idx="1358">
                  <c:v>77.121358659999999</c:v>
                </c:pt>
                <c:pt idx="1359">
                  <c:v>75.420495639999999</c:v>
                </c:pt>
                <c:pt idx="1360">
                  <c:v>73.184491550000004</c:v>
                </c:pt>
                <c:pt idx="1361">
                  <c:v>71.001046779999996</c:v>
                </c:pt>
                <c:pt idx="1362">
                  <c:v>69.644993749999998</c:v>
                </c:pt>
                <c:pt idx="1363">
                  <c:v>69.229290899999995</c:v>
                </c:pt>
                <c:pt idx="1364">
                  <c:v>70.248033629999995</c:v>
                </c:pt>
                <c:pt idx="1365">
                  <c:v>72.028151940000001</c:v>
                </c:pt>
                <c:pt idx="1366">
                  <c:v>73.745246730000005</c:v>
                </c:pt>
                <c:pt idx="1367">
                  <c:v>74.118415240000004</c:v>
                </c:pt>
                <c:pt idx="1368">
                  <c:v>73.950146669999995</c:v>
                </c:pt>
                <c:pt idx="1369">
                  <c:v>71.659914409999999</c:v>
                </c:pt>
                <c:pt idx="1370">
                  <c:v>68.463593950000003</c:v>
                </c:pt>
                <c:pt idx="1371">
                  <c:v>66.237117019999999</c:v>
                </c:pt>
                <c:pt idx="1372">
                  <c:v>66.617834529999996</c:v>
                </c:pt>
                <c:pt idx="1373">
                  <c:v>67.640284080000001</c:v>
                </c:pt>
                <c:pt idx="1374">
                  <c:v>69.738938540000007</c:v>
                </c:pt>
                <c:pt idx="1375">
                  <c:v>68.175478929999997</c:v>
                </c:pt>
                <c:pt idx="1376">
                  <c:v>52.415128070000002</c:v>
                </c:pt>
                <c:pt idx="1377">
                  <c:v>34.896163489999999</c:v>
                </c:pt>
                <c:pt idx="1378">
                  <c:v>15.2668955</c:v>
                </c:pt>
                <c:pt idx="1379">
                  <c:v>4.2951071909999996</c:v>
                </c:pt>
                <c:pt idx="1380">
                  <c:v>5.1012691380000001</c:v>
                </c:pt>
                <c:pt idx="1381">
                  <c:v>2.9211320120000002</c:v>
                </c:pt>
                <c:pt idx="1382">
                  <c:v>-3.1593894929999999</c:v>
                </c:pt>
                <c:pt idx="1383">
                  <c:v>-7.4506821030000001</c:v>
                </c:pt>
                <c:pt idx="1384">
                  <c:v>-13.40659187</c:v>
                </c:pt>
                <c:pt idx="1385">
                  <c:v>-21.261640499999999</c:v>
                </c:pt>
                <c:pt idx="1386">
                  <c:v>-28.11229582</c:v>
                </c:pt>
                <c:pt idx="1387">
                  <c:v>-32.878882539999999</c:v>
                </c:pt>
                <c:pt idx="1388">
                  <c:v>-34.72632411</c:v>
                </c:pt>
                <c:pt idx="1389">
                  <c:v>-36.247834820000001</c:v>
                </c:pt>
                <c:pt idx="1390">
                  <c:v>-37.60949892</c:v>
                </c:pt>
                <c:pt idx="1391">
                  <c:v>-37.131650929999999</c:v>
                </c:pt>
                <c:pt idx="1392">
                  <c:v>-35.724563549999999</c:v>
                </c:pt>
                <c:pt idx="1393">
                  <c:v>-34.386139989999997</c:v>
                </c:pt>
                <c:pt idx="1394">
                  <c:v>-35.404857489999998</c:v>
                </c:pt>
                <c:pt idx="1395">
                  <c:v>-37.947211600000003</c:v>
                </c:pt>
                <c:pt idx="1396">
                  <c:v>-39.388827380000002</c:v>
                </c:pt>
                <c:pt idx="1397">
                  <c:v>-39.329141200000002</c:v>
                </c:pt>
                <c:pt idx="1398">
                  <c:v>-38.24381168</c:v>
                </c:pt>
                <c:pt idx="1399">
                  <c:v>-37.567761830000002</c:v>
                </c:pt>
                <c:pt idx="1400">
                  <c:v>-37.06396428</c:v>
                </c:pt>
                <c:pt idx="1401">
                  <c:v>-37.844321360000002</c:v>
                </c:pt>
                <c:pt idx="1402">
                  <c:v>-40.040099580000003</c:v>
                </c:pt>
                <c:pt idx="1403">
                  <c:v>-42.074062040000001</c:v>
                </c:pt>
                <c:pt idx="1404">
                  <c:v>-44.504337829999997</c:v>
                </c:pt>
                <c:pt idx="1405">
                  <c:v>-46.603878590000001</c:v>
                </c:pt>
                <c:pt idx="1406">
                  <c:v>-47.951608020000002</c:v>
                </c:pt>
                <c:pt idx="1407">
                  <c:v>-48.604384140000001</c:v>
                </c:pt>
                <c:pt idx="1408">
                  <c:v>-48.247755390000002</c:v>
                </c:pt>
                <c:pt idx="1409">
                  <c:v>-47.389191429999997</c:v>
                </c:pt>
                <c:pt idx="1410">
                  <c:v>-46.154064579999996</c:v>
                </c:pt>
                <c:pt idx="1411">
                  <c:v>-43.454232640000001</c:v>
                </c:pt>
                <c:pt idx="1412">
                  <c:v>-39.571145010000002</c:v>
                </c:pt>
                <c:pt idx="1413">
                  <c:v>-36.097504270000002</c:v>
                </c:pt>
                <c:pt idx="1414">
                  <c:v>-34.81038899</c:v>
                </c:pt>
                <c:pt idx="1415">
                  <c:v>-36.447266640000002</c:v>
                </c:pt>
                <c:pt idx="1416">
                  <c:v>-39.052636010000001</c:v>
                </c:pt>
                <c:pt idx="1417">
                  <c:v>-42.210584420000004</c:v>
                </c:pt>
                <c:pt idx="1418">
                  <c:v>-46.381474150000003</c:v>
                </c:pt>
                <c:pt idx="1419">
                  <c:v>-48.66393351</c:v>
                </c:pt>
                <c:pt idx="1420">
                  <c:v>-48.363091150000002</c:v>
                </c:pt>
                <c:pt idx="1421">
                  <c:v>-46.057385189999998</c:v>
                </c:pt>
                <c:pt idx="1422">
                  <c:v>-41.72490458</c:v>
                </c:pt>
                <c:pt idx="1423">
                  <c:v>-36.686913429999997</c:v>
                </c:pt>
                <c:pt idx="1424">
                  <c:v>-32.644024590000001</c:v>
                </c:pt>
                <c:pt idx="1425">
                  <c:v>-28.60408193</c:v>
                </c:pt>
                <c:pt idx="1426">
                  <c:v>-25.17406798</c:v>
                </c:pt>
                <c:pt idx="1427">
                  <c:v>-20.789016480000001</c:v>
                </c:pt>
                <c:pt idx="1428">
                  <c:v>-13.97325405</c:v>
                </c:pt>
                <c:pt idx="1429">
                  <c:v>-4.3722721069999997</c:v>
                </c:pt>
                <c:pt idx="1430">
                  <c:v>12.55312069</c:v>
                </c:pt>
                <c:pt idx="1431">
                  <c:v>26.134013929999998</c:v>
                </c:pt>
                <c:pt idx="1432">
                  <c:v>39.940965169999998</c:v>
                </c:pt>
                <c:pt idx="1433">
                  <c:v>47.06622376</c:v>
                </c:pt>
                <c:pt idx="1434">
                  <c:v>44.086042249999998</c:v>
                </c:pt>
                <c:pt idx="1435">
                  <c:v>37.557509949999996</c:v>
                </c:pt>
                <c:pt idx="1436">
                  <c:v>40.843276840000001</c:v>
                </c:pt>
                <c:pt idx="1437">
                  <c:v>51.821824589999999</c:v>
                </c:pt>
                <c:pt idx="1438">
                  <c:v>61.454395839999997</c:v>
                </c:pt>
                <c:pt idx="1439">
                  <c:v>68.397207940000001</c:v>
                </c:pt>
                <c:pt idx="1440">
                  <c:v>71.628022709999996</c:v>
                </c:pt>
                <c:pt idx="1441">
                  <c:v>71.812430800000001</c:v>
                </c:pt>
                <c:pt idx="1442">
                  <c:v>73.267734500000003</c:v>
                </c:pt>
                <c:pt idx="1443">
                  <c:v>77.448419079999994</c:v>
                </c:pt>
                <c:pt idx="1444">
                  <c:v>80.758338989999999</c:v>
                </c:pt>
                <c:pt idx="1445">
                  <c:v>78.641906349999999</c:v>
                </c:pt>
                <c:pt idx="1446">
                  <c:v>77.755863660000003</c:v>
                </c:pt>
                <c:pt idx="1447">
                  <c:v>79.277483059999994</c:v>
                </c:pt>
                <c:pt idx="1448">
                  <c:v>81.490255730000001</c:v>
                </c:pt>
                <c:pt idx="1449">
                  <c:v>83.712482840000007</c:v>
                </c:pt>
                <c:pt idx="1450">
                  <c:v>83.911491949999998</c:v>
                </c:pt>
                <c:pt idx="1451">
                  <c:v>82.287100989999999</c:v>
                </c:pt>
                <c:pt idx="1452">
                  <c:v>80.441692079999996</c:v>
                </c:pt>
                <c:pt idx="1453">
                  <c:v>77.539516910000003</c:v>
                </c:pt>
                <c:pt idx="1454">
                  <c:v>75.335598320000003</c:v>
                </c:pt>
                <c:pt idx="1455">
                  <c:v>73.898246830000005</c:v>
                </c:pt>
                <c:pt idx="1456">
                  <c:v>73.805024599999996</c:v>
                </c:pt>
                <c:pt idx="1457">
                  <c:v>75.554788669999994</c:v>
                </c:pt>
                <c:pt idx="1458">
                  <c:v>76.703179120000001</c:v>
                </c:pt>
                <c:pt idx="1459">
                  <c:v>75.711861290000002</c:v>
                </c:pt>
                <c:pt idx="1460">
                  <c:v>74.701071080000006</c:v>
                </c:pt>
                <c:pt idx="1461">
                  <c:v>71.802060240000003</c:v>
                </c:pt>
                <c:pt idx="1462">
                  <c:v>69.54680166</c:v>
                </c:pt>
                <c:pt idx="1463">
                  <c:v>68.399531870000004</c:v>
                </c:pt>
                <c:pt idx="1464">
                  <c:v>67.906498920000004</c:v>
                </c:pt>
                <c:pt idx="1465">
                  <c:v>68.339314250000001</c:v>
                </c:pt>
                <c:pt idx="1466">
                  <c:v>66.668577130000003</c:v>
                </c:pt>
                <c:pt idx="1467">
                  <c:v>64.186844030000003</c:v>
                </c:pt>
                <c:pt idx="1468">
                  <c:v>60.679277140000003</c:v>
                </c:pt>
                <c:pt idx="1469">
                  <c:v>58.803264919999997</c:v>
                </c:pt>
                <c:pt idx="1470">
                  <c:v>56.765353330000003</c:v>
                </c:pt>
                <c:pt idx="1471">
                  <c:v>56.589683540000003</c:v>
                </c:pt>
                <c:pt idx="1472">
                  <c:v>57.835746550000003</c:v>
                </c:pt>
                <c:pt idx="1473">
                  <c:v>59.75507631</c:v>
                </c:pt>
                <c:pt idx="1474">
                  <c:v>62.096163070000003</c:v>
                </c:pt>
                <c:pt idx="1475">
                  <c:v>63.500706809999997</c:v>
                </c:pt>
                <c:pt idx="1476">
                  <c:v>57.519110019999999</c:v>
                </c:pt>
                <c:pt idx="1477">
                  <c:v>39.495414060000002</c:v>
                </c:pt>
                <c:pt idx="1478">
                  <c:v>16.320383360000001</c:v>
                </c:pt>
                <c:pt idx="1479">
                  <c:v>-6.8444311779999998</c:v>
                </c:pt>
                <c:pt idx="1480">
                  <c:v>-17.029992960000001</c:v>
                </c:pt>
                <c:pt idx="1481">
                  <c:v>-31.405451209999999</c:v>
                </c:pt>
                <c:pt idx="1482">
                  <c:v>-42.495324480000001</c:v>
                </c:pt>
                <c:pt idx="1483">
                  <c:v>-48.468195379999997</c:v>
                </c:pt>
                <c:pt idx="1484">
                  <c:v>-48.486490009999997</c:v>
                </c:pt>
                <c:pt idx="1485">
                  <c:v>-43.342759860000001</c:v>
                </c:pt>
                <c:pt idx="1486">
                  <c:v>-41.581253609999997</c:v>
                </c:pt>
                <c:pt idx="1487">
                  <c:v>-42.406069170000002</c:v>
                </c:pt>
                <c:pt idx="1488">
                  <c:v>-44.667680480000001</c:v>
                </c:pt>
                <c:pt idx="1489">
                  <c:v>-50.289008430000003</c:v>
                </c:pt>
                <c:pt idx="1490">
                  <c:v>-52.638040850000003</c:v>
                </c:pt>
                <c:pt idx="1491">
                  <c:v>-52.783664080000001</c:v>
                </c:pt>
                <c:pt idx="1492">
                  <c:v>-53.637584390000001</c:v>
                </c:pt>
                <c:pt idx="1493">
                  <c:v>-52.275309620000002</c:v>
                </c:pt>
                <c:pt idx="1494">
                  <c:v>-49.21921734</c:v>
                </c:pt>
                <c:pt idx="1495">
                  <c:v>-46.735131250000002</c:v>
                </c:pt>
                <c:pt idx="1496">
                  <c:v>-44.024454900000002</c:v>
                </c:pt>
                <c:pt idx="1497">
                  <c:v>-42.260855069999998</c:v>
                </c:pt>
                <c:pt idx="1498">
                  <c:v>-42.024523129999999</c:v>
                </c:pt>
                <c:pt idx="1499">
                  <c:v>-42.714863319999999</c:v>
                </c:pt>
                <c:pt idx="1500">
                  <c:v>-44.113390789999997</c:v>
                </c:pt>
                <c:pt idx="1501">
                  <c:v>-46.021652860000003</c:v>
                </c:pt>
                <c:pt idx="1502">
                  <c:v>-48.302020630000001</c:v>
                </c:pt>
                <c:pt idx="1503">
                  <c:v>-49.704885609999998</c:v>
                </c:pt>
                <c:pt idx="1504">
                  <c:v>-50.479744719999999</c:v>
                </c:pt>
                <c:pt idx="1505">
                  <c:v>-51.397089360000003</c:v>
                </c:pt>
                <c:pt idx="1506">
                  <c:v>-52.006759289999998</c:v>
                </c:pt>
                <c:pt idx="1507">
                  <c:v>-51.828924839999999</c:v>
                </c:pt>
                <c:pt idx="1508">
                  <c:v>-50.892962410000003</c:v>
                </c:pt>
                <c:pt idx="1509">
                  <c:v>-49.457003239999999</c:v>
                </c:pt>
                <c:pt idx="1510">
                  <c:v>-47.340531460000001</c:v>
                </c:pt>
                <c:pt idx="1511">
                  <c:v>-44.982261200000003</c:v>
                </c:pt>
                <c:pt idx="1512">
                  <c:v>-42.822257950000001</c:v>
                </c:pt>
                <c:pt idx="1513">
                  <c:v>-40.082911539999998</c:v>
                </c:pt>
                <c:pt idx="1514">
                  <c:v>-38.29917176</c:v>
                </c:pt>
                <c:pt idx="1515">
                  <c:v>-37.744400589999998</c:v>
                </c:pt>
                <c:pt idx="1516">
                  <c:v>-38.588077050000003</c:v>
                </c:pt>
                <c:pt idx="1517">
                  <c:v>-40.956190419999999</c:v>
                </c:pt>
                <c:pt idx="1518">
                  <c:v>-43.725150990000003</c:v>
                </c:pt>
                <c:pt idx="1519">
                  <c:v>-46.077273939999998</c:v>
                </c:pt>
                <c:pt idx="1520">
                  <c:v>-47.461494780000002</c:v>
                </c:pt>
                <c:pt idx="1521">
                  <c:v>-48.209513870000002</c:v>
                </c:pt>
                <c:pt idx="1522">
                  <c:v>-48.817413139999999</c:v>
                </c:pt>
                <c:pt idx="1523">
                  <c:v>-49.419655830000004</c:v>
                </c:pt>
                <c:pt idx="1524">
                  <c:v>-48.799111089999997</c:v>
                </c:pt>
                <c:pt idx="1525">
                  <c:v>-47.405313909999997</c:v>
                </c:pt>
                <c:pt idx="1526">
                  <c:v>-46.437586250000003</c:v>
                </c:pt>
                <c:pt idx="1527">
                  <c:v>-45.412766990000001</c:v>
                </c:pt>
                <c:pt idx="1528">
                  <c:v>-43.833091779999997</c:v>
                </c:pt>
                <c:pt idx="1529">
                  <c:v>-39.871041920000003</c:v>
                </c:pt>
                <c:pt idx="1530">
                  <c:v>-35.677444649999998</c:v>
                </c:pt>
                <c:pt idx="1531">
                  <c:v>-30.68847323</c:v>
                </c:pt>
                <c:pt idx="1532">
                  <c:v>-25.101076540000001</c:v>
                </c:pt>
                <c:pt idx="1533">
                  <c:v>-18.081308419999999</c:v>
                </c:pt>
                <c:pt idx="1534">
                  <c:v>-11.064888850000001</c:v>
                </c:pt>
                <c:pt idx="1535">
                  <c:v>-3.170477059</c:v>
                </c:pt>
                <c:pt idx="1536">
                  <c:v>10.581830419999999</c:v>
                </c:pt>
                <c:pt idx="1537">
                  <c:v>29.919808010000001</c:v>
                </c:pt>
                <c:pt idx="1538">
                  <c:v>45.519407520000001</c:v>
                </c:pt>
                <c:pt idx="1539">
                  <c:v>60.658385590000002</c:v>
                </c:pt>
                <c:pt idx="1540">
                  <c:v>66.544649660000005</c:v>
                </c:pt>
                <c:pt idx="1541">
                  <c:v>66.541964309999997</c:v>
                </c:pt>
                <c:pt idx="1542">
                  <c:v>65.429999120000005</c:v>
                </c:pt>
                <c:pt idx="1543">
                  <c:v>64.057119459999996</c:v>
                </c:pt>
                <c:pt idx="1544">
                  <c:v>61.963935769999999</c:v>
                </c:pt>
                <c:pt idx="1545">
                  <c:v>66.177387890000006</c:v>
                </c:pt>
                <c:pt idx="1546">
                  <c:v>70.556932419999995</c:v>
                </c:pt>
                <c:pt idx="1547">
                  <c:v>76.472868730000002</c:v>
                </c:pt>
                <c:pt idx="1548">
                  <c:v>73.931290820000001</c:v>
                </c:pt>
                <c:pt idx="1549">
                  <c:v>70.595472610000002</c:v>
                </c:pt>
                <c:pt idx="1550">
                  <c:v>70.445675780000002</c:v>
                </c:pt>
                <c:pt idx="1551">
                  <c:v>76.336753799999997</c:v>
                </c:pt>
                <c:pt idx="1552">
                  <c:v>79.733439399999995</c:v>
                </c:pt>
                <c:pt idx="1553">
                  <c:v>80.372716440000005</c:v>
                </c:pt>
                <c:pt idx="1554">
                  <c:v>83.340978359999994</c:v>
                </c:pt>
                <c:pt idx="1555">
                  <c:v>84.129334159999999</c:v>
                </c:pt>
                <c:pt idx="1556">
                  <c:v>77.473468240000003</c:v>
                </c:pt>
                <c:pt idx="1557">
                  <c:v>73.095021720000005</c:v>
                </c:pt>
                <c:pt idx="1558">
                  <c:v>70.833050099999994</c:v>
                </c:pt>
                <c:pt idx="1559">
                  <c:v>68.843306799999993</c:v>
                </c:pt>
                <c:pt idx="1560">
                  <c:v>67.138440419999995</c:v>
                </c:pt>
                <c:pt idx="1561">
                  <c:v>65.997484830000005</c:v>
                </c:pt>
                <c:pt idx="1562">
                  <c:v>65.869523340000001</c:v>
                </c:pt>
                <c:pt idx="1563">
                  <c:v>66.460103959999998</c:v>
                </c:pt>
                <c:pt idx="1564">
                  <c:v>67.14147586</c:v>
                </c:pt>
                <c:pt idx="1565">
                  <c:v>66.250004899999993</c:v>
                </c:pt>
                <c:pt idx="1566">
                  <c:v>64.651860420000006</c:v>
                </c:pt>
                <c:pt idx="1567">
                  <c:v>63.438140599999997</c:v>
                </c:pt>
                <c:pt idx="1568">
                  <c:v>62.906223750000002</c:v>
                </c:pt>
                <c:pt idx="1569">
                  <c:v>63.244012159999997</c:v>
                </c:pt>
                <c:pt idx="1570">
                  <c:v>63.84004762</c:v>
                </c:pt>
                <c:pt idx="1571">
                  <c:v>64.864715320000002</c:v>
                </c:pt>
                <c:pt idx="1572">
                  <c:v>66.447948550000007</c:v>
                </c:pt>
                <c:pt idx="1573">
                  <c:v>64.744923209999996</c:v>
                </c:pt>
                <c:pt idx="1574">
                  <c:v>63.653073390000003</c:v>
                </c:pt>
                <c:pt idx="1575">
                  <c:v>63.109593459999999</c:v>
                </c:pt>
                <c:pt idx="1576">
                  <c:v>63.763921979999999</c:v>
                </c:pt>
                <c:pt idx="1577">
                  <c:v>63.885619429999998</c:v>
                </c:pt>
                <c:pt idx="1578">
                  <c:v>64.917486359999998</c:v>
                </c:pt>
                <c:pt idx="1579">
                  <c:v>66.259056819999998</c:v>
                </c:pt>
                <c:pt idx="1580">
                  <c:v>65.16977593</c:v>
                </c:pt>
                <c:pt idx="1581">
                  <c:v>58.807095439999998</c:v>
                </c:pt>
                <c:pt idx="1582">
                  <c:v>44.961653560000002</c:v>
                </c:pt>
                <c:pt idx="1583">
                  <c:v>27.77108758</c:v>
                </c:pt>
                <c:pt idx="1584">
                  <c:v>18.757587269999998</c:v>
                </c:pt>
                <c:pt idx="1585">
                  <c:v>9.5277543829999995</c:v>
                </c:pt>
                <c:pt idx="1586">
                  <c:v>-0.79033713699999997</c:v>
                </c:pt>
                <c:pt idx="1587">
                  <c:v>-4.9549842149999996</c:v>
                </c:pt>
                <c:pt idx="1588">
                  <c:v>-10.40814486</c:v>
                </c:pt>
                <c:pt idx="1589">
                  <c:v>-16.634547260000002</c:v>
                </c:pt>
                <c:pt idx="1590">
                  <c:v>-23.282873299999999</c:v>
                </c:pt>
                <c:pt idx="1591">
                  <c:v>-28.900019480000001</c:v>
                </c:pt>
                <c:pt idx="1592">
                  <c:v>-32.744338669999998</c:v>
                </c:pt>
                <c:pt idx="1593">
                  <c:v>-34.739924530000003</c:v>
                </c:pt>
                <c:pt idx="1594">
                  <c:v>-36.415024709999997</c:v>
                </c:pt>
                <c:pt idx="1595">
                  <c:v>-40.930192920000003</c:v>
                </c:pt>
                <c:pt idx="1596">
                  <c:v>-44.644065959999999</c:v>
                </c:pt>
                <c:pt idx="1597">
                  <c:v>-46.735463879999998</c:v>
                </c:pt>
                <c:pt idx="1598">
                  <c:v>-48.839293609999999</c:v>
                </c:pt>
                <c:pt idx="1599">
                  <c:v>-48.594211170000001</c:v>
                </c:pt>
                <c:pt idx="1600">
                  <c:v>-47.579143389999999</c:v>
                </c:pt>
                <c:pt idx="1601">
                  <c:v>-46.151170909999998</c:v>
                </c:pt>
                <c:pt idx="1602">
                  <c:v>-45.339475999999998</c:v>
                </c:pt>
                <c:pt idx="1603">
                  <c:v>-44.747830090000001</c:v>
                </c:pt>
                <c:pt idx="1604">
                  <c:v>-44.665974499999997</c:v>
                </c:pt>
                <c:pt idx="1605">
                  <c:v>-45.58796401</c:v>
                </c:pt>
                <c:pt idx="1606">
                  <c:v>-47.519563679999997</c:v>
                </c:pt>
                <c:pt idx="1607">
                  <c:v>-50.872140129999998</c:v>
                </c:pt>
                <c:pt idx="1608">
                  <c:v>-54.191326619999998</c:v>
                </c:pt>
                <c:pt idx="1609">
                  <c:v>-55.635041989999998</c:v>
                </c:pt>
                <c:pt idx="1610">
                  <c:v>-54.546119480000002</c:v>
                </c:pt>
                <c:pt idx="1611">
                  <c:v>-52.130036609999998</c:v>
                </c:pt>
                <c:pt idx="1612">
                  <c:v>-49.030022000000002</c:v>
                </c:pt>
                <c:pt idx="1613">
                  <c:v>-45.493731490000002</c:v>
                </c:pt>
                <c:pt idx="1614">
                  <c:v>-43.163985539999999</c:v>
                </c:pt>
                <c:pt idx="1615">
                  <c:v>-41.039189139999998</c:v>
                </c:pt>
                <c:pt idx="1616">
                  <c:v>-39.510998499999999</c:v>
                </c:pt>
                <c:pt idx="1617">
                  <c:v>-39.078463569999997</c:v>
                </c:pt>
                <c:pt idx="1618">
                  <c:v>-40.117110859999997</c:v>
                </c:pt>
                <c:pt idx="1619">
                  <c:v>-42.080606709999998</c:v>
                </c:pt>
                <c:pt idx="1620">
                  <c:v>-43.052172980000002</c:v>
                </c:pt>
                <c:pt idx="1621">
                  <c:v>-44.172681799999999</c:v>
                </c:pt>
                <c:pt idx="1622">
                  <c:v>-44.515859570000003</c:v>
                </c:pt>
                <c:pt idx="1623">
                  <c:v>-43.71536442</c:v>
                </c:pt>
                <c:pt idx="1624">
                  <c:v>-41.56126802</c:v>
                </c:pt>
                <c:pt idx="1625">
                  <c:v>-38.585409550000001</c:v>
                </c:pt>
                <c:pt idx="1626">
                  <c:v>-34.126849</c:v>
                </c:pt>
                <c:pt idx="1627">
                  <c:v>-29.050779049999999</c:v>
                </c:pt>
                <c:pt idx="1628">
                  <c:v>-22.54606128</c:v>
                </c:pt>
                <c:pt idx="1629">
                  <c:v>-17.0012705</c:v>
                </c:pt>
                <c:pt idx="1630">
                  <c:v>-11.95527264</c:v>
                </c:pt>
                <c:pt idx="1631">
                  <c:v>-5.843906209</c:v>
                </c:pt>
                <c:pt idx="1632">
                  <c:v>4.5438350859999996</c:v>
                </c:pt>
                <c:pt idx="1633">
                  <c:v>25.470451239999999</c:v>
                </c:pt>
                <c:pt idx="1634">
                  <c:v>47.8501701</c:v>
                </c:pt>
                <c:pt idx="1635">
                  <c:v>61.416768329999996</c:v>
                </c:pt>
                <c:pt idx="1636">
                  <c:v>67.297388690000005</c:v>
                </c:pt>
                <c:pt idx="1637">
                  <c:v>63.724599410000003</c:v>
                </c:pt>
                <c:pt idx="1638">
                  <c:v>48.934485909999999</c:v>
                </c:pt>
                <c:pt idx="1639">
                  <c:v>30.68038138</c:v>
                </c:pt>
                <c:pt idx="1640">
                  <c:v>42.664330380000003</c:v>
                </c:pt>
                <c:pt idx="1641">
                  <c:v>54.10913189</c:v>
                </c:pt>
                <c:pt idx="1642">
                  <c:v>65.063861979999999</c:v>
                </c:pt>
                <c:pt idx="1643">
                  <c:v>68.530635349999997</c:v>
                </c:pt>
                <c:pt idx="1644">
                  <c:v>70.32779395</c:v>
                </c:pt>
                <c:pt idx="1645">
                  <c:v>71.720530280000006</c:v>
                </c:pt>
                <c:pt idx="1646">
                  <c:v>74.6096328</c:v>
                </c:pt>
                <c:pt idx="1647">
                  <c:v>77.894898499999996</c:v>
                </c:pt>
                <c:pt idx="1648">
                  <c:v>77.917792739999996</c:v>
                </c:pt>
                <c:pt idx="1649">
                  <c:v>75.276290230000001</c:v>
                </c:pt>
                <c:pt idx="1650">
                  <c:v>73.188659970000003</c:v>
                </c:pt>
                <c:pt idx="1651">
                  <c:v>72.499899790000001</c:v>
                </c:pt>
                <c:pt idx="1652">
                  <c:v>73.152769340000006</c:v>
                </c:pt>
                <c:pt idx="1653">
                  <c:v>74.261955619999995</c:v>
                </c:pt>
                <c:pt idx="1654">
                  <c:v>76.016804120000003</c:v>
                </c:pt>
                <c:pt idx="1655">
                  <c:v>78.517474100000001</c:v>
                </c:pt>
                <c:pt idx="1656">
                  <c:v>80.221717679999998</c:v>
                </c:pt>
                <c:pt idx="1657">
                  <c:v>79.011205110000006</c:v>
                </c:pt>
                <c:pt idx="1658">
                  <c:v>74.70428355</c:v>
                </c:pt>
                <c:pt idx="1659">
                  <c:v>70.620694069999999</c:v>
                </c:pt>
                <c:pt idx="1660">
                  <c:v>68.395899850000006</c:v>
                </c:pt>
                <c:pt idx="1661">
                  <c:v>67.014947449999994</c:v>
                </c:pt>
                <c:pt idx="1662">
                  <c:v>66.380217220000006</c:v>
                </c:pt>
                <c:pt idx="1663">
                  <c:v>65.963786999999996</c:v>
                </c:pt>
                <c:pt idx="1664">
                  <c:v>64.698756950000003</c:v>
                </c:pt>
                <c:pt idx="1665">
                  <c:v>64.644340249999999</c:v>
                </c:pt>
                <c:pt idx="1666">
                  <c:v>62.655998969999999</c:v>
                </c:pt>
                <c:pt idx="1667">
                  <c:v>56.473722960000003</c:v>
                </c:pt>
                <c:pt idx="1668">
                  <c:v>54.05193714</c:v>
                </c:pt>
                <c:pt idx="1669">
                  <c:v>55.535846220000003</c:v>
                </c:pt>
                <c:pt idx="1670">
                  <c:v>58.489809639999997</c:v>
                </c:pt>
                <c:pt idx="1671">
                  <c:v>61.349030319999997</c:v>
                </c:pt>
                <c:pt idx="1672">
                  <c:v>61.866457169999997</c:v>
                </c:pt>
                <c:pt idx="1673">
                  <c:v>60.038468780000002</c:v>
                </c:pt>
                <c:pt idx="1674">
                  <c:v>46.507586240000002</c:v>
                </c:pt>
                <c:pt idx="1675">
                  <c:v>22.655171549999999</c:v>
                </c:pt>
                <c:pt idx="1676">
                  <c:v>2.1482480000000002</c:v>
                </c:pt>
                <c:pt idx="1677">
                  <c:v>-9.3164262900000008</c:v>
                </c:pt>
                <c:pt idx="1678">
                  <c:v>-11.62716653</c:v>
                </c:pt>
                <c:pt idx="1679">
                  <c:v>-9.4468751520000005</c:v>
                </c:pt>
                <c:pt idx="1680">
                  <c:v>-10.196187030000001</c:v>
                </c:pt>
                <c:pt idx="1681">
                  <c:v>-12.308227280000001</c:v>
                </c:pt>
                <c:pt idx="1682">
                  <c:v>-14.465691120000001</c:v>
                </c:pt>
                <c:pt idx="1683">
                  <c:v>-17.431365639999999</c:v>
                </c:pt>
                <c:pt idx="1684">
                  <c:v>-22.284603709999999</c:v>
                </c:pt>
                <c:pt idx="1685">
                  <c:v>-25.84638073</c:v>
                </c:pt>
                <c:pt idx="1686">
                  <c:v>-29.810361440000001</c:v>
                </c:pt>
                <c:pt idx="1687">
                  <c:v>-33.700744749999998</c:v>
                </c:pt>
                <c:pt idx="1688">
                  <c:v>-38.082799489999999</c:v>
                </c:pt>
                <c:pt idx="1689">
                  <c:v>-41.06105565</c:v>
                </c:pt>
                <c:pt idx="1690">
                  <c:v>-41.912915230000003</c:v>
                </c:pt>
                <c:pt idx="1691">
                  <c:v>-42.456237209999998</c:v>
                </c:pt>
                <c:pt idx="1692">
                  <c:v>-43.143174049999999</c:v>
                </c:pt>
                <c:pt idx="1693">
                  <c:v>-42.927081620000003</c:v>
                </c:pt>
                <c:pt idx="1694">
                  <c:v>-43.060155569999999</c:v>
                </c:pt>
                <c:pt idx="1695">
                  <c:v>-42.703862819999998</c:v>
                </c:pt>
                <c:pt idx="1696">
                  <c:v>-44.645146519999997</c:v>
                </c:pt>
                <c:pt idx="1697">
                  <c:v>-45.15317288</c:v>
                </c:pt>
                <c:pt idx="1698">
                  <c:v>-46.204041619999998</c:v>
                </c:pt>
                <c:pt idx="1699">
                  <c:v>-48.034086700000003</c:v>
                </c:pt>
                <c:pt idx="1700">
                  <c:v>-49.810012700000001</c:v>
                </c:pt>
                <c:pt idx="1701">
                  <c:v>-51.342514620000003</c:v>
                </c:pt>
                <c:pt idx="1702">
                  <c:v>-51.7246399</c:v>
                </c:pt>
                <c:pt idx="1703">
                  <c:v>-51.073004079999997</c:v>
                </c:pt>
                <c:pt idx="1704">
                  <c:v>-48.770313539999997</c:v>
                </c:pt>
                <c:pt idx="1705">
                  <c:v>-44.838630119999998</c:v>
                </c:pt>
                <c:pt idx="1706">
                  <c:v>-41.856392489999998</c:v>
                </c:pt>
                <c:pt idx="1707">
                  <c:v>-38.48133867</c:v>
                </c:pt>
                <c:pt idx="1708">
                  <c:v>-36.887607580000001</c:v>
                </c:pt>
                <c:pt idx="1709">
                  <c:v>-37.465203700000004</c:v>
                </c:pt>
                <c:pt idx="1710">
                  <c:v>-39.201641989999999</c:v>
                </c:pt>
                <c:pt idx="1711">
                  <c:v>-42.453116350000002</c:v>
                </c:pt>
                <c:pt idx="1712">
                  <c:v>-45.37771652</c:v>
                </c:pt>
                <c:pt idx="1713">
                  <c:v>-47.47340964</c:v>
                </c:pt>
                <c:pt idx="1714">
                  <c:v>-50.03880985</c:v>
                </c:pt>
                <c:pt idx="1715">
                  <c:v>-51.82819379</c:v>
                </c:pt>
                <c:pt idx="1716">
                  <c:v>-51.045934420000002</c:v>
                </c:pt>
                <c:pt idx="1717">
                  <c:v>-48.677576019999997</c:v>
                </c:pt>
                <c:pt idx="1718">
                  <c:v>-44.308060220000002</c:v>
                </c:pt>
                <c:pt idx="1719">
                  <c:v>-39.193701529999998</c:v>
                </c:pt>
                <c:pt idx="1720">
                  <c:v>-34.754233399999997</c:v>
                </c:pt>
                <c:pt idx="1721">
                  <c:v>-35.164589640000003</c:v>
                </c:pt>
                <c:pt idx="1722">
                  <c:v>-36.458412000000003</c:v>
                </c:pt>
                <c:pt idx="1723">
                  <c:v>-35.444962949999997</c:v>
                </c:pt>
                <c:pt idx="1724">
                  <c:v>-30.671361699999999</c:v>
                </c:pt>
                <c:pt idx="1725">
                  <c:v>-23.017081650000002</c:v>
                </c:pt>
                <c:pt idx="1726">
                  <c:v>-12.54722029</c:v>
                </c:pt>
                <c:pt idx="1727">
                  <c:v>-3.3054633089999998</c:v>
                </c:pt>
                <c:pt idx="1728">
                  <c:v>8.6130013569999999</c:v>
                </c:pt>
                <c:pt idx="1729">
                  <c:v>28.98490348</c:v>
                </c:pt>
                <c:pt idx="1730">
                  <c:v>46.474492929999997</c:v>
                </c:pt>
                <c:pt idx="1731">
                  <c:v>65.75093339</c:v>
                </c:pt>
                <c:pt idx="1732">
                  <c:v>74.312599890000001</c:v>
                </c:pt>
                <c:pt idx="1733">
                  <c:v>71.757696469999999</c:v>
                </c:pt>
                <c:pt idx="1734">
                  <c:v>65.29544104</c:v>
                </c:pt>
                <c:pt idx="1735">
                  <c:v>55.650463260000002</c:v>
                </c:pt>
                <c:pt idx="1736">
                  <c:v>55.735350390000001</c:v>
                </c:pt>
                <c:pt idx="1737">
                  <c:v>66.926462419999993</c:v>
                </c:pt>
                <c:pt idx="1738">
                  <c:v>75.801011439999996</c:v>
                </c:pt>
                <c:pt idx="1739">
                  <c:v>79.795233339999996</c:v>
                </c:pt>
                <c:pt idx="1740">
                  <c:v>77.057574509999995</c:v>
                </c:pt>
                <c:pt idx="1741">
                  <c:v>74.331073329999995</c:v>
                </c:pt>
                <c:pt idx="1742">
                  <c:v>72.025419679999999</c:v>
                </c:pt>
                <c:pt idx="1743">
                  <c:v>70.949096780000005</c:v>
                </c:pt>
                <c:pt idx="1744">
                  <c:v>71.989241629999995</c:v>
                </c:pt>
                <c:pt idx="1745">
                  <c:v>75.197330949999994</c:v>
                </c:pt>
                <c:pt idx="1746">
                  <c:v>76.497615170000003</c:v>
                </c:pt>
                <c:pt idx="1747">
                  <c:v>77.066228649999999</c:v>
                </c:pt>
                <c:pt idx="1748">
                  <c:v>75.90269284</c:v>
                </c:pt>
                <c:pt idx="1749">
                  <c:v>74.859224150000003</c:v>
                </c:pt>
                <c:pt idx="1750">
                  <c:v>73.705557740000003</c:v>
                </c:pt>
                <c:pt idx="1751">
                  <c:v>72.932866739999994</c:v>
                </c:pt>
                <c:pt idx="1752">
                  <c:v>72.828654290000003</c:v>
                </c:pt>
                <c:pt idx="1753">
                  <c:v>73.925361800000005</c:v>
                </c:pt>
                <c:pt idx="1754">
                  <c:v>74.539271380000002</c:v>
                </c:pt>
                <c:pt idx="1755">
                  <c:v>75.372099509999998</c:v>
                </c:pt>
                <c:pt idx="1756">
                  <c:v>73.948907629999994</c:v>
                </c:pt>
                <c:pt idx="1757">
                  <c:v>72.88367873</c:v>
                </c:pt>
                <c:pt idx="1758">
                  <c:v>71.558928969999997</c:v>
                </c:pt>
                <c:pt idx="1759">
                  <c:v>70.364977679999996</c:v>
                </c:pt>
                <c:pt idx="1760">
                  <c:v>70.073457390000002</c:v>
                </c:pt>
                <c:pt idx="1761">
                  <c:v>69.794219310000003</c:v>
                </c:pt>
                <c:pt idx="1762">
                  <c:v>70.07893516</c:v>
                </c:pt>
                <c:pt idx="1763">
                  <c:v>69.93058963</c:v>
                </c:pt>
                <c:pt idx="1764">
                  <c:v>66.830256180000006</c:v>
                </c:pt>
                <c:pt idx="1765">
                  <c:v>64.322553729999996</c:v>
                </c:pt>
                <c:pt idx="1766">
                  <c:v>62.509797970000001</c:v>
                </c:pt>
                <c:pt idx="1767">
                  <c:v>62.583922610000002</c:v>
                </c:pt>
                <c:pt idx="1768">
                  <c:v>62.892162280000001</c:v>
                </c:pt>
                <c:pt idx="1769">
                  <c:v>64.091593219999993</c:v>
                </c:pt>
                <c:pt idx="1770">
                  <c:v>63.659865259999997</c:v>
                </c:pt>
                <c:pt idx="1771">
                  <c:v>62.697674919999997</c:v>
                </c:pt>
                <c:pt idx="1772">
                  <c:v>62.544401209999997</c:v>
                </c:pt>
                <c:pt idx="1773">
                  <c:v>59.727646780000001</c:v>
                </c:pt>
                <c:pt idx="1774">
                  <c:v>51.723329</c:v>
                </c:pt>
                <c:pt idx="1775">
                  <c:v>42.74980454</c:v>
                </c:pt>
                <c:pt idx="1776">
                  <c:v>29.723544539999999</c:v>
                </c:pt>
                <c:pt idx="1777">
                  <c:v>15.69757186</c:v>
                </c:pt>
                <c:pt idx="1778">
                  <c:v>6.76934127</c:v>
                </c:pt>
                <c:pt idx="1779">
                  <c:v>-1.8255776969999999</c:v>
                </c:pt>
                <c:pt idx="1780">
                  <c:v>-7.0498782000000002</c:v>
                </c:pt>
                <c:pt idx="1781">
                  <c:v>-15.642099290000001</c:v>
                </c:pt>
                <c:pt idx="1782">
                  <c:v>-24.005224519999999</c:v>
                </c:pt>
                <c:pt idx="1783">
                  <c:v>-28.87408782</c:v>
                </c:pt>
                <c:pt idx="1784">
                  <c:v>-30.98897835</c:v>
                </c:pt>
                <c:pt idx="1785">
                  <c:v>-31.659315729999999</c:v>
                </c:pt>
                <c:pt idx="1786">
                  <c:v>-33.008005509999997</c:v>
                </c:pt>
                <c:pt idx="1787">
                  <c:v>-33.643838600000002</c:v>
                </c:pt>
                <c:pt idx="1788">
                  <c:v>-33.125966329999997</c:v>
                </c:pt>
                <c:pt idx="1789">
                  <c:v>-31.328827560000001</c:v>
                </c:pt>
                <c:pt idx="1790">
                  <c:v>-31.702706719999998</c:v>
                </c:pt>
                <c:pt idx="1791">
                  <c:v>-35.898896620000002</c:v>
                </c:pt>
                <c:pt idx="1792">
                  <c:v>-37.575353589999999</c:v>
                </c:pt>
                <c:pt idx="1793">
                  <c:v>-38.988430999999999</c:v>
                </c:pt>
                <c:pt idx="1794">
                  <c:v>-39.58380949</c:v>
                </c:pt>
                <c:pt idx="1795">
                  <c:v>-40.446148690000001</c:v>
                </c:pt>
                <c:pt idx="1796">
                  <c:v>-41.002265860000001</c:v>
                </c:pt>
                <c:pt idx="1797">
                  <c:v>-41.849500509999999</c:v>
                </c:pt>
                <c:pt idx="1798">
                  <c:v>-43.195178800000001</c:v>
                </c:pt>
                <c:pt idx="1799">
                  <c:v>-44.395040520000002</c:v>
                </c:pt>
                <c:pt idx="1800">
                  <c:v>-44.99359553</c:v>
                </c:pt>
                <c:pt idx="1801">
                  <c:v>-44.924696419999997</c:v>
                </c:pt>
                <c:pt idx="1802">
                  <c:v>-44.432308120000002</c:v>
                </c:pt>
                <c:pt idx="1803">
                  <c:v>-43.85874304</c:v>
                </c:pt>
                <c:pt idx="1804">
                  <c:v>-42.888109059999998</c:v>
                </c:pt>
                <c:pt idx="1805">
                  <c:v>-40.917715989999998</c:v>
                </c:pt>
                <c:pt idx="1806">
                  <c:v>-38.84551441</c:v>
                </c:pt>
                <c:pt idx="1807">
                  <c:v>-38.129210020000002</c:v>
                </c:pt>
                <c:pt idx="1808">
                  <c:v>-37.877950130000002</c:v>
                </c:pt>
                <c:pt idx="1809">
                  <c:v>-38.013599739999997</c:v>
                </c:pt>
                <c:pt idx="1810">
                  <c:v>-38.794428799999999</c:v>
                </c:pt>
                <c:pt idx="1811">
                  <c:v>-39.65528218</c:v>
                </c:pt>
                <c:pt idx="1812">
                  <c:v>-40.19930317</c:v>
                </c:pt>
                <c:pt idx="1813">
                  <c:v>-39.71898479</c:v>
                </c:pt>
                <c:pt idx="1814">
                  <c:v>-39.658421359999998</c:v>
                </c:pt>
                <c:pt idx="1815">
                  <c:v>-40.813177449999998</c:v>
                </c:pt>
                <c:pt idx="1816">
                  <c:v>-40.442852940000002</c:v>
                </c:pt>
                <c:pt idx="1817">
                  <c:v>-38.672015340000002</c:v>
                </c:pt>
                <c:pt idx="1818">
                  <c:v>-36.981173300000002</c:v>
                </c:pt>
                <c:pt idx="1819">
                  <c:v>-32.973214800000001</c:v>
                </c:pt>
                <c:pt idx="1820">
                  <c:v>-28.185394070000001</c:v>
                </c:pt>
                <c:pt idx="1821">
                  <c:v>-22.23913817</c:v>
                </c:pt>
                <c:pt idx="1822">
                  <c:v>-15.254113950000001</c:v>
                </c:pt>
                <c:pt idx="1823">
                  <c:v>-10.8612146</c:v>
                </c:pt>
                <c:pt idx="1824">
                  <c:v>-6.8813356389999996</c:v>
                </c:pt>
                <c:pt idx="1825">
                  <c:v>-1.3947145249999999</c:v>
                </c:pt>
                <c:pt idx="1826">
                  <c:v>7.3422938870000003</c:v>
                </c:pt>
                <c:pt idx="1827">
                  <c:v>22.244425400000001</c:v>
                </c:pt>
                <c:pt idx="1828">
                  <c:v>38.809317870000001</c:v>
                </c:pt>
                <c:pt idx="1829">
                  <c:v>54.609283320000003</c:v>
                </c:pt>
                <c:pt idx="1830">
                  <c:v>68.382984230000005</c:v>
                </c:pt>
                <c:pt idx="1831">
                  <c:v>75.808456910000004</c:v>
                </c:pt>
                <c:pt idx="1832">
                  <c:v>77.527399079999995</c:v>
                </c:pt>
                <c:pt idx="1833">
                  <c:v>73.228626140000003</c:v>
                </c:pt>
                <c:pt idx="1834">
                  <c:v>72.846412520000001</c:v>
                </c:pt>
                <c:pt idx="1835">
                  <c:v>78.130268090000001</c:v>
                </c:pt>
                <c:pt idx="1836">
                  <c:v>83.137447159999994</c:v>
                </c:pt>
                <c:pt idx="1837">
                  <c:v>86.538340779999999</c:v>
                </c:pt>
                <c:pt idx="1838">
                  <c:v>83.081029369999996</c:v>
                </c:pt>
                <c:pt idx="1839">
                  <c:v>78.370420210000006</c:v>
                </c:pt>
                <c:pt idx="1840">
                  <c:v>75.844830310000006</c:v>
                </c:pt>
                <c:pt idx="1841">
                  <c:v>75.37153447</c:v>
                </c:pt>
                <c:pt idx="1842">
                  <c:v>76.543151559999998</c:v>
                </c:pt>
                <c:pt idx="1843">
                  <c:v>77.800162709999995</c:v>
                </c:pt>
                <c:pt idx="1844">
                  <c:v>78.13179221</c:v>
                </c:pt>
                <c:pt idx="1845">
                  <c:v>78.007931540000001</c:v>
                </c:pt>
                <c:pt idx="1846">
                  <c:v>77.029822039999999</c:v>
                </c:pt>
                <c:pt idx="1847">
                  <c:v>75.304095739999994</c:v>
                </c:pt>
                <c:pt idx="1848">
                  <c:v>73.242410410000005</c:v>
                </c:pt>
                <c:pt idx="1849">
                  <c:v>71.861709959999999</c:v>
                </c:pt>
                <c:pt idx="1850">
                  <c:v>70.517014219999993</c:v>
                </c:pt>
                <c:pt idx="1851">
                  <c:v>69.957427229999993</c:v>
                </c:pt>
                <c:pt idx="1852">
                  <c:v>69.448688169999997</c:v>
                </c:pt>
                <c:pt idx="1853">
                  <c:v>69.055466039999999</c:v>
                </c:pt>
                <c:pt idx="1854">
                  <c:v>68.453909460000006</c:v>
                </c:pt>
                <c:pt idx="1855">
                  <c:v>67.191761799999995</c:v>
                </c:pt>
                <c:pt idx="1856">
                  <c:v>66.502894949999998</c:v>
                </c:pt>
                <c:pt idx="1857">
                  <c:v>66.602680620000001</c:v>
                </c:pt>
                <c:pt idx="1858">
                  <c:v>66.695253140000005</c:v>
                </c:pt>
                <c:pt idx="1859">
                  <c:v>66.658169909999998</c:v>
                </c:pt>
                <c:pt idx="1860">
                  <c:v>66.37317256</c:v>
                </c:pt>
                <c:pt idx="1861">
                  <c:v>66.194420840000006</c:v>
                </c:pt>
                <c:pt idx="1862">
                  <c:v>66.024482629999994</c:v>
                </c:pt>
                <c:pt idx="1863">
                  <c:v>63.559767090000001</c:v>
                </c:pt>
                <c:pt idx="1864">
                  <c:v>60.174451920000003</c:v>
                </c:pt>
                <c:pt idx="1865">
                  <c:v>57.123021829999999</c:v>
                </c:pt>
                <c:pt idx="1866">
                  <c:v>55.630168509999997</c:v>
                </c:pt>
                <c:pt idx="1867">
                  <c:v>55.975090059999999</c:v>
                </c:pt>
                <c:pt idx="1868">
                  <c:v>57.012116249999998</c:v>
                </c:pt>
                <c:pt idx="1869">
                  <c:v>58.221856010000003</c:v>
                </c:pt>
                <c:pt idx="1870">
                  <c:v>58.987402260000003</c:v>
                </c:pt>
                <c:pt idx="1871">
                  <c:v>57.587624009999999</c:v>
                </c:pt>
                <c:pt idx="1872">
                  <c:v>54.205123630000003</c:v>
                </c:pt>
                <c:pt idx="1873">
                  <c:v>49.003949830000003</c:v>
                </c:pt>
                <c:pt idx="1874">
                  <c:v>42.576582530000003</c:v>
                </c:pt>
                <c:pt idx="1875">
                  <c:v>38.971998679999999</c:v>
                </c:pt>
                <c:pt idx="1876">
                  <c:v>39.655207619999999</c:v>
                </c:pt>
                <c:pt idx="1877">
                  <c:v>25.400156419999998</c:v>
                </c:pt>
                <c:pt idx="1878">
                  <c:v>5.773871604</c:v>
                </c:pt>
                <c:pt idx="1879">
                  <c:v>-4.9305127679999998</c:v>
                </c:pt>
                <c:pt idx="1880">
                  <c:v>-10.550183860000001</c:v>
                </c:pt>
                <c:pt idx="1881">
                  <c:v>-13.42100437</c:v>
                </c:pt>
                <c:pt idx="1882">
                  <c:v>-17.226466940000002</c:v>
                </c:pt>
                <c:pt idx="1883">
                  <c:v>-22.776829459999998</c:v>
                </c:pt>
                <c:pt idx="1884">
                  <c:v>-27.60163142</c:v>
                </c:pt>
                <c:pt idx="1885">
                  <c:v>-30.192607290000002</c:v>
                </c:pt>
                <c:pt idx="1886">
                  <c:v>-32.607899600000003</c:v>
                </c:pt>
                <c:pt idx="1887">
                  <c:v>-33.759492180000002</c:v>
                </c:pt>
                <c:pt idx="1888">
                  <c:v>-32.462330450000003</c:v>
                </c:pt>
                <c:pt idx="1889">
                  <c:v>-32.447026450000003</c:v>
                </c:pt>
                <c:pt idx="1890">
                  <c:v>-32.654266249999999</c:v>
                </c:pt>
                <c:pt idx="1891">
                  <c:v>-33.76913012</c:v>
                </c:pt>
                <c:pt idx="1892">
                  <c:v>-35.915938740000001</c:v>
                </c:pt>
                <c:pt idx="1893">
                  <c:v>-37.509380299999997</c:v>
                </c:pt>
                <c:pt idx="1894">
                  <c:v>-38.227164100000003</c:v>
                </c:pt>
                <c:pt idx="1895">
                  <c:v>-38.037318499999998</c:v>
                </c:pt>
                <c:pt idx="1896">
                  <c:v>-36.871904880000002</c:v>
                </c:pt>
                <c:pt idx="1897">
                  <c:v>-36.251230040000003</c:v>
                </c:pt>
                <c:pt idx="1898">
                  <c:v>-36.235193770000002</c:v>
                </c:pt>
                <c:pt idx="1899">
                  <c:v>-36.992932850000003</c:v>
                </c:pt>
                <c:pt idx="1900">
                  <c:v>-38.426659200000003</c:v>
                </c:pt>
                <c:pt idx="1901">
                  <c:v>-38.90318388</c:v>
                </c:pt>
                <c:pt idx="1902">
                  <c:v>-39.487495840000001</c:v>
                </c:pt>
                <c:pt idx="1903">
                  <c:v>-40.229141060000003</c:v>
                </c:pt>
                <c:pt idx="1904">
                  <c:v>-39.852052180000001</c:v>
                </c:pt>
                <c:pt idx="1905">
                  <c:v>-38.38621491</c:v>
                </c:pt>
                <c:pt idx="1906">
                  <c:v>-36.140616049999998</c:v>
                </c:pt>
                <c:pt idx="1907">
                  <c:v>-34.364820899999998</c:v>
                </c:pt>
                <c:pt idx="1908">
                  <c:v>-32.486896710000003</c:v>
                </c:pt>
                <c:pt idx="1909">
                  <c:v>-33.132369300000001</c:v>
                </c:pt>
                <c:pt idx="1910">
                  <c:v>-34.596801130000003</c:v>
                </c:pt>
                <c:pt idx="1911">
                  <c:v>-36.497744849999997</c:v>
                </c:pt>
                <c:pt idx="1912">
                  <c:v>-38.30373033</c:v>
                </c:pt>
                <c:pt idx="1913">
                  <c:v>-38.456022070000003</c:v>
                </c:pt>
                <c:pt idx="1914">
                  <c:v>-37.031238420000001</c:v>
                </c:pt>
                <c:pt idx="1915">
                  <c:v>-33.988809150000002</c:v>
                </c:pt>
                <c:pt idx="1916">
                  <c:v>-28.407828089999999</c:v>
                </c:pt>
                <c:pt idx="1917">
                  <c:v>-22.131886829999999</c:v>
                </c:pt>
                <c:pt idx="1918">
                  <c:v>-15.701294750000001</c:v>
                </c:pt>
                <c:pt idx="1919">
                  <c:v>-9.0848145579999997</c:v>
                </c:pt>
                <c:pt idx="1920">
                  <c:v>-3.0542626890000002</c:v>
                </c:pt>
                <c:pt idx="1921">
                  <c:v>2.7757386519999998</c:v>
                </c:pt>
                <c:pt idx="1922">
                  <c:v>6.088197428</c:v>
                </c:pt>
                <c:pt idx="1923">
                  <c:v>12.4818563</c:v>
                </c:pt>
                <c:pt idx="1924">
                  <c:v>18.15640501</c:v>
                </c:pt>
                <c:pt idx="1925">
                  <c:v>25.282799149999999</c:v>
                </c:pt>
                <c:pt idx="1926">
                  <c:v>29.267515679999999</c:v>
                </c:pt>
                <c:pt idx="1927">
                  <c:v>41.519456439999999</c:v>
                </c:pt>
                <c:pt idx="1928">
                  <c:v>54.535125819999998</c:v>
                </c:pt>
                <c:pt idx="1929">
                  <c:v>66.070961539999999</c:v>
                </c:pt>
                <c:pt idx="1930">
                  <c:v>75.78749612</c:v>
                </c:pt>
                <c:pt idx="1931">
                  <c:v>80.932800920000005</c:v>
                </c:pt>
                <c:pt idx="1932">
                  <c:v>82.07111931</c:v>
                </c:pt>
                <c:pt idx="1933">
                  <c:v>80.644115760000005</c:v>
                </c:pt>
                <c:pt idx="1934">
                  <c:v>77.918752260000005</c:v>
                </c:pt>
                <c:pt idx="1935">
                  <c:v>74.251527929999995</c:v>
                </c:pt>
                <c:pt idx="1936">
                  <c:v>71.797255509999999</c:v>
                </c:pt>
                <c:pt idx="1937">
                  <c:v>71.044870649999993</c:v>
                </c:pt>
                <c:pt idx="1938">
                  <c:v>71.89739041</c:v>
                </c:pt>
                <c:pt idx="1939">
                  <c:v>73.206813589999996</c:v>
                </c:pt>
                <c:pt idx="1940">
                  <c:v>74.205590419999993</c:v>
                </c:pt>
                <c:pt idx="1941">
                  <c:v>75.144841839999998</c:v>
                </c:pt>
                <c:pt idx="1942">
                  <c:v>75.439772919999996</c:v>
                </c:pt>
                <c:pt idx="1943">
                  <c:v>75.575808609999996</c:v>
                </c:pt>
                <c:pt idx="1944">
                  <c:v>74.700780660000007</c:v>
                </c:pt>
                <c:pt idx="1945">
                  <c:v>73.35052872</c:v>
                </c:pt>
                <c:pt idx="1946">
                  <c:v>71.579430639999998</c:v>
                </c:pt>
                <c:pt idx="1947">
                  <c:v>70.253566719999995</c:v>
                </c:pt>
                <c:pt idx="1948">
                  <c:v>69.530768219999999</c:v>
                </c:pt>
                <c:pt idx="1949">
                  <c:v>68.744120910000007</c:v>
                </c:pt>
                <c:pt idx="1950">
                  <c:v>68.604669880000003</c:v>
                </c:pt>
                <c:pt idx="1951">
                  <c:v>69.053732490000002</c:v>
                </c:pt>
                <c:pt idx="1952">
                  <c:v>67.845813829999997</c:v>
                </c:pt>
                <c:pt idx="1953">
                  <c:v>67.208399360000001</c:v>
                </c:pt>
                <c:pt idx="1954">
                  <c:v>66.570532220000004</c:v>
                </c:pt>
                <c:pt idx="1955">
                  <c:v>66.003266139999994</c:v>
                </c:pt>
                <c:pt idx="1956">
                  <c:v>65.346345159999998</c:v>
                </c:pt>
                <c:pt idx="1957">
                  <c:v>64.973527579999995</c:v>
                </c:pt>
                <c:pt idx="1958">
                  <c:v>64.531219640000003</c:v>
                </c:pt>
                <c:pt idx="1959">
                  <c:v>65.426451069999999</c:v>
                </c:pt>
                <c:pt idx="1960">
                  <c:v>66.160339050000005</c:v>
                </c:pt>
                <c:pt idx="1961">
                  <c:v>64.406829149999993</c:v>
                </c:pt>
                <c:pt idx="1962">
                  <c:v>61.106913480000003</c:v>
                </c:pt>
                <c:pt idx="1963">
                  <c:v>59.796461620000002</c:v>
                </c:pt>
                <c:pt idx="1964">
                  <c:v>60.957286140000001</c:v>
                </c:pt>
                <c:pt idx="1965">
                  <c:v>62.81137674</c:v>
                </c:pt>
                <c:pt idx="1966">
                  <c:v>64.576251310000004</c:v>
                </c:pt>
                <c:pt idx="1967">
                  <c:v>67.410027310000004</c:v>
                </c:pt>
                <c:pt idx="1968">
                  <c:v>59.906614779999998</c:v>
                </c:pt>
                <c:pt idx="1969">
                  <c:v>40.597687469999997</c:v>
                </c:pt>
                <c:pt idx="1970">
                  <c:v>22.126740040000001</c:v>
                </c:pt>
                <c:pt idx="1971">
                  <c:v>7.3683057840000004</c:v>
                </c:pt>
                <c:pt idx="1972">
                  <c:v>9.1404343999999998E-2</c:v>
                </c:pt>
                <c:pt idx="1973">
                  <c:v>-7.8947932600000001</c:v>
                </c:pt>
                <c:pt idx="1974">
                  <c:v>-13.72961424</c:v>
                </c:pt>
                <c:pt idx="1975">
                  <c:v>-15.38638793</c:v>
                </c:pt>
                <c:pt idx="1976">
                  <c:v>-14.12465401</c:v>
                </c:pt>
                <c:pt idx="1977">
                  <c:v>-17.21486406</c:v>
                </c:pt>
                <c:pt idx="1978">
                  <c:v>-21.34215103</c:v>
                </c:pt>
                <c:pt idx="1979">
                  <c:v>-22.733776349999999</c:v>
                </c:pt>
                <c:pt idx="1980">
                  <c:v>-24.616026869999999</c:v>
                </c:pt>
                <c:pt idx="1981">
                  <c:v>-27.07382591</c:v>
                </c:pt>
                <c:pt idx="1982">
                  <c:v>-29.8946948</c:v>
                </c:pt>
                <c:pt idx="1983">
                  <c:v>-32.871055660000003</c:v>
                </c:pt>
                <c:pt idx="1984">
                  <c:v>-34.528197849999998</c:v>
                </c:pt>
                <c:pt idx="1985">
                  <c:v>-35.973718400000003</c:v>
                </c:pt>
                <c:pt idx="1986">
                  <c:v>-37.854091959999998</c:v>
                </c:pt>
                <c:pt idx="1987">
                  <c:v>-38.436355489999997</c:v>
                </c:pt>
                <c:pt idx="1988">
                  <c:v>-39.253133929999997</c:v>
                </c:pt>
                <c:pt idx="1989">
                  <c:v>-39.703667099999997</c:v>
                </c:pt>
                <c:pt idx="1990">
                  <c:v>-40.738083600000003</c:v>
                </c:pt>
                <c:pt idx="1991">
                  <c:v>-41.928446309999998</c:v>
                </c:pt>
                <c:pt idx="1992">
                  <c:v>-43.030083640000001</c:v>
                </c:pt>
                <c:pt idx="1993">
                  <c:v>-44.328158199999997</c:v>
                </c:pt>
                <c:pt idx="1994">
                  <c:v>-45.789558470000003</c:v>
                </c:pt>
                <c:pt idx="1995">
                  <c:v>-46.648352320000001</c:v>
                </c:pt>
                <c:pt idx="1996">
                  <c:v>-46.65441818</c:v>
                </c:pt>
                <c:pt idx="1997">
                  <c:v>-46.030511959999998</c:v>
                </c:pt>
                <c:pt idx="1998">
                  <c:v>-45.189814060000003</c:v>
                </c:pt>
                <c:pt idx="1999">
                  <c:v>-43.922294829999998</c:v>
                </c:pt>
                <c:pt idx="2000">
                  <c:v>-42.818625050000001</c:v>
                </c:pt>
                <c:pt idx="2001">
                  <c:v>-41.994720800000003</c:v>
                </c:pt>
                <c:pt idx="2002">
                  <c:v>-40.838725310000001</c:v>
                </c:pt>
                <c:pt idx="2003">
                  <c:v>-40.49649136</c:v>
                </c:pt>
                <c:pt idx="2004">
                  <c:v>-41.750125650000001</c:v>
                </c:pt>
                <c:pt idx="2005">
                  <c:v>-43.751705829999999</c:v>
                </c:pt>
                <c:pt idx="2006">
                  <c:v>-45.415226349999998</c:v>
                </c:pt>
                <c:pt idx="2007">
                  <c:v>-46.306149759999997</c:v>
                </c:pt>
                <c:pt idx="2008">
                  <c:v>-45.449473519999998</c:v>
                </c:pt>
                <c:pt idx="2009">
                  <c:v>-41.464386879999999</c:v>
                </c:pt>
                <c:pt idx="2010">
                  <c:v>-34.108364889999997</c:v>
                </c:pt>
                <c:pt idx="2011">
                  <c:v>-26.398381990000001</c:v>
                </c:pt>
                <c:pt idx="2012">
                  <c:v>-20.331386030000001</c:v>
                </c:pt>
                <c:pt idx="2013">
                  <c:v>-16.7423261</c:v>
                </c:pt>
                <c:pt idx="2014">
                  <c:v>-14.83172948</c:v>
                </c:pt>
                <c:pt idx="2015">
                  <c:v>-11.24636866</c:v>
                </c:pt>
                <c:pt idx="2016">
                  <c:v>-9.3637378499999997</c:v>
                </c:pt>
                <c:pt idx="2017">
                  <c:v>-5.2145600649999997</c:v>
                </c:pt>
                <c:pt idx="2018">
                  <c:v>-0.133299904</c:v>
                </c:pt>
                <c:pt idx="2019">
                  <c:v>5.1227824740000001</c:v>
                </c:pt>
                <c:pt idx="2020">
                  <c:v>10.790760089999999</c:v>
                </c:pt>
                <c:pt idx="2021">
                  <c:v>23.275613969999998</c:v>
                </c:pt>
                <c:pt idx="2022">
                  <c:v>41.696052340000001</c:v>
                </c:pt>
                <c:pt idx="2023">
                  <c:v>62.132637780000003</c:v>
                </c:pt>
                <c:pt idx="2024">
                  <c:v>76.371544760000006</c:v>
                </c:pt>
                <c:pt idx="2025">
                  <c:v>77.977771059999995</c:v>
                </c:pt>
                <c:pt idx="2026">
                  <c:v>88.663304440000005</c:v>
                </c:pt>
                <c:pt idx="2027">
                  <c:v>88.127299179999994</c:v>
                </c:pt>
                <c:pt idx="2028">
                  <c:v>83.121314040000001</c:v>
                </c:pt>
                <c:pt idx="2029">
                  <c:v>81.487393949999998</c:v>
                </c:pt>
                <c:pt idx="2030">
                  <c:v>81.553639869999998</c:v>
                </c:pt>
                <c:pt idx="2031">
                  <c:v>80.508699629999995</c:v>
                </c:pt>
                <c:pt idx="2032">
                  <c:v>77.299836819999996</c:v>
                </c:pt>
                <c:pt idx="2033">
                  <c:v>72.905390879999999</c:v>
                </c:pt>
                <c:pt idx="2034">
                  <c:v>70.106603289999995</c:v>
                </c:pt>
                <c:pt idx="2035">
                  <c:v>69.157988250000002</c:v>
                </c:pt>
                <c:pt idx="2036">
                  <c:v>70.052269550000005</c:v>
                </c:pt>
                <c:pt idx="2037">
                  <c:v>71.721326739999995</c:v>
                </c:pt>
                <c:pt idx="2038">
                  <c:v>71.712478230000002</c:v>
                </c:pt>
                <c:pt idx="2039">
                  <c:v>69.734203500000007</c:v>
                </c:pt>
                <c:pt idx="2040">
                  <c:v>66.76114029</c:v>
                </c:pt>
                <c:pt idx="2041">
                  <c:v>64.093003730000007</c:v>
                </c:pt>
                <c:pt idx="2042">
                  <c:v>62.591573529999998</c:v>
                </c:pt>
                <c:pt idx="2043">
                  <c:v>60.643173269999998</c:v>
                </c:pt>
                <c:pt idx="2044">
                  <c:v>59.9426682</c:v>
                </c:pt>
                <c:pt idx="2045">
                  <c:v>60.52797391</c:v>
                </c:pt>
                <c:pt idx="2046">
                  <c:v>61.757246219999999</c:v>
                </c:pt>
                <c:pt idx="2047">
                  <c:v>64.037717659999998</c:v>
                </c:pt>
                <c:pt idx="2048">
                  <c:v>68.285762879999993</c:v>
                </c:pt>
                <c:pt idx="2049">
                  <c:v>70.052437690000005</c:v>
                </c:pt>
                <c:pt idx="2050">
                  <c:v>69.054775469999996</c:v>
                </c:pt>
                <c:pt idx="2051">
                  <c:v>67.963803479999996</c:v>
                </c:pt>
                <c:pt idx="2052">
                  <c:v>65.933613949999994</c:v>
                </c:pt>
                <c:pt idx="2053">
                  <c:v>64.648602940000004</c:v>
                </c:pt>
                <c:pt idx="2054">
                  <c:v>63.750882580000003</c:v>
                </c:pt>
                <c:pt idx="2055">
                  <c:v>64.370793239999998</c:v>
                </c:pt>
                <c:pt idx="2056">
                  <c:v>63.980188630000001</c:v>
                </c:pt>
                <c:pt idx="2057">
                  <c:v>64.223059199999994</c:v>
                </c:pt>
                <c:pt idx="2058">
                  <c:v>66.284039399999997</c:v>
                </c:pt>
                <c:pt idx="2059">
                  <c:v>64.756029929999997</c:v>
                </c:pt>
                <c:pt idx="2060">
                  <c:v>62.072028279999998</c:v>
                </c:pt>
                <c:pt idx="2061">
                  <c:v>61.962632489999997</c:v>
                </c:pt>
                <c:pt idx="2062">
                  <c:v>59.877167370000002</c:v>
                </c:pt>
                <c:pt idx="2063">
                  <c:v>62.573216459999998</c:v>
                </c:pt>
                <c:pt idx="2064">
                  <c:v>65.348065829999996</c:v>
                </c:pt>
                <c:pt idx="2065">
                  <c:v>65.038238899999996</c:v>
                </c:pt>
                <c:pt idx="2066">
                  <c:v>66.74336212</c:v>
                </c:pt>
                <c:pt idx="2067">
                  <c:v>66.499324610000002</c:v>
                </c:pt>
                <c:pt idx="2068">
                  <c:v>62.979971140000004</c:v>
                </c:pt>
                <c:pt idx="2069">
                  <c:v>55.5593012</c:v>
                </c:pt>
                <c:pt idx="2070">
                  <c:v>31.373423939999999</c:v>
                </c:pt>
                <c:pt idx="2071">
                  <c:v>17.891863610000001</c:v>
                </c:pt>
                <c:pt idx="2072">
                  <c:v>4.6136498250000004</c:v>
                </c:pt>
                <c:pt idx="2073">
                  <c:v>10.04336352</c:v>
                </c:pt>
                <c:pt idx="2074">
                  <c:v>2.4509675629999998</c:v>
                </c:pt>
                <c:pt idx="2075">
                  <c:v>-10.94899172</c:v>
                </c:pt>
                <c:pt idx="2076">
                  <c:v>-21.56660887</c:v>
                </c:pt>
                <c:pt idx="2077">
                  <c:v>-28.475372400000001</c:v>
                </c:pt>
                <c:pt idx="2078">
                  <c:v>-31.32372668</c:v>
                </c:pt>
                <c:pt idx="2079">
                  <c:v>-34.54665206</c:v>
                </c:pt>
                <c:pt idx="2080">
                  <c:v>-34.160865630000004</c:v>
                </c:pt>
                <c:pt idx="2081">
                  <c:v>-36.112432239999997</c:v>
                </c:pt>
                <c:pt idx="2082">
                  <c:v>-37.863638979999998</c:v>
                </c:pt>
                <c:pt idx="2083">
                  <c:v>-39.59928781</c:v>
                </c:pt>
                <c:pt idx="2084">
                  <c:v>-41.425958569999999</c:v>
                </c:pt>
                <c:pt idx="2085">
                  <c:v>-42.579997370000001</c:v>
                </c:pt>
                <c:pt idx="2086">
                  <c:v>-44.479004420000003</c:v>
                </c:pt>
                <c:pt idx="2087">
                  <c:v>-47.2257623</c:v>
                </c:pt>
                <c:pt idx="2088">
                  <c:v>-48.688912289999998</c:v>
                </c:pt>
                <c:pt idx="2089">
                  <c:v>-48.65584089</c:v>
                </c:pt>
                <c:pt idx="2090">
                  <c:v>-48.44190734</c:v>
                </c:pt>
                <c:pt idx="2091">
                  <c:v>-47.523085989999998</c:v>
                </c:pt>
                <c:pt idx="2092">
                  <c:v>-46.135901670000003</c:v>
                </c:pt>
                <c:pt idx="2093">
                  <c:v>-44.934452909999997</c:v>
                </c:pt>
                <c:pt idx="2094">
                  <c:v>-45.265838690000002</c:v>
                </c:pt>
                <c:pt idx="2095">
                  <c:v>-46.430377679999999</c:v>
                </c:pt>
                <c:pt idx="2096">
                  <c:v>-48.536028719999997</c:v>
                </c:pt>
                <c:pt idx="2097">
                  <c:v>-51.715649999999997</c:v>
                </c:pt>
                <c:pt idx="2098">
                  <c:v>-53.356208090000003</c:v>
                </c:pt>
                <c:pt idx="2099">
                  <c:v>-54.583700030000003</c:v>
                </c:pt>
                <c:pt idx="2100">
                  <c:v>-54.46972057</c:v>
                </c:pt>
                <c:pt idx="2101">
                  <c:v>-53.637301520000001</c:v>
                </c:pt>
                <c:pt idx="2102">
                  <c:v>-52.29300267</c:v>
                </c:pt>
                <c:pt idx="2103">
                  <c:v>-50.813294159999998</c:v>
                </c:pt>
                <c:pt idx="2104">
                  <c:v>-47.881027359999997</c:v>
                </c:pt>
                <c:pt idx="2105">
                  <c:v>-46.812784909999998</c:v>
                </c:pt>
                <c:pt idx="2106">
                  <c:v>-46.050369259999997</c:v>
                </c:pt>
                <c:pt idx="2107">
                  <c:v>-49.412691289999998</c:v>
                </c:pt>
                <c:pt idx="2108">
                  <c:v>-52.169345710000002</c:v>
                </c:pt>
                <c:pt idx="2109">
                  <c:v>-54.861310609999997</c:v>
                </c:pt>
                <c:pt idx="2110">
                  <c:v>-56.435260649999996</c:v>
                </c:pt>
                <c:pt idx="2111">
                  <c:v>-56.26379764</c:v>
                </c:pt>
                <c:pt idx="2112">
                  <c:v>-56.270101220000001</c:v>
                </c:pt>
                <c:pt idx="2113">
                  <c:v>-55.058446449999998</c:v>
                </c:pt>
                <c:pt idx="2114">
                  <c:v>-54.465120800000001</c:v>
                </c:pt>
                <c:pt idx="2115">
                  <c:v>-53.719942590000002</c:v>
                </c:pt>
                <c:pt idx="2116">
                  <c:v>-51.245324310000001</c:v>
                </c:pt>
                <c:pt idx="2117">
                  <c:v>-47.169990509999998</c:v>
                </c:pt>
                <c:pt idx="2118">
                  <c:v>-43.787690449999999</c:v>
                </c:pt>
                <c:pt idx="2119">
                  <c:v>-40.399532700000002</c:v>
                </c:pt>
                <c:pt idx="2120">
                  <c:v>-38.064078389999999</c:v>
                </c:pt>
                <c:pt idx="2121">
                  <c:v>-40.194644179999997</c:v>
                </c:pt>
                <c:pt idx="2122">
                  <c:v>-41.663939210000002</c:v>
                </c:pt>
                <c:pt idx="2123">
                  <c:v>-42.26983997</c:v>
                </c:pt>
                <c:pt idx="2124">
                  <c:v>-41.416671630000003</c:v>
                </c:pt>
                <c:pt idx="2125">
                  <c:v>-27.909497269999999</c:v>
                </c:pt>
                <c:pt idx="2126">
                  <c:v>18.993408559999999</c:v>
                </c:pt>
                <c:pt idx="2127">
                  <c:v>51.720284620000001</c:v>
                </c:pt>
                <c:pt idx="2128">
                  <c:v>61.153234869999999</c:v>
                </c:pt>
                <c:pt idx="2129">
                  <c:v>66.014755429999994</c:v>
                </c:pt>
                <c:pt idx="2130">
                  <c:v>75.169854959999995</c:v>
                </c:pt>
                <c:pt idx="2131">
                  <c:v>75.790499929999996</c:v>
                </c:pt>
                <c:pt idx="2132">
                  <c:v>71.887895659999998</c:v>
                </c:pt>
                <c:pt idx="2133">
                  <c:v>67.247310709999994</c:v>
                </c:pt>
                <c:pt idx="2134">
                  <c:v>62.15237982</c:v>
                </c:pt>
                <c:pt idx="2135">
                  <c:v>59.53703986</c:v>
                </c:pt>
                <c:pt idx="2136">
                  <c:v>58.965592649999998</c:v>
                </c:pt>
                <c:pt idx="2137">
                  <c:v>57.307097659999997</c:v>
                </c:pt>
                <c:pt idx="2138">
                  <c:v>57.191600370000003</c:v>
                </c:pt>
                <c:pt idx="2139">
                  <c:v>59.001624560000003</c:v>
                </c:pt>
                <c:pt idx="2140">
                  <c:v>60.846233990000002</c:v>
                </c:pt>
                <c:pt idx="2141">
                  <c:v>61.774081369999998</c:v>
                </c:pt>
                <c:pt idx="2142">
                  <c:v>60.678920519999998</c:v>
                </c:pt>
                <c:pt idx="2143">
                  <c:v>58.962365429999998</c:v>
                </c:pt>
                <c:pt idx="2144">
                  <c:v>56.576079559999997</c:v>
                </c:pt>
                <c:pt idx="2145">
                  <c:v>52.060501160000001</c:v>
                </c:pt>
                <c:pt idx="2146">
                  <c:v>46.739463550000004</c:v>
                </c:pt>
                <c:pt idx="2147">
                  <c:v>40.393739189999998</c:v>
                </c:pt>
                <c:pt idx="2148">
                  <c:v>34.037955850000003</c:v>
                </c:pt>
                <c:pt idx="2149">
                  <c:v>29.06166597</c:v>
                </c:pt>
                <c:pt idx="2150">
                  <c:v>23.73304873</c:v>
                </c:pt>
                <c:pt idx="2151">
                  <c:v>22.893386769999999</c:v>
                </c:pt>
                <c:pt idx="2152">
                  <c:v>23.418050770000001</c:v>
                </c:pt>
                <c:pt idx="2153">
                  <c:v>23.128466299999999</c:v>
                </c:pt>
                <c:pt idx="2154">
                  <c:v>23.06472973</c:v>
                </c:pt>
                <c:pt idx="2155">
                  <c:v>14.70107076</c:v>
                </c:pt>
                <c:pt idx="2156">
                  <c:v>4.0811479000000004</c:v>
                </c:pt>
                <c:pt idx="2157">
                  <c:v>-14.912237129999999</c:v>
                </c:pt>
                <c:pt idx="2158">
                  <c:v>-31.552772220000001</c:v>
                </c:pt>
                <c:pt idx="2159">
                  <c:v>-28.299184140000001</c:v>
                </c:pt>
                <c:pt idx="2160">
                  <c:v>-25.007342019999999</c:v>
                </c:pt>
                <c:pt idx="2161">
                  <c:v>-24.587680450000001</c:v>
                </c:pt>
                <c:pt idx="2162">
                  <c:v>-16.263984789999999</c:v>
                </c:pt>
                <c:pt idx="2163">
                  <c:v>-16.54053339</c:v>
                </c:pt>
                <c:pt idx="2164">
                  <c:v>-17.37798768</c:v>
                </c:pt>
                <c:pt idx="2165">
                  <c:v>-15.57210282</c:v>
                </c:pt>
                <c:pt idx="2166">
                  <c:v>-18.39882901</c:v>
                </c:pt>
                <c:pt idx="2167">
                  <c:v>-21.830102220000001</c:v>
                </c:pt>
                <c:pt idx="2168">
                  <c:v>-24.883334909999999</c:v>
                </c:pt>
                <c:pt idx="2169">
                  <c:v>-30.482486999999999</c:v>
                </c:pt>
                <c:pt idx="2170">
                  <c:v>-33.710265649999997</c:v>
                </c:pt>
                <c:pt idx="2171">
                  <c:v>-32.102901699999997</c:v>
                </c:pt>
                <c:pt idx="2172">
                  <c:v>-32.032263980000003</c:v>
                </c:pt>
                <c:pt idx="2173">
                  <c:v>-35.258627679999996</c:v>
                </c:pt>
                <c:pt idx="2174">
                  <c:v>-37.811573879999997</c:v>
                </c:pt>
                <c:pt idx="2175">
                  <c:v>-36.287408669999998</c:v>
                </c:pt>
                <c:pt idx="2176">
                  <c:v>-36.76842491</c:v>
                </c:pt>
                <c:pt idx="2177">
                  <c:v>-41.29965172</c:v>
                </c:pt>
                <c:pt idx="2178">
                  <c:v>-46.234307979999997</c:v>
                </c:pt>
                <c:pt idx="2179">
                  <c:v>-48.893274580000003</c:v>
                </c:pt>
                <c:pt idx="2180">
                  <c:v>-49.261104879999998</c:v>
                </c:pt>
                <c:pt idx="2181">
                  <c:v>-48.207631910000003</c:v>
                </c:pt>
                <c:pt idx="2182">
                  <c:v>-43.065417189999998</c:v>
                </c:pt>
                <c:pt idx="2183">
                  <c:v>-41.481431409999999</c:v>
                </c:pt>
                <c:pt idx="2184">
                  <c:v>-42.248146830000003</c:v>
                </c:pt>
                <c:pt idx="2185">
                  <c:v>-41.508614280000003</c:v>
                </c:pt>
                <c:pt idx="2186">
                  <c:v>-45.585693499999998</c:v>
                </c:pt>
                <c:pt idx="2187">
                  <c:v>-50.232261600000001</c:v>
                </c:pt>
                <c:pt idx="2188">
                  <c:v>-54.434083960000002</c:v>
                </c:pt>
                <c:pt idx="2189">
                  <c:v>-49.122211190000002</c:v>
                </c:pt>
                <c:pt idx="2190">
                  <c:v>-49.470187240000001</c:v>
                </c:pt>
                <c:pt idx="2191">
                  <c:v>-52.65712971</c:v>
                </c:pt>
                <c:pt idx="2192">
                  <c:v>-54.518595189999999</c:v>
                </c:pt>
                <c:pt idx="2193">
                  <c:v>-54.951188969999997</c:v>
                </c:pt>
                <c:pt idx="2194">
                  <c:v>-54.575056799999999</c:v>
                </c:pt>
                <c:pt idx="2195">
                  <c:v>-53.061700620000003</c:v>
                </c:pt>
                <c:pt idx="2196">
                  <c:v>-49.112860820000002</c:v>
                </c:pt>
                <c:pt idx="2197">
                  <c:v>-48.774518970000003</c:v>
                </c:pt>
                <c:pt idx="2198">
                  <c:v>-46.793871500000002</c:v>
                </c:pt>
                <c:pt idx="2199">
                  <c:v>-49.201171539999997</c:v>
                </c:pt>
                <c:pt idx="2200">
                  <c:v>-51.546714100000003</c:v>
                </c:pt>
                <c:pt idx="2201">
                  <c:v>-54.710772810000002</c:v>
                </c:pt>
                <c:pt idx="2202">
                  <c:v>-57.236692740000002</c:v>
                </c:pt>
                <c:pt idx="2203">
                  <c:v>-57.277284860000002</c:v>
                </c:pt>
                <c:pt idx="2204">
                  <c:v>-57.922522600000001</c:v>
                </c:pt>
                <c:pt idx="2205">
                  <c:v>-57.622519629999999</c:v>
                </c:pt>
                <c:pt idx="2206">
                  <c:v>-57.704605389999998</c:v>
                </c:pt>
                <c:pt idx="2207">
                  <c:v>-57.996021740000003</c:v>
                </c:pt>
                <c:pt idx="2208">
                  <c:v>-56.462331399999997</c:v>
                </c:pt>
                <c:pt idx="2209">
                  <c:v>-56.662706819999997</c:v>
                </c:pt>
                <c:pt idx="2210">
                  <c:v>-54.405368869999997</c:v>
                </c:pt>
                <c:pt idx="2211">
                  <c:v>-53.47772346</c:v>
                </c:pt>
                <c:pt idx="2212">
                  <c:v>-54.394031949999999</c:v>
                </c:pt>
                <c:pt idx="2213">
                  <c:v>-52.042668380000002</c:v>
                </c:pt>
                <c:pt idx="2214">
                  <c:v>-52.790148100000003</c:v>
                </c:pt>
                <c:pt idx="2215">
                  <c:v>-55.368368879999998</c:v>
                </c:pt>
                <c:pt idx="2216">
                  <c:v>-55.910685690000001</c:v>
                </c:pt>
                <c:pt idx="2217">
                  <c:v>-54.519365260000001</c:v>
                </c:pt>
                <c:pt idx="2218">
                  <c:v>-52.743933470000002</c:v>
                </c:pt>
                <c:pt idx="2219">
                  <c:v>-50.389204460000002</c:v>
                </c:pt>
                <c:pt idx="2220">
                  <c:v>-48.917576109999999</c:v>
                </c:pt>
                <c:pt idx="2221">
                  <c:v>-48.404023539999997</c:v>
                </c:pt>
                <c:pt idx="2222">
                  <c:v>-48.620055690000001</c:v>
                </c:pt>
                <c:pt idx="2223">
                  <c:v>-49.03275816</c:v>
                </c:pt>
                <c:pt idx="2224">
                  <c:v>-55.664355280000002</c:v>
                </c:pt>
                <c:pt idx="2225">
                  <c:v>-49.173278459999999</c:v>
                </c:pt>
                <c:pt idx="2226">
                  <c:v>-56.93187322</c:v>
                </c:pt>
                <c:pt idx="2227">
                  <c:v>-55.070942129999999</c:v>
                </c:pt>
                <c:pt idx="2228">
                  <c:v>-51.522955279999998</c:v>
                </c:pt>
                <c:pt idx="2229">
                  <c:v>-48.549249889999999</c:v>
                </c:pt>
                <c:pt idx="2230">
                  <c:v>-48.323552319999997</c:v>
                </c:pt>
                <c:pt idx="2231">
                  <c:v>-47.913849480000003</c:v>
                </c:pt>
                <c:pt idx="2232">
                  <c:v>-49.837365810000001</c:v>
                </c:pt>
                <c:pt idx="2233">
                  <c:v>-51.97769503</c:v>
                </c:pt>
                <c:pt idx="2234">
                  <c:v>-51.637478639999998</c:v>
                </c:pt>
                <c:pt idx="2235">
                  <c:v>-53.592446379999998</c:v>
                </c:pt>
                <c:pt idx="2236">
                  <c:v>-55.692992940000003</c:v>
                </c:pt>
                <c:pt idx="2237">
                  <c:v>-56.221678240000003</c:v>
                </c:pt>
                <c:pt idx="2238">
                  <c:v>-56.165700350000002</c:v>
                </c:pt>
                <c:pt idx="2239">
                  <c:v>-55.712038810000003</c:v>
                </c:pt>
                <c:pt idx="2240">
                  <c:v>-55.554408909999999</c:v>
                </c:pt>
                <c:pt idx="2241">
                  <c:v>-56.652734160000001</c:v>
                </c:pt>
                <c:pt idx="2242">
                  <c:v>-58.130855060000002</c:v>
                </c:pt>
                <c:pt idx="2243">
                  <c:v>-59.23609648</c:v>
                </c:pt>
                <c:pt idx="2244">
                  <c:v>-59.331783010000002</c:v>
                </c:pt>
                <c:pt idx="2245">
                  <c:v>-60.202944629999998</c:v>
                </c:pt>
                <c:pt idx="2246">
                  <c:v>-60.055202289999997</c:v>
                </c:pt>
                <c:pt idx="2247">
                  <c:v>-58.682569559999997</c:v>
                </c:pt>
                <c:pt idx="2248">
                  <c:v>-56.719012980000002</c:v>
                </c:pt>
                <c:pt idx="2249">
                  <c:v>-54.340900990000002</c:v>
                </c:pt>
                <c:pt idx="2250">
                  <c:v>-52.245273400000002</c:v>
                </c:pt>
                <c:pt idx="2251">
                  <c:v>-51.410307410000001</c:v>
                </c:pt>
                <c:pt idx="2252">
                  <c:v>-52.262170449999999</c:v>
                </c:pt>
                <c:pt idx="2253">
                  <c:v>-54.871971270000003</c:v>
                </c:pt>
                <c:pt idx="2254">
                  <c:v>-57.420346340000002</c:v>
                </c:pt>
                <c:pt idx="2255">
                  <c:v>-59.991646609999997</c:v>
                </c:pt>
                <c:pt idx="2256">
                  <c:v>-59.343845219999999</c:v>
                </c:pt>
                <c:pt idx="2257">
                  <c:v>-57.104504030000001</c:v>
                </c:pt>
                <c:pt idx="2258">
                  <c:v>-54.139187</c:v>
                </c:pt>
                <c:pt idx="2259">
                  <c:v>-53.14885116</c:v>
                </c:pt>
                <c:pt idx="2260">
                  <c:v>-53.950507139999999</c:v>
                </c:pt>
                <c:pt idx="2261">
                  <c:v>-54.779129079999997</c:v>
                </c:pt>
                <c:pt idx="2262">
                  <c:v>-55.6181062</c:v>
                </c:pt>
                <c:pt idx="2263">
                  <c:v>-54.970294969999998</c:v>
                </c:pt>
                <c:pt idx="2264">
                  <c:v>-53.089747199999998</c:v>
                </c:pt>
                <c:pt idx="2265">
                  <c:v>-47.95511664</c:v>
                </c:pt>
                <c:pt idx="2266">
                  <c:v>-49.93531076</c:v>
                </c:pt>
                <c:pt idx="2267">
                  <c:v>-53.060890399999998</c:v>
                </c:pt>
                <c:pt idx="2268">
                  <c:v>-55.253081700000003</c:v>
                </c:pt>
                <c:pt idx="2269">
                  <c:v>-55.794156299999997</c:v>
                </c:pt>
                <c:pt idx="2270">
                  <c:v>-56.773818060000004</c:v>
                </c:pt>
                <c:pt idx="2271">
                  <c:v>-57.11069972</c:v>
                </c:pt>
                <c:pt idx="2272">
                  <c:v>-59.112970879999999</c:v>
                </c:pt>
                <c:pt idx="2273">
                  <c:v>-59.95106157</c:v>
                </c:pt>
                <c:pt idx="2274">
                  <c:v>-56.260251719999999</c:v>
                </c:pt>
                <c:pt idx="2275">
                  <c:v>-51.28001879</c:v>
                </c:pt>
                <c:pt idx="2276">
                  <c:v>-49.625567390000001</c:v>
                </c:pt>
                <c:pt idx="2277">
                  <c:v>-49.416225769999997</c:v>
                </c:pt>
                <c:pt idx="2278">
                  <c:v>-51.443784839999999</c:v>
                </c:pt>
                <c:pt idx="2279">
                  <c:v>-54.236686370000001</c:v>
                </c:pt>
                <c:pt idx="2280">
                  <c:v>-56.746168349999998</c:v>
                </c:pt>
                <c:pt idx="2281">
                  <c:v>-58.727479359999997</c:v>
                </c:pt>
                <c:pt idx="2282">
                  <c:v>-58.814567940000003</c:v>
                </c:pt>
                <c:pt idx="2283">
                  <c:v>-56.489287660000002</c:v>
                </c:pt>
                <c:pt idx="2284">
                  <c:v>-55.634508359999998</c:v>
                </c:pt>
                <c:pt idx="2285">
                  <c:v>-56.067253219999998</c:v>
                </c:pt>
                <c:pt idx="2286">
                  <c:v>-56.405581949999998</c:v>
                </c:pt>
                <c:pt idx="2287">
                  <c:v>-55.853311779999999</c:v>
                </c:pt>
                <c:pt idx="2288">
                  <c:v>-56.394006689999998</c:v>
                </c:pt>
                <c:pt idx="2289">
                  <c:v>-58.342925690000001</c:v>
                </c:pt>
                <c:pt idx="2290">
                  <c:v>-59.668268040000001</c:v>
                </c:pt>
                <c:pt idx="2291">
                  <c:v>-60.047706869999999</c:v>
                </c:pt>
                <c:pt idx="2292">
                  <c:v>-58.642063960000002</c:v>
                </c:pt>
                <c:pt idx="2293">
                  <c:v>-56.829720829999999</c:v>
                </c:pt>
                <c:pt idx="2294">
                  <c:v>-56.109822250000001</c:v>
                </c:pt>
                <c:pt idx="2295">
                  <c:v>-55.807690710000003</c:v>
                </c:pt>
                <c:pt idx="2296">
                  <c:v>-55.660295650000002</c:v>
                </c:pt>
                <c:pt idx="2297">
                  <c:v>-54.831533389999997</c:v>
                </c:pt>
                <c:pt idx="2298">
                  <c:v>-55.109493069999999</c:v>
                </c:pt>
                <c:pt idx="2299">
                  <c:v>-56.001728810000003</c:v>
                </c:pt>
                <c:pt idx="2300">
                  <c:v>-58.712115349999998</c:v>
                </c:pt>
                <c:pt idx="2301">
                  <c:v>-61.000157489999999</c:v>
                </c:pt>
                <c:pt idx="2302">
                  <c:v>-60.554427580000002</c:v>
                </c:pt>
                <c:pt idx="2303">
                  <c:v>-59.176939150000003</c:v>
                </c:pt>
                <c:pt idx="2304">
                  <c:v>-58.517280390000003</c:v>
                </c:pt>
                <c:pt idx="2305">
                  <c:v>-57.376209359999997</c:v>
                </c:pt>
                <c:pt idx="2306">
                  <c:v>-56.312787790000002</c:v>
                </c:pt>
                <c:pt idx="2307">
                  <c:v>-55.140633860000001</c:v>
                </c:pt>
                <c:pt idx="2308">
                  <c:v>-54.485086559999999</c:v>
                </c:pt>
                <c:pt idx="2309">
                  <c:v>-56.457508490000002</c:v>
                </c:pt>
                <c:pt idx="2310">
                  <c:v>-58.243076700000003</c:v>
                </c:pt>
                <c:pt idx="2311">
                  <c:v>-59.310700539999999</c:v>
                </c:pt>
                <c:pt idx="2312">
                  <c:v>-59.909084720000003</c:v>
                </c:pt>
                <c:pt idx="2313">
                  <c:v>-59.19733428</c:v>
                </c:pt>
                <c:pt idx="2314">
                  <c:v>-58.58498196</c:v>
                </c:pt>
                <c:pt idx="2315">
                  <c:v>-58.42202099</c:v>
                </c:pt>
                <c:pt idx="2316">
                  <c:v>-57.016414310000002</c:v>
                </c:pt>
                <c:pt idx="2317">
                  <c:v>-55.23168536</c:v>
                </c:pt>
                <c:pt idx="2318">
                  <c:v>-53.792589200000002</c:v>
                </c:pt>
                <c:pt idx="2319">
                  <c:v>-53.155847219999998</c:v>
                </c:pt>
                <c:pt idx="2320">
                  <c:v>-54.957112819999999</c:v>
                </c:pt>
                <c:pt idx="2321">
                  <c:v>-57.775460809999998</c:v>
                </c:pt>
                <c:pt idx="2322">
                  <c:v>-59.935097970000001</c:v>
                </c:pt>
                <c:pt idx="2323">
                  <c:v>-60.09566358</c:v>
                </c:pt>
                <c:pt idx="2324">
                  <c:v>-58.184483389999997</c:v>
                </c:pt>
                <c:pt idx="2325">
                  <c:v>-55.704065229999998</c:v>
                </c:pt>
                <c:pt idx="2326">
                  <c:v>-54.066717689999997</c:v>
                </c:pt>
                <c:pt idx="2327">
                  <c:v>-52.5723366</c:v>
                </c:pt>
                <c:pt idx="2328">
                  <c:v>-52.598867149999997</c:v>
                </c:pt>
                <c:pt idx="2329">
                  <c:v>-53.976293120000001</c:v>
                </c:pt>
                <c:pt idx="2330">
                  <c:v>-49.841910319999997</c:v>
                </c:pt>
                <c:pt idx="2331">
                  <c:v>-54.660006080000002</c:v>
                </c:pt>
              </c:numCache>
            </c:numRef>
          </c:val>
          <c:smooth val="0"/>
          <c:extLst>
            <c:ext xmlns:c16="http://schemas.microsoft.com/office/drawing/2014/chart" uri="{C3380CC4-5D6E-409C-BE32-E72D297353CC}">
              <c16:uniqueId val="{00000002-68B8-4F26-870B-D6B92880E785}"/>
            </c:ext>
          </c:extLst>
        </c:ser>
        <c:dLbls>
          <c:showLegendKey val="0"/>
          <c:showVal val="0"/>
          <c:showCatName val="0"/>
          <c:showSerName val="0"/>
          <c:showPercent val="0"/>
          <c:showBubbleSize val="0"/>
        </c:dLbls>
        <c:smooth val="0"/>
        <c:axId val="738856120"/>
        <c:axId val="738853496"/>
      </c:lineChart>
      <c:catAx>
        <c:axId val="738856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3496"/>
        <c:crosses val="autoZero"/>
        <c:auto val="1"/>
        <c:lblAlgn val="ctr"/>
        <c:lblOffset val="100"/>
        <c:noMultiLvlLbl val="0"/>
      </c:catAx>
      <c:valAx>
        <c:axId val="73885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61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a:t>
            </a:r>
            <a:r>
              <a:rPr lang="en-US" altLang="zh-CN" baseline="0"/>
              <a:t> Value</a:t>
            </a:r>
            <a:endParaRPr lang="en-IE"/>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 1 </a:t>
            </a:r>
            <a:r>
              <a:rPr lang="en-US" altLang="zh-CN"/>
              <a:t>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A_x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Sheet1!$J$2:$J$3382</c:f>
              <c:numCache>
                <c:formatCode>General</c:formatCode>
                <c:ptCount val="3381"/>
                <c:pt idx="0">
                  <c:v>-10.770895212502325</c:v>
                </c:pt>
                <c:pt idx="1">
                  <c:v>-11.068095174791857</c:v>
                </c:pt>
                <c:pt idx="2">
                  <c:v>-10.554474879239605</c:v>
                </c:pt>
                <c:pt idx="3">
                  <c:v>-9.7273428899461738</c:v>
                </c:pt>
                <c:pt idx="4">
                  <c:v>-8.3107993357369718</c:v>
                </c:pt>
                <c:pt idx="5">
                  <c:v>-10.181234006453543</c:v>
                </c:pt>
                <c:pt idx="6">
                  <c:v>-8.8688908524286916</c:v>
                </c:pt>
                <c:pt idx="7">
                  <c:v>-6.3132772842023481</c:v>
                </c:pt>
                <c:pt idx="8">
                  <c:v>-5.2146550396099007</c:v>
                </c:pt>
                <c:pt idx="9">
                  <c:v>-4.9417630215570529</c:v>
                </c:pt>
                <c:pt idx="10">
                  <c:v>-5.0529474937417334</c:v>
                </c:pt>
                <c:pt idx="11">
                  <c:v>-4.8242546538939983</c:v>
                </c:pt>
                <c:pt idx="12">
                  <c:v>-4.8371843949828364</c:v>
                </c:pt>
                <c:pt idx="13">
                  <c:v>-4.1672907650007751</c:v>
                </c:pt>
                <c:pt idx="14">
                  <c:v>-3.7160783966268478</c:v>
                </c:pt>
                <c:pt idx="15">
                  <c:v>-4.375006275199449</c:v>
                </c:pt>
                <c:pt idx="16">
                  <c:v>-5.5150159148771598</c:v>
                </c:pt>
                <c:pt idx="17">
                  <c:v>-6.7525936813077951</c:v>
                </c:pt>
                <c:pt idx="18">
                  <c:v>-8.1892856923032191</c:v>
                </c:pt>
                <c:pt idx="19">
                  <c:v>-8.716111135217421</c:v>
                </c:pt>
                <c:pt idx="20">
                  <c:v>-8.2143847603815594</c:v>
                </c:pt>
                <c:pt idx="21">
                  <c:v>-7.4919969937570183</c:v>
                </c:pt>
                <c:pt idx="22">
                  <c:v>-7.1149289080615121</c:v>
                </c:pt>
                <c:pt idx="23">
                  <c:v>-7.4017396212193658</c:v>
                </c:pt>
                <c:pt idx="24">
                  <c:v>-8.2061484339219231</c:v>
                </c:pt>
                <c:pt idx="25">
                  <c:v>-8.5485704809392402</c:v>
                </c:pt>
                <c:pt idx="26">
                  <c:v>-8.7308551294080043</c:v>
                </c:pt>
                <c:pt idx="27">
                  <c:v>-8.8754661970629982</c:v>
                </c:pt>
                <c:pt idx="28">
                  <c:v>-8.6015926704702039</c:v>
                </c:pt>
                <c:pt idx="29">
                  <c:v>-8.5391042527423338</c:v>
                </c:pt>
                <c:pt idx="30">
                  <c:v>-8.4657059165617223</c:v>
                </c:pt>
                <c:pt idx="31">
                  <c:v>-8.346769680623888</c:v>
                </c:pt>
                <c:pt idx="32">
                  <c:v>-8.4300053908251922</c:v>
                </c:pt>
                <c:pt idx="33">
                  <c:v>-8.4335126990677587</c:v>
                </c:pt>
                <c:pt idx="34">
                  <c:v>-8.0231422082193298</c:v>
                </c:pt>
                <c:pt idx="35">
                  <c:v>-7.0864011093467107</c:v>
                </c:pt>
                <c:pt idx="36">
                  <c:v>-6.7017817564269597</c:v>
                </c:pt>
                <c:pt idx="37">
                  <c:v>-7.2858678748678667</c:v>
                </c:pt>
                <c:pt idx="38">
                  <c:v>-8.1859552394691413</c:v>
                </c:pt>
                <c:pt idx="39">
                  <c:v>-7.7445596081620662</c:v>
                </c:pt>
                <c:pt idx="40">
                  <c:v>-7.1719037962003158</c:v>
                </c:pt>
                <c:pt idx="41">
                  <c:v>-6.4791427682664686</c:v>
                </c:pt>
                <c:pt idx="42">
                  <c:v>-5.4938869475103251</c:v>
                </c:pt>
                <c:pt idx="43">
                  <c:v>-4.5064701432497696</c:v>
                </c:pt>
                <c:pt idx="44">
                  <c:v>-4.4899233419364206</c:v>
                </c:pt>
                <c:pt idx="45">
                  <c:v>-4.0576991705104044</c:v>
                </c:pt>
                <c:pt idx="46">
                  <c:v>-4.6896246518040225</c:v>
                </c:pt>
                <c:pt idx="47">
                  <c:v>-5.8942112131308777</c:v>
                </c:pt>
                <c:pt idx="48">
                  <c:v>-7.2563435041179023</c:v>
                </c:pt>
                <c:pt idx="49">
                  <c:v>-7.9746143489878678</c:v>
                </c:pt>
                <c:pt idx="50">
                  <c:v>-7.6078223127830231</c:v>
                </c:pt>
                <c:pt idx="51">
                  <c:v>-5.4168443452663109</c:v>
                </c:pt>
                <c:pt idx="52">
                  <c:v>-2.5924329305263223</c:v>
                </c:pt>
                <c:pt idx="53">
                  <c:v>1.5769752934832029</c:v>
                </c:pt>
                <c:pt idx="54">
                  <c:v>4.2723622859895682</c:v>
                </c:pt>
                <c:pt idx="55">
                  <c:v>4.7389738877739038</c:v>
                </c:pt>
                <c:pt idx="56">
                  <c:v>3.9013997378979388</c:v>
                </c:pt>
                <c:pt idx="57">
                  <c:v>1.9072911214978563</c:v>
                </c:pt>
                <c:pt idx="58">
                  <c:v>0.4002590589437004</c:v>
                </c:pt>
                <c:pt idx="59">
                  <c:v>-1.6754574604136887</c:v>
                </c:pt>
                <c:pt idx="60">
                  <c:v>-3.6015997551535128</c:v>
                </c:pt>
                <c:pt idx="61">
                  <c:v>-4.417391734899204</c:v>
                </c:pt>
                <c:pt idx="62">
                  <c:v>-2.8157335430129957</c:v>
                </c:pt>
                <c:pt idx="63">
                  <c:v>-1.9656769610710445</c:v>
                </c:pt>
                <c:pt idx="64">
                  <c:v>-0.62198035207062996</c:v>
                </c:pt>
                <c:pt idx="65">
                  <c:v>-3.4451425262968544E-2</c:v>
                </c:pt>
                <c:pt idx="66">
                  <c:v>0.93931464362918782</c:v>
                </c:pt>
                <c:pt idx="67">
                  <c:v>0.48952229358010663</c:v>
                </c:pt>
                <c:pt idx="68">
                  <c:v>-0.79867239670353873</c:v>
                </c:pt>
                <c:pt idx="69">
                  <c:v>-2.5190881868958486</c:v>
                </c:pt>
                <c:pt idx="70">
                  <c:v>-2.9133225370120077</c:v>
                </c:pt>
                <c:pt idx="71">
                  <c:v>-5.9314283332333595</c:v>
                </c:pt>
                <c:pt idx="72">
                  <c:v>-4.0550291488482086</c:v>
                </c:pt>
                <c:pt idx="73">
                  <c:v>-3.4404750024340718</c:v>
                </c:pt>
                <c:pt idx="74">
                  <c:v>3.5159783060502145E-2</c:v>
                </c:pt>
                <c:pt idx="75">
                  <c:v>5.058428614527017</c:v>
                </c:pt>
                <c:pt idx="76">
                  <c:v>8.8326996615199018</c:v>
                </c:pt>
                <c:pt idx="77">
                  <c:v>9.5726193396069625</c:v>
                </c:pt>
                <c:pt idx="78">
                  <c:v>7.7944461497619697</c:v>
                </c:pt>
                <c:pt idx="79">
                  <c:v>4.5202768878426465</c:v>
                </c:pt>
                <c:pt idx="80">
                  <c:v>1.286059575933709</c:v>
                </c:pt>
                <c:pt idx="81">
                  <c:v>-1.0743859780925178</c:v>
                </c:pt>
                <c:pt idx="82">
                  <c:v>-1.053656369108583</c:v>
                </c:pt>
                <c:pt idx="83">
                  <c:v>-0.85149605942827322</c:v>
                </c:pt>
                <c:pt idx="84">
                  <c:v>-0.33048003421146172</c:v>
                </c:pt>
                <c:pt idx="85">
                  <c:v>5.8368016538783894E-2</c:v>
                </c:pt>
                <c:pt idx="86">
                  <c:v>-0.96020000647240666</c:v>
                </c:pt>
                <c:pt idx="87">
                  <c:v>-3.1322889960162028</c:v>
                </c:pt>
                <c:pt idx="88">
                  <c:v>-3.6486013365325474</c:v>
                </c:pt>
                <c:pt idx="89">
                  <c:v>-2.4325182514380908</c:v>
                </c:pt>
                <c:pt idx="90">
                  <c:v>-0.11688702469296305</c:v>
                </c:pt>
                <c:pt idx="91">
                  <c:v>0.58884486778819711</c:v>
                </c:pt>
                <c:pt idx="92">
                  <c:v>3.1062101211831643</c:v>
                </c:pt>
                <c:pt idx="93">
                  <c:v>4.6345517487556309</c:v>
                </c:pt>
                <c:pt idx="94">
                  <c:v>6.2929213603697418</c:v>
                </c:pt>
                <c:pt idx="95">
                  <c:v>5.9353937814419595</c:v>
                </c:pt>
                <c:pt idx="96">
                  <c:v>1.2783079705036693</c:v>
                </c:pt>
                <c:pt idx="97">
                  <c:v>-0.52119299304438871</c:v>
                </c:pt>
                <c:pt idx="98">
                  <c:v>-1.3881929942192084</c:v>
                </c:pt>
                <c:pt idx="99">
                  <c:v>-0.38780994661524359</c:v>
                </c:pt>
                <c:pt idx="100">
                  <c:v>0.92733292935192202</c:v>
                </c:pt>
                <c:pt idx="101">
                  <c:v>2.5831795261676911</c:v>
                </c:pt>
                <c:pt idx="102">
                  <c:v>3.9592442952245768</c:v>
                </c:pt>
                <c:pt idx="103">
                  <c:v>4.5935948173748118</c:v>
                </c:pt>
                <c:pt idx="104">
                  <c:v>5.6281434597097206</c:v>
                </c:pt>
                <c:pt idx="105">
                  <c:v>4.2646868806105749</c:v>
                </c:pt>
                <c:pt idx="106">
                  <c:v>3.9323502014657321</c:v>
                </c:pt>
                <c:pt idx="107">
                  <c:v>1.073597136436933</c:v>
                </c:pt>
                <c:pt idx="108">
                  <c:v>-0.28596329629925893</c:v>
                </c:pt>
                <c:pt idx="109">
                  <c:v>0.17662213744321228</c:v>
                </c:pt>
                <c:pt idx="110">
                  <c:v>-0.92549804152853921</c:v>
                </c:pt>
                <c:pt idx="111">
                  <c:v>-2.8318821258534839</c:v>
                </c:pt>
                <c:pt idx="112">
                  <c:v>-7.116949246611977</c:v>
                </c:pt>
                <c:pt idx="113">
                  <c:v>-11.475276609163137</c:v>
                </c:pt>
                <c:pt idx="114">
                  <c:v>-16.177594577487639</c:v>
                </c:pt>
                <c:pt idx="115">
                  <c:v>-17.596980099744265</c:v>
                </c:pt>
                <c:pt idx="116">
                  <c:v>-18.291220249769864</c:v>
                </c:pt>
                <c:pt idx="117">
                  <c:v>-13.184546911436382</c:v>
                </c:pt>
                <c:pt idx="118">
                  <c:v>-5.9420938668544023</c:v>
                </c:pt>
                <c:pt idx="119">
                  <c:v>-9.0453012156024872</c:v>
                </c:pt>
                <c:pt idx="120">
                  <c:v>-10.638990841594056</c:v>
                </c:pt>
                <c:pt idx="121">
                  <c:v>-14.249329106839522</c:v>
                </c:pt>
                <c:pt idx="122">
                  <c:v>-20.41817176133927</c:v>
                </c:pt>
                <c:pt idx="123">
                  <c:v>-28.875152998402125</c:v>
                </c:pt>
                <c:pt idx="124">
                  <c:v>-34.626326607403854</c:v>
                </c:pt>
                <c:pt idx="125">
                  <c:v>-40.405192654562939</c:v>
                </c:pt>
                <c:pt idx="126">
                  <c:v>-40.235062585027428</c:v>
                </c:pt>
                <c:pt idx="127">
                  <c:v>-33.085713845911457</c:v>
                </c:pt>
                <c:pt idx="128">
                  <c:v>-27.500146129466991</c:v>
                </c:pt>
                <c:pt idx="129">
                  <c:v>-24.295387530509256</c:v>
                </c:pt>
                <c:pt idx="130">
                  <c:v>-19.068631975012966</c:v>
                </c:pt>
                <c:pt idx="131">
                  <c:v>-18.338154772957374</c:v>
                </c:pt>
                <c:pt idx="132">
                  <c:v>-25.444852537452753</c:v>
                </c:pt>
                <c:pt idx="133">
                  <c:v>-35.513936430618955</c:v>
                </c:pt>
                <c:pt idx="134">
                  <c:v>-32.060991550287945</c:v>
                </c:pt>
                <c:pt idx="135">
                  <c:v>-38.232847143417921</c:v>
                </c:pt>
                <c:pt idx="136">
                  <c:v>-42.656069209433902</c:v>
                </c:pt>
                <c:pt idx="137">
                  <c:v>-44.223240021853663</c:v>
                </c:pt>
                <c:pt idx="138">
                  <c:v>-43.772307026437069</c:v>
                </c:pt>
                <c:pt idx="139">
                  <c:v>-39.878213354934431</c:v>
                </c:pt>
                <c:pt idx="140">
                  <c:v>-34.298883888143649</c:v>
                </c:pt>
                <c:pt idx="141">
                  <c:v>-29.469274985490689</c:v>
                </c:pt>
                <c:pt idx="142">
                  <c:v>-28.063788341216583</c:v>
                </c:pt>
                <c:pt idx="143">
                  <c:v>-29.617520363615501</c:v>
                </c:pt>
                <c:pt idx="144">
                  <c:v>-31.404494739383207</c:v>
                </c:pt>
                <c:pt idx="145">
                  <c:v>-32.335400159315661</c:v>
                </c:pt>
                <c:pt idx="146">
                  <c:v>-32.884394181287234</c:v>
                </c:pt>
                <c:pt idx="147">
                  <c:v>-32.362440662918488</c:v>
                </c:pt>
                <c:pt idx="148">
                  <c:v>-30.044823106471352</c:v>
                </c:pt>
                <c:pt idx="149">
                  <c:v>-26.924263100245764</c:v>
                </c:pt>
                <c:pt idx="150">
                  <c:v>-23.487569754978459</c:v>
                </c:pt>
                <c:pt idx="151">
                  <c:v>-19.615013647246048</c:v>
                </c:pt>
                <c:pt idx="152">
                  <c:v>-16.325059441772911</c:v>
                </c:pt>
                <c:pt idx="153">
                  <c:v>-15.668225603297687</c:v>
                </c:pt>
                <c:pt idx="154">
                  <c:v>-13.423741765044317</c:v>
                </c:pt>
                <c:pt idx="155">
                  <c:v>-10.791885463458994</c:v>
                </c:pt>
                <c:pt idx="156">
                  <c:v>-8.7903846597565352</c:v>
                </c:pt>
                <c:pt idx="157">
                  <c:v>-6.9379174749592281</c:v>
                </c:pt>
                <c:pt idx="158">
                  <c:v>-6.3110462975777022</c:v>
                </c:pt>
                <c:pt idx="159">
                  <c:v>-7.3203516722021016</c:v>
                </c:pt>
                <c:pt idx="160">
                  <c:v>-9.7972456235280063</c:v>
                </c:pt>
                <c:pt idx="161">
                  <c:v>-11.916744818224945</c:v>
                </c:pt>
                <c:pt idx="162">
                  <c:v>-13.676870241338234</c:v>
                </c:pt>
                <c:pt idx="163">
                  <c:v>-14.15409232288841</c:v>
                </c:pt>
                <c:pt idx="164">
                  <c:v>-13.265793272444043</c:v>
                </c:pt>
                <c:pt idx="165">
                  <c:v>-11.675443018569595</c:v>
                </c:pt>
                <c:pt idx="166">
                  <c:v>-9.4177323356561278</c:v>
                </c:pt>
                <c:pt idx="167">
                  <c:v>-7.1492684125662178</c:v>
                </c:pt>
                <c:pt idx="168">
                  <c:v>-6.904618800637321</c:v>
                </c:pt>
                <c:pt idx="169">
                  <c:v>-8.2932483419554455</c:v>
                </c:pt>
                <c:pt idx="170">
                  <c:v>-14.306492333220211</c:v>
                </c:pt>
                <c:pt idx="171">
                  <c:v>-20.737505544647092</c:v>
                </c:pt>
                <c:pt idx="172">
                  <c:v>-21.952130855513158</c:v>
                </c:pt>
                <c:pt idx="173">
                  <c:v>-20.288169835092248</c:v>
                </c:pt>
                <c:pt idx="174">
                  <c:v>-19.541416085677543</c:v>
                </c:pt>
                <c:pt idx="175">
                  <c:v>-20.764236084388578</c:v>
                </c:pt>
                <c:pt idx="176">
                  <c:v>-21.560155285161738</c:v>
                </c:pt>
                <c:pt idx="177">
                  <c:v>-23.651940012130435</c:v>
                </c:pt>
                <c:pt idx="178">
                  <c:v>-23.604372533258474</c:v>
                </c:pt>
                <c:pt idx="179">
                  <c:v>-22.632179263655452</c:v>
                </c:pt>
                <c:pt idx="180">
                  <c:v>-21.434566256963446</c:v>
                </c:pt>
                <c:pt idx="181">
                  <c:v>-20.18083789855153</c:v>
                </c:pt>
                <c:pt idx="182">
                  <c:v>-19.812324682369937</c:v>
                </c:pt>
                <c:pt idx="183">
                  <c:v>-18.735114607573166</c:v>
                </c:pt>
                <c:pt idx="184">
                  <c:v>-17.864523916039072</c:v>
                </c:pt>
                <c:pt idx="185">
                  <c:v>-16.473859035212541</c:v>
                </c:pt>
                <c:pt idx="186">
                  <c:v>-15.003743062811044</c:v>
                </c:pt>
                <c:pt idx="187">
                  <c:v>-13.074465453877115</c:v>
                </c:pt>
                <c:pt idx="188">
                  <c:v>-11.203148921238586</c:v>
                </c:pt>
                <c:pt idx="189">
                  <c:v>-8.575366962207438</c:v>
                </c:pt>
                <c:pt idx="190">
                  <c:v>-6.1596550919789532</c:v>
                </c:pt>
                <c:pt idx="191">
                  <c:v>-4.4776651931921805</c:v>
                </c:pt>
                <c:pt idx="192">
                  <c:v>-3.2156694451807968</c:v>
                </c:pt>
                <c:pt idx="193">
                  <c:v>-2.8101291896438259</c:v>
                </c:pt>
                <c:pt idx="194">
                  <c:v>-3.1453020616759537</c:v>
                </c:pt>
                <c:pt idx="195">
                  <c:v>-3.497202254795849</c:v>
                </c:pt>
                <c:pt idx="196">
                  <c:v>-3.4291833029933789</c:v>
                </c:pt>
                <c:pt idx="197">
                  <c:v>-3.0501911754543873</c:v>
                </c:pt>
                <c:pt idx="198">
                  <c:v>-2.436004523572</c:v>
                </c:pt>
                <c:pt idx="199">
                  <c:v>-1.3567791826080366</c:v>
                </c:pt>
                <c:pt idx="200">
                  <c:v>-2.5089982014451933E-2</c:v>
                </c:pt>
                <c:pt idx="201">
                  <c:v>1.133736667902534</c:v>
                </c:pt>
                <c:pt idx="202">
                  <c:v>1.8771619275045976</c:v>
                </c:pt>
                <c:pt idx="203">
                  <c:v>1.8791108638566341</c:v>
                </c:pt>
                <c:pt idx="204">
                  <c:v>1.2611676730976933</c:v>
                </c:pt>
                <c:pt idx="205">
                  <c:v>0.56324489585389492</c:v>
                </c:pt>
                <c:pt idx="206">
                  <c:v>-0.26899753353498679</c:v>
                </c:pt>
                <c:pt idx="207">
                  <c:v>-1.0288726828088719</c:v>
                </c:pt>
                <c:pt idx="208">
                  <c:v>-2.0365220846559882</c:v>
                </c:pt>
                <c:pt idx="209">
                  <c:v>-2.967650458276486</c:v>
                </c:pt>
                <c:pt idx="210">
                  <c:v>-3.8899298412544954</c:v>
                </c:pt>
                <c:pt idx="211">
                  <c:v>-4.5520691851128348</c:v>
                </c:pt>
                <c:pt idx="212">
                  <c:v>-4.7342317160352714</c:v>
                </c:pt>
                <c:pt idx="213">
                  <c:v>-5.0502131629297242</c:v>
                </c:pt>
                <c:pt idx="214">
                  <c:v>-4.6241716015340524</c:v>
                </c:pt>
                <c:pt idx="215">
                  <c:v>-3.9510336848523973</c:v>
                </c:pt>
                <c:pt idx="216">
                  <c:v>-3.5571211321543497</c:v>
                </c:pt>
                <c:pt idx="217">
                  <c:v>-2.8700478128238327</c:v>
                </c:pt>
                <c:pt idx="218">
                  <c:v>-3.3870984942816178</c:v>
                </c:pt>
                <c:pt idx="219">
                  <c:v>-2.8549502869387613</c:v>
                </c:pt>
                <c:pt idx="220">
                  <c:v>-2.3379214689856189</c:v>
                </c:pt>
                <c:pt idx="221">
                  <c:v>-3.39444369334633</c:v>
                </c:pt>
                <c:pt idx="222">
                  <c:v>-3.7149037654363495</c:v>
                </c:pt>
                <c:pt idx="223">
                  <c:v>-7.2693418357644184</c:v>
                </c:pt>
                <c:pt idx="224">
                  <c:v>-10.182397261594319</c:v>
                </c:pt>
                <c:pt idx="225">
                  <c:v>-14.002860377094462</c:v>
                </c:pt>
                <c:pt idx="226">
                  <c:v>-17.810967921011141</c:v>
                </c:pt>
                <c:pt idx="227">
                  <c:v>-22.755264966111721</c:v>
                </c:pt>
                <c:pt idx="228">
                  <c:v>-26.105546567870039</c:v>
                </c:pt>
                <c:pt idx="229">
                  <c:v>-29.058837686955226</c:v>
                </c:pt>
                <c:pt idx="230">
                  <c:v>-31.185263014781597</c:v>
                </c:pt>
                <c:pt idx="231">
                  <c:v>-34.000731561465692</c:v>
                </c:pt>
                <c:pt idx="232">
                  <c:v>-36.51002171743739</c:v>
                </c:pt>
                <c:pt idx="233">
                  <c:v>-41.781592370772472</c:v>
                </c:pt>
                <c:pt idx="234">
                  <c:v>-39.889298738372133</c:v>
                </c:pt>
                <c:pt idx="235">
                  <c:v>-39.035148569850001</c:v>
                </c:pt>
                <c:pt idx="236">
                  <c:v>-38.870825057636701</c:v>
                </c:pt>
                <c:pt idx="237">
                  <c:v>-36.189567659632914</c:v>
                </c:pt>
                <c:pt idx="238">
                  <c:v>-32.579944259626139</c:v>
                </c:pt>
                <c:pt idx="239">
                  <c:v>-30.483416792607049</c:v>
                </c:pt>
                <c:pt idx="240">
                  <c:v>-28.706528918475797</c:v>
                </c:pt>
                <c:pt idx="241">
                  <c:v>-28.878534515645672</c:v>
                </c:pt>
                <c:pt idx="242">
                  <c:v>-27.821241006320012</c:v>
                </c:pt>
                <c:pt idx="243">
                  <c:v>-26.241358088103546</c:v>
                </c:pt>
                <c:pt idx="244">
                  <c:v>-24.764146577801252</c:v>
                </c:pt>
                <c:pt idx="245">
                  <c:v>-22.513726640848102</c:v>
                </c:pt>
                <c:pt idx="246">
                  <c:v>-19.577357332847381</c:v>
                </c:pt>
                <c:pt idx="247">
                  <c:v>-17.058626568467325</c:v>
                </c:pt>
                <c:pt idx="248">
                  <c:v>-15.611217233574815</c:v>
                </c:pt>
                <c:pt idx="249">
                  <c:v>-15.675032062377046</c:v>
                </c:pt>
                <c:pt idx="250">
                  <c:v>-17.419872673869847</c:v>
                </c:pt>
                <c:pt idx="251">
                  <c:v>-17.704323382090287</c:v>
                </c:pt>
                <c:pt idx="252">
                  <c:v>-16.896427528553527</c:v>
                </c:pt>
                <c:pt idx="253">
                  <c:v>-15.860936563546458</c:v>
                </c:pt>
                <c:pt idx="254">
                  <c:v>-14.444157929484192</c:v>
                </c:pt>
                <c:pt idx="255">
                  <c:v>-13.192027894351275</c:v>
                </c:pt>
                <c:pt idx="256">
                  <c:v>-11.23651008204196</c:v>
                </c:pt>
                <c:pt idx="257">
                  <c:v>-9.4194953057957242</c:v>
                </c:pt>
                <c:pt idx="258">
                  <c:v>-9.657416386201696</c:v>
                </c:pt>
                <c:pt idx="259">
                  <c:v>-10.85848371908766</c:v>
                </c:pt>
                <c:pt idx="260">
                  <c:v>-13.793508536809508</c:v>
                </c:pt>
                <c:pt idx="261">
                  <c:v>-15.148453391853971</c:v>
                </c:pt>
                <c:pt idx="262">
                  <c:v>-17.031884042143908</c:v>
                </c:pt>
                <c:pt idx="263">
                  <c:v>-17.709693848088218</c:v>
                </c:pt>
                <c:pt idx="264">
                  <c:v>-16.530791141383325</c:v>
                </c:pt>
                <c:pt idx="265">
                  <c:v>-13.084645969489989</c:v>
                </c:pt>
                <c:pt idx="266">
                  <c:v>-9.3438220879132174</c:v>
                </c:pt>
                <c:pt idx="267">
                  <c:v>-7.775753331719204</c:v>
                </c:pt>
                <c:pt idx="268">
                  <c:v>-9.6724593207650784</c:v>
                </c:pt>
                <c:pt idx="269">
                  <c:v>-12.493301499502996</c:v>
                </c:pt>
                <c:pt idx="270">
                  <c:v>-13.920850667870296</c:v>
                </c:pt>
                <c:pt idx="271">
                  <c:v>-14.405247895358553</c:v>
                </c:pt>
                <c:pt idx="272">
                  <c:v>-18.499084572733342</c:v>
                </c:pt>
                <c:pt idx="273">
                  <c:v>-27.316142416936017</c:v>
                </c:pt>
                <c:pt idx="274">
                  <c:v>-37.123819550774577</c:v>
                </c:pt>
                <c:pt idx="275">
                  <c:v>-41.174572963414924</c:v>
                </c:pt>
                <c:pt idx="276">
                  <c:v>-38.639491064142547</c:v>
                </c:pt>
                <c:pt idx="277">
                  <c:v>-30.661585065625044</c:v>
                </c:pt>
                <c:pt idx="278">
                  <c:v>-23.220901807943694</c:v>
                </c:pt>
                <c:pt idx="279">
                  <c:v>-18.463314482845263</c:v>
                </c:pt>
                <c:pt idx="280">
                  <c:v>-17.482563628474182</c:v>
                </c:pt>
                <c:pt idx="281">
                  <c:v>-15.938942910139753</c:v>
                </c:pt>
                <c:pt idx="282">
                  <c:v>-14.134126368129371</c:v>
                </c:pt>
                <c:pt idx="283">
                  <c:v>-13.077908326235217</c:v>
                </c:pt>
                <c:pt idx="284">
                  <c:v>-12.385082933366546</c:v>
                </c:pt>
                <c:pt idx="285">
                  <c:v>-11.696303498988105</c:v>
                </c:pt>
                <c:pt idx="286">
                  <c:v>-11.218654248645709</c:v>
                </c:pt>
                <c:pt idx="287">
                  <c:v>-10.215087692913119</c:v>
                </c:pt>
                <c:pt idx="288">
                  <c:v>-8.3863138627057303</c:v>
                </c:pt>
                <c:pt idx="289">
                  <c:v>-6.3672512407000692</c:v>
                </c:pt>
                <c:pt idx="290">
                  <c:v>-3.9089059371133712</c:v>
                </c:pt>
                <c:pt idx="291">
                  <c:v>-1.7219149253404435</c:v>
                </c:pt>
                <c:pt idx="292">
                  <c:v>-0.10067118064116934</c:v>
                </c:pt>
                <c:pt idx="293">
                  <c:v>1.3621999402883431</c:v>
                </c:pt>
                <c:pt idx="294">
                  <c:v>2.8336980750084457</c:v>
                </c:pt>
                <c:pt idx="295">
                  <c:v>4.69818487672622</c:v>
                </c:pt>
                <c:pt idx="296">
                  <c:v>6.0553928558447465</c:v>
                </c:pt>
                <c:pt idx="297">
                  <c:v>6.8482447239568431</c:v>
                </c:pt>
                <c:pt idx="298">
                  <c:v>6.7756024952297409</c:v>
                </c:pt>
                <c:pt idx="299">
                  <c:v>6.3395414338164695</c:v>
                </c:pt>
                <c:pt idx="300">
                  <c:v>5.3654713442286885</c:v>
                </c:pt>
                <c:pt idx="301">
                  <c:v>3.8112413428014453</c:v>
                </c:pt>
                <c:pt idx="302">
                  <c:v>2.0259574235164202</c:v>
                </c:pt>
                <c:pt idx="303">
                  <c:v>0.17346893295921134</c:v>
                </c:pt>
                <c:pt idx="304">
                  <c:v>-1.8939344461321348</c:v>
                </c:pt>
                <c:pt idx="305">
                  <c:v>-3.2051619855846711</c:v>
                </c:pt>
                <c:pt idx="306">
                  <c:v>-4.3014569806099319</c:v>
                </c:pt>
                <c:pt idx="307">
                  <c:v>-4.4704000830517856</c:v>
                </c:pt>
                <c:pt idx="308">
                  <c:v>-4.4309546735483343</c:v>
                </c:pt>
                <c:pt idx="309">
                  <c:v>-4.6006082935007431</c:v>
                </c:pt>
                <c:pt idx="310">
                  <c:v>-3.6270919047482701</c:v>
                </c:pt>
                <c:pt idx="311">
                  <c:v>-2.2051550596294964</c:v>
                </c:pt>
                <c:pt idx="312">
                  <c:v>-1.6629346305189316</c:v>
                </c:pt>
                <c:pt idx="313">
                  <c:v>-1.3502033910638567</c:v>
                </c:pt>
                <c:pt idx="314">
                  <c:v>-2.1224660701310678</c:v>
                </c:pt>
                <c:pt idx="315">
                  <c:v>-3.7171921085368904</c:v>
                </c:pt>
                <c:pt idx="316">
                  <c:v>-6.6820441692753558</c:v>
                </c:pt>
                <c:pt idx="317">
                  <c:v>-10.867302179299742</c:v>
                </c:pt>
                <c:pt idx="318">
                  <c:v>-15.119275378301772</c:v>
                </c:pt>
                <c:pt idx="319">
                  <c:v>-17.558066537354865</c:v>
                </c:pt>
                <c:pt idx="320">
                  <c:v>-19.263906234286399</c:v>
                </c:pt>
                <c:pt idx="321">
                  <c:v>-19.744251368965589</c:v>
                </c:pt>
                <c:pt idx="322">
                  <c:v>-20.128321002133543</c:v>
                </c:pt>
                <c:pt idx="323">
                  <c:v>-22.326450497029111</c:v>
                </c:pt>
                <c:pt idx="324">
                  <c:v>-26.221381098002414</c:v>
                </c:pt>
                <c:pt idx="325">
                  <c:v>-30.915538784448245</c:v>
                </c:pt>
                <c:pt idx="326">
                  <c:v>-39.285520620113338</c:v>
                </c:pt>
                <c:pt idx="327">
                  <c:v>-41.794981028869891</c:v>
                </c:pt>
                <c:pt idx="328">
                  <c:v>-41.656094061419438</c:v>
                </c:pt>
                <c:pt idx="329">
                  <c:v>-43.013760899177157</c:v>
                </c:pt>
                <c:pt idx="330">
                  <c:v>-40.491254058010512</c:v>
                </c:pt>
                <c:pt idx="331">
                  <c:v>-36.057154255349772</c:v>
                </c:pt>
                <c:pt idx="332">
                  <c:v>-33.052581102382774</c:v>
                </c:pt>
                <c:pt idx="333">
                  <c:v>-29.929762403197316</c:v>
                </c:pt>
                <c:pt idx="334">
                  <c:v>-28.572264952789617</c:v>
                </c:pt>
                <c:pt idx="335">
                  <c:v>-25.943385268747832</c:v>
                </c:pt>
                <c:pt idx="336">
                  <c:v>-22.451512265529079</c:v>
                </c:pt>
                <c:pt idx="337">
                  <c:v>-20.717681764816813</c:v>
                </c:pt>
                <c:pt idx="338">
                  <c:v>-19.288210660083177</c:v>
                </c:pt>
                <c:pt idx="339">
                  <c:v>-17.890222070759137</c:v>
                </c:pt>
                <c:pt idx="340">
                  <c:v>-16.70539425734199</c:v>
                </c:pt>
                <c:pt idx="341">
                  <c:v>-16.701019263391657</c:v>
                </c:pt>
                <c:pt idx="342">
                  <c:v>-15.706984211449376</c:v>
                </c:pt>
                <c:pt idx="343">
                  <c:v>-14.738672368810871</c:v>
                </c:pt>
                <c:pt idx="344">
                  <c:v>-12.510785305491995</c:v>
                </c:pt>
                <c:pt idx="345">
                  <c:v>-12.078711185764238</c:v>
                </c:pt>
                <c:pt idx="346">
                  <c:v>-12.708845631593059</c:v>
                </c:pt>
                <c:pt idx="347">
                  <c:v>-12.732077145794481</c:v>
                </c:pt>
                <c:pt idx="348">
                  <c:v>-11.833487705431105</c:v>
                </c:pt>
                <c:pt idx="349">
                  <c:v>-10.535781648959773</c:v>
                </c:pt>
                <c:pt idx="350">
                  <c:v>-9.8977151142347388</c:v>
                </c:pt>
                <c:pt idx="351">
                  <c:v>-10.333262288681661</c:v>
                </c:pt>
                <c:pt idx="352">
                  <c:v>-11.010094444099552</c:v>
                </c:pt>
                <c:pt idx="353">
                  <c:v>-12.234863713345391</c:v>
                </c:pt>
                <c:pt idx="354">
                  <c:v>-13.544415128028916</c:v>
                </c:pt>
                <c:pt idx="355">
                  <c:v>-13.659579466621459</c:v>
                </c:pt>
                <c:pt idx="356">
                  <c:v>-14.24536141258816</c:v>
                </c:pt>
                <c:pt idx="357">
                  <c:v>-14.082523368422885</c:v>
                </c:pt>
                <c:pt idx="358">
                  <c:v>-13.705396709193645</c:v>
                </c:pt>
                <c:pt idx="359">
                  <c:v>-13.792380936741656</c:v>
                </c:pt>
                <c:pt idx="360">
                  <c:v>-16.228871943067301</c:v>
                </c:pt>
                <c:pt idx="361">
                  <c:v>-20.105857243295759</c:v>
                </c:pt>
                <c:pt idx="362">
                  <c:v>-21.001795909672701</c:v>
                </c:pt>
                <c:pt idx="363">
                  <c:v>-20.162996457995252</c:v>
                </c:pt>
                <c:pt idx="364">
                  <c:v>-17.3648985786919</c:v>
                </c:pt>
                <c:pt idx="365">
                  <c:v>-16.256857905700524</c:v>
                </c:pt>
                <c:pt idx="366">
                  <c:v>-16.162180764859617</c:v>
                </c:pt>
                <c:pt idx="367">
                  <c:v>-17.622731803103456</c:v>
                </c:pt>
                <c:pt idx="368">
                  <c:v>-21.116675773057072</c:v>
                </c:pt>
                <c:pt idx="369">
                  <c:v>-26.64854166397712</c:v>
                </c:pt>
                <c:pt idx="370">
                  <c:v>-34.253704248169406</c:v>
                </c:pt>
                <c:pt idx="371">
                  <c:v>-36.454977075176977</c:v>
                </c:pt>
                <c:pt idx="372">
                  <c:v>-34.306892080334094</c:v>
                </c:pt>
                <c:pt idx="373">
                  <c:v>-30.261415240679291</c:v>
                </c:pt>
                <c:pt idx="374">
                  <c:v>-30.32724390428281</c:v>
                </c:pt>
                <c:pt idx="375">
                  <c:v>-29.711243372472541</c:v>
                </c:pt>
                <c:pt idx="376">
                  <c:v>-26.50750342625475</c:v>
                </c:pt>
                <c:pt idx="377">
                  <c:v>-23.636908470926286</c:v>
                </c:pt>
                <c:pt idx="378">
                  <c:v>-17.797248112339425</c:v>
                </c:pt>
                <c:pt idx="379">
                  <c:v>-14.108333111129095</c:v>
                </c:pt>
                <c:pt idx="380">
                  <c:v>-11.396688039751194</c:v>
                </c:pt>
                <c:pt idx="381">
                  <c:v>-9.934366645726989</c:v>
                </c:pt>
                <c:pt idx="382">
                  <c:v>-8.5700222437476068</c:v>
                </c:pt>
                <c:pt idx="383">
                  <c:v>-6.2400377983661253</c:v>
                </c:pt>
                <c:pt idx="384">
                  <c:v>-3.3067384635474788</c:v>
                </c:pt>
                <c:pt idx="385">
                  <c:v>-0.79048987601258458</c:v>
                </c:pt>
                <c:pt idx="386">
                  <c:v>2.0002793483417558</c:v>
                </c:pt>
                <c:pt idx="387">
                  <c:v>3.8971633471437315</c:v>
                </c:pt>
                <c:pt idx="388">
                  <c:v>5.8810110526054293</c:v>
                </c:pt>
                <c:pt idx="389">
                  <c:v>6.5300940974028707</c:v>
                </c:pt>
                <c:pt idx="390">
                  <c:v>6.9299897193501661</c:v>
                </c:pt>
                <c:pt idx="391">
                  <c:v>6.7816091675711796</c:v>
                </c:pt>
                <c:pt idx="392">
                  <c:v>6.6943906974598253</c:v>
                </c:pt>
                <c:pt idx="393">
                  <c:v>7.0865114583990652</c:v>
                </c:pt>
                <c:pt idx="394">
                  <c:v>8.3303920238768292</c:v>
                </c:pt>
                <c:pt idx="395">
                  <c:v>9.0011615129394666</c:v>
                </c:pt>
                <c:pt idx="396">
                  <c:v>9.319354494098695</c:v>
                </c:pt>
                <c:pt idx="397">
                  <c:v>9.2275077966341144</c:v>
                </c:pt>
                <c:pt idx="398">
                  <c:v>8.7232141848171398</c:v>
                </c:pt>
                <c:pt idx="399">
                  <c:v>8.1982144249383211</c:v>
                </c:pt>
                <c:pt idx="400">
                  <c:v>7.4831313043247336</c:v>
                </c:pt>
                <c:pt idx="401">
                  <c:v>7.0336501655520598</c:v>
                </c:pt>
                <c:pt idx="402">
                  <c:v>6.562682612969053</c:v>
                </c:pt>
                <c:pt idx="403">
                  <c:v>5.9431414573050985</c:v>
                </c:pt>
                <c:pt idx="404">
                  <c:v>6.0948383933131982</c:v>
                </c:pt>
                <c:pt idx="405">
                  <c:v>6.7217717439299527</c:v>
                </c:pt>
                <c:pt idx="406">
                  <c:v>8.0295817568958547</c:v>
                </c:pt>
                <c:pt idx="407">
                  <c:v>8.2039814642896189</c:v>
                </c:pt>
                <c:pt idx="408">
                  <c:v>7.4917967531125882</c:v>
                </c:pt>
                <c:pt idx="409">
                  <c:v>6.5571759960301259</c:v>
                </c:pt>
                <c:pt idx="410">
                  <c:v>5.7059911396098562</c:v>
                </c:pt>
                <c:pt idx="411">
                  <c:v>5.2842909018905937</c:v>
                </c:pt>
                <c:pt idx="412">
                  <c:v>4.534906648769538</c:v>
                </c:pt>
                <c:pt idx="413">
                  <c:v>3.5810842128723754</c:v>
                </c:pt>
                <c:pt idx="414">
                  <c:v>2.0220507511416881</c:v>
                </c:pt>
                <c:pt idx="415">
                  <c:v>0.81790027405512722</c:v>
                </c:pt>
                <c:pt idx="416">
                  <c:v>0.46356748935514885</c:v>
                </c:pt>
                <c:pt idx="417">
                  <c:v>-3.0773096342861952</c:v>
                </c:pt>
                <c:pt idx="418">
                  <c:v>-10.305433545874477</c:v>
                </c:pt>
                <c:pt idx="419">
                  <c:v>-13.706114634475083</c:v>
                </c:pt>
                <c:pt idx="420">
                  <c:v>-16.978083412110337</c:v>
                </c:pt>
                <c:pt idx="421">
                  <c:v>-19.666483885474744</c:v>
                </c:pt>
                <c:pt idx="422">
                  <c:v>-21.255453835191467</c:v>
                </c:pt>
                <c:pt idx="423">
                  <c:v>-24.341772140271996</c:v>
                </c:pt>
                <c:pt idx="424">
                  <c:v>-28.832467933960274</c:v>
                </c:pt>
                <c:pt idx="425">
                  <c:v>-33.861935996420321</c:v>
                </c:pt>
                <c:pt idx="426">
                  <c:v>-37.850122779280213</c:v>
                </c:pt>
                <c:pt idx="427">
                  <c:v>-39.287634091459566</c:v>
                </c:pt>
                <c:pt idx="428">
                  <c:v>-38.970615023039869</c:v>
                </c:pt>
                <c:pt idx="429">
                  <c:v>-37.113790756229506</c:v>
                </c:pt>
                <c:pt idx="430">
                  <c:v>-38.537594324922637</c:v>
                </c:pt>
                <c:pt idx="431">
                  <c:v>-40.264696328583724</c:v>
                </c:pt>
                <c:pt idx="432">
                  <c:v>-40.631376975476634</c:v>
                </c:pt>
                <c:pt idx="433">
                  <c:v>-39.660793430976035</c:v>
                </c:pt>
                <c:pt idx="434">
                  <c:v>-37.283329415445401</c:v>
                </c:pt>
                <c:pt idx="435">
                  <c:v>-35.019685555081345</c:v>
                </c:pt>
                <c:pt idx="436">
                  <c:v>-32.527144754208777</c:v>
                </c:pt>
                <c:pt idx="437">
                  <c:v>-30.138237324144651</c:v>
                </c:pt>
                <c:pt idx="438">
                  <c:v>-28.161739464883205</c:v>
                </c:pt>
                <c:pt idx="439">
                  <c:v>-25.783968562489438</c:v>
                </c:pt>
                <c:pt idx="440">
                  <c:v>-23.542924528771429</c:v>
                </c:pt>
                <c:pt idx="441">
                  <c:v>-21.697995790659039</c:v>
                </c:pt>
                <c:pt idx="442">
                  <c:v>-19.943719789328242</c:v>
                </c:pt>
                <c:pt idx="443">
                  <c:v>-17.922709906544878</c:v>
                </c:pt>
                <c:pt idx="444">
                  <c:v>-17.414731912432963</c:v>
                </c:pt>
                <c:pt idx="445">
                  <c:v>-17.86533556548239</c:v>
                </c:pt>
                <c:pt idx="446">
                  <c:v>-17.629073570396184</c:v>
                </c:pt>
                <c:pt idx="447">
                  <c:v>-17.732681358901733</c:v>
                </c:pt>
                <c:pt idx="448">
                  <c:v>-17.754927315095294</c:v>
                </c:pt>
                <c:pt idx="449">
                  <c:v>-18.783685492426599</c:v>
                </c:pt>
                <c:pt idx="450">
                  <c:v>-20.721815822699913</c:v>
                </c:pt>
                <c:pt idx="451">
                  <c:v>-23.010067504646372</c:v>
                </c:pt>
                <c:pt idx="452">
                  <c:v>-25.088060484298417</c:v>
                </c:pt>
                <c:pt idx="453">
                  <c:v>-24.776726272564304</c:v>
                </c:pt>
                <c:pt idx="454">
                  <c:v>-22.689839498885291</c:v>
                </c:pt>
                <c:pt idx="455">
                  <c:v>-19.782692033280092</c:v>
                </c:pt>
                <c:pt idx="456">
                  <c:v>-18.348731555056457</c:v>
                </c:pt>
                <c:pt idx="457">
                  <c:v>-20.835903674434576</c:v>
                </c:pt>
                <c:pt idx="458">
                  <c:v>-25.226394866258534</c:v>
                </c:pt>
                <c:pt idx="459">
                  <c:v>-30.441050384460684</c:v>
                </c:pt>
                <c:pt idx="460">
                  <c:v>-38.556247281767817</c:v>
                </c:pt>
                <c:pt idx="461">
                  <c:v>-49.271008179294682</c:v>
                </c:pt>
                <c:pt idx="462">
                  <c:v>-53.200651712903571</c:v>
                </c:pt>
                <c:pt idx="463">
                  <c:v>-43.381624828517026</c:v>
                </c:pt>
                <c:pt idx="464">
                  <c:v>-29.297900479785309</c:v>
                </c:pt>
                <c:pt idx="465">
                  <c:v>-17.244872265770013</c:v>
                </c:pt>
                <c:pt idx="466">
                  <c:v>-12.624082153459749</c:v>
                </c:pt>
                <c:pt idx="467">
                  <c:v>-10.306559291399365</c:v>
                </c:pt>
                <c:pt idx="468">
                  <c:v>-14.470272908378391</c:v>
                </c:pt>
                <c:pt idx="469">
                  <c:v>-24.178346026991321</c:v>
                </c:pt>
                <c:pt idx="470">
                  <c:v>-30.088421028586886</c:v>
                </c:pt>
                <c:pt idx="471">
                  <c:v>-28.18655045512887</c:v>
                </c:pt>
                <c:pt idx="472">
                  <c:v>-25.267993284950158</c:v>
                </c:pt>
                <c:pt idx="473">
                  <c:v>-21.317161106955265</c:v>
                </c:pt>
                <c:pt idx="474">
                  <c:v>-20.413435973058885</c:v>
                </c:pt>
                <c:pt idx="475">
                  <c:v>-20.307648553855589</c:v>
                </c:pt>
                <c:pt idx="476">
                  <c:v>-19.722006833647168</c:v>
                </c:pt>
                <c:pt idx="477">
                  <c:v>-19.622867136829857</c:v>
                </c:pt>
                <c:pt idx="478">
                  <c:v>-18.821506245713806</c:v>
                </c:pt>
                <c:pt idx="479">
                  <c:v>-16.927239614914669</c:v>
                </c:pt>
                <c:pt idx="480">
                  <c:v>-14.164894060377575</c:v>
                </c:pt>
                <c:pt idx="481">
                  <c:v>-10.84818214795204</c:v>
                </c:pt>
                <c:pt idx="482">
                  <c:v>-8.0138532377595624</c:v>
                </c:pt>
                <c:pt idx="483">
                  <c:v>-5.5321741209421722</c:v>
                </c:pt>
                <c:pt idx="484">
                  <c:v>-3.5444959531061699</c:v>
                </c:pt>
                <c:pt idx="485">
                  <c:v>-2.5174521295474879</c:v>
                </c:pt>
                <c:pt idx="486">
                  <c:v>-1.755084057490516</c:v>
                </c:pt>
                <c:pt idx="487">
                  <c:v>-0.96238632667080326</c:v>
                </c:pt>
                <c:pt idx="488">
                  <c:v>-0.3787731693916524</c:v>
                </c:pt>
                <c:pt idx="489">
                  <c:v>0.39137819234080967</c:v>
                </c:pt>
                <c:pt idx="490">
                  <c:v>1.2082267635103059</c:v>
                </c:pt>
                <c:pt idx="491">
                  <c:v>2.0668186590343764</c:v>
                </c:pt>
                <c:pt idx="492">
                  <c:v>2.3383230677518361</c:v>
                </c:pt>
                <c:pt idx="493">
                  <c:v>2.1255107476413393</c:v>
                </c:pt>
                <c:pt idx="494">
                  <c:v>1.6219000176951817</c:v>
                </c:pt>
                <c:pt idx="495">
                  <c:v>0.84822955023249569</c:v>
                </c:pt>
                <c:pt idx="496">
                  <c:v>0.75120893426392232</c:v>
                </c:pt>
                <c:pt idx="497">
                  <c:v>0.34558535557647557</c:v>
                </c:pt>
                <c:pt idx="498">
                  <c:v>0.10373088553866656</c:v>
                </c:pt>
                <c:pt idx="499">
                  <c:v>-0.36924161896336627</c:v>
                </c:pt>
                <c:pt idx="500">
                  <c:v>-1.4405910805544417</c:v>
                </c:pt>
                <c:pt idx="501">
                  <c:v>-2.7806625007796577</c:v>
                </c:pt>
                <c:pt idx="502">
                  <c:v>-4.0991999591288915</c:v>
                </c:pt>
                <c:pt idx="503">
                  <c:v>-4.6714267347582545</c:v>
                </c:pt>
                <c:pt idx="504">
                  <c:v>-3.4351572449355383</c:v>
                </c:pt>
                <c:pt idx="505">
                  <c:v>-2.1315831024295213</c:v>
                </c:pt>
                <c:pt idx="506">
                  <c:v>-2.1885245490932723E-2</c:v>
                </c:pt>
                <c:pt idx="507">
                  <c:v>-4.8922252052231177E-2</c:v>
                </c:pt>
                <c:pt idx="508">
                  <c:v>-0.71677410170526201</c:v>
                </c:pt>
                <c:pt idx="509">
                  <c:v>-2.8074665556792247</c:v>
                </c:pt>
                <c:pt idx="510">
                  <c:v>-4.9942320953839774</c:v>
                </c:pt>
                <c:pt idx="511">
                  <c:v>-7.8006292884783441</c:v>
                </c:pt>
                <c:pt idx="512">
                  <c:v>-9.9790747051124367</c:v>
                </c:pt>
                <c:pt idx="513">
                  <c:v>-10.613541206942717</c:v>
                </c:pt>
                <c:pt idx="514">
                  <c:v>-11.801511579195843</c:v>
                </c:pt>
                <c:pt idx="515">
                  <c:v>-12.11742098432221</c:v>
                </c:pt>
                <c:pt idx="516">
                  <c:v>-15.769283445107741</c:v>
                </c:pt>
                <c:pt idx="517">
                  <c:v>-19.983321923125455</c:v>
                </c:pt>
                <c:pt idx="518">
                  <c:v>-23.898954470175486</c:v>
                </c:pt>
                <c:pt idx="519">
                  <c:v>-26.953163426402156</c:v>
                </c:pt>
                <c:pt idx="520">
                  <c:v>-29.994568087679387</c:v>
                </c:pt>
                <c:pt idx="521">
                  <c:v>-34.679489625463553</c:v>
                </c:pt>
                <c:pt idx="522">
                  <c:v>-38.303237708216912</c:v>
                </c:pt>
                <c:pt idx="523">
                  <c:v>-38.740379475291952</c:v>
                </c:pt>
                <c:pt idx="524">
                  <c:v>-37.978945577742643</c:v>
                </c:pt>
                <c:pt idx="525">
                  <c:v>-36.220108067412241</c:v>
                </c:pt>
                <c:pt idx="526">
                  <c:v>-34.782853119954581</c:v>
                </c:pt>
                <c:pt idx="527">
                  <c:v>-34.327078272460462</c:v>
                </c:pt>
                <c:pt idx="528">
                  <c:v>-34.354398224968037</c:v>
                </c:pt>
                <c:pt idx="529">
                  <c:v>-31.275993154027283</c:v>
                </c:pt>
                <c:pt idx="530">
                  <c:v>-28.486926585924905</c:v>
                </c:pt>
                <c:pt idx="531">
                  <c:v>-27.077304595626845</c:v>
                </c:pt>
                <c:pt idx="532">
                  <c:v>-26.238791354216946</c:v>
                </c:pt>
                <c:pt idx="533">
                  <c:v>-25.153572551299504</c:v>
                </c:pt>
                <c:pt idx="534">
                  <c:v>-24.463723738485676</c:v>
                </c:pt>
                <c:pt idx="535">
                  <c:v>-23.924790542078295</c:v>
                </c:pt>
                <c:pt idx="536">
                  <c:v>-23.503135348898134</c:v>
                </c:pt>
                <c:pt idx="537">
                  <c:v>-22.977202940560673</c:v>
                </c:pt>
                <c:pt idx="538">
                  <c:v>-22.664237018553813</c:v>
                </c:pt>
                <c:pt idx="539">
                  <c:v>-22.154185657592826</c:v>
                </c:pt>
                <c:pt idx="540">
                  <c:v>-21.663391172644676</c:v>
                </c:pt>
                <c:pt idx="541">
                  <c:v>-20.996623427752191</c:v>
                </c:pt>
                <c:pt idx="542">
                  <c:v>-20.084585151949849</c:v>
                </c:pt>
                <c:pt idx="543">
                  <c:v>-18.877614578281506</c:v>
                </c:pt>
                <c:pt idx="544">
                  <c:v>-17.594985124229638</c:v>
                </c:pt>
                <c:pt idx="545">
                  <c:v>-16.809477489805563</c:v>
                </c:pt>
                <c:pt idx="546">
                  <c:v>-16.023490260419951</c:v>
                </c:pt>
                <c:pt idx="547">
                  <c:v>-16.869152667986725</c:v>
                </c:pt>
                <c:pt idx="548">
                  <c:v>-17.060877285773579</c:v>
                </c:pt>
                <c:pt idx="549">
                  <c:v>-19.416170021067103</c:v>
                </c:pt>
                <c:pt idx="550">
                  <c:v>-21.097839703644674</c:v>
                </c:pt>
                <c:pt idx="551">
                  <c:v>-23.217782978495677</c:v>
                </c:pt>
                <c:pt idx="552">
                  <c:v>-23.731273344864036</c:v>
                </c:pt>
                <c:pt idx="553">
                  <c:v>-23.687429491156173</c:v>
                </c:pt>
                <c:pt idx="554">
                  <c:v>-22.746748233808802</c:v>
                </c:pt>
                <c:pt idx="555">
                  <c:v>-22.08220534552472</c:v>
                </c:pt>
                <c:pt idx="556">
                  <c:v>-21.259287392478072</c:v>
                </c:pt>
                <c:pt idx="557">
                  <c:v>-20.660806409953636</c:v>
                </c:pt>
                <c:pt idx="558">
                  <c:v>-20.257374413852947</c:v>
                </c:pt>
                <c:pt idx="559">
                  <c:v>-20.812175182565536</c:v>
                </c:pt>
                <c:pt idx="560">
                  <c:v>-23.018209556514453</c:v>
                </c:pt>
                <c:pt idx="561">
                  <c:v>-26.258555167960289</c:v>
                </c:pt>
                <c:pt idx="562">
                  <c:v>-30.212463956095611</c:v>
                </c:pt>
                <c:pt idx="563">
                  <c:v>-34.0724687830972</c:v>
                </c:pt>
                <c:pt idx="564">
                  <c:v>-37.20216965923268</c:v>
                </c:pt>
                <c:pt idx="565">
                  <c:v>-37.721259296926426</c:v>
                </c:pt>
                <c:pt idx="566">
                  <c:v>-35.640710165378451</c:v>
                </c:pt>
                <c:pt idx="567">
                  <c:v>-32.75751042667892</c:v>
                </c:pt>
                <c:pt idx="568">
                  <c:v>-31.146887372960787</c:v>
                </c:pt>
                <c:pt idx="569">
                  <c:v>-31.155753401252639</c:v>
                </c:pt>
                <c:pt idx="570">
                  <c:v>-30.777272707840417</c:v>
                </c:pt>
                <c:pt idx="571">
                  <c:v>-31.394380987997227</c:v>
                </c:pt>
                <c:pt idx="572">
                  <c:v>-27.500933463649432</c:v>
                </c:pt>
                <c:pt idx="573">
                  <c:v>-22.450947665700188</c:v>
                </c:pt>
                <c:pt idx="574">
                  <c:v>-17.203469027394938</c:v>
                </c:pt>
                <c:pt idx="575">
                  <c:v>-12.591233948729052</c:v>
                </c:pt>
                <c:pt idx="576">
                  <c:v>-10.452527040588619</c:v>
                </c:pt>
                <c:pt idx="577">
                  <c:v>-9.3261934973765932</c:v>
                </c:pt>
                <c:pt idx="578">
                  <c:v>-8.400339709806234</c:v>
                </c:pt>
                <c:pt idx="579">
                  <c:v>-7.6305241857564754</c:v>
                </c:pt>
                <c:pt idx="580">
                  <c:v>-6.9839309377129632</c:v>
                </c:pt>
                <c:pt idx="581">
                  <c:v>-6.1718362729911886</c:v>
                </c:pt>
                <c:pt idx="582">
                  <c:v>-6.0179322610221009</c:v>
                </c:pt>
                <c:pt idx="583">
                  <c:v>-5.8021889657944801</c:v>
                </c:pt>
                <c:pt idx="584">
                  <c:v>-5.5461277369694315</c:v>
                </c:pt>
                <c:pt idx="585">
                  <c:v>-5.1787141792561524</c:v>
                </c:pt>
                <c:pt idx="586">
                  <c:v>-4.3664514109419228</c:v>
                </c:pt>
                <c:pt idx="587">
                  <c:v>-3.6467029740479586</c:v>
                </c:pt>
                <c:pt idx="588">
                  <c:v>-2.5033880321951574</c:v>
                </c:pt>
                <c:pt idx="589">
                  <c:v>-1.6782098025009817</c:v>
                </c:pt>
                <c:pt idx="590">
                  <c:v>-1.1499042831009894</c:v>
                </c:pt>
                <c:pt idx="591">
                  <c:v>-1.0783169327210016</c:v>
                </c:pt>
                <c:pt idx="592">
                  <c:v>-1.0795624054201853</c:v>
                </c:pt>
                <c:pt idx="593">
                  <c:v>-1.1198617288637214</c:v>
                </c:pt>
                <c:pt idx="594">
                  <c:v>-1.2011928988842684</c:v>
                </c:pt>
                <c:pt idx="595">
                  <c:v>-1.1700182324066377</c:v>
                </c:pt>
                <c:pt idx="596">
                  <c:v>-1.0267686378132403</c:v>
                </c:pt>
                <c:pt idx="597">
                  <c:v>-0.81938675820822149</c:v>
                </c:pt>
                <c:pt idx="598">
                  <c:v>-0.43662397525097507</c:v>
                </c:pt>
                <c:pt idx="599">
                  <c:v>-9.6230591043311997E-2</c:v>
                </c:pt>
                <c:pt idx="600">
                  <c:v>-0.10142323356981992</c:v>
                </c:pt>
                <c:pt idx="601">
                  <c:v>-0.69629688196969863</c:v>
                </c:pt>
                <c:pt idx="602">
                  <c:v>-0.96529342696259246</c:v>
                </c:pt>
                <c:pt idx="603">
                  <c:v>-1.6039662393884617</c:v>
                </c:pt>
                <c:pt idx="604">
                  <c:v>-1.9670778590557403</c:v>
                </c:pt>
                <c:pt idx="605">
                  <c:v>-1.614010079832441</c:v>
                </c:pt>
                <c:pt idx="606">
                  <c:v>-0.66327506010861759</c:v>
                </c:pt>
                <c:pt idx="607">
                  <c:v>0.94602977578094705</c:v>
                </c:pt>
                <c:pt idx="608">
                  <c:v>2.9204995908258016</c:v>
                </c:pt>
                <c:pt idx="609">
                  <c:v>3.5732611394212399</c:v>
                </c:pt>
                <c:pt idx="610">
                  <c:v>2.3835273006621276</c:v>
                </c:pt>
                <c:pt idx="611">
                  <c:v>0.15258471182478414</c:v>
                </c:pt>
                <c:pt idx="612">
                  <c:v>-3.5798400747168651</c:v>
                </c:pt>
                <c:pt idx="613">
                  <c:v>-8.7917858567721865</c:v>
                </c:pt>
                <c:pt idx="614">
                  <c:v>-11.411282300741505</c:v>
                </c:pt>
                <c:pt idx="615">
                  <c:v>-14.610392337695101</c:v>
                </c:pt>
                <c:pt idx="616">
                  <c:v>-18.107534595325195</c:v>
                </c:pt>
                <c:pt idx="617">
                  <c:v>-26.09585638339205</c:v>
                </c:pt>
                <c:pt idx="618">
                  <c:v>-31.928467363391238</c:v>
                </c:pt>
                <c:pt idx="619">
                  <c:v>-35.053228042431734</c:v>
                </c:pt>
                <c:pt idx="620">
                  <c:v>-35.555200243669567</c:v>
                </c:pt>
                <c:pt idx="621">
                  <c:v>-36.310574940050138</c:v>
                </c:pt>
                <c:pt idx="622">
                  <c:v>-33.444667715787013</c:v>
                </c:pt>
                <c:pt idx="623">
                  <c:v>-32.176647524133976</c:v>
                </c:pt>
                <c:pt idx="624">
                  <c:v>-30.48075279283519</c:v>
                </c:pt>
                <c:pt idx="625">
                  <c:v>-29.426690191809158</c:v>
                </c:pt>
                <c:pt idx="626">
                  <c:v>-28.792132388345351</c:v>
                </c:pt>
                <c:pt idx="627">
                  <c:v>-27.575902649565194</c:v>
                </c:pt>
                <c:pt idx="628">
                  <c:v>-26.430269689438806</c:v>
                </c:pt>
                <c:pt idx="629">
                  <c:v>-25.296344056347124</c:v>
                </c:pt>
                <c:pt idx="630">
                  <c:v>-23.654911800520249</c:v>
                </c:pt>
                <c:pt idx="631">
                  <c:v>-22.403111417323842</c:v>
                </c:pt>
                <c:pt idx="632">
                  <c:v>-21.208650296476602</c:v>
                </c:pt>
                <c:pt idx="633">
                  <c:v>-19.523331479132874</c:v>
                </c:pt>
                <c:pt idx="634">
                  <c:v>-19.06676293401361</c:v>
                </c:pt>
                <c:pt idx="635">
                  <c:v>-19.174334741847677</c:v>
                </c:pt>
                <c:pt idx="636">
                  <c:v>-19.026530298444548</c:v>
                </c:pt>
                <c:pt idx="637">
                  <c:v>-18.711451691798505</c:v>
                </c:pt>
                <c:pt idx="638">
                  <c:v>-17.726709469596443</c:v>
                </c:pt>
                <c:pt idx="639">
                  <c:v>-16.134891285189457</c:v>
                </c:pt>
                <c:pt idx="640">
                  <c:v>-14.119447571795812</c:v>
                </c:pt>
                <c:pt idx="641">
                  <c:v>-12.519226748302479</c:v>
                </c:pt>
                <c:pt idx="642">
                  <c:v>-12.237589497600089</c:v>
                </c:pt>
                <c:pt idx="643">
                  <c:v>-13.430328379938416</c:v>
                </c:pt>
                <c:pt idx="644">
                  <c:v>-15.460793244509658</c:v>
                </c:pt>
                <c:pt idx="645">
                  <c:v>-17.369465362975291</c:v>
                </c:pt>
                <c:pt idx="646">
                  <c:v>-18.209019947467393</c:v>
                </c:pt>
                <c:pt idx="647">
                  <c:v>-17.913867144346128</c:v>
                </c:pt>
                <c:pt idx="648">
                  <c:v>-17.001718344424624</c:v>
                </c:pt>
                <c:pt idx="649">
                  <c:v>-16.096245400604044</c:v>
                </c:pt>
                <c:pt idx="650">
                  <c:v>-16.223708557538782</c:v>
                </c:pt>
                <c:pt idx="651">
                  <c:v>-16.526785672889869</c:v>
                </c:pt>
                <c:pt idx="652">
                  <c:v>-17.172424135632088</c:v>
                </c:pt>
                <c:pt idx="653">
                  <c:v>-17.580441121502091</c:v>
                </c:pt>
                <c:pt idx="654">
                  <c:v>-18.41134010036188</c:v>
                </c:pt>
                <c:pt idx="655">
                  <c:v>-20.331454604157539</c:v>
                </c:pt>
                <c:pt idx="656">
                  <c:v>-22.668905500293395</c:v>
                </c:pt>
                <c:pt idx="657">
                  <c:v>-25.221440226889822</c:v>
                </c:pt>
                <c:pt idx="658">
                  <c:v>-30.660906102370667</c:v>
                </c:pt>
                <c:pt idx="659">
                  <c:v>-32.155266804710159</c:v>
                </c:pt>
                <c:pt idx="660">
                  <c:v>-30.704355190929732</c:v>
                </c:pt>
                <c:pt idx="661">
                  <c:v>-27.286519978818212</c:v>
                </c:pt>
                <c:pt idx="662">
                  <c:v>-26.509650013250667</c:v>
                </c:pt>
                <c:pt idx="663">
                  <c:v>-27.077926907820661</c:v>
                </c:pt>
                <c:pt idx="664">
                  <c:v>-28.604370422727829</c:v>
                </c:pt>
                <c:pt idx="665">
                  <c:v>-30.213293936401698</c:v>
                </c:pt>
                <c:pt idx="666">
                  <c:v>-28.806906569871337</c:v>
                </c:pt>
                <c:pt idx="667">
                  <c:v>-25.093632765839121</c:v>
                </c:pt>
                <c:pt idx="668">
                  <c:v>-19.315660491970029</c:v>
                </c:pt>
                <c:pt idx="669">
                  <c:v>-14.236602777009553</c:v>
                </c:pt>
                <c:pt idx="670">
                  <c:v>-12.357539001486147</c:v>
                </c:pt>
                <c:pt idx="671">
                  <c:v>-12.698312277437175</c:v>
                </c:pt>
                <c:pt idx="672">
                  <c:v>-12.375541365020226</c:v>
                </c:pt>
                <c:pt idx="673">
                  <c:v>-10.806782924502363</c:v>
                </c:pt>
                <c:pt idx="674">
                  <c:v>-8.5309480113630745</c:v>
                </c:pt>
                <c:pt idx="675">
                  <c:v>-6.3900403717122982</c:v>
                </c:pt>
                <c:pt idx="676">
                  <c:v>-5.0800380801871849</c:v>
                </c:pt>
                <c:pt idx="677">
                  <c:v>-2.7742929886006982</c:v>
                </c:pt>
                <c:pt idx="678">
                  <c:v>-0.58338899820788803</c:v>
                </c:pt>
                <c:pt idx="679">
                  <c:v>1.3733981230399934</c:v>
                </c:pt>
                <c:pt idx="680">
                  <c:v>3.5973287713103415</c:v>
                </c:pt>
                <c:pt idx="681">
                  <c:v>5.1297541907302158</c:v>
                </c:pt>
                <c:pt idx="682">
                  <c:v>6.3277107577012162</c:v>
                </c:pt>
                <c:pt idx="683">
                  <c:v>7.8046895899625</c:v>
                </c:pt>
                <c:pt idx="684">
                  <c:v>9.0856396286340768</c:v>
                </c:pt>
                <c:pt idx="685">
                  <c:v>10.623953632242261</c:v>
                </c:pt>
                <c:pt idx="686">
                  <c:v>12.423786323025672</c:v>
                </c:pt>
                <c:pt idx="687">
                  <c:v>13.803303688737554</c:v>
                </c:pt>
                <c:pt idx="688">
                  <c:v>14.391260092440652</c:v>
                </c:pt>
                <c:pt idx="689">
                  <c:v>14.266603759194707</c:v>
                </c:pt>
                <c:pt idx="690">
                  <c:v>14.163621988418718</c:v>
                </c:pt>
                <c:pt idx="691">
                  <c:v>13.154763511905605</c:v>
                </c:pt>
                <c:pt idx="692">
                  <c:v>12.326495279478614</c:v>
                </c:pt>
                <c:pt idx="693">
                  <c:v>10.863208108464951</c:v>
                </c:pt>
                <c:pt idx="694">
                  <c:v>9.6471749821557999</c:v>
                </c:pt>
                <c:pt idx="695">
                  <c:v>8.4744870316479854</c:v>
                </c:pt>
                <c:pt idx="696">
                  <c:v>7.1254167415325851</c:v>
                </c:pt>
                <c:pt idx="697">
                  <c:v>6.4176586525083534</c:v>
                </c:pt>
                <c:pt idx="698">
                  <c:v>6.3791400607912472</c:v>
                </c:pt>
                <c:pt idx="699">
                  <c:v>6.1883920175076685</c:v>
                </c:pt>
                <c:pt idx="700">
                  <c:v>5.434834213422552</c:v>
                </c:pt>
                <c:pt idx="701">
                  <c:v>4.2646624435305345</c:v>
                </c:pt>
                <c:pt idx="702">
                  <c:v>3.49319767036059</c:v>
                </c:pt>
                <c:pt idx="703">
                  <c:v>2.5608935846568555</c:v>
                </c:pt>
                <c:pt idx="704">
                  <c:v>1.9916333689631571</c:v>
                </c:pt>
                <c:pt idx="705">
                  <c:v>2.1825052115242158</c:v>
                </c:pt>
                <c:pt idx="706">
                  <c:v>2.3066348661201137</c:v>
                </c:pt>
                <c:pt idx="707">
                  <c:v>1.2175354909631961</c:v>
                </c:pt>
                <c:pt idx="708">
                  <c:v>2.0764802432220191</c:v>
                </c:pt>
                <c:pt idx="709">
                  <c:v>4.7920443573055493</c:v>
                </c:pt>
                <c:pt idx="710">
                  <c:v>5.316664561334326</c:v>
                </c:pt>
                <c:pt idx="711">
                  <c:v>5.277952531830004</c:v>
                </c:pt>
                <c:pt idx="712">
                  <c:v>5.4238435439001487</c:v>
                </c:pt>
                <c:pt idx="713">
                  <c:v>6.3111212702547084</c:v>
                </c:pt>
                <c:pt idx="714">
                  <c:v>6.4639340555687852</c:v>
                </c:pt>
                <c:pt idx="715">
                  <c:v>5.3084730195797665</c:v>
                </c:pt>
                <c:pt idx="716">
                  <c:v>-1.1289419884694218</c:v>
                </c:pt>
                <c:pt idx="717">
                  <c:v>-6.0307246940783079</c:v>
                </c:pt>
                <c:pt idx="718">
                  <c:v>-9.6137126375975601</c:v>
                </c:pt>
                <c:pt idx="719">
                  <c:v>-12.385688820873943</c:v>
                </c:pt>
                <c:pt idx="720">
                  <c:v>-16.108996746859848</c:v>
                </c:pt>
                <c:pt idx="721">
                  <c:v>-18.594804256115875</c:v>
                </c:pt>
                <c:pt idx="722">
                  <c:v>-20.867744712737476</c:v>
                </c:pt>
                <c:pt idx="723">
                  <c:v>-26.770441942882535</c:v>
                </c:pt>
                <c:pt idx="724">
                  <c:v>-35.040266259752002</c:v>
                </c:pt>
                <c:pt idx="725">
                  <c:v>-42.336638683610268</c:v>
                </c:pt>
                <c:pt idx="726">
                  <c:v>-43.350515922906212</c:v>
                </c:pt>
                <c:pt idx="727">
                  <c:v>-40.528719988360876</c:v>
                </c:pt>
                <c:pt idx="728">
                  <c:v>-37.074142221749618</c:v>
                </c:pt>
                <c:pt idx="729">
                  <c:v>-30.995901754935566</c:v>
                </c:pt>
                <c:pt idx="730">
                  <c:v>-27.830267741257455</c:v>
                </c:pt>
                <c:pt idx="731">
                  <c:v>-26.829693198766492</c:v>
                </c:pt>
                <c:pt idx="732">
                  <c:v>-25.307697509733863</c:v>
                </c:pt>
                <c:pt idx="733">
                  <c:v>-25.126859364806279</c:v>
                </c:pt>
                <c:pt idx="734">
                  <c:v>-23.718367555801404</c:v>
                </c:pt>
                <c:pt idx="735">
                  <c:v>-21.279433879896409</c:v>
                </c:pt>
                <c:pt idx="736">
                  <c:v>-18.421235470059319</c:v>
                </c:pt>
                <c:pt idx="737">
                  <c:v>-16.690077866475317</c:v>
                </c:pt>
                <c:pt idx="738">
                  <c:v>-16.051247707313177</c:v>
                </c:pt>
                <c:pt idx="739">
                  <c:v>-15.57695489564394</c:v>
                </c:pt>
                <c:pt idx="740">
                  <c:v>-14.884264384007817</c:v>
                </c:pt>
                <c:pt idx="741">
                  <c:v>-13.887933637344659</c:v>
                </c:pt>
                <c:pt idx="742">
                  <c:v>-13.036182527358401</c:v>
                </c:pt>
                <c:pt idx="743">
                  <c:v>-13.481439609972391</c:v>
                </c:pt>
                <c:pt idx="744">
                  <c:v>-14.508911117870211</c:v>
                </c:pt>
                <c:pt idx="745">
                  <c:v>-15.707806154923684</c:v>
                </c:pt>
                <c:pt idx="746">
                  <c:v>-16.52389297183754</c:v>
                </c:pt>
                <c:pt idx="747">
                  <c:v>-16.758234957025195</c:v>
                </c:pt>
                <c:pt idx="748">
                  <c:v>-16.52997809509786</c:v>
                </c:pt>
                <c:pt idx="749">
                  <c:v>-15.978077245800108</c:v>
                </c:pt>
                <c:pt idx="750">
                  <c:v>-15.197596532308406</c:v>
                </c:pt>
                <c:pt idx="751">
                  <c:v>-15.153417601622891</c:v>
                </c:pt>
                <c:pt idx="752">
                  <c:v>-16.075389916838297</c:v>
                </c:pt>
                <c:pt idx="753">
                  <c:v>-17.040681148966051</c:v>
                </c:pt>
                <c:pt idx="754">
                  <c:v>-18.463757483258462</c:v>
                </c:pt>
                <c:pt idx="755">
                  <c:v>-19.617429611482635</c:v>
                </c:pt>
                <c:pt idx="756">
                  <c:v>-21.043215802146893</c:v>
                </c:pt>
                <c:pt idx="757">
                  <c:v>-20.228997843580988</c:v>
                </c:pt>
                <c:pt idx="758">
                  <c:v>-18.771687308535498</c:v>
                </c:pt>
                <c:pt idx="759">
                  <c:v>-16.103998333688498</c:v>
                </c:pt>
                <c:pt idx="760">
                  <c:v>-13.568656857421862</c:v>
                </c:pt>
                <c:pt idx="761">
                  <c:v>-11.455730536015821</c:v>
                </c:pt>
                <c:pt idx="762">
                  <c:v>-10.42883452920365</c:v>
                </c:pt>
                <c:pt idx="763">
                  <c:v>-12.697196400824234</c:v>
                </c:pt>
                <c:pt idx="764">
                  <c:v>-18.818300820910252</c:v>
                </c:pt>
                <c:pt idx="765">
                  <c:v>-27.225554446454812</c:v>
                </c:pt>
                <c:pt idx="766">
                  <c:v>-35.168848943919521</c:v>
                </c:pt>
                <c:pt idx="767">
                  <c:v>-38.68873033800741</c:v>
                </c:pt>
                <c:pt idx="768">
                  <c:v>-38.731802457264735</c:v>
                </c:pt>
                <c:pt idx="769">
                  <c:v>-35.771743736958975</c:v>
                </c:pt>
                <c:pt idx="770">
                  <c:v>-30.634680171217877</c:v>
                </c:pt>
                <c:pt idx="771">
                  <c:v>-27.465039435902487</c:v>
                </c:pt>
                <c:pt idx="772">
                  <c:v>-25.979130300259467</c:v>
                </c:pt>
                <c:pt idx="773">
                  <c:v>-25.583205807227461</c:v>
                </c:pt>
                <c:pt idx="774">
                  <c:v>-23.159504103773649</c:v>
                </c:pt>
                <c:pt idx="775">
                  <c:v>-23.208411799085237</c:v>
                </c:pt>
                <c:pt idx="776">
                  <c:v>-22.577587432207114</c:v>
                </c:pt>
                <c:pt idx="777">
                  <c:v>-21.471038375015642</c:v>
                </c:pt>
                <c:pt idx="778">
                  <c:v>-17.600084291727988</c:v>
                </c:pt>
                <c:pt idx="779">
                  <c:v>-12.72944159342366</c:v>
                </c:pt>
                <c:pt idx="780">
                  <c:v>-8.3721502538128245</c:v>
                </c:pt>
                <c:pt idx="781">
                  <c:v>-3.3763658370061091</c:v>
                </c:pt>
                <c:pt idx="782">
                  <c:v>0.7607290070696171</c:v>
                </c:pt>
                <c:pt idx="783">
                  <c:v>3.160093219895975</c:v>
                </c:pt>
                <c:pt idx="784">
                  <c:v>5.0913260422246704</c:v>
                </c:pt>
                <c:pt idx="785">
                  <c:v>6.0372864655093172</c:v>
                </c:pt>
                <c:pt idx="786">
                  <c:v>6.3645185919315557</c:v>
                </c:pt>
                <c:pt idx="787">
                  <c:v>7.2194249506630932</c:v>
                </c:pt>
                <c:pt idx="788">
                  <c:v>7.7757263487531123</c:v>
                </c:pt>
                <c:pt idx="789">
                  <c:v>8.5972619983582685</c:v>
                </c:pt>
                <c:pt idx="790">
                  <c:v>9.4838962938552598</c:v>
                </c:pt>
                <c:pt idx="791">
                  <c:v>9.8564344118692855</c:v>
                </c:pt>
                <c:pt idx="792">
                  <c:v>9.9467198300633122</c:v>
                </c:pt>
                <c:pt idx="793">
                  <c:v>8.6812285503969946</c:v>
                </c:pt>
                <c:pt idx="794">
                  <c:v>6.7360360119937308</c:v>
                </c:pt>
                <c:pt idx="795">
                  <c:v>5.1772512329707396</c:v>
                </c:pt>
                <c:pt idx="796">
                  <c:v>3.1897797109721227</c:v>
                </c:pt>
                <c:pt idx="797">
                  <c:v>1.7916636000768125</c:v>
                </c:pt>
                <c:pt idx="798">
                  <c:v>0.93269946774504908</c:v>
                </c:pt>
                <c:pt idx="799">
                  <c:v>-0.17492318479665914</c:v>
                </c:pt>
                <c:pt idx="800">
                  <c:v>-0.98019677629046942</c:v>
                </c:pt>
                <c:pt idx="801">
                  <c:v>-2.3055314271038796</c:v>
                </c:pt>
                <c:pt idx="802">
                  <c:v>-2.6189287299867043</c:v>
                </c:pt>
                <c:pt idx="803">
                  <c:v>-1.1127328025012133</c:v>
                </c:pt>
                <c:pt idx="804">
                  <c:v>0.11867931689270761</c:v>
                </c:pt>
                <c:pt idx="805">
                  <c:v>1.3408295309134983</c:v>
                </c:pt>
                <c:pt idx="806">
                  <c:v>1.7831520383446293</c:v>
                </c:pt>
                <c:pt idx="807">
                  <c:v>1.795246903985938</c:v>
                </c:pt>
                <c:pt idx="808">
                  <c:v>0.32768071651093317</c:v>
                </c:pt>
                <c:pt idx="809">
                  <c:v>-2.5536908537991594</c:v>
                </c:pt>
                <c:pt idx="810">
                  <c:v>-5.79078850764341</c:v>
                </c:pt>
                <c:pt idx="811">
                  <c:v>-11.068276752794848</c:v>
                </c:pt>
                <c:pt idx="812">
                  <c:v>-14.929803922403829</c:v>
                </c:pt>
                <c:pt idx="813">
                  <c:v>-19.811592476014518</c:v>
                </c:pt>
                <c:pt idx="814">
                  <c:v>-22.947041939936668</c:v>
                </c:pt>
                <c:pt idx="815">
                  <c:v>-25.922897202629983</c:v>
                </c:pt>
                <c:pt idx="816">
                  <c:v>-28.300240644450252</c:v>
                </c:pt>
                <c:pt idx="817">
                  <c:v>-33.618034337470682</c:v>
                </c:pt>
                <c:pt idx="818">
                  <c:v>-38.569823070504668</c:v>
                </c:pt>
                <c:pt idx="819">
                  <c:v>-40.821055859993884</c:v>
                </c:pt>
                <c:pt idx="820">
                  <c:v>-37.557790629695567</c:v>
                </c:pt>
                <c:pt idx="821">
                  <c:v>-35.491333760055269</c:v>
                </c:pt>
                <c:pt idx="822">
                  <c:v>-31.257955114861247</c:v>
                </c:pt>
                <c:pt idx="823">
                  <c:v>-27.076563171874771</c:v>
                </c:pt>
                <c:pt idx="824">
                  <c:v>-25.26011497497408</c:v>
                </c:pt>
                <c:pt idx="825">
                  <c:v>-25.326700632820014</c:v>
                </c:pt>
                <c:pt idx="826">
                  <c:v>-25.959262169119796</c:v>
                </c:pt>
                <c:pt idx="827">
                  <c:v>-29.073960465340409</c:v>
                </c:pt>
                <c:pt idx="828">
                  <c:v>-29.787803310852542</c:v>
                </c:pt>
                <c:pt idx="829">
                  <c:v>-28.148249695422219</c:v>
                </c:pt>
                <c:pt idx="830">
                  <c:v>-26.917620732910173</c:v>
                </c:pt>
                <c:pt idx="831">
                  <c:v>-25.115811182193994</c:v>
                </c:pt>
                <c:pt idx="832">
                  <c:v>-23.621901615447864</c:v>
                </c:pt>
                <c:pt idx="833">
                  <c:v>-23.121620469744105</c:v>
                </c:pt>
                <c:pt idx="834">
                  <c:v>-22.251792463827019</c:v>
                </c:pt>
                <c:pt idx="835">
                  <c:v>-20.851821797956799</c:v>
                </c:pt>
                <c:pt idx="836">
                  <c:v>-20.447986110421962</c:v>
                </c:pt>
                <c:pt idx="837">
                  <c:v>-19.886722502656305</c:v>
                </c:pt>
                <c:pt idx="838">
                  <c:v>-18.654963626619711</c:v>
                </c:pt>
                <c:pt idx="839">
                  <c:v>-17.677181447552947</c:v>
                </c:pt>
                <c:pt idx="840">
                  <c:v>-16.986325391870096</c:v>
                </c:pt>
                <c:pt idx="841">
                  <c:v>-16.88019287073519</c:v>
                </c:pt>
                <c:pt idx="842">
                  <c:v>-17.708328874052782</c:v>
                </c:pt>
                <c:pt idx="843">
                  <c:v>-18.283596353815181</c:v>
                </c:pt>
                <c:pt idx="844">
                  <c:v>-18.143147136684988</c:v>
                </c:pt>
                <c:pt idx="845">
                  <c:v>-17.03487126723596</c:v>
                </c:pt>
                <c:pt idx="846">
                  <c:v>-15.525361876264421</c:v>
                </c:pt>
                <c:pt idx="847">
                  <c:v>-15.127053541094446</c:v>
                </c:pt>
                <c:pt idx="848">
                  <c:v>-16.592097646417187</c:v>
                </c:pt>
                <c:pt idx="849">
                  <c:v>-17.848270998547402</c:v>
                </c:pt>
                <c:pt idx="850">
                  <c:v>-19.60626333692267</c:v>
                </c:pt>
                <c:pt idx="851">
                  <c:v>-21.078714726180436</c:v>
                </c:pt>
                <c:pt idx="852">
                  <c:v>-19.182443588785052</c:v>
                </c:pt>
                <c:pt idx="853">
                  <c:v>-20.190745752244709</c:v>
                </c:pt>
                <c:pt idx="854">
                  <c:v>-24.851388477219313</c:v>
                </c:pt>
                <c:pt idx="855">
                  <c:v>-32.235405856177557</c:v>
                </c:pt>
                <c:pt idx="856">
                  <c:v>-38.410588645905484</c:v>
                </c:pt>
                <c:pt idx="857">
                  <c:v>-38.89440651089194</c:v>
                </c:pt>
                <c:pt idx="858">
                  <c:v>-33.884767477370779</c:v>
                </c:pt>
                <c:pt idx="859">
                  <c:v>-26.13965380807695</c:v>
                </c:pt>
                <c:pt idx="860">
                  <c:v>-23.203759288684555</c:v>
                </c:pt>
                <c:pt idx="861">
                  <c:v>-23.291666953421398</c:v>
                </c:pt>
                <c:pt idx="862">
                  <c:v>-23.657878709105056</c:v>
                </c:pt>
                <c:pt idx="863">
                  <c:v>-22.480799862987183</c:v>
                </c:pt>
                <c:pt idx="864">
                  <c:v>-19.944901066977032</c:v>
                </c:pt>
                <c:pt idx="865">
                  <c:v>-17.560167568648978</c:v>
                </c:pt>
                <c:pt idx="866">
                  <c:v>-13.452037518203639</c:v>
                </c:pt>
                <c:pt idx="867">
                  <c:v>-11.400986672840107</c:v>
                </c:pt>
                <c:pt idx="868">
                  <c:v>-9.3774904570078235</c:v>
                </c:pt>
                <c:pt idx="869">
                  <c:v>-6.9623837815102902</c:v>
                </c:pt>
                <c:pt idx="870">
                  <c:v>-4.6324759212779583</c:v>
                </c:pt>
                <c:pt idx="871">
                  <c:v>-3.1658242378949639</c:v>
                </c:pt>
                <c:pt idx="872">
                  <c:v>-1.3225871131030578</c:v>
                </c:pt>
                <c:pt idx="873">
                  <c:v>0.18039768451798907</c:v>
                </c:pt>
                <c:pt idx="874">
                  <c:v>1.3769864132745904</c:v>
                </c:pt>
                <c:pt idx="875">
                  <c:v>2.5740902780340211</c:v>
                </c:pt>
                <c:pt idx="876">
                  <c:v>3.111294086636673</c:v>
                </c:pt>
                <c:pt idx="877">
                  <c:v>3.5888521721776798</c:v>
                </c:pt>
                <c:pt idx="878">
                  <c:v>4.2423102169169011</c:v>
                </c:pt>
                <c:pt idx="879">
                  <c:v>4.9335686290183132</c:v>
                </c:pt>
                <c:pt idx="880">
                  <c:v>5.8446333588593893</c:v>
                </c:pt>
                <c:pt idx="881">
                  <c:v>6.1488205841112826</c:v>
                </c:pt>
                <c:pt idx="882">
                  <c:v>5.9131956280468803</c:v>
                </c:pt>
                <c:pt idx="883">
                  <c:v>5.2607900700244068</c:v>
                </c:pt>
                <c:pt idx="884">
                  <c:v>4.1027327614543614</c:v>
                </c:pt>
                <c:pt idx="885">
                  <c:v>2.9825724557692745</c:v>
                </c:pt>
                <c:pt idx="886">
                  <c:v>1.7118590400489746</c:v>
                </c:pt>
                <c:pt idx="887">
                  <c:v>0.58279299233593496</c:v>
                </c:pt>
                <c:pt idx="888">
                  <c:v>0.31446533445720609</c:v>
                </c:pt>
                <c:pt idx="889">
                  <c:v>0.13529870825832158</c:v>
                </c:pt>
                <c:pt idx="890">
                  <c:v>-0.82633456346280787</c:v>
                </c:pt>
                <c:pt idx="891">
                  <c:v>-2.1773462798693513</c:v>
                </c:pt>
                <c:pt idx="892">
                  <c:v>-2.6521128322213778</c:v>
                </c:pt>
                <c:pt idx="893">
                  <c:v>-3.7801086429792483</c:v>
                </c:pt>
                <c:pt idx="894">
                  <c:v>-4.7514746819051075</c:v>
                </c:pt>
                <c:pt idx="895">
                  <c:v>-6.4455563706274619</c:v>
                </c:pt>
                <c:pt idx="896">
                  <c:v>-8.5495746321189792</c:v>
                </c:pt>
                <c:pt idx="897">
                  <c:v>-13.168196123263396</c:v>
                </c:pt>
                <c:pt idx="898">
                  <c:v>-14.846092732155185</c:v>
                </c:pt>
                <c:pt idx="899">
                  <c:v>-15.929102634001985</c:v>
                </c:pt>
                <c:pt idx="900">
                  <c:v>-13.055516694587247</c:v>
                </c:pt>
                <c:pt idx="901">
                  <c:v>-13.076010152839393</c:v>
                </c:pt>
                <c:pt idx="902">
                  <c:v>-14.048294770903775</c:v>
                </c:pt>
                <c:pt idx="903">
                  <c:v>-17.845403782477902</c:v>
                </c:pt>
                <c:pt idx="904">
                  <c:v>-26.035309334919578</c:v>
                </c:pt>
                <c:pt idx="905">
                  <c:v>-34.59181497214982</c:v>
                </c:pt>
                <c:pt idx="906">
                  <c:v>-38.186362182158035</c:v>
                </c:pt>
                <c:pt idx="907">
                  <c:v>-36.122945052150065</c:v>
                </c:pt>
                <c:pt idx="908">
                  <c:v>-30.642180481138777</c:v>
                </c:pt>
                <c:pt idx="909">
                  <c:v>-23.652028460422965</c:v>
                </c:pt>
                <c:pt idx="910">
                  <c:v>-19.048082113521456</c:v>
                </c:pt>
                <c:pt idx="911">
                  <c:v>-17.193076922375873</c:v>
                </c:pt>
                <c:pt idx="912">
                  <c:v>-17.906990562282417</c:v>
                </c:pt>
                <c:pt idx="913">
                  <c:v>-19.575074257606374</c:v>
                </c:pt>
                <c:pt idx="914">
                  <c:v>-22.10558618271482</c:v>
                </c:pt>
                <c:pt idx="915">
                  <c:v>-22.291567900734705</c:v>
                </c:pt>
                <c:pt idx="916">
                  <c:v>-19.425725350227353</c:v>
                </c:pt>
                <c:pt idx="917">
                  <c:v>-16.08660596746558</c:v>
                </c:pt>
                <c:pt idx="918">
                  <c:v>-12.750822639492329</c:v>
                </c:pt>
                <c:pt idx="919">
                  <c:v>-10.106913256223322</c:v>
                </c:pt>
                <c:pt idx="920">
                  <c:v>-8.9091205415475727</c:v>
                </c:pt>
                <c:pt idx="921">
                  <c:v>-8.2674101383828464</c:v>
                </c:pt>
                <c:pt idx="922">
                  <c:v>-8.4848565800319768</c:v>
                </c:pt>
                <c:pt idx="923">
                  <c:v>-8.5330082591451859</c:v>
                </c:pt>
                <c:pt idx="924">
                  <c:v>-6.902840443617281</c:v>
                </c:pt>
                <c:pt idx="925">
                  <c:v>-5.3541879934305072</c:v>
                </c:pt>
                <c:pt idx="926">
                  <c:v>-3.5374462066525343</c:v>
                </c:pt>
                <c:pt idx="927">
                  <c:v>-2.4539507265287721</c:v>
                </c:pt>
                <c:pt idx="928">
                  <c:v>-3.2199722324905578</c:v>
                </c:pt>
                <c:pt idx="929">
                  <c:v>-4.6713077069387552</c:v>
                </c:pt>
                <c:pt idx="930">
                  <c:v>-6.6340377750931241</c:v>
                </c:pt>
                <c:pt idx="931">
                  <c:v>-8.5997276503175275</c:v>
                </c:pt>
                <c:pt idx="932">
                  <c:v>-10.881428114246809</c:v>
                </c:pt>
                <c:pt idx="933">
                  <c:v>-11.820121268122454</c:v>
                </c:pt>
                <c:pt idx="934">
                  <c:v>-10.185944239893445</c:v>
                </c:pt>
                <c:pt idx="935">
                  <c:v>-9.2309297399984978</c:v>
                </c:pt>
                <c:pt idx="936">
                  <c:v>-8.0891008094410086</c:v>
                </c:pt>
                <c:pt idx="937">
                  <c:v>-6.9103205974455717</c:v>
                </c:pt>
                <c:pt idx="938">
                  <c:v>-4.5738406385997328</c:v>
                </c:pt>
                <c:pt idx="939">
                  <c:v>-5.1910429305940289</c:v>
                </c:pt>
                <c:pt idx="940">
                  <c:v>-9.8667190431820728</c:v>
                </c:pt>
                <c:pt idx="941">
                  <c:v>-13.395133506571861</c:v>
                </c:pt>
                <c:pt idx="942">
                  <c:v>-14.103493420177093</c:v>
                </c:pt>
                <c:pt idx="943">
                  <c:v>-12.32849921046626</c:v>
                </c:pt>
                <c:pt idx="944">
                  <c:v>-10.94803574505756</c:v>
                </c:pt>
                <c:pt idx="945">
                  <c:v>-13.483319291413801</c:v>
                </c:pt>
                <c:pt idx="946">
                  <c:v>-20.062949715125772</c:v>
                </c:pt>
                <c:pt idx="947">
                  <c:v>-25.177755828511199</c:v>
                </c:pt>
                <c:pt idx="948">
                  <c:v>-33.135696024154804</c:v>
                </c:pt>
                <c:pt idx="949">
                  <c:v>-36.072374271868497</c:v>
                </c:pt>
                <c:pt idx="950">
                  <c:v>-32.120188935512196</c:v>
                </c:pt>
                <c:pt idx="951">
                  <c:v>-25.734494575284607</c:v>
                </c:pt>
                <c:pt idx="952">
                  <c:v>-17.480028898767024</c:v>
                </c:pt>
                <c:pt idx="953">
                  <c:v>-10.399824233969483</c:v>
                </c:pt>
                <c:pt idx="954">
                  <c:v>-7.9531431188326822</c:v>
                </c:pt>
                <c:pt idx="955">
                  <c:v>-6.1267257646063769</c:v>
                </c:pt>
                <c:pt idx="956">
                  <c:v>-3.8134968583514404</c:v>
                </c:pt>
                <c:pt idx="957">
                  <c:v>-0.7103940711571759</c:v>
                </c:pt>
                <c:pt idx="958">
                  <c:v>2.4686293612365326</c:v>
                </c:pt>
                <c:pt idx="959">
                  <c:v>4.2694607553499306</c:v>
                </c:pt>
                <c:pt idx="960">
                  <c:v>5.1795182689355315</c:v>
                </c:pt>
                <c:pt idx="961">
                  <c:v>5.9978446611771732</c:v>
                </c:pt>
                <c:pt idx="962">
                  <c:v>7.6726363446844204</c:v>
                </c:pt>
                <c:pt idx="963">
                  <c:v>9.8919978218704703</c:v>
                </c:pt>
                <c:pt idx="964">
                  <c:v>12.222169535434485</c:v>
                </c:pt>
                <c:pt idx="965">
                  <c:v>13.909485138598907</c:v>
                </c:pt>
                <c:pt idx="966">
                  <c:v>14.90196433452261</c:v>
                </c:pt>
                <c:pt idx="967">
                  <c:v>15.871017393760217</c:v>
                </c:pt>
                <c:pt idx="968">
                  <c:v>16.688815940676605</c:v>
                </c:pt>
                <c:pt idx="969">
                  <c:v>17.265786959691845</c:v>
                </c:pt>
                <c:pt idx="970">
                  <c:v>17.665484120092259</c:v>
                </c:pt>
                <c:pt idx="971">
                  <c:v>17.862358283481925</c:v>
                </c:pt>
                <c:pt idx="972">
                  <c:v>17.418560850446191</c:v>
                </c:pt>
                <c:pt idx="973">
                  <c:v>16.975911781912529</c:v>
                </c:pt>
                <c:pt idx="974">
                  <c:v>16.277751956660399</c:v>
                </c:pt>
                <c:pt idx="975">
                  <c:v>15.045430602949059</c:v>
                </c:pt>
                <c:pt idx="976">
                  <c:v>13.258132885328495</c:v>
                </c:pt>
                <c:pt idx="977">
                  <c:v>10.930702730403882</c:v>
                </c:pt>
                <c:pt idx="978">
                  <c:v>8.3540043591802249</c:v>
                </c:pt>
                <c:pt idx="979">
                  <c:v>7.1249493998925466</c:v>
                </c:pt>
                <c:pt idx="980">
                  <c:v>5.1010694618958299</c:v>
                </c:pt>
                <c:pt idx="981">
                  <c:v>2.6519833714429666</c:v>
                </c:pt>
                <c:pt idx="982">
                  <c:v>0.52214628877895253</c:v>
                </c:pt>
                <c:pt idx="983">
                  <c:v>-2.8454706123594589</c:v>
                </c:pt>
                <c:pt idx="984">
                  <c:v>-6.0014867027671972</c:v>
                </c:pt>
                <c:pt idx="985">
                  <c:v>-5.5768217408916705</c:v>
                </c:pt>
                <c:pt idx="986">
                  <c:v>-6.4782074711130084</c:v>
                </c:pt>
                <c:pt idx="987">
                  <c:v>-8.3617415974634071</c:v>
                </c:pt>
                <c:pt idx="988">
                  <c:v>-5.9021909157546153</c:v>
                </c:pt>
                <c:pt idx="989">
                  <c:v>-8.0026521256206209</c:v>
                </c:pt>
                <c:pt idx="990">
                  <c:v>-5.744260437409487</c:v>
                </c:pt>
                <c:pt idx="991">
                  <c:v>-7.9544929766842785</c:v>
                </c:pt>
                <c:pt idx="992">
                  <c:v>-16.123165890418534</c:v>
                </c:pt>
                <c:pt idx="993">
                  <c:v>-29.785031747621733</c:v>
                </c:pt>
                <c:pt idx="994">
                  <c:v>-34.712668722106876</c:v>
                </c:pt>
                <c:pt idx="995">
                  <c:v>-33.333711959901102</c:v>
                </c:pt>
                <c:pt idx="996">
                  <c:v>-29.186462762183307</c:v>
                </c:pt>
                <c:pt idx="997">
                  <c:v>-27.602995000461281</c:v>
                </c:pt>
                <c:pt idx="998">
                  <c:v>-27.192283247959374</c:v>
                </c:pt>
                <c:pt idx="999">
                  <c:v>-25.243674075674178</c:v>
                </c:pt>
                <c:pt idx="1000">
                  <c:v>-25.232306638287692</c:v>
                </c:pt>
                <c:pt idx="1001">
                  <c:v>-24.433386974889324</c:v>
                </c:pt>
                <c:pt idx="1002">
                  <c:v>-23.67263934712042</c:v>
                </c:pt>
                <c:pt idx="1003">
                  <c:v>-24.315203706885292</c:v>
                </c:pt>
                <c:pt idx="1004">
                  <c:v>-20.935361324975499</c:v>
                </c:pt>
                <c:pt idx="1005">
                  <c:v>-18.06623959100336</c:v>
                </c:pt>
                <c:pt idx="1006">
                  <c:v>-17.180619833179623</c:v>
                </c:pt>
                <c:pt idx="1007">
                  <c:v>-15.364299789750994</c:v>
                </c:pt>
                <c:pt idx="1008">
                  <c:v>-12.641454008948413</c:v>
                </c:pt>
                <c:pt idx="1009">
                  <c:v>-11.093714249054445</c:v>
                </c:pt>
                <c:pt idx="1010">
                  <c:v>-9.7001420879300877</c:v>
                </c:pt>
                <c:pt idx="1011">
                  <c:v>-8.9232640269784014</c:v>
                </c:pt>
                <c:pt idx="1012">
                  <c:v>-8.8322250077015081</c:v>
                </c:pt>
                <c:pt idx="1013">
                  <c:v>-9.3375293600305689</c:v>
                </c:pt>
                <c:pt idx="1014">
                  <c:v>-9.2614841471909042</c:v>
                </c:pt>
                <c:pt idx="1015">
                  <c:v>-7.1086738445432172</c:v>
                </c:pt>
                <c:pt idx="1016">
                  <c:v>-4.5672683367340694</c:v>
                </c:pt>
                <c:pt idx="1017">
                  <c:v>-2.5780892429894249</c:v>
                </c:pt>
                <c:pt idx="1018">
                  <c:v>-0.63730242276389382</c:v>
                </c:pt>
                <c:pt idx="1019">
                  <c:v>-0.53853979986521161</c:v>
                </c:pt>
                <c:pt idx="1020">
                  <c:v>-2.2233339823882399</c:v>
                </c:pt>
                <c:pt idx="1021">
                  <c:v>-4.31490412283945</c:v>
                </c:pt>
                <c:pt idx="1022">
                  <c:v>-6.2884602621547554</c:v>
                </c:pt>
                <c:pt idx="1023">
                  <c:v>-8.4945913343856141</c:v>
                </c:pt>
                <c:pt idx="1024">
                  <c:v>-10.369931648213845</c:v>
                </c:pt>
                <c:pt idx="1025">
                  <c:v>-11.020320772840229</c:v>
                </c:pt>
                <c:pt idx="1026">
                  <c:v>-9.6847755332402787</c:v>
                </c:pt>
                <c:pt idx="1027">
                  <c:v>-9.1301853426616262</c:v>
                </c:pt>
                <c:pt idx="1028">
                  <c:v>-8.2756910597527416</c:v>
                </c:pt>
                <c:pt idx="1029">
                  <c:v>-8.8905081486236295</c:v>
                </c:pt>
                <c:pt idx="1030">
                  <c:v>-9.708575306839343</c:v>
                </c:pt>
                <c:pt idx="1031">
                  <c:v>-9.5731144120839051</c:v>
                </c:pt>
                <c:pt idx="1032">
                  <c:v>-7.2164565145045545</c:v>
                </c:pt>
                <c:pt idx="1033">
                  <c:v>-4.3329294196560211</c:v>
                </c:pt>
                <c:pt idx="1034">
                  <c:v>-3.8017364101233979</c:v>
                </c:pt>
                <c:pt idx="1035">
                  <c:v>-8.3229425271747051</c:v>
                </c:pt>
                <c:pt idx="1036">
                  <c:v>-19.393913593918114</c:v>
                </c:pt>
                <c:pt idx="1037">
                  <c:v>-30.962959596523543</c:v>
                </c:pt>
                <c:pt idx="1038">
                  <c:v>-37.528848348610261</c:v>
                </c:pt>
                <c:pt idx="1039">
                  <c:v>-34.033126821500581</c:v>
                </c:pt>
                <c:pt idx="1040">
                  <c:v>-28.794378902344622</c:v>
                </c:pt>
                <c:pt idx="1041">
                  <c:v>-24.109169745756549</c:v>
                </c:pt>
                <c:pt idx="1042">
                  <c:v>-20.443628493741642</c:v>
                </c:pt>
                <c:pt idx="1043">
                  <c:v>-18.941326368232751</c:v>
                </c:pt>
                <c:pt idx="1044">
                  <c:v>-16.46565683573089</c:v>
                </c:pt>
                <c:pt idx="1045">
                  <c:v>-13.523690722902176</c:v>
                </c:pt>
                <c:pt idx="1046">
                  <c:v>-11.201508066134753</c:v>
                </c:pt>
                <c:pt idx="1047">
                  <c:v>-9.5479779612249978</c:v>
                </c:pt>
                <c:pt idx="1048">
                  <c:v>-8.0281837132889518</c:v>
                </c:pt>
                <c:pt idx="1049">
                  <c:v>-6.3066747558157426</c:v>
                </c:pt>
                <c:pt idx="1050">
                  <c:v>-5.8595043120006309</c:v>
                </c:pt>
                <c:pt idx="1051">
                  <c:v>-5.5292607113883969</c:v>
                </c:pt>
                <c:pt idx="1052">
                  <c:v>-4.6717786469293001</c:v>
                </c:pt>
                <c:pt idx="1053">
                  <c:v>-3.1960818096004271</c:v>
                </c:pt>
                <c:pt idx="1054">
                  <c:v>-1.4468119890528262</c:v>
                </c:pt>
                <c:pt idx="1055">
                  <c:v>7.6119972463831688E-3</c:v>
                </c:pt>
                <c:pt idx="1056">
                  <c:v>0.9982219577031527</c:v>
                </c:pt>
                <c:pt idx="1057">
                  <c:v>1.7059072304974015</c:v>
                </c:pt>
                <c:pt idx="1058">
                  <c:v>2.7586476334071226</c:v>
                </c:pt>
                <c:pt idx="1059">
                  <c:v>3.8398661753214656</c:v>
                </c:pt>
                <c:pt idx="1060">
                  <c:v>4.9559774199099378</c:v>
                </c:pt>
                <c:pt idx="1061">
                  <c:v>5.9281463341909371</c:v>
                </c:pt>
                <c:pt idx="1062">
                  <c:v>6.8903966291862089</c:v>
                </c:pt>
                <c:pt idx="1063">
                  <c:v>7.4983888997609185</c:v>
                </c:pt>
                <c:pt idx="1064">
                  <c:v>8.0155987504645854</c:v>
                </c:pt>
                <c:pt idx="1065">
                  <c:v>7.7425889316673855</c:v>
                </c:pt>
                <c:pt idx="1066">
                  <c:v>7.0956066909114854</c:v>
                </c:pt>
                <c:pt idx="1067">
                  <c:v>6.2433569741511148</c:v>
                </c:pt>
                <c:pt idx="1068">
                  <c:v>5.0433766560500741</c:v>
                </c:pt>
                <c:pt idx="1069">
                  <c:v>3.5815372070305105</c:v>
                </c:pt>
                <c:pt idx="1070">
                  <c:v>2.2138120447774425</c:v>
                </c:pt>
                <c:pt idx="1071">
                  <c:v>1.0704359648877997</c:v>
                </c:pt>
                <c:pt idx="1072">
                  <c:v>-0.21958668035918161</c:v>
                </c:pt>
                <c:pt idx="1073">
                  <c:v>-6.7935921725548618E-2</c:v>
                </c:pt>
                <c:pt idx="1074">
                  <c:v>-0.35041395371917827</c:v>
                </c:pt>
                <c:pt idx="1075">
                  <c:v>0.544565924748871</c:v>
                </c:pt>
                <c:pt idx="1076">
                  <c:v>1.106632828998287</c:v>
                </c:pt>
                <c:pt idx="1077">
                  <c:v>0.36713240995619362</c:v>
                </c:pt>
                <c:pt idx="1078">
                  <c:v>-0.9344651411518029</c:v>
                </c:pt>
                <c:pt idx="1079">
                  <c:v>-3.4340597189514992</c:v>
                </c:pt>
                <c:pt idx="1080">
                  <c:v>-7.0681778026902631</c:v>
                </c:pt>
                <c:pt idx="1081">
                  <c:v>-9.5366081544554575</c:v>
                </c:pt>
                <c:pt idx="1082">
                  <c:v>-14.692979308078476</c:v>
                </c:pt>
                <c:pt idx="1083">
                  <c:v>-20.018627706627054</c:v>
                </c:pt>
                <c:pt idx="1084">
                  <c:v>-22.691243474125155</c:v>
                </c:pt>
                <c:pt idx="1085">
                  <c:v>-27.209928922544286</c:v>
                </c:pt>
                <c:pt idx="1086">
                  <c:v>-29.726919637254611</c:v>
                </c:pt>
                <c:pt idx="1087">
                  <c:v>-29.851762026982293</c:v>
                </c:pt>
                <c:pt idx="1088">
                  <c:v>-28.896920384076996</c:v>
                </c:pt>
                <c:pt idx="1089">
                  <c:v>-27.320013136443727</c:v>
                </c:pt>
                <c:pt idx="1090">
                  <c:v>-27.245306409255939</c:v>
                </c:pt>
                <c:pt idx="1091">
                  <c:v>-26.425977181762018</c:v>
                </c:pt>
                <c:pt idx="1092">
                  <c:v>-26.214394287321486</c:v>
                </c:pt>
                <c:pt idx="1093">
                  <c:v>-25.206447677680529</c:v>
                </c:pt>
                <c:pt idx="1094">
                  <c:v>-23.255197068434036</c:v>
                </c:pt>
                <c:pt idx="1095">
                  <c:v>-20.967209622846042</c:v>
                </c:pt>
                <c:pt idx="1096">
                  <c:v>-20.117657840604462</c:v>
                </c:pt>
                <c:pt idx="1097">
                  <c:v>-19.310140574256376</c:v>
                </c:pt>
                <c:pt idx="1098">
                  <c:v>-17.494041351099625</c:v>
                </c:pt>
                <c:pt idx="1099">
                  <c:v>-15.805768894725809</c:v>
                </c:pt>
                <c:pt idx="1100">
                  <c:v>-13.719023496758107</c:v>
                </c:pt>
                <c:pt idx="1101">
                  <c:v>-11.89469562667659</c:v>
                </c:pt>
                <c:pt idx="1102">
                  <c:v>-10.76865873979559</c:v>
                </c:pt>
                <c:pt idx="1103">
                  <c:v>-10.331688232580694</c:v>
                </c:pt>
                <c:pt idx="1104">
                  <c:v>-9.8867202102432277</c:v>
                </c:pt>
                <c:pt idx="1105">
                  <c:v>-9.0733396101273005</c:v>
                </c:pt>
                <c:pt idx="1106">
                  <c:v>-7.5535645393061852</c:v>
                </c:pt>
                <c:pt idx="1107">
                  <c:v>-5.7360756629562344</c:v>
                </c:pt>
                <c:pt idx="1108">
                  <c:v>-4.5730228641677106</c:v>
                </c:pt>
                <c:pt idx="1109">
                  <c:v>-3.9850519647886271</c:v>
                </c:pt>
                <c:pt idx="1110">
                  <c:v>-4.3158811738288243</c:v>
                </c:pt>
                <c:pt idx="1111">
                  <c:v>-5.7455912926573287</c:v>
                </c:pt>
                <c:pt idx="1112">
                  <c:v>-7.4649371829695079</c:v>
                </c:pt>
                <c:pt idx="1113">
                  <c:v>-8.9154925549495712</c:v>
                </c:pt>
                <c:pt idx="1114">
                  <c:v>-9.0673379084883567</c:v>
                </c:pt>
                <c:pt idx="1115">
                  <c:v>-7.1669566646122664</c:v>
                </c:pt>
                <c:pt idx="1116">
                  <c:v>-5.2059718843799825</c:v>
                </c:pt>
                <c:pt idx="1117">
                  <c:v>-4.936080104254545</c:v>
                </c:pt>
                <c:pt idx="1118">
                  <c:v>-6.5496491698491592</c:v>
                </c:pt>
                <c:pt idx="1119">
                  <c:v>-8.4475233857615333</c:v>
                </c:pt>
                <c:pt idx="1120">
                  <c:v>-8.6244605560998338</c:v>
                </c:pt>
                <c:pt idx="1121">
                  <c:v>-9.4244971465922927</c:v>
                </c:pt>
                <c:pt idx="1122">
                  <c:v>-11.049578986479128</c:v>
                </c:pt>
                <c:pt idx="1123">
                  <c:v>-12.471662564469252</c:v>
                </c:pt>
                <c:pt idx="1124">
                  <c:v>-14.267881946761067</c:v>
                </c:pt>
                <c:pt idx="1125">
                  <c:v>-16.057519556580512</c:v>
                </c:pt>
                <c:pt idx="1126">
                  <c:v>-16.753943411479977</c:v>
                </c:pt>
                <c:pt idx="1127">
                  <c:v>-14.547464693289006</c:v>
                </c:pt>
                <c:pt idx="1128">
                  <c:v>-8.8552960294688781</c:v>
                </c:pt>
                <c:pt idx="1129">
                  <c:v>-3.6557617899352954</c:v>
                </c:pt>
                <c:pt idx="1130">
                  <c:v>-4.272473965980482</c:v>
                </c:pt>
                <c:pt idx="1131">
                  <c:v>-11.835508003901241</c:v>
                </c:pt>
                <c:pt idx="1132">
                  <c:v>-26.098604319295216</c:v>
                </c:pt>
                <c:pt idx="1133">
                  <c:v>-37.425371831868219</c:v>
                </c:pt>
                <c:pt idx="1134">
                  <c:v>-37.442563343967322</c:v>
                </c:pt>
                <c:pt idx="1135">
                  <c:v>-34.242123630934422</c:v>
                </c:pt>
                <c:pt idx="1136">
                  <c:v>-29.725888615470527</c:v>
                </c:pt>
                <c:pt idx="1137">
                  <c:v>-23.319959956530063</c:v>
                </c:pt>
                <c:pt idx="1138">
                  <c:v>-16.970963944234928</c:v>
                </c:pt>
                <c:pt idx="1139">
                  <c:v>-11.805481815257258</c:v>
                </c:pt>
                <c:pt idx="1140">
                  <c:v>-9.3074503576636154</c:v>
                </c:pt>
                <c:pt idx="1141">
                  <c:v>-7.0494124536597713</c:v>
                </c:pt>
                <c:pt idx="1142">
                  <c:v>-5.5019285593634804</c:v>
                </c:pt>
                <c:pt idx="1143">
                  <c:v>-4.6596432575609166</c:v>
                </c:pt>
                <c:pt idx="1144">
                  <c:v>-3.9648888650255647</c:v>
                </c:pt>
                <c:pt idx="1145">
                  <c:v>-4.1891748296390343</c:v>
                </c:pt>
                <c:pt idx="1146">
                  <c:v>-4.3912697824210216</c:v>
                </c:pt>
                <c:pt idx="1147">
                  <c:v>-4.2977180262594521</c:v>
                </c:pt>
                <c:pt idx="1148">
                  <c:v>-3.4010696355763472</c:v>
                </c:pt>
                <c:pt idx="1149">
                  <c:v>-1.5848420731755981</c:v>
                </c:pt>
                <c:pt idx="1150">
                  <c:v>-3.7615372903282316E-3</c:v>
                </c:pt>
                <c:pt idx="1151">
                  <c:v>1.8364520298725071</c:v>
                </c:pt>
                <c:pt idx="1152">
                  <c:v>3.7211770981227117</c:v>
                </c:pt>
                <c:pt idx="1153">
                  <c:v>5.0795260153845625</c:v>
                </c:pt>
                <c:pt idx="1154">
                  <c:v>6.0053966331502284</c:v>
                </c:pt>
                <c:pt idx="1155">
                  <c:v>6.3752160395812156</c:v>
                </c:pt>
                <c:pt idx="1156">
                  <c:v>6.6420311434240835</c:v>
                </c:pt>
                <c:pt idx="1157">
                  <c:v>6.7684102594053668</c:v>
                </c:pt>
                <c:pt idx="1158">
                  <c:v>6.5098066009455158</c:v>
                </c:pt>
                <c:pt idx="1159">
                  <c:v>6.3630350852431032</c:v>
                </c:pt>
                <c:pt idx="1160">
                  <c:v>5.4628879426710961</c:v>
                </c:pt>
                <c:pt idx="1161">
                  <c:v>3.6953881400211519</c:v>
                </c:pt>
                <c:pt idx="1162">
                  <c:v>1.810796862775198</c:v>
                </c:pt>
                <c:pt idx="1163">
                  <c:v>-0.151211389906236</c:v>
                </c:pt>
                <c:pt idx="1164">
                  <c:v>-2.0186511049207048</c:v>
                </c:pt>
                <c:pt idx="1165">
                  <c:v>-4.4940986446632669</c:v>
                </c:pt>
                <c:pt idx="1166">
                  <c:v>-6.822350163320019</c:v>
                </c:pt>
                <c:pt idx="1167">
                  <c:v>-8.8634844814009561</c:v>
                </c:pt>
                <c:pt idx="1168">
                  <c:v>-11.237077373278016</c:v>
                </c:pt>
                <c:pt idx="1169">
                  <c:v>-10.91306626375942</c:v>
                </c:pt>
                <c:pt idx="1170">
                  <c:v>-10.378310747553796</c:v>
                </c:pt>
                <c:pt idx="1171">
                  <c:v>-10.519623469973212</c:v>
                </c:pt>
                <c:pt idx="1172">
                  <c:v>-7.0519937352390931</c:v>
                </c:pt>
                <c:pt idx="1173">
                  <c:v>-5.5677146959799773</c:v>
                </c:pt>
                <c:pt idx="1174">
                  <c:v>-5.7228988690347178</c:v>
                </c:pt>
                <c:pt idx="1175">
                  <c:v>-6.8273269126860123</c:v>
                </c:pt>
                <c:pt idx="1176">
                  <c:v>-9.5158605020871203</c:v>
                </c:pt>
                <c:pt idx="1177">
                  <c:v>-14.217514987940429</c:v>
                </c:pt>
                <c:pt idx="1178">
                  <c:v>-17.680462865564348</c:v>
                </c:pt>
                <c:pt idx="1179">
                  <c:v>-29.438793937190312</c:v>
                </c:pt>
                <c:pt idx="1180">
                  <c:v>-32.2365186776901</c:v>
                </c:pt>
                <c:pt idx="1181">
                  <c:v>-31.808693475748477</c:v>
                </c:pt>
                <c:pt idx="1182">
                  <c:v>-28.124898610512346</c:v>
                </c:pt>
                <c:pt idx="1183">
                  <c:v>-24.850375843419414</c:v>
                </c:pt>
                <c:pt idx="1184">
                  <c:v>-19.932898315641413</c:v>
                </c:pt>
                <c:pt idx="1185">
                  <c:v>-19.235160662778728</c:v>
                </c:pt>
                <c:pt idx="1186">
                  <c:v>-19.155830475398968</c:v>
                </c:pt>
                <c:pt idx="1187">
                  <c:v>-21.191629313416147</c:v>
                </c:pt>
                <c:pt idx="1188">
                  <c:v>-22.769466517788132</c:v>
                </c:pt>
                <c:pt idx="1189">
                  <c:v>-20.38760759229956</c:v>
                </c:pt>
                <c:pt idx="1190">
                  <c:v>-17.65593791765734</c:v>
                </c:pt>
                <c:pt idx="1191">
                  <c:v>-16.254625103823237</c:v>
                </c:pt>
                <c:pt idx="1192">
                  <c:v>-13.664447293428024</c:v>
                </c:pt>
                <c:pt idx="1193">
                  <c:v>-12.233037128126256</c:v>
                </c:pt>
                <c:pt idx="1194">
                  <c:v>-11.403403013292442</c:v>
                </c:pt>
                <c:pt idx="1195">
                  <c:v>-11.269903067186728</c:v>
                </c:pt>
                <c:pt idx="1196">
                  <c:v>-11.165928514858688</c:v>
                </c:pt>
                <c:pt idx="1197">
                  <c:v>-10.479764700073394</c:v>
                </c:pt>
                <c:pt idx="1198">
                  <c:v>-10.177289004182784</c:v>
                </c:pt>
                <c:pt idx="1199">
                  <c:v>-9.0627961041830698</c:v>
                </c:pt>
                <c:pt idx="1200">
                  <c:v>-7.0293283147785193</c:v>
                </c:pt>
                <c:pt idx="1201">
                  <c:v>-4.986941412469883</c:v>
                </c:pt>
                <c:pt idx="1202">
                  <c:v>-3.3227539882319275</c:v>
                </c:pt>
                <c:pt idx="1203">
                  <c:v>-2.2530992347761947</c:v>
                </c:pt>
                <c:pt idx="1204">
                  <c:v>-2.839720914907633</c:v>
                </c:pt>
                <c:pt idx="1205">
                  <c:v>-4.971112932561053</c:v>
                </c:pt>
                <c:pt idx="1206">
                  <c:v>-6.0454389578761578</c:v>
                </c:pt>
                <c:pt idx="1207">
                  <c:v>-6.6622775337732225</c:v>
                </c:pt>
                <c:pt idx="1208">
                  <c:v>-6.2081842586071243</c:v>
                </c:pt>
                <c:pt idx="1209">
                  <c:v>-5.2418782400072024</c:v>
                </c:pt>
                <c:pt idx="1210">
                  <c:v>-4.2281900590237074</c:v>
                </c:pt>
                <c:pt idx="1211">
                  <c:v>-4.3191094003664938</c:v>
                </c:pt>
                <c:pt idx="1212">
                  <c:v>-6.5487015028548363</c:v>
                </c:pt>
                <c:pt idx="1213">
                  <c:v>-10.952066630502507</c:v>
                </c:pt>
                <c:pt idx="1214">
                  <c:v>-13.270120431369914</c:v>
                </c:pt>
                <c:pt idx="1215">
                  <c:v>-11.793145885556509</c:v>
                </c:pt>
                <c:pt idx="1216">
                  <c:v>-6.2791962060273763</c:v>
                </c:pt>
                <c:pt idx="1217">
                  <c:v>-1.0573993462822358</c:v>
                </c:pt>
                <c:pt idx="1218">
                  <c:v>-0.73830901679910355</c:v>
                </c:pt>
                <c:pt idx="1219">
                  <c:v>-6.423372622225318</c:v>
                </c:pt>
                <c:pt idx="1220">
                  <c:v>-22.054868675146196</c:v>
                </c:pt>
                <c:pt idx="1221">
                  <c:v>-40.217820973346228</c:v>
                </c:pt>
                <c:pt idx="1222">
                  <c:v>-48.162973406866044</c:v>
                </c:pt>
                <c:pt idx="1223">
                  <c:v>-47.622222741326354</c:v>
                </c:pt>
                <c:pt idx="1224">
                  <c:v>-41.272048617040163</c:v>
                </c:pt>
                <c:pt idx="1225">
                  <c:v>-31.993387075259047</c:v>
                </c:pt>
                <c:pt idx="1226">
                  <c:v>-26.80979840351613</c:v>
                </c:pt>
                <c:pt idx="1227">
                  <c:v>-23.11822062080007</c:v>
                </c:pt>
                <c:pt idx="1228">
                  <c:v>-18.08214394498599</c:v>
                </c:pt>
                <c:pt idx="1229">
                  <c:v>-13.874150631911462</c:v>
                </c:pt>
                <c:pt idx="1230">
                  <c:v>-12.059983356724301</c:v>
                </c:pt>
                <c:pt idx="1231">
                  <c:v>-10.664983064546094</c:v>
                </c:pt>
                <c:pt idx="1232">
                  <c:v>-8.1848029659190527</c:v>
                </c:pt>
                <c:pt idx="1233">
                  <c:v>-6.2007348222664902</c:v>
                </c:pt>
                <c:pt idx="1234">
                  <c:v>-4.2612768296134407</c:v>
                </c:pt>
                <c:pt idx="1235">
                  <c:v>-2.7894868365386545</c:v>
                </c:pt>
                <c:pt idx="1236">
                  <c:v>-1.7883469103637033</c:v>
                </c:pt>
                <c:pt idx="1237">
                  <c:v>-1.1606467321863185</c:v>
                </c:pt>
                <c:pt idx="1238">
                  <c:v>-0.97354402543000274</c:v>
                </c:pt>
                <c:pt idx="1239">
                  <c:v>-0.96455807647372349</c:v>
                </c:pt>
                <c:pt idx="1240">
                  <c:v>-0.54884436428467898</c:v>
                </c:pt>
                <c:pt idx="1241">
                  <c:v>6.9662782747327429E-2</c:v>
                </c:pt>
                <c:pt idx="1242">
                  <c:v>1.5337574830386651</c:v>
                </c:pt>
                <c:pt idx="1243">
                  <c:v>3.2449676346421006</c:v>
                </c:pt>
                <c:pt idx="1244">
                  <c:v>5.3283526962361032</c:v>
                </c:pt>
                <c:pt idx="1245">
                  <c:v>7.2229575956005299</c:v>
                </c:pt>
                <c:pt idx="1246">
                  <c:v>8.0532867934846166</c:v>
                </c:pt>
                <c:pt idx="1247">
                  <c:v>7.9798810324473743</c:v>
                </c:pt>
                <c:pt idx="1248">
                  <c:v>7.2118843285388374</c:v>
                </c:pt>
                <c:pt idx="1249">
                  <c:v>6.5969739052811081</c:v>
                </c:pt>
                <c:pt idx="1250">
                  <c:v>5.796371408036781</c:v>
                </c:pt>
                <c:pt idx="1251">
                  <c:v>5.4254411945730636</c:v>
                </c:pt>
                <c:pt idx="1252">
                  <c:v>5.376453697886145</c:v>
                </c:pt>
                <c:pt idx="1253">
                  <c:v>4.868927372162716</c:v>
                </c:pt>
                <c:pt idx="1254">
                  <c:v>4.029084511191674</c:v>
                </c:pt>
                <c:pt idx="1255">
                  <c:v>2.732652603935489</c:v>
                </c:pt>
                <c:pt idx="1256">
                  <c:v>1.1754151369593393</c:v>
                </c:pt>
                <c:pt idx="1257">
                  <c:v>-0.51900084731928164</c:v>
                </c:pt>
                <c:pt idx="1258">
                  <c:v>-1.8397632757552753</c:v>
                </c:pt>
                <c:pt idx="1259">
                  <c:v>-3.2085511247050871</c:v>
                </c:pt>
                <c:pt idx="1260">
                  <c:v>-5.1026095078543277</c:v>
                </c:pt>
                <c:pt idx="1261">
                  <c:v>-7.2546051790592374</c:v>
                </c:pt>
                <c:pt idx="1262">
                  <c:v>-7.9674151888469193</c:v>
                </c:pt>
                <c:pt idx="1263">
                  <c:v>-4.6623491154457746</c:v>
                </c:pt>
                <c:pt idx="1264">
                  <c:v>-3.1336143971690338</c:v>
                </c:pt>
                <c:pt idx="1265">
                  <c:v>-1.483839561057217</c:v>
                </c:pt>
                <c:pt idx="1266">
                  <c:v>-0.92024895546510843</c:v>
                </c:pt>
                <c:pt idx="1267">
                  <c:v>-3.3111429936790531</c:v>
                </c:pt>
                <c:pt idx="1268">
                  <c:v>-7.844015074467122</c:v>
                </c:pt>
                <c:pt idx="1269">
                  <c:v>-18.299665129572993</c:v>
                </c:pt>
                <c:pt idx="1270">
                  <c:v>-25.617922502334515</c:v>
                </c:pt>
                <c:pt idx="1271">
                  <c:v>-30.216893407234178</c:v>
                </c:pt>
                <c:pt idx="1272">
                  <c:v>-32.631756591122851</c:v>
                </c:pt>
                <c:pt idx="1273">
                  <c:v>-33.438120338168652</c:v>
                </c:pt>
                <c:pt idx="1274">
                  <c:v>-30.034673806441688</c:v>
                </c:pt>
                <c:pt idx="1275">
                  <c:v>-26.564692208913758</c:v>
                </c:pt>
                <c:pt idx="1276">
                  <c:v>-20.976899721171204</c:v>
                </c:pt>
                <c:pt idx="1277">
                  <c:v>-20.968571934138147</c:v>
                </c:pt>
                <c:pt idx="1278">
                  <c:v>-20.402229209018042</c:v>
                </c:pt>
                <c:pt idx="1279">
                  <c:v>-22.347824552300185</c:v>
                </c:pt>
                <c:pt idx="1280">
                  <c:v>-23.276173110680247</c:v>
                </c:pt>
                <c:pt idx="1281">
                  <c:v>-20.563147177753944</c:v>
                </c:pt>
                <c:pt idx="1282">
                  <c:v>-17.862969966206222</c:v>
                </c:pt>
                <c:pt idx="1283">
                  <c:v>-15.595151024950898</c:v>
                </c:pt>
                <c:pt idx="1284">
                  <c:v>-13.226177716935478</c:v>
                </c:pt>
                <c:pt idx="1285">
                  <c:v>-11.646474474702577</c:v>
                </c:pt>
                <c:pt idx="1286">
                  <c:v>-10.546634598012293</c:v>
                </c:pt>
                <c:pt idx="1287">
                  <c:v>-10.510037569101806</c:v>
                </c:pt>
                <c:pt idx="1288">
                  <c:v>-10.75866820650098</c:v>
                </c:pt>
                <c:pt idx="1289">
                  <c:v>-10.446340376728163</c:v>
                </c:pt>
                <c:pt idx="1290">
                  <c:v>-9.8498089012536418</c:v>
                </c:pt>
                <c:pt idx="1291">
                  <c:v>-8.7958909076547265</c:v>
                </c:pt>
                <c:pt idx="1292">
                  <c:v>-7.4670239819142621</c:v>
                </c:pt>
                <c:pt idx="1293">
                  <c:v>-6.0097982928209515</c:v>
                </c:pt>
                <c:pt idx="1294">
                  <c:v>-5.5769273761851323</c:v>
                </c:pt>
                <c:pt idx="1295">
                  <c:v>-6.8480122627435112</c:v>
                </c:pt>
                <c:pt idx="1296">
                  <c:v>-8.7536987186475645</c:v>
                </c:pt>
                <c:pt idx="1297">
                  <c:v>-10.085980552545356</c:v>
                </c:pt>
                <c:pt idx="1298">
                  <c:v>-9.866490981683258</c:v>
                </c:pt>
                <c:pt idx="1299">
                  <c:v>-8.4146586197704494</c:v>
                </c:pt>
                <c:pt idx="1300">
                  <c:v>-6.2345092432949487</c:v>
                </c:pt>
                <c:pt idx="1301">
                  <c:v>-4.2289325840780094</c:v>
                </c:pt>
                <c:pt idx="1302">
                  <c:v>-4.8863528076107849</c:v>
                </c:pt>
                <c:pt idx="1303">
                  <c:v>-7.7104623276771447</c:v>
                </c:pt>
                <c:pt idx="1304">
                  <c:v>-7.9695739712531894</c:v>
                </c:pt>
                <c:pt idx="1305">
                  <c:v>-5.8184002607431857</c:v>
                </c:pt>
                <c:pt idx="1306">
                  <c:v>-3.4689007825282956</c:v>
                </c:pt>
                <c:pt idx="1307">
                  <c:v>-1.856249873437908</c:v>
                </c:pt>
                <c:pt idx="1308">
                  <c:v>-1.1190478619143498</c:v>
                </c:pt>
                <c:pt idx="1309">
                  <c:v>-1.5875939759447808</c:v>
                </c:pt>
                <c:pt idx="1310">
                  <c:v>-5.9652014291376991</c:v>
                </c:pt>
                <c:pt idx="1311">
                  <c:v>-7.9659740811081949</c:v>
                </c:pt>
                <c:pt idx="1312">
                  <c:v>-11.517588407172026</c:v>
                </c:pt>
                <c:pt idx="1313">
                  <c:v>-15.357983321492757</c:v>
                </c:pt>
                <c:pt idx="1314">
                  <c:v>-19.101121291169086</c:v>
                </c:pt>
                <c:pt idx="1315">
                  <c:v>-22.848428462567497</c:v>
                </c:pt>
                <c:pt idx="1316">
                  <c:v>-27.900428980227307</c:v>
                </c:pt>
                <c:pt idx="1317">
                  <c:v>-32.800780567397531</c:v>
                </c:pt>
                <c:pt idx="1318">
                  <c:v>-32.680366571924317</c:v>
                </c:pt>
                <c:pt idx="1319">
                  <c:v>-26.626149451705224</c:v>
                </c:pt>
                <c:pt idx="1320">
                  <c:v>-19.576387537840116</c:v>
                </c:pt>
                <c:pt idx="1321">
                  <c:v>-13.780474662731185</c:v>
                </c:pt>
                <c:pt idx="1322">
                  <c:v>-9.9837369740298136</c:v>
                </c:pt>
                <c:pt idx="1323">
                  <c:v>-6.5554250184649474</c:v>
                </c:pt>
                <c:pt idx="1324">
                  <c:v>-5.3084708120440034</c:v>
                </c:pt>
                <c:pt idx="1325">
                  <c:v>-5.1712775326436908</c:v>
                </c:pt>
                <c:pt idx="1326">
                  <c:v>-4.6892713026297184</c:v>
                </c:pt>
                <c:pt idx="1327">
                  <c:v>-4.3434131583482412</c:v>
                </c:pt>
                <c:pt idx="1328">
                  <c:v>-3.7087345933177218</c:v>
                </c:pt>
                <c:pt idx="1329">
                  <c:v>-2.9177504108940004</c:v>
                </c:pt>
                <c:pt idx="1330">
                  <c:v>-1.4609993835914374</c:v>
                </c:pt>
                <c:pt idx="1331">
                  <c:v>0.1658206560114806</c:v>
                </c:pt>
                <c:pt idx="1332">
                  <c:v>1.5273314040739785</c:v>
                </c:pt>
                <c:pt idx="1333">
                  <c:v>3.0063968451650895</c:v>
                </c:pt>
                <c:pt idx="1334">
                  <c:v>4.2849899665612785</c:v>
                </c:pt>
                <c:pt idx="1335">
                  <c:v>5.4736393802233234</c:v>
                </c:pt>
                <c:pt idx="1336">
                  <c:v>6.6953406466424497</c:v>
                </c:pt>
                <c:pt idx="1337">
                  <c:v>7.6516795721626432</c:v>
                </c:pt>
                <c:pt idx="1338">
                  <c:v>7.8163800472156577</c:v>
                </c:pt>
                <c:pt idx="1339">
                  <c:v>7.3665998955653826</c:v>
                </c:pt>
                <c:pt idx="1340">
                  <c:v>6.1515922830369618</c:v>
                </c:pt>
                <c:pt idx="1341">
                  <c:v>4.2945501782657187</c:v>
                </c:pt>
                <c:pt idx="1342">
                  <c:v>1.7355725739838797</c:v>
                </c:pt>
                <c:pt idx="1343">
                  <c:v>-1.2112683079448312</c:v>
                </c:pt>
                <c:pt idx="1344">
                  <c:v>-3.6780565973154165</c:v>
                </c:pt>
                <c:pt idx="1345">
                  <c:v>-5.5602687751836362</c:v>
                </c:pt>
                <c:pt idx="1346">
                  <c:v>-8.2786343760307357</c:v>
                </c:pt>
                <c:pt idx="1347">
                  <c:v>-7.4659518465005617</c:v>
                </c:pt>
                <c:pt idx="1348">
                  <c:v>-6.5540691015048607</c:v>
                </c:pt>
                <c:pt idx="1349">
                  <c:v>-6.4721818188467175</c:v>
                </c:pt>
                <c:pt idx="1350">
                  <c:v>-6.6884496388133812</c:v>
                </c:pt>
                <c:pt idx="1351">
                  <c:v>-6.7434756267745977</c:v>
                </c:pt>
                <c:pt idx="1352">
                  <c:v>-7.6880414452852293</c:v>
                </c:pt>
                <c:pt idx="1353">
                  <c:v>-11.493470630382227</c:v>
                </c:pt>
                <c:pt idx="1354">
                  <c:v>-15.983719786207233</c:v>
                </c:pt>
                <c:pt idx="1355">
                  <c:v>-22.419572647823191</c:v>
                </c:pt>
                <c:pt idx="1356">
                  <c:v>-23.032649461595234</c:v>
                </c:pt>
                <c:pt idx="1357">
                  <c:v>-20.137753960782273</c:v>
                </c:pt>
                <c:pt idx="1358">
                  <c:v>-19.219581510010837</c:v>
                </c:pt>
                <c:pt idx="1359">
                  <c:v>-17.843313829836728</c:v>
                </c:pt>
                <c:pt idx="1360">
                  <c:v>-16.319245821378395</c:v>
                </c:pt>
                <c:pt idx="1361">
                  <c:v>-17.50610115689755</c:v>
                </c:pt>
                <c:pt idx="1362">
                  <c:v>-19.15782725886168</c:v>
                </c:pt>
                <c:pt idx="1363">
                  <c:v>-21.05997711654361</c:v>
                </c:pt>
                <c:pt idx="1364">
                  <c:v>-23.380412053379956</c:v>
                </c:pt>
                <c:pt idx="1365">
                  <c:v>-23.989122055826833</c:v>
                </c:pt>
                <c:pt idx="1366">
                  <c:v>-21.903540473678387</c:v>
                </c:pt>
                <c:pt idx="1367">
                  <c:v>-18.907251712532783</c:v>
                </c:pt>
                <c:pt idx="1368">
                  <c:v>-16.617302424103784</c:v>
                </c:pt>
                <c:pt idx="1369">
                  <c:v>-12.762951923508171</c:v>
                </c:pt>
                <c:pt idx="1370">
                  <c:v>-10.142632682828731</c:v>
                </c:pt>
                <c:pt idx="1371">
                  <c:v>-10.255801882318318</c:v>
                </c:pt>
                <c:pt idx="1372">
                  <c:v>-10.971162960864056</c:v>
                </c:pt>
                <c:pt idx="1373">
                  <c:v>-10.724298498830851</c:v>
                </c:pt>
                <c:pt idx="1374">
                  <c:v>-9.8472030951940255</c:v>
                </c:pt>
                <c:pt idx="1375">
                  <c:v>-8.4282925420741304</c:v>
                </c:pt>
                <c:pt idx="1376">
                  <c:v>-6.8693032625358201</c:v>
                </c:pt>
                <c:pt idx="1377">
                  <c:v>-5.9542949714652158</c:v>
                </c:pt>
                <c:pt idx="1378">
                  <c:v>-6.27235257091378</c:v>
                </c:pt>
                <c:pt idx="1379">
                  <c:v>-6.9251236547655042</c:v>
                </c:pt>
                <c:pt idx="1380">
                  <c:v>-6.7885816349616208</c:v>
                </c:pt>
                <c:pt idx="1381">
                  <c:v>-6.1295028377748038</c:v>
                </c:pt>
                <c:pt idx="1382">
                  <c:v>-5.2778634016932813</c:v>
                </c:pt>
                <c:pt idx="1383">
                  <c:v>-4.2623622677873154</c:v>
                </c:pt>
                <c:pt idx="1384">
                  <c:v>-3.9091551115573742</c:v>
                </c:pt>
                <c:pt idx="1385">
                  <c:v>-4.4773127118111553</c:v>
                </c:pt>
                <c:pt idx="1386">
                  <c:v>-5.9300759655488724</c:v>
                </c:pt>
                <c:pt idx="1387">
                  <c:v>-6.9871949407736196</c:v>
                </c:pt>
                <c:pt idx="1388">
                  <c:v>-6.4490740040558743</c:v>
                </c:pt>
                <c:pt idx="1389">
                  <c:v>-6.9043768560093879</c:v>
                </c:pt>
                <c:pt idx="1390">
                  <c:v>-9.1221022519324944</c:v>
                </c:pt>
                <c:pt idx="1391">
                  <c:v>-13.013396901128166</c:v>
                </c:pt>
                <c:pt idx="1392">
                  <c:v>-15.799916445148563</c:v>
                </c:pt>
                <c:pt idx="1393">
                  <c:v>-18.328990136899314</c:v>
                </c:pt>
                <c:pt idx="1394">
                  <c:v>-20.937563027316088</c:v>
                </c:pt>
                <c:pt idx="1395">
                  <c:v>-22.563752817249952</c:v>
                </c:pt>
                <c:pt idx="1396">
                  <c:v>-16.535214537533609</c:v>
                </c:pt>
                <c:pt idx="1397">
                  <c:v>-4.4069752031209202</c:v>
                </c:pt>
                <c:pt idx="1398">
                  <c:v>1.170351315002836E-2</c:v>
                </c:pt>
                <c:pt idx="1399">
                  <c:v>-8.575345899996714</c:v>
                </c:pt>
                <c:pt idx="1400">
                  <c:v>-21.952272936561243</c:v>
                </c:pt>
                <c:pt idx="1401">
                  <c:v>-33.749127977784276</c:v>
                </c:pt>
                <c:pt idx="1402">
                  <c:v>-44.042582169634109</c:v>
                </c:pt>
                <c:pt idx="1403">
                  <c:v>-47.221273774866262</c:v>
                </c:pt>
                <c:pt idx="1404">
                  <c:v>-40.652053846492336</c:v>
                </c:pt>
                <c:pt idx="1405">
                  <c:v>-29.081485537207683</c:v>
                </c:pt>
                <c:pt idx="1406">
                  <c:v>-22.196434746148881</c:v>
                </c:pt>
                <c:pt idx="1407">
                  <c:v>-16.447897998265077</c:v>
                </c:pt>
                <c:pt idx="1408">
                  <c:v>-10.45363054373515</c:v>
                </c:pt>
                <c:pt idx="1409">
                  <c:v>-6.4005335034864679</c:v>
                </c:pt>
                <c:pt idx="1410">
                  <c:v>-4.0376712962646515</c:v>
                </c:pt>
                <c:pt idx="1411">
                  <c:v>-2.8032011932429062</c:v>
                </c:pt>
                <c:pt idx="1412">
                  <c:v>-3.1677766411884347</c:v>
                </c:pt>
                <c:pt idx="1413">
                  <c:v>-3.8667984272937428</c:v>
                </c:pt>
                <c:pt idx="1414">
                  <c:v>-4.8503867160370726</c:v>
                </c:pt>
                <c:pt idx="1415">
                  <c:v>-4.2023530209481255</c:v>
                </c:pt>
                <c:pt idx="1416">
                  <c:v>-1.9856788729362842</c:v>
                </c:pt>
                <c:pt idx="1417">
                  <c:v>0.88736918282616095</c:v>
                </c:pt>
                <c:pt idx="1418">
                  <c:v>4.2661085315916596</c:v>
                </c:pt>
                <c:pt idx="1419">
                  <c:v>7.7190340529759682</c:v>
                </c:pt>
                <c:pt idx="1420">
                  <c:v>10.494578082808818</c:v>
                </c:pt>
                <c:pt idx="1421">
                  <c:v>12.621824982565338</c:v>
                </c:pt>
                <c:pt idx="1422">
                  <c:v>13.539116794565134</c:v>
                </c:pt>
                <c:pt idx="1423">
                  <c:v>13.681288436640987</c:v>
                </c:pt>
                <c:pt idx="1424">
                  <c:v>13.211486935940124</c:v>
                </c:pt>
                <c:pt idx="1425">
                  <c:v>12.341204215876992</c:v>
                </c:pt>
                <c:pt idx="1426">
                  <c:v>11.072409295461419</c:v>
                </c:pt>
                <c:pt idx="1427">
                  <c:v>10.046083286448971</c:v>
                </c:pt>
                <c:pt idx="1428">
                  <c:v>8.4246062568080795</c:v>
                </c:pt>
                <c:pt idx="1429">
                  <c:v>6.7923968593205863</c:v>
                </c:pt>
                <c:pt idx="1430">
                  <c:v>5.6618848786553251</c:v>
                </c:pt>
                <c:pt idx="1431">
                  <c:v>3.9906395752278536</c:v>
                </c:pt>
                <c:pt idx="1432">
                  <c:v>2.4810942752426999</c:v>
                </c:pt>
                <c:pt idx="1433">
                  <c:v>0.94788568372805182</c:v>
                </c:pt>
                <c:pt idx="1434">
                  <c:v>-3.0235350400129823E-2</c:v>
                </c:pt>
                <c:pt idx="1435">
                  <c:v>-0.79489347234084906</c:v>
                </c:pt>
                <c:pt idx="1436">
                  <c:v>-1.4071775495452956</c:v>
                </c:pt>
                <c:pt idx="1437">
                  <c:v>-0.37197154533897475</c:v>
                </c:pt>
                <c:pt idx="1438">
                  <c:v>1.2151685555255203</c:v>
                </c:pt>
                <c:pt idx="1439">
                  <c:v>1.2283834968822502</c:v>
                </c:pt>
                <c:pt idx="1440">
                  <c:v>9.3748555048901158E-2</c:v>
                </c:pt>
                <c:pt idx="1441">
                  <c:v>-0.64412388756189132</c:v>
                </c:pt>
                <c:pt idx="1442">
                  <c:v>-1.8276979383868452</c:v>
                </c:pt>
                <c:pt idx="1443">
                  <c:v>-2.9521433697988217</c:v>
                </c:pt>
                <c:pt idx="1444">
                  <c:v>-8.5420350785644672</c:v>
                </c:pt>
                <c:pt idx="1445">
                  <c:v>-13.011018909298318</c:v>
                </c:pt>
                <c:pt idx="1446">
                  <c:v>-17.190456993940266</c:v>
                </c:pt>
                <c:pt idx="1447">
                  <c:v>-24.50311124375601</c:v>
                </c:pt>
                <c:pt idx="1448">
                  <c:v>-33.899716875714823</c:v>
                </c:pt>
                <c:pt idx="1449">
                  <c:v>-36.614924504182376</c:v>
                </c:pt>
                <c:pt idx="1450">
                  <c:v>-36.124162201512398</c:v>
                </c:pt>
                <c:pt idx="1451">
                  <c:v>-32.10929469342809</c:v>
                </c:pt>
                <c:pt idx="1452">
                  <c:v>-34.263808909039327</c:v>
                </c:pt>
                <c:pt idx="1453">
                  <c:v>-32.614463105656526</c:v>
                </c:pt>
                <c:pt idx="1454">
                  <c:v>-25.642079684844745</c:v>
                </c:pt>
                <c:pt idx="1455">
                  <c:v>-19.295325356864225</c:v>
                </c:pt>
                <c:pt idx="1456">
                  <c:v>-19.430455548591755</c:v>
                </c:pt>
                <c:pt idx="1457">
                  <c:v>-20.52902274938355</c:v>
                </c:pt>
                <c:pt idx="1458">
                  <c:v>-20.603957381438409</c:v>
                </c:pt>
                <c:pt idx="1459">
                  <c:v>-18.929231300727828</c:v>
                </c:pt>
                <c:pt idx="1460">
                  <c:v>-16.030587929098989</c:v>
                </c:pt>
                <c:pt idx="1461">
                  <c:v>-15.298259955320042</c:v>
                </c:pt>
                <c:pt idx="1462">
                  <c:v>-15.942184129830673</c:v>
                </c:pt>
                <c:pt idx="1463">
                  <c:v>-16.412695909934722</c:v>
                </c:pt>
                <c:pt idx="1464">
                  <c:v>-17.333762774495511</c:v>
                </c:pt>
                <c:pt idx="1465">
                  <c:v>-17.649622017065816</c:v>
                </c:pt>
                <c:pt idx="1466">
                  <c:v>-16.541479201707734</c:v>
                </c:pt>
                <c:pt idx="1467">
                  <c:v>-14.419442991238705</c:v>
                </c:pt>
                <c:pt idx="1468">
                  <c:v>-11.996359371204381</c:v>
                </c:pt>
                <c:pt idx="1469">
                  <c:v>-10.424425458955033</c:v>
                </c:pt>
                <c:pt idx="1470">
                  <c:v>-9.8901550181142728</c:v>
                </c:pt>
                <c:pt idx="1471">
                  <c:v>-10.456191671515926</c:v>
                </c:pt>
                <c:pt idx="1472">
                  <c:v>-11.133577091973516</c:v>
                </c:pt>
                <c:pt idx="1473">
                  <c:v>-10.286234109008582</c:v>
                </c:pt>
                <c:pt idx="1474">
                  <c:v>-9.1676636032927732</c:v>
                </c:pt>
                <c:pt idx="1475">
                  <c:v>-7.6826854896531387</c:v>
                </c:pt>
                <c:pt idx="1476">
                  <c:v>-6.2408897277785895</c:v>
                </c:pt>
                <c:pt idx="1477">
                  <c:v>-5.9630864135224684</c:v>
                </c:pt>
                <c:pt idx="1478">
                  <c:v>-7.8758415184101072</c:v>
                </c:pt>
                <c:pt idx="1479">
                  <c:v>-11.360549524058419</c:v>
                </c:pt>
                <c:pt idx="1480">
                  <c:v>-13.922447056335953</c:v>
                </c:pt>
                <c:pt idx="1481">
                  <c:v>-13.883355183520361</c:v>
                </c:pt>
                <c:pt idx="1482">
                  <c:v>-13.528725104563055</c:v>
                </c:pt>
                <c:pt idx="1483">
                  <c:v>-12.657395121025393</c:v>
                </c:pt>
                <c:pt idx="1484">
                  <c:v>-12.649230026399787</c:v>
                </c:pt>
                <c:pt idx="1485">
                  <c:v>-12.386489601408831</c:v>
                </c:pt>
                <c:pt idx="1486">
                  <c:v>-11.050329419616174</c:v>
                </c:pt>
                <c:pt idx="1487">
                  <c:v>-19.922464990363093</c:v>
                </c:pt>
                <c:pt idx="1488">
                  <c:v>-35.924642593054735</c:v>
                </c:pt>
                <c:pt idx="1489">
                  <c:v>-44.62934073947558</c:v>
                </c:pt>
                <c:pt idx="1490">
                  <c:v>-46.80579682429898</c:v>
                </c:pt>
                <c:pt idx="1491">
                  <c:v>-48.386849532919754</c:v>
                </c:pt>
                <c:pt idx="1492">
                  <c:v>-44.387983861217201</c:v>
                </c:pt>
                <c:pt idx="1493">
                  <c:v>-34.621665820798221</c:v>
                </c:pt>
                <c:pt idx="1494">
                  <c:v>-23.259311808443162</c:v>
                </c:pt>
                <c:pt idx="1495">
                  <c:v>-14.316451431733761</c:v>
                </c:pt>
                <c:pt idx="1496">
                  <c:v>-8.5722568803151518</c:v>
                </c:pt>
                <c:pt idx="1497">
                  <c:v>-7.0158686350224793</c:v>
                </c:pt>
                <c:pt idx="1498">
                  <c:v>-5.9295779868049872</c:v>
                </c:pt>
                <c:pt idx="1499">
                  <c:v>-5.4558461798400906</c:v>
                </c:pt>
                <c:pt idx="1500">
                  <c:v>-5.858637311342263</c:v>
                </c:pt>
                <c:pt idx="1501">
                  <c:v>-5.5775014719665927</c:v>
                </c:pt>
                <c:pt idx="1502">
                  <c:v>-5.1225865431083282</c:v>
                </c:pt>
                <c:pt idx="1503">
                  <c:v>-4.8063845081046557</c:v>
                </c:pt>
                <c:pt idx="1504">
                  <c:v>-4.3233163927978602</c:v>
                </c:pt>
                <c:pt idx="1505">
                  <c:v>-3.6479617842868159</c:v>
                </c:pt>
                <c:pt idx="1506">
                  <c:v>-2.9851995169716399</c:v>
                </c:pt>
                <c:pt idx="1507">
                  <c:v>-2.3991855193095954</c:v>
                </c:pt>
                <c:pt idx="1508">
                  <c:v>-1.859006284415337</c:v>
                </c:pt>
                <c:pt idx="1509">
                  <c:v>-1.3450742858255724</c:v>
                </c:pt>
                <c:pt idx="1510">
                  <c:v>-1.0508685098682686</c:v>
                </c:pt>
                <c:pt idx="1511">
                  <c:v>-0.93316890924625073</c:v>
                </c:pt>
                <c:pt idx="1512">
                  <c:v>-1.0541678706594133</c:v>
                </c:pt>
                <c:pt idx="1513">
                  <c:v>-1.694297773602051</c:v>
                </c:pt>
                <c:pt idx="1514">
                  <c:v>-2.7535923658203396</c:v>
                </c:pt>
                <c:pt idx="1515">
                  <c:v>-4.2155249173042062</c:v>
                </c:pt>
                <c:pt idx="1516">
                  <c:v>-5.8527189140670917</c:v>
                </c:pt>
                <c:pt idx="1517">
                  <c:v>-7.2599081873355997</c:v>
                </c:pt>
                <c:pt idx="1518">
                  <c:v>-8.1025929730141559</c:v>
                </c:pt>
                <c:pt idx="1519">
                  <c:v>-7.575446408145373</c:v>
                </c:pt>
                <c:pt idx="1520">
                  <c:v>-7.0393802062899589</c:v>
                </c:pt>
                <c:pt idx="1521">
                  <c:v>-5.1626316428320465</c:v>
                </c:pt>
                <c:pt idx="1522">
                  <c:v>-1.3750046803023765</c:v>
                </c:pt>
                <c:pt idx="1523">
                  <c:v>-0.16406905582523187</c:v>
                </c:pt>
                <c:pt idx="1524">
                  <c:v>0.7084613964103027</c:v>
                </c:pt>
                <c:pt idx="1525">
                  <c:v>0.23131005958748016</c:v>
                </c:pt>
                <c:pt idx="1526">
                  <c:v>-0.77775613786170361</c:v>
                </c:pt>
                <c:pt idx="1527">
                  <c:v>-3.4405057259043899</c:v>
                </c:pt>
                <c:pt idx="1528">
                  <c:v>-6.9034896113894941</c:v>
                </c:pt>
                <c:pt idx="1529">
                  <c:v>-14.494046389931075</c:v>
                </c:pt>
                <c:pt idx="1530">
                  <c:v>-14.960041818092254</c:v>
                </c:pt>
                <c:pt idx="1531">
                  <c:v>-13.565879869416202</c:v>
                </c:pt>
                <c:pt idx="1532">
                  <c:v>-16.815653897473577</c:v>
                </c:pt>
                <c:pt idx="1533">
                  <c:v>-20.275365355133555</c:v>
                </c:pt>
                <c:pt idx="1534">
                  <c:v>-21.640641663415394</c:v>
                </c:pt>
                <c:pt idx="1535">
                  <c:v>-27.96187665485024</c:v>
                </c:pt>
                <c:pt idx="1536">
                  <c:v>-31.10292827742126</c:v>
                </c:pt>
                <c:pt idx="1537">
                  <c:v>-30.435263202179311</c:v>
                </c:pt>
                <c:pt idx="1538">
                  <c:v>-29.16827190235788</c:v>
                </c:pt>
                <c:pt idx="1539">
                  <c:v>-25.260671634199181</c:v>
                </c:pt>
                <c:pt idx="1540">
                  <c:v>-20.740089452737539</c:v>
                </c:pt>
                <c:pt idx="1541">
                  <c:v>-21.639601105662063</c:v>
                </c:pt>
                <c:pt idx="1542">
                  <c:v>-21.255568312585414</c:v>
                </c:pt>
                <c:pt idx="1543">
                  <c:v>-19.377456808109912</c:v>
                </c:pt>
                <c:pt idx="1544">
                  <c:v>-18.589697483008365</c:v>
                </c:pt>
                <c:pt idx="1545">
                  <c:v>-17.295457237578997</c:v>
                </c:pt>
                <c:pt idx="1546">
                  <c:v>-17.45643059383648</c:v>
                </c:pt>
                <c:pt idx="1547">
                  <c:v>-17.287540542345127</c:v>
                </c:pt>
                <c:pt idx="1548">
                  <c:v>-16.660797698189462</c:v>
                </c:pt>
                <c:pt idx="1549">
                  <c:v>-16.153085545609841</c:v>
                </c:pt>
                <c:pt idx="1550">
                  <c:v>-15.77510344562347</c:v>
                </c:pt>
                <c:pt idx="1551">
                  <c:v>-15.993602388502739</c:v>
                </c:pt>
                <c:pt idx="1552">
                  <c:v>-15.779705490450661</c:v>
                </c:pt>
                <c:pt idx="1553">
                  <c:v>-15.487068715472876</c:v>
                </c:pt>
                <c:pt idx="1554">
                  <c:v>-14.95809919075943</c:v>
                </c:pt>
                <c:pt idx="1555">
                  <c:v>-14.07259019519123</c:v>
                </c:pt>
                <c:pt idx="1556">
                  <c:v>-13.482229569029965</c:v>
                </c:pt>
                <c:pt idx="1557">
                  <c:v>-12.083468043074737</c:v>
                </c:pt>
                <c:pt idx="1558">
                  <c:v>-11.063708940810979</c:v>
                </c:pt>
                <c:pt idx="1559">
                  <c:v>-10.6131756367749</c:v>
                </c:pt>
                <c:pt idx="1560">
                  <c:v>-11.292419627754768</c:v>
                </c:pt>
                <c:pt idx="1561">
                  <c:v>-12.263221749097271</c:v>
                </c:pt>
                <c:pt idx="1562">
                  <c:v>-13.512040426917842</c:v>
                </c:pt>
                <c:pt idx="1563">
                  <c:v>-13.864951883475065</c:v>
                </c:pt>
                <c:pt idx="1564">
                  <c:v>-12.815443297079884</c:v>
                </c:pt>
                <c:pt idx="1565">
                  <c:v>-12.908086051710669</c:v>
                </c:pt>
                <c:pt idx="1566">
                  <c:v>-14.831645896421055</c:v>
                </c:pt>
                <c:pt idx="1567">
                  <c:v>-18.552695440534638</c:v>
                </c:pt>
                <c:pt idx="1568">
                  <c:v>-24.431907444141199</c:v>
                </c:pt>
                <c:pt idx="1569">
                  <c:v>-31.800690671958339</c:v>
                </c:pt>
                <c:pt idx="1570">
                  <c:v>-35.681104918167229</c:v>
                </c:pt>
                <c:pt idx="1571">
                  <c:v>-34.378476751744621</c:v>
                </c:pt>
                <c:pt idx="1572">
                  <c:v>-32.068515424934183</c:v>
                </c:pt>
                <c:pt idx="1573">
                  <c:v>-27.707802868289477</c:v>
                </c:pt>
                <c:pt idx="1574">
                  <c:v>-24.410359852217422</c:v>
                </c:pt>
                <c:pt idx="1575">
                  <c:v>-20.815044473661946</c:v>
                </c:pt>
                <c:pt idx="1576">
                  <c:v>-22.226213312816977</c:v>
                </c:pt>
                <c:pt idx="1577">
                  <c:v>-21.73486377289256</c:v>
                </c:pt>
                <c:pt idx="1578">
                  <c:v>-19.210545437555108</c:v>
                </c:pt>
                <c:pt idx="1579">
                  <c:v>-14.692348199266894</c:v>
                </c:pt>
                <c:pt idx="1580">
                  <c:v>-10.148873527957351</c:v>
                </c:pt>
                <c:pt idx="1581">
                  <c:v>-7.2428566246353752</c:v>
                </c:pt>
                <c:pt idx="1582">
                  <c:v>-5.9333525691345308</c:v>
                </c:pt>
                <c:pt idx="1583">
                  <c:v>-5.0399835978907515</c:v>
                </c:pt>
                <c:pt idx="1584">
                  <c:v>-4.594617852867346</c:v>
                </c:pt>
                <c:pt idx="1585">
                  <c:v>-4.084795872253232</c:v>
                </c:pt>
                <c:pt idx="1586">
                  <c:v>-4.0013757029641361</c:v>
                </c:pt>
                <c:pt idx="1587">
                  <c:v>-3.7346686887714289</c:v>
                </c:pt>
                <c:pt idx="1588">
                  <c:v>-3.6703223902762425</c:v>
                </c:pt>
                <c:pt idx="1589">
                  <c:v>-3.4910987486556584</c:v>
                </c:pt>
                <c:pt idx="1590">
                  <c:v>-2.9134824958129242</c:v>
                </c:pt>
                <c:pt idx="1591">
                  <c:v>-2.2576240791796196</c:v>
                </c:pt>
                <c:pt idx="1592">
                  <c:v>-1.9244317480143507</c:v>
                </c:pt>
                <c:pt idx="1593">
                  <c:v>-2.1191251914843372</c:v>
                </c:pt>
                <c:pt idx="1594">
                  <c:v>-2.8761838949358629</c:v>
                </c:pt>
                <c:pt idx="1595">
                  <c:v>-3.7390215640481776</c:v>
                </c:pt>
                <c:pt idx="1596">
                  <c:v>-5.307497792438765</c:v>
                </c:pt>
                <c:pt idx="1597">
                  <c:v>-6.5504467045480208</c:v>
                </c:pt>
                <c:pt idx="1598">
                  <c:v>-7.130272874104266</c:v>
                </c:pt>
                <c:pt idx="1599">
                  <c:v>-7.136653692016953</c:v>
                </c:pt>
                <c:pt idx="1600">
                  <c:v>-6.7399577708799043</c:v>
                </c:pt>
                <c:pt idx="1601">
                  <c:v>-6.4933804888570323</c:v>
                </c:pt>
                <c:pt idx="1602">
                  <c:v>-6.5156705404564148</c:v>
                </c:pt>
                <c:pt idx="1603">
                  <c:v>-7.7444989768059633</c:v>
                </c:pt>
                <c:pt idx="1604">
                  <c:v>-9.8453990540062861</c:v>
                </c:pt>
                <c:pt idx="1605">
                  <c:v>-12.05228621121188</c:v>
                </c:pt>
                <c:pt idx="1606">
                  <c:v>-12.362116721700181</c:v>
                </c:pt>
                <c:pt idx="1607">
                  <c:v>-8.8582333979432004</c:v>
                </c:pt>
                <c:pt idx="1608">
                  <c:v>-5.720763257038735</c:v>
                </c:pt>
                <c:pt idx="1609">
                  <c:v>-3.5539039138954092</c:v>
                </c:pt>
                <c:pt idx="1610">
                  <c:v>-4.0345418466465279</c:v>
                </c:pt>
                <c:pt idx="1611">
                  <c:v>-6.7346277773226682</c:v>
                </c:pt>
                <c:pt idx="1612">
                  <c:v>-9.5807961753021491</c:v>
                </c:pt>
                <c:pt idx="1613">
                  <c:v>-10.786756463607011</c:v>
                </c:pt>
                <c:pt idx="1614">
                  <c:v>-12.069300190094069</c:v>
                </c:pt>
                <c:pt idx="1615">
                  <c:v>-13.458369011333804</c:v>
                </c:pt>
                <c:pt idx="1616">
                  <c:v>-15.555206255653051</c:v>
                </c:pt>
                <c:pt idx="1617">
                  <c:v>-20.270148592553625</c:v>
                </c:pt>
                <c:pt idx="1618">
                  <c:v>-25.030786322049082</c:v>
                </c:pt>
                <c:pt idx="1619">
                  <c:v>-28.690497304847092</c:v>
                </c:pt>
                <c:pt idx="1620">
                  <c:v>-30.955444788093406</c:v>
                </c:pt>
                <c:pt idx="1621">
                  <c:v>-31.321444135026724</c:v>
                </c:pt>
                <c:pt idx="1622">
                  <c:v>-30.440153259871973</c:v>
                </c:pt>
                <c:pt idx="1623">
                  <c:v>-31.262124928852842</c:v>
                </c:pt>
                <c:pt idx="1624">
                  <c:v>-29.69666595959206</c:v>
                </c:pt>
                <c:pt idx="1625">
                  <c:v>-26.860385820297868</c:v>
                </c:pt>
                <c:pt idx="1626">
                  <c:v>-24.561859729389827</c:v>
                </c:pt>
                <c:pt idx="1627">
                  <c:v>-22.205016340814304</c:v>
                </c:pt>
                <c:pt idx="1628">
                  <c:v>-19.362050656841284</c:v>
                </c:pt>
                <c:pt idx="1629">
                  <c:v>-16.780100336667783</c:v>
                </c:pt>
                <c:pt idx="1630">
                  <c:v>-14.647221473697485</c:v>
                </c:pt>
                <c:pt idx="1631">
                  <c:v>-13.257082200647849</c:v>
                </c:pt>
                <c:pt idx="1632">
                  <c:v>-12.763632806190754</c:v>
                </c:pt>
                <c:pt idx="1633">
                  <c:v>-13.095683787726564</c:v>
                </c:pt>
                <c:pt idx="1634">
                  <c:v>-13.293657893505946</c:v>
                </c:pt>
                <c:pt idx="1635">
                  <c:v>-13.378888323270896</c:v>
                </c:pt>
                <c:pt idx="1636">
                  <c:v>-12.793647521482868</c:v>
                </c:pt>
                <c:pt idx="1637">
                  <c:v>-12.088779476685568</c:v>
                </c:pt>
                <c:pt idx="1638">
                  <c:v>-12.128127669121818</c:v>
                </c:pt>
                <c:pt idx="1639">
                  <c:v>-13.038926550474613</c:v>
                </c:pt>
                <c:pt idx="1640">
                  <c:v>-14.611060236731859</c:v>
                </c:pt>
                <c:pt idx="1641">
                  <c:v>-15.150184451476299</c:v>
                </c:pt>
                <c:pt idx="1642">
                  <c:v>-14.460770047133723</c:v>
                </c:pt>
                <c:pt idx="1643">
                  <c:v>-12.089786281961569</c:v>
                </c:pt>
                <c:pt idx="1644">
                  <c:v>-9.4580501640051278</c:v>
                </c:pt>
                <c:pt idx="1645">
                  <c:v>-7.4239694685248878</c:v>
                </c:pt>
                <c:pt idx="1646">
                  <c:v>-6.8048899247665258</c:v>
                </c:pt>
                <c:pt idx="1647">
                  <c:v>-8.9721963379746974</c:v>
                </c:pt>
                <c:pt idx="1648">
                  <c:v>-14.191180791237985</c:v>
                </c:pt>
                <c:pt idx="1649">
                  <c:v>-17.888324030782034</c:v>
                </c:pt>
                <c:pt idx="1650">
                  <c:v>-19.018515800143945</c:v>
                </c:pt>
                <c:pt idx="1651">
                  <c:v>-17.009249060131303</c:v>
                </c:pt>
                <c:pt idx="1652">
                  <c:v>-14.469448476802604</c:v>
                </c:pt>
                <c:pt idx="1653">
                  <c:v>-13.866521209496353</c:v>
                </c:pt>
                <c:pt idx="1654">
                  <c:v>-16.564424579317897</c:v>
                </c:pt>
                <c:pt idx="1655">
                  <c:v>-23.619476365885895</c:v>
                </c:pt>
                <c:pt idx="1656">
                  <c:v>-33.975170619582698</c:v>
                </c:pt>
                <c:pt idx="1657">
                  <c:v>-37.184498336125131</c:v>
                </c:pt>
                <c:pt idx="1658">
                  <c:v>-39.035813895270593</c:v>
                </c:pt>
                <c:pt idx="1659">
                  <c:v>-38.606910900268893</c:v>
                </c:pt>
                <c:pt idx="1660">
                  <c:v>-35.65105058384929</c:v>
                </c:pt>
                <c:pt idx="1661">
                  <c:v>-31.194644389164715</c:v>
                </c:pt>
                <c:pt idx="1662">
                  <c:v>-28.984897903658929</c:v>
                </c:pt>
                <c:pt idx="1663">
                  <c:v>-22.841882918767102</c:v>
                </c:pt>
                <c:pt idx="1664">
                  <c:v>-15.191149423584536</c:v>
                </c:pt>
                <c:pt idx="1665">
                  <c:v>-9.3916581897517979</c:v>
                </c:pt>
                <c:pt idx="1666">
                  <c:v>-6.1090056505647921</c:v>
                </c:pt>
                <c:pt idx="1667">
                  <c:v>-5.6023472381358559</c:v>
                </c:pt>
                <c:pt idx="1668">
                  <c:v>-5.2411886164120194</c:v>
                </c:pt>
                <c:pt idx="1669">
                  <c:v>-4.9943951816669854</c:v>
                </c:pt>
                <c:pt idx="1670">
                  <c:v>-5.4518675024491232</c:v>
                </c:pt>
                <c:pt idx="1671">
                  <c:v>-6.6273903035044883</c:v>
                </c:pt>
                <c:pt idx="1672">
                  <c:v>-7.7488901222755553</c:v>
                </c:pt>
                <c:pt idx="1673">
                  <c:v>-8.320346108120221</c:v>
                </c:pt>
                <c:pt idx="1674">
                  <c:v>-7.8204037729815612</c:v>
                </c:pt>
                <c:pt idx="1675">
                  <c:v>-6.2339555937487958</c:v>
                </c:pt>
                <c:pt idx="1676">
                  <c:v>-4.4699625045282945</c:v>
                </c:pt>
                <c:pt idx="1677">
                  <c:v>-2.3224549721149947</c:v>
                </c:pt>
                <c:pt idx="1678">
                  <c:v>-0.41043084934848806</c:v>
                </c:pt>
                <c:pt idx="1679">
                  <c:v>1.124844615890338</c:v>
                </c:pt>
                <c:pt idx="1680">
                  <c:v>1.9568428300279601</c:v>
                </c:pt>
                <c:pt idx="1681">
                  <c:v>2.3925185643225544</c:v>
                </c:pt>
                <c:pt idx="1682">
                  <c:v>3.1440438028951765</c:v>
                </c:pt>
                <c:pt idx="1683">
                  <c:v>3.8763612124303299</c:v>
                </c:pt>
                <c:pt idx="1684">
                  <c:v>4.5938640196623721</c:v>
                </c:pt>
                <c:pt idx="1685">
                  <c:v>4.8061117763481667</c:v>
                </c:pt>
                <c:pt idx="1686">
                  <c:v>4.0029197426969274</c:v>
                </c:pt>
                <c:pt idx="1687">
                  <c:v>2.6657129808012092</c:v>
                </c:pt>
                <c:pt idx="1688">
                  <c:v>1.238375221822525</c:v>
                </c:pt>
                <c:pt idx="1689">
                  <c:v>0.49086433338664043</c:v>
                </c:pt>
                <c:pt idx="1690">
                  <c:v>0.27487255649918152</c:v>
                </c:pt>
                <c:pt idx="1691">
                  <c:v>-0.57893334192218959</c:v>
                </c:pt>
                <c:pt idx="1692">
                  <c:v>-1.029201849826723</c:v>
                </c:pt>
                <c:pt idx="1693">
                  <c:v>-1.741170044050308</c:v>
                </c:pt>
                <c:pt idx="1694">
                  <c:v>-3.094543755243675</c:v>
                </c:pt>
                <c:pt idx="1695">
                  <c:v>-5.3774077990985392</c:v>
                </c:pt>
                <c:pt idx="1696">
                  <c:v>-4.7264104074208078</c:v>
                </c:pt>
                <c:pt idx="1697">
                  <c:v>-0.67477920118997448</c:v>
                </c:pt>
                <c:pt idx="1698">
                  <c:v>1.5402103960570279</c:v>
                </c:pt>
                <c:pt idx="1699">
                  <c:v>3.6165608561508047</c:v>
                </c:pt>
                <c:pt idx="1700">
                  <c:v>2.9578023795998645</c:v>
                </c:pt>
                <c:pt idx="1701">
                  <c:v>2.9865387279635081</c:v>
                </c:pt>
                <c:pt idx="1702">
                  <c:v>2.4356965216907702</c:v>
                </c:pt>
                <c:pt idx="1703">
                  <c:v>0.43971847015897431</c:v>
                </c:pt>
                <c:pt idx="1704">
                  <c:v>-2.9867424801244939</c:v>
                </c:pt>
                <c:pt idx="1705">
                  <c:v>-16.295253578035993</c:v>
                </c:pt>
                <c:pt idx="1706">
                  <c:v>-26.93362536674352</c:v>
                </c:pt>
                <c:pt idx="1707">
                  <c:v>-39.885865805077437</c:v>
                </c:pt>
                <c:pt idx="1708">
                  <c:v>-53.31443874285317</c:v>
                </c:pt>
                <c:pt idx="1709">
                  <c:v>-54.533289651316423</c:v>
                </c:pt>
                <c:pt idx="1710">
                  <c:v>-50.600012279284606</c:v>
                </c:pt>
                <c:pt idx="1711">
                  <c:v>-43.048532872693841</c:v>
                </c:pt>
                <c:pt idx="1712">
                  <c:v>-32.175871442151625</c:v>
                </c:pt>
                <c:pt idx="1713">
                  <c:v>-24.272753645399391</c:v>
                </c:pt>
                <c:pt idx="1714">
                  <c:v>-22.069135319595141</c:v>
                </c:pt>
                <c:pt idx="1715">
                  <c:v>-19.734081697531376</c:v>
                </c:pt>
                <c:pt idx="1716">
                  <c:v>-18.441314350973755</c:v>
                </c:pt>
                <c:pt idx="1717">
                  <c:v>-18.561081029061032</c:v>
                </c:pt>
                <c:pt idx="1718">
                  <c:v>-18.224193206546833</c:v>
                </c:pt>
                <c:pt idx="1719">
                  <c:v>-17.891056529506361</c:v>
                </c:pt>
                <c:pt idx="1720">
                  <c:v>-17.526825920790479</c:v>
                </c:pt>
                <c:pt idx="1721">
                  <c:v>-16.881178411352401</c:v>
                </c:pt>
                <c:pt idx="1722">
                  <c:v>-16.340578620907255</c:v>
                </c:pt>
                <c:pt idx="1723">
                  <c:v>-15.733240075823216</c:v>
                </c:pt>
                <c:pt idx="1724">
                  <c:v>-14.890656168744057</c:v>
                </c:pt>
                <c:pt idx="1725">
                  <c:v>-13.695238142603602</c:v>
                </c:pt>
                <c:pt idx="1726">
                  <c:v>-12.70190844702244</c:v>
                </c:pt>
                <c:pt idx="1727">
                  <c:v>-11.260789892785064</c:v>
                </c:pt>
                <c:pt idx="1728">
                  <c:v>-9.3009808483214691</c:v>
                </c:pt>
                <c:pt idx="1729">
                  <c:v>-7.829652659792214</c:v>
                </c:pt>
                <c:pt idx="1730">
                  <c:v>-8.8904691999392362</c:v>
                </c:pt>
                <c:pt idx="1731">
                  <c:v>-11.105421566521862</c:v>
                </c:pt>
                <c:pt idx="1732">
                  <c:v>-10.639393679517646</c:v>
                </c:pt>
                <c:pt idx="1733">
                  <c:v>-8.7303559107501574</c:v>
                </c:pt>
                <c:pt idx="1734">
                  <c:v>-7.953487329325938</c:v>
                </c:pt>
                <c:pt idx="1735">
                  <c:v>-8.2749348389990338</c:v>
                </c:pt>
                <c:pt idx="1736">
                  <c:v>-10.282134722850575</c:v>
                </c:pt>
                <c:pt idx="1737">
                  <c:v>-14.058539682154352</c:v>
                </c:pt>
                <c:pt idx="1738">
                  <c:v>-18.866835104119382</c:v>
                </c:pt>
                <c:pt idx="1739">
                  <c:v>-24.561107315733764</c:v>
                </c:pt>
                <c:pt idx="1740">
                  <c:v>-29.974624571377348</c:v>
                </c:pt>
                <c:pt idx="1741">
                  <c:v>-33.001681618323666</c:v>
                </c:pt>
                <c:pt idx="1742">
                  <c:v>-25.06119109466249</c:v>
                </c:pt>
                <c:pt idx="1743">
                  <c:v>-13.922237582449366</c:v>
                </c:pt>
                <c:pt idx="1744">
                  <c:v>-16.394278722197438</c:v>
                </c:pt>
                <c:pt idx="1745">
                  <c:v>-23.231542837506076</c:v>
                </c:pt>
                <c:pt idx="1746">
                  <c:v>-24.666925907603488</c:v>
                </c:pt>
                <c:pt idx="1747">
                  <c:v>-22.860791378240958</c:v>
                </c:pt>
                <c:pt idx="1748">
                  <c:v>-20.767594595394275</c:v>
                </c:pt>
                <c:pt idx="1749">
                  <c:v>-20.043091366470787</c:v>
                </c:pt>
                <c:pt idx="1750">
                  <c:v>-17.873260470752875</c:v>
                </c:pt>
                <c:pt idx="1751">
                  <c:v>-15.64491140077957</c:v>
                </c:pt>
                <c:pt idx="1752">
                  <c:v>-13.270163954660719</c:v>
                </c:pt>
                <c:pt idx="1753">
                  <c:v>-11.278450780690445</c:v>
                </c:pt>
                <c:pt idx="1754">
                  <c:v>-10.824387571166458</c:v>
                </c:pt>
                <c:pt idx="1755">
                  <c:v>-10.295861705201544</c:v>
                </c:pt>
                <c:pt idx="1756">
                  <c:v>-9.4155125424871553</c:v>
                </c:pt>
                <c:pt idx="1757">
                  <c:v>-7.980549982048176</c:v>
                </c:pt>
                <c:pt idx="1758">
                  <c:v>-5.8943214354865301</c:v>
                </c:pt>
                <c:pt idx="1759">
                  <c:v>-3.9798617955219369</c:v>
                </c:pt>
                <c:pt idx="1760">
                  <c:v>-1.9420082187657506</c:v>
                </c:pt>
                <c:pt idx="1761">
                  <c:v>-0.28418748660782206</c:v>
                </c:pt>
                <c:pt idx="1762">
                  <c:v>0.92030710362474866</c:v>
                </c:pt>
                <c:pt idx="1763">
                  <c:v>1.4888739152122972</c:v>
                </c:pt>
                <c:pt idx="1764">
                  <c:v>0.82022918083500784</c:v>
                </c:pt>
                <c:pt idx="1765">
                  <c:v>-0.67013039872060798</c:v>
                </c:pt>
                <c:pt idx="1766">
                  <c:v>-1.5944292095941375</c:v>
                </c:pt>
                <c:pt idx="1767">
                  <c:v>-3.0752621882650835</c:v>
                </c:pt>
                <c:pt idx="1768">
                  <c:v>-4.3293637273053331</c:v>
                </c:pt>
                <c:pt idx="1769">
                  <c:v>-6.1922308402745259</c:v>
                </c:pt>
                <c:pt idx="1770">
                  <c:v>-7.9874547659222941</c:v>
                </c:pt>
                <c:pt idx="1771">
                  <c:v>-9.5915644500306119</c:v>
                </c:pt>
                <c:pt idx="1772">
                  <c:v>-10.51880473721026</c:v>
                </c:pt>
                <c:pt idx="1773">
                  <c:v>-11.243114105284754</c:v>
                </c:pt>
                <c:pt idx="1774">
                  <c:v>-12.71988375486344</c:v>
                </c:pt>
                <c:pt idx="1775">
                  <c:v>-13.026217770506962</c:v>
                </c:pt>
                <c:pt idx="1776">
                  <c:v>-8.8623329266649531</c:v>
                </c:pt>
                <c:pt idx="1777">
                  <c:v>-7.0244675397836183</c:v>
                </c:pt>
                <c:pt idx="1778">
                  <c:v>-5.887148269425909</c:v>
                </c:pt>
                <c:pt idx="1779">
                  <c:v>-6.2803280830035577</c:v>
                </c:pt>
                <c:pt idx="1780">
                  <c:v>-8.0749145835517329</c:v>
                </c:pt>
                <c:pt idx="1781">
                  <c:v>-11.24676019157099</c:v>
                </c:pt>
                <c:pt idx="1782">
                  <c:v>-16.394912629265551</c:v>
                </c:pt>
                <c:pt idx="1783">
                  <c:v>-23.002403378215291</c:v>
                </c:pt>
                <c:pt idx="1784">
                  <c:v>-26.82140279704787</c:v>
                </c:pt>
                <c:pt idx="1785">
                  <c:v>-29.363134236452122</c:v>
                </c:pt>
                <c:pt idx="1786">
                  <c:v>-28.131685225264572</c:v>
                </c:pt>
                <c:pt idx="1787">
                  <c:v>-31.76178322285168</c:v>
                </c:pt>
                <c:pt idx="1788">
                  <c:v>-37.156141876234251</c:v>
                </c:pt>
                <c:pt idx="1789">
                  <c:v>-39.65885470453459</c:v>
                </c:pt>
                <c:pt idx="1790">
                  <c:v>-37.656398305328359</c:v>
                </c:pt>
                <c:pt idx="1791">
                  <c:v>-30.134118633593989</c:v>
                </c:pt>
                <c:pt idx="1792">
                  <c:v>-27.165966416690743</c:v>
                </c:pt>
                <c:pt idx="1793">
                  <c:v>-20.444662322629707</c:v>
                </c:pt>
                <c:pt idx="1794">
                  <c:v>-15.710100787315939</c:v>
                </c:pt>
                <c:pt idx="1795">
                  <c:v>-13.779333230988371</c:v>
                </c:pt>
                <c:pt idx="1796">
                  <c:v>-12.563518418213745</c:v>
                </c:pt>
                <c:pt idx="1797">
                  <c:v>-11.743695123709646</c:v>
                </c:pt>
                <c:pt idx="1798">
                  <c:v>-10.005017287792713</c:v>
                </c:pt>
                <c:pt idx="1799">
                  <c:v>-8.9274871686833475</c:v>
                </c:pt>
                <c:pt idx="1800">
                  <c:v>-7.6719518192607881</c:v>
                </c:pt>
                <c:pt idx="1801">
                  <c:v>-7.1379676350100212</c:v>
                </c:pt>
                <c:pt idx="1802">
                  <c:v>-6.7270370899339502</c:v>
                </c:pt>
                <c:pt idx="1803">
                  <c:v>-5.9742545711363588</c:v>
                </c:pt>
                <c:pt idx="1804">
                  <c:v>-5.1850437904317639</c:v>
                </c:pt>
                <c:pt idx="1805">
                  <c:v>-3.6500668115066985</c:v>
                </c:pt>
                <c:pt idx="1806">
                  <c:v>-1.9557248231032616</c:v>
                </c:pt>
                <c:pt idx="1807">
                  <c:v>-1.4176992641631811</c:v>
                </c:pt>
                <c:pt idx="1808">
                  <c:v>-1.9242721775583329</c:v>
                </c:pt>
                <c:pt idx="1809">
                  <c:v>-2.9947721919199664</c:v>
                </c:pt>
                <c:pt idx="1810">
                  <c:v>-3.9789562166471342</c:v>
                </c:pt>
                <c:pt idx="1811">
                  <c:v>-5.6468117405918701</c:v>
                </c:pt>
                <c:pt idx="1812">
                  <c:v>-6.9253581284004273</c:v>
                </c:pt>
                <c:pt idx="1813">
                  <c:v>-7.0114770322865558</c:v>
                </c:pt>
                <c:pt idx="1814">
                  <c:v>-6.9799421037517551</c:v>
                </c:pt>
                <c:pt idx="1815">
                  <c:v>-5.6155080242084514</c:v>
                </c:pt>
                <c:pt idx="1816">
                  <c:v>-3.5121052808111384</c:v>
                </c:pt>
                <c:pt idx="1817">
                  <c:v>-0.84086393006485949</c:v>
                </c:pt>
                <c:pt idx="1818">
                  <c:v>-0.43994481797897161</c:v>
                </c:pt>
                <c:pt idx="1819">
                  <c:v>-2.1778582382366443</c:v>
                </c:pt>
                <c:pt idx="1820">
                  <c:v>-6.5306208905143714</c:v>
                </c:pt>
                <c:pt idx="1821">
                  <c:v>-15.17204654612585</c:v>
                </c:pt>
                <c:pt idx="1822">
                  <c:v>-28.679904580714915</c:v>
                </c:pt>
                <c:pt idx="1823">
                  <c:v>-43.970742137394723</c:v>
                </c:pt>
                <c:pt idx="1824">
                  <c:v>-54.673984013154232</c:v>
                </c:pt>
                <c:pt idx="1825">
                  <c:v>-59.846053416448299</c:v>
                </c:pt>
                <c:pt idx="1826">
                  <c:v>-56.439318655992629</c:v>
                </c:pt>
                <c:pt idx="1827">
                  <c:v>-49.614973899542399</c:v>
                </c:pt>
                <c:pt idx="1828">
                  <c:v>-39.640501958267372</c:v>
                </c:pt>
                <c:pt idx="1829">
                  <c:v>-30.07005342317149</c:v>
                </c:pt>
                <c:pt idx="1830">
                  <c:v>-29.696890927396158</c:v>
                </c:pt>
                <c:pt idx="1831">
                  <c:v>-22.388142568925559</c:v>
                </c:pt>
                <c:pt idx="1832">
                  <c:v>-20.288775657001008</c:v>
                </c:pt>
                <c:pt idx="1833">
                  <c:v>-20.483387436353638</c:v>
                </c:pt>
                <c:pt idx="1834">
                  <c:v>-19.369851448666893</c:v>
                </c:pt>
                <c:pt idx="1835">
                  <c:v>-18.038171731491225</c:v>
                </c:pt>
                <c:pt idx="1836">
                  <c:v>-16.829792063637026</c:v>
                </c:pt>
                <c:pt idx="1837">
                  <c:v>-15.773535279285433</c:v>
                </c:pt>
                <c:pt idx="1838">
                  <c:v>-14.287796973071805</c:v>
                </c:pt>
                <c:pt idx="1839">
                  <c:v>-12.146634856446106</c:v>
                </c:pt>
                <c:pt idx="1840">
                  <c:v>-10.113815677397403</c:v>
                </c:pt>
                <c:pt idx="1841">
                  <c:v>-8.5968603676152515</c:v>
                </c:pt>
                <c:pt idx="1842">
                  <c:v>-7.7274547273200689</c:v>
                </c:pt>
                <c:pt idx="1843">
                  <c:v>-7.547665025113008</c:v>
                </c:pt>
                <c:pt idx="1844">
                  <c:v>-7.6754665539506579</c:v>
                </c:pt>
                <c:pt idx="1845">
                  <c:v>-7.6484462311399728</c:v>
                </c:pt>
                <c:pt idx="1846">
                  <c:v>-7.6095939544200872</c:v>
                </c:pt>
                <c:pt idx="1847">
                  <c:v>-7.1944631037918407</c:v>
                </c:pt>
                <c:pt idx="1848">
                  <c:v>-6.6503984684263324</c:v>
                </c:pt>
                <c:pt idx="1849">
                  <c:v>-6.3216424007304717</c:v>
                </c:pt>
                <c:pt idx="1850">
                  <c:v>-6.1339476378356954</c:v>
                </c:pt>
                <c:pt idx="1851">
                  <c:v>-6.5676597543998918</c:v>
                </c:pt>
                <c:pt idx="1852">
                  <c:v>-7.2548181095705786</c:v>
                </c:pt>
                <c:pt idx="1853">
                  <c:v>-9.0634812218655156</c:v>
                </c:pt>
                <c:pt idx="1854">
                  <c:v>-10.824792337443899</c:v>
                </c:pt>
                <c:pt idx="1855">
                  <c:v>-12.748394574067948</c:v>
                </c:pt>
                <c:pt idx="1856">
                  <c:v>-13.919493026945609</c:v>
                </c:pt>
                <c:pt idx="1857">
                  <c:v>-13.658536908997837</c:v>
                </c:pt>
                <c:pt idx="1858">
                  <c:v>-14.435115526503067</c:v>
                </c:pt>
                <c:pt idx="1859">
                  <c:v>-15.394520060218863</c:v>
                </c:pt>
                <c:pt idx="1860">
                  <c:v>-13.578418080947603</c:v>
                </c:pt>
                <c:pt idx="1861">
                  <c:v>-11.050230800635198</c:v>
                </c:pt>
                <c:pt idx="1862">
                  <c:v>-6.9241598180474897</c:v>
                </c:pt>
                <c:pt idx="1863">
                  <c:v>-7.119093893354985</c:v>
                </c:pt>
                <c:pt idx="1864">
                  <c:v>-8.9507823664089123</c:v>
                </c:pt>
                <c:pt idx="1865">
                  <c:v>-20.41287852412654</c:v>
                </c:pt>
                <c:pt idx="1866">
                  <c:v>-40.140311241498573</c:v>
                </c:pt>
                <c:pt idx="1867">
                  <c:v>-32.781020454692474</c:v>
                </c:pt>
                <c:pt idx="1868">
                  <c:v>-38.437687043466106</c:v>
                </c:pt>
                <c:pt idx="1869">
                  <c:v>-39.028692712950011</c:v>
                </c:pt>
                <c:pt idx="1870">
                  <c:v>-50.498702828419418</c:v>
                </c:pt>
                <c:pt idx="1871">
                  <c:v>-43.502804288052943</c:v>
                </c:pt>
                <c:pt idx="1872">
                  <c:v>-34.45663778483744</c:v>
                </c:pt>
                <c:pt idx="1873">
                  <c:v>-24.630419172611404</c:v>
                </c:pt>
                <c:pt idx="1874">
                  <c:v>-25.280616254369576</c:v>
                </c:pt>
                <c:pt idx="1875">
                  <c:v>-24.749891977160718</c:v>
                </c:pt>
                <c:pt idx="1876">
                  <c:v>-25.861729154978235</c:v>
                </c:pt>
                <c:pt idx="1877">
                  <c:v>-28.050010525216905</c:v>
                </c:pt>
                <c:pt idx="1878">
                  <c:v>-26.861675472585077</c:v>
                </c:pt>
                <c:pt idx="1879">
                  <c:v>-24.166855034259378</c:v>
                </c:pt>
                <c:pt idx="1880">
                  <c:v>-22.00195594880223</c:v>
                </c:pt>
                <c:pt idx="1881">
                  <c:v>-20.838871561220728</c:v>
                </c:pt>
                <c:pt idx="1882">
                  <c:v>-19.140274153837957</c:v>
                </c:pt>
                <c:pt idx="1883">
                  <c:v>-18.305370729418776</c:v>
                </c:pt>
                <c:pt idx="1884">
                  <c:v>-17.887840641315936</c:v>
                </c:pt>
                <c:pt idx="1885">
                  <c:v>-18.271487605881049</c:v>
                </c:pt>
                <c:pt idx="1886">
                  <c:v>-18.288340105675488</c:v>
                </c:pt>
                <c:pt idx="1887">
                  <c:v>-16.906329456648869</c:v>
                </c:pt>
                <c:pt idx="1888">
                  <c:v>-14.24145300029417</c:v>
                </c:pt>
                <c:pt idx="1889">
                  <c:v>-12.667455848042033</c:v>
                </c:pt>
                <c:pt idx="1890">
                  <c:v>-12.210291981312583</c:v>
                </c:pt>
                <c:pt idx="1891">
                  <c:v>-12.939936791152356</c:v>
                </c:pt>
                <c:pt idx="1892">
                  <c:v>-12.63138580535596</c:v>
                </c:pt>
                <c:pt idx="1893">
                  <c:v>-10.5832765798746</c:v>
                </c:pt>
                <c:pt idx="1894">
                  <c:v>-8.5785972841965759</c:v>
                </c:pt>
                <c:pt idx="1895">
                  <c:v>-7.3495034558660857</c:v>
                </c:pt>
                <c:pt idx="1896">
                  <c:v>-8.2546102387925497</c:v>
                </c:pt>
                <c:pt idx="1897">
                  <c:v>-8.9452764408355456</c:v>
                </c:pt>
                <c:pt idx="1898">
                  <c:v>-7.7953249790382815</c:v>
                </c:pt>
                <c:pt idx="1899">
                  <c:v>-5.8425160746458129</c:v>
                </c:pt>
                <c:pt idx="1900">
                  <c:v>-4.9051446983284173</c:v>
                </c:pt>
                <c:pt idx="1901">
                  <c:v>-4.6287966874289124</c:v>
                </c:pt>
                <c:pt idx="1902">
                  <c:v>-5.4995064826944873</c:v>
                </c:pt>
                <c:pt idx="1903">
                  <c:v>-5.1578234866971844</c:v>
                </c:pt>
                <c:pt idx="1904">
                  <c:v>-5.5086429723384764</c:v>
                </c:pt>
                <c:pt idx="1905">
                  <c:v>-6.5736546126579682</c:v>
                </c:pt>
                <c:pt idx="1906">
                  <c:v>-16.694663233819792</c:v>
                </c:pt>
                <c:pt idx="1907">
                  <c:v>-28.916109540192959</c:v>
                </c:pt>
                <c:pt idx="1908">
                  <c:v>-40.652532290286118</c:v>
                </c:pt>
                <c:pt idx="1909">
                  <c:v>-47.013515292678136</c:v>
                </c:pt>
                <c:pt idx="1910">
                  <c:v>-52.151032303720953</c:v>
                </c:pt>
                <c:pt idx="1911">
                  <c:v>-44.044480980914756</c:v>
                </c:pt>
                <c:pt idx="1912">
                  <c:v>-44.877965658864554</c:v>
                </c:pt>
                <c:pt idx="1913">
                  <c:v>-33.284439500020071</c:v>
                </c:pt>
                <c:pt idx="1914">
                  <c:v>-23.797732400809007</c:v>
                </c:pt>
                <c:pt idx="1915">
                  <c:v>-18.351221744350447</c:v>
                </c:pt>
                <c:pt idx="1916">
                  <c:v>-15.7067175255967</c:v>
                </c:pt>
                <c:pt idx="1917">
                  <c:v>-15.60203570944927</c:v>
                </c:pt>
                <c:pt idx="1918">
                  <c:v>-15.110859871257473</c:v>
                </c:pt>
                <c:pt idx="1919">
                  <c:v>-14.455928756885111</c:v>
                </c:pt>
                <c:pt idx="1920">
                  <c:v>-14.310958563234212</c:v>
                </c:pt>
                <c:pt idx="1921">
                  <c:v>-13.268447205898006</c:v>
                </c:pt>
                <c:pt idx="1922">
                  <c:v>-12.177769600492159</c:v>
                </c:pt>
                <c:pt idx="1923">
                  <c:v>-10.128375904409276</c:v>
                </c:pt>
                <c:pt idx="1924">
                  <c:v>-8.2621526462114154</c:v>
                </c:pt>
                <c:pt idx="1925">
                  <c:v>-7.0561344239429538</c:v>
                </c:pt>
                <c:pt idx="1926">
                  <c:v>-6.2758012707097963</c:v>
                </c:pt>
                <c:pt idx="1927">
                  <c:v>-6.3088807979087465</c:v>
                </c:pt>
                <c:pt idx="1928">
                  <c:v>-7.1931224460585641</c:v>
                </c:pt>
                <c:pt idx="1929">
                  <c:v>-7.0648038238067095</c:v>
                </c:pt>
                <c:pt idx="1930">
                  <c:v>-6.8753436584541188</c:v>
                </c:pt>
                <c:pt idx="1931">
                  <c:v>-7.6777188354458206</c:v>
                </c:pt>
                <c:pt idx="1932">
                  <c:v>-8.3833765866852961</c:v>
                </c:pt>
                <c:pt idx="1933">
                  <c:v>-8.7972663981320753</c:v>
                </c:pt>
                <c:pt idx="1934">
                  <c:v>-9.4507838745980468</c:v>
                </c:pt>
                <c:pt idx="1935">
                  <c:v>-10.388051322106394</c:v>
                </c:pt>
                <c:pt idx="1936">
                  <c:v>-12.058859274190315</c:v>
                </c:pt>
                <c:pt idx="1937">
                  <c:v>-15.123500157802866</c:v>
                </c:pt>
                <c:pt idx="1938">
                  <c:v>-19.498603123503742</c:v>
                </c:pt>
                <c:pt idx="1939">
                  <c:v>-24.660038192101812</c:v>
                </c:pt>
                <c:pt idx="1940">
                  <c:v>-29.213105564763588</c:v>
                </c:pt>
                <c:pt idx="1941">
                  <c:v>-30.657904471698238</c:v>
                </c:pt>
                <c:pt idx="1942">
                  <c:v>-27.683386096013187</c:v>
                </c:pt>
                <c:pt idx="1943">
                  <c:v>-21.32363735059749</c:v>
                </c:pt>
                <c:pt idx="1944">
                  <c:v>-12.784073837977385</c:v>
                </c:pt>
                <c:pt idx="1945">
                  <c:v>-6.5471356494317972</c:v>
                </c:pt>
                <c:pt idx="1946">
                  <c:v>-3.6896209279731811</c:v>
                </c:pt>
                <c:pt idx="1947">
                  <c:v>-3.2889698879817435</c:v>
                </c:pt>
                <c:pt idx="1948">
                  <c:v>-5.038153244076554</c:v>
                </c:pt>
                <c:pt idx="1949">
                  <c:v>-8.6588251501536462</c:v>
                </c:pt>
                <c:pt idx="1950">
                  <c:v>-14.614349309896227</c:v>
                </c:pt>
                <c:pt idx="1951">
                  <c:v>-22.845318402832323</c:v>
                </c:pt>
                <c:pt idx="1952">
                  <c:v>-37.246562733527867</c:v>
                </c:pt>
                <c:pt idx="1953">
                  <c:v>-42.787620715894612</c:v>
                </c:pt>
                <c:pt idx="1954">
                  <c:v>-38.818063102984389</c:v>
                </c:pt>
                <c:pt idx="1955">
                  <c:v>-28.47398416586126</c:v>
                </c:pt>
                <c:pt idx="1956">
                  <c:v>-20.076249480345293</c:v>
                </c:pt>
                <c:pt idx="1957">
                  <c:v>-16.7346008404724</c:v>
                </c:pt>
                <c:pt idx="1958">
                  <c:v>-10.649509753804416</c:v>
                </c:pt>
                <c:pt idx="1959">
                  <c:v>-13.824265643420299</c:v>
                </c:pt>
                <c:pt idx="1960">
                  <c:v>-13.595958709502396</c:v>
                </c:pt>
                <c:pt idx="1961">
                  <c:v>-15.654845146219611</c:v>
                </c:pt>
                <c:pt idx="1962">
                  <c:v>-18.979226921271625</c:v>
                </c:pt>
                <c:pt idx="1963">
                  <c:v>-19.654677616097334</c:v>
                </c:pt>
                <c:pt idx="1964">
                  <c:v>-22.218824364135347</c:v>
                </c:pt>
                <c:pt idx="1965">
                  <c:v>-25.953251583968605</c:v>
                </c:pt>
                <c:pt idx="1966">
                  <c:v>-30.04342270848819</c:v>
                </c:pt>
                <c:pt idx="1967">
                  <c:v>-33.600253466258486</c:v>
                </c:pt>
                <c:pt idx="1968">
                  <c:v>-37.697976650006467</c:v>
                </c:pt>
                <c:pt idx="1969">
                  <c:v>-39.746335505894685</c:v>
                </c:pt>
                <c:pt idx="1970">
                  <c:v>-41.73552327601422</c:v>
                </c:pt>
                <c:pt idx="1971">
                  <c:v>-41.910285629931856</c:v>
                </c:pt>
                <c:pt idx="1972">
                  <c:v>-41.298900155618597</c:v>
                </c:pt>
                <c:pt idx="1973">
                  <c:v>-41.503026654763147</c:v>
                </c:pt>
                <c:pt idx="1974">
                  <c:v>-38.194884219441938</c:v>
                </c:pt>
                <c:pt idx="1975">
                  <c:v>-35.895582783297264</c:v>
                </c:pt>
                <c:pt idx="1976">
                  <c:v>-35.413968347672252</c:v>
                </c:pt>
                <c:pt idx="1977">
                  <c:v>-37.061950797869152</c:v>
                </c:pt>
                <c:pt idx="1978">
                  <c:v>-37.167098076293833</c:v>
                </c:pt>
                <c:pt idx="1979">
                  <c:v>-29.713787849203719</c:v>
                </c:pt>
                <c:pt idx="1980">
                  <c:v>-18.766553129236062</c:v>
                </c:pt>
                <c:pt idx="1981">
                  <c:v>-19.419405951272257</c:v>
                </c:pt>
                <c:pt idx="1982">
                  <c:v>-23.671790385442144</c:v>
                </c:pt>
                <c:pt idx="1983">
                  <c:v>-22.239407903316454</c:v>
                </c:pt>
                <c:pt idx="1984">
                  <c:v>-6.2547440873215852</c:v>
                </c:pt>
                <c:pt idx="1985">
                  <c:v>7.1450482810871856</c:v>
                </c:pt>
                <c:pt idx="1986">
                  <c:v>13.295521654210141</c:v>
                </c:pt>
                <c:pt idx="1987">
                  <c:v>-2.1097888239887723</c:v>
                </c:pt>
                <c:pt idx="1988">
                  <c:v>-1.0173025240339948</c:v>
                </c:pt>
                <c:pt idx="1989">
                  <c:v>1.2058405033146313</c:v>
                </c:pt>
                <c:pt idx="1990">
                  <c:v>-13.729065144929361</c:v>
                </c:pt>
                <c:pt idx="1991">
                  <c:v>-22.800273048831574</c:v>
                </c:pt>
                <c:pt idx="1992">
                  <c:v>-23.61452880852752</c:v>
                </c:pt>
                <c:pt idx="1993">
                  <c:v>-22.704377899284157</c:v>
                </c:pt>
                <c:pt idx="1994">
                  <c:v>-19.685759870676602</c:v>
                </c:pt>
                <c:pt idx="1995">
                  <c:v>-16.808563152904398</c:v>
                </c:pt>
                <c:pt idx="1996">
                  <c:v>8.911697175775549</c:v>
                </c:pt>
                <c:pt idx="1997">
                  <c:v>23.114274837790425</c:v>
                </c:pt>
                <c:pt idx="1998">
                  <c:v>1.4504133546407376</c:v>
                </c:pt>
                <c:pt idx="1999">
                  <c:v>-5.4640441735772409</c:v>
                </c:pt>
                <c:pt idx="2000">
                  <c:v>-6.6966254963868307E-2</c:v>
                </c:pt>
                <c:pt idx="2001">
                  <c:v>-13.295887763998842</c:v>
                </c:pt>
                <c:pt idx="2002">
                  <c:v>-13.003690523046092</c:v>
                </c:pt>
                <c:pt idx="2003">
                  <c:v>-13.531132092136701</c:v>
                </c:pt>
                <c:pt idx="2004">
                  <c:v>-15.057538438438833</c:v>
                </c:pt>
                <c:pt idx="2005">
                  <c:v>-22.678910613013901</c:v>
                </c:pt>
                <c:pt idx="2006">
                  <c:v>-31.726733307118185</c:v>
                </c:pt>
                <c:pt idx="2007">
                  <c:v>-21.530229180487478</c:v>
                </c:pt>
                <c:pt idx="2008">
                  <c:v>-1.101113300449442</c:v>
                </c:pt>
                <c:pt idx="2009">
                  <c:v>6.1026058653872157</c:v>
                </c:pt>
                <c:pt idx="2010">
                  <c:v>6.3399223706771117</c:v>
                </c:pt>
                <c:pt idx="2011">
                  <c:v>6.3938641359147645</c:v>
                </c:pt>
                <c:pt idx="2012">
                  <c:v>4.6124822622968784</c:v>
                </c:pt>
                <c:pt idx="2013">
                  <c:v>0.1206784767405646</c:v>
                </c:pt>
                <c:pt idx="2014">
                  <c:v>1.1660581802700623</c:v>
                </c:pt>
                <c:pt idx="2015">
                  <c:v>-0.54472051265780197</c:v>
                </c:pt>
                <c:pt idx="2016">
                  <c:v>-2.0917656091623655</c:v>
                </c:pt>
                <c:pt idx="2017">
                  <c:v>0.39718501419813995</c:v>
                </c:pt>
                <c:pt idx="2018">
                  <c:v>0.88683122105293466</c:v>
                </c:pt>
                <c:pt idx="2019">
                  <c:v>1.9508950370377418</c:v>
                </c:pt>
                <c:pt idx="2020">
                  <c:v>0.80310639559954344</c:v>
                </c:pt>
                <c:pt idx="2021">
                  <c:v>-3.5797192620451934</c:v>
                </c:pt>
                <c:pt idx="2022">
                  <c:v>-0.26269874107700814</c:v>
                </c:pt>
                <c:pt idx="2023">
                  <c:v>-0.51726816430253952</c:v>
                </c:pt>
                <c:pt idx="2024">
                  <c:v>-2.0690801373859706</c:v>
                </c:pt>
                <c:pt idx="2025">
                  <c:v>-2.6634265050819992</c:v>
                </c:pt>
                <c:pt idx="2026">
                  <c:v>-1.5248655024068962</c:v>
                </c:pt>
                <c:pt idx="2027">
                  <c:v>-0.98342835416409868</c:v>
                </c:pt>
                <c:pt idx="2028">
                  <c:v>-1.9398920745088344</c:v>
                </c:pt>
                <c:pt idx="2029">
                  <c:v>-1.4862860393226005</c:v>
                </c:pt>
                <c:pt idx="2030">
                  <c:v>-1.195027057043059</c:v>
                </c:pt>
                <c:pt idx="2031">
                  <c:v>-2.3147979887353443</c:v>
                </c:pt>
                <c:pt idx="2032">
                  <c:v>-3.094337463975656</c:v>
                </c:pt>
                <c:pt idx="2033">
                  <c:v>-2.4460353478927161</c:v>
                </c:pt>
                <c:pt idx="2034">
                  <c:v>-2.4958098042151131</c:v>
                </c:pt>
                <c:pt idx="2035">
                  <c:v>-2.1476830423408728</c:v>
                </c:pt>
                <c:pt idx="2036">
                  <c:v>-1.9646122995446469</c:v>
                </c:pt>
                <c:pt idx="2037">
                  <c:v>-3.5418383485792799</c:v>
                </c:pt>
                <c:pt idx="2038">
                  <c:v>-2.1308351699258261</c:v>
                </c:pt>
                <c:pt idx="2039">
                  <c:v>-1.4579926738690647</c:v>
                </c:pt>
                <c:pt idx="2040">
                  <c:v>-2.3559396578901421</c:v>
                </c:pt>
                <c:pt idx="2041">
                  <c:v>-3.6054380807237565</c:v>
                </c:pt>
                <c:pt idx="2042">
                  <c:v>-3.9914919553733177</c:v>
                </c:pt>
                <c:pt idx="2043">
                  <c:v>-3.9480931833626047</c:v>
                </c:pt>
                <c:pt idx="2044">
                  <c:v>-4.1370543585016355</c:v>
                </c:pt>
                <c:pt idx="2045">
                  <c:v>-4.0565718388537029</c:v>
                </c:pt>
                <c:pt idx="2046">
                  <c:v>-4.6171753812805258</c:v>
                </c:pt>
                <c:pt idx="2047">
                  <c:v>-5.2524337948656186</c:v>
                </c:pt>
                <c:pt idx="2048">
                  <c:v>-5.0814239772427943</c:v>
                </c:pt>
                <c:pt idx="2049">
                  <c:v>-4.5746855265486328</c:v>
                </c:pt>
                <c:pt idx="2050">
                  <c:v>-3.8983776628483828</c:v>
                </c:pt>
                <c:pt idx="2051">
                  <c:v>-4.0630194721271042</c:v>
                </c:pt>
                <c:pt idx="2052">
                  <c:v>-5.7644069490531544</c:v>
                </c:pt>
                <c:pt idx="2053">
                  <c:v>-4.8698609109487254</c:v>
                </c:pt>
                <c:pt idx="2054">
                  <c:v>-2.7260847624028672</c:v>
                </c:pt>
                <c:pt idx="2055">
                  <c:v>-3.5560511235598578E-2</c:v>
                </c:pt>
                <c:pt idx="2056">
                  <c:v>0.82940964865215883</c:v>
                </c:pt>
                <c:pt idx="2057">
                  <c:v>-6.4192483303248074E-2</c:v>
                </c:pt>
                <c:pt idx="2058">
                  <c:v>-1.728965448412165</c:v>
                </c:pt>
                <c:pt idx="2059">
                  <c:v>-3.0569424050683782</c:v>
                </c:pt>
                <c:pt idx="2060">
                  <c:v>-3.5980855597984718</c:v>
                </c:pt>
                <c:pt idx="2061">
                  <c:v>-3.7338950464063441</c:v>
                </c:pt>
                <c:pt idx="2062">
                  <c:v>-3.140541533844964</c:v>
                </c:pt>
                <c:pt idx="2063">
                  <c:v>-1.580916604459802</c:v>
                </c:pt>
                <c:pt idx="2064">
                  <c:v>-5.6061007931045764E-2</c:v>
                </c:pt>
                <c:pt idx="2065">
                  <c:v>1.1350229724538636</c:v>
                </c:pt>
                <c:pt idx="2066">
                  <c:v>0.71177731167103631</c:v>
                </c:pt>
                <c:pt idx="2067">
                  <c:v>-0.37250848847575047</c:v>
                </c:pt>
                <c:pt idx="2068">
                  <c:v>-2.2980762781919362</c:v>
                </c:pt>
                <c:pt idx="2069">
                  <c:v>-3.7954068403110441</c:v>
                </c:pt>
                <c:pt idx="2070">
                  <c:v>-3.8954384533871003</c:v>
                </c:pt>
                <c:pt idx="2071">
                  <c:v>-3.1867206661053404</c:v>
                </c:pt>
                <c:pt idx="2072">
                  <c:v>-2.4137256806077576</c:v>
                </c:pt>
                <c:pt idx="2073">
                  <c:v>-1.1161809121407722</c:v>
                </c:pt>
                <c:pt idx="2074">
                  <c:v>-0.31490631467361618</c:v>
                </c:pt>
                <c:pt idx="2075">
                  <c:v>-0.1521824136286537</c:v>
                </c:pt>
                <c:pt idx="2076">
                  <c:v>-0.91166046424437719</c:v>
                </c:pt>
                <c:pt idx="2077">
                  <c:v>-2.146420948446853</c:v>
                </c:pt>
                <c:pt idx="2078">
                  <c:v>-3.1169930084266597</c:v>
                </c:pt>
                <c:pt idx="2079">
                  <c:v>-3.8952942283569136</c:v>
                </c:pt>
                <c:pt idx="2080">
                  <c:v>-3.2719762821033878</c:v>
                </c:pt>
                <c:pt idx="2081">
                  <c:v>-2.1858226609520575</c:v>
                </c:pt>
                <c:pt idx="2082">
                  <c:v>-1.0308047934514846</c:v>
                </c:pt>
                <c:pt idx="2083">
                  <c:v>-0.79222049878007472</c:v>
                </c:pt>
                <c:pt idx="2084">
                  <c:v>-1.0362509150412362</c:v>
                </c:pt>
                <c:pt idx="2085">
                  <c:v>-0.91384513328499584</c:v>
                </c:pt>
                <c:pt idx="2086">
                  <c:v>-0.68176771584890061</c:v>
                </c:pt>
                <c:pt idx="2087">
                  <c:v>-0.12059415413604882</c:v>
                </c:pt>
                <c:pt idx="2088">
                  <c:v>-9.3602111982089356E-2</c:v>
                </c:pt>
                <c:pt idx="2089">
                  <c:v>0.58266266304874426</c:v>
                </c:pt>
                <c:pt idx="2090">
                  <c:v>1.1614750938239351</c:v>
                </c:pt>
                <c:pt idx="2091">
                  <c:v>1.1766106319609155</c:v>
                </c:pt>
                <c:pt idx="2092">
                  <c:v>1.0021437627959229</c:v>
                </c:pt>
                <c:pt idx="2093">
                  <c:v>0.50508947256416825</c:v>
                </c:pt>
                <c:pt idx="2094">
                  <c:v>-0.18437142008759769</c:v>
                </c:pt>
                <c:pt idx="2095">
                  <c:v>-1.9335066394502574</c:v>
                </c:pt>
                <c:pt idx="2096">
                  <c:v>-4.088427242857974</c:v>
                </c:pt>
                <c:pt idx="2097">
                  <c:v>-5.0732757329076161</c:v>
                </c:pt>
                <c:pt idx="2098">
                  <c:v>-4.8110167682763807</c:v>
                </c:pt>
                <c:pt idx="2099">
                  <c:v>-3.6309499426759224</c:v>
                </c:pt>
                <c:pt idx="2100">
                  <c:v>-2.582326549991468</c:v>
                </c:pt>
                <c:pt idx="2101">
                  <c:v>-1.9327760155983906</c:v>
                </c:pt>
                <c:pt idx="2102">
                  <c:v>-1.6691028975362157</c:v>
                </c:pt>
                <c:pt idx="2103">
                  <c:v>-1.95211633023197</c:v>
                </c:pt>
                <c:pt idx="2104">
                  <c:v>-2.0385225850297752</c:v>
                </c:pt>
                <c:pt idx="2105">
                  <c:v>-2.1215073559289257</c:v>
                </c:pt>
                <c:pt idx="2106">
                  <c:v>-2.4146637176135206</c:v>
                </c:pt>
                <c:pt idx="2107">
                  <c:v>-2.2171188524343397</c:v>
                </c:pt>
                <c:pt idx="2108">
                  <c:v>-1.5116626222703402</c:v>
                </c:pt>
                <c:pt idx="2109">
                  <c:v>-1.3838443568626542</c:v>
                </c:pt>
                <c:pt idx="2110">
                  <c:v>-1.0414507315788415</c:v>
                </c:pt>
                <c:pt idx="2111">
                  <c:v>-0.58926321379867519</c:v>
                </c:pt>
                <c:pt idx="2112">
                  <c:v>-0.73993274192780067</c:v>
                </c:pt>
                <c:pt idx="2113">
                  <c:v>0.12103415726129489</c:v>
                </c:pt>
                <c:pt idx="2114">
                  <c:v>0.39349308593790255</c:v>
                </c:pt>
                <c:pt idx="2115">
                  <c:v>0.65491741934693282</c:v>
                </c:pt>
                <c:pt idx="2116">
                  <c:v>0.26281985153617488</c:v>
                </c:pt>
                <c:pt idx="2117">
                  <c:v>-0.38266509639710694</c:v>
                </c:pt>
                <c:pt idx="2118">
                  <c:v>-1.1623661022461866</c:v>
                </c:pt>
                <c:pt idx="2119">
                  <c:v>-1.6632355705531354</c:v>
                </c:pt>
                <c:pt idx="2120">
                  <c:v>-0.38818572331669071</c:v>
                </c:pt>
                <c:pt idx="2121">
                  <c:v>1.9393570678001331</c:v>
                </c:pt>
                <c:pt idx="2122">
                  <c:v>2.0322628029433778</c:v>
                </c:pt>
                <c:pt idx="2123">
                  <c:v>1.5857946057754828</c:v>
                </c:pt>
                <c:pt idx="2124">
                  <c:v>1.0716114827231895</c:v>
                </c:pt>
                <c:pt idx="2125">
                  <c:v>0.94434092733566366</c:v>
                </c:pt>
                <c:pt idx="2126">
                  <c:v>0.49633128208374244</c:v>
                </c:pt>
                <c:pt idx="2127">
                  <c:v>0.36294841110453829</c:v>
                </c:pt>
                <c:pt idx="2128">
                  <c:v>0.52920312336191233</c:v>
                </c:pt>
                <c:pt idx="2129">
                  <c:v>0.87986967986800324</c:v>
                </c:pt>
                <c:pt idx="2130">
                  <c:v>1.4688895771398545</c:v>
                </c:pt>
                <c:pt idx="2131">
                  <c:v>1.6934838599438924</c:v>
                </c:pt>
                <c:pt idx="2132">
                  <c:v>2.6432801178765972</c:v>
                </c:pt>
                <c:pt idx="2133">
                  <c:v>4.1167978098451945</c:v>
                </c:pt>
                <c:pt idx="2134">
                  <c:v>5.5271938441377175</c:v>
                </c:pt>
                <c:pt idx="2135">
                  <c:v>6.9127681100071872</c:v>
                </c:pt>
                <c:pt idx="2136">
                  <c:v>7.6903214271842835</c:v>
                </c:pt>
                <c:pt idx="2137">
                  <c:v>7.7629864195934362</c:v>
                </c:pt>
                <c:pt idx="2138">
                  <c:v>7.2748464025196018</c:v>
                </c:pt>
                <c:pt idx="2139">
                  <c:v>6.4223429526705518</c:v>
                </c:pt>
                <c:pt idx="2140">
                  <c:v>5.7343246877666347</c:v>
                </c:pt>
                <c:pt idx="2141">
                  <c:v>5.2135633324103283</c:v>
                </c:pt>
                <c:pt idx="2142">
                  <c:v>5.1501913039615017</c:v>
                </c:pt>
                <c:pt idx="2143">
                  <c:v>5.0996237182121735</c:v>
                </c:pt>
                <c:pt idx="2144">
                  <c:v>4.6055047081464808</c:v>
                </c:pt>
                <c:pt idx="2145">
                  <c:v>3.9861991088389157</c:v>
                </c:pt>
                <c:pt idx="2146">
                  <c:v>3.629052911795482</c:v>
                </c:pt>
                <c:pt idx="2147">
                  <c:v>3.2068826290862589</c:v>
                </c:pt>
                <c:pt idx="2148">
                  <c:v>3.0296571054562702</c:v>
                </c:pt>
                <c:pt idx="2149">
                  <c:v>2.8849015818023185</c:v>
                </c:pt>
                <c:pt idx="2150">
                  <c:v>2.7556594860295696</c:v>
                </c:pt>
                <c:pt idx="2151">
                  <c:v>3.0053335375740331</c:v>
                </c:pt>
                <c:pt idx="2152">
                  <c:v>3.3734834681653396</c:v>
                </c:pt>
                <c:pt idx="2153">
                  <c:v>4.1318382215158787</c:v>
                </c:pt>
                <c:pt idx="2154">
                  <c:v>4.771726936784928</c:v>
                </c:pt>
                <c:pt idx="2155">
                  <c:v>4.5867403931039687</c:v>
                </c:pt>
                <c:pt idx="2156">
                  <c:v>4.2857168011917226</c:v>
                </c:pt>
                <c:pt idx="2157">
                  <c:v>4.1279658951648353</c:v>
                </c:pt>
                <c:pt idx="2158">
                  <c:v>4.3997320685367605</c:v>
                </c:pt>
                <c:pt idx="2159">
                  <c:v>5.1439000637894532</c:v>
                </c:pt>
                <c:pt idx="2160">
                  <c:v>6.0456462722667004</c:v>
                </c:pt>
                <c:pt idx="2161">
                  <c:v>6.2888265823070997</c:v>
                </c:pt>
                <c:pt idx="2162">
                  <c:v>6.5652224731585367</c:v>
                </c:pt>
                <c:pt idx="2163">
                  <c:v>7.1787579540782449</c:v>
                </c:pt>
                <c:pt idx="2164">
                  <c:v>7.5295769307329294</c:v>
                </c:pt>
                <c:pt idx="2165">
                  <c:v>7.0809212453207699</c:v>
                </c:pt>
                <c:pt idx="2166">
                  <c:v>5.9835752900589885</c:v>
                </c:pt>
                <c:pt idx="2167">
                  <c:v>4.4205259330298992</c:v>
                </c:pt>
                <c:pt idx="2168">
                  <c:v>2.7300757821409034</c:v>
                </c:pt>
                <c:pt idx="2169">
                  <c:v>1.4091777398672261</c:v>
                </c:pt>
                <c:pt idx="2170">
                  <c:v>0.88151678985169368</c:v>
                </c:pt>
                <c:pt idx="2171">
                  <c:v>1.6176731038190275</c:v>
                </c:pt>
                <c:pt idx="2172">
                  <c:v>3.2115930106402919</c:v>
                </c:pt>
                <c:pt idx="2173">
                  <c:v>5.0060076735795942</c:v>
                </c:pt>
                <c:pt idx="2174">
                  <c:v>7.1205966848440827</c:v>
                </c:pt>
                <c:pt idx="2175">
                  <c:v>8.5478848916089234</c:v>
                </c:pt>
                <c:pt idx="2176">
                  <c:v>8.7470163223257753</c:v>
                </c:pt>
                <c:pt idx="2177">
                  <c:v>8.0609128764682794</c:v>
                </c:pt>
                <c:pt idx="2178">
                  <c:v>7.1027436930707921</c:v>
                </c:pt>
                <c:pt idx="2179">
                  <c:v>6.0566270589372424</c:v>
                </c:pt>
                <c:pt idx="2180">
                  <c:v>3.8273860907055921</c:v>
                </c:pt>
                <c:pt idx="2181">
                  <c:v>3.0635717027731313</c:v>
                </c:pt>
                <c:pt idx="2182">
                  <c:v>2.9251033824321793</c:v>
                </c:pt>
                <c:pt idx="2183">
                  <c:v>2.6141768318170442</c:v>
                </c:pt>
                <c:pt idx="2184">
                  <c:v>3.1643524355811796</c:v>
                </c:pt>
                <c:pt idx="2185">
                  <c:v>4.1031460787624718</c:v>
                </c:pt>
                <c:pt idx="2186">
                  <c:v>5.1463559854166485</c:v>
                </c:pt>
                <c:pt idx="2187">
                  <c:v>5.8123805320057595</c:v>
                </c:pt>
                <c:pt idx="2188">
                  <c:v>7.108214963071652</c:v>
                </c:pt>
                <c:pt idx="2189">
                  <c:v>8.1130704581482664</c:v>
                </c:pt>
                <c:pt idx="2190">
                  <c:v>9.0101159054364128</c:v>
                </c:pt>
                <c:pt idx="2191">
                  <c:v>9.8260392783590831</c:v>
                </c:pt>
                <c:pt idx="2192">
                  <c:v>10.797115293235466</c:v>
                </c:pt>
                <c:pt idx="2193">
                  <c:v>11.873621879102675</c:v>
                </c:pt>
                <c:pt idx="2194">
                  <c:v>13.958090622833485</c:v>
                </c:pt>
                <c:pt idx="2195">
                  <c:v>15.181039460374766</c:v>
                </c:pt>
                <c:pt idx="2196">
                  <c:v>14.802675323837109</c:v>
                </c:pt>
                <c:pt idx="2197">
                  <c:v>13.826020361200417</c:v>
                </c:pt>
                <c:pt idx="2198">
                  <c:v>12.081206450077079</c:v>
                </c:pt>
                <c:pt idx="2199">
                  <c:v>9.9514568526503666</c:v>
                </c:pt>
                <c:pt idx="2200">
                  <c:v>8.2384206436745817</c:v>
                </c:pt>
                <c:pt idx="2201">
                  <c:v>5.9490070737975325</c:v>
                </c:pt>
                <c:pt idx="2202">
                  <c:v>4.1504833149399332</c:v>
                </c:pt>
                <c:pt idx="2203">
                  <c:v>1.0300527544787654</c:v>
                </c:pt>
                <c:pt idx="2204">
                  <c:v>-1.2134633337770646</c:v>
                </c:pt>
                <c:pt idx="2205">
                  <c:v>-1.0462431701890658</c:v>
                </c:pt>
                <c:pt idx="2206">
                  <c:v>-1.5660259217590478</c:v>
                </c:pt>
                <c:pt idx="2207">
                  <c:v>-2.1526524339031718</c:v>
                </c:pt>
                <c:pt idx="2208">
                  <c:v>-2.4965231756150144</c:v>
                </c:pt>
                <c:pt idx="2209">
                  <c:v>-3.6765369404585124</c:v>
                </c:pt>
                <c:pt idx="2210">
                  <c:v>-4.3422182077967921</c:v>
                </c:pt>
                <c:pt idx="2211">
                  <c:v>-4.3635078111509875</c:v>
                </c:pt>
                <c:pt idx="2212">
                  <c:v>-4.1979366702899563</c:v>
                </c:pt>
                <c:pt idx="2213">
                  <c:v>-3.4543345937971166</c:v>
                </c:pt>
                <c:pt idx="2214">
                  <c:v>-1.6262605148300595</c:v>
                </c:pt>
                <c:pt idx="2215">
                  <c:v>-8.4419984230463144E-4</c:v>
                </c:pt>
                <c:pt idx="2216">
                  <c:v>0.66649668767058479</c:v>
                </c:pt>
                <c:pt idx="2217">
                  <c:v>1.1567819899035603</c:v>
                </c:pt>
                <c:pt idx="2218">
                  <c:v>1.4730112195866163</c:v>
                </c:pt>
                <c:pt idx="2219">
                  <c:v>1.5009990499051296</c:v>
                </c:pt>
                <c:pt idx="2220">
                  <c:v>1.9244104419936887</c:v>
                </c:pt>
                <c:pt idx="2221">
                  <c:v>1.0040917820636246</c:v>
                </c:pt>
                <c:pt idx="2222">
                  <c:v>-1.4802599051321372</c:v>
                </c:pt>
                <c:pt idx="2223">
                  <c:v>-3.272127529845303</c:v>
                </c:pt>
                <c:pt idx="2224">
                  <c:v>-4.8896984056776827</c:v>
                </c:pt>
                <c:pt idx="2225">
                  <c:v>-5.9951900831236893</c:v>
                </c:pt>
                <c:pt idx="2226">
                  <c:v>-6.0146566078891883</c:v>
                </c:pt>
                <c:pt idx="2227">
                  <c:v>-4.5087603555961815</c:v>
                </c:pt>
                <c:pt idx="2228">
                  <c:v>-3.8483927699157583</c:v>
                </c:pt>
                <c:pt idx="2229">
                  <c:v>-3.2757883385878857</c:v>
                </c:pt>
                <c:pt idx="2230">
                  <c:v>-3.6426907015975329</c:v>
                </c:pt>
                <c:pt idx="2231">
                  <c:v>-4.1583740507693214</c:v>
                </c:pt>
                <c:pt idx="2232">
                  <c:v>-4.4255100960769589</c:v>
                </c:pt>
                <c:pt idx="2233">
                  <c:v>-4.8286805900162664</c:v>
                </c:pt>
                <c:pt idx="2234">
                  <c:v>-5.6697301338600017</c:v>
                </c:pt>
                <c:pt idx="2235">
                  <c:v>-6.1036618090207702</c:v>
                </c:pt>
                <c:pt idx="2236">
                  <c:v>-5.9300274443839474</c:v>
                </c:pt>
                <c:pt idx="2237">
                  <c:v>-6.4879032943417752</c:v>
                </c:pt>
                <c:pt idx="2238">
                  <c:v>-5.6596643468330443</c:v>
                </c:pt>
                <c:pt idx="2239">
                  <c:v>-5.0179456148934749</c:v>
                </c:pt>
                <c:pt idx="2240">
                  <c:v>-5.9433937873952969</c:v>
                </c:pt>
                <c:pt idx="2241">
                  <c:v>-7.0160728287659628</c:v>
                </c:pt>
                <c:pt idx="2242">
                  <c:v>-7.7181697728451626</c:v>
                </c:pt>
                <c:pt idx="2243">
                  <c:v>-6.797817766898377</c:v>
                </c:pt>
                <c:pt idx="2244">
                  <c:v>-4.5434120704715566</c:v>
                </c:pt>
                <c:pt idx="2245">
                  <c:v>-3.1816850530817993</c:v>
                </c:pt>
                <c:pt idx="2246">
                  <c:v>-2.8548277058028972</c:v>
                </c:pt>
                <c:pt idx="2247">
                  <c:v>-2.9484739380351765</c:v>
                </c:pt>
                <c:pt idx="2248">
                  <c:v>-3.1054186630102913</c:v>
                </c:pt>
                <c:pt idx="2249">
                  <c:v>-2.5284632335591581</c:v>
                </c:pt>
                <c:pt idx="2250">
                  <c:v>-2.1349346343575206</c:v>
                </c:pt>
                <c:pt idx="2251">
                  <c:v>-1.9753313246602628</c:v>
                </c:pt>
                <c:pt idx="2252">
                  <c:v>-4.2055047030466284</c:v>
                </c:pt>
                <c:pt idx="2253">
                  <c:v>-4.2552760979023123</c:v>
                </c:pt>
                <c:pt idx="2254">
                  <c:v>-3.9741607479176362</c:v>
                </c:pt>
                <c:pt idx="2255">
                  <c:v>-2.8799528279061906</c:v>
                </c:pt>
                <c:pt idx="2256">
                  <c:v>-2.5661715992100924</c:v>
                </c:pt>
                <c:pt idx="2257">
                  <c:v>-2.7663641551381226</c:v>
                </c:pt>
                <c:pt idx="2258">
                  <c:v>-3.0276883457082566</c:v>
                </c:pt>
                <c:pt idx="2259">
                  <c:v>-2.8089971633475548</c:v>
                </c:pt>
                <c:pt idx="2260">
                  <c:v>-2.6830003616603264</c:v>
                </c:pt>
                <c:pt idx="2261">
                  <c:v>-2.3346452694788193</c:v>
                </c:pt>
                <c:pt idx="2262">
                  <c:v>-1.9177169232010454</c:v>
                </c:pt>
                <c:pt idx="2263">
                  <c:v>-1.8820310287434663</c:v>
                </c:pt>
                <c:pt idx="2264">
                  <c:v>-2.0772840257877618</c:v>
                </c:pt>
                <c:pt idx="2265">
                  <c:v>-2.2659460270515179</c:v>
                </c:pt>
                <c:pt idx="2266">
                  <c:v>-2.1324103205986265</c:v>
                </c:pt>
                <c:pt idx="2267">
                  <c:v>-2.2786745661926537</c:v>
                </c:pt>
                <c:pt idx="2268">
                  <c:v>-2.1336406874451184</c:v>
                </c:pt>
                <c:pt idx="2269">
                  <c:v>-1.7100926257485796</c:v>
                </c:pt>
                <c:pt idx="2270">
                  <c:v>-1.5298009213760451</c:v>
                </c:pt>
                <c:pt idx="2271">
                  <c:v>-1.4978220574647296</c:v>
                </c:pt>
                <c:pt idx="2272">
                  <c:v>-1.5295449267404011</c:v>
                </c:pt>
                <c:pt idx="2273">
                  <c:v>-1.5632332576125383</c:v>
                </c:pt>
                <c:pt idx="2274">
                  <c:v>-1.8809650984424813</c:v>
                </c:pt>
                <c:pt idx="2275">
                  <c:v>-2.6124033872857582</c:v>
                </c:pt>
                <c:pt idx="2276">
                  <c:v>-3.0006808559038798</c:v>
                </c:pt>
                <c:pt idx="2277">
                  <c:v>-3.2395392799492568</c:v>
                </c:pt>
                <c:pt idx="2278">
                  <c:v>-3.0236388491710482</c:v>
                </c:pt>
                <c:pt idx="2279">
                  <c:v>-2.0807532362752941</c:v>
                </c:pt>
                <c:pt idx="2280">
                  <c:v>-1.4318777606009296</c:v>
                </c:pt>
                <c:pt idx="2281">
                  <c:v>-0.66344878940699992</c:v>
                </c:pt>
                <c:pt idx="2282">
                  <c:v>-0.33088093020386522</c:v>
                </c:pt>
                <c:pt idx="2283">
                  <c:v>-0.46427294726621621</c:v>
                </c:pt>
                <c:pt idx="2284">
                  <c:v>-0.59354381516064136</c:v>
                </c:pt>
                <c:pt idx="2285">
                  <c:v>-0.51785493787834225</c:v>
                </c:pt>
                <c:pt idx="2286">
                  <c:v>-0.2713183966950351</c:v>
                </c:pt>
                <c:pt idx="2287">
                  <c:v>5.6287784432757594E-2</c:v>
                </c:pt>
                <c:pt idx="2288">
                  <c:v>0.32346812577857831</c:v>
                </c:pt>
                <c:pt idx="2289">
                  <c:v>0.43961093377638183</c:v>
                </c:pt>
                <c:pt idx="2290">
                  <c:v>0.28925448920430102</c:v>
                </c:pt>
                <c:pt idx="2291">
                  <c:v>0.15874585048945247</c:v>
                </c:pt>
                <c:pt idx="2292">
                  <c:v>-0.21833752189459929</c:v>
                </c:pt>
                <c:pt idx="2293">
                  <c:v>-0.54233886760800032</c:v>
                </c:pt>
                <c:pt idx="2294">
                  <c:v>-0.29339237748088814</c:v>
                </c:pt>
                <c:pt idx="2295">
                  <c:v>-0.11736540844042756</c:v>
                </c:pt>
                <c:pt idx="2296">
                  <c:v>-6.3143599406982651E-2</c:v>
                </c:pt>
                <c:pt idx="2297">
                  <c:v>-0.11669635907805954</c:v>
                </c:pt>
                <c:pt idx="2298">
                  <c:v>-0.11285848492630698</c:v>
                </c:pt>
                <c:pt idx="2299">
                  <c:v>-0.48357108930028825</c:v>
                </c:pt>
                <c:pt idx="2300">
                  <c:v>-0.88680322086475982</c:v>
                </c:pt>
                <c:pt idx="2301">
                  <c:v>-0.87894945661911195</c:v>
                </c:pt>
                <c:pt idx="2302">
                  <c:v>-0.66697680633863021</c:v>
                </c:pt>
                <c:pt idx="2303">
                  <c:v>-0.21450986612479372</c:v>
                </c:pt>
                <c:pt idx="2304">
                  <c:v>0.46487808890697196</c:v>
                </c:pt>
                <c:pt idx="2305">
                  <c:v>0.41918186686192926</c:v>
                </c:pt>
                <c:pt idx="2306">
                  <c:v>0.13291046478615218</c:v>
                </c:pt>
                <c:pt idx="2307">
                  <c:v>-0.48055952148613629</c:v>
                </c:pt>
                <c:pt idx="2308">
                  <c:v>-0.80747605509492304</c:v>
                </c:pt>
                <c:pt idx="2309">
                  <c:v>-0.79406568917808906</c:v>
                </c:pt>
                <c:pt idx="2310">
                  <c:v>-0.72754080923090181</c:v>
                </c:pt>
                <c:pt idx="2311">
                  <c:v>-0.38918025782337012</c:v>
                </c:pt>
                <c:pt idx="2312">
                  <c:v>0.20249413408573014</c:v>
                </c:pt>
                <c:pt idx="2313">
                  <c:v>0.76419890157973502</c:v>
                </c:pt>
                <c:pt idx="2314">
                  <c:v>0.85089795169800453</c:v>
                </c:pt>
                <c:pt idx="2315">
                  <c:v>0.4856680634644735</c:v>
                </c:pt>
                <c:pt idx="2316">
                  <c:v>-0.20543831284174838</c:v>
                </c:pt>
                <c:pt idx="2317">
                  <c:v>-1.6783373190972226</c:v>
                </c:pt>
                <c:pt idx="2318">
                  <c:v>-2.4608206290230821</c:v>
                </c:pt>
                <c:pt idx="2319">
                  <c:v>-3.6410318713402159</c:v>
                </c:pt>
                <c:pt idx="2320">
                  <c:v>-4.4160567515803093</c:v>
                </c:pt>
                <c:pt idx="2321">
                  <c:v>-4.4078744103067953</c:v>
                </c:pt>
                <c:pt idx="2322">
                  <c:v>-3.2646789702502423</c:v>
                </c:pt>
                <c:pt idx="2323">
                  <c:v>-2.1500636701115989</c:v>
                </c:pt>
                <c:pt idx="2324">
                  <c:v>-0.48780021062672929</c:v>
                </c:pt>
                <c:pt idx="2325">
                  <c:v>0.97907580068316635</c:v>
                </c:pt>
                <c:pt idx="2326">
                  <c:v>-1.0576911984544777</c:v>
                </c:pt>
                <c:pt idx="2327">
                  <c:v>-1.711971705493377</c:v>
                </c:pt>
                <c:pt idx="2328">
                  <c:v>-1.5948148967746809</c:v>
                </c:pt>
                <c:pt idx="2329">
                  <c:v>-1.2315055413368641</c:v>
                </c:pt>
                <c:pt idx="2330">
                  <c:v>-0.95169304651128006</c:v>
                </c:pt>
                <c:pt idx="2331">
                  <c:v>-1.0796196537962344</c:v>
                </c:pt>
                <c:pt idx="2332">
                  <c:v>-1.2546861779205258</c:v>
                </c:pt>
                <c:pt idx="2333">
                  <c:v>-1.3468601121216321</c:v>
                </c:pt>
                <c:pt idx="2334">
                  <c:v>-1.1483009117227292</c:v>
                </c:pt>
                <c:pt idx="2335">
                  <c:v>-1.0891448054750783</c:v>
                </c:pt>
                <c:pt idx="2336">
                  <c:v>-0.39983119619636343</c:v>
                </c:pt>
                <c:pt idx="2337">
                  <c:v>0.16369111675891845</c:v>
                </c:pt>
                <c:pt idx="2338">
                  <c:v>0.61924347668471025</c:v>
                </c:pt>
                <c:pt idx="2339">
                  <c:v>0.38733036130275422</c:v>
                </c:pt>
                <c:pt idx="2340">
                  <c:v>0.26641347909789553</c:v>
                </c:pt>
                <c:pt idx="2341">
                  <c:v>9.0356495331110342E-2</c:v>
                </c:pt>
                <c:pt idx="2342">
                  <c:v>-0.55021059623383783</c:v>
                </c:pt>
                <c:pt idx="2343">
                  <c:v>-1.1364097970265024</c:v>
                </c:pt>
                <c:pt idx="2344">
                  <c:v>-1.0412644633281047</c:v>
                </c:pt>
                <c:pt idx="2345">
                  <c:v>-0.38903351903652755</c:v>
                </c:pt>
                <c:pt idx="2346">
                  <c:v>0.11083100783284985</c:v>
                </c:pt>
                <c:pt idx="2347">
                  <c:v>-0.1700640227799016</c:v>
                </c:pt>
                <c:pt idx="2348">
                  <c:v>-0.33858643170702712</c:v>
                </c:pt>
                <c:pt idx="2349">
                  <c:v>-1.1283642522775073</c:v>
                </c:pt>
                <c:pt idx="2350">
                  <c:v>-1.7790293699979998</c:v>
                </c:pt>
                <c:pt idx="2351">
                  <c:v>-2.7060088227410417</c:v>
                </c:pt>
                <c:pt idx="2352">
                  <c:v>-2.8545805673566829</c:v>
                </c:pt>
                <c:pt idx="2353">
                  <c:v>-2.6694822088584318</c:v>
                </c:pt>
                <c:pt idx="2354">
                  <c:v>-2.2532351152060102</c:v>
                </c:pt>
                <c:pt idx="2355">
                  <c:v>-2.2953829981706733</c:v>
                </c:pt>
                <c:pt idx="2356">
                  <c:v>-1.7735177539892941</c:v>
                </c:pt>
                <c:pt idx="2357">
                  <c:v>-2.3726492322357204</c:v>
                </c:pt>
                <c:pt idx="2358">
                  <c:v>-2.4180562098106728</c:v>
                </c:pt>
                <c:pt idx="2359">
                  <c:v>-2.3056557657633765</c:v>
                </c:pt>
                <c:pt idx="2360">
                  <c:v>-2.5274187222892031</c:v>
                </c:pt>
                <c:pt idx="2361">
                  <c:v>-2.453962103409808</c:v>
                </c:pt>
                <c:pt idx="2362">
                  <c:v>-1.707214269490724</c:v>
                </c:pt>
                <c:pt idx="2363">
                  <c:v>-2.0035557340880867</c:v>
                </c:pt>
                <c:pt idx="2364">
                  <c:v>-2.3441585510194316</c:v>
                </c:pt>
                <c:pt idx="2365">
                  <c:v>-2.0672945333197652</c:v>
                </c:pt>
                <c:pt idx="2366">
                  <c:v>-2.0404956586290446</c:v>
                </c:pt>
                <c:pt idx="2367">
                  <c:v>-2.0031466105787938</c:v>
                </c:pt>
                <c:pt idx="2368">
                  <c:v>-2.1381791773253447</c:v>
                </c:pt>
                <c:pt idx="2369">
                  <c:v>-2.2191400017075646</c:v>
                </c:pt>
                <c:pt idx="2370">
                  <c:v>-2.258763249752485</c:v>
                </c:pt>
                <c:pt idx="2371">
                  <c:v>-1.7948109295039243</c:v>
                </c:pt>
                <c:pt idx="2372">
                  <c:v>-1.0688716897313644</c:v>
                </c:pt>
                <c:pt idx="2373">
                  <c:v>-1.0429559407408358</c:v>
                </c:pt>
                <c:pt idx="2374">
                  <c:v>-1.8144377666343749</c:v>
                </c:pt>
                <c:pt idx="2375">
                  <c:v>-2.8511643720880215</c:v>
                </c:pt>
                <c:pt idx="2376">
                  <c:v>-3.9457387278497076</c:v>
                </c:pt>
                <c:pt idx="2377">
                  <c:v>-5.1024147553472048</c:v>
                </c:pt>
                <c:pt idx="2378">
                  <c:v>-5.561264524819828</c:v>
                </c:pt>
                <c:pt idx="2379">
                  <c:v>-5.5061570429748183</c:v>
                </c:pt>
                <c:pt idx="2380">
                  <c:v>-4.5526589145388687</c:v>
                </c:pt>
                <c:pt idx="2381">
                  <c:v>-3.7482199562075369</c:v>
                </c:pt>
                <c:pt idx="2382">
                  <c:v>-3.409969241026086</c:v>
                </c:pt>
                <c:pt idx="2383">
                  <c:v>-3.7128395135329182</c:v>
                </c:pt>
                <c:pt idx="2384">
                  <c:v>-4.2002317144510055</c:v>
                </c:pt>
                <c:pt idx="2385">
                  <c:v>-4.8560951216088126</c:v>
                </c:pt>
                <c:pt idx="2386">
                  <c:v>-5.1423421826427216</c:v>
                </c:pt>
                <c:pt idx="2387">
                  <c:v>-4.8214916096728011</c:v>
                </c:pt>
                <c:pt idx="2388">
                  <c:v>-4.2172256253146134</c:v>
                </c:pt>
                <c:pt idx="2389">
                  <c:v>-3.5134571392735694</c:v>
                </c:pt>
                <c:pt idx="2390">
                  <c:v>-3.2605403087625522</c:v>
                </c:pt>
                <c:pt idx="2391">
                  <c:v>-3.2741193444064636</c:v>
                </c:pt>
                <c:pt idx="2392">
                  <c:v>-3.4655596250038285</c:v>
                </c:pt>
                <c:pt idx="2393">
                  <c:v>-3.5435889494786381</c:v>
                </c:pt>
                <c:pt idx="2394">
                  <c:v>-3.6589459305905137</c:v>
                </c:pt>
                <c:pt idx="2395">
                  <c:v>-3.5829417920227233</c:v>
                </c:pt>
                <c:pt idx="2396">
                  <c:v>-4.0519837488543287</c:v>
                </c:pt>
                <c:pt idx="2397">
                  <c:v>-4.0341758136121326</c:v>
                </c:pt>
                <c:pt idx="2398">
                  <c:v>-3.6916880177271123</c:v>
                </c:pt>
                <c:pt idx="2399">
                  <c:v>-3.6825041872415061</c:v>
                </c:pt>
                <c:pt idx="2400">
                  <c:v>-3.7616241463479252</c:v>
                </c:pt>
                <c:pt idx="2401">
                  <c:v>-3.5903377029134407</c:v>
                </c:pt>
                <c:pt idx="2402">
                  <c:v>-3.6826158890463989</c:v>
                </c:pt>
                <c:pt idx="2403">
                  <c:v>-4.3286983623840625</c:v>
                </c:pt>
                <c:pt idx="2404">
                  <c:v>-5.0953020119381964</c:v>
                </c:pt>
                <c:pt idx="2405">
                  <c:v>-6.4004317057470841</c:v>
                </c:pt>
                <c:pt idx="2406">
                  <c:v>-6.8962618041126111</c:v>
                </c:pt>
                <c:pt idx="2407">
                  <c:v>-7.421653061757624</c:v>
                </c:pt>
                <c:pt idx="2408">
                  <c:v>-7.0565789071561325</c:v>
                </c:pt>
                <c:pt idx="2409">
                  <c:v>-6.3956210404943503</c:v>
                </c:pt>
                <c:pt idx="2410">
                  <c:v>-5.9356708928886244</c:v>
                </c:pt>
                <c:pt idx="2411">
                  <c:v>-5.4215801248115687</c:v>
                </c:pt>
                <c:pt idx="2412">
                  <c:v>-5.672273484662151</c:v>
                </c:pt>
                <c:pt idx="2413">
                  <c:v>-5.8919798608766802</c:v>
                </c:pt>
                <c:pt idx="2414">
                  <c:v>-5.8996994517692141</c:v>
                </c:pt>
                <c:pt idx="2415">
                  <c:v>-6.1152976754958557</c:v>
                </c:pt>
                <c:pt idx="2416">
                  <c:v>-6.6585301524514495</c:v>
                </c:pt>
                <c:pt idx="2417">
                  <c:v>-6.8293492471305814</c:v>
                </c:pt>
                <c:pt idx="2418">
                  <c:v>-6.6961996653167564</c:v>
                </c:pt>
                <c:pt idx="2419">
                  <c:v>-6.2478153999107109</c:v>
                </c:pt>
                <c:pt idx="2420">
                  <c:v>-5.9438856707470862</c:v>
                </c:pt>
                <c:pt idx="2421">
                  <c:v>-5.3820466196507635</c:v>
                </c:pt>
                <c:pt idx="2422">
                  <c:v>-4.7280067639957508</c:v>
                </c:pt>
                <c:pt idx="2423">
                  <c:v>-4.77689994645071</c:v>
                </c:pt>
                <c:pt idx="2424">
                  <c:v>-5.9180171861408954</c:v>
                </c:pt>
                <c:pt idx="2425">
                  <c:v>-7.6357179201628593</c:v>
                </c:pt>
                <c:pt idx="2426">
                  <c:v>-8.4707550279151196</c:v>
                </c:pt>
                <c:pt idx="2427">
                  <c:v>-8.37714626243989</c:v>
                </c:pt>
                <c:pt idx="2428">
                  <c:v>-8.4448714467234538</c:v>
                </c:pt>
                <c:pt idx="2429">
                  <c:v>-7.739178105279148</c:v>
                </c:pt>
                <c:pt idx="2430">
                  <c:v>-7.5301126287311693</c:v>
                </c:pt>
                <c:pt idx="2431">
                  <c:v>-7.9805732058357721</c:v>
                </c:pt>
                <c:pt idx="2432">
                  <c:v>-7.5751976873466926</c:v>
                </c:pt>
                <c:pt idx="2433">
                  <c:v>-8.026450784299243</c:v>
                </c:pt>
                <c:pt idx="2434">
                  <c:v>-8.4808164701324404</c:v>
                </c:pt>
                <c:pt idx="2435">
                  <c:v>-9.3225297473086783</c:v>
                </c:pt>
                <c:pt idx="2436">
                  <c:v>-9.1818660452096381</c:v>
                </c:pt>
                <c:pt idx="2437">
                  <c:v>-6.8093091259223515</c:v>
                </c:pt>
                <c:pt idx="2438">
                  <c:v>-5.9637890798620319</c:v>
                </c:pt>
                <c:pt idx="2439">
                  <c:v>-6.4322400712641432</c:v>
                </c:pt>
                <c:pt idx="2440">
                  <c:v>-6.5856590167315483</c:v>
                </c:pt>
                <c:pt idx="2441">
                  <c:v>-7.0445149445424811</c:v>
                </c:pt>
                <c:pt idx="2442">
                  <c:v>-6.9196497397377952</c:v>
                </c:pt>
                <c:pt idx="2443">
                  <c:v>-5.981034556310572</c:v>
                </c:pt>
                <c:pt idx="2444">
                  <c:v>-4.8480567462140343</c:v>
                </c:pt>
                <c:pt idx="2445">
                  <c:v>-3.8727213873375272</c:v>
                </c:pt>
                <c:pt idx="2446">
                  <c:v>-4.513141091849044</c:v>
                </c:pt>
                <c:pt idx="2447">
                  <c:v>-6.3224141768829281</c:v>
                </c:pt>
                <c:pt idx="2448">
                  <c:v>-8.0771421461732942</c:v>
                </c:pt>
                <c:pt idx="2449">
                  <c:v>-9.4492895249553222</c:v>
                </c:pt>
                <c:pt idx="2450">
                  <c:v>-9.6210404315879519</c:v>
                </c:pt>
                <c:pt idx="2451">
                  <c:v>-7.7138147936067529</c:v>
                </c:pt>
                <c:pt idx="2452">
                  <c:v>-4.9173843898023151</c:v>
                </c:pt>
                <c:pt idx="2453">
                  <c:v>-1.4169244268569217</c:v>
                </c:pt>
                <c:pt idx="2454">
                  <c:v>0.35890813905074109</c:v>
                </c:pt>
                <c:pt idx="2455">
                  <c:v>-0.30511671311225919</c:v>
                </c:pt>
                <c:pt idx="2456">
                  <c:v>-2.0820769541251294</c:v>
                </c:pt>
                <c:pt idx="2457">
                  <c:v>-5.2057251159472928</c:v>
                </c:pt>
                <c:pt idx="2458">
                  <c:v>-9.4871805682866714</c:v>
                </c:pt>
                <c:pt idx="2459">
                  <c:v>-10.337750304758231</c:v>
                </c:pt>
                <c:pt idx="2460">
                  <c:v>-10.143396508922109</c:v>
                </c:pt>
                <c:pt idx="2461">
                  <c:v>-8.2337067013871916</c:v>
                </c:pt>
                <c:pt idx="2462">
                  <c:v>-4.4047831050573585</c:v>
                </c:pt>
                <c:pt idx="2463">
                  <c:v>-2.1402365942257511</c:v>
                </c:pt>
                <c:pt idx="2464">
                  <c:v>-1.1711251543844672</c:v>
                </c:pt>
                <c:pt idx="2465">
                  <c:v>-0.57499764192842073</c:v>
                </c:pt>
                <c:pt idx="2466">
                  <c:v>-1.539369027441037</c:v>
                </c:pt>
                <c:pt idx="2467">
                  <c:v>-3.7549009267971778</c:v>
                </c:pt>
                <c:pt idx="2468">
                  <c:v>-6.4473524848778423</c:v>
                </c:pt>
                <c:pt idx="2469">
                  <c:v>-9.3814599003313042</c:v>
                </c:pt>
                <c:pt idx="2470">
                  <c:v>-9.6317603165487835</c:v>
                </c:pt>
                <c:pt idx="2471">
                  <c:v>-8.1114346349674733</c:v>
                </c:pt>
                <c:pt idx="2472">
                  <c:v>-4.8133410909832</c:v>
                </c:pt>
                <c:pt idx="2473">
                  <c:v>-2.7179357990022535</c:v>
                </c:pt>
                <c:pt idx="2474">
                  <c:v>-2.3302377611656978E-2</c:v>
                </c:pt>
                <c:pt idx="2475">
                  <c:v>2.3684632971201522</c:v>
                </c:pt>
                <c:pt idx="2476">
                  <c:v>3.2502139936223302</c:v>
                </c:pt>
                <c:pt idx="2477">
                  <c:v>1.5278789577549277</c:v>
                </c:pt>
                <c:pt idx="2478">
                  <c:v>-0.99588028786387461</c:v>
                </c:pt>
                <c:pt idx="2479">
                  <c:v>-2.7473005752438411</c:v>
                </c:pt>
                <c:pt idx="2480">
                  <c:v>-5.3283011620736804</c:v>
                </c:pt>
                <c:pt idx="2481">
                  <c:v>-5.2918508131829629</c:v>
                </c:pt>
                <c:pt idx="2482">
                  <c:v>-7.7359773741081277</c:v>
                </c:pt>
                <c:pt idx="2483">
                  <c:v>-9.2878738609097748</c:v>
                </c:pt>
                <c:pt idx="2484">
                  <c:v>-10.857741268052557</c:v>
                </c:pt>
                <c:pt idx="2485">
                  <c:v>-9.971142932596587</c:v>
                </c:pt>
                <c:pt idx="2486">
                  <c:v>-7.5262966262233846</c:v>
                </c:pt>
                <c:pt idx="2487">
                  <c:v>-3.3851194629257155</c:v>
                </c:pt>
                <c:pt idx="2488">
                  <c:v>0.81558619600804116</c:v>
                </c:pt>
                <c:pt idx="2489">
                  <c:v>5.5159303887916176</c:v>
                </c:pt>
                <c:pt idx="2490">
                  <c:v>5.3914143218820039</c:v>
                </c:pt>
                <c:pt idx="2491">
                  <c:v>2.3412466950992035</c:v>
                </c:pt>
                <c:pt idx="2492">
                  <c:v>-7.8825730833377086E-2</c:v>
                </c:pt>
                <c:pt idx="2493">
                  <c:v>-1.1199413108447216</c:v>
                </c:pt>
                <c:pt idx="2494">
                  <c:v>-1.4083249770541242</c:v>
                </c:pt>
                <c:pt idx="2495">
                  <c:v>-0.51241342782640953</c:v>
                </c:pt>
                <c:pt idx="2496">
                  <c:v>-2.7699728690531349</c:v>
                </c:pt>
                <c:pt idx="2497">
                  <c:v>-4.6961373112788953</c:v>
                </c:pt>
                <c:pt idx="2498">
                  <c:v>-0.96252962300627942</c:v>
                </c:pt>
                <c:pt idx="2499">
                  <c:v>0.20472453378329142</c:v>
                </c:pt>
                <c:pt idx="2500">
                  <c:v>1.4876835781146336</c:v>
                </c:pt>
                <c:pt idx="2501">
                  <c:v>6.4484569833520888</c:v>
                </c:pt>
                <c:pt idx="2502">
                  <c:v>6.7188139564075264</c:v>
                </c:pt>
                <c:pt idx="2503">
                  <c:v>10.184403754937783</c:v>
                </c:pt>
                <c:pt idx="2504">
                  <c:v>8.039532154741531</c:v>
                </c:pt>
                <c:pt idx="2505">
                  <c:v>3.1846636787587062</c:v>
                </c:pt>
                <c:pt idx="2506">
                  <c:v>-0.75407655495695258</c:v>
                </c:pt>
                <c:pt idx="2507">
                  <c:v>-10.791869055211411</c:v>
                </c:pt>
                <c:pt idx="2508">
                  <c:v>-17.321054805639292</c:v>
                </c:pt>
                <c:pt idx="2509">
                  <c:v>-28.715622889892135</c:v>
                </c:pt>
                <c:pt idx="2510">
                  <c:v>-29.83145638452913</c:v>
                </c:pt>
                <c:pt idx="2511">
                  <c:v>-25.060058020961471</c:v>
                </c:pt>
                <c:pt idx="2512">
                  <c:v>-21.971478634924129</c:v>
                </c:pt>
                <c:pt idx="2513">
                  <c:v>-18.137659079747344</c:v>
                </c:pt>
                <c:pt idx="2514">
                  <c:v>-9.7079572120081679</c:v>
                </c:pt>
                <c:pt idx="2515">
                  <c:v>-4.009723343404759</c:v>
                </c:pt>
                <c:pt idx="2516">
                  <c:v>-0.75472774942344756</c:v>
                </c:pt>
                <c:pt idx="2517">
                  <c:v>2.7885012365456752</c:v>
                </c:pt>
                <c:pt idx="2518">
                  <c:v>7.2028933312187453</c:v>
                </c:pt>
                <c:pt idx="2519">
                  <c:v>12.246310271946394</c:v>
                </c:pt>
                <c:pt idx="2520">
                  <c:v>13.932705278867154</c:v>
                </c:pt>
                <c:pt idx="2521">
                  <c:v>12.589322110347945</c:v>
                </c:pt>
                <c:pt idx="2522">
                  <c:v>8.0064415020423141</c:v>
                </c:pt>
                <c:pt idx="2523">
                  <c:v>5.2269463874023172</c:v>
                </c:pt>
                <c:pt idx="2524">
                  <c:v>5.5585483029755913</c:v>
                </c:pt>
                <c:pt idx="2525">
                  <c:v>5.3087347663271478</c:v>
                </c:pt>
                <c:pt idx="2526">
                  <c:v>4.2037751339362304</c:v>
                </c:pt>
                <c:pt idx="2527">
                  <c:v>3.0041669298058955</c:v>
                </c:pt>
                <c:pt idx="2528">
                  <c:v>2.4972649092209478</c:v>
                </c:pt>
                <c:pt idx="2529">
                  <c:v>4.2586481318683429</c:v>
                </c:pt>
                <c:pt idx="2530">
                  <c:v>7.4272075172994532</c:v>
                </c:pt>
                <c:pt idx="2531">
                  <c:v>11.794997710642981</c:v>
                </c:pt>
                <c:pt idx="2532">
                  <c:v>14.524452150156915</c:v>
                </c:pt>
                <c:pt idx="2533">
                  <c:v>14.681225046404752</c:v>
                </c:pt>
                <c:pt idx="2534">
                  <c:v>10.192125535588458</c:v>
                </c:pt>
                <c:pt idx="2535">
                  <c:v>4.662020573625913</c:v>
                </c:pt>
                <c:pt idx="2536">
                  <c:v>2.1263495561586385</c:v>
                </c:pt>
                <c:pt idx="2537">
                  <c:v>1.2222218518071613</c:v>
                </c:pt>
                <c:pt idx="2538">
                  <c:v>-0.96729011964635914</c:v>
                </c:pt>
                <c:pt idx="2539">
                  <c:v>-6.1294014761135074</c:v>
                </c:pt>
                <c:pt idx="2540">
                  <c:v>-13.45464858260539</c:v>
                </c:pt>
                <c:pt idx="2541">
                  <c:v>-20.007427056189393</c:v>
                </c:pt>
                <c:pt idx="2542">
                  <c:v>-25.267486813587642</c:v>
                </c:pt>
                <c:pt idx="2543">
                  <c:v>-30.2388443824156</c:v>
                </c:pt>
                <c:pt idx="2544">
                  <c:v>-32.606306283744487</c:v>
                </c:pt>
                <c:pt idx="2545">
                  <c:v>-30.938684518305489</c:v>
                </c:pt>
                <c:pt idx="2546">
                  <c:v>-27.539788073521297</c:v>
                </c:pt>
                <c:pt idx="2547">
                  <c:v>-25.916767722709153</c:v>
                </c:pt>
                <c:pt idx="2548">
                  <c:v>-22.587270264714402</c:v>
                </c:pt>
                <c:pt idx="2549">
                  <c:v>-20.04443177078177</c:v>
                </c:pt>
                <c:pt idx="2550">
                  <c:v>-20.332766972825574</c:v>
                </c:pt>
                <c:pt idx="2551">
                  <c:v>-20.960154309057131</c:v>
                </c:pt>
                <c:pt idx="2552">
                  <c:v>-20.990039411356396</c:v>
                </c:pt>
                <c:pt idx="2553">
                  <c:v>-19.197162753163298</c:v>
                </c:pt>
                <c:pt idx="2554">
                  <c:v>-17.211833841233968</c:v>
                </c:pt>
                <c:pt idx="2555">
                  <c:v>-14.392554197300125</c:v>
                </c:pt>
                <c:pt idx="2556">
                  <c:v>-10.55120375065872</c:v>
                </c:pt>
                <c:pt idx="2557">
                  <c:v>-6.406115237788879</c:v>
                </c:pt>
                <c:pt idx="2558">
                  <c:v>-4.3318640522661775</c:v>
                </c:pt>
                <c:pt idx="2559">
                  <c:v>-2.9789372812669277</c:v>
                </c:pt>
                <c:pt idx="2560">
                  <c:v>-3.5178164333483473</c:v>
                </c:pt>
                <c:pt idx="2561">
                  <c:v>-4.4189854179476864</c:v>
                </c:pt>
                <c:pt idx="2562">
                  <c:v>-6.2972496227462234</c:v>
                </c:pt>
                <c:pt idx="2563">
                  <c:v>-7.7591321592732259</c:v>
                </c:pt>
                <c:pt idx="2564">
                  <c:v>-8.2529946209159153</c:v>
                </c:pt>
                <c:pt idx="2565">
                  <c:v>-8.2717055891569675</c:v>
                </c:pt>
                <c:pt idx="2566">
                  <c:v>-8.1315926317067628</c:v>
                </c:pt>
                <c:pt idx="2567">
                  <c:v>-7.9090826034000132</c:v>
                </c:pt>
                <c:pt idx="2568">
                  <c:v>-7.4802075838338062</c:v>
                </c:pt>
                <c:pt idx="2569">
                  <c:v>-6.7325312254552188</c:v>
                </c:pt>
                <c:pt idx="2570">
                  <c:v>-6.0321795086582437</c:v>
                </c:pt>
                <c:pt idx="2571">
                  <c:v>-5.6147842333668985</c:v>
                </c:pt>
                <c:pt idx="2572">
                  <c:v>-5.5638448009066339</c:v>
                </c:pt>
                <c:pt idx="2573">
                  <c:v>-6.5448865486694805</c:v>
                </c:pt>
                <c:pt idx="2574">
                  <c:v>-8.7255415359507147</c:v>
                </c:pt>
                <c:pt idx="2575">
                  <c:v>-11.666915685775937</c:v>
                </c:pt>
                <c:pt idx="2576">
                  <c:v>-14.973010579345814</c:v>
                </c:pt>
                <c:pt idx="2577">
                  <c:v>-17.679541885932633</c:v>
                </c:pt>
                <c:pt idx="2578">
                  <c:v>-19.353350736807471</c:v>
                </c:pt>
                <c:pt idx="2579">
                  <c:v>-19.979141369465747</c:v>
                </c:pt>
                <c:pt idx="2580">
                  <c:v>-20.654163337966526</c:v>
                </c:pt>
                <c:pt idx="2581">
                  <c:v>-20.98080743122598</c:v>
                </c:pt>
                <c:pt idx="2582">
                  <c:v>-20.934147857118237</c:v>
                </c:pt>
                <c:pt idx="2583">
                  <c:v>-21.6907397797724</c:v>
                </c:pt>
                <c:pt idx="2584">
                  <c:v>-22.724794593246688</c:v>
                </c:pt>
                <c:pt idx="2585">
                  <c:v>-22.503749087969094</c:v>
                </c:pt>
                <c:pt idx="2586">
                  <c:v>-20.819829305328696</c:v>
                </c:pt>
                <c:pt idx="2587">
                  <c:v>-22.37351055466603</c:v>
                </c:pt>
                <c:pt idx="2588">
                  <c:v>-25.596810677139139</c:v>
                </c:pt>
                <c:pt idx="2589">
                  <c:v>-30.560827605196025</c:v>
                </c:pt>
                <c:pt idx="2590">
                  <c:v>-36.160506860011687</c:v>
                </c:pt>
                <c:pt idx="2591">
                  <c:v>-40.07757280855256</c:v>
                </c:pt>
                <c:pt idx="2592">
                  <c:v>-40.974036439188396</c:v>
                </c:pt>
                <c:pt idx="2593">
                  <c:v>-40.207549307740081</c:v>
                </c:pt>
                <c:pt idx="2594">
                  <c:v>-36.558904469220877</c:v>
                </c:pt>
                <c:pt idx="2595">
                  <c:v>-31.197708573427832</c:v>
                </c:pt>
                <c:pt idx="2596">
                  <c:v>-24.89724724341432</c:v>
                </c:pt>
                <c:pt idx="2597">
                  <c:v>-22.457381763642516</c:v>
                </c:pt>
                <c:pt idx="2598">
                  <c:v>-22.548078898731649</c:v>
                </c:pt>
                <c:pt idx="2599">
                  <c:v>-21.942251408582212</c:v>
                </c:pt>
                <c:pt idx="2600">
                  <c:v>-20.564805097296183</c:v>
                </c:pt>
                <c:pt idx="2601">
                  <c:v>-18.318620274791449</c:v>
                </c:pt>
                <c:pt idx="2602">
                  <c:v>-15.523300638206862</c:v>
                </c:pt>
                <c:pt idx="2603">
                  <c:v>-13.163170229259732</c:v>
                </c:pt>
                <c:pt idx="2604">
                  <c:v>-11.554097212446319</c:v>
                </c:pt>
                <c:pt idx="2605">
                  <c:v>-11.595097776500888</c:v>
                </c:pt>
                <c:pt idx="2606">
                  <c:v>-11.207639569096665</c:v>
                </c:pt>
                <c:pt idx="2607">
                  <c:v>-10.508157796936503</c:v>
                </c:pt>
                <c:pt idx="2608">
                  <c:v>-9.562599129249385</c:v>
                </c:pt>
                <c:pt idx="2609">
                  <c:v>-8.1597706647108943</c:v>
                </c:pt>
                <c:pt idx="2610">
                  <c:v>-6.905733527611944</c:v>
                </c:pt>
                <c:pt idx="2611">
                  <c:v>-6.0645350196481091</c:v>
                </c:pt>
                <c:pt idx="2612">
                  <c:v>-6.010799248709481</c:v>
                </c:pt>
                <c:pt idx="2613">
                  <c:v>-6.2617289205561262</c:v>
                </c:pt>
                <c:pt idx="2614">
                  <c:v>-6.7104266928559424</c:v>
                </c:pt>
                <c:pt idx="2615">
                  <c:v>-7.0834096488785088</c:v>
                </c:pt>
                <c:pt idx="2616">
                  <c:v>-7.0318257764940686</c:v>
                </c:pt>
                <c:pt idx="2617">
                  <c:v>-7.38866841471983</c:v>
                </c:pt>
                <c:pt idx="2618">
                  <c:v>-8.0466684740588281</c:v>
                </c:pt>
                <c:pt idx="2619">
                  <c:v>-8.1836042722060807</c:v>
                </c:pt>
                <c:pt idx="2620">
                  <c:v>-9.7695737614462193</c:v>
                </c:pt>
                <c:pt idx="2621">
                  <c:v>-10.27947546729119</c:v>
                </c:pt>
                <c:pt idx="2622">
                  <c:v>-9.9891598157969561</c:v>
                </c:pt>
                <c:pt idx="2623">
                  <c:v>-9.702519122823638</c:v>
                </c:pt>
                <c:pt idx="2624">
                  <c:v>-9.2862343320889007</c:v>
                </c:pt>
                <c:pt idx="2625">
                  <c:v>-9.3329702634949676</c:v>
                </c:pt>
                <c:pt idx="2626">
                  <c:v>-10.321490167072408</c:v>
                </c:pt>
                <c:pt idx="2627">
                  <c:v>-12.030381414372936</c:v>
                </c:pt>
                <c:pt idx="2628">
                  <c:v>-14.039632693278838</c:v>
                </c:pt>
                <c:pt idx="2629">
                  <c:v>-15.024957869706125</c:v>
                </c:pt>
                <c:pt idx="2630">
                  <c:v>-9.7245223935704601</c:v>
                </c:pt>
                <c:pt idx="2631">
                  <c:v>-3.4027156277477855</c:v>
                </c:pt>
                <c:pt idx="2632">
                  <c:v>-6.335483670149106</c:v>
                </c:pt>
                <c:pt idx="2633">
                  <c:v>-16.443573742426675</c:v>
                </c:pt>
                <c:pt idx="2634">
                  <c:v>-26.389109710223799</c:v>
                </c:pt>
                <c:pt idx="2635">
                  <c:v>-32.939656406954377</c:v>
                </c:pt>
                <c:pt idx="2636">
                  <c:v>-37.666273783834249</c:v>
                </c:pt>
                <c:pt idx="2637">
                  <c:v>-38.789712227760738</c:v>
                </c:pt>
                <c:pt idx="2638">
                  <c:v>-35.978754019744542</c:v>
                </c:pt>
                <c:pt idx="2639">
                  <c:v>-33.108197280803701</c:v>
                </c:pt>
                <c:pt idx="2640">
                  <c:v>-31.952331100169161</c:v>
                </c:pt>
                <c:pt idx="2641">
                  <c:v>-31.496480780792712</c:v>
                </c:pt>
                <c:pt idx="2642">
                  <c:v>-30.62887569599479</c:v>
                </c:pt>
                <c:pt idx="2643">
                  <c:v>-29.903593281422808</c:v>
                </c:pt>
                <c:pt idx="2644">
                  <c:v>-28.901106680537946</c:v>
                </c:pt>
                <c:pt idx="2645">
                  <c:v>-28.147101908233711</c:v>
                </c:pt>
                <c:pt idx="2646">
                  <c:v>-26.484062098291279</c:v>
                </c:pt>
                <c:pt idx="2647">
                  <c:v>-23.954696576701632</c:v>
                </c:pt>
                <c:pt idx="2648">
                  <c:v>-20.44356527067524</c:v>
                </c:pt>
                <c:pt idx="2649">
                  <c:v>-16.901822228887184</c:v>
                </c:pt>
                <c:pt idx="2650">
                  <c:v>-14.22123808681982</c:v>
                </c:pt>
                <c:pt idx="2651">
                  <c:v>-11.853198545473941</c:v>
                </c:pt>
                <c:pt idx="2652">
                  <c:v>-10.537761552031375</c:v>
                </c:pt>
                <c:pt idx="2653">
                  <c:v>-9.6366656744559389</c:v>
                </c:pt>
                <c:pt idx="2654">
                  <c:v>-8.8478561875724662</c:v>
                </c:pt>
                <c:pt idx="2655">
                  <c:v>-7.6766720498980243</c:v>
                </c:pt>
                <c:pt idx="2656">
                  <c:v>-6.4723491324881932</c:v>
                </c:pt>
                <c:pt idx="2657">
                  <c:v>-5.7630651340247354</c:v>
                </c:pt>
                <c:pt idx="2658">
                  <c:v>-5.9314716489128028</c:v>
                </c:pt>
                <c:pt idx="2659">
                  <c:v>-5.8897783760026092</c:v>
                </c:pt>
                <c:pt idx="2660">
                  <c:v>-6.4045973250197514</c:v>
                </c:pt>
                <c:pt idx="2661">
                  <c:v>-6.7120390700682071</c:v>
                </c:pt>
                <c:pt idx="2662">
                  <c:v>-6.7300102001348341</c:v>
                </c:pt>
                <c:pt idx="2663">
                  <c:v>-7.4219142872407362</c:v>
                </c:pt>
                <c:pt idx="2664">
                  <c:v>-8.4327356707507715</c:v>
                </c:pt>
                <c:pt idx="2665">
                  <c:v>-9.2564596738431426</c:v>
                </c:pt>
                <c:pt idx="2666">
                  <c:v>-9.0921283493136524</c:v>
                </c:pt>
                <c:pt idx="2667">
                  <c:v>-8.6162664112312886</c:v>
                </c:pt>
                <c:pt idx="2668">
                  <c:v>-8.958659585236262</c:v>
                </c:pt>
                <c:pt idx="2669">
                  <c:v>-9.4859773316923146</c:v>
                </c:pt>
                <c:pt idx="2670">
                  <c:v>-9.3693389767712798</c:v>
                </c:pt>
                <c:pt idx="2671">
                  <c:v>-10.001127481500252</c:v>
                </c:pt>
                <c:pt idx="2672">
                  <c:v>-10.793223306973344</c:v>
                </c:pt>
                <c:pt idx="2673">
                  <c:v>-11.619524527266483</c:v>
                </c:pt>
                <c:pt idx="2674">
                  <c:v>-12.357800022639161</c:v>
                </c:pt>
                <c:pt idx="2675">
                  <c:v>-13.485071957658514</c:v>
                </c:pt>
                <c:pt idx="2676">
                  <c:v>-15.432922194986501</c:v>
                </c:pt>
                <c:pt idx="2677">
                  <c:v>-17.593922758546181</c:v>
                </c:pt>
                <c:pt idx="2678">
                  <c:v>-19.209315692754814</c:v>
                </c:pt>
                <c:pt idx="2679">
                  <c:v>-21.773458592496659</c:v>
                </c:pt>
                <c:pt idx="2680">
                  <c:v>-22.415053169132683</c:v>
                </c:pt>
                <c:pt idx="2681">
                  <c:v>-23.412825456165166</c:v>
                </c:pt>
                <c:pt idx="2682">
                  <c:v>-18.975224636085311</c:v>
                </c:pt>
                <c:pt idx="2683">
                  <c:v>-17.157468876048693</c:v>
                </c:pt>
                <c:pt idx="2684">
                  <c:v>-19.439128623628125</c:v>
                </c:pt>
                <c:pt idx="2685">
                  <c:v>-23.307490794777099</c:v>
                </c:pt>
                <c:pt idx="2686">
                  <c:v>-26.73745975267509</c:v>
                </c:pt>
                <c:pt idx="2687">
                  <c:v>-30.630623451373317</c:v>
                </c:pt>
                <c:pt idx="2688">
                  <c:v>-33.407410495163887</c:v>
                </c:pt>
                <c:pt idx="2689">
                  <c:v>-35.495216118871419</c:v>
                </c:pt>
                <c:pt idx="2690">
                  <c:v>-34.613299738607125</c:v>
                </c:pt>
                <c:pt idx="2691">
                  <c:v>-34.045148758441748</c:v>
                </c:pt>
                <c:pt idx="2692">
                  <c:v>-29.204371180993164</c:v>
                </c:pt>
                <c:pt idx="2693">
                  <c:v>-25.819304018718356</c:v>
                </c:pt>
                <c:pt idx="2694">
                  <c:v>-24.063906234354224</c:v>
                </c:pt>
                <c:pt idx="2695">
                  <c:v>-22.556374740208952</c:v>
                </c:pt>
                <c:pt idx="2696">
                  <c:v>-22.097023483221431</c:v>
                </c:pt>
                <c:pt idx="2697">
                  <c:v>-22.597796292049875</c:v>
                </c:pt>
                <c:pt idx="2698">
                  <c:v>-23.648245087214239</c:v>
                </c:pt>
                <c:pt idx="2699">
                  <c:v>-24.401750917611817</c:v>
                </c:pt>
                <c:pt idx="2700">
                  <c:v>-24.116213633039095</c:v>
                </c:pt>
                <c:pt idx="2701">
                  <c:v>-24.281909184191505</c:v>
                </c:pt>
                <c:pt idx="2702">
                  <c:v>-24.076537968341491</c:v>
                </c:pt>
                <c:pt idx="2703">
                  <c:v>-23.457950053065716</c:v>
                </c:pt>
                <c:pt idx="2704">
                  <c:v>-22.385745424844771</c:v>
                </c:pt>
                <c:pt idx="2705">
                  <c:v>-22.132199093713727</c:v>
                </c:pt>
                <c:pt idx="2706">
                  <c:v>-21.799990717503775</c:v>
                </c:pt>
                <c:pt idx="2707">
                  <c:v>-22.601318147428909</c:v>
                </c:pt>
                <c:pt idx="2708">
                  <c:v>-23.344874867538607</c:v>
                </c:pt>
                <c:pt idx="2709">
                  <c:v>-23.077930169615861</c:v>
                </c:pt>
                <c:pt idx="2710">
                  <c:v>-22.039363324597172</c:v>
                </c:pt>
                <c:pt idx="2711">
                  <c:v>-21.911703584468011</c:v>
                </c:pt>
                <c:pt idx="2712">
                  <c:v>-22.915573445115037</c:v>
                </c:pt>
                <c:pt idx="2713">
                  <c:v>-24.777964689889075</c:v>
                </c:pt>
                <c:pt idx="2714">
                  <c:v>-26.128704883405589</c:v>
                </c:pt>
                <c:pt idx="2715">
                  <c:v>-26.098826260801189</c:v>
                </c:pt>
                <c:pt idx="2716">
                  <c:v>-25.167789525507288</c:v>
                </c:pt>
                <c:pt idx="2717">
                  <c:v>-24.113931718242341</c:v>
                </c:pt>
                <c:pt idx="2718">
                  <c:v>-23.806816620021184</c:v>
                </c:pt>
                <c:pt idx="2719">
                  <c:v>-24.403518116590913</c:v>
                </c:pt>
                <c:pt idx="2720">
                  <c:v>-25.365151529311362</c:v>
                </c:pt>
                <c:pt idx="2721">
                  <c:v>-27.221121660374763</c:v>
                </c:pt>
                <c:pt idx="2722">
                  <c:v>-29.6922971966262</c:v>
                </c:pt>
                <c:pt idx="2723">
                  <c:v>-29.789193928454878</c:v>
                </c:pt>
                <c:pt idx="2724">
                  <c:v>-26.447526078651393</c:v>
                </c:pt>
                <c:pt idx="2725">
                  <c:v>-17.981758690433878</c:v>
                </c:pt>
                <c:pt idx="2726">
                  <c:v>-10.818583274187377</c:v>
                </c:pt>
                <c:pt idx="2727">
                  <c:v>-7.3020196942540156</c:v>
                </c:pt>
                <c:pt idx="2728">
                  <c:v>-12.181534153535983</c:v>
                </c:pt>
                <c:pt idx="2729">
                  <c:v>-24.828125270439688</c:v>
                </c:pt>
                <c:pt idx="2730">
                  <c:v>-40.75775653366366</c:v>
                </c:pt>
                <c:pt idx="2731">
                  <c:v>-41.581694108403177</c:v>
                </c:pt>
                <c:pt idx="2732">
                  <c:v>-31.172642231285568</c:v>
                </c:pt>
                <c:pt idx="2733">
                  <c:v>-15.632779053005653</c:v>
                </c:pt>
                <c:pt idx="2734">
                  <c:v>-5.5263052601179457</c:v>
                </c:pt>
                <c:pt idx="2735">
                  <c:v>-5.5280392650783652</c:v>
                </c:pt>
                <c:pt idx="2736">
                  <c:v>-10.63410431930803</c:v>
                </c:pt>
                <c:pt idx="2737">
                  <c:v>-16.809100393369548</c:v>
                </c:pt>
                <c:pt idx="2738">
                  <c:v>-19.526961284197473</c:v>
                </c:pt>
                <c:pt idx="2739">
                  <c:v>-19.610677446122125</c:v>
                </c:pt>
                <c:pt idx="2740">
                  <c:v>-17.474000138835784</c:v>
                </c:pt>
                <c:pt idx="2741">
                  <c:v>-14.4757746683189</c:v>
                </c:pt>
                <c:pt idx="2742">
                  <c:v>-12.031464478276799</c:v>
                </c:pt>
                <c:pt idx="2743">
                  <c:v>-10.710386027885876</c:v>
                </c:pt>
                <c:pt idx="2744">
                  <c:v>-10.1664668639956</c:v>
                </c:pt>
                <c:pt idx="2745">
                  <c:v>-9.0727478228240255</c:v>
                </c:pt>
                <c:pt idx="2746">
                  <c:v>-7.5953649213417647</c:v>
                </c:pt>
                <c:pt idx="2747">
                  <c:v>-6.0409242413501572</c:v>
                </c:pt>
                <c:pt idx="2748">
                  <c:v>-4.2838855636342661</c:v>
                </c:pt>
                <c:pt idx="2749">
                  <c:v>-2.904262717040127</c:v>
                </c:pt>
                <c:pt idx="2750">
                  <c:v>-1.9987273455944758</c:v>
                </c:pt>
                <c:pt idx="2751">
                  <c:v>-1.5490381835538003</c:v>
                </c:pt>
                <c:pt idx="2752">
                  <c:v>-1.8839710657354791</c:v>
                </c:pt>
                <c:pt idx="2753">
                  <c:v>-2.5472648940615263</c:v>
                </c:pt>
                <c:pt idx="2754">
                  <c:v>-3.0622312180647069</c:v>
                </c:pt>
                <c:pt idx="2755">
                  <c:v>-3.5601140685358352</c:v>
                </c:pt>
                <c:pt idx="2756">
                  <c:v>-4.0414483707970836</c:v>
                </c:pt>
                <c:pt idx="2757">
                  <c:v>-3.9063173590067377</c:v>
                </c:pt>
                <c:pt idx="2758">
                  <c:v>-4.0361521370438211</c:v>
                </c:pt>
                <c:pt idx="2759">
                  <c:v>-4.0234394433979297</c:v>
                </c:pt>
                <c:pt idx="2760">
                  <c:v>-3.9361548040203767</c:v>
                </c:pt>
                <c:pt idx="2761">
                  <c:v>-4.5613859997416819</c:v>
                </c:pt>
                <c:pt idx="2762">
                  <c:v>-5.830099852653805</c:v>
                </c:pt>
                <c:pt idx="2763">
                  <c:v>-7.9946475791514917</c:v>
                </c:pt>
                <c:pt idx="2764">
                  <c:v>-9.0461518638777925</c:v>
                </c:pt>
                <c:pt idx="2765">
                  <c:v>-9.9338896201011178</c:v>
                </c:pt>
                <c:pt idx="2766">
                  <c:v>-10.612531429362111</c:v>
                </c:pt>
                <c:pt idx="2767">
                  <c:v>-10.233085409348254</c:v>
                </c:pt>
                <c:pt idx="2768">
                  <c:v>-10.503919490821486</c:v>
                </c:pt>
                <c:pt idx="2769">
                  <c:v>-11.448189599708915</c:v>
                </c:pt>
                <c:pt idx="2770">
                  <c:v>-11.448092111389121</c:v>
                </c:pt>
                <c:pt idx="2771">
                  <c:v>-14.618191376144985</c:v>
                </c:pt>
                <c:pt idx="2772">
                  <c:v>-15.116576742293699</c:v>
                </c:pt>
                <c:pt idx="2773">
                  <c:v>-14.106014764980348</c:v>
                </c:pt>
                <c:pt idx="2774">
                  <c:v>-15.709025626190918</c:v>
                </c:pt>
                <c:pt idx="2775">
                  <c:v>-17.815117760944357</c:v>
                </c:pt>
                <c:pt idx="2776">
                  <c:v>-18.865536118414681</c:v>
                </c:pt>
                <c:pt idx="2777">
                  <c:v>-20.100106181875397</c:v>
                </c:pt>
                <c:pt idx="2778">
                  <c:v>-21.400669789526024</c:v>
                </c:pt>
                <c:pt idx="2779">
                  <c:v>-23.485972886876475</c:v>
                </c:pt>
                <c:pt idx="2780">
                  <c:v>-24.429430247660271</c:v>
                </c:pt>
                <c:pt idx="2781">
                  <c:v>-25.334116778148971</c:v>
                </c:pt>
                <c:pt idx="2782">
                  <c:v>-24.298772850818075</c:v>
                </c:pt>
                <c:pt idx="2783">
                  <c:v>-26.761462868227671</c:v>
                </c:pt>
                <c:pt idx="2784">
                  <c:v>-28.439656939631135</c:v>
                </c:pt>
                <c:pt idx="2785">
                  <c:v>-26.425623169263709</c:v>
                </c:pt>
                <c:pt idx="2786">
                  <c:v>-24.941130108003261</c:v>
                </c:pt>
                <c:pt idx="2787">
                  <c:v>-23.429613773690267</c:v>
                </c:pt>
                <c:pt idx="2788">
                  <c:v>-21.695125838312528</c:v>
                </c:pt>
                <c:pt idx="2789">
                  <c:v>-20.050787269557595</c:v>
                </c:pt>
                <c:pt idx="2790">
                  <c:v>-18.624318098990098</c:v>
                </c:pt>
                <c:pt idx="2791">
                  <c:v>-18.975965102799801</c:v>
                </c:pt>
                <c:pt idx="2792">
                  <c:v>-17.143430901185312</c:v>
                </c:pt>
                <c:pt idx="2793">
                  <c:v>-14.235173009012852</c:v>
                </c:pt>
                <c:pt idx="2794">
                  <c:v>-12.52749372993109</c:v>
                </c:pt>
                <c:pt idx="2795">
                  <c:v>-11.509347245108446</c:v>
                </c:pt>
                <c:pt idx="2796">
                  <c:v>-11.055693013543358</c:v>
                </c:pt>
                <c:pt idx="2797">
                  <c:v>-11.32280661720741</c:v>
                </c:pt>
                <c:pt idx="2798">
                  <c:v>-11.604254082786049</c:v>
                </c:pt>
                <c:pt idx="2799">
                  <c:v>-11.688500769021912</c:v>
                </c:pt>
                <c:pt idx="2800">
                  <c:v>-11.269115337105875</c:v>
                </c:pt>
                <c:pt idx="2801">
                  <c:v>-10.067809027129256</c:v>
                </c:pt>
                <c:pt idx="2802">
                  <c:v>-8.6479816522285411</c:v>
                </c:pt>
                <c:pt idx="2803">
                  <c:v>-7.3751589953152568</c:v>
                </c:pt>
                <c:pt idx="2804">
                  <c:v>-6.1536799085564491</c:v>
                </c:pt>
                <c:pt idx="2805">
                  <c:v>-5.7175738015227351</c:v>
                </c:pt>
                <c:pt idx="2806">
                  <c:v>-6.2952264977924743</c:v>
                </c:pt>
                <c:pt idx="2807">
                  <c:v>-8.6116613185845523</c:v>
                </c:pt>
                <c:pt idx="2808">
                  <c:v>-12.144019108339107</c:v>
                </c:pt>
                <c:pt idx="2809">
                  <c:v>-15.74581501134217</c:v>
                </c:pt>
                <c:pt idx="2810">
                  <c:v>-17.719863346735039</c:v>
                </c:pt>
                <c:pt idx="2811">
                  <c:v>-16.158691191931602</c:v>
                </c:pt>
                <c:pt idx="2812">
                  <c:v>-11.406729024278174</c:v>
                </c:pt>
                <c:pt idx="2813">
                  <c:v>-5.777399800427248</c:v>
                </c:pt>
                <c:pt idx="2814">
                  <c:v>-3.4413510545535786</c:v>
                </c:pt>
                <c:pt idx="2815">
                  <c:v>-4.3876334854718104</c:v>
                </c:pt>
                <c:pt idx="2816">
                  <c:v>-9.8793361207996977</c:v>
                </c:pt>
                <c:pt idx="2817">
                  <c:v>-20.217507777235657</c:v>
                </c:pt>
                <c:pt idx="2818">
                  <c:v>-27.022344426829736</c:v>
                </c:pt>
                <c:pt idx="2819">
                  <c:v>-27.176211498518093</c:v>
                </c:pt>
                <c:pt idx="2820">
                  <c:v>-21.717997100030189</c:v>
                </c:pt>
                <c:pt idx="2821">
                  <c:v>-19.297928968780454</c:v>
                </c:pt>
                <c:pt idx="2822">
                  <c:v>-21.208097639154889</c:v>
                </c:pt>
                <c:pt idx="2823">
                  <c:v>-28.106915128258471</c:v>
                </c:pt>
                <c:pt idx="2824">
                  <c:v>-35.264875647143668</c:v>
                </c:pt>
                <c:pt idx="2825">
                  <c:v>-36.657942142238454</c:v>
                </c:pt>
                <c:pt idx="2826">
                  <c:v>-36.399389866869463</c:v>
                </c:pt>
                <c:pt idx="2827">
                  <c:v>-33.801068917122606</c:v>
                </c:pt>
                <c:pt idx="2828">
                  <c:v>-29.142950894316961</c:v>
                </c:pt>
                <c:pt idx="2829">
                  <c:v>-23.900603511004721</c:v>
                </c:pt>
                <c:pt idx="2830">
                  <c:v>-19.56805700177884</c:v>
                </c:pt>
                <c:pt idx="2831">
                  <c:v>-15.818180896709478</c:v>
                </c:pt>
                <c:pt idx="2832">
                  <c:v>-11.749691087655226</c:v>
                </c:pt>
                <c:pt idx="2833">
                  <c:v>-7.3716201404943034</c:v>
                </c:pt>
                <c:pt idx="2834">
                  <c:v>-3.9636585384156611</c:v>
                </c:pt>
                <c:pt idx="2835">
                  <c:v>-1.3713568904156461</c:v>
                </c:pt>
                <c:pt idx="2836">
                  <c:v>0.2168425381768613</c:v>
                </c:pt>
                <c:pt idx="2837">
                  <c:v>0.16008307750426878</c:v>
                </c:pt>
                <c:pt idx="2838">
                  <c:v>-1.0082214711550093</c:v>
                </c:pt>
                <c:pt idx="2839">
                  <c:v>-3.1347629094235336</c:v>
                </c:pt>
                <c:pt idx="2840">
                  <c:v>-5.6140579075761732</c:v>
                </c:pt>
                <c:pt idx="2841">
                  <c:v>-7.6246862468487757</c:v>
                </c:pt>
                <c:pt idx="2842">
                  <c:v>-9.0344113473991445</c:v>
                </c:pt>
                <c:pt idx="2843">
                  <c:v>-9.5542218067059306</c:v>
                </c:pt>
                <c:pt idx="2844">
                  <c:v>-9.703537530834744</c:v>
                </c:pt>
                <c:pt idx="2845">
                  <c:v>-9.930974571919041</c:v>
                </c:pt>
                <c:pt idx="2846">
                  <c:v>-10.507956479974</c:v>
                </c:pt>
                <c:pt idx="2847">
                  <c:v>-11.820033876675526</c:v>
                </c:pt>
                <c:pt idx="2848">
                  <c:v>-12.140760371896281</c:v>
                </c:pt>
                <c:pt idx="2849">
                  <c:v>-11.313660917453767</c:v>
                </c:pt>
                <c:pt idx="2850">
                  <c:v>-9.2222208142924078</c:v>
                </c:pt>
                <c:pt idx="2851">
                  <c:v>-6.4032671008498179</c:v>
                </c:pt>
                <c:pt idx="2852">
                  <c:v>-3.6986815656693115</c:v>
                </c:pt>
                <c:pt idx="2853">
                  <c:v>-1.5511568912939282</c:v>
                </c:pt>
                <c:pt idx="2854">
                  <c:v>0.20444392239773226</c:v>
                </c:pt>
                <c:pt idx="2855">
                  <c:v>1.3811050742183248</c:v>
                </c:pt>
                <c:pt idx="2856">
                  <c:v>1.1201943282477218</c:v>
                </c:pt>
                <c:pt idx="2857">
                  <c:v>1.9172442481663832</c:v>
                </c:pt>
                <c:pt idx="2858">
                  <c:v>1.047628664374368</c:v>
                </c:pt>
                <c:pt idx="2859">
                  <c:v>0.50553093303193997</c:v>
                </c:pt>
                <c:pt idx="2860">
                  <c:v>-2.4545920665033707</c:v>
                </c:pt>
                <c:pt idx="2861">
                  <c:v>-7.6572240909328171</c:v>
                </c:pt>
                <c:pt idx="2862">
                  <c:v>-14.801854239941584</c:v>
                </c:pt>
                <c:pt idx="2863">
                  <c:v>-20.295588736579592</c:v>
                </c:pt>
                <c:pt idx="2864">
                  <c:v>-22.390392824353587</c:v>
                </c:pt>
                <c:pt idx="2865">
                  <c:v>-25.451187428717599</c:v>
                </c:pt>
                <c:pt idx="2866">
                  <c:v>-22.995960463484348</c:v>
                </c:pt>
                <c:pt idx="2867">
                  <c:v>-20.326772588031847</c:v>
                </c:pt>
                <c:pt idx="2868">
                  <c:v>-24.796195227694422</c:v>
                </c:pt>
                <c:pt idx="2869">
                  <c:v>-24.411200537096871</c:v>
                </c:pt>
                <c:pt idx="2870">
                  <c:v>-23.284895071634782</c:v>
                </c:pt>
                <c:pt idx="2871">
                  <c:v>-23.340804985790033</c:v>
                </c:pt>
                <c:pt idx="2872">
                  <c:v>-22.29152197732785</c:v>
                </c:pt>
                <c:pt idx="2873">
                  <c:v>-23.062961045741716</c:v>
                </c:pt>
                <c:pt idx="2874">
                  <c:v>-22.089760033498155</c:v>
                </c:pt>
                <c:pt idx="2875">
                  <c:v>-23.689204898988248</c:v>
                </c:pt>
                <c:pt idx="2876">
                  <c:v>-22.708466703160415</c:v>
                </c:pt>
                <c:pt idx="2877">
                  <c:v>-21.227132985192032</c:v>
                </c:pt>
                <c:pt idx="2878">
                  <c:v>-19.413020589431028</c:v>
                </c:pt>
                <c:pt idx="2879">
                  <c:v>-17.193206674017677</c:v>
                </c:pt>
                <c:pt idx="2880">
                  <c:v>-15.892666554851131</c:v>
                </c:pt>
                <c:pt idx="2881">
                  <c:v>-15.045926923991505</c:v>
                </c:pt>
                <c:pt idx="2882">
                  <c:v>-14.959263270169567</c:v>
                </c:pt>
                <c:pt idx="2883">
                  <c:v>-14.521176218597759</c:v>
                </c:pt>
                <c:pt idx="2884">
                  <c:v>-13.991793909036819</c:v>
                </c:pt>
                <c:pt idx="2885">
                  <c:v>-13.427415813469208</c:v>
                </c:pt>
                <c:pt idx="2886">
                  <c:v>-13.188776498983639</c:v>
                </c:pt>
                <c:pt idx="2887">
                  <c:v>-13.300523405506118</c:v>
                </c:pt>
                <c:pt idx="2888">
                  <c:v>-12.913863661096673</c:v>
                </c:pt>
                <c:pt idx="2889">
                  <c:v>-10.955109090960688</c:v>
                </c:pt>
                <c:pt idx="2890">
                  <c:v>-8.2254156000751895</c:v>
                </c:pt>
                <c:pt idx="2891">
                  <c:v>-5.6284086062782785</c:v>
                </c:pt>
                <c:pt idx="2892">
                  <c:v>-5.4693684139843981</c:v>
                </c:pt>
                <c:pt idx="2893">
                  <c:v>-8.0843616010513646</c:v>
                </c:pt>
                <c:pt idx="2894">
                  <c:v>-12.001937917112416</c:v>
                </c:pt>
                <c:pt idx="2895">
                  <c:v>-15.632921453607748</c:v>
                </c:pt>
                <c:pt idx="2896">
                  <c:v>-15.782887505641298</c:v>
                </c:pt>
                <c:pt idx="2897">
                  <c:v>-12.944956527208571</c:v>
                </c:pt>
                <c:pt idx="2898">
                  <c:v>-7.9838309398984526</c:v>
                </c:pt>
                <c:pt idx="2899">
                  <c:v>-3.5244567996846796</c:v>
                </c:pt>
                <c:pt idx="2900">
                  <c:v>-3.0081871673880807</c:v>
                </c:pt>
                <c:pt idx="2901">
                  <c:v>-5.8730069105712985</c:v>
                </c:pt>
                <c:pt idx="2902">
                  <c:v>-8.1590506962410139</c:v>
                </c:pt>
                <c:pt idx="2903">
                  <c:v>-7.8752042430812041</c:v>
                </c:pt>
                <c:pt idx="2904">
                  <c:v>-5.7066788222563165</c:v>
                </c:pt>
                <c:pt idx="2905">
                  <c:v>-4.5216824397454971</c:v>
                </c:pt>
                <c:pt idx="2906">
                  <c:v>-4.3321436913660403</c:v>
                </c:pt>
                <c:pt idx="2907">
                  <c:v>-7.9542393003197631</c:v>
                </c:pt>
                <c:pt idx="2908">
                  <c:v>-15.2388637004922</c:v>
                </c:pt>
                <c:pt idx="2909">
                  <c:v>-22.645931367073246</c:v>
                </c:pt>
                <c:pt idx="2910">
                  <c:v>-24.193463645075312</c:v>
                </c:pt>
                <c:pt idx="2911">
                  <c:v>-19.46355183663357</c:v>
                </c:pt>
                <c:pt idx="2912">
                  <c:v>-10.949907120825205</c:v>
                </c:pt>
                <c:pt idx="2913">
                  <c:v>-7.732211376012792</c:v>
                </c:pt>
                <c:pt idx="2914">
                  <c:v>-8.6488902301681208</c:v>
                </c:pt>
                <c:pt idx="2915">
                  <c:v>-15.895231362570502</c:v>
                </c:pt>
                <c:pt idx="2916">
                  <c:v>-20.363462160139282</c:v>
                </c:pt>
                <c:pt idx="2917">
                  <c:v>-16.827296586271274</c:v>
                </c:pt>
                <c:pt idx="2918">
                  <c:v>-14.763262580723822</c:v>
                </c:pt>
                <c:pt idx="2919">
                  <c:v>-12.089241505650392</c:v>
                </c:pt>
                <c:pt idx="2920">
                  <c:v>-10.563361976556218</c:v>
                </c:pt>
                <c:pt idx="2921">
                  <c:v>-10.853702464588475</c:v>
                </c:pt>
                <c:pt idx="2922">
                  <c:v>-10.971519039630945</c:v>
                </c:pt>
                <c:pt idx="2923">
                  <c:v>-12.525660636353042</c:v>
                </c:pt>
                <c:pt idx="2924">
                  <c:v>-14.172729047553966</c:v>
                </c:pt>
                <c:pt idx="2925">
                  <c:v>-14.735421472513266</c:v>
                </c:pt>
                <c:pt idx="2926">
                  <c:v>-14.640829583088099</c:v>
                </c:pt>
                <c:pt idx="2927">
                  <c:v>-14.254818032010757</c:v>
                </c:pt>
                <c:pt idx="2928">
                  <c:v>-13.452988585159678</c:v>
                </c:pt>
                <c:pt idx="2929">
                  <c:v>-14.200853763355848</c:v>
                </c:pt>
                <c:pt idx="2930">
                  <c:v>-14.637355438317091</c:v>
                </c:pt>
                <c:pt idx="2931">
                  <c:v>-14.662543336696423</c:v>
                </c:pt>
                <c:pt idx="2932">
                  <c:v>-13.546862071028928</c:v>
                </c:pt>
                <c:pt idx="2933">
                  <c:v>-12.86926981465332</c:v>
                </c:pt>
                <c:pt idx="2934">
                  <c:v>-12.357057705367472</c:v>
                </c:pt>
                <c:pt idx="2935">
                  <c:v>-12.14132211159262</c:v>
                </c:pt>
                <c:pt idx="2936">
                  <c:v>-11.697426879303185</c:v>
                </c:pt>
                <c:pt idx="2937">
                  <c:v>-11.257698737629946</c:v>
                </c:pt>
                <c:pt idx="2938">
                  <c:v>-11.686093073516707</c:v>
                </c:pt>
                <c:pt idx="2939">
                  <c:v>-11.790295769434023</c:v>
                </c:pt>
                <c:pt idx="2940">
                  <c:v>-9.9793832708240817</c:v>
                </c:pt>
                <c:pt idx="2941">
                  <c:v>-8.9291004112300083</c:v>
                </c:pt>
                <c:pt idx="2942">
                  <c:v>-8.4145568490697595</c:v>
                </c:pt>
                <c:pt idx="2943">
                  <c:v>-8.1874069187518117</c:v>
                </c:pt>
                <c:pt idx="2944">
                  <c:v>-8.8010084632057772</c:v>
                </c:pt>
                <c:pt idx="2945">
                  <c:v>-7.3697297294369797</c:v>
                </c:pt>
                <c:pt idx="2946">
                  <c:v>-6.0244844446068306</c:v>
                </c:pt>
                <c:pt idx="2947">
                  <c:v>-3.8273747086648084</c:v>
                </c:pt>
                <c:pt idx="2948">
                  <c:v>-4.7931554417541724</c:v>
                </c:pt>
                <c:pt idx="2949">
                  <c:v>-9.2526544848778922</c:v>
                </c:pt>
                <c:pt idx="2950">
                  <c:v>-13.935072856606128</c:v>
                </c:pt>
                <c:pt idx="2951">
                  <c:v>-18.350501522377652</c:v>
                </c:pt>
                <c:pt idx="2952">
                  <c:v>-24.379497722500595</c:v>
                </c:pt>
                <c:pt idx="2953">
                  <c:v>-31.619871771473317</c:v>
                </c:pt>
                <c:pt idx="2954">
                  <c:v>-42.746688090495837</c:v>
                </c:pt>
                <c:pt idx="2955">
                  <c:v>-53.095832973194788</c:v>
                </c:pt>
                <c:pt idx="2956">
                  <c:v>-62.376545666785276</c:v>
                </c:pt>
                <c:pt idx="2957">
                  <c:v>-66.014579132241437</c:v>
                </c:pt>
                <c:pt idx="2958">
                  <c:v>-60.0161434534687</c:v>
                </c:pt>
                <c:pt idx="2959">
                  <c:v>-48.325391856045876</c:v>
                </c:pt>
                <c:pt idx="2960">
                  <c:v>-37.397874007422146</c:v>
                </c:pt>
                <c:pt idx="2961">
                  <c:v>-37.382653895514949</c:v>
                </c:pt>
                <c:pt idx="2962">
                  <c:v>-40.161994936251659</c:v>
                </c:pt>
                <c:pt idx="2963">
                  <c:v>-49.469575485571532</c:v>
                </c:pt>
                <c:pt idx="2964">
                  <c:v>-52.204992575201715</c:v>
                </c:pt>
                <c:pt idx="2965">
                  <c:v>-56.409549350408803</c:v>
                </c:pt>
                <c:pt idx="2966">
                  <c:v>-62.670007647962393</c:v>
                </c:pt>
                <c:pt idx="2967">
                  <c:v>-58.890132572011254</c:v>
                </c:pt>
                <c:pt idx="2968">
                  <c:v>-56.513989278255565</c:v>
                </c:pt>
                <c:pt idx="2969">
                  <c:v>-51.076277676587132</c:v>
                </c:pt>
                <c:pt idx="2970">
                  <c:v>-46.789830103720924</c:v>
                </c:pt>
                <c:pt idx="2971">
                  <c:v>-44.794950582786477</c:v>
                </c:pt>
                <c:pt idx="2972">
                  <c:v>-42.92981204901286</c:v>
                </c:pt>
                <c:pt idx="2973">
                  <c:v>-42.420051015891595</c:v>
                </c:pt>
                <c:pt idx="2974">
                  <c:v>-42.724020301047659</c:v>
                </c:pt>
                <c:pt idx="2975">
                  <c:v>-43.530177041669937</c:v>
                </c:pt>
                <c:pt idx="2976">
                  <c:v>-44.705886153808933</c:v>
                </c:pt>
                <c:pt idx="2977">
                  <c:v>-48.059265133097767</c:v>
                </c:pt>
                <c:pt idx="2978">
                  <c:v>-47.749290749779107</c:v>
                </c:pt>
                <c:pt idx="2979">
                  <c:v>-43.601254881360013</c:v>
                </c:pt>
                <c:pt idx="2980">
                  <c:v>-39.721805737197037</c:v>
                </c:pt>
                <c:pt idx="2981">
                  <c:v>-37.461598850889025</c:v>
                </c:pt>
                <c:pt idx="2982">
                  <c:v>-29.500496979415541</c:v>
                </c:pt>
                <c:pt idx="2983">
                  <c:v>-26.727304363027383</c:v>
                </c:pt>
                <c:pt idx="2984">
                  <c:v>-35.663487093560299</c:v>
                </c:pt>
                <c:pt idx="2985">
                  <c:v>-32.879542805327965</c:v>
                </c:pt>
                <c:pt idx="2986">
                  <c:v>-31.009469060659047</c:v>
                </c:pt>
                <c:pt idx="2987">
                  <c:v>-31.716750695480652</c:v>
                </c:pt>
                <c:pt idx="2988">
                  <c:v>-31.27320873081824</c:v>
                </c:pt>
                <c:pt idx="2989">
                  <c:v>-34.319989760075707</c:v>
                </c:pt>
                <c:pt idx="2990">
                  <c:v>-21.234264864544723</c:v>
                </c:pt>
                <c:pt idx="2991">
                  <c:v>-20.848581710231578</c:v>
                </c:pt>
                <c:pt idx="2992">
                  <c:v>-13.257027515865774</c:v>
                </c:pt>
                <c:pt idx="2993">
                  <c:v>-18.750017264195957</c:v>
                </c:pt>
                <c:pt idx="2994">
                  <c:v>-19.684562358151187</c:v>
                </c:pt>
                <c:pt idx="2995">
                  <c:v>-22.292067062698262</c:v>
                </c:pt>
                <c:pt idx="2996">
                  <c:v>-23.029394608276448</c:v>
                </c:pt>
                <c:pt idx="2997">
                  <c:v>-20.572418208717789</c:v>
                </c:pt>
                <c:pt idx="2998">
                  <c:v>-15.944309057457222</c:v>
                </c:pt>
                <c:pt idx="2999">
                  <c:v>-11.271798132616558</c:v>
                </c:pt>
                <c:pt idx="3000">
                  <c:v>-9.2138426534041162</c:v>
                </c:pt>
                <c:pt idx="3001">
                  <c:v>-7.5866059621355912</c:v>
                </c:pt>
                <c:pt idx="3002">
                  <c:v>-5.1962294453551081</c:v>
                </c:pt>
                <c:pt idx="3003">
                  <c:v>-3.6352072175536723</c:v>
                </c:pt>
                <c:pt idx="3004">
                  <c:v>-2.2011354848797411</c:v>
                </c:pt>
                <c:pt idx="3005">
                  <c:v>-0.67498896890048954</c:v>
                </c:pt>
                <c:pt idx="3006">
                  <c:v>0.77621469427406864</c:v>
                </c:pt>
                <c:pt idx="3007">
                  <c:v>1.7394382525713885</c:v>
                </c:pt>
                <c:pt idx="3008">
                  <c:v>2.3480724105259498</c:v>
                </c:pt>
                <c:pt idx="3009">
                  <c:v>4.1717232840737877</c:v>
                </c:pt>
                <c:pt idx="3010">
                  <c:v>5.7904595421762242</c:v>
                </c:pt>
                <c:pt idx="3011">
                  <c:v>6.4741575214654841</c:v>
                </c:pt>
                <c:pt idx="3012">
                  <c:v>6.4834878218206606</c:v>
                </c:pt>
                <c:pt idx="3013">
                  <c:v>6.8596907192115362</c:v>
                </c:pt>
                <c:pt idx="3014">
                  <c:v>8.2831367889295997</c:v>
                </c:pt>
                <c:pt idx="3015">
                  <c:v>9.7609595654665284</c:v>
                </c:pt>
                <c:pt idx="3016">
                  <c:v>10.980961539481333</c:v>
                </c:pt>
                <c:pt idx="3017">
                  <c:v>12.123287569723042</c:v>
                </c:pt>
                <c:pt idx="3018">
                  <c:v>12.247334640420984</c:v>
                </c:pt>
                <c:pt idx="3019">
                  <c:v>10.532210492014698</c:v>
                </c:pt>
                <c:pt idx="3020">
                  <c:v>9.2092699325476115</c:v>
                </c:pt>
                <c:pt idx="3021">
                  <c:v>10.910895237974952</c:v>
                </c:pt>
                <c:pt idx="3022">
                  <c:v>11.619632276926399</c:v>
                </c:pt>
                <c:pt idx="3023">
                  <c:v>11.337103620900598</c:v>
                </c:pt>
                <c:pt idx="3024">
                  <c:v>10.594218540849567</c:v>
                </c:pt>
                <c:pt idx="3025">
                  <c:v>10.129380364064573</c:v>
                </c:pt>
                <c:pt idx="3026">
                  <c:v>10.283124037923388</c:v>
                </c:pt>
                <c:pt idx="3027">
                  <c:v>10.39589945027415</c:v>
                </c:pt>
                <c:pt idx="3028">
                  <c:v>10.461099284660007</c:v>
                </c:pt>
                <c:pt idx="3029">
                  <c:v>10.908939597558073</c:v>
                </c:pt>
                <c:pt idx="3030">
                  <c:v>11.526107658330842</c:v>
                </c:pt>
                <c:pt idx="3031">
                  <c:v>11.558423751808208</c:v>
                </c:pt>
                <c:pt idx="3032">
                  <c:v>10.37747626286205</c:v>
                </c:pt>
                <c:pt idx="3033">
                  <c:v>8.7916801243772813</c:v>
                </c:pt>
                <c:pt idx="3034">
                  <c:v>8.3146652542512527</c:v>
                </c:pt>
                <c:pt idx="3035">
                  <c:v>9.7597133505939127</c:v>
                </c:pt>
                <c:pt idx="3036">
                  <c:v>11.362801086007346</c:v>
                </c:pt>
                <c:pt idx="3037">
                  <c:v>12.011264381582661</c:v>
                </c:pt>
                <c:pt idx="3038">
                  <c:v>11.996094843545341</c:v>
                </c:pt>
                <c:pt idx="3039">
                  <c:v>11.591702134283921</c:v>
                </c:pt>
                <c:pt idx="3040">
                  <c:v>11.615133662690502</c:v>
                </c:pt>
                <c:pt idx="3041">
                  <c:v>12.54154225081075</c:v>
                </c:pt>
                <c:pt idx="3042">
                  <c:v>13.886685618096818</c:v>
                </c:pt>
                <c:pt idx="3043">
                  <c:v>13.501286097801971</c:v>
                </c:pt>
                <c:pt idx="3044">
                  <c:v>11.417254359918793</c:v>
                </c:pt>
                <c:pt idx="3045">
                  <c:v>11.004879406650828</c:v>
                </c:pt>
                <c:pt idx="3046">
                  <c:v>10.598836113407742</c:v>
                </c:pt>
                <c:pt idx="3047">
                  <c:v>11.282170852505221</c:v>
                </c:pt>
                <c:pt idx="3048">
                  <c:v>11.963979954511522</c:v>
                </c:pt>
                <c:pt idx="3049">
                  <c:v>12.115846179992555</c:v>
                </c:pt>
                <c:pt idx="3050">
                  <c:v>12.080472367219818</c:v>
                </c:pt>
                <c:pt idx="3051">
                  <c:v>11.603383547283867</c:v>
                </c:pt>
                <c:pt idx="3052">
                  <c:v>11.952500366469948</c:v>
                </c:pt>
                <c:pt idx="3053">
                  <c:v>12.56801346895247</c:v>
                </c:pt>
                <c:pt idx="3054">
                  <c:v>12.178931872138982</c:v>
                </c:pt>
                <c:pt idx="3055">
                  <c:v>11.330786518600988</c:v>
                </c:pt>
                <c:pt idx="3056">
                  <c:v>10.829255190275381</c:v>
                </c:pt>
                <c:pt idx="3057">
                  <c:v>11.36825714972546</c:v>
                </c:pt>
                <c:pt idx="3058">
                  <c:v>12.779360066955318</c:v>
                </c:pt>
                <c:pt idx="3059">
                  <c:v>13.127089896937004</c:v>
                </c:pt>
                <c:pt idx="3060">
                  <c:v>12.72879986005981</c:v>
                </c:pt>
                <c:pt idx="3061">
                  <c:v>12.308545381921247</c:v>
                </c:pt>
                <c:pt idx="3062">
                  <c:v>11.108558985527695</c:v>
                </c:pt>
                <c:pt idx="3063">
                  <c:v>10.718499164373171</c:v>
                </c:pt>
                <c:pt idx="3064">
                  <c:v>11.100366822117604</c:v>
                </c:pt>
                <c:pt idx="3065">
                  <c:v>12.013633300679176</c:v>
                </c:pt>
                <c:pt idx="3066">
                  <c:v>11.410645936269937</c:v>
                </c:pt>
                <c:pt idx="3067">
                  <c:v>11.137063510187987</c:v>
                </c:pt>
                <c:pt idx="3068">
                  <c:v>11.600634974913261</c:v>
                </c:pt>
                <c:pt idx="3069">
                  <c:v>11.45407827509716</c:v>
                </c:pt>
                <c:pt idx="3070">
                  <c:v>11.482476058760112</c:v>
                </c:pt>
                <c:pt idx="3071">
                  <c:v>11.986868315782136</c:v>
                </c:pt>
                <c:pt idx="3072">
                  <c:v>12.542886839587304</c:v>
                </c:pt>
                <c:pt idx="3073">
                  <c:v>12.843262697610594</c:v>
                </c:pt>
                <c:pt idx="3074">
                  <c:v>12.29369244253818</c:v>
                </c:pt>
                <c:pt idx="3075">
                  <c:v>11.8669214354238</c:v>
                </c:pt>
                <c:pt idx="3076">
                  <c:v>11.158347315968856</c:v>
                </c:pt>
                <c:pt idx="3077">
                  <c:v>11.213985840778324</c:v>
                </c:pt>
                <c:pt idx="3078">
                  <c:v>11.358576642970379</c:v>
                </c:pt>
                <c:pt idx="3079">
                  <c:v>11.960553675191434</c:v>
                </c:pt>
                <c:pt idx="3080">
                  <c:v>11.522310723098453</c:v>
                </c:pt>
                <c:pt idx="3081">
                  <c:v>12.145093595294906</c:v>
                </c:pt>
                <c:pt idx="3082">
                  <c:v>13.543515697087164</c:v>
                </c:pt>
                <c:pt idx="3083">
                  <c:v>14.454327297628886</c:v>
                </c:pt>
                <c:pt idx="3084">
                  <c:v>12.606908966782836</c:v>
                </c:pt>
                <c:pt idx="3085">
                  <c:v>8.839832595242159</c:v>
                </c:pt>
                <c:pt idx="3086">
                  <c:v>6.2763268950281219</c:v>
                </c:pt>
                <c:pt idx="3087">
                  <c:v>8.1577732586590574</c:v>
                </c:pt>
                <c:pt idx="3088">
                  <c:v>12.015834656476734</c:v>
                </c:pt>
                <c:pt idx="3089">
                  <c:v>14.71996685359675</c:v>
                </c:pt>
                <c:pt idx="3090">
                  <c:v>17.142117931430644</c:v>
                </c:pt>
                <c:pt idx="3091">
                  <c:v>17.563822048764255</c:v>
                </c:pt>
                <c:pt idx="3092">
                  <c:v>17.10204079671119</c:v>
                </c:pt>
                <c:pt idx="3093">
                  <c:v>9.8421951319286283</c:v>
                </c:pt>
                <c:pt idx="3094">
                  <c:v>9.079795517335592</c:v>
                </c:pt>
                <c:pt idx="3095">
                  <c:v>4.3244168452105587</c:v>
                </c:pt>
                <c:pt idx="3096">
                  <c:v>3.9321377491568255</c:v>
                </c:pt>
                <c:pt idx="3097">
                  <c:v>8.3246661580923789</c:v>
                </c:pt>
                <c:pt idx="3098">
                  <c:v>14.743713272894768</c:v>
                </c:pt>
                <c:pt idx="3099">
                  <c:v>17.060735500735262</c:v>
                </c:pt>
                <c:pt idx="3100">
                  <c:v>16.651109321617163</c:v>
                </c:pt>
                <c:pt idx="3101">
                  <c:v>15.916124144351297</c:v>
                </c:pt>
                <c:pt idx="3102">
                  <c:v>15.480464598559211</c:v>
                </c:pt>
                <c:pt idx="3103">
                  <c:v>13.603110981593927</c:v>
                </c:pt>
                <c:pt idx="3104">
                  <c:v>10.525288408247897</c:v>
                </c:pt>
                <c:pt idx="3105">
                  <c:v>10.256546049093645</c:v>
                </c:pt>
                <c:pt idx="3106">
                  <c:v>13.342232387890745</c:v>
                </c:pt>
                <c:pt idx="3107">
                  <c:v>14.029102314808549</c:v>
                </c:pt>
                <c:pt idx="3108">
                  <c:v>12.91249296322056</c:v>
                </c:pt>
                <c:pt idx="3109">
                  <c:v>12.107399221554862</c:v>
                </c:pt>
                <c:pt idx="3110">
                  <c:v>12.066686759178763</c:v>
                </c:pt>
                <c:pt idx="3111">
                  <c:v>13.178816423589682</c:v>
                </c:pt>
                <c:pt idx="3112">
                  <c:v>14.455537683494123</c:v>
                </c:pt>
                <c:pt idx="3113">
                  <c:v>15.346513602525782</c:v>
                </c:pt>
                <c:pt idx="3114">
                  <c:v>14.858738423579517</c:v>
                </c:pt>
                <c:pt idx="3115">
                  <c:v>13.918410432469896</c:v>
                </c:pt>
                <c:pt idx="3116">
                  <c:v>14.324403098145863</c:v>
                </c:pt>
                <c:pt idx="3117">
                  <c:v>16.209626578610475</c:v>
                </c:pt>
                <c:pt idx="3118">
                  <c:v>16.252675889206035</c:v>
                </c:pt>
                <c:pt idx="3119">
                  <c:v>15.292176022974841</c:v>
                </c:pt>
                <c:pt idx="3120">
                  <c:v>15.762340564388438</c:v>
                </c:pt>
                <c:pt idx="3121">
                  <c:v>16.066914103911007</c:v>
                </c:pt>
                <c:pt idx="3122">
                  <c:v>15.845128048963728</c:v>
                </c:pt>
                <c:pt idx="3123">
                  <c:v>15.291887335360952</c:v>
                </c:pt>
                <c:pt idx="3124">
                  <c:v>14.682094595880178</c:v>
                </c:pt>
                <c:pt idx="3125">
                  <c:v>13.16423039004505</c:v>
                </c:pt>
                <c:pt idx="3126">
                  <c:v>12.271040748279409</c:v>
                </c:pt>
                <c:pt idx="3127">
                  <c:v>13.338990527043265</c:v>
                </c:pt>
                <c:pt idx="3128">
                  <c:v>15.362752797621736</c:v>
                </c:pt>
                <c:pt idx="3129">
                  <c:v>16.120254838063367</c:v>
                </c:pt>
                <c:pt idx="3130">
                  <c:v>13.355733653660685</c:v>
                </c:pt>
                <c:pt idx="3131">
                  <c:v>11.530095890365473</c:v>
                </c:pt>
                <c:pt idx="3132">
                  <c:v>11.746768116224036</c:v>
                </c:pt>
                <c:pt idx="3133">
                  <c:v>13.730118829082189</c:v>
                </c:pt>
                <c:pt idx="3134">
                  <c:v>14.757192935894201</c:v>
                </c:pt>
                <c:pt idx="3135">
                  <c:v>14.555361690221602</c:v>
                </c:pt>
                <c:pt idx="3136">
                  <c:v>12.7778565373423</c:v>
                </c:pt>
                <c:pt idx="3137">
                  <c:v>11.703126675581624</c:v>
                </c:pt>
                <c:pt idx="3138">
                  <c:v>11.112102252884679</c:v>
                </c:pt>
                <c:pt idx="3139">
                  <c:v>13.139832847220008</c:v>
                </c:pt>
                <c:pt idx="3140">
                  <c:v>12.897981764136023</c:v>
                </c:pt>
                <c:pt idx="3141">
                  <c:v>14.11382517311092</c:v>
                </c:pt>
                <c:pt idx="3142">
                  <c:v>15.235141224673454</c:v>
                </c:pt>
                <c:pt idx="3143">
                  <c:v>14.667217239624467</c:v>
                </c:pt>
                <c:pt idx="3144">
                  <c:v>12.719708587073709</c:v>
                </c:pt>
                <c:pt idx="3145">
                  <c:v>9.7811145507434016</c:v>
                </c:pt>
                <c:pt idx="3146">
                  <c:v>6.4897974078799772</c:v>
                </c:pt>
                <c:pt idx="3147">
                  <c:v>5.1793884417248952</c:v>
                </c:pt>
                <c:pt idx="3148">
                  <c:v>5.7040765364107342</c:v>
                </c:pt>
                <c:pt idx="3149">
                  <c:v>6.1592635980854293</c:v>
                </c:pt>
                <c:pt idx="3150">
                  <c:v>6.8108965033796993</c:v>
                </c:pt>
                <c:pt idx="3151">
                  <c:v>6.4154327930014734</c:v>
                </c:pt>
                <c:pt idx="3152">
                  <c:v>7.0788088234468125</c:v>
                </c:pt>
                <c:pt idx="3153">
                  <c:v>7.9721939021458814</c:v>
                </c:pt>
                <c:pt idx="3154">
                  <c:v>7.7225923870859532</c:v>
                </c:pt>
                <c:pt idx="3155">
                  <c:v>7.2885510401185307</c:v>
                </c:pt>
                <c:pt idx="3156">
                  <c:v>6.9865576979585402</c:v>
                </c:pt>
                <c:pt idx="3157">
                  <c:v>6.4226812637066431</c:v>
                </c:pt>
                <c:pt idx="3158">
                  <c:v>6.5276665193363677</c:v>
                </c:pt>
                <c:pt idx="3159">
                  <c:v>6.8088839790418856</c:v>
                </c:pt>
                <c:pt idx="3160">
                  <c:v>6.9905691396247853</c:v>
                </c:pt>
                <c:pt idx="3161">
                  <c:v>7.1779185802405312</c:v>
                </c:pt>
                <c:pt idx="3162">
                  <c:v>7.4967595494307462</c:v>
                </c:pt>
                <c:pt idx="3163">
                  <c:v>7.1726873253505286</c:v>
                </c:pt>
                <c:pt idx="3164">
                  <c:v>6.8224511467847941</c:v>
                </c:pt>
                <c:pt idx="3165">
                  <c:v>6.5408557264605927</c:v>
                </c:pt>
                <c:pt idx="3166">
                  <c:v>6.3935061670851878</c:v>
                </c:pt>
                <c:pt idx="3167">
                  <c:v>6.4868247927763214</c:v>
                </c:pt>
                <c:pt idx="3168">
                  <c:v>6.5788245100919909</c:v>
                </c:pt>
                <c:pt idx="3169">
                  <c:v>6.5377416841689682</c:v>
                </c:pt>
                <c:pt idx="3170">
                  <c:v>6.181669691234764</c:v>
                </c:pt>
                <c:pt idx="3171">
                  <c:v>6.1723427254291838</c:v>
                </c:pt>
                <c:pt idx="3172">
                  <c:v>6.4072224795660038</c:v>
                </c:pt>
                <c:pt idx="3173">
                  <c:v>6.3329598833500436</c:v>
                </c:pt>
                <c:pt idx="3174">
                  <c:v>6.229560751303838</c:v>
                </c:pt>
                <c:pt idx="3175">
                  <c:v>6.4172981945804093</c:v>
                </c:pt>
                <c:pt idx="3176">
                  <c:v>6.925997363059099</c:v>
                </c:pt>
                <c:pt idx="3177">
                  <c:v>7.0709962068307144</c:v>
                </c:pt>
                <c:pt idx="3178">
                  <c:v>7.3459744570986558</c:v>
                </c:pt>
                <c:pt idx="3179">
                  <c:v>7.2957393107832171</c:v>
                </c:pt>
                <c:pt idx="3180">
                  <c:v>7.3867611485139335</c:v>
                </c:pt>
                <c:pt idx="3181">
                  <c:v>6.9299150538434562</c:v>
                </c:pt>
                <c:pt idx="3182">
                  <c:v>6.4072356825431491</c:v>
                </c:pt>
                <c:pt idx="3183">
                  <c:v>5.8149302394088425</c:v>
                </c:pt>
                <c:pt idx="3184">
                  <c:v>5.593254688303146</c:v>
                </c:pt>
                <c:pt idx="3185">
                  <c:v>5.6707828888727851</c:v>
                </c:pt>
                <c:pt idx="3186">
                  <c:v>6.0215842450512174</c:v>
                </c:pt>
                <c:pt idx="3187">
                  <c:v>6.355578076304246</c:v>
                </c:pt>
                <c:pt idx="3188">
                  <c:v>6.8211681264054862</c:v>
                </c:pt>
                <c:pt idx="3189">
                  <c:v>7.0165502089499787</c:v>
                </c:pt>
                <c:pt idx="3190">
                  <c:v>6.5520259587851832</c:v>
                </c:pt>
                <c:pt idx="3191">
                  <c:v>6.0748478597110722</c:v>
                </c:pt>
                <c:pt idx="3192">
                  <c:v>6.1086073459621355</c:v>
                </c:pt>
                <c:pt idx="3193">
                  <c:v>6.1259710801361607</c:v>
                </c:pt>
                <c:pt idx="3194">
                  <c:v>5.3061487603406485</c:v>
                </c:pt>
                <c:pt idx="3195">
                  <c:v>4.3451557933612071</c:v>
                </c:pt>
                <c:pt idx="3196">
                  <c:v>4.2054521190519862</c:v>
                </c:pt>
                <c:pt idx="3197">
                  <c:v>4.4124799677925015</c:v>
                </c:pt>
                <c:pt idx="3198">
                  <c:v>4.500575387812674</c:v>
                </c:pt>
                <c:pt idx="3199">
                  <c:v>5.4422233380982705</c:v>
                </c:pt>
                <c:pt idx="3200">
                  <c:v>6.3303084647589625</c:v>
                </c:pt>
                <c:pt idx="3201">
                  <c:v>6.5296954985107565</c:v>
                </c:pt>
                <c:pt idx="3202">
                  <c:v>6.1071274297043399</c:v>
                </c:pt>
                <c:pt idx="3203">
                  <c:v>5.3575918507515743</c:v>
                </c:pt>
                <c:pt idx="3204">
                  <c:v>5.120183258770604</c:v>
                </c:pt>
                <c:pt idx="3205">
                  <c:v>4.509882507169559</c:v>
                </c:pt>
                <c:pt idx="3206">
                  <c:v>4.4559789970962047</c:v>
                </c:pt>
                <c:pt idx="3207">
                  <c:v>5.6276476301969662</c:v>
                </c:pt>
                <c:pt idx="3208">
                  <c:v>5.8177259016978891</c:v>
                </c:pt>
                <c:pt idx="3209">
                  <c:v>5.2471645484501108</c:v>
                </c:pt>
                <c:pt idx="3210">
                  <c:v>6.8268361182905766</c:v>
                </c:pt>
                <c:pt idx="3211">
                  <c:v>8.1309718952855548</c:v>
                </c:pt>
                <c:pt idx="3212">
                  <c:v>5.6368798042849617</c:v>
                </c:pt>
                <c:pt idx="3213">
                  <c:v>8.8202467985143223</c:v>
                </c:pt>
                <c:pt idx="3214">
                  <c:v>3.8588985540579568</c:v>
                </c:pt>
                <c:pt idx="3215">
                  <c:v>5.6628619279278851</c:v>
                </c:pt>
                <c:pt idx="3216">
                  <c:v>6.6672111915554613</c:v>
                </c:pt>
                <c:pt idx="3217">
                  <c:v>6.2403494783866984</c:v>
                </c:pt>
                <c:pt idx="3218">
                  <c:v>5.6390777493859092</c:v>
                </c:pt>
                <c:pt idx="3219">
                  <c:v>4.2815349996571008</c:v>
                </c:pt>
                <c:pt idx="3220">
                  <c:v>10.635006420308603</c:v>
                </c:pt>
                <c:pt idx="3221">
                  <c:v>3.5533811509736686</c:v>
                </c:pt>
                <c:pt idx="3222">
                  <c:v>7.2706279601965704</c:v>
                </c:pt>
                <c:pt idx="3223">
                  <c:v>7.5446619841736942</c:v>
                </c:pt>
                <c:pt idx="3224">
                  <c:v>6.8890899007616335</c:v>
                </c:pt>
                <c:pt idx="3225">
                  <c:v>5.3698920146054041</c:v>
                </c:pt>
                <c:pt idx="3226">
                  <c:v>4.2194878867950498</c:v>
                </c:pt>
                <c:pt idx="3227">
                  <c:v>4.3042391192034675</c:v>
                </c:pt>
                <c:pt idx="3228">
                  <c:v>5.2562344123970259</c:v>
                </c:pt>
                <c:pt idx="3229">
                  <c:v>6.1041271349586017</c:v>
                </c:pt>
                <c:pt idx="3230">
                  <c:v>7.3913552266682467</c:v>
                </c:pt>
                <c:pt idx="3231">
                  <c:v>8.3219751047422292</c:v>
                </c:pt>
                <c:pt idx="3232">
                  <c:v>8.0617257711432302</c:v>
                </c:pt>
                <c:pt idx="3233">
                  <c:v>6.6705572350634581</c:v>
                </c:pt>
                <c:pt idx="3234">
                  <c:v>4.7812141521368785</c:v>
                </c:pt>
                <c:pt idx="3235">
                  <c:v>3.7525870202234999</c:v>
                </c:pt>
                <c:pt idx="3236">
                  <c:v>3.591231132941116</c:v>
                </c:pt>
                <c:pt idx="3237">
                  <c:v>4.5671031691291146</c:v>
                </c:pt>
                <c:pt idx="3238">
                  <c:v>5.9994205558513567</c:v>
                </c:pt>
                <c:pt idx="3239">
                  <c:v>6.7639489615552231</c:v>
                </c:pt>
                <c:pt idx="3240">
                  <c:v>7.1790379778906068</c:v>
                </c:pt>
                <c:pt idx="3241">
                  <c:v>6.6778545720572104</c:v>
                </c:pt>
                <c:pt idx="3242">
                  <c:v>6.3658637751276208</c:v>
                </c:pt>
                <c:pt idx="3243">
                  <c:v>6.6159497753366336</c:v>
                </c:pt>
                <c:pt idx="3244">
                  <c:v>6.9333584819756862</c:v>
                </c:pt>
                <c:pt idx="3245">
                  <c:v>7.1678235126964616</c:v>
                </c:pt>
                <c:pt idx="3246">
                  <c:v>8.4029504311073033</c:v>
                </c:pt>
                <c:pt idx="3247">
                  <c:v>9.1948120155460362</c:v>
                </c:pt>
                <c:pt idx="3248">
                  <c:v>8.7275872570034494</c:v>
                </c:pt>
                <c:pt idx="3249">
                  <c:v>7.0686729554242644</c:v>
                </c:pt>
                <c:pt idx="3250">
                  <c:v>4.1299949985226085</c:v>
                </c:pt>
                <c:pt idx="3251">
                  <c:v>2.5812955124726784</c:v>
                </c:pt>
                <c:pt idx="3252">
                  <c:v>3.6074593690473837</c:v>
                </c:pt>
                <c:pt idx="3253">
                  <c:v>5.8949267262847007</c:v>
                </c:pt>
                <c:pt idx="3254">
                  <c:v>7.7264661268954606</c:v>
                </c:pt>
                <c:pt idx="3255">
                  <c:v>8.9251593522197457</c:v>
                </c:pt>
                <c:pt idx="3256">
                  <c:v>10.223679988754286</c:v>
                </c:pt>
                <c:pt idx="3257">
                  <c:v>9.5900831386267313</c:v>
                </c:pt>
                <c:pt idx="3258">
                  <c:v>9.0201005398233089</c:v>
                </c:pt>
                <c:pt idx="3259">
                  <c:v>6.5157950059086263</c:v>
                </c:pt>
                <c:pt idx="3260">
                  <c:v>3.7054774711635305</c:v>
                </c:pt>
                <c:pt idx="3261">
                  <c:v>2.5193049793076625</c:v>
                </c:pt>
                <c:pt idx="3262">
                  <c:v>2.3514612171110811</c:v>
                </c:pt>
                <c:pt idx="3263">
                  <c:v>2.8517982315458359</c:v>
                </c:pt>
                <c:pt idx="3264">
                  <c:v>2.9094481289020258</c:v>
                </c:pt>
                <c:pt idx="3265">
                  <c:v>1.8239968373678062</c:v>
                </c:pt>
                <c:pt idx="3266">
                  <c:v>1.1979030040357923</c:v>
                </c:pt>
                <c:pt idx="3267">
                  <c:v>0.10121816029417099</c:v>
                </c:pt>
                <c:pt idx="3268">
                  <c:v>-0.800011290602749</c:v>
                </c:pt>
                <c:pt idx="3269">
                  <c:v>-0.96042370119614817</c:v>
                </c:pt>
                <c:pt idx="3270">
                  <c:v>-0.35746166317099776</c:v>
                </c:pt>
                <c:pt idx="3271">
                  <c:v>0.78344655357561177</c:v>
                </c:pt>
                <c:pt idx="3272">
                  <c:v>1.6434033985397032</c:v>
                </c:pt>
                <c:pt idx="3273">
                  <c:v>1.7244920914744197</c:v>
                </c:pt>
                <c:pt idx="3274">
                  <c:v>1.5976338901409928</c:v>
                </c:pt>
                <c:pt idx="3275">
                  <c:v>1.3337216181040779</c:v>
                </c:pt>
                <c:pt idx="3276">
                  <c:v>1.3632703218683015</c:v>
                </c:pt>
                <c:pt idx="3277">
                  <c:v>1.4767888711956361</c:v>
                </c:pt>
                <c:pt idx="3278">
                  <c:v>2.5572153062789282</c:v>
                </c:pt>
                <c:pt idx="3279">
                  <c:v>2.9112452061335592</c:v>
                </c:pt>
                <c:pt idx="3280">
                  <c:v>3.4326356035807883</c:v>
                </c:pt>
                <c:pt idx="3281">
                  <c:v>3.081135179246715</c:v>
                </c:pt>
                <c:pt idx="3282">
                  <c:v>1.7849818965009239</c:v>
                </c:pt>
                <c:pt idx="3283">
                  <c:v>1.38736615514316</c:v>
                </c:pt>
                <c:pt idx="3284">
                  <c:v>2.9176739862073333</c:v>
                </c:pt>
                <c:pt idx="3285">
                  <c:v>4.2810306956238682</c:v>
                </c:pt>
                <c:pt idx="3286">
                  <c:v>4.0544077814101476</c:v>
                </c:pt>
                <c:pt idx="3287">
                  <c:v>2.6602737497288027</c:v>
                </c:pt>
                <c:pt idx="3288">
                  <c:v>1.9818993740809074</c:v>
                </c:pt>
                <c:pt idx="3289">
                  <c:v>1.7699954763889083</c:v>
                </c:pt>
                <c:pt idx="3290">
                  <c:v>2.7363179632057646</c:v>
                </c:pt>
                <c:pt idx="3291">
                  <c:v>4.3196720763769392</c:v>
                </c:pt>
                <c:pt idx="3292">
                  <c:v>4.8000887092540987</c:v>
                </c:pt>
                <c:pt idx="3293">
                  <c:v>4.1333000450321062</c:v>
                </c:pt>
                <c:pt idx="3294">
                  <c:v>2.2197727665215314</c:v>
                </c:pt>
                <c:pt idx="3295">
                  <c:v>2.3139698579746137</c:v>
                </c:pt>
                <c:pt idx="3296">
                  <c:v>2.5104454865339694</c:v>
                </c:pt>
                <c:pt idx="3297">
                  <c:v>2.4414489581619807</c:v>
                </c:pt>
                <c:pt idx="3298">
                  <c:v>2.8268918130066614</c:v>
                </c:pt>
                <c:pt idx="3299">
                  <c:v>2.6420105929832522</c:v>
                </c:pt>
                <c:pt idx="3300">
                  <c:v>1.779966758432604</c:v>
                </c:pt>
                <c:pt idx="3301">
                  <c:v>-0.56855225998256553</c:v>
                </c:pt>
                <c:pt idx="3302">
                  <c:v>-2.4512840542941801</c:v>
                </c:pt>
                <c:pt idx="3303">
                  <c:v>-1.1231313570938679</c:v>
                </c:pt>
                <c:pt idx="3304">
                  <c:v>-0.20929979131520374</c:v>
                </c:pt>
                <c:pt idx="3305">
                  <c:v>-1.0098824335432362E-2</c:v>
                </c:pt>
                <c:pt idx="3306">
                  <c:v>0.23590533613633513</c:v>
                </c:pt>
                <c:pt idx="3307">
                  <c:v>0.51717019151270593</c:v>
                </c:pt>
                <c:pt idx="3308">
                  <c:v>0.88557236809327367</c:v>
                </c:pt>
                <c:pt idx="3309">
                  <c:v>1.5139855069072219</c:v>
                </c:pt>
                <c:pt idx="3310">
                  <c:v>2.30856767388121</c:v>
                </c:pt>
                <c:pt idx="3311">
                  <c:v>2.9069369932295346</c:v>
                </c:pt>
                <c:pt idx="3312">
                  <c:v>3.0560030374642566</c:v>
                </c:pt>
                <c:pt idx="3313">
                  <c:v>2.7932528129962173</c:v>
                </c:pt>
                <c:pt idx="3314">
                  <c:v>1.9206078129403998</c:v>
                </c:pt>
                <c:pt idx="3315">
                  <c:v>0.88984722120457138</c:v>
                </c:pt>
                <c:pt idx="3316">
                  <c:v>1.0439237832155415</c:v>
                </c:pt>
                <c:pt idx="3317">
                  <c:v>2.3181039720042209</c:v>
                </c:pt>
                <c:pt idx="3318">
                  <c:v>2.8071707383177014</c:v>
                </c:pt>
                <c:pt idx="3319">
                  <c:v>3.1291821301924521</c:v>
                </c:pt>
                <c:pt idx="3320">
                  <c:v>3.0182692598163441</c:v>
                </c:pt>
                <c:pt idx="3321">
                  <c:v>1.4164090284779205</c:v>
                </c:pt>
                <c:pt idx="3322">
                  <c:v>0.59857908865008902</c:v>
                </c:pt>
                <c:pt idx="3323">
                  <c:v>0.35004633104230504</c:v>
                </c:pt>
                <c:pt idx="3324">
                  <c:v>-0.40531583916086239</c:v>
                </c:pt>
                <c:pt idx="3325">
                  <c:v>0.31981986792231626</c:v>
                </c:pt>
                <c:pt idx="3326">
                  <c:v>-0.4952862147956868</c:v>
                </c:pt>
                <c:pt idx="3327">
                  <c:v>1.7758904839298635</c:v>
                </c:pt>
                <c:pt idx="3328">
                  <c:v>-9.461243819683253E-2</c:v>
                </c:pt>
                <c:pt idx="3329">
                  <c:v>8.0835410231156049E-2</c:v>
                </c:pt>
                <c:pt idx="3330">
                  <c:v>-1.8250093748721909</c:v>
                </c:pt>
                <c:pt idx="3331">
                  <c:v>-2.3834687317045806</c:v>
                </c:pt>
                <c:pt idx="3332">
                  <c:v>-3.9538700023987197</c:v>
                </c:pt>
                <c:pt idx="3333">
                  <c:v>-5.1968004280402127</c:v>
                </c:pt>
                <c:pt idx="3334">
                  <c:v>-5.1807454619607958</c:v>
                </c:pt>
                <c:pt idx="3335">
                  <c:v>-3.9471278300098995</c:v>
                </c:pt>
                <c:pt idx="3336">
                  <c:v>-2.5869922091938022</c:v>
                </c:pt>
                <c:pt idx="3337">
                  <c:v>-1.272662829021092</c:v>
                </c:pt>
                <c:pt idx="3338">
                  <c:v>0.361516674698312</c:v>
                </c:pt>
                <c:pt idx="3339">
                  <c:v>1.0249355216480445</c:v>
                </c:pt>
                <c:pt idx="3340">
                  <c:v>0.84601894010181367</c:v>
                </c:pt>
                <c:pt idx="3341">
                  <c:v>0.2991011595076295</c:v>
                </c:pt>
                <c:pt idx="3342">
                  <c:v>-0.27762411970057049</c:v>
                </c:pt>
                <c:pt idx="3343">
                  <c:v>1.4763866556134528E-2</c:v>
                </c:pt>
                <c:pt idx="3344">
                  <c:v>0.49066043109273205</c:v>
                </c:pt>
                <c:pt idx="3345">
                  <c:v>1.4320885293958054</c:v>
                </c:pt>
                <c:pt idx="3346">
                  <c:v>3.0704667807439958</c:v>
                </c:pt>
                <c:pt idx="3347">
                  <c:v>4.2249460593056449</c:v>
                </c:pt>
                <c:pt idx="3348">
                  <c:v>4.5424365686298787</c:v>
                </c:pt>
                <c:pt idx="3349">
                  <c:v>5.638760346265955</c:v>
                </c:pt>
                <c:pt idx="3350">
                  <c:v>5.2931689702022249</c:v>
                </c:pt>
                <c:pt idx="3351">
                  <c:v>5.5438159476397075</c:v>
                </c:pt>
                <c:pt idx="3352">
                  <c:v>4.7618821066349284</c:v>
                </c:pt>
                <c:pt idx="3353">
                  <c:v>4.0026735255838863</c:v>
                </c:pt>
                <c:pt idx="3354">
                  <c:v>2.9828445346874841</c:v>
                </c:pt>
                <c:pt idx="3355">
                  <c:v>2.740904078726337</c:v>
                </c:pt>
                <c:pt idx="3356">
                  <c:v>2.4417751415464846</c:v>
                </c:pt>
                <c:pt idx="3357">
                  <c:v>2.1160275066794236</c:v>
                </c:pt>
                <c:pt idx="3358">
                  <c:v>1.8729189201179264</c:v>
                </c:pt>
                <c:pt idx="3359">
                  <c:v>2.8225019535176865</c:v>
                </c:pt>
                <c:pt idx="3360">
                  <c:v>4.3039544926897264</c:v>
                </c:pt>
                <c:pt idx="3361">
                  <c:v>5.6534941575820623</c:v>
                </c:pt>
                <c:pt idx="3362">
                  <c:v>6.2252061091151001</c:v>
                </c:pt>
                <c:pt idx="3363">
                  <c:v>6.1436346699501634</c:v>
                </c:pt>
                <c:pt idx="3364">
                  <c:v>5.6261936785009894</c:v>
                </c:pt>
                <c:pt idx="3365">
                  <c:v>4.9111124632879744</c:v>
                </c:pt>
                <c:pt idx="3366">
                  <c:v>5.5390778497039008</c:v>
                </c:pt>
                <c:pt idx="3367">
                  <c:v>6.1912407279275552</c:v>
                </c:pt>
                <c:pt idx="3368">
                  <c:v>7.2396740487855782</c:v>
                </c:pt>
                <c:pt idx="3369">
                  <c:v>8.1083063960077322</c:v>
                </c:pt>
                <c:pt idx="3370">
                  <c:v>8.5689665405061834</c:v>
                </c:pt>
                <c:pt idx="3371">
                  <c:v>9.5558619294998568</c:v>
                </c:pt>
                <c:pt idx="3372">
                  <c:v>9.8375968027241303</c:v>
                </c:pt>
                <c:pt idx="3373">
                  <c:v>9.0046369489738947</c:v>
                </c:pt>
                <c:pt idx="3374">
                  <c:v>8.6860913135990607</c:v>
                </c:pt>
                <c:pt idx="3375">
                  <c:v>8.3407762326668173</c:v>
                </c:pt>
                <c:pt idx="3376">
                  <c:v>8.0380544780260372</c:v>
                </c:pt>
                <c:pt idx="3377">
                  <c:v>8.3846302228483935</c:v>
                </c:pt>
                <c:pt idx="3378">
                  <c:v>9.7471869642123803</c:v>
                </c:pt>
                <c:pt idx="3379">
                  <c:v>9.952188883428212</c:v>
                </c:pt>
                <c:pt idx="3380">
                  <c:v>11.088155240270318</c:v>
                </c:pt>
              </c:numCache>
            </c:numRef>
          </c:val>
          <c:smooth val="0"/>
          <c:extLst>
            <c:ext xmlns:c16="http://schemas.microsoft.com/office/drawing/2014/chart" uri="{C3380CC4-5D6E-409C-BE32-E72D297353CC}">
              <c16:uniqueId val="{00000000-9058-4ACF-B308-1972A3EE03C7}"/>
            </c:ext>
          </c:extLst>
        </c:ser>
        <c:ser>
          <c:idx val="1"/>
          <c:order val="1"/>
          <c:tx>
            <c:strRef>
              <c:f>Sheet1!$K$1</c:f>
              <c:strCache>
                <c:ptCount val="1"/>
                <c:pt idx="0">
                  <c:v>A_y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Sheet1!$K$2:$K$3382</c:f>
              <c:numCache>
                <c:formatCode>General</c:formatCode>
                <c:ptCount val="3381"/>
                <c:pt idx="0">
                  <c:v>-45.315843251095892</c:v>
                </c:pt>
                <c:pt idx="1">
                  <c:v>-43.468862577533393</c:v>
                </c:pt>
                <c:pt idx="2">
                  <c:v>-41.003901037551771</c:v>
                </c:pt>
                <c:pt idx="3">
                  <c:v>-42.285477595490356</c:v>
                </c:pt>
                <c:pt idx="4">
                  <c:v>-47.599696194927709</c:v>
                </c:pt>
                <c:pt idx="5">
                  <c:v>-51.058669529230677</c:v>
                </c:pt>
                <c:pt idx="6">
                  <c:v>-56.475584297402527</c:v>
                </c:pt>
                <c:pt idx="7">
                  <c:v>-43.42674009704367</c:v>
                </c:pt>
                <c:pt idx="8">
                  <c:v>-43.244693366003929</c:v>
                </c:pt>
                <c:pt idx="9">
                  <c:v>-44.095536099953144</c:v>
                </c:pt>
                <c:pt idx="10">
                  <c:v>-45.586744103160903</c:v>
                </c:pt>
                <c:pt idx="11">
                  <c:v>-46.288142779219768</c:v>
                </c:pt>
                <c:pt idx="12">
                  <c:v>-46.540466934137456</c:v>
                </c:pt>
                <c:pt idx="13">
                  <c:v>-46.051490789089129</c:v>
                </c:pt>
                <c:pt idx="14">
                  <c:v>-45.061759675224565</c:v>
                </c:pt>
                <c:pt idx="15">
                  <c:v>-43.738097792685018</c:v>
                </c:pt>
                <c:pt idx="16">
                  <c:v>-42.397794278178786</c:v>
                </c:pt>
                <c:pt idx="17">
                  <c:v>-42.176491969114906</c:v>
                </c:pt>
                <c:pt idx="18">
                  <c:v>-43.244740830865645</c:v>
                </c:pt>
                <c:pt idx="19">
                  <c:v>-44.168208723999683</c:v>
                </c:pt>
                <c:pt idx="20">
                  <c:v>-44.890309049668481</c:v>
                </c:pt>
                <c:pt idx="21">
                  <c:v>-44.637621182039183</c:v>
                </c:pt>
                <c:pt idx="22">
                  <c:v>-44.381632618823282</c:v>
                </c:pt>
                <c:pt idx="23">
                  <c:v>-43.423746892739722</c:v>
                </c:pt>
                <c:pt idx="24">
                  <c:v>-42.918451723398398</c:v>
                </c:pt>
                <c:pt idx="25">
                  <c:v>-42.329059545446647</c:v>
                </c:pt>
                <c:pt idx="26">
                  <c:v>-42.46730510260209</c:v>
                </c:pt>
                <c:pt idx="27">
                  <c:v>-43.364741379846812</c:v>
                </c:pt>
                <c:pt idx="28">
                  <c:v>-43.41773341845208</c:v>
                </c:pt>
                <c:pt idx="29">
                  <c:v>-43.052955156823664</c:v>
                </c:pt>
                <c:pt idx="30">
                  <c:v>-43.053989249723479</c:v>
                </c:pt>
                <c:pt idx="31">
                  <c:v>-42.642093982700466</c:v>
                </c:pt>
                <c:pt idx="32">
                  <c:v>-42.745703440909089</c:v>
                </c:pt>
                <c:pt idx="33">
                  <c:v>-42.796728094394901</c:v>
                </c:pt>
                <c:pt idx="34">
                  <c:v>-43.359893176578915</c:v>
                </c:pt>
                <c:pt idx="35">
                  <c:v>-43.979190800256127</c:v>
                </c:pt>
                <c:pt idx="36">
                  <c:v>-45.117753030774878</c:v>
                </c:pt>
                <c:pt idx="37">
                  <c:v>-45.954409034347478</c:v>
                </c:pt>
                <c:pt idx="38">
                  <c:v>-45.558137189533085</c:v>
                </c:pt>
                <c:pt idx="39">
                  <c:v>-45.006542355849412</c:v>
                </c:pt>
                <c:pt idx="40">
                  <c:v>-44.289083780487914</c:v>
                </c:pt>
                <c:pt idx="41">
                  <c:v>-44.018597797824768</c:v>
                </c:pt>
                <c:pt idx="42">
                  <c:v>-44.602587234372514</c:v>
                </c:pt>
                <c:pt idx="43">
                  <c:v>-44.983395028454069</c:v>
                </c:pt>
                <c:pt idx="44">
                  <c:v>-45.947515995488388</c:v>
                </c:pt>
                <c:pt idx="45">
                  <c:v>-46.457360034576801</c:v>
                </c:pt>
                <c:pt idx="46">
                  <c:v>-45.227611531183904</c:v>
                </c:pt>
                <c:pt idx="47">
                  <c:v>-44.453786354424203</c:v>
                </c:pt>
                <c:pt idx="48">
                  <c:v>-43.556737891711116</c:v>
                </c:pt>
                <c:pt idx="49">
                  <c:v>-43.687499514886404</c:v>
                </c:pt>
                <c:pt idx="50">
                  <c:v>-45.944347403164372</c:v>
                </c:pt>
                <c:pt idx="51">
                  <c:v>-47.008238001175911</c:v>
                </c:pt>
                <c:pt idx="52">
                  <c:v>-47.581941214603276</c:v>
                </c:pt>
                <c:pt idx="53">
                  <c:v>-47.720031610000376</c:v>
                </c:pt>
                <c:pt idx="54">
                  <c:v>-44.473417185582456</c:v>
                </c:pt>
                <c:pt idx="55">
                  <c:v>-42.974427288227929</c:v>
                </c:pt>
                <c:pt idx="56">
                  <c:v>-42.626772244072932</c:v>
                </c:pt>
                <c:pt idx="57">
                  <c:v>-42.800722772832245</c:v>
                </c:pt>
                <c:pt idx="58">
                  <c:v>-43.614629824629581</c:v>
                </c:pt>
                <c:pt idx="59">
                  <c:v>-46.355400941026794</c:v>
                </c:pt>
                <c:pt idx="60">
                  <c:v>-46.969017131639852</c:v>
                </c:pt>
                <c:pt idx="61">
                  <c:v>-45.692570510237779</c:v>
                </c:pt>
                <c:pt idx="62">
                  <c:v>-42.319805612739017</c:v>
                </c:pt>
                <c:pt idx="63">
                  <c:v>-38.179549685612372</c:v>
                </c:pt>
                <c:pt idx="64">
                  <c:v>-36.012720352564259</c:v>
                </c:pt>
                <c:pt idx="65">
                  <c:v>-35.739854702827714</c:v>
                </c:pt>
                <c:pt idx="66">
                  <c:v>-35.992671280662456</c:v>
                </c:pt>
                <c:pt idx="67">
                  <c:v>-39.14322416444913</c:v>
                </c:pt>
                <c:pt idx="68">
                  <c:v>-37.510490312143112</c:v>
                </c:pt>
                <c:pt idx="69">
                  <c:v>-39.239919842144417</c:v>
                </c:pt>
                <c:pt idx="70">
                  <c:v>-42.055954263502066</c:v>
                </c:pt>
                <c:pt idx="71">
                  <c:v>-33.884422754587362</c:v>
                </c:pt>
                <c:pt idx="72">
                  <c:v>-37.816927887813414</c:v>
                </c:pt>
                <c:pt idx="73">
                  <c:v>-40.215110401144422</c:v>
                </c:pt>
                <c:pt idx="74">
                  <c:v>-40.812116855329201</c:v>
                </c:pt>
                <c:pt idx="75">
                  <c:v>-39.671626024992868</c:v>
                </c:pt>
                <c:pt idx="76">
                  <c:v>-37.223571651246623</c:v>
                </c:pt>
                <c:pt idx="77">
                  <c:v>-34.813479957155927</c:v>
                </c:pt>
                <c:pt idx="78">
                  <c:v>-34.662982568351978</c:v>
                </c:pt>
                <c:pt idx="79">
                  <c:v>-36.148530671235108</c:v>
                </c:pt>
                <c:pt idx="80">
                  <c:v>-38.332528576010432</c:v>
                </c:pt>
                <c:pt idx="81">
                  <c:v>-41.246562664907735</c:v>
                </c:pt>
                <c:pt idx="82">
                  <c:v>-43.002325764443121</c:v>
                </c:pt>
                <c:pt idx="83">
                  <c:v>-42.760531506647965</c:v>
                </c:pt>
                <c:pt idx="84">
                  <c:v>-40.411135541345494</c:v>
                </c:pt>
                <c:pt idx="85">
                  <c:v>-36.715768996596481</c:v>
                </c:pt>
                <c:pt idx="86">
                  <c:v>-34.56491929781825</c:v>
                </c:pt>
                <c:pt idx="87">
                  <c:v>-31.200479037134691</c:v>
                </c:pt>
                <c:pt idx="88">
                  <c:v>-29.800561088767402</c:v>
                </c:pt>
                <c:pt idx="89">
                  <c:v>-32.423885064861658</c:v>
                </c:pt>
                <c:pt idx="90">
                  <c:v>-32.307588383237977</c:v>
                </c:pt>
                <c:pt idx="91">
                  <c:v>-34.218450288867501</c:v>
                </c:pt>
                <c:pt idx="92">
                  <c:v>-33.911941633828029</c:v>
                </c:pt>
                <c:pt idx="93">
                  <c:v>-31.687075458195178</c:v>
                </c:pt>
                <c:pt idx="94">
                  <c:v>-31.855956175046725</c:v>
                </c:pt>
                <c:pt idx="95">
                  <c:v>-29.757627538305535</c:v>
                </c:pt>
                <c:pt idx="96">
                  <c:v>-30.083051029187896</c:v>
                </c:pt>
                <c:pt idx="97">
                  <c:v>-32.393523212700345</c:v>
                </c:pt>
                <c:pt idx="98">
                  <c:v>-33.899727310071214</c:v>
                </c:pt>
                <c:pt idx="99">
                  <c:v>-34.371144567206251</c:v>
                </c:pt>
                <c:pt idx="100">
                  <c:v>-34.488666959399559</c:v>
                </c:pt>
                <c:pt idx="101">
                  <c:v>-34.107320207802083</c:v>
                </c:pt>
                <c:pt idx="102">
                  <c:v>-35.293204011276437</c:v>
                </c:pt>
                <c:pt idx="103">
                  <c:v>-33.951395071935963</c:v>
                </c:pt>
                <c:pt idx="104">
                  <c:v>-33.168734742442233</c:v>
                </c:pt>
                <c:pt idx="105">
                  <c:v>-35.418321600300359</c:v>
                </c:pt>
                <c:pt idx="106">
                  <c:v>-37.399260611415478</c:v>
                </c:pt>
                <c:pt idx="107">
                  <c:v>-39.772036534635589</c:v>
                </c:pt>
                <c:pt idx="108">
                  <c:v>-40.245886992986662</c:v>
                </c:pt>
                <c:pt idx="109">
                  <c:v>-40.574151185734017</c:v>
                </c:pt>
                <c:pt idx="110">
                  <c:v>-39.471707375111009</c:v>
                </c:pt>
                <c:pt idx="111">
                  <c:v>-37.802316812363266</c:v>
                </c:pt>
                <c:pt idx="112">
                  <c:v>-38.017755900971409</c:v>
                </c:pt>
                <c:pt idx="113">
                  <c:v>-35.284360596107547</c:v>
                </c:pt>
                <c:pt idx="114">
                  <c:v>-34.622955372730416</c:v>
                </c:pt>
                <c:pt idx="115">
                  <c:v>-33.699905772386053</c:v>
                </c:pt>
                <c:pt idx="116">
                  <c:v>-31.031345722596669</c:v>
                </c:pt>
                <c:pt idx="117">
                  <c:v>-33.168806410972962</c:v>
                </c:pt>
                <c:pt idx="118">
                  <c:v>-38.324790658446901</c:v>
                </c:pt>
                <c:pt idx="119">
                  <c:v>-32.466550856509144</c:v>
                </c:pt>
                <c:pt idx="120">
                  <c:v>-30.249470022391758</c:v>
                </c:pt>
                <c:pt idx="121">
                  <c:v>-29.209195112759588</c:v>
                </c:pt>
                <c:pt idx="122">
                  <c:v>-30.843738657544524</c:v>
                </c:pt>
                <c:pt idx="123">
                  <c:v>-33.424329262609092</c:v>
                </c:pt>
                <c:pt idx="124">
                  <c:v>-35.20059126470894</c:v>
                </c:pt>
                <c:pt idx="125">
                  <c:v>-33.431175148344188</c:v>
                </c:pt>
                <c:pt idx="126">
                  <c:v>-34.460549297822361</c:v>
                </c:pt>
                <c:pt idx="127">
                  <c:v>-35.383895769877554</c:v>
                </c:pt>
                <c:pt idx="128">
                  <c:v>-29.163785455174892</c:v>
                </c:pt>
                <c:pt idx="129">
                  <c:v>-23.04531631906282</c:v>
                </c:pt>
                <c:pt idx="130">
                  <c:v>-26.625864258347022</c:v>
                </c:pt>
                <c:pt idx="131">
                  <c:v>-29.398621740200461</c:v>
                </c:pt>
                <c:pt idx="132">
                  <c:v>-23.497014985485745</c:v>
                </c:pt>
                <c:pt idx="133">
                  <c:v>-20.688360385803882</c:v>
                </c:pt>
                <c:pt idx="134">
                  <c:v>-35.27106717659035</c:v>
                </c:pt>
                <c:pt idx="135">
                  <c:v>-42.100159831973066</c:v>
                </c:pt>
                <c:pt idx="136">
                  <c:v>-47.11321242312146</c:v>
                </c:pt>
                <c:pt idx="137">
                  <c:v>-45.74822513544332</c:v>
                </c:pt>
                <c:pt idx="138">
                  <c:v>-45.575017221546581</c:v>
                </c:pt>
                <c:pt idx="139">
                  <c:v>-44.847889844222266</c:v>
                </c:pt>
                <c:pt idx="140">
                  <c:v>-41.451609426096041</c:v>
                </c:pt>
                <c:pt idx="141">
                  <c:v>-37.166216703286331</c:v>
                </c:pt>
                <c:pt idx="142">
                  <c:v>-31.798587365560508</c:v>
                </c:pt>
                <c:pt idx="143">
                  <c:v>-27.233259915853555</c:v>
                </c:pt>
                <c:pt idx="144">
                  <c:v>-23.54558545053056</c:v>
                </c:pt>
                <c:pt idx="145">
                  <c:v>-21.03055369338157</c:v>
                </c:pt>
                <c:pt idx="146">
                  <c:v>-19.616365426573303</c:v>
                </c:pt>
                <c:pt idx="147">
                  <c:v>-19.977201752187739</c:v>
                </c:pt>
                <c:pt idx="148">
                  <c:v>-21.706247257436068</c:v>
                </c:pt>
                <c:pt idx="149">
                  <c:v>-21.446014185889258</c:v>
                </c:pt>
                <c:pt idx="150">
                  <c:v>-21.582648715914274</c:v>
                </c:pt>
                <c:pt idx="151">
                  <c:v>-19.651222203252715</c:v>
                </c:pt>
                <c:pt idx="152">
                  <c:v>-21.11760095110543</c:v>
                </c:pt>
                <c:pt idx="153">
                  <c:v>-17.093607291236225</c:v>
                </c:pt>
                <c:pt idx="154">
                  <c:v>-9.9000375832084071</c:v>
                </c:pt>
                <c:pt idx="155">
                  <c:v>-9.9879984039851735</c:v>
                </c:pt>
                <c:pt idx="156">
                  <c:v>-8.586803843439256</c:v>
                </c:pt>
                <c:pt idx="157">
                  <c:v>-8.1431419902268836</c:v>
                </c:pt>
                <c:pt idx="158">
                  <c:v>-8.1606378195590494</c:v>
                </c:pt>
                <c:pt idx="159">
                  <c:v>-7.5012617713359626</c:v>
                </c:pt>
                <c:pt idx="160">
                  <c:v>-7.1397112784303634</c:v>
                </c:pt>
                <c:pt idx="161">
                  <c:v>-6.0958403095962659</c:v>
                </c:pt>
                <c:pt idx="162">
                  <c:v>-6.4133487430847858</c:v>
                </c:pt>
                <c:pt idx="163">
                  <c:v>-5.4085344248638103</c:v>
                </c:pt>
                <c:pt idx="164">
                  <c:v>-4.1274777711949442</c:v>
                </c:pt>
                <c:pt idx="165">
                  <c:v>-2.1056198448395307</c:v>
                </c:pt>
                <c:pt idx="166">
                  <c:v>-2.2291896592822789</c:v>
                </c:pt>
                <c:pt idx="167">
                  <c:v>4.0093142869779168</c:v>
                </c:pt>
                <c:pt idx="168">
                  <c:v>10.132517800881594</c:v>
                </c:pt>
                <c:pt idx="169">
                  <c:v>16.330913993588883</c:v>
                </c:pt>
                <c:pt idx="170">
                  <c:v>18.283030312197567</c:v>
                </c:pt>
                <c:pt idx="171">
                  <c:v>21.223654694159997</c:v>
                </c:pt>
                <c:pt idx="172">
                  <c:v>23.335819852743327</c:v>
                </c:pt>
                <c:pt idx="173">
                  <c:v>22.744005501369706</c:v>
                </c:pt>
                <c:pt idx="174">
                  <c:v>24.866083927335108</c:v>
                </c:pt>
                <c:pt idx="175">
                  <c:v>31.866097902202682</c:v>
                </c:pt>
                <c:pt idx="176">
                  <c:v>28.851580820327715</c:v>
                </c:pt>
                <c:pt idx="177">
                  <c:v>43.92719542311012</c:v>
                </c:pt>
                <c:pt idx="178">
                  <c:v>59.628636804578569</c:v>
                </c:pt>
                <c:pt idx="179">
                  <c:v>66.051464701495661</c:v>
                </c:pt>
                <c:pt idx="180">
                  <c:v>68.563741211150315</c:v>
                </c:pt>
                <c:pt idx="181">
                  <c:v>68.106191120573527</c:v>
                </c:pt>
                <c:pt idx="182">
                  <c:v>65.677352406535036</c:v>
                </c:pt>
                <c:pt idx="183">
                  <c:v>62.908604146335932</c:v>
                </c:pt>
                <c:pt idx="184">
                  <c:v>59.31754042326191</c:v>
                </c:pt>
                <c:pt idx="185">
                  <c:v>56.276900133941638</c:v>
                </c:pt>
                <c:pt idx="186">
                  <c:v>54.38701689145411</c:v>
                </c:pt>
                <c:pt idx="187">
                  <c:v>53.751193583617088</c:v>
                </c:pt>
                <c:pt idx="188">
                  <c:v>54.272001576610577</c:v>
                </c:pt>
                <c:pt idx="189">
                  <c:v>52.784120772309173</c:v>
                </c:pt>
                <c:pt idx="190">
                  <c:v>50.683804442014974</c:v>
                </c:pt>
                <c:pt idx="191">
                  <c:v>48.354414243527678</c:v>
                </c:pt>
                <c:pt idx="192">
                  <c:v>46.103166862241714</c:v>
                </c:pt>
                <c:pt idx="193">
                  <c:v>44.922568303728781</c:v>
                </c:pt>
                <c:pt idx="194">
                  <c:v>43.444568325325861</c:v>
                </c:pt>
                <c:pt idx="195">
                  <c:v>43.505553524040565</c:v>
                </c:pt>
                <c:pt idx="196">
                  <c:v>44.318132693745341</c:v>
                </c:pt>
                <c:pt idx="197">
                  <c:v>44.74815132386027</c:v>
                </c:pt>
                <c:pt idx="198">
                  <c:v>45.157645921328481</c:v>
                </c:pt>
                <c:pt idx="199">
                  <c:v>44.521527671258639</c:v>
                </c:pt>
                <c:pt idx="200">
                  <c:v>43.347393500433412</c:v>
                </c:pt>
                <c:pt idx="201">
                  <c:v>41.628599063343955</c:v>
                </c:pt>
                <c:pt idx="202">
                  <c:v>40.358936573522222</c:v>
                </c:pt>
                <c:pt idx="203">
                  <c:v>40.035618895642486</c:v>
                </c:pt>
                <c:pt idx="204">
                  <c:v>40.579679017160018</c:v>
                </c:pt>
                <c:pt idx="205">
                  <c:v>41.412713874147528</c:v>
                </c:pt>
                <c:pt idx="206">
                  <c:v>41.836611796311658</c:v>
                </c:pt>
                <c:pt idx="207">
                  <c:v>42.334947786915578</c:v>
                </c:pt>
                <c:pt idx="208">
                  <c:v>43.496244145145006</c:v>
                </c:pt>
                <c:pt idx="209">
                  <c:v>44.740856803547437</c:v>
                </c:pt>
                <c:pt idx="210">
                  <c:v>46.941640154991326</c:v>
                </c:pt>
                <c:pt idx="211">
                  <c:v>49.685867137404173</c:v>
                </c:pt>
                <c:pt idx="212">
                  <c:v>51.329387481659147</c:v>
                </c:pt>
                <c:pt idx="213">
                  <c:v>51.87523935861477</c:v>
                </c:pt>
                <c:pt idx="214">
                  <c:v>53.091175045856644</c:v>
                </c:pt>
                <c:pt idx="215">
                  <c:v>54.093318896827441</c:v>
                </c:pt>
                <c:pt idx="216">
                  <c:v>54.480969766658895</c:v>
                </c:pt>
                <c:pt idx="217">
                  <c:v>54.236693375553259</c:v>
                </c:pt>
                <c:pt idx="218">
                  <c:v>54.349743536286674</c:v>
                </c:pt>
                <c:pt idx="219">
                  <c:v>55.756895436225975</c:v>
                </c:pt>
                <c:pt idx="220">
                  <c:v>56.14325218372683</c:v>
                </c:pt>
                <c:pt idx="221">
                  <c:v>57.475130864243127</c:v>
                </c:pt>
                <c:pt idx="222">
                  <c:v>56.322020262425561</c:v>
                </c:pt>
                <c:pt idx="223">
                  <c:v>63.912056112451793</c:v>
                </c:pt>
                <c:pt idx="224">
                  <c:v>64.780624320182227</c:v>
                </c:pt>
                <c:pt idx="225">
                  <c:v>64.083169650275124</c:v>
                </c:pt>
                <c:pt idx="226">
                  <c:v>65.559131696700263</c:v>
                </c:pt>
                <c:pt idx="227">
                  <c:v>62.425566734379245</c:v>
                </c:pt>
                <c:pt idx="228">
                  <c:v>60.403313216053867</c:v>
                </c:pt>
                <c:pt idx="229">
                  <c:v>59.415803717031451</c:v>
                </c:pt>
                <c:pt idx="230">
                  <c:v>58.598642086615598</c:v>
                </c:pt>
                <c:pt idx="231">
                  <c:v>55.534396899771181</c:v>
                </c:pt>
                <c:pt idx="232">
                  <c:v>49.988834770618496</c:v>
                </c:pt>
                <c:pt idx="233">
                  <c:v>38.192583249728308</c:v>
                </c:pt>
                <c:pt idx="234">
                  <c:v>30.031421614862808</c:v>
                </c:pt>
                <c:pt idx="235">
                  <c:v>21.67444291644853</c:v>
                </c:pt>
                <c:pt idx="236">
                  <c:v>15.826791589811316</c:v>
                </c:pt>
                <c:pt idx="237">
                  <c:v>11.500628374546462</c:v>
                </c:pt>
                <c:pt idx="238">
                  <c:v>8.3721720057871494</c:v>
                </c:pt>
                <c:pt idx="239">
                  <c:v>6.6268768612826721</c:v>
                </c:pt>
                <c:pt idx="240">
                  <c:v>3.3975717591476799</c:v>
                </c:pt>
                <c:pt idx="241">
                  <c:v>1.9127390189108164</c:v>
                </c:pt>
                <c:pt idx="242">
                  <c:v>-1.994278481656629</c:v>
                </c:pt>
                <c:pt idx="243">
                  <c:v>-4.8839806216507151</c:v>
                </c:pt>
                <c:pt idx="244">
                  <c:v>-5.0469612882041961</c:v>
                </c:pt>
                <c:pt idx="245">
                  <c:v>-4.2147598004146785</c:v>
                </c:pt>
                <c:pt idx="246">
                  <c:v>-3.3285184101982708</c:v>
                </c:pt>
                <c:pt idx="247">
                  <c:v>-1.944001288609984</c:v>
                </c:pt>
                <c:pt idx="248">
                  <c:v>-8.624212569934038E-2</c:v>
                </c:pt>
                <c:pt idx="249">
                  <c:v>1.8350478952729474</c:v>
                </c:pt>
                <c:pt idx="250">
                  <c:v>1.6360947457595463</c:v>
                </c:pt>
                <c:pt idx="251">
                  <c:v>-0.32511918520399286</c:v>
                </c:pt>
                <c:pt idx="252">
                  <c:v>-0.83771885778844135</c:v>
                </c:pt>
                <c:pt idx="253">
                  <c:v>-1.4147354013524265</c:v>
                </c:pt>
                <c:pt idx="254">
                  <c:v>-1.6474815195799177</c:v>
                </c:pt>
                <c:pt idx="255">
                  <c:v>-1.1217942223727164</c:v>
                </c:pt>
                <c:pt idx="256">
                  <c:v>0.82739310637293273</c:v>
                </c:pt>
                <c:pt idx="257">
                  <c:v>0.18990628182061761</c:v>
                </c:pt>
                <c:pt idx="258">
                  <c:v>2.6850743530820727</c:v>
                </c:pt>
                <c:pt idx="259">
                  <c:v>4.6181794577577087</c:v>
                </c:pt>
                <c:pt idx="260">
                  <c:v>4.0687831403468504</c:v>
                </c:pt>
                <c:pt idx="261">
                  <c:v>2.4137028766820507</c:v>
                </c:pt>
                <c:pt idx="262">
                  <c:v>0.99552452580467166</c:v>
                </c:pt>
                <c:pt idx="263">
                  <c:v>0.82231930001237163</c:v>
                </c:pt>
                <c:pt idx="264">
                  <c:v>2.1815333053267296</c:v>
                </c:pt>
                <c:pt idx="265">
                  <c:v>1.4030380277472598</c:v>
                </c:pt>
                <c:pt idx="266">
                  <c:v>5.7651817963674183</c:v>
                </c:pt>
                <c:pt idx="267">
                  <c:v>11.637634897825775</c:v>
                </c:pt>
                <c:pt idx="268">
                  <c:v>12.912944715783206</c:v>
                </c:pt>
                <c:pt idx="269">
                  <c:v>13.694591015149431</c:v>
                </c:pt>
                <c:pt idx="270">
                  <c:v>14.287892620469323</c:v>
                </c:pt>
                <c:pt idx="271">
                  <c:v>16.413191606211686</c:v>
                </c:pt>
                <c:pt idx="272">
                  <c:v>18.808919643845385</c:v>
                </c:pt>
                <c:pt idx="273">
                  <c:v>20.820416069419373</c:v>
                </c:pt>
                <c:pt idx="274">
                  <c:v>24.673514640686143</c:v>
                </c:pt>
                <c:pt idx="275">
                  <c:v>32.671481706279991</c:v>
                </c:pt>
                <c:pt idx="276">
                  <c:v>41.398519007377359</c:v>
                </c:pt>
                <c:pt idx="277">
                  <c:v>52.498642291579486</c:v>
                </c:pt>
                <c:pt idx="278">
                  <c:v>62.897669753815521</c:v>
                </c:pt>
                <c:pt idx="279">
                  <c:v>68.942499878526263</c:v>
                </c:pt>
                <c:pt idx="280">
                  <c:v>71.603338169656666</c:v>
                </c:pt>
                <c:pt idx="281">
                  <c:v>74.051877523354378</c:v>
                </c:pt>
                <c:pt idx="282">
                  <c:v>73.658543128174301</c:v>
                </c:pt>
                <c:pt idx="283">
                  <c:v>70.064772529882731</c:v>
                </c:pt>
                <c:pt idx="284">
                  <c:v>65.720786141705887</c:v>
                </c:pt>
                <c:pt idx="285">
                  <c:v>62.726731648023026</c:v>
                </c:pt>
                <c:pt idx="286">
                  <c:v>59.898274462206899</c:v>
                </c:pt>
                <c:pt idx="287">
                  <c:v>56.956064485858157</c:v>
                </c:pt>
                <c:pt idx="288">
                  <c:v>53.340871855123787</c:v>
                </c:pt>
                <c:pt idx="289">
                  <c:v>49.411992982779729</c:v>
                </c:pt>
                <c:pt idx="290">
                  <c:v>45.345854006491543</c:v>
                </c:pt>
                <c:pt idx="291">
                  <c:v>41.912836240612549</c:v>
                </c:pt>
                <c:pt idx="292">
                  <c:v>39.67524366943092</c:v>
                </c:pt>
                <c:pt idx="293">
                  <c:v>38.85323767240974</c:v>
                </c:pt>
                <c:pt idx="294">
                  <c:v>37.672152134312348</c:v>
                </c:pt>
                <c:pt idx="295">
                  <c:v>36.84854034026867</c:v>
                </c:pt>
                <c:pt idx="296">
                  <c:v>36.472252441813531</c:v>
                </c:pt>
                <c:pt idx="297">
                  <c:v>36.27929406188747</c:v>
                </c:pt>
                <c:pt idx="298">
                  <c:v>35.840744301206527</c:v>
                </c:pt>
                <c:pt idx="299">
                  <c:v>35.179908648464483</c:v>
                </c:pt>
                <c:pt idx="300">
                  <c:v>34.86374016141346</c:v>
                </c:pt>
                <c:pt idx="301">
                  <c:v>35.174839067469918</c:v>
                </c:pt>
                <c:pt idx="302">
                  <c:v>36.273156587484934</c:v>
                </c:pt>
                <c:pt idx="303">
                  <c:v>38.408323405943662</c:v>
                </c:pt>
                <c:pt idx="304">
                  <c:v>39.884887153033212</c:v>
                </c:pt>
                <c:pt idx="305">
                  <c:v>42.12389782857462</c:v>
                </c:pt>
                <c:pt idx="306">
                  <c:v>43.881932825332193</c:v>
                </c:pt>
                <c:pt idx="307">
                  <c:v>45.627565938847702</c:v>
                </c:pt>
                <c:pt idx="308">
                  <c:v>47.385786715959192</c:v>
                </c:pt>
                <c:pt idx="309">
                  <c:v>49.190585361594813</c:v>
                </c:pt>
                <c:pt idx="310">
                  <c:v>51.497368845446168</c:v>
                </c:pt>
                <c:pt idx="311">
                  <c:v>52.528547218112131</c:v>
                </c:pt>
                <c:pt idx="312">
                  <c:v>51.810649664629956</c:v>
                </c:pt>
                <c:pt idx="313">
                  <c:v>51.800868245661363</c:v>
                </c:pt>
                <c:pt idx="314">
                  <c:v>51.442545903373507</c:v>
                </c:pt>
                <c:pt idx="315">
                  <c:v>51.052402544764099</c:v>
                </c:pt>
                <c:pt idx="316">
                  <c:v>51.897432773112584</c:v>
                </c:pt>
                <c:pt idx="317">
                  <c:v>53.669463756419859</c:v>
                </c:pt>
                <c:pt idx="318">
                  <c:v>52.745756975229824</c:v>
                </c:pt>
                <c:pt idx="319">
                  <c:v>51.538685090114008</c:v>
                </c:pt>
                <c:pt idx="320">
                  <c:v>52.098100854780135</c:v>
                </c:pt>
                <c:pt idx="321">
                  <c:v>55.307327985089984</c:v>
                </c:pt>
                <c:pt idx="322">
                  <c:v>59.875901811918013</c:v>
                </c:pt>
                <c:pt idx="323">
                  <c:v>62.871790933941085</c:v>
                </c:pt>
                <c:pt idx="324">
                  <c:v>62.79742722522068</c:v>
                </c:pt>
                <c:pt idx="325">
                  <c:v>59.053495513971775</c:v>
                </c:pt>
                <c:pt idx="326">
                  <c:v>48.754121139648774</c:v>
                </c:pt>
                <c:pt idx="327">
                  <c:v>43.61015232208333</c:v>
                </c:pt>
                <c:pt idx="328">
                  <c:v>41.411232566941081</c:v>
                </c:pt>
                <c:pt idx="329">
                  <c:v>33.733805886961562</c:v>
                </c:pt>
                <c:pt idx="330">
                  <c:v>28.392660511919267</c:v>
                </c:pt>
                <c:pt idx="331">
                  <c:v>26.124617668154951</c:v>
                </c:pt>
                <c:pt idx="332">
                  <c:v>24.287957309033626</c:v>
                </c:pt>
                <c:pt idx="333">
                  <c:v>18.458454898383764</c:v>
                </c:pt>
                <c:pt idx="334">
                  <c:v>10.536136826235515</c:v>
                </c:pt>
                <c:pt idx="335">
                  <c:v>7.0806633800857668</c:v>
                </c:pt>
                <c:pt idx="336">
                  <c:v>6.6017582255404124</c:v>
                </c:pt>
                <c:pt idx="337">
                  <c:v>5.0774410949576669</c:v>
                </c:pt>
                <c:pt idx="338">
                  <c:v>3.009747881574139</c:v>
                </c:pt>
                <c:pt idx="339">
                  <c:v>2.4799458784879835</c:v>
                </c:pt>
                <c:pt idx="340">
                  <c:v>2.4876217142544297</c:v>
                </c:pt>
                <c:pt idx="341">
                  <c:v>4.206481647037716</c:v>
                </c:pt>
                <c:pt idx="342">
                  <c:v>3.3199214372172956</c:v>
                </c:pt>
                <c:pt idx="343">
                  <c:v>1.7452429351392931</c:v>
                </c:pt>
                <c:pt idx="344">
                  <c:v>2.3911659031089143</c:v>
                </c:pt>
                <c:pt idx="345">
                  <c:v>1.9647341442333155</c:v>
                </c:pt>
                <c:pt idx="346">
                  <c:v>3.6661528538003467E-2</c:v>
                </c:pt>
                <c:pt idx="347">
                  <c:v>-1.1589248610439329</c:v>
                </c:pt>
                <c:pt idx="348">
                  <c:v>-1.1549817271956537</c:v>
                </c:pt>
                <c:pt idx="349">
                  <c:v>-1.004202873681314</c:v>
                </c:pt>
                <c:pt idx="350">
                  <c:v>-0.75002430640083162</c:v>
                </c:pt>
                <c:pt idx="351">
                  <c:v>-0.10650388757379914</c:v>
                </c:pt>
                <c:pt idx="352">
                  <c:v>-7.8603915847438643E-2</c:v>
                </c:pt>
                <c:pt idx="353">
                  <c:v>-1.1106790172407972</c:v>
                </c:pt>
                <c:pt idx="354">
                  <c:v>-1.77155454963832</c:v>
                </c:pt>
                <c:pt idx="355">
                  <c:v>-0.97224214452963587</c:v>
                </c:pt>
                <c:pt idx="356">
                  <c:v>-1.1902898766744865</c:v>
                </c:pt>
                <c:pt idx="357">
                  <c:v>-1.4937032686276173</c:v>
                </c:pt>
                <c:pt idx="358">
                  <c:v>0.73479560836884972</c:v>
                </c:pt>
                <c:pt idx="359">
                  <c:v>3.6022053339436355</c:v>
                </c:pt>
                <c:pt idx="360">
                  <c:v>5.6373766237676142</c:v>
                </c:pt>
                <c:pt idx="361">
                  <c:v>5.4492331882300054</c:v>
                </c:pt>
                <c:pt idx="362">
                  <c:v>5.0692715465821072</c:v>
                </c:pt>
                <c:pt idx="363">
                  <c:v>4.5386501890443807</c:v>
                </c:pt>
                <c:pt idx="364">
                  <c:v>6.1170294430013854</c:v>
                </c:pt>
                <c:pt idx="365">
                  <c:v>9.2640488710779749</c:v>
                </c:pt>
                <c:pt idx="366">
                  <c:v>13.500563695811842</c:v>
                </c:pt>
                <c:pt idx="367">
                  <c:v>19.855467801652527</c:v>
                </c:pt>
                <c:pt idx="368">
                  <c:v>30.316742828804834</c:v>
                </c:pt>
                <c:pt idx="369">
                  <c:v>43.756637405740157</c:v>
                </c:pt>
                <c:pt idx="370">
                  <c:v>44.541779038809679</c:v>
                </c:pt>
                <c:pt idx="371">
                  <c:v>41.575114201426963</c:v>
                </c:pt>
                <c:pt idx="372">
                  <c:v>39.035773146747815</c:v>
                </c:pt>
                <c:pt idx="373">
                  <c:v>36.908522136152179</c:v>
                </c:pt>
                <c:pt idx="374">
                  <c:v>37.560936641010066</c:v>
                </c:pt>
                <c:pt idx="375">
                  <c:v>46.967058287019803</c:v>
                </c:pt>
                <c:pt idx="376">
                  <c:v>54.391680473754683</c:v>
                </c:pt>
                <c:pt idx="377">
                  <c:v>64.322080124652075</c:v>
                </c:pt>
                <c:pt idx="378">
                  <c:v>71.880456383373172</c:v>
                </c:pt>
                <c:pt idx="379">
                  <c:v>72.731821535152051</c:v>
                </c:pt>
                <c:pt idx="380">
                  <c:v>69.633089310751103</c:v>
                </c:pt>
                <c:pt idx="381">
                  <c:v>65.30284173551847</c:v>
                </c:pt>
                <c:pt idx="382">
                  <c:v>60.402110823028025</c:v>
                </c:pt>
                <c:pt idx="383">
                  <c:v>56.720357993399567</c:v>
                </c:pt>
                <c:pt idx="384">
                  <c:v>52.710369447578614</c:v>
                </c:pt>
                <c:pt idx="385">
                  <c:v>49.46759908798154</c:v>
                </c:pt>
                <c:pt idx="386">
                  <c:v>46.444180490901154</c:v>
                </c:pt>
                <c:pt idx="387">
                  <c:v>43.261142885028804</c:v>
                </c:pt>
                <c:pt idx="388">
                  <c:v>41.092273771377158</c:v>
                </c:pt>
                <c:pt idx="389">
                  <c:v>39.424718622392973</c:v>
                </c:pt>
                <c:pt idx="390">
                  <c:v>40.377436598686671</c:v>
                </c:pt>
                <c:pt idx="391">
                  <c:v>42.148373539665002</c:v>
                </c:pt>
                <c:pt idx="392">
                  <c:v>42.643060047868815</c:v>
                </c:pt>
                <c:pt idx="393">
                  <c:v>42.365625136617311</c:v>
                </c:pt>
                <c:pt idx="394">
                  <c:v>40.19386080214511</c:v>
                </c:pt>
                <c:pt idx="395">
                  <c:v>38.701364253368318</c:v>
                </c:pt>
                <c:pt idx="396">
                  <c:v>38.381985023574025</c:v>
                </c:pt>
                <c:pt idx="397">
                  <c:v>38.783727160236381</c:v>
                </c:pt>
                <c:pt idx="398">
                  <c:v>39.454602255446495</c:v>
                </c:pt>
                <c:pt idx="399">
                  <c:v>40.654808901815855</c:v>
                </c:pt>
                <c:pt idx="400">
                  <c:v>41.099898131968885</c:v>
                </c:pt>
                <c:pt idx="401">
                  <c:v>40.914287306934561</c:v>
                </c:pt>
                <c:pt idx="402">
                  <c:v>41.026353207447983</c:v>
                </c:pt>
                <c:pt idx="403">
                  <c:v>41.529558281843698</c:v>
                </c:pt>
                <c:pt idx="404">
                  <c:v>40.828581641460076</c:v>
                </c:pt>
                <c:pt idx="405">
                  <c:v>39.935467458904967</c:v>
                </c:pt>
                <c:pt idx="406">
                  <c:v>39.715859999136484</c:v>
                </c:pt>
                <c:pt idx="407">
                  <c:v>40.139252942017542</c:v>
                </c:pt>
                <c:pt idx="408">
                  <c:v>42.02206022148647</c:v>
                </c:pt>
                <c:pt idx="409">
                  <c:v>44.157963004745888</c:v>
                </c:pt>
                <c:pt idx="410">
                  <c:v>45.480732288628033</c:v>
                </c:pt>
                <c:pt idx="411">
                  <c:v>47.308723542192503</c:v>
                </c:pt>
                <c:pt idx="412">
                  <c:v>45.123069300360598</c:v>
                </c:pt>
                <c:pt idx="413">
                  <c:v>43.81871970640659</c:v>
                </c:pt>
                <c:pt idx="414">
                  <c:v>44.513698981550206</c:v>
                </c:pt>
                <c:pt idx="415">
                  <c:v>47.65472060156516</c:v>
                </c:pt>
                <c:pt idx="416">
                  <c:v>42.876955270797403</c:v>
                </c:pt>
                <c:pt idx="417">
                  <c:v>49.943250893502864</c:v>
                </c:pt>
                <c:pt idx="418">
                  <c:v>61.038544802808829</c:v>
                </c:pt>
                <c:pt idx="419">
                  <c:v>58.502963316729868</c:v>
                </c:pt>
                <c:pt idx="420">
                  <c:v>59.670213576133143</c:v>
                </c:pt>
                <c:pt idx="421">
                  <c:v>61.277280499765702</c:v>
                </c:pt>
                <c:pt idx="422">
                  <c:v>63.417291937578092</c:v>
                </c:pt>
                <c:pt idx="423">
                  <c:v>64.163285465884798</c:v>
                </c:pt>
                <c:pt idx="424">
                  <c:v>61.146830956980374</c:v>
                </c:pt>
                <c:pt idx="425">
                  <c:v>53.754640971900862</c:v>
                </c:pt>
                <c:pt idx="426">
                  <c:v>44.434855099317758</c:v>
                </c:pt>
                <c:pt idx="427">
                  <c:v>37.013592074407754</c:v>
                </c:pt>
                <c:pt idx="428">
                  <c:v>28.849387466438351</c:v>
                </c:pt>
                <c:pt idx="429">
                  <c:v>21.434677018891914</c:v>
                </c:pt>
                <c:pt idx="430">
                  <c:v>16.538907314131311</c:v>
                </c:pt>
                <c:pt idx="431">
                  <c:v>14.319981627351661</c:v>
                </c:pt>
                <c:pt idx="432">
                  <c:v>13.230489770287688</c:v>
                </c:pt>
                <c:pt idx="433">
                  <c:v>10.120820791319456</c:v>
                </c:pt>
                <c:pt idx="434">
                  <c:v>5.8298647750568371</c:v>
                </c:pt>
                <c:pt idx="435">
                  <c:v>1.4239293672519475</c:v>
                </c:pt>
                <c:pt idx="436">
                  <c:v>-1.0043940039997019</c:v>
                </c:pt>
                <c:pt idx="437">
                  <c:v>-2.899779765393887</c:v>
                </c:pt>
                <c:pt idx="438">
                  <c:v>-4.1178477669754416</c:v>
                </c:pt>
                <c:pt idx="439">
                  <c:v>-4.1758074278633934</c:v>
                </c:pt>
                <c:pt idx="440">
                  <c:v>-3.9417048463695714</c:v>
                </c:pt>
                <c:pt idx="441">
                  <c:v>-2.9783195426578044</c:v>
                </c:pt>
                <c:pt idx="442">
                  <c:v>-2.4780322913667101</c:v>
                </c:pt>
                <c:pt idx="443">
                  <c:v>-2.0704691988922459</c:v>
                </c:pt>
                <c:pt idx="444">
                  <c:v>-2.3001844863922547</c:v>
                </c:pt>
                <c:pt idx="445">
                  <c:v>-2.8722703272569814</c:v>
                </c:pt>
                <c:pt idx="446">
                  <c:v>-3.9580522630678012</c:v>
                </c:pt>
                <c:pt idx="447">
                  <c:v>-4.6518420259707405</c:v>
                </c:pt>
                <c:pt idx="448">
                  <c:v>-5.2045743982448398</c:v>
                </c:pt>
                <c:pt idx="449">
                  <c:v>-5.1560191640110862</c:v>
                </c:pt>
                <c:pt idx="450">
                  <c:v>-4.8486802526995412</c:v>
                </c:pt>
                <c:pt idx="451">
                  <c:v>-4.5249500874595716</c:v>
                </c:pt>
                <c:pt idx="452">
                  <c:v>-4.0050968909179705</c:v>
                </c:pt>
                <c:pt idx="453">
                  <c:v>-4.0450707682817484</c:v>
                </c:pt>
                <c:pt idx="454">
                  <c:v>-4.2634481514014073</c:v>
                </c:pt>
                <c:pt idx="455">
                  <c:v>-4.4145285470149451</c:v>
                </c:pt>
                <c:pt idx="456">
                  <c:v>-2.0598364083532377</c:v>
                </c:pt>
                <c:pt idx="457">
                  <c:v>-0.24915411605783538</c:v>
                </c:pt>
                <c:pt idx="458">
                  <c:v>-0.7604897041566735</c:v>
                </c:pt>
                <c:pt idx="459">
                  <c:v>0.3649659125185844</c:v>
                </c:pt>
                <c:pt idx="460">
                  <c:v>4.4117217104418254</c:v>
                </c:pt>
                <c:pt idx="461">
                  <c:v>7.4470289615465699</c:v>
                </c:pt>
                <c:pt idx="462">
                  <c:v>6.7441806109841433</c:v>
                </c:pt>
                <c:pt idx="463">
                  <c:v>8.3730578745949735</c:v>
                </c:pt>
                <c:pt idx="464">
                  <c:v>15.044988864308797</c:v>
                </c:pt>
                <c:pt idx="465">
                  <c:v>10.474856812510206</c:v>
                </c:pt>
                <c:pt idx="466">
                  <c:v>16.279998924841454</c:v>
                </c:pt>
                <c:pt idx="467">
                  <c:v>20.94487595621014</c:v>
                </c:pt>
                <c:pt idx="468">
                  <c:v>26.206057424087302</c:v>
                </c:pt>
                <c:pt idx="469">
                  <c:v>33.735933994434951</c:v>
                </c:pt>
                <c:pt idx="470">
                  <c:v>39.057999129455389</c:v>
                </c:pt>
                <c:pt idx="471">
                  <c:v>52.411465511564771</c:v>
                </c:pt>
                <c:pt idx="472">
                  <c:v>63.671515585902426</c:v>
                </c:pt>
                <c:pt idx="473">
                  <c:v>67.858508177140294</c:v>
                </c:pt>
                <c:pt idx="474">
                  <c:v>65.057756885186294</c:v>
                </c:pt>
                <c:pt idx="475">
                  <c:v>61.229827091457089</c:v>
                </c:pt>
                <c:pt idx="476">
                  <c:v>59.544400695064994</c:v>
                </c:pt>
                <c:pt idx="477">
                  <c:v>58.400358175062159</c:v>
                </c:pt>
                <c:pt idx="478">
                  <c:v>57.287491897810952</c:v>
                </c:pt>
                <c:pt idx="479">
                  <c:v>57.097793913062304</c:v>
                </c:pt>
                <c:pt idx="480">
                  <c:v>54.822528415965046</c:v>
                </c:pt>
                <c:pt idx="481">
                  <c:v>53.123162180543083</c:v>
                </c:pt>
                <c:pt idx="482">
                  <c:v>50.84320744799281</c:v>
                </c:pt>
                <c:pt idx="483">
                  <c:v>47.573650710967456</c:v>
                </c:pt>
                <c:pt idx="484">
                  <c:v>44.438454385485109</c:v>
                </c:pt>
                <c:pt idx="485">
                  <c:v>41.928986005697446</c:v>
                </c:pt>
                <c:pt idx="486">
                  <c:v>40.149172343403777</c:v>
                </c:pt>
                <c:pt idx="487">
                  <c:v>39.187069111570231</c:v>
                </c:pt>
                <c:pt idx="488">
                  <c:v>39.79493929412407</c:v>
                </c:pt>
                <c:pt idx="489">
                  <c:v>40.853888555627655</c:v>
                </c:pt>
                <c:pt idx="490">
                  <c:v>40.526594775270226</c:v>
                </c:pt>
                <c:pt idx="491">
                  <c:v>41.057964854297502</c:v>
                </c:pt>
                <c:pt idx="492">
                  <c:v>41.661581736830612</c:v>
                </c:pt>
                <c:pt idx="493">
                  <c:v>42.286358407819144</c:v>
                </c:pt>
                <c:pt idx="494">
                  <c:v>42.059082169486544</c:v>
                </c:pt>
                <c:pt idx="495">
                  <c:v>40.90507537203203</c:v>
                </c:pt>
                <c:pt idx="496">
                  <c:v>40.192694916565486</c:v>
                </c:pt>
                <c:pt idx="497">
                  <c:v>38.779512173997027</c:v>
                </c:pt>
                <c:pt idx="498">
                  <c:v>37.553358954720892</c:v>
                </c:pt>
                <c:pt idx="499">
                  <c:v>38.149274119227918</c:v>
                </c:pt>
                <c:pt idx="500">
                  <c:v>39.048068568939129</c:v>
                </c:pt>
                <c:pt idx="501">
                  <c:v>40.963304927117981</c:v>
                </c:pt>
                <c:pt idx="502">
                  <c:v>44.556866583606897</c:v>
                </c:pt>
                <c:pt idx="503">
                  <c:v>47.729560706947964</c:v>
                </c:pt>
                <c:pt idx="504">
                  <c:v>48.021843116405684</c:v>
                </c:pt>
                <c:pt idx="505">
                  <c:v>47.689059778492037</c:v>
                </c:pt>
                <c:pt idx="506">
                  <c:v>47.802953506236932</c:v>
                </c:pt>
                <c:pt idx="507">
                  <c:v>46.655507897785164</c:v>
                </c:pt>
                <c:pt idx="508">
                  <c:v>47.000662085998265</c:v>
                </c:pt>
                <c:pt idx="509">
                  <c:v>47.701850645164541</c:v>
                </c:pt>
                <c:pt idx="510">
                  <c:v>51.121231780369747</c:v>
                </c:pt>
                <c:pt idx="511">
                  <c:v>52.634921549565156</c:v>
                </c:pt>
                <c:pt idx="512">
                  <c:v>52.375282450090793</c:v>
                </c:pt>
                <c:pt idx="513">
                  <c:v>55.202576757827131</c:v>
                </c:pt>
                <c:pt idx="514">
                  <c:v>54.833129535501385</c:v>
                </c:pt>
                <c:pt idx="515">
                  <c:v>55.859993648990894</c:v>
                </c:pt>
                <c:pt idx="516">
                  <c:v>55.878419692194868</c:v>
                </c:pt>
                <c:pt idx="517">
                  <c:v>59.13806371752306</c:v>
                </c:pt>
                <c:pt idx="518">
                  <c:v>60.323608512092626</c:v>
                </c:pt>
                <c:pt idx="519">
                  <c:v>60.459816846714553</c:v>
                </c:pt>
                <c:pt idx="520">
                  <c:v>59.950730562196291</c:v>
                </c:pt>
                <c:pt idx="521">
                  <c:v>54.114815317401202</c:v>
                </c:pt>
                <c:pt idx="522">
                  <c:v>44.850773680433726</c:v>
                </c:pt>
                <c:pt idx="523">
                  <c:v>36.742940268676307</c:v>
                </c:pt>
                <c:pt idx="524">
                  <c:v>31.115113231495581</c:v>
                </c:pt>
                <c:pt idx="525">
                  <c:v>27.496473121603305</c:v>
                </c:pt>
                <c:pt idx="526">
                  <c:v>21.073900485100655</c:v>
                </c:pt>
                <c:pt idx="527">
                  <c:v>14.185872429548516</c:v>
                </c:pt>
                <c:pt idx="528">
                  <c:v>6.4833388620271535</c:v>
                </c:pt>
                <c:pt idx="529">
                  <c:v>-1.4579803307471928</c:v>
                </c:pt>
                <c:pt idx="530">
                  <c:v>-5.2766680755175299</c:v>
                </c:pt>
                <c:pt idx="531">
                  <c:v>-7.4869198593237485</c:v>
                </c:pt>
                <c:pt idx="532">
                  <c:v>-7.3193697137356706</c:v>
                </c:pt>
                <c:pt idx="533">
                  <c:v>-8.18910428602093</c:v>
                </c:pt>
                <c:pt idx="534">
                  <c:v>-7.0817466594309888</c:v>
                </c:pt>
                <c:pt idx="535">
                  <c:v>-6.8534691320112637</c:v>
                </c:pt>
                <c:pt idx="536">
                  <c:v>-6.8422320562938763</c:v>
                </c:pt>
                <c:pt idx="537">
                  <c:v>-7.8672270397570907</c:v>
                </c:pt>
                <c:pt idx="538">
                  <c:v>-8.5594002043660584</c:v>
                </c:pt>
                <c:pt idx="539">
                  <c:v>-8.2450181199314354</c:v>
                </c:pt>
                <c:pt idx="540">
                  <c:v>-8.3663630453008793</c:v>
                </c:pt>
                <c:pt idx="541">
                  <c:v>-8.570484746811637</c:v>
                </c:pt>
                <c:pt idx="542">
                  <c:v>-8.8704841074142013</c:v>
                </c:pt>
                <c:pt idx="543">
                  <c:v>-8.9964988667098922</c:v>
                </c:pt>
                <c:pt idx="544">
                  <c:v>-8.8610571380028436</c:v>
                </c:pt>
                <c:pt idx="545">
                  <c:v>-8.5242971435341754</c:v>
                </c:pt>
                <c:pt idx="546">
                  <c:v>-8.4411392478920302</c:v>
                </c:pt>
                <c:pt idx="547">
                  <c:v>-7.6938109956960874</c:v>
                </c:pt>
                <c:pt idx="548">
                  <c:v>-8.466513863161035</c:v>
                </c:pt>
                <c:pt idx="549">
                  <c:v>-8.6929534749942992</c:v>
                </c:pt>
                <c:pt idx="550">
                  <c:v>-8.0367357895630498</c:v>
                </c:pt>
                <c:pt idx="551">
                  <c:v>-7.3562625623420539</c:v>
                </c:pt>
                <c:pt idx="552">
                  <c:v>-6.2789341245032206</c:v>
                </c:pt>
                <c:pt idx="553">
                  <c:v>-4.8848381951113495</c:v>
                </c:pt>
                <c:pt idx="554">
                  <c:v>-4.2253160815963309</c:v>
                </c:pt>
                <c:pt idx="555">
                  <c:v>-4.7627689976009453</c:v>
                </c:pt>
                <c:pt idx="556">
                  <c:v>-5.0086525310548478</c:v>
                </c:pt>
                <c:pt idx="557">
                  <c:v>-5.1782568113204919</c:v>
                </c:pt>
                <c:pt idx="558">
                  <c:v>-4.1884782694245111</c:v>
                </c:pt>
                <c:pt idx="559">
                  <c:v>-2.3248804924581465</c:v>
                </c:pt>
                <c:pt idx="560">
                  <c:v>1.1198337348281622</c:v>
                </c:pt>
                <c:pt idx="561">
                  <c:v>5.2083540028868418</c:v>
                </c:pt>
                <c:pt idx="562">
                  <c:v>9.2436609472636615</c:v>
                </c:pt>
                <c:pt idx="563">
                  <c:v>14.585345013026242</c:v>
                </c:pt>
                <c:pt idx="564">
                  <c:v>22.204102710213352</c:v>
                </c:pt>
                <c:pt idx="565">
                  <c:v>30.056900960855959</c:v>
                </c:pt>
                <c:pt idx="566">
                  <c:v>38.29266821007382</c:v>
                </c:pt>
                <c:pt idx="567">
                  <c:v>46.143443115722988</c:v>
                </c:pt>
                <c:pt idx="568">
                  <c:v>49.951806971126558</c:v>
                </c:pt>
                <c:pt idx="569">
                  <c:v>51.026536170762661</c:v>
                </c:pt>
                <c:pt idx="570">
                  <c:v>52.423589681528064</c:v>
                </c:pt>
                <c:pt idx="571">
                  <c:v>55.081798232902173</c:v>
                </c:pt>
                <c:pt idx="572">
                  <c:v>61.605875670928135</c:v>
                </c:pt>
                <c:pt idx="573">
                  <c:v>67.548596016925842</c:v>
                </c:pt>
                <c:pt idx="574">
                  <c:v>71.048742045593201</c:v>
                </c:pt>
                <c:pt idx="575">
                  <c:v>69.411426829035349</c:v>
                </c:pt>
                <c:pt idx="576">
                  <c:v>65.570580234729917</c:v>
                </c:pt>
                <c:pt idx="577">
                  <c:v>61.41721720270511</c:v>
                </c:pt>
                <c:pt idx="578">
                  <c:v>57.638216812625494</c:v>
                </c:pt>
                <c:pt idx="579">
                  <c:v>52.928302154953137</c:v>
                </c:pt>
                <c:pt idx="580">
                  <c:v>49.816655316074474</c:v>
                </c:pt>
                <c:pt idx="581">
                  <c:v>47.597978984764545</c:v>
                </c:pt>
                <c:pt idx="582">
                  <c:v>45.671445431012117</c:v>
                </c:pt>
                <c:pt idx="583">
                  <c:v>44.060447064606002</c:v>
                </c:pt>
                <c:pt idx="584">
                  <c:v>42.268427723052291</c:v>
                </c:pt>
                <c:pt idx="585">
                  <c:v>40.969062421273883</c:v>
                </c:pt>
                <c:pt idx="586">
                  <c:v>38.783913051361218</c:v>
                </c:pt>
                <c:pt idx="587">
                  <c:v>36.792385502805445</c:v>
                </c:pt>
                <c:pt idx="588">
                  <c:v>35.210933146520198</c:v>
                </c:pt>
                <c:pt idx="589">
                  <c:v>34.061979541797278</c:v>
                </c:pt>
                <c:pt idx="590">
                  <c:v>33.830287774652056</c:v>
                </c:pt>
                <c:pt idx="591">
                  <c:v>34.103568571423317</c:v>
                </c:pt>
                <c:pt idx="592">
                  <c:v>34.642956831361218</c:v>
                </c:pt>
                <c:pt idx="593">
                  <c:v>35.179343948226396</c:v>
                </c:pt>
                <c:pt idx="594">
                  <c:v>35.782085071054716</c:v>
                </c:pt>
                <c:pt idx="595">
                  <c:v>36.488190219429157</c:v>
                </c:pt>
                <c:pt idx="596">
                  <c:v>37.029294430571483</c:v>
                </c:pt>
                <c:pt idx="597">
                  <c:v>37.939424967106071</c:v>
                </c:pt>
                <c:pt idx="598">
                  <c:v>38.456642603967722</c:v>
                </c:pt>
                <c:pt idx="599">
                  <c:v>38.911849749710811</c:v>
                </c:pt>
                <c:pt idx="600">
                  <c:v>39.7034798992552</c:v>
                </c:pt>
                <c:pt idx="601">
                  <c:v>41.007605624163425</c:v>
                </c:pt>
                <c:pt idx="602">
                  <c:v>42.094843641730421</c:v>
                </c:pt>
                <c:pt idx="603">
                  <c:v>43.539260036269575</c:v>
                </c:pt>
                <c:pt idx="604">
                  <c:v>45.686456791706227</c:v>
                </c:pt>
                <c:pt idx="605">
                  <c:v>46.913395852061434</c:v>
                </c:pt>
                <c:pt idx="606">
                  <c:v>48.99895970461673</c:v>
                </c:pt>
                <c:pt idx="607">
                  <c:v>52.362211875064489</c:v>
                </c:pt>
                <c:pt idx="608">
                  <c:v>52.33217059280193</c:v>
                </c:pt>
                <c:pt idx="609">
                  <c:v>50.930377403379502</c:v>
                </c:pt>
                <c:pt idx="610">
                  <c:v>53.326340098113569</c:v>
                </c:pt>
                <c:pt idx="611">
                  <c:v>55.389602420278308</c:v>
                </c:pt>
                <c:pt idx="612">
                  <c:v>60.986396709091288</c:v>
                </c:pt>
                <c:pt idx="613">
                  <c:v>65.599951544602149</c:v>
                </c:pt>
                <c:pt idx="614">
                  <c:v>67.475415382852901</c:v>
                </c:pt>
                <c:pt idx="615">
                  <c:v>71.369869324592699</c:v>
                </c:pt>
                <c:pt idx="616">
                  <c:v>71.843055034291908</c:v>
                </c:pt>
                <c:pt idx="617">
                  <c:v>62.867923577936253</c:v>
                </c:pt>
                <c:pt idx="618">
                  <c:v>52.436349533358623</c:v>
                </c:pt>
                <c:pt idx="619">
                  <c:v>48.892330574350112</c:v>
                </c:pt>
                <c:pt idx="620">
                  <c:v>44.3154739016191</c:v>
                </c:pt>
                <c:pt idx="621">
                  <c:v>39.279139844086131</c:v>
                </c:pt>
                <c:pt idx="622">
                  <c:v>35.884358299305056</c:v>
                </c:pt>
                <c:pt idx="623">
                  <c:v>25.486302012947849</c:v>
                </c:pt>
                <c:pt idx="624">
                  <c:v>17.209813964053332</c:v>
                </c:pt>
                <c:pt idx="625">
                  <c:v>9.8322596454357161</c:v>
                </c:pt>
                <c:pt idx="626">
                  <c:v>5.6280845180918213</c:v>
                </c:pt>
                <c:pt idx="627">
                  <c:v>1.4396714598497946</c:v>
                </c:pt>
                <c:pt idx="628">
                  <c:v>1.050484076399461</c:v>
                </c:pt>
                <c:pt idx="629">
                  <c:v>-1.2467014171953725</c:v>
                </c:pt>
                <c:pt idx="630">
                  <c:v>-5.0872242037488666</c:v>
                </c:pt>
                <c:pt idx="631">
                  <c:v>-4.0731213819229781</c:v>
                </c:pt>
                <c:pt idx="632">
                  <c:v>-3.2838397244744471</c:v>
                </c:pt>
                <c:pt idx="633">
                  <c:v>-5.8061689261912797</c:v>
                </c:pt>
                <c:pt idx="634">
                  <c:v>-6.9534259716739193</c:v>
                </c:pt>
                <c:pt idx="635">
                  <c:v>-3.9679731370277591</c:v>
                </c:pt>
                <c:pt idx="636">
                  <c:v>-6.4163759230835185</c:v>
                </c:pt>
                <c:pt idx="637">
                  <c:v>-6.8718576769103672</c:v>
                </c:pt>
                <c:pt idx="638">
                  <c:v>-7.3765233161549695</c:v>
                </c:pt>
                <c:pt idx="639">
                  <c:v>-7.1604841664882732</c:v>
                </c:pt>
                <c:pt idx="640">
                  <c:v>-7.4185593700311321</c:v>
                </c:pt>
                <c:pt idx="641">
                  <c:v>-4.9786073884408246</c:v>
                </c:pt>
                <c:pt idx="642">
                  <c:v>-4.9418549294905194</c:v>
                </c:pt>
                <c:pt idx="643">
                  <c:v>-5.8232708477040322</c:v>
                </c:pt>
                <c:pt idx="644">
                  <c:v>-6.0117720623747459</c:v>
                </c:pt>
                <c:pt idx="645">
                  <c:v>-6.8055513927269971</c:v>
                </c:pt>
                <c:pt idx="646">
                  <c:v>-6.1740691929948355</c:v>
                </c:pt>
                <c:pt idx="647">
                  <c:v>-6.5522582966229308</c:v>
                </c:pt>
                <c:pt idx="648">
                  <c:v>-4.1742541910446453</c:v>
                </c:pt>
                <c:pt idx="649">
                  <c:v>-4.5531924899861442</c:v>
                </c:pt>
                <c:pt idx="650">
                  <c:v>-3.2000511290914138</c:v>
                </c:pt>
                <c:pt idx="651">
                  <c:v>-2.7530814662910532</c:v>
                </c:pt>
                <c:pt idx="652">
                  <c:v>-1.4113617074051139</c:v>
                </c:pt>
                <c:pt idx="653">
                  <c:v>-0.64597308208276705</c:v>
                </c:pt>
                <c:pt idx="654">
                  <c:v>1.4599232875199175</c:v>
                </c:pt>
                <c:pt idx="655">
                  <c:v>4.169107849527407</c:v>
                </c:pt>
                <c:pt idx="656">
                  <c:v>9.6671697878964657</c:v>
                </c:pt>
                <c:pt idx="657">
                  <c:v>17.533938655015472</c:v>
                </c:pt>
                <c:pt idx="658">
                  <c:v>31.223317748710716</c:v>
                </c:pt>
                <c:pt idx="659">
                  <c:v>44.527802713410452</c:v>
                </c:pt>
                <c:pt idx="660">
                  <c:v>50.503180913197667</c:v>
                </c:pt>
                <c:pt idx="661">
                  <c:v>46.50677841043435</c:v>
                </c:pt>
                <c:pt idx="662">
                  <c:v>34.934538573736411</c:v>
                </c:pt>
                <c:pt idx="663">
                  <c:v>28.271747095033312</c:v>
                </c:pt>
                <c:pt idx="664">
                  <c:v>31.104044499650538</c:v>
                </c:pt>
                <c:pt idx="665">
                  <c:v>39.314204793710132</c:v>
                </c:pt>
                <c:pt idx="666">
                  <c:v>51.025375144635944</c:v>
                </c:pt>
                <c:pt idx="667">
                  <c:v>61.574193043566801</c:v>
                </c:pt>
                <c:pt idx="668">
                  <c:v>69.980727428411484</c:v>
                </c:pt>
                <c:pt idx="669">
                  <c:v>75.7066198285968</c:v>
                </c:pt>
                <c:pt idx="670">
                  <c:v>76.012407335480987</c:v>
                </c:pt>
                <c:pt idx="671">
                  <c:v>72.420976832067353</c:v>
                </c:pt>
                <c:pt idx="672">
                  <c:v>67.70880258788678</c:v>
                </c:pt>
                <c:pt idx="673">
                  <c:v>61.959632214082205</c:v>
                </c:pt>
                <c:pt idx="674">
                  <c:v>58.07732279318337</c:v>
                </c:pt>
                <c:pt idx="675">
                  <c:v>53.245374351020935</c:v>
                </c:pt>
                <c:pt idx="676">
                  <c:v>50.294537077812336</c:v>
                </c:pt>
                <c:pt idx="677">
                  <c:v>48.041661565641974</c:v>
                </c:pt>
                <c:pt idx="678">
                  <c:v>46.360182804173782</c:v>
                </c:pt>
                <c:pt idx="679">
                  <c:v>44.658198607129293</c:v>
                </c:pt>
                <c:pt idx="680">
                  <c:v>42.203390720322254</c:v>
                </c:pt>
                <c:pt idx="681">
                  <c:v>41.125312149765101</c:v>
                </c:pt>
                <c:pt idx="682">
                  <c:v>40.958101977327836</c:v>
                </c:pt>
                <c:pt idx="683">
                  <c:v>41.698965172112224</c:v>
                </c:pt>
                <c:pt idx="684">
                  <c:v>42.469184989240034</c:v>
                </c:pt>
                <c:pt idx="685">
                  <c:v>41.474342882584772</c:v>
                </c:pt>
                <c:pt idx="686">
                  <c:v>40.365743581303647</c:v>
                </c:pt>
                <c:pt idx="687">
                  <c:v>39.054514031733312</c:v>
                </c:pt>
                <c:pt idx="688">
                  <c:v>37.501555853374782</c:v>
                </c:pt>
                <c:pt idx="689">
                  <c:v>36.22073515997031</c:v>
                </c:pt>
                <c:pt idx="690">
                  <c:v>34.604208240156403</c:v>
                </c:pt>
                <c:pt idx="691">
                  <c:v>34.186968643656655</c:v>
                </c:pt>
                <c:pt idx="692">
                  <c:v>33.845240570628363</c:v>
                </c:pt>
                <c:pt idx="693">
                  <c:v>33.34345287524205</c:v>
                </c:pt>
                <c:pt idx="694">
                  <c:v>34.294072662620408</c:v>
                </c:pt>
                <c:pt idx="695">
                  <c:v>35.470192366119242</c:v>
                </c:pt>
                <c:pt idx="696">
                  <c:v>35.670931012690104</c:v>
                </c:pt>
                <c:pt idx="697">
                  <c:v>36.016636469266452</c:v>
                </c:pt>
                <c:pt idx="698">
                  <c:v>35.782710315999253</c:v>
                </c:pt>
                <c:pt idx="699">
                  <c:v>35.395411328961721</c:v>
                </c:pt>
                <c:pt idx="700">
                  <c:v>36.032453959826057</c:v>
                </c:pt>
                <c:pt idx="701">
                  <c:v>36.869605594378136</c:v>
                </c:pt>
                <c:pt idx="702">
                  <c:v>37.102603999446309</c:v>
                </c:pt>
                <c:pt idx="703">
                  <c:v>38.001648443923429</c:v>
                </c:pt>
                <c:pt idx="704">
                  <c:v>39.411158318150186</c:v>
                </c:pt>
                <c:pt idx="705">
                  <c:v>41.01171927641586</c:v>
                </c:pt>
                <c:pt idx="706">
                  <c:v>42.451368785856793</c:v>
                </c:pt>
                <c:pt idx="707">
                  <c:v>47.370390784695026</c:v>
                </c:pt>
                <c:pt idx="708">
                  <c:v>44.049033490025906</c:v>
                </c:pt>
                <c:pt idx="709">
                  <c:v>40.557002571106288</c:v>
                </c:pt>
                <c:pt idx="710">
                  <c:v>38.116043310126564</c:v>
                </c:pt>
                <c:pt idx="711">
                  <c:v>36.20065172306348</c:v>
                </c:pt>
                <c:pt idx="712">
                  <c:v>35.661437737262681</c:v>
                </c:pt>
                <c:pt idx="713">
                  <c:v>37.610067858646786</c:v>
                </c:pt>
                <c:pt idx="714">
                  <c:v>41.159041143290885</c:v>
                </c:pt>
                <c:pt idx="715">
                  <c:v>47.956825427589344</c:v>
                </c:pt>
                <c:pt idx="716">
                  <c:v>58.525625036512139</c:v>
                </c:pt>
                <c:pt idx="717">
                  <c:v>58.986140535821342</c:v>
                </c:pt>
                <c:pt idx="718">
                  <c:v>59.912953150772992</c:v>
                </c:pt>
                <c:pt idx="719">
                  <c:v>56.163894331361135</c:v>
                </c:pt>
                <c:pt idx="720">
                  <c:v>54.706594871334069</c:v>
                </c:pt>
                <c:pt idx="721">
                  <c:v>57.773224237525454</c:v>
                </c:pt>
                <c:pt idx="722">
                  <c:v>61.391908075317694</c:v>
                </c:pt>
                <c:pt idx="723">
                  <c:v>62.151141383672332</c:v>
                </c:pt>
                <c:pt idx="724">
                  <c:v>54.224589239025789</c:v>
                </c:pt>
                <c:pt idx="725">
                  <c:v>42.066569507935725</c:v>
                </c:pt>
                <c:pt idx="726">
                  <c:v>26.623089596557151</c:v>
                </c:pt>
                <c:pt idx="727">
                  <c:v>17.557845915893019</c:v>
                </c:pt>
                <c:pt idx="728">
                  <c:v>13.167817570465852</c:v>
                </c:pt>
                <c:pt idx="729">
                  <c:v>9.8374978608210295</c:v>
                </c:pt>
                <c:pt idx="730">
                  <c:v>3.6895007539517426</c:v>
                </c:pt>
                <c:pt idx="731">
                  <c:v>1.7161239462763014</c:v>
                </c:pt>
                <c:pt idx="732">
                  <c:v>-5.5623267916568997</c:v>
                </c:pt>
                <c:pt idx="733">
                  <c:v>-4.0711969332724349</c:v>
                </c:pt>
                <c:pt idx="734">
                  <c:v>-7.9158898019310291</c:v>
                </c:pt>
                <c:pt idx="735">
                  <c:v>-9.929488756827606</c:v>
                </c:pt>
                <c:pt idx="736">
                  <c:v>-12.596325080631464</c:v>
                </c:pt>
                <c:pt idx="737">
                  <c:v>-13.535976330699855</c:v>
                </c:pt>
                <c:pt idx="738">
                  <c:v>-14.192855926995701</c:v>
                </c:pt>
                <c:pt idx="739">
                  <c:v>-14.179963749349508</c:v>
                </c:pt>
                <c:pt idx="740">
                  <c:v>-13.786130549265224</c:v>
                </c:pt>
                <c:pt idx="741">
                  <c:v>-13.937316782876254</c:v>
                </c:pt>
                <c:pt idx="742">
                  <c:v>-14.077460965977281</c:v>
                </c:pt>
                <c:pt idx="743">
                  <c:v>-13.977903426476544</c:v>
                </c:pt>
                <c:pt idx="744">
                  <c:v>-13.81932447554413</c:v>
                </c:pt>
                <c:pt idx="745">
                  <c:v>-13.595633641532261</c:v>
                </c:pt>
                <c:pt idx="746">
                  <c:v>-13.455797903961436</c:v>
                </c:pt>
                <c:pt idx="747">
                  <c:v>-12.91521043171131</c:v>
                </c:pt>
                <c:pt idx="748">
                  <c:v>-12.504702148102496</c:v>
                </c:pt>
                <c:pt idx="749">
                  <c:v>-12.210518910344099</c:v>
                </c:pt>
                <c:pt idx="750">
                  <c:v>-11.642466531161931</c:v>
                </c:pt>
                <c:pt idx="751">
                  <c:v>-11.389302547123695</c:v>
                </c:pt>
                <c:pt idx="752">
                  <c:v>-10.836828603419669</c:v>
                </c:pt>
                <c:pt idx="753">
                  <c:v>-10.460171655792534</c:v>
                </c:pt>
                <c:pt idx="754">
                  <c:v>-9.5414671382601792</c:v>
                </c:pt>
                <c:pt idx="755">
                  <c:v>-9.7094817072704025</c:v>
                </c:pt>
                <c:pt idx="756">
                  <c:v>-8.9729668671026772</c:v>
                </c:pt>
                <c:pt idx="757">
                  <c:v>-8.9810479256235176</c:v>
                </c:pt>
                <c:pt idx="758">
                  <c:v>-8.0379864806075716</c:v>
                </c:pt>
                <c:pt idx="759">
                  <c:v>-7.1164155798133502</c:v>
                </c:pt>
                <c:pt idx="760">
                  <c:v>-3.328032111305852</c:v>
                </c:pt>
                <c:pt idx="761">
                  <c:v>-4.9416176490910763E-2</c:v>
                </c:pt>
                <c:pt idx="762">
                  <c:v>2.226906931595706</c:v>
                </c:pt>
                <c:pt idx="763">
                  <c:v>9.899732183442552</c:v>
                </c:pt>
                <c:pt idx="764">
                  <c:v>18.792968116290094</c:v>
                </c:pt>
                <c:pt idx="765">
                  <c:v>30.093001627821241</c:v>
                </c:pt>
                <c:pt idx="766">
                  <c:v>41.638985778918418</c:v>
                </c:pt>
                <c:pt idx="767">
                  <c:v>43.9084691826978</c:v>
                </c:pt>
                <c:pt idx="768">
                  <c:v>42.269120895863139</c:v>
                </c:pt>
                <c:pt idx="769">
                  <c:v>42.559113208371258</c:v>
                </c:pt>
                <c:pt idx="770">
                  <c:v>45.633264016212557</c:v>
                </c:pt>
                <c:pt idx="771">
                  <c:v>53.430230021400504</c:v>
                </c:pt>
                <c:pt idx="772">
                  <c:v>60.373258041823142</c:v>
                </c:pt>
                <c:pt idx="773">
                  <c:v>64.237994127317251</c:v>
                </c:pt>
                <c:pt idx="774">
                  <c:v>64.138718300344038</c:v>
                </c:pt>
                <c:pt idx="775">
                  <c:v>60.878867136244686</c:v>
                </c:pt>
                <c:pt idx="776">
                  <c:v>59.188802411640211</c:v>
                </c:pt>
                <c:pt idx="777">
                  <c:v>57.600573184188612</c:v>
                </c:pt>
                <c:pt idx="778">
                  <c:v>54.542491339255015</c:v>
                </c:pt>
                <c:pt idx="779">
                  <c:v>51.279078999795708</c:v>
                </c:pt>
                <c:pt idx="780">
                  <c:v>48.797336666817955</c:v>
                </c:pt>
                <c:pt idx="781">
                  <c:v>45.038875086507375</c:v>
                </c:pt>
                <c:pt idx="782">
                  <c:v>40.964667010473065</c:v>
                </c:pt>
                <c:pt idx="783">
                  <c:v>38.084220437445332</c:v>
                </c:pt>
                <c:pt idx="784">
                  <c:v>35.302928039260756</c:v>
                </c:pt>
                <c:pt idx="785">
                  <c:v>33.75169687917154</c:v>
                </c:pt>
                <c:pt idx="786">
                  <c:v>33.791039017966007</c:v>
                </c:pt>
                <c:pt idx="787">
                  <c:v>32.710382679763747</c:v>
                </c:pt>
                <c:pt idx="788">
                  <c:v>31.652317906280487</c:v>
                </c:pt>
                <c:pt idx="789">
                  <c:v>29.854520676956344</c:v>
                </c:pt>
                <c:pt idx="790">
                  <c:v>27.885566435905265</c:v>
                </c:pt>
                <c:pt idx="791">
                  <c:v>26.748572296752918</c:v>
                </c:pt>
                <c:pt idx="792">
                  <c:v>26.091681966510741</c:v>
                </c:pt>
                <c:pt idx="793">
                  <c:v>26.474277264674232</c:v>
                </c:pt>
                <c:pt idx="794">
                  <c:v>30.368781792451429</c:v>
                </c:pt>
                <c:pt idx="795">
                  <c:v>30.897035702042071</c:v>
                </c:pt>
                <c:pt idx="796">
                  <c:v>33.141044302212478</c:v>
                </c:pt>
                <c:pt idx="797">
                  <c:v>33.264363573682786</c:v>
                </c:pt>
                <c:pt idx="798">
                  <c:v>34.247051382556386</c:v>
                </c:pt>
                <c:pt idx="799">
                  <c:v>34.728886572612979</c:v>
                </c:pt>
                <c:pt idx="800">
                  <c:v>35.396786877397716</c:v>
                </c:pt>
                <c:pt idx="801">
                  <c:v>38.426774790817902</c:v>
                </c:pt>
                <c:pt idx="802">
                  <c:v>40.356899784824407</c:v>
                </c:pt>
                <c:pt idx="803">
                  <c:v>41.075919163886731</c:v>
                </c:pt>
                <c:pt idx="804">
                  <c:v>42.860356975827251</c:v>
                </c:pt>
                <c:pt idx="805">
                  <c:v>44.991234918137465</c:v>
                </c:pt>
                <c:pt idx="806">
                  <c:v>46.768487130937217</c:v>
                </c:pt>
                <c:pt idx="807">
                  <c:v>50.17860342660515</c:v>
                </c:pt>
                <c:pt idx="808">
                  <c:v>55.083119934795356</c:v>
                </c:pt>
                <c:pt idx="809">
                  <c:v>58.668157333140805</c:v>
                </c:pt>
                <c:pt idx="810">
                  <c:v>61.526767595893588</c:v>
                </c:pt>
                <c:pt idx="811">
                  <c:v>63.334811518155874</c:v>
                </c:pt>
                <c:pt idx="812">
                  <c:v>62.323805526707417</c:v>
                </c:pt>
                <c:pt idx="813">
                  <c:v>62.257266155319996</c:v>
                </c:pt>
                <c:pt idx="814">
                  <c:v>63.311541173389898</c:v>
                </c:pt>
                <c:pt idx="815">
                  <c:v>61.959528579409209</c:v>
                </c:pt>
                <c:pt idx="816">
                  <c:v>61.550176630690686</c:v>
                </c:pt>
                <c:pt idx="817">
                  <c:v>55.00535399925284</c:v>
                </c:pt>
                <c:pt idx="818">
                  <c:v>44.555041388869746</c:v>
                </c:pt>
                <c:pt idx="819">
                  <c:v>25.38566125393303</c:v>
                </c:pt>
                <c:pt idx="820">
                  <c:v>14.565121014327897</c:v>
                </c:pt>
                <c:pt idx="821">
                  <c:v>11.307884059669558</c:v>
                </c:pt>
                <c:pt idx="822">
                  <c:v>8.2787568586891354</c:v>
                </c:pt>
                <c:pt idx="823">
                  <c:v>0.68193518366045081</c:v>
                </c:pt>
                <c:pt idx="824">
                  <c:v>0.47335534350904224</c:v>
                </c:pt>
                <c:pt idx="825">
                  <c:v>1.6877474207538807</c:v>
                </c:pt>
                <c:pt idx="826">
                  <c:v>-1.5269542679226913</c:v>
                </c:pt>
                <c:pt idx="827">
                  <c:v>-1.9236336049662945</c:v>
                </c:pt>
                <c:pt idx="828">
                  <c:v>-3.540642546137315</c:v>
                </c:pt>
                <c:pt idx="829">
                  <c:v>-3.5060497029945226</c:v>
                </c:pt>
                <c:pt idx="830">
                  <c:v>-4.0373312744808718</c:v>
                </c:pt>
                <c:pt idx="831">
                  <c:v>-2.5897638989004363</c:v>
                </c:pt>
                <c:pt idx="832">
                  <c:v>-2.0366259712195833</c:v>
                </c:pt>
                <c:pt idx="833">
                  <c:v>-2.8581664242644118</c:v>
                </c:pt>
                <c:pt idx="834">
                  <c:v>1.3012289895605551</c:v>
                </c:pt>
                <c:pt idx="835">
                  <c:v>0.95933406837068291</c:v>
                </c:pt>
                <c:pt idx="836">
                  <c:v>0.89462648433011083</c:v>
                </c:pt>
                <c:pt idx="837">
                  <c:v>-0.37754490389258222</c:v>
                </c:pt>
                <c:pt idx="838">
                  <c:v>-0.46079122106081444</c:v>
                </c:pt>
                <c:pt idx="839">
                  <c:v>-0.73060477619923236</c:v>
                </c:pt>
                <c:pt idx="840">
                  <c:v>-1.0535743294660331</c:v>
                </c:pt>
                <c:pt idx="841">
                  <c:v>-1.3252212980871074</c:v>
                </c:pt>
                <c:pt idx="842">
                  <c:v>-1.667674656583104</c:v>
                </c:pt>
                <c:pt idx="843">
                  <c:v>-2.5993959306168963</c:v>
                </c:pt>
                <c:pt idx="844">
                  <c:v>-2.4808709852077566</c:v>
                </c:pt>
                <c:pt idx="845">
                  <c:v>-0.57903511088971193</c:v>
                </c:pt>
                <c:pt idx="846">
                  <c:v>1.289610747531712</c:v>
                </c:pt>
                <c:pt idx="847">
                  <c:v>3.8768790512135989</c:v>
                </c:pt>
                <c:pt idx="848">
                  <c:v>6.5271382756659984</c:v>
                </c:pt>
                <c:pt idx="849">
                  <c:v>11.765327716702942</c:v>
                </c:pt>
                <c:pt idx="850">
                  <c:v>17.967098634583408</c:v>
                </c:pt>
                <c:pt idx="851">
                  <c:v>27.772209488857893</c:v>
                </c:pt>
                <c:pt idx="852">
                  <c:v>30.018338071053247</c:v>
                </c:pt>
                <c:pt idx="853">
                  <c:v>30.384422439725824</c:v>
                </c:pt>
                <c:pt idx="854">
                  <c:v>32.119458098732686</c:v>
                </c:pt>
                <c:pt idx="855">
                  <c:v>33.23002952020974</c:v>
                </c:pt>
                <c:pt idx="856">
                  <c:v>36.069104598423678</c:v>
                </c:pt>
                <c:pt idx="857">
                  <c:v>42.816787873619823</c:v>
                </c:pt>
                <c:pt idx="858">
                  <c:v>51.276737155550592</c:v>
                </c:pt>
                <c:pt idx="859">
                  <c:v>61.204332438433305</c:v>
                </c:pt>
                <c:pt idx="860">
                  <c:v>63.987790366224175</c:v>
                </c:pt>
                <c:pt idx="861">
                  <c:v>62.842190671228728</c:v>
                </c:pt>
                <c:pt idx="862">
                  <c:v>64.836567296683157</c:v>
                </c:pt>
                <c:pt idx="863">
                  <c:v>67.519132608647709</c:v>
                </c:pt>
                <c:pt idx="864">
                  <c:v>67.979588615707115</c:v>
                </c:pt>
                <c:pt idx="865">
                  <c:v>65.575080580035689</c:v>
                </c:pt>
                <c:pt idx="866">
                  <c:v>62.142373183594778</c:v>
                </c:pt>
                <c:pt idx="867">
                  <c:v>59.063314797073666</c:v>
                </c:pt>
                <c:pt idx="868">
                  <c:v>55.99077617796187</c:v>
                </c:pt>
                <c:pt idx="869">
                  <c:v>53.155964260169789</c:v>
                </c:pt>
                <c:pt idx="870">
                  <c:v>49.92425521255015</c:v>
                </c:pt>
                <c:pt idx="871">
                  <c:v>47.844731203250255</c:v>
                </c:pt>
                <c:pt idx="872">
                  <c:v>45.867486313799944</c:v>
                </c:pt>
                <c:pt idx="873">
                  <c:v>43.956265419065097</c:v>
                </c:pt>
                <c:pt idx="874">
                  <c:v>42.671606451968792</c:v>
                </c:pt>
                <c:pt idx="875">
                  <c:v>41.154753492515034</c:v>
                </c:pt>
                <c:pt idx="876">
                  <c:v>40.180147328077176</c:v>
                </c:pt>
                <c:pt idx="877">
                  <c:v>39.858936815961776</c:v>
                </c:pt>
                <c:pt idx="878">
                  <c:v>39.118449671976165</c:v>
                </c:pt>
                <c:pt idx="879">
                  <c:v>38.070497198027589</c:v>
                </c:pt>
                <c:pt idx="880">
                  <c:v>36.766276191269512</c:v>
                </c:pt>
                <c:pt idx="881">
                  <c:v>36.227218547140048</c:v>
                </c:pt>
                <c:pt idx="882">
                  <c:v>36.834553283206091</c:v>
                </c:pt>
                <c:pt idx="883">
                  <c:v>38.487235962342034</c:v>
                </c:pt>
                <c:pt idx="884">
                  <c:v>40.463488447263103</c:v>
                </c:pt>
                <c:pt idx="885">
                  <c:v>42.088567616547131</c:v>
                </c:pt>
                <c:pt idx="886">
                  <c:v>44.404755959787508</c:v>
                </c:pt>
                <c:pt idx="887">
                  <c:v>45.32896490678143</c:v>
                </c:pt>
                <c:pt idx="888">
                  <c:v>43.618483987690738</c:v>
                </c:pt>
                <c:pt idx="889">
                  <c:v>43.553428772951698</c:v>
                </c:pt>
                <c:pt idx="890">
                  <c:v>45.299485742809459</c:v>
                </c:pt>
                <c:pt idx="891">
                  <c:v>47.074411200071516</c:v>
                </c:pt>
                <c:pt idx="892">
                  <c:v>48.573082307021778</c:v>
                </c:pt>
                <c:pt idx="893">
                  <c:v>48.065283595979146</c:v>
                </c:pt>
                <c:pt idx="894">
                  <c:v>48.204175709440456</c:v>
                </c:pt>
                <c:pt idx="895">
                  <c:v>51.834353053490162</c:v>
                </c:pt>
                <c:pt idx="896">
                  <c:v>56.392372539905253</c:v>
                </c:pt>
                <c:pt idx="897">
                  <c:v>62.195498625476617</c:v>
                </c:pt>
                <c:pt idx="898">
                  <c:v>62.277203430242828</c:v>
                </c:pt>
                <c:pt idx="899">
                  <c:v>62.814240249918633</c:v>
                </c:pt>
                <c:pt idx="900">
                  <c:v>65.673310532881956</c:v>
                </c:pt>
                <c:pt idx="901">
                  <c:v>69.225486508427394</c:v>
                </c:pt>
                <c:pt idx="902">
                  <c:v>68.988778574359614</c:v>
                </c:pt>
                <c:pt idx="903">
                  <c:v>69.436340200102435</c:v>
                </c:pt>
                <c:pt idx="904">
                  <c:v>63.844518580298868</c:v>
                </c:pt>
                <c:pt idx="905">
                  <c:v>54.902818803362834</c:v>
                </c:pt>
                <c:pt idx="906">
                  <c:v>49.773952527708431</c:v>
                </c:pt>
                <c:pt idx="907">
                  <c:v>48.212015349523604</c:v>
                </c:pt>
                <c:pt idx="908">
                  <c:v>49.60806642642298</c:v>
                </c:pt>
                <c:pt idx="909">
                  <c:v>42.389775014187514</c:v>
                </c:pt>
                <c:pt idx="910">
                  <c:v>35.456978809087225</c:v>
                </c:pt>
                <c:pt idx="911">
                  <c:v>27.419129868371623</c:v>
                </c:pt>
                <c:pt idx="912">
                  <c:v>24.49532931482403</c:v>
                </c:pt>
                <c:pt idx="913">
                  <c:v>16.867060628954739</c:v>
                </c:pt>
                <c:pt idx="914">
                  <c:v>14.415303420138365</c:v>
                </c:pt>
                <c:pt idx="915">
                  <c:v>12.033380425658011</c:v>
                </c:pt>
                <c:pt idx="916">
                  <c:v>16.448014062842503</c:v>
                </c:pt>
                <c:pt idx="917">
                  <c:v>17.252571562047574</c:v>
                </c:pt>
                <c:pt idx="918">
                  <c:v>19.375075825600018</c:v>
                </c:pt>
                <c:pt idx="919">
                  <c:v>18.339185096552722</c:v>
                </c:pt>
                <c:pt idx="920">
                  <c:v>16.790165877064648</c:v>
                </c:pt>
                <c:pt idx="921">
                  <c:v>14.950231783443066</c:v>
                </c:pt>
                <c:pt idx="922">
                  <c:v>14.204384945876821</c:v>
                </c:pt>
                <c:pt idx="923">
                  <c:v>14.523158612213896</c:v>
                </c:pt>
                <c:pt idx="924">
                  <c:v>13.601424801692474</c:v>
                </c:pt>
                <c:pt idx="925">
                  <c:v>16.884443713618722</c:v>
                </c:pt>
                <c:pt idx="926">
                  <c:v>18.740656038683603</c:v>
                </c:pt>
                <c:pt idx="927">
                  <c:v>21.567135504567155</c:v>
                </c:pt>
                <c:pt idx="928">
                  <c:v>24.56551347405231</c:v>
                </c:pt>
                <c:pt idx="929">
                  <c:v>21.833691313437249</c:v>
                </c:pt>
                <c:pt idx="930">
                  <c:v>17.363732051173713</c:v>
                </c:pt>
                <c:pt idx="931">
                  <c:v>15.178742134195595</c:v>
                </c:pt>
                <c:pt idx="932">
                  <c:v>14.527816247662784</c:v>
                </c:pt>
                <c:pt idx="933">
                  <c:v>14.018835822267484</c:v>
                </c:pt>
                <c:pt idx="934">
                  <c:v>13.439805628390259</c:v>
                </c:pt>
                <c:pt idx="935">
                  <c:v>19.083368393713872</c:v>
                </c:pt>
                <c:pt idx="936">
                  <c:v>25.00996940172481</c:v>
                </c:pt>
                <c:pt idx="937">
                  <c:v>29.866202279409258</c:v>
                </c:pt>
                <c:pt idx="938">
                  <c:v>29.829127283372259</c:v>
                </c:pt>
                <c:pt idx="939">
                  <c:v>29.874220460890232</c:v>
                </c:pt>
                <c:pt idx="940">
                  <c:v>25.664406691067281</c:v>
                </c:pt>
                <c:pt idx="941">
                  <c:v>20.175336655563768</c:v>
                </c:pt>
                <c:pt idx="942">
                  <c:v>17.365122782630369</c:v>
                </c:pt>
                <c:pt idx="943">
                  <c:v>19.049229035973109</c:v>
                </c:pt>
                <c:pt idx="944">
                  <c:v>23.072334900047959</c:v>
                </c:pt>
                <c:pt idx="945">
                  <c:v>34.212721922316703</c:v>
                </c:pt>
                <c:pt idx="946">
                  <c:v>52.176521413175415</c:v>
                </c:pt>
                <c:pt idx="947">
                  <c:v>63.929104765230967</c:v>
                </c:pt>
                <c:pt idx="948">
                  <c:v>56.839885066074082</c:v>
                </c:pt>
                <c:pt idx="949">
                  <c:v>53.041478635602736</c:v>
                </c:pt>
                <c:pt idx="950">
                  <c:v>51.287734569241572</c:v>
                </c:pt>
                <c:pt idx="951">
                  <c:v>57.080393997434776</c:v>
                </c:pt>
                <c:pt idx="952">
                  <c:v>71.526960928000321</c:v>
                </c:pt>
                <c:pt idx="953">
                  <c:v>75.415073057602996</c:v>
                </c:pt>
                <c:pt idx="954">
                  <c:v>69.895017235311499</c:v>
                </c:pt>
                <c:pt idx="955">
                  <c:v>64.37374144618849</c:v>
                </c:pt>
                <c:pt idx="956">
                  <c:v>58.697029539081633</c:v>
                </c:pt>
                <c:pt idx="957">
                  <c:v>53.253839326371072</c:v>
                </c:pt>
                <c:pt idx="958">
                  <c:v>47.783635955370457</c:v>
                </c:pt>
                <c:pt idx="959">
                  <c:v>42.684429894047774</c:v>
                </c:pt>
                <c:pt idx="960">
                  <c:v>39.261117098946698</c:v>
                </c:pt>
                <c:pt idx="961">
                  <c:v>36.885744558395388</c:v>
                </c:pt>
                <c:pt idx="962">
                  <c:v>35.574254720408575</c:v>
                </c:pt>
                <c:pt idx="963">
                  <c:v>34.935426906461863</c:v>
                </c:pt>
                <c:pt idx="964">
                  <c:v>33.638207468687483</c:v>
                </c:pt>
                <c:pt idx="965">
                  <c:v>32.593154157270675</c:v>
                </c:pt>
                <c:pt idx="966">
                  <c:v>31.663035070587622</c:v>
                </c:pt>
                <c:pt idx="967">
                  <c:v>30.493308693831583</c:v>
                </c:pt>
                <c:pt idx="968">
                  <c:v>28.960111587929376</c:v>
                </c:pt>
                <c:pt idx="969">
                  <c:v>27.048597383820852</c:v>
                </c:pt>
                <c:pt idx="970">
                  <c:v>25.427293856070179</c:v>
                </c:pt>
                <c:pt idx="971">
                  <c:v>25.02459835521692</c:v>
                </c:pt>
                <c:pt idx="972">
                  <c:v>25.790100425535893</c:v>
                </c:pt>
                <c:pt idx="973">
                  <c:v>27.397390232710123</c:v>
                </c:pt>
                <c:pt idx="974">
                  <c:v>29.126668571598717</c:v>
                </c:pt>
                <c:pt idx="975">
                  <c:v>30.982256588846326</c:v>
                </c:pt>
                <c:pt idx="976">
                  <c:v>33.313130097839867</c:v>
                </c:pt>
                <c:pt idx="977">
                  <c:v>35.635061098871233</c:v>
                </c:pt>
                <c:pt idx="978">
                  <c:v>38.132435841599772</c:v>
                </c:pt>
                <c:pt idx="979">
                  <c:v>38.143378537492417</c:v>
                </c:pt>
                <c:pt idx="980">
                  <c:v>38.500376535521795</c:v>
                </c:pt>
                <c:pt idx="981">
                  <c:v>38.664363722716054</c:v>
                </c:pt>
                <c:pt idx="982">
                  <c:v>40.055328737542823</c:v>
                </c:pt>
                <c:pt idx="983">
                  <c:v>42.515134144109602</c:v>
                </c:pt>
                <c:pt idx="984">
                  <c:v>44.025663210120364</c:v>
                </c:pt>
                <c:pt idx="985">
                  <c:v>43.583686348453043</c:v>
                </c:pt>
                <c:pt idx="986">
                  <c:v>42.477585443644188</c:v>
                </c:pt>
                <c:pt idx="987">
                  <c:v>44.296497067680207</c:v>
                </c:pt>
                <c:pt idx="988">
                  <c:v>38.197026262194214</c:v>
                </c:pt>
                <c:pt idx="989">
                  <c:v>55.513040820456801</c:v>
                </c:pt>
                <c:pt idx="990">
                  <c:v>57.652355869878647</c:v>
                </c:pt>
                <c:pt idx="991">
                  <c:v>66.903627695225396</c:v>
                </c:pt>
                <c:pt idx="992">
                  <c:v>73.559212128962699</c:v>
                </c:pt>
                <c:pt idx="993">
                  <c:v>55.015408714575813</c:v>
                </c:pt>
                <c:pt idx="994">
                  <c:v>34.918879121653518</c:v>
                </c:pt>
                <c:pt idx="995">
                  <c:v>25.559030687572548</c:v>
                </c:pt>
                <c:pt idx="996">
                  <c:v>16.554068682622443</c:v>
                </c:pt>
                <c:pt idx="997">
                  <c:v>13.348496740782199</c:v>
                </c:pt>
                <c:pt idx="998">
                  <c:v>14.417616975106229</c:v>
                </c:pt>
                <c:pt idx="999">
                  <c:v>15.199498056626926</c:v>
                </c:pt>
                <c:pt idx="1000">
                  <c:v>14.489095223494481</c:v>
                </c:pt>
                <c:pt idx="1001">
                  <c:v>11.790716059522206</c:v>
                </c:pt>
                <c:pt idx="1002">
                  <c:v>7.1310304692062187</c:v>
                </c:pt>
                <c:pt idx="1003">
                  <c:v>6.255742680267379</c:v>
                </c:pt>
                <c:pt idx="1004">
                  <c:v>1.0035968404818572</c:v>
                </c:pt>
                <c:pt idx="1005">
                  <c:v>1.768073283508623</c:v>
                </c:pt>
                <c:pt idx="1006">
                  <c:v>6.1970864399575269</c:v>
                </c:pt>
                <c:pt idx="1007">
                  <c:v>11.628431873525367</c:v>
                </c:pt>
                <c:pt idx="1008">
                  <c:v>11.451038300662974</c:v>
                </c:pt>
                <c:pt idx="1009">
                  <c:v>14.060946983541317</c:v>
                </c:pt>
                <c:pt idx="1010">
                  <c:v>17.383177281783688</c:v>
                </c:pt>
                <c:pt idx="1011">
                  <c:v>12.199899743004041</c:v>
                </c:pt>
                <c:pt idx="1012">
                  <c:v>9.9917530178889731</c:v>
                </c:pt>
                <c:pt idx="1013">
                  <c:v>8.6528618387276435</c:v>
                </c:pt>
                <c:pt idx="1014">
                  <c:v>9.0032884573695888</c:v>
                </c:pt>
                <c:pt idx="1015">
                  <c:v>9.6826910933810044</c:v>
                </c:pt>
                <c:pt idx="1016">
                  <c:v>11.699813509206725</c:v>
                </c:pt>
                <c:pt idx="1017">
                  <c:v>13.9208610126019</c:v>
                </c:pt>
                <c:pt idx="1018">
                  <c:v>14.73721094894055</c:v>
                </c:pt>
                <c:pt idx="1019">
                  <c:v>15.367653347969798</c:v>
                </c:pt>
                <c:pt idx="1020">
                  <c:v>14.256646489037351</c:v>
                </c:pt>
                <c:pt idx="1021">
                  <c:v>11.16752091428318</c:v>
                </c:pt>
                <c:pt idx="1022">
                  <c:v>7.7634785071664272</c:v>
                </c:pt>
                <c:pt idx="1023">
                  <c:v>9.6521319985872474</c:v>
                </c:pt>
                <c:pt idx="1024">
                  <c:v>11.808870592873182</c:v>
                </c:pt>
                <c:pt idx="1025">
                  <c:v>12.527962510943542</c:v>
                </c:pt>
                <c:pt idx="1026">
                  <c:v>12.281477812924265</c:v>
                </c:pt>
                <c:pt idx="1027">
                  <c:v>19.701713053554275</c:v>
                </c:pt>
                <c:pt idx="1028">
                  <c:v>22.380924994084452</c:v>
                </c:pt>
                <c:pt idx="1029">
                  <c:v>21.086021789921002</c:v>
                </c:pt>
                <c:pt idx="1030">
                  <c:v>21.457214381523681</c:v>
                </c:pt>
                <c:pt idx="1031">
                  <c:v>22.678057495300955</c:v>
                </c:pt>
                <c:pt idx="1032">
                  <c:v>22.371641659493118</c:v>
                </c:pt>
                <c:pt idx="1033">
                  <c:v>18.699563409446991</c:v>
                </c:pt>
                <c:pt idx="1034">
                  <c:v>15.780654435310902</c:v>
                </c:pt>
                <c:pt idx="1035">
                  <c:v>17.956159719490685</c:v>
                </c:pt>
                <c:pt idx="1036">
                  <c:v>25.787569876203047</c:v>
                </c:pt>
                <c:pt idx="1037">
                  <c:v>33.511711828372938</c:v>
                </c:pt>
                <c:pt idx="1038">
                  <c:v>39.906247214786177</c:v>
                </c:pt>
                <c:pt idx="1039">
                  <c:v>49.215093270422528</c:v>
                </c:pt>
                <c:pt idx="1040">
                  <c:v>54.203362492124356</c:v>
                </c:pt>
                <c:pt idx="1041">
                  <c:v>59.375626498332167</c:v>
                </c:pt>
                <c:pt idx="1042">
                  <c:v>66.197007451134141</c:v>
                </c:pt>
                <c:pt idx="1043">
                  <c:v>70.261299926760174</c:v>
                </c:pt>
                <c:pt idx="1044">
                  <c:v>72.40816363092884</c:v>
                </c:pt>
                <c:pt idx="1045">
                  <c:v>69.74848400966124</c:v>
                </c:pt>
                <c:pt idx="1046">
                  <c:v>66.443762872695075</c:v>
                </c:pt>
                <c:pt idx="1047">
                  <c:v>62.011932737504765</c:v>
                </c:pt>
                <c:pt idx="1048">
                  <c:v>56.957786977696905</c:v>
                </c:pt>
                <c:pt idx="1049">
                  <c:v>50.67465694424105</c:v>
                </c:pt>
                <c:pt idx="1050">
                  <c:v>45.675162258277041</c:v>
                </c:pt>
                <c:pt idx="1051">
                  <c:v>41.776121159762738</c:v>
                </c:pt>
                <c:pt idx="1052">
                  <c:v>38.977019584665086</c:v>
                </c:pt>
                <c:pt idx="1053">
                  <c:v>36.658085793805697</c:v>
                </c:pt>
                <c:pt idx="1054">
                  <c:v>34.559106002844295</c:v>
                </c:pt>
                <c:pt idx="1055">
                  <c:v>33.043884886417743</c:v>
                </c:pt>
                <c:pt idx="1056">
                  <c:v>32.067373836551695</c:v>
                </c:pt>
                <c:pt idx="1057">
                  <c:v>31.575817790805015</c:v>
                </c:pt>
                <c:pt idx="1058">
                  <c:v>31.158241938875832</c:v>
                </c:pt>
                <c:pt idx="1059">
                  <c:v>31.179409525659825</c:v>
                </c:pt>
                <c:pt idx="1060">
                  <c:v>31.516292345904972</c:v>
                </c:pt>
                <c:pt idx="1061">
                  <c:v>31.444568954451267</c:v>
                </c:pt>
                <c:pt idx="1062">
                  <c:v>31.41993652496117</c:v>
                </c:pt>
                <c:pt idx="1063">
                  <c:v>31.131002339275028</c:v>
                </c:pt>
                <c:pt idx="1064">
                  <c:v>30.683838319667561</c:v>
                </c:pt>
                <c:pt idx="1065">
                  <c:v>30.404860449577392</c:v>
                </c:pt>
                <c:pt idx="1066">
                  <c:v>31.34856251038963</c:v>
                </c:pt>
                <c:pt idx="1067">
                  <c:v>32.856472038471288</c:v>
                </c:pt>
                <c:pt idx="1068">
                  <c:v>35.335695348985752</c:v>
                </c:pt>
                <c:pt idx="1069">
                  <c:v>37.795053507177514</c:v>
                </c:pt>
                <c:pt idx="1070">
                  <c:v>40.873342683351645</c:v>
                </c:pt>
                <c:pt idx="1071">
                  <c:v>44.312993766666523</c:v>
                </c:pt>
                <c:pt idx="1072">
                  <c:v>46.128350106556631</c:v>
                </c:pt>
                <c:pt idx="1073">
                  <c:v>46.112756585418488</c:v>
                </c:pt>
                <c:pt idx="1074">
                  <c:v>46.209853659053834</c:v>
                </c:pt>
                <c:pt idx="1075">
                  <c:v>45.055684701693345</c:v>
                </c:pt>
                <c:pt idx="1076">
                  <c:v>41.161314104001264</c:v>
                </c:pt>
                <c:pt idx="1077">
                  <c:v>39.471548816007527</c:v>
                </c:pt>
                <c:pt idx="1078">
                  <c:v>38.222182475747616</c:v>
                </c:pt>
                <c:pt idx="1079">
                  <c:v>38.535180823728439</c:v>
                </c:pt>
                <c:pt idx="1080">
                  <c:v>42.14510501151203</c:v>
                </c:pt>
                <c:pt idx="1081">
                  <c:v>49.407760634639459</c:v>
                </c:pt>
                <c:pt idx="1082">
                  <c:v>56.317495695201174</c:v>
                </c:pt>
                <c:pt idx="1083">
                  <c:v>62.72769235825379</c:v>
                </c:pt>
                <c:pt idx="1084">
                  <c:v>66.089036270279621</c:v>
                </c:pt>
                <c:pt idx="1085">
                  <c:v>62.385434104064799</c:v>
                </c:pt>
                <c:pt idx="1086">
                  <c:v>58.806081825306038</c:v>
                </c:pt>
                <c:pt idx="1087">
                  <c:v>57.256838875495909</c:v>
                </c:pt>
                <c:pt idx="1088">
                  <c:v>56.12468434595425</c:v>
                </c:pt>
                <c:pt idx="1089">
                  <c:v>52.793394221641066</c:v>
                </c:pt>
                <c:pt idx="1090">
                  <c:v>42.516710817288377</c:v>
                </c:pt>
                <c:pt idx="1091">
                  <c:v>33.820493634646368</c:v>
                </c:pt>
                <c:pt idx="1092">
                  <c:v>22.597827085250099</c:v>
                </c:pt>
                <c:pt idx="1093">
                  <c:v>13.486980754604554</c:v>
                </c:pt>
                <c:pt idx="1094">
                  <c:v>8.9906078336023576</c:v>
                </c:pt>
                <c:pt idx="1095">
                  <c:v>5.2007101602850563</c:v>
                </c:pt>
                <c:pt idx="1096">
                  <c:v>4.3238736102989836</c:v>
                </c:pt>
                <c:pt idx="1097">
                  <c:v>5.1006881183163228</c:v>
                </c:pt>
                <c:pt idx="1098">
                  <c:v>5.170648936754616</c:v>
                </c:pt>
                <c:pt idx="1099">
                  <c:v>5.5842380703460774</c:v>
                </c:pt>
                <c:pt idx="1100">
                  <c:v>6.2096614814245452</c:v>
                </c:pt>
                <c:pt idx="1101">
                  <c:v>4.6006413823977867</c:v>
                </c:pt>
                <c:pt idx="1102">
                  <c:v>3.4043584935372322</c:v>
                </c:pt>
                <c:pt idx="1103">
                  <c:v>2.4794044179698078</c:v>
                </c:pt>
                <c:pt idx="1104">
                  <c:v>2.04553910418878</c:v>
                </c:pt>
                <c:pt idx="1105">
                  <c:v>2.5478914969899855</c:v>
                </c:pt>
                <c:pt idx="1106">
                  <c:v>3.8887285251196086</c:v>
                </c:pt>
                <c:pt idx="1107">
                  <c:v>4.6904797122448736</c:v>
                </c:pt>
                <c:pt idx="1108">
                  <c:v>4.8604869663690247</c:v>
                </c:pt>
                <c:pt idx="1109">
                  <c:v>4.2886085420738134</c:v>
                </c:pt>
                <c:pt idx="1110">
                  <c:v>3.789067108944018</c:v>
                </c:pt>
                <c:pt idx="1111">
                  <c:v>2.4716769977290172</c:v>
                </c:pt>
                <c:pt idx="1112">
                  <c:v>0.94680331059257916</c:v>
                </c:pt>
                <c:pt idx="1113">
                  <c:v>0.53530694330210327</c:v>
                </c:pt>
                <c:pt idx="1114">
                  <c:v>1.426014783095924</c:v>
                </c:pt>
                <c:pt idx="1115">
                  <c:v>1.5671199044805177</c:v>
                </c:pt>
                <c:pt idx="1116">
                  <c:v>2.9150586764527504</c:v>
                </c:pt>
                <c:pt idx="1117">
                  <c:v>4.8774570380500517</c:v>
                </c:pt>
                <c:pt idx="1118">
                  <c:v>6.4965841872695602</c:v>
                </c:pt>
                <c:pt idx="1119">
                  <c:v>7.9184080770342051</c:v>
                </c:pt>
                <c:pt idx="1120">
                  <c:v>10.262869706309107</c:v>
                </c:pt>
                <c:pt idx="1121">
                  <c:v>10.684263441043893</c:v>
                </c:pt>
                <c:pt idx="1122">
                  <c:v>9.8357917857357204</c:v>
                </c:pt>
                <c:pt idx="1123">
                  <c:v>7.5904343047208451</c:v>
                </c:pt>
                <c:pt idx="1124">
                  <c:v>5.6051997792450807</c:v>
                </c:pt>
                <c:pt idx="1125">
                  <c:v>8.7561917214805121</c:v>
                </c:pt>
                <c:pt idx="1126">
                  <c:v>14.75403228107165</c:v>
                </c:pt>
                <c:pt idx="1127">
                  <c:v>23.960064608166135</c:v>
                </c:pt>
                <c:pt idx="1128">
                  <c:v>45.536058025525833</c:v>
                </c:pt>
                <c:pt idx="1129">
                  <c:v>68.694556691122941</c:v>
                </c:pt>
                <c:pt idx="1130">
                  <c:v>84.923872064522612</c:v>
                </c:pt>
                <c:pt idx="1131">
                  <c:v>77.854351419936862</c:v>
                </c:pt>
                <c:pt idx="1132">
                  <c:v>60.690268936468946</c:v>
                </c:pt>
                <c:pt idx="1133">
                  <c:v>39.314873207164851</c:v>
                </c:pt>
                <c:pt idx="1134">
                  <c:v>31.788123494540923</c:v>
                </c:pt>
                <c:pt idx="1135">
                  <c:v>36.615164393602129</c:v>
                </c:pt>
                <c:pt idx="1136">
                  <c:v>50.623640921808089</c:v>
                </c:pt>
                <c:pt idx="1137">
                  <c:v>64.32956977770813</c:v>
                </c:pt>
                <c:pt idx="1138">
                  <c:v>72.662847458211289</c:v>
                </c:pt>
                <c:pt idx="1139">
                  <c:v>71.936523587268496</c:v>
                </c:pt>
                <c:pt idx="1140">
                  <c:v>67.532927921355267</c:v>
                </c:pt>
                <c:pt idx="1141">
                  <c:v>60.732415803762201</c:v>
                </c:pt>
                <c:pt idx="1142">
                  <c:v>54.070405186928539</c:v>
                </c:pt>
                <c:pt idx="1143">
                  <c:v>46.560792660003784</c:v>
                </c:pt>
                <c:pt idx="1144">
                  <c:v>40.065061655101282</c:v>
                </c:pt>
                <c:pt idx="1145">
                  <c:v>35.895706139839184</c:v>
                </c:pt>
                <c:pt idx="1146">
                  <c:v>33.684678570292888</c:v>
                </c:pt>
                <c:pt idx="1147">
                  <c:v>33.310301879323099</c:v>
                </c:pt>
                <c:pt idx="1148">
                  <c:v>32.81268621696077</c:v>
                </c:pt>
                <c:pt idx="1149">
                  <c:v>33.138166575618399</c:v>
                </c:pt>
                <c:pt idx="1150">
                  <c:v>32.015317852429256</c:v>
                </c:pt>
                <c:pt idx="1151">
                  <c:v>31.079799129519227</c:v>
                </c:pt>
                <c:pt idx="1152">
                  <c:v>29.560874171068601</c:v>
                </c:pt>
                <c:pt idx="1153">
                  <c:v>28.59876269936197</c:v>
                </c:pt>
                <c:pt idx="1154">
                  <c:v>28.342528822807974</c:v>
                </c:pt>
                <c:pt idx="1155">
                  <c:v>28.48207930698938</c:v>
                </c:pt>
                <c:pt idx="1156">
                  <c:v>28.853121950246805</c:v>
                </c:pt>
                <c:pt idx="1157">
                  <c:v>29.45429112623458</c:v>
                </c:pt>
                <c:pt idx="1158">
                  <c:v>29.590511448786987</c:v>
                </c:pt>
                <c:pt idx="1159">
                  <c:v>30.531780918819695</c:v>
                </c:pt>
                <c:pt idx="1160">
                  <c:v>31.491504252210138</c:v>
                </c:pt>
                <c:pt idx="1161">
                  <c:v>33.31747132768534</c:v>
                </c:pt>
                <c:pt idx="1162">
                  <c:v>34.649308902470892</c:v>
                </c:pt>
                <c:pt idx="1163">
                  <c:v>35.929318957598873</c:v>
                </c:pt>
                <c:pt idx="1164">
                  <c:v>36.662431344406585</c:v>
                </c:pt>
                <c:pt idx="1165">
                  <c:v>37.007934356299799</c:v>
                </c:pt>
                <c:pt idx="1166">
                  <c:v>38.257875371038224</c:v>
                </c:pt>
                <c:pt idx="1167">
                  <c:v>38.786787672284873</c:v>
                </c:pt>
                <c:pt idx="1168">
                  <c:v>40.144575640690576</c:v>
                </c:pt>
                <c:pt idx="1169">
                  <c:v>41.195632510163449</c:v>
                </c:pt>
                <c:pt idx="1170">
                  <c:v>43.704210874283909</c:v>
                </c:pt>
                <c:pt idx="1171">
                  <c:v>46.227772755407585</c:v>
                </c:pt>
                <c:pt idx="1172">
                  <c:v>45.277828550444532</c:v>
                </c:pt>
                <c:pt idx="1173">
                  <c:v>45.902605793054256</c:v>
                </c:pt>
                <c:pt idx="1174">
                  <c:v>48.096786819764972</c:v>
                </c:pt>
                <c:pt idx="1175">
                  <c:v>52.161350131979859</c:v>
                </c:pt>
                <c:pt idx="1176">
                  <c:v>55.903987941301267</c:v>
                </c:pt>
                <c:pt idx="1177">
                  <c:v>62.374017672035279</c:v>
                </c:pt>
                <c:pt idx="1178">
                  <c:v>63.703140425749048</c:v>
                </c:pt>
                <c:pt idx="1179">
                  <c:v>59.671579572974601</c:v>
                </c:pt>
                <c:pt idx="1180">
                  <c:v>57.602211641159393</c:v>
                </c:pt>
                <c:pt idx="1181">
                  <c:v>55.171873017029526</c:v>
                </c:pt>
                <c:pt idx="1182">
                  <c:v>46.860864662096546</c:v>
                </c:pt>
                <c:pt idx="1183">
                  <c:v>43.533629626522405</c:v>
                </c:pt>
                <c:pt idx="1184">
                  <c:v>36.336963979738613</c:v>
                </c:pt>
                <c:pt idx="1185">
                  <c:v>32.046947068847466</c:v>
                </c:pt>
                <c:pt idx="1186">
                  <c:v>29.802944142665794</c:v>
                </c:pt>
                <c:pt idx="1187">
                  <c:v>18.957643378798654</c:v>
                </c:pt>
                <c:pt idx="1188">
                  <c:v>10.415945274819093</c:v>
                </c:pt>
                <c:pt idx="1189">
                  <c:v>4.1119265371480251</c:v>
                </c:pt>
                <c:pt idx="1190">
                  <c:v>3.0808281611644284</c:v>
                </c:pt>
                <c:pt idx="1191">
                  <c:v>6.8039768206117257</c:v>
                </c:pt>
                <c:pt idx="1192">
                  <c:v>6.880433993321132</c:v>
                </c:pt>
                <c:pt idx="1193">
                  <c:v>7.9991537645556106</c:v>
                </c:pt>
                <c:pt idx="1194">
                  <c:v>14.420171148943094</c:v>
                </c:pt>
                <c:pt idx="1195">
                  <c:v>11.157043597499362</c:v>
                </c:pt>
                <c:pt idx="1196">
                  <c:v>8.0698568628289653</c:v>
                </c:pt>
                <c:pt idx="1197">
                  <c:v>4.6028981534255244</c:v>
                </c:pt>
                <c:pt idx="1198">
                  <c:v>6.6333236700461731</c:v>
                </c:pt>
                <c:pt idx="1199">
                  <c:v>5.767049517132703</c:v>
                </c:pt>
                <c:pt idx="1200">
                  <c:v>4.4379481931311995</c:v>
                </c:pt>
                <c:pt idx="1201">
                  <c:v>5.1304474399168329</c:v>
                </c:pt>
                <c:pt idx="1202">
                  <c:v>7.606395730073257</c:v>
                </c:pt>
                <c:pt idx="1203">
                  <c:v>6.9103751094016896</c:v>
                </c:pt>
                <c:pt idx="1204">
                  <c:v>5.4548016138782538</c:v>
                </c:pt>
                <c:pt idx="1205">
                  <c:v>4.4295507973950876</c:v>
                </c:pt>
                <c:pt idx="1206">
                  <c:v>2.7056470864592281</c:v>
                </c:pt>
                <c:pt idx="1207">
                  <c:v>3.4188099611305001</c:v>
                </c:pt>
                <c:pt idx="1208">
                  <c:v>4.3432102034876756</c:v>
                </c:pt>
                <c:pt idx="1209">
                  <c:v>6.200416498021835</c:v>
                </c:pt>
                <c:pt idx="1210">
                  <c:v>11.245292067468478</c:v>
                </c:pt>
                <c:pt idx="1211">
                  <c:v>14.82986182280783</c:v>
                </c:pt>
                <c:pt idx="1212">
                  <c:v>16.680391105776657</c:v>
                </c:pt>
                <c:pt idx="1213">
                  <c:v>14.169708414736489</c:v>
                </c:pt>
                <c:pt idx="1214">
                  <c:v>11.810306638474081</c:v>
                </c:pt>
                <c:pt idx="1215">
                  <c:v>12.422017589898832</c:v>
                </c:pt>
                <c:pt idx="1216">
                  <c:v>14.32714864505253</c:v>
                </c:pt>
                <c:pt idx="1217">
                  <c:v>15.058441522010062</c:v>
                </c:pt>
                <c:pt idx="1218">
                  <c:v>16.357619804976789</c:v>
                </c:pt>
                <c:pt idx="1219">
                  <c:v>20.627348610097354</c:v>
                </c:pt>
                <c:pt idx="1220">
                  <c:v>32.496507678704646</c:v>
                </c:pt>
                <c:pt idx="1221">
                  <c:v>34.860251981634697</c:v>
                </c:pt>
                <c:pt idx="1222">
                  <c:v>35.285484264886854</c:v>
                </c:pt>
                <c:pt idx="1223">
                  <c:v>35.960143630673343</c:v>
                </c:pt>
                <c:pt idx="1224">
                  <c:v>36.517821304157685</c:v>
                </c:pt>
                <c:pt idx="1225">
                  <c:v>45.24743055522805</c:v>
                </c:pt>
                <c:pt idx="1226">
                  <c:v>53.268780969365629</c:v>
                </c:pt>
                <c:pt idx="1227">
                  <c:v>64.545765701161343</c:v>
                </c:pt>
                <c:pt idx="1228">
                  <c:v>71.116903141056525</c:v>
                </c:pt>
                <c:pt idx="1229">
                  <c:v>68.307311186879488</c:v>
                </c:pt>
                <c:pt idx="1230">
                  <c:v>63.758895280371966</c:v>
                </c:pt>
                <c:pt idx="1231">
                  <c:v>59.672204985698421</c:v>
                </c:pt>
                <c:pt idx="1232">
                  <c:v>53.788967424108812</c:v>
                </c:pt>
                <c:pt idx="1233">
                  <c:v>46.648661673167112</c:v>
                </c:pt>
                <c:pt idx="1234">
                  <c:v>38.794923799198948</c:v>
                </c:pt>
                <c:pt idx="1235">
                  <c:v>32.998950763730491</c:v>
                </c:pt>
                <c:pt idx="1236">
                  <c:v>29.202958246613729</c:v>
                </c:pt>
                <c:pt idx="1237">
                  <c:v>27.371868644922355</c:v>
                </c:pt>
                <c:pt idx="1238">
                  <c:v>27.646378176978455</c:v>
                </c:pt>
                <c:pt idx="1239">
                  <c:v>28.959358476962926</c:v>
                </c:pt>
                <c:pt idx="1240">
                  <c:v>30.68071419753965</c:v>
                </c:pt>
                <c:pt idx="1241">
                  <c:v>32.750234027837266</c:v>
                </c:pt>
                <c:pt idx="1242">
                  <c:v>34.443487700355419</c:v>
                </c:pt>
                <c:pt idx="1243">
                  <c:v>34.232737224000715</c:v>
                </c:pt>
                <c:pt idx="1244">
                  <c:v>31.809639192760116</c:v>
                </c:pt>
                <c:pt idx="1245">
                  <c:v>28.678156788906154</c:v>
                </c:pt>
                <c:pt idx="1246">
                  <c:v>26.559989926370921</c:v>
                </c:pt>
                <c:pt idx="1247">
                  <c:v>26.045135734382558</c:v>
                </c:pt>
                <c:pt idx="1248">
                  <c:v>26.644061173946998</c:v>
                </c:pt>
                <c:pt idx="1249">
                  <c:v>27.736405119123713</c:v>
                </c:pt>
                <c:pt idx="1250">
                  <c:v>29.449441564393485</c:v>
                </c:pt>
                <c:pt idx="1251">
                  <c:v>32.035022642869535</c:v>
                </c:pt>
                <c:pt idx="1252">
                  <c:v>33.78092876801901</c:v>
                </c:pt>
                <c:pt idx="1253">
                  <c:v>35.889725248658053</c:v>
                </c:pt>
                <c:pt idx="1254">
                  <c:v>36.870360982507847</c:v>
                </c:pt>
                <c:pt idx="1255">
                  <c:v>37.011614839270457</c:v>
                </c:pt>
                <c:pt idx="1256">
                  <c:v>37.213560772291252</c:v>
                </c:pt>
                <c:pt idx="1257">
                  <c:v>36.887454067868553</c:v>
                </c:pt>
                <c:pt idx="1258">
                  <c:v>36.695030200774148</c:v>
                </c:pt>
                <c:pt idx="1259">
                  <c:v>37.376370165603895</c:v>
                </c:pt>
                <c:pt idx="1260">
                  <c:v>39.355454366768079</c:v>
                </c:pt>
                <c:pt idx="1261">
                  <c:v>42.888344041111381</c:v>
                </c:pt>
                <c:pt idx="1262">
                  <c:v>42.621172276675573</c:v>
                </c:pt>
                <c:pt idx="1263">
                  <c:v>39.500471475567942</c:v>
                </c:pt>
                <c:pt idx="1264">
                  <c:v>37.082968158697831</c:v>
                </c:pt>
                <c:pt idx="1265">
                  <c:v>37.129742714441861</c:v>
                </c:pt>
                <c:pt idx="1266">
                  <c:v>40.122489677674842</c:v>
                </c:pt>
                <c:pt idx="1267">
                  <c:v>48.972681840618591</c:v>
                </c:pt>
                <c:pt idx="1268">
                  <c:v>57.035300499134941</c:v>
                </c:pt>
                <c:pt idx="1269">
                  <c:v>64.584664831179452</c:v>
                </c:pt>
                <c:pt idx="1270">
                  <c:v>64.017551177214756</c:v>
                </c:pt>
                <c:pt idx="1271">
                  <c:v>59.103091905315623</c:v>
                </c:pt>
                <c:pt idx="1272">
                  <c:v>53.205708175626789</c:v>
                </c:pt>
                <c:pt idx="1273">
                  <c:v>47.928340718528446</c:v>
                </c:pt>
                <c:pt idx="1274">
                  <c:v>41.987775794665268</c:v>
                </c:pt>
                <c:pt idx="1275">
                  <c:v>35.787031937700121</c:v>
                </c:pt>
                <c:pt idx="1276">
                  <c:v>33.906127541834238</c:v>
                </c:pt>
                <c:pt idx="1277">
                  <c:v>29.408272829480008</c:v>
                </c:pt>
                <c:pt idx="1278">
                  <c:v>21.055688474426354</c:v>
                </c:pt>
                <c:pt idx="1279">
                  <c:v>11.345362898124794</c:v>
                </c:pt>
                <c:pt idx="1280">
                  <c:v>5.0642242749607531</c:v>
                </c:pt>
                <c:pt idx="1281">
                  <c:v>-0.60687445844958288</c:v>
                </c:pt>
                <c:pt idx="1282">
                  <c:v>-1.4767626737706325</c:v>
                </c:pt>
                <c:pt idx="1283">
                  <c:v>-0.44601184514882841</c:v>
                </c:pt>
                <c:pt idx="1284">
                  <c:v>-1.5914934421737794</c:v>
                </c:pt>
                <c:pt idx="1285">
                  <c:v>-1.8408459503293222</c:v>
                </c:pt>
                <c:pt idx="1286">
                  <c:v>-2.8160198877969282</c:v>
                </c:pt>
                <c:pt idx="1287">
                  <c:v>-3.1219028099583186</c:v>
                </c:pt>
                <c:pt idx="1288">
                  <c:v>-3.46861165719818</c:v>
                </c:pt>
                <c:pt idx="1289">
                  <c:v>-3.6557512829737293</c:v>
                </c:pt>
                <c:pt idx="1290">
                  <c:v>-3.67405295222789</c:v>
                </c:pt>
                <c:pt idx="1291">
                  <c:v>-3.8064147434945812</c:v>
                </c:pt>
                <c:pt idx="1292">
                  <c:v>-3.1866337188800231</c:v>
                </c:pt>
                <c:pt idx="1293">
                  <c:v>-2.3327729200442819</c:v>
                </c:pt>
                <c:pt idx="1294">
                  <c:v>-1.752951584482308</c:v>
                </c:pt>
                <c:pt idx="1295">
                  <c:v>-2.4779015092481655</c:v>
                </c:pt>
                <c:pt idx="1296">
                  <c:v>-3.097540294724006</c:v>
                </c:pt>
                <c:pt idx="1297">
                  <c:v>-3.3477212064242328</c:v>
                </c:pt>
                <c:pt idx="1298">
                  <c:v>-3.2324105501509166</c:v>
                </c:pt>
                <c:pt idx="1299">
                  <c:v>-2.2798960560985955</c:v>
                </c:pt>
                <c:pt idx="1300">
                  <c:v>-0.7767098916337194</c:v>
                </c:pt>
                <c:pt idx="1301">
                  <c:v>1.0423330461664453</c:v>
                </c:pt>
                <c:pt idx="1302">
                  <c:v>2.7701126116714074</c:v>
                </c:pt>
                <c:pt idx="1303">
                  <c:v>2.7540379444216589</c:v>
                </c:pt>
                <c:pt idx="1304">
                  <c:v>1.2969320696233424</c:v>
                </c:pt>
                <c:pt idx="1305">
                  <c:v>0.9026960119706211</c:v>
                </c:pt>
                <c:pt idx="1306">
                  <c:v>2.886642373483336</c:v>
                </c:pt>
                <c:pt idx="1307">
                  <c:v>6.4233907676569411</c:v>
                </c:pt>
                <c:pt idx="1308">
                  <c:v>13.640767856689598</c:v>
                </c:pt>
                <c:pt idx="1309">
                  <c:v>24.900323199303529</c:v>
                </c:pt>
                <c:pt idx="1310">
                  <c:v>47.394584800874412</c:v>
                </c:pt>
                <c:pt idx="1311">
                  <c:v>68.487045848590952</c:v>
                </c:pt>
                <c:pt idx="1312">
                  <c:v>68.64330045689492</c:v>
                </c:pt>
                <c:pt idx="1313">
                  <c:v>56.794104427300084</c:v>
                </c:pt>
                <c:pt idx="1314">
                  <c:v>40.215629175133792</c:v>
                </c:pt>
                <c:pt idx="1315">
                  <c:v>31.514355524142182</c:v>
                </c:pt>
                <c:pt idx="1316">
                  <c:v>36.355354132748602</c:v>
                </c:pt>
                <c:pt idx="1317">
                  <c:v>44.134238389384933</c:v>
                </c:pt>
                <c:pt idx="1318">
                  <c:v>54.878292772779083</c:v>
                </c:pt>
                <c:pt idx="1319">
                  <c:v>61.679083159727462</c:v>
                </c:pt>
                <c:pt idx="1320">
                  <c:v>62.910595909887526</c:v>
                </c:pt>
                <c:pt idx="1321">
                  <c:v>59.32822562794005</c:v>
                </c:pt>
                <c:pt idx="1322">
                  <c:v>53.922985423206214</c:v>
                </c:pt>
                <c:pt idx="1323">
                  <c:v>47.891285687826027</c:v>
                </c:pt>
                <c:pt idx="1324">
                  <c:v>41.899581260332262</c:v>
                </c:pt>
                <c:pt idx="1325">
                  <c:v>37.743351967761321</c:v>
                </c:pt>
                <c:pt idx="1326">
                  <c:v>35.37784962123385</c:v>
                </c:pt>
                <c:pt idx="1327">
                  <c:v>34.390791064213332</c:v>
                </c:pt>
                <c:pt idx="1328">
                  <c:v>34.187852922971729</c:v>
                </c:pt>
                <c:pt idx="1329">
                  <c:v>33.573620334046019</c:v>
                </c:pt>
                <c:pt idx="1330">
                  <c:v>32.513681269657098</c:v>
                </c:pt>
                <c:pt idx="1331">
                  <c:v>31.050885457006473</c:v>
                </c:pt>
                <c:pt idx="1332">
                  <c:v>30.308108572111745</c:v>
                </c:pt>
                <c:pt idx="1333">
                  <c:v>29.378096790400704</c:v>
                </c:pt>
                <c:pt idx="1334">
                  <c:v>28.25028374438482</c:v>
                </c:pt>
                <c:pt idx="1335">
                  <c:v>27.318057619114537</c:v>
                </c:pt>
                <c:pt idx="1336">
                  <c:v>26.476165335173071</c:v>
                </c:pt>
                <c:pt idx="1337">
                  <c:v>26.122807204884211</c:v>
                </c:pt>
                <c:pt idx="1338">
                  <c:v>26.354794890170169</c:v>
                </c:pt>
                <c:pt idx="1339">
                  <c:v>27.47078805985198</c:v>
                </c:pt>
                <c:pt idx="1340">
                  <c:v>29.93620747319871</c:v>
                </c:pt>
                <c:pt idx="1341">
                  <c:v>30.886807631687432</c:v>
                </c:pt>
                <c:pt idx="1342">
                  <c:v>33.024083399385937</c:v>
                </c:pt>
                <c:pt idx="1343">
                  <c:v>34.865601383676044</c:v>
                </c:pt>
                <c:pt idx="1344">
                  <c:v>35.843611416307027</c:v>
                </c:pt>
                <c:pt idx="1345">
                  <c:v>37.475607778969199</c:v>
                </c:pt>
                <c:pt idx="1346">
                  <c:v>38.882993682008966</c:v>
                </c:pt>
                <c:pt idx="1347">
                  <c:v>37.638377014929077</c:v>
                </c:pt>
                <c:pt idx="1348">
                  <c:v>36.061756649212832</c:v>
                </c:pt>
                <c:pt idx="1349">
                  <c:v>35.191253840060213</c:v>
                </c:pt>
                <c:pt idx="1350">
                  <c:v>35.238630279792936</c:v>
                </c:pt>
                <c:pt idx="1351">
                  <c:v>37.237515386940252</c:v>
                </c:pt>
                <c:pt idx="1352">
                  <c:v>42.653665103094021</c:v>
                </c:pt>
                <c:pt idx="1353">
                  <c:v>50.626529855813864</c:v>
                </c:pt>
                <c:pt idx="1354">
                  <c:v>57.066497828070446</c:v>
                </c:pt>
                <c:pt idx="1355">
                  <c:v>62.051130191281331</c:v>
                </c:pt>
                <c:pt idx="1356">
                  <c:v>64.14714596259364</c:v>
                </c:pt>
                <c:pt idx="1357">
                  <c:v>65.480173907793628</c:v>
                </c:pt>
                <c:pt idx="1358">
                  <c:v>66.3546867671987</c:v>
                </c:pt>
                <c:pt idx="1359">
                  <c:v>69.38885248163966</c:v>
                </c:pt>
                <c:pt idx="1360">
                  <c:v>73.232114058909104</c:v>
                </c:pt>
                <c:pt idx="1361">
                  <c:v>71.224222023132782</c:v>
                </c:pt>
                <c:pt idx="1362">
                  <c:v>60.55340528304064</c:v>
                </c:pt>
                <c:pt idx="1363">
                  <c:v>45.123547315204767</c:v>
                </c:pt>
                <c:pt idx="1364">
                  <c:v>27.974786925990479</c:v>
                </c:pt>
                <c:pt idx="1365">
                  <c:v>18.936487174987093</c:v>
                </c:pt>
                <c:pt idx="1366">
                  <c:v>12.305087084207285</c:v>
                </c:pt>
                <c:pt idx="1367">
                  <c:v>12.401158000303337</c:v>
                </c:pt>
                <c:pt idx="1368">
                  <c:v>13.508415947201362</c:v>
                </c:pt>
                <c:pt idx="1369">
                  <c:v>12.36847945143036</c:v>
                </c:pt>
                <c:pt idx="1370">
                  <c:v>10.24849887169716</c:v>
                </c:pt>
                <c:pt idx="1371">
                  <c:v>7.103165980032049</c:v>
                </c:pt>
                <c:pt idx="1372">
                  <c:v>6.7793468122541389</c:v>
                </c:pt>
                <c:pt idx="1373">
                  <c:v>4.0420848746316018</c:v>
                </c:pt>
                <c:pt idx="1374">
                  <c:v>4.123942034070267</c:v>
                </c:pt>
                <c:pt idx="1375">
                  <c:v>4.1680871677559796</c:v>
                </c:pt>
                <c:pt idx="1376">
                  <c:v>4.0116676636679722</c:v>
                </c:pt>
                <c:pt idx="1377">
                  <c:v>2.4668957394926818</c:v>
                </c:pt>
                <c:pt idx="1378">
                  <c:v>2.6639594017832651</c:v>
                </c:pt>
                <c:pt idx="1379">
                  <c:v>2.4716698103468366</c:v>
                </c:pt>
                <c:pt idx="1380">
                  <c:v>0.43453657155505665</c:v>
                </c:pt>
                <c:pt idx="1381">
                  <c:v>-0.90731362632858004</c:v>
                </c:pt>
                <c:pt idx="1382">
                  <c:v>-0.4440769282659956</c:v>
                </c:pt>
                <c:pt idx="1383">
                  <c:v>-1.4061883186285793</c:v>
                </c:pt>
                <c:pt idx="1384">
                  <c:v>-1.1536013770562901</c:v>
                </c:pt>
                <c:pt idx="1385">
                  <c:v>0.11380568495496156</c:v>
                </c:pt>
                <c:pt idx="1386">
                  <c:v>1.5943571806980579</c:v>
                </c:pt>
                <c:pt idx="1387">
                  <c:v>2.6282130312493739</c:v>
                </c:pt>
                <c:pt idx="1388">
                  <c:v>2.4332850482727855</c:v>
                </c:pt>
                <c:pt idx="1389">
                  <c:v>2.1323720305930398</c:v>
                </c:pt>
                <c:pt idx="1390">
                  <c:v>2.3904499203712049</c:v>
                </c:pt>
                <c:pt idx="1391">
                  <c:v>3.6297305401361477</c:v>
                </c:pt>
                <c:pt idx="1392">
                  <c:v>4.8182552463282482</c:v>
                </c:pt>
                <c:pt idx="1393">
                  <c:v>9.1971585189745788</c:v>
                </c:pt>
                <c:pt idx="1394">
                  <c:v>18.202061039173216</c:v>
                </c:pt>
                <c:pt idx="1395">
                  <c:v>24.504811317969406</c:v>
                </c:pt>
                <c:pt idx="1396">
                  <c:v>31.732770814687669</c:v>
                </c:pt>
                <c:pt idx="1397">
                  <c:v>37.402319265060662</c:v>
                </c:pt>
                <c:pt idx="1398">
                  <c:v>34.722653647456156</c:v>
                </c:pt>
                <c:pt idx="1399">
                  <c:v>23.469082764875019</c:v>
                </c:pt>
                <c:pt idx="1400">
                  <c:v>13.781913352338789</c:v>
                </c:pt>
                <c:pt idx="1401">
                  <c:v>21.187321468317514</c:v>
                </c:pt>
                <c:pt idx="1402">
                  <c:v>20.573411226774759</c:v>
                </c:pt>
                <c:pt idx="1403">
                  <c:v>30.21209902842493</c:v>
                </c:pt>
                <c:pt idx="1404">
                  <c:v>46.405043842780472</c:v>
                </c:pt>
                <c:pt idx="1405">
                  <c:v>60.836330194617766</c:v>
                </c:pt>
                <c:pt idx="1406">
                  <c:v>66.576038679908379</c:v>
                </c:pt>
                <c:pt idx="1407">
                  <c:v>68.848704313719352</c:v>
                </c:pt>
                <c:pt idx="1408">
                  <c:v>67.043243112762696</c:v>
                </c:pt>
                <c:pt idx="1409">
                  <c:v>60.44882448806483</c:v>
                </c:pt>
                <c:pt idx="1410">
                  <c:v>51.85863367263741</c:v>
                </c:pt>
                <c:pt idx="1411">
                  <c:v>45.268580991305825</c:v>
                </c:pt>
                <c:pt idx="1412">
                  <c:v>39.580544774810122</c:v>
                </c:pt>
                <c:pt idx="1413">
                  <c:v>36.615510019049204</c:v>
                </c:pt>
                <c:pt idx="1414">
                  <c:v>35.276537810961941</c:v>
                </c:pt>
                <c:pt idx="1415">
                  <c:v>34.324918638237058</c:v>
                </c:pt>
                <c:pt idx="1416">
                  <c:v>33.619752313220538</c:v>
                </c:pt>
                <c:pt idx="1417">
                  <c:v>33.455897989891909</c:v>
                </c:pt>
                <c:pt idx="1418">
                  <c:v>33.606590557827658</c:v>
                </c:pt>
                <c:pt idx="1419">
                  <c:v>32.27197944299359</c:v>
                </c:pt>
                <c:pt idx="1420">
                  <c:v>31.238700561321362</c:v>
                </c:pt>
                <c:pt idx="1421">
                  <c:v>29.945303284060188</c:v>
                </c:pt>
                <c:pt idx="1422">
                  <c:v>29.0052339881676</c:v>
                </c:pt>
                <c:pt idx="1423">
                  <c:v>28.347028574129649</c:v>
                </c:pt>
                <c:pt idx="1424">
                  <c:v>28.038000258557727</c:v>
                </c:pt>
                <c:pt idx="1425">
                  <c:v>29.433182891418216</c:v>
                </c:pt>
                <c:pt idx="1426">
                  <c:v>30.530635378477111</c:v>
                </c:pt>
                <c:pt idx="1427">
                  <c:v>32.223071224649523</c:v>
                </c:pt>
                <c:pt idx="1428">
                  <c:v>34.711998316031156</c:v>
                </c:pt>
                <c:pt idx="1429">
                  <c:v>37.066176931396704</c:v>
                </c:pt>
                <c:pt idx="1430">
                  <c:v>37.824302292941162</c:v>
                </c:pt>
                <c:pt idx="1431">
                  <c:v>38.404167454507935</c:v>
                </c:pt>
                <c:pt idx="1432">
                  <c:v>39.527514137596874</c:v>
                </c:pt>
                <c:pt idx="1433">
                  <c:v>40.778602420740924</c:v>
                </c:pt>
                <c:pt idx="1434">
                  <c:v>41.259589601072051</c:v>
                </c:pt>
                <c:pt idx="1435">
                  <c:v>42.761560574337501</c:v>
                </c:pt>
                <c:pt idx="1436">
                  <c:v>44.60066798496009</c:v>
                </c:pt>
                <c:pt idx="1437">
                  <c:v>43.989072596269786</c:v>
                </c:pt>
                <c:pt idx="1438">
                  <c:v>41.68172646038505</c:v>
                </c:pt>
                <c:pt idx="1439">
                  <c:v>42.489506411249472</c:v>
                </c:pt>
                <c:pt idx="1440">
                  <c:v>44.902460024538108</c:v>
                </c:pt>
                <c:pt idx="1441">
                  <c:v>45.831732092279921</c:v>
                </c:pt>
                <c:pt idx="1442">
                  <c:v>49.792049325674476</c:v>
                </c:pt>
                <c:pt idx="1443">
                  <c:v>53.287970728024774</c:v>
                </c:pt>
                <c:pt idx="1444">
                  <c:v>58.99499559744018</c:v>
                </c:pt>
                <c:pt idx="1445">
                  <c:v>66.347987043586855</c:v>
                </c:pt>
                <c:pt idx="1446">
                  <c:v>67.170617592983902</c:v>
                </c:pt>
                <c:pt idx="1447">
                  <c:v>60.814150733578344</c:v>
                </c:pt>
                <c:pt idx="1448">
                  <c:v>51.062807279828085</c:v>
                </c:pt>
                <c:pt idx="1449">
                  <c:v>48.86259921596757</c:v>
                </c:pt>
                <c:pt idx="1450">
                  <c:v>50.911845512994311</c:v>
                </c:pt>
                <c:pt idx="1451">
                  <c:v>57.880330295486559</c:v>
                </c:pt>
                <c:pt idx="1452">
                  <c:v>44.352673692500524</c:v>
                </c:pt>
                <c:pt idx="1453">
                  <c:v>20.674505918267801</c:v>
                </c:pt>
                <c:pt idx="1454">
                  <c:v>3.3280339220083794</c:v>
                </c:pt>
                <c:pt idx="1455">
                  <c:v>-5.1565154107843032</c:v>
                </c:pt>
                <c:pt idx="1456">
                  <c:v>-7.8996173183299634</c:v>
                </c:pt>
                <c:pt idx="1457">
                  <c:v>-9.0507804075262275</c:v>
                </c:pt>
                <c:pt idx="1458">
                  <c:v>-11.138306355442623</c:v>
                </c:pt>
                <c:pt idx="1459">
                  <c:v>-10.528446723883185</c:v>
                </c:pt>
                <c:pt idx="1460">
                  <c:v>-11.829517986909005</c:v>
                </c:pt>
                <c:pt idx="1461">
                  <c:v>-13.255088439335021</c:v>
                </c:pt>
                <c:pt idx="1462">
                  <c:v>-13.629644004074404</c:v>
                </c:pt>
                <c:pt idx="1463">
                  <c:v>-14.218827420825518</c:v>
                </c:pt>
                <c:pt idx="1464">
                  <c:v>-14.224544247803808</c:v>
                </c:pt>
                <c:pt idx="1465">
                  <c:v>-14.532633579633416</c:v>
                </c:pt>
                <c:pt idx="1466">
                  <c:v>-14.366170346444006</c:v>
                </c:pt>
                <c:pt idx="1467">
                  <c:v>-14.168998503880239</c:v>
                </c:pt>
                <c:pt idx="1468">
                  <c:v>-13.729176699841458</c:v>
                </c:pt>
                <c:pt idx="1469">
                  <c:v>-13.070662994699614</c:v>
                </c:pt>
                <c:pt idx="1470">
                  <c:v>-12.431878166935988</c:v>
                </c:pt>
                <c:pt idx="1471">
                  <c:v>-12.489863534070375</c:v>
                </c:pt>
                <c:pt idx="1472">
                  <c:v>-12.64347011282165</c:v>
                </c:pt>
                <c:pt idx="1473">
                  <c:v>-13.916682398046495</c:v>
                </c:pt>
                <c:pt idx="1474">
                  <c:v>-13.453993513522379</c:v>
                </c:pt>
                <c:pt idx="1475">
                  <c:v>-12.21600911271468</c:v>
                </c:pt>
                <c:pt idx="1476">
                  <c:v>-11.226104376711518</c:v>
                </c:pt>
                <c:pt idx="1477">
                  <c:v>-9.8254006376251244</c:v>
                </c:pt>
                <c:pt idx="1478">
                  <c:v>-9.4444791998325464</c:v>
                </c:pt>
                <c:pt idx="1479">
                  <c:v>-8.8739465161252582</c:v>
                </c:pt>
                <c:pt idx="1480">
                  <c:v>-8.574661712660868</c:v>
                </c:pt>
                <c:pt idx="1481">
                  <c:v>-7.6559262652734823</c:v>
                </c:pt>
                <c:pt idx="1482">
                  <c:v>-2.8180988896881778</c:v>
                </c:pt>
                <c:pt idx="1483">
                  <c:v>-0.42194973201262415</c:v>
                </c:pt>
                <c:pt idx="1484">
                  <c:v>7.689023560863907</c:v>
                </c:pt>
                <c:pt idx="1485">
                  <c:v>21.361548376316005</c:v>
                </c:pt>
                <c:pt idx="1486">
                  <c:v>40.705105267582404</c:v>
                </c:pt>
                <c:pt idx="1487">
                  <c:v>38.144467442158501</c:v>
                </c:pt>
                <c:pt idx="1488">
                  <c:v>26.896449414041587</c:v>
                </c:pt>
                <c:pt idx="1489">
                  <c:v>19.747897245600193</c:v>
                </c:pt>
                <c:pt idx="1490">
                  <c:v>22.698169779963631</c:v>
                </c:pt>
                <c:pt idx="1491">
                  <c:v>31.387704454688897</c:v>
                </c:pt>
                <c:pt idx="1492">
                  <c:v>43.164989690803843</c:v>
                </c:pt>
                <c:pt idx="1493">
                  <c:v>55.314165609426993</c:v>
                </c:pt>
                <c:pt idx="1494">
                  <c:v>63.531114291427215</c:v>
                </c:pt>
                <c:pt idx="1495">
                  <c:v>64.007051417397349</c:v>
                </c:pt>
                <c:pt idx="1496">
                  <c:v>62.00527968542535</c:v>
                </c:pt>
                <c:pt idx="1497">
                  <c:v>57.53857471993053</c:v>
                </c:pt>
                <c:pt idx="1498">
                  <c:v>51.4407471398249</c:v>
                </c:pt>
                <c:pt idx="1499">
                  <c:v>44.200383707917453</c:v>
                </c:pt>
                <c:pt idx="1500">
                  <c:v>38.833283814833088</c:v>
                </c:pt>
                <c:pt idx="1501">
                  <c:v>34.604619165097674</c:v>
                </c:pt>
                <c:pt idx="1502">
                  <c:v>31.375151593871291</c:v>
                </c:pt>
                <c:pt idx="1503">
                  <c:v>30.222709548806389</c:v>
                </c:pt>
                <c:pt idx="1504">
                  <c:v>29.78171772118219</c:v>
                </c:pt>
                <c:pt idx="1505">
                  <c:v>29.5765955715815</c:v>
                </c:pt>
                <c:pt idx="1506">
                  <c:v>28.971701621215992</c:v>
                </c:pt>
                <c:pt idx="1507">
                  <c:v>28.098843242571782</c:v>
                </c:pt>
                <c:pt idx="1508">
                  <c:v>26.919867028730199</c:v>
                </c:pt>
                <c:pt idx="1509">
                  <c:v>25.819559619762572</c:v>
                </c:pt>
                <c:pt idx="1510">
                  <c:v>25.276810490115821</c:v>
                </c:pt>
                <c:pt idx="1511">
                  <c:v>24.963397726198167</c:v>
                </c:pt>
                <c:pt idx="1512">
                  <c:v>25.447378350538983</c:v>
                </c:pt>
                <c:pt idx="1513">
                  <c:v>26.474365260078194</c:v>
                </c:pt>
                <c:pt idx="1514">
                  <c:v>27.611950841465479</c:v>
                </c:pt>
                <c:pt idx="1515">
                  <c:v>29.097636126184387</c:v>
                </c:pt>
                <c:pt idx="1516">
                  <c:v>30.785580056597752</c:v>
                </c:pt>
                <c:pt idx="1517">
                  <c:v>32.270129073576626</c:v>
                </c:pt>
                <c:pt idx="1518">
                  <c:v>34.770850875514888</c:v>
                </c:pt>
                <c:pt idx="1519">
                  <c:v>36.674819214352503</c:v>
                </c:pt>
                <c:pt idx="1520">
                  <c:v>38.355487691141796</c:v>
                </c:pt>
                <c:pt idx="1521">
                  <c:v>37.344930062015699</c:v>
                </c:pt>
                <c:pt idx="1522">
                  <c:v>34.617017233951373</c:v>
                </c:pt>
                <c:pt idx="1523">
                  <c:v>30.985231651434152</c:v>
                </c:pt>
                <c:pt idx="1524">
                  <c:v>29.791517446735799</c:v>
                </c:pt>
                <c:pt idx="1525">
                  <c:v>29.86497509336013</c:v>
                </c:pt>
                <c:pt idx="1526">
                  <c:v>30.729974526423042</c:v>
                </c:pt>
                <c:pt idx="1527">
                  <c:v>35.56865457128081</c:v>
                </c:pt>
                <c:pt idx="1528">
                  <c:v>40.989910200093085</c:v>
                </c:pt>
                <c:pt idx="1529">
                  <c:v>49.165493039393311</c:v>
                </c:pt>
                <c:pt idx="1530">
                  <c:v>51.279574637733347</c:v>
                </c:pt>
                <c:pt idx="1531">
                  <c:v>53.534991574570427</c:v>
                </c:pt>
                <c:pt idx="1532">
                  <c:v>49.808241231459242</c:v>
                </c:pt>
                <c:pt idx="1533">
                  <c:v>52.768059415864975</c:v>
                </c:pt>
                <c:pt idx="1534">
                  <c:v>60.396659836441202</c:v>
                </c:pt>
                <c:pt idx="1535">
                  <c:v>62.037060437562609</c:v>
                </c:pt>
                <c:pt idx="1536">
                  <c:v>50.179440999711467</c:v>
                </c:pt>
                <c:pt idx="1537">
                  <c:v>27.593765191934093</c:v>
                </c:pt>
                <c:pt idx="1538">
                  <c:v>15.002546416231798</c:v>
                </c:pt>
                <c:pt idx="1539">
                  <c:v>1.3036298997420146</c:v>
                </c:pt>
                <c:pt idx="1540">
                  <c:v>-3.8727713266771042</c:v>
                </c:pt>
                <c:pt idx="1541">
                  <c:v>-6.5103882511363818</c:v>
                </c:pt>
                <c:pt idx="1542">
                  <c:v>-6.9921280674724802</c:v>
                </c:pt>
                <c:pt idx="1543">
                  <c:v>-11.447881675393155</c:v>
                </c:pt>
                <c:pt idx="1544">
                  <c:v>-7.4430392921049675</c:v>
                </c:pt>
                <c:pt idx="1545">
                  <c:v>-8.68945433032059</c:v>
                </c:pt>
                <c:pt idx="1546">
                  <c:v>-10.31964617232175</c:v>
                </c:pt>
                <c:pt idx="1547">
                  <c:v>-12.163734139840496</c:v>
                </c:pt>
                <c:pt idx="1548">
                  <c:v>-12.713432364571789</c:v>
                </c:pt>
                <c:pt idx="1549">
                  <c:v>-12.690737738839884</c:v>
                </c:pt>
                <c:pt idx="1550">
                  <c:v>-12.958907750983027</c:v>
                </c:pt>
                <c:pt idx="1551">
                  <c:v>-13.265829983309871</c:v>
                </c:pt>
                <c:pt idx="1552">
                  <c:v>-13.397051162759837</c:v>
                </c:pt>
                <c:pt idx="1553">
                  <c:v>-13.221702995857807</c:v>
                </c:pt>
                <c:pt idx="1554">
                  <c:v>-12.727134825424432</c:v>
                </c:pt>
                <c:pt idx="1555">
                  <c:v>-13.154942296384375</c:v>
                </c:pt>
                <c:pt idx="1556">
                  <c:v>-13.17179324214692</c:v>
                </c:pt>
                <c:pt idx="1557">
                  <c:v>-13.205190800938496</c:v>
                </c:pt>
                <c:pt idx="1558">
                  <c:v>-13.340381626997512</c:v>
                </c:pt>
                <c:pt idx="1559">
                  <c:v>-14.573874047060814</c:v>
                </c:pt>
                <c:pt idx="1560">
                  <c:v>-13.210213138141402</c:v>
                </c:pt>
                <c:pt idx="1561">
                  <c:v>-12.81052557972518</c:v>
                </c:pt>
                <c:pt idx="1562">
                  <c:v>-12.032707470958352</c:v>
                </c:pt>
                <c:pt idx="1563">
                  <c:v>-10.545371972106771</c:v>
                </c:pt>
                <c:pt idx="1564">
                  <c:v>-8.9306103872169995</c:v>
                </c:pt>
                <c:pt idx="1565">
                  <c:v>-6.9325465422732835</c:v>
                </c:pt>
                <c:pt idx="1566">
                  <c:v>-1.1160643409285622</c:v>
                </c:pt>
                <c:pt idx="1567">
                  <c:v>0.85989568593473464</c:v>
                </c:pt>
                <c:pt idx="1568">
                  <c:v>10.877221630165552</c:v>
                </c:pt>
                <c:pt idx="1569">
                  <c:v>23.789132133230854</c:v>
                </c:pt>
                <c:pt idx="1570">
                  <c:v>45.195932058722114</c:v>
                </c:pt>
                <c:pt idx="1571">
                  <c:v>55.588958429569992</c:v>
                </c:pt>
                <c:pt idx="1572">
                  <c:v>57.700619258384975</c:v>
                </c:pt>
                <c:pt idx="1573">
                  <c:v>50.926560602156627</c:v>
                </c:pt>
                <c:pt idx="1574">
                  <c:v>42.727949555573879</c:v>
                </c:pt>
                <c:pt idx="1575">
                  <c:v>45.268487181089668</c:v>
                </c:pt>
                <c:pt idx="1576">
                  <c:v>48.675850081922718</c:v>
                </c:pt>
                <c:pt idx="1577">
                  <c:v>64.251094223785543</c:v>
                </c:pt>
                <c:pt idx="1578">
                  <c:v>70.72394643867095</c:v>
                </c:pt>
                <c:pt idx="1579">
                  <c:v>71.605012148941967</c:v>
                </c:pt>
                <c:pt idx="1580">
                  <c:v>65.661251873770553</c:v>
                </c:pt>
                <c:pt idx="1581">
                  <c:v>58.760856494029689</c:v>
                </c:pt>
                <c:pt idx="1582">
                  <c:v>52.524559679015795</c:v>
                </c:pt>
                <c:pt idx="1583">
                  <c:v>46.627233046771821</c:v>
                </c:pt>
                <c:pt idx="1584">
                  <c:v>42.380361993662937</c:v>
                </c:pt>
                <c:pt idx="1585">
                  <c:v>38.43869498809957</c:v>
                </c:pt>
                <c:pt idx="1586">
                  <c:v>36.192441665223214</c:v>
                </c:pt>
                <c:pt idx="1587">
                  <c:v>34.813819511018679</c:v>
                </c:pt>
                <c:pt idx="1588">
                  <c:v>33.729398625288347</c:v>
                </c:pt>
                <c:pt idx="1589">
                  <c:v>33.60999049626524</c:v>
                </c:pt>
                <c:pt idx="1590">
                  <c:v>33.169417823729816</c:v>
                </c:pt>
                <c:pt idx="1591">
                  <c:v>32.327156371199038</c:v>
                </c:pt>
                <c:pt idx="1592">
                  <c:v>31.177613163069797</c:v>
                </c:pt>
                <c:pt idx="1593">
                  <c:v>30.415952821394612</c:v>
                </c:pt>
                <c:pt idx="1594">
                  <c:v>30.225743143495436</c:v>
                </c:pt>
                <c:pt idx="1595">
                  <c:v>30.74302732595601</c:v>
                </c:pt>
                <c:pt idx="1596">
                  <c:v>32.16850146655932</c:v>
                </c:pt>
                <c:pt idx="1597">
                  <c:v>33.512659541593763</c:v>
                </c:pt>
                <c:pt idx="1598">
                  <c:v>34.501334682873384</c:v>
                </c:pt>
                <c:pt idx="1599">
                  <c:v>35.506858091454866</c:v>
                </c:pt>
                <c:pt idx="1600">
                  <c:v>36.336227290375369</c:v>
                </c:pt>
                <c:pt idx="1601">
                  <c:v>37.303723019792848</c:v>
                </c:pt>
                <c:pt idx="1602">
                  <c:v>38.622354393092294</c:v>
                </c:pt>
                <c:pt idx="1603">
                  <c:v>40.804807438429869</c:v>
                </c:pt>
                <c:pt idx="1604">
                  <c:v>43.80862691656074</c:v>
                </c:pt>
                <c:pt idx="1605">
                  <c:v>47.053275168993231</c:v>
                </c:pt>
                <c:pt idx="1606">
                  <c:v>47.940632001430565</c:v>
                </c:pt>
                <c:pt idx="1607">
                  <c:v>46.007841752806385</c:v>
                </c:pt>
                <c:pt idx="1608">
                  <c:v>45.047531544121583</c:v>
                </c:pt>
                <c:pt idx="1609">
                  <c:v>44.102871712664488</c:v>
                </c:pt>
                <c:pt idx="1610">
                  <c:v>46.12727755661561</c:v>
                </c:pt>
                <c:pt idx="1611">
                  <c:v>49.878584037636337</c:v>
                </c:pt>
                <c:pt idx="1612">
                  <c:v>55.011381469801101</c:v>
                </c:pt>
                <c:pt idx="1613">
                  <c:v>61.767162467839157</c:v>
                </c:pt>
                <c:pt idx="1614">
                  <c:v>69.653863766599585</c:v>
                </c:pt>
                <c:pt idx="1615">
                  <c:v>75.337713309372162</c:v>
                </c:pt>
                <c:pt idx="1616">
                  <c:v>70.737685559698036</c:v>
                </c:pt>
                <c:pt idx="1617">
                  <c:v>56.915477390322941</c:v>
                </c:pt>
                <c:pt idx="1618">
                  <c:v>40.801450005061362</c:v>
                </c:pt>
                <c:pt idx="1619">
                  <c:v>26.630479316662168</c:v>
                </c:pt>
                <c:pt idx="1620">
                  <c:v>20.333862381746211</c:v>
                </c:pt>
                <c:pt idx="1621">
                  <c:v>14.448819216012303</c:v>
                </c:pt>
                <c:pt idx="1622">
                  <c:v>7.4687007323978456</c:v>
                </c:pt>
                <c:pt idx="1623">
                  <c:v>3.0028889517992354</c:v>
                </c:pt>
                <c:pt idx="1624">
                  <c:v>-1.1183762471492129</c:v>
                </c:pt>
                <c:pt idx="1625">
                  <c:v>-5.2717653358240666</c:v>
                </c:pt>
                <c:pt idx="1626">
                  <c:v>-7.6543350251349427</c:v>
                </c:pt>
                <c:pt idx="1627">
                  <c:v>-9.6619696216046567</c:v>
                </c:pt>
                <c:pt idx="1628">
                  <c:v>-10.831246767384755</c:v>
                </c:pt>
                <c:pt idx="1629">
                  <c:v>-12.223708937073598</c:v>
                </c:pt>
                <c:pt idx="1630">
                  <c:v>-13.085794083829107</c:v>
                </c:pt>
                <c:pt idx="1631">
                  <c:v>-13.55880379346641</c:v>
                </c:pt>
                <c:pt idx="1632">
                  <c:v>-14.087561468832501</c:v>
                </c:pt>
                <c:pt idx="1633">
                  <c:v>-14.698167944948105</c:v>
                </c:pt>
                <c:pt idx="1634">
                  <c:v>-15.204506127215208</c:v>
                </c:pt>
                <c:pt idx="1635">
                  <c:v>-15.730685264539158</c:v>
                </c:pt>
                <c:pt idx="1636">
                  <c:v>-15.869814296472912</c:v>
                </c:pt>
                <c:pt idx="1637">
                  <c:v>-15.689949380566686</c:v>
                </c:pt>
                <c:pt idx="1638">
                  <c:v>-15.765102116634919</c:v>
                </c:pt>
                <c:pt idx="1639">
                  <c:v>-15.924078973988301</c:v>
                </c:pt>
                <c:pt idx="1640">
                  <c:v>-16.374928777846968</c:v>
                </c:pt>
                <c:pt idx="1641">
                  <c:v>-16.561611359573451</c:v>
                </c:pt>
                <c:pt idx="1642">
                  <c:v>-16.840653020686574</c:v>
                </c:pt>
                <c:pt idx="1643">
                  <c:v>-16.573807514499183</c:v>
                </c:pt>
                <c:pt idx="1644">
                  <c:v>-15.776952709758572</c:v>
                </c:pt>
                <c:pt idx="1645">
                  <c:v>-15.218053068293644</c:v>
                </c:pt>
                <c:pt idx="1646">
                  <c:v>-14.584733729526867</c:v>
                </c:pt>
                <c:pt idx="1647">
                  <c:v>-14.274431325223903</c:v>
                </c:pt>
                <c:pt idx="1648">
                  <c:v>-13.70286849592112</c:v>
                </c:pt>
                <c:pt idx="1649">
                  <c:v>-13.139722724217656</c:v>
                </c:pt>
                <c:pt idx="1650">
                  <c:v>-10.328047862283784</c:v>
                </c:pt>
                <c:pt idx="1651">
                  <c:v>-7.9271840158377689</c:v>
                </c:pt>
                <c:pt idx="1652">
                  <c:v>-5.2972509962476764</c:v>
                </c:pt>
                <c:pt idx="1653">
                  <c:v>-0.31371196361922227</c:v>
                </c:pt>
                <c:pt idx="1654">
                  <c:v>7.7082321444987292</c:v>
                </c:pt>
                <c:pt idx="1655">
                  <c:v>19.432102460407762</c:v>
                </c:pt>
                <c:pt idx="1656">
                  <c:v>41.306616180748691</c:v>
                </c:pt>
                <c:pt idx="1657">
                  <c:v>52.69852963855363</c:v>
                </c:pt>
                <c:pt idx="1658">
                  <c:v>50.943717562614509</c:v>
                </c:pt>
                <c:pt idx="1659">
                  <c:v>47.609646428022593</c:v>
                </c:pt>
                <c:pt idx="1660">
                  <c:v>40.912747171405968</c:v>
                </c:pt>
                <c:pt idx="1661">
                  <c:v>44.15923227813888</c:v>
                </c:pt>
                <c:pt idx="1662">
                  <c:v>55.371304461963177</c:v>
                </c:pt>
                <c:pt idx="1663">
                  <c:v>67.157691098073897</c:v>
                </c:pt>
                <c:pt idx="1664">
                  <c:v>68.278432222018992</c:v>
                </c:pt>
                <c:pt idx="1665">
                  <c:v>62.735392146496544</c:v>
                </c:pt>
                <c:pt idx="1666">
                  <c:v>57.415572967374601</c:v>
                </c:pt>
                <c:pt idx="1667">
                  <c:v>51.078065935400076</c:v>
                </c:pt>
                <c:pt idx="1668">
                  <c:v>45.075084459135319</c:v>
                </c:pt>
                <c:pt idx="1669">
                  <c:v>39.458539586973423</c:v>
                </c:pt>
                <c:pt idx="1670">
                  <c:v>34.380700709906385</c:v>
                </c:pt>
                <c:pt idx="1671">
                  <c:v>31.093700057929166</c:v>
                </c:pt>
                <c:pt idx="1672">
                  <c:v>29.129252165517272</c:v>
                </c:pt>
                <c:pt idx="1673">
                  <c:v>28.627516907564978</c:v>
                </c:pt>
                <c:pt idx="1674">
                  <c:v>28.509770152249484</c:v>
                </c:pt>
                <c:pt idx="1675">
                  <c:v>28.618063635669738</c:v>
                </c:pt>
                <c:pt idx="1676">
                  <c:v>28.650552384148437</c:v>
                </c:pt>
                <c:pt idx="1677">
                  <c:v>27.425088119295278</c:v>
                </c:pt>
                <c:pt idx="1678">
                  <c:v>26.258402624569165</c:v>
                </c:pt>
                <c:pt idx="1679">
                  <c:v>24.976444892707551</c:v>
                </c:pt>
                <c:pt idx="1680">
                  <c:v>23.919805652680701</c:v>
                </c:pt>
                <c:pt idx="1681">
                  <c:v>23.313371851027082</c:v>
                </c:pt>
                <c:pt idx="1682">
                  <c:v>23.440037819580745</c:v>
                </c:pt>
                <c:pt idx="1683">
                  <c:v>23.979240737881412</c:v>
                </c:pt>
                <c:pt idx="1684">
                  <c:v>24.777022626672174</c:v>
                </c:pt>
                <c:pt idx="1685">
                  <c:v>26.155701393282616</c:v>
                </c:pt>
                <c:pt idx="1686">
                  <c:v>27.257447842439749</c:v>
                </c:pt>
                <c:pt idx="1687">
                  <c:v>29.391981881961502</c:v>
                </c:pt>
                <c:pt idx="1688">
                  <c:v>30.015479779884654</c:v>
                </c:pt>
                <c:pt idx="1689">
                  <c:v>29.908020814573945</c:v>
                </c:pt>
                <c:pt idx="1690">
                  <c:v>30.258562413966619</c:v>
                </c:pt>
                <c:pt idx="1691">
                  <c:v>30.535175457333885</c:v>
                </c:pt>
                <c:pt idx="1692">
                  <c:v>31.442898869233836</c:v>
                </c:pt>
                <c:pt idx="1693">
                  <c:v>33.555606327757943</c:v>
                </c:pt>
                <c:pt idx="1694">
                  <c:v>36.449032894927186</c:v>
                </c:pt>
                <c:pt idx="1695">
                  <c:v>39.947204441593385</c:v>
                </c:pt>
                <c:pt idx="1696">
                  <c:v>39.168780910614629</c:v>
                </c:pt>
                <c:pt idx="1697">
                  <c:v>34.918815540605763</c:v>
                </c:pt>
                <c:pt idx="1698">
                  <c:v>28.535325063220064</c:v>
                </c:pt>
                <c:pt idx="1699">
                  <c:v>25.562196851338793</c:v>
                </c:pt>
                <c:pt idx="1700">
                  <c:v>22.679285298938879</c:v>
                </c:pt>
                <c:pt idx="1701">
                  <c:v>24.152504209537387</c:v>
                </c:pt>
                <c:pt idx="1702">
                  <c:v>27.546218262038916</c:v>
                </c:pt>
                <c:pt idx="1703">
                  <c:v>36.353149844953045</c:v>
                </c:pt>
                <c:pt idx="1704">
                  <c:v>44.764889068596545</c:v>
                </c:pt>
                <c:pt idx="1705">
                  <c:v>55.776432251448618</c:v>
                </c:pt>
                <c:pt idx="1706">
                  <c:v>58.967471983030428</c:v>
                </c:pt>
                <c:pt idx="1707">
                  <c:v>49.543608158234676</c:v>
                </c:pt>
                <c:pt idx="1708">
                  <c:v>32.572806167114955</c:v>
                </c:pt>
                <c:pt idx="1709">
                  <c:v>20.668932549348927</c:v>
                </c:pt>
                <c:pt idx="1710">
                  <c:v>11.798072789868886</c:v>
                </c:pt>
                <c:pt idx="1711">
                  <c:v>8.8471536565355624</c:v>
                </c:pt>
                <c:pt idx="1712">
                  <c:v>1.8235145091796734</c:v>
                </c:pt>
                <c:pt idx="1713">
                  <c:v>-3.4247410531392393</c:v>
                </c:pt>
                <c:pt idx="1714">
                  <c:v>-9.0118646586554298</c:v>
                </c:pt>
                <c:pt idx="1715">
                  <c:v>-12.488625118568196</c:v>
                </c:pt>
                <c:pt idx="1716">
                  <c:v>-14.759225756351045</c:v>
                </c:pt>
                <c:pt idx="1717">
                  <c:v>-16.144613439248634</c:v>
                </c:pt>
                <c:pt idx="1718">
                  <c:v>-16.560073127829977</c:v>
                </c:pt>
                <c:pt idx="1719">
                  <c:v>-17.826606472237998</c:v>
                </c:pt>
                <c:pt idx="1720">
                  <c:v>-17.893526790744762</c:v>
                </c:pt>
                <c:pt idx="1721">
                  <c:v>-19.939990113161706</c:v>
                </c:pt>
                <c:pt idx="1722">
                  <c:v>-18.594363979542877</c:v>
                </c:pt>
                <c:pt idx="1723">
                  <c:v>-18.984486416150432</c:v>
                </c:pt>
                <c:pt idx="1724">
                  <c:v>-18.354261927252214</c:v>
                </c:pt>
                <c:pt idx="1725">
                  <c:v>-19.264659919176498</c:v>
                </c:pt>
                <c:pt idx="1726">
                  <c:v>-19.126144354332247</c:v>
                </c:pt>
                <c:pt idx="1727">
                  <c:v>-19.313369661459298</c:v>
                </c:pt>
                <c:pt idx="1728">
                  <c:v>-20.240652443445654</c:v>
                </c:pt>
                <c:pt idx="1729">
                  <c:v>-22.767333908948729</c:v>
                </c:pt>
                <c:pt idx="1730">
                  <c:v>-23.397724580317114</c:v>
                </c:pt>
                <c:pt idx="1731">
                  <c:v>-23.824536509584537</c:v>
                </c:pt>
                <c:pt idx="1732">
                  <c:v>-22.977287005032583</c:v>
                </c:pt>
                <c:pt idx="1733">
                  <c:v>-22.110832390611513</c:v>
                </c:pt>
                <c:pt idx="1734">
                  <c:v>-20.095876987836601</c:v>
                </c:pt>
                <c:pt idx="1735">
                  <c:v>-17.02404585231772</c:v>
                </c:pt>
                <c:pt idx="1736">
                  <c:v>-13.493694678247488</c:v>
                </c:pt>
                <c:pt idx="1737">
                  <c:v>-9.2944754822001538</c:v>
                </c:pt>
                <c:pt idx="1738">
                  <c:v>-4.5778040877158457</c:v>
                </c:pt>
                <c:pt idx="1739">
                  <c:v>1.0264572386353255</c:v>
                </c:pt>
                <c:pt idx="1740">
                  <c:v>7.6505429017195006</c:v>
                </c:pt>
                <c:pt idx="1741">
                  <c:v>18.510407422201425</c:v>
                </c:pt>
                <c:pt idx="1742">
                  <c:v>36.432612614792617</c:v>
                </c:pt>
                <c:pt idx="1743">
                  <c:v>41.409698702622897</c:v>
                </c:pt>
                <c:pt idx="1744">
                  <c:v>40.689976162758029</c:v>
                </c:pt>
                <c:pt idx="1745">
                  <c:v>52.61523234718512</c:v>
                </c:pt>
                <c:pt idx="1746">
                  <c:v>63.11555127093154</c:v>
                </c:pt>
                <c:pt idx="1747">
                  <c:v>67.130452210439543</c:v>
                </c:pt>
                <c:pt idx="1748">
                  <c:v>65.914924852532423</c:v>
                </c:pt>
                <c:pt idx="1749">
                  <c:v>62.828272905010934</c:v>
                </c:pt>
                <c:pt idx="1750">
                  <c:v>57.929726678888827</c:v>
                </c:pt>
                <c:pt idx="1751">
                  <c:v>52.841364280459779</c:v>
                </c:pt>
                <c:pt idx="1752">
                  <c:v>49.212997648209381</c:v>
                </c:pt>
                <c:pt idx="1753">
                  <c:v>45.392763579254016</c:v>
                </c:pt>
                <c:pt idx="1754">
                  <c:v>42.400889842283568</c:v>
                </c:pt>
                <c:pt idx="1755">
                  <c:v>40.328272477193885</c:v>
                </c:pt>
                <c:pt idx="1756">
                  <c:v>38.210843481507432</c:v>
                </c:pt>
                <c:pt idx="1757">
                  <c:v>36.173148468366826</c:v>
                </c:pt>
                <c:pt idx="1758">
                  <c:v>33.692569156346032</c:v>
                </c:pt>
                <c:pt idx="1759">
                  <c:v>31.304057348320669</c:v>
                </c:pt>
                <c:pt idx="1760">
                  <c:v>29.38762703673579</c:v>
                </c:pt>
                <c:pt idx="1761">
                  <c:v>28.017387665383598</c:v>
                </c:pt>
                <c:pt idx="1762">
                  <c:v>27.251303952420336</c:v>
                </c:pt>
                <c:pt idx="1763">
                  <c:v>27.116875554873427</c:v>
                </c:pt>
                <c:pt idx="1764">
                  <c:v>27.715658694950928</c:v>
                </c:pt>
                <c:pt idx="1765">
                  <c:v>29.123903010150876</c:v>
                </c:pt>
                <c:pt idx="1766">
                  <c:v>29.735848264503261</c:v>
                </c:pt>
                <c:pt idx="1767">
                  <c:v>30.684613644362539</c:v>
                </c:pt>
                <c:pt idx="1768">
                  <c:v>31.832982450551036</c:v>
                </c:pt>
                <c:pt idx="1769">
                  <c:v>33.457591023735709</c:v>
                </c:pt>
                <c:pt idx="1770">
                  <c:v>35.395239546801832</c:v>
                </c:pt>
                <c:pt idx="1771">
                  <c:v>38.453547642583018</c:v>
                </c:pt>
                <c:pt idx="1772">
                  <c:v>39.993934271994704</c:v>
                </c:pt>
                <c:pt idx="1773">
                  <c:v>42.112864867836883</c:v>
                </c:pt>
                <c:pt idx="1774">
                  <c:v>45.614916022962959</c:v>
                </c:pt>
                <c:pt idx="1775">
                  <c:v>46.669936354849213</c:v>
                </c:pt>
                <c:pt idx="1776">
                  <c:v>45.149223396084182</c:v>
                </c:pt>
                <c:pt idx="1777">
                  <c:v>43.535044269261455</c:v>
                </c:pt>
                <c:pt idx="1778">
                  <c:v>44.871201458253559</c:v>
                </c:pt>
                <c:pt idx="1779">
                  <c:v>47.014398183177896</c:v>
                </c:pt>
                <c:pt idx="1780">
                  <c:v>51.498654163428569</c:v>
                </c:pt>
                <c:pt idx="1781">
                  <c:v>55.75024823321057</c:v>
                </c:pt>
                <c:pt idx="1782">
                  <c:v>58.514805571738009</c:v>
                </c:pt>
                <c:pt idx="1783">
                  <c:v>61.786119755047068</c:v>
                </c:pt>
                <c:pt idx="1784">
                  <c:v>59.967043253573635</c:v>
                </c:pt>
                <c:pt idx="1785">
                  <c:v>54.239509377545097</c:v>
                </c:pt>
                <c:pt idx="1786">
                  <c:v>51.353092994569273</c:v>
                </c:pt>
                <c:pt idx="1787">
                  <c:v>51.296257376676202</c:v>
                </c:pt>
                <c:pt idx="1788">
                  <c:v>51.457274553857495</c:v>
                </c:pt>
                <c:pt idx="1789">
                  <c:v>48.30721603913635</c:v>
                </c:pt>
                <c:pt idx="1790">
                  <c:v>33.088597250451059</c:v>
                </c:pt>
                <c:pt idx="1791">
                  <c:v>14.410269275887959</c:v>
                </c:pt>
                <c:pt idx="1792">
                  <c:v>6.0412766648729503</c:v>
                </c:pt>
                <c:pt idx="1793">
                  <c:v>-6.5259847672033615</c:v>
                </c:pt>
                <c:pt idx="1794">
                  <c:v>-11.310008516221076</c:v>
                </c:pt>
                <c:pt idx="1795">
                  <c:v>-13.587561044224072</c:v>
                </c:pt>
                <c:pt idx="1796">
                  <c:v>-15.542493192036877</c:v>
                </c:pt>
                <c:pt idx="1797">
                  <c:v>-16.335417520762068</c:v>
                </c:pt>
                <c:pt idx="1798">
                  <c:v>-17.231187543322871</c:v>
                </c:pt>
                <c:pt idx="1799">
                  <c:v>-18.767155522037118</c:v>
                </c:pt>
                <c:pt idx="1800">
                  <c:v>-19.312560417927397</c:v>
                </c:pt>
                <c:pt idx="1801">
                  <c:v>-19.746650772091698</c:v>
                </c:pt>
                <c:pt idx="1802">
                  <c:v>-19.183528012568917</c:v>
                </c:pt>
                <c:pt idx="1803">
                  <c:v>-19.391093745803449</c:v>
                </c:pt>
                <c:pt idx="1804">
                  <c:v>-19.668369749390973</c:v>
                </c:pt>
                <c:pt idx="1805">
                  <c:v>-19.357354429282395</c:v>
                </c:pt>
                <c:pt idx="1806">
                  <c:v>-19.189071238402605</c:v>
                </c:pt>
                <c:pt idx="1807">
                  <c:v>-19.006953710929711</c:v>
                </c:pt>
                <c:pt idx="1808">
                  <c:v>-17.92915489855141</c:v>
                </c:pt>
                <c:pt idx="1809">
                  <c:v>-18.413499684980312</c:v>
                </c:pt>
                <c:pt idx="1810">
                  <c:v>-18.724921149179902</c:v>
                </c:pt>
                <c:pt idx="1811">
                  <c:v>-18.912964120017179</c:v>
                </c:pt>
                <c:pt idx="1812">
                  <c:v>-19.031861568700737</c:v>
                </c:pt>
                <c:pt idx="1813">
                  <c:v>-18.779496320312465</c:v>
                </c:pt>
                <c:pt idx="1814">
                  <c:v>-18.031436785244097</c:v>
                </c:pt>
                <c:pt idx="1815">
                  <c:v>-17.215051759554743</c:v>
                </c:pt>
                <c:pt idx="1816">
                  <c:v>-13.948237851799668</c:v>
                </c:pt>
                <c:pt idx="1817">
                  <c:v>-11.331510488909453</c:v>
                </c:pt>
                <c:pt idx="1818">
                  <c:v>-7.512743578919304</c:v>
                </c:pt>
                <c:pt idx="1819">
                  <c:v>-3.1779618587919098</c:v>
                </c:pt>
                <c:pt idx="1820">
                  <c:v>3.0785177297985884</c:v>
                </c:pt>
                <c:pt idx="1821">
                  <c:v>11.865544791295399</c:v>
                </c:pt>
                <c:pt idx="1822">
                  <c:v>20.945617513851388</c:v>
                </c:pt>
                <c:pt idx="1823">
                  <c:v>26.965640363422096</c:v>
                </c:pt>
                <c:pt idx="1824">
                  <c:v>29.18360223464628</c:v>
                </c:pt>
                <c:pt idx="1825">
                  <c:v>28.755320352629365</c:v>
                </c:pt>
                <c:pt idx="1826">
                  <c:v>32.011070261332577</c:v>
                </c:pt>
                <c:pt idx="1827">
                  <c:v>34.333850724980763</c:v>
                </c:pt>
                <c:pt idx="1828">
                  <c:v>42.966307948564314</c:v>
                </c:pt>
                <c:pt idx="1829">
                  <c:v>49.30283239502819</c:v>
                </c:pt>
                <c:pt idx="1830">
                  <c:v>57.121798272737436</c:v>
                </c:pt>
                <c:pt idx="1831">
                  <c:v>65.753210274260098</c:v>
                </c:pt>
                <c:pt idx="1832">
                  <c:v>61.595309290335706</c:v>
                </c:pt>
                <c:pt idx="1833">
                  <c:v>56.543608737504634</c:v>
                </c:pt>
                <c:pt idx="1834">
                  <c:v>50.945521974712996</c:v>
                </c:pt>
                <c:pt idx="1835">
                  <c:v>46.39780820298283</c:v>
                </c:pt>
                <c:pt idx="1836">
                  <c:v>41.506928704815337</c:v>
                </c:pt>
                <c:pt idx="1837">
                  <c:v>37.585444704683148</c:v>
                </c:pt>
                <c:pt idx="1838">
                  <c:v>34.959572573256494</c:v>
                </c:pt>
                <c:pt idx="1839">
                  <c:v>32.79777688572721</c:v>
                </c:pt>
                <c:pt idx="1840">
                  <c:v>31.330365967986598</c:v>
                </c:pt>
                <c:pt idx="1841">
                  <c:v>29.863075538674465</c:v>
                </c:pt>
                <c:pt idx="1842">
                  <c:v>28.235999737618577</c:v>
                </c:pt>
                <c:pt idx="1843">
                  <c:v>27.194875884595248</c:v>
                </c:pt>
                <c:pt idx="1844">
                  <c:v>25.712678626247133</c:v>
                </c:pt>
                <c:pt idx="1845">
                  <c:v>24.535627295455779</c:v>
                </c:pt>
                <c:pt idx="1846">
                  <c:v>24.458459110420097</c:v>
                </c:pt>
                <c:pt idx="1847">
                  <c:v>24.908608722497963</c:v>
                </c:pt>
                <c:pt idx="1848">
                  <c:v>26.70241956185998</c:v>
                </c:pt>
                <c:pt idx="1849">
                  <c:v>28.264240946680321</c:v>
                </c:pt>
                <c:pt idx="1850">
                  <c:v>30.120050166069085</c:v>
                </c:pt>
                <c:pt idx="1851">
                  <c:v>31.515040852135392</c:v>
                </c:pt>
                <c:pt idx="1852">
                  <c:v>32.720608862030119</c:v>
                </c:pt>
                <c:pt idx="1853">
                  <c:v>33.422599802107108</c:v>
                </c:pt>
                <c:pt idx="1854">
                  <c:v>33.523421109142987</c:v>
                </c:pt>
                <c:pt idx="1855">
                  <c:v>34.618913914571401</c:v>
                </c:pt>
                <c:pt idx="1856">
                  <c:v>35.921185050304963</c:v>
                </c:pt>
                <c:pt idx="1857">
                  <c:v>36.732145627635049</c:v>
                </c:pt>
                <c:pt idx="1858">
                  <c:v>40.384837349204325</c:v>
                </c:pt>
                <c:pt idx="1859">
                  <c:v>43.647289260672444</c:v>
                </c:pt>
                <c:pt idx="1860">
                  <c:v>47.329180553324207</c:v>
                </c:pt>
                <c:pt idx="1861">
                  <c:v>55.346369431091063</c:v>
                </c:pt>
                <c:pt idx="1862">
                  <c:v>63.678164731546183</c:v>
                </c:pt>
                <c:pt idx="1863">
                  <c:v>68.802558569575055</c:v>
                </c:pt>
                <c:pt idx="1864">
                  <c:v>71.861319492463622</c:v>
                </c:pt>
                <c:pt idx="1865">
                  <c:v>68.412261959897037</c:v>
                </c:pt>
                <c:pt idx="1866">
                  <c:v>43.315309317798906</c:v>
                </c:pt>
                <c:pt idx="1867">
                  <c:v>49.761189508267641</c:v>
                </c:pt>
                <c:pt idx="1868">
                  <c:v>48.118500521926585</c:v>
                </c:pt>
                <c:pt idx="1869">
                  <c:v>48.278744959479553</c:v>
                </c:pt>
                <c:pt idx="1870">
                  <c:v>38.362783171772108</c:v>
                </c:pt>
                <c:pt idx="1871">
                  <c:v>11.041577339472441</c:v>
                </c:pt>
                <c:pt idx="1872">
                  <c:v>-2.8562032986964963</c:v>
                </c:pt>
                <c:pt idx="1873">
                  <c:v>-9.7716893418478854</c:v>
                </c:pt>
                <c:pt idx="1874">
                  <c:v>-19.083197949367712</c:v>
                </c:pt>
                <c:pt idx="1875">
                  <c:v>-25.715871010300368</c:v>
                </c:pt>
                <c:pt idx="1876">
                  <c:v>-28.858057618484075</c:v>
                </c:pt>
                <c:pt idx="1877">
                  <c:v>-29.775486342094528</c:v>
                </c:pt>
                <c:pt idx="1878">
                  <c:v>-31.070021086262539</c:v>
                </c:pt>
                <c:pt idx="1879">
                  <c:v>-29.390681133249796</c:v>
                </c:pt>
                <c:pt idx="1880">
                  <c:v>-28.178761227352254</c:v>
                </c:pt>
                <c:pt idx="1881">
                  <c:v>-28.240544991675733</c:v>
                </c:pt>
                <c:pt idx="1882">
                  <c:v>-28.653407047571928</c:v>
                </c:pt>
                <c:pt idx="1883">
                  <c:v>-27.984678244906195</c:v>
                </c:pt>
                <c:pt idx="1884">
                  <c:v>-30.229424495691461</c:v>
                </c:pt>
                <c:pt idx="1885">
                  <c:v>-31.859949175032206</c:v>
                </c:pt>
                <c:pt idx="1886">
                  <c:v>-32.310380125824125</c:v>
                </c:pt>
                <c:pt idx="1887">
                  <c:v>-33.001548537394385</c:v>
                </c:pt>
                <c:pt idx="1888">
                  <c:v>-32.61121320349902</c:v>
                </c:pt>
                <c:pt idx="1889">
                  <c:v>-30.674922985384786</c:v>
                </c:pt>
                <c:pt idx="1890">
                  <c:v>-29.626076298771988</c:v>
                </c:pt>
                <c:pt idx="1891">
                  <c:v>-28.663327712222316</c:v>
                </c:pt>
                <c:pt idx="1892">
                  <c:v>-27.094954287486008</c:v>
                </c:pt>
                <c:pt idx="1893">
                  <c:v>-28.499195396032846</c:v>
                </c:pt>
                <c:pt idx="1894">
                  <c:v>-29.178056555809789</c:v>
                </c:pt>
                <c:pt idx="1895">
                  <c:v>-31.199672570959397</c:v>
                </c:pt>
                <c:pt idx="1896">
                  <c:v>-32.89592093839989</c:v>
                </c:pt>
                <c:pt idx="1897">
                  <c:v>-34.271867853527901</c:v>
                </c:pt>
                <c:pt idx="1898">
                  <c:v>-35.102076991736141</c:v>
                </c:pt>
                <c:pt idx="1899">
                  <c:v>-31.909367103988373</c:v>
                </c:pt>
                <c:pt idx="1900">
                  <c:v>-25.918878605838756</c:v>
                </c:pt>
                <c:pt idx="1901">
                  <c:v>-19.654676457642509</c:v>
                </c:pt>
                <c:pt idx="1902">
                  <c:v>-15.979572549732342</c:v>
                </c:pt>
                <c:pt idx="1903">
                  <c:v>-16.741534011343678</c:v>
                </c:pt>
                <c:pt idx="1904">
                  <c:v>-7.5673953978037272</c:v>
                </c:pt>
                <c:pt idx="1905">
                  <c:v>1.1036058059584606</c:v>
                </c:pt>
                <c:pt idx="1906">
                  <c:v>16.694663233819792</c:v>
                </c:pt>
                <c:pt idx="1907">
                  <c:v>33.191117230284981</c:v>
                </c:pt>
                <c:pt idx="1908">
                  <c:v>36.704954062278063</c:v>
                </c:pt>
                <c:pt idx="1909">
                  <c:v>33.748567937432725</c:v>
                </c:pt>
                <c:pt idx="1910">
                  <c:v>31.221710481565804</c:v>
                </c:pt>
                <c:pt idx="1911">
                  <c:v>41.170906223879534</c:v>
                </c:pt>
                <c:pt idx="1912">
                  <c:v>43.658519932427161</c:v>
                </c:pt>
                <c:pt idx="1913">
                  <c:v>56.368582019543076</c:v>
                </c:pt>
                <c:pt idx="1914">
                  <c:v>59.324902502438022</c:v>
                </c:pt>
                <c:pt idx="1915">
                  <c:v>54.679937798188817</c:v>
                </c:pt>
                <c:pt idx="1916">
                  <c:v>49.408715675514756</c:v>
                </c:pt>
                <c:pt idx="1917">
                  <c:v>43.412017092339845</c:v>
                </c:pt>
                <c:pt idx="1918">
                  <c:v>39.856154960555237</c:v>
                </c:pt>
                <c:pt idx="1919">
                  <c:v>37.303197496765769</c:v>
                </c:pt>
                <c:pt idx="1920">
                  <c:v>36.533706591481383</c:v>
                </c:pt>
                <c:pt idx="1921">
                  <c:v>33.236591514772336</c:v>
                </c:pt>
                <c:pt idx="1922">
                  <c:v>31.574000914701021</c:v>
                </c:pt>
                <c:pt idx="1923">
                  <c:v>28.832555825562743</c:v>
                </c:pt>
                <c:pt idx="1924">
                  <c:v>26.451385297774419</c:v>
                </c:pt>
                <c:pt idx="1925">
                  <c:v>23.583939767630085</c:v>
                </c:pt>
                <c:pt idx="1926">
                  <c:v>22.346910728457612</c:v>
                </c:pt>
                <c:pt idx="1927">
                  <c:v>22.162299336069921</c:v>
                </c:pt>
                <c:pt idx="1928">
                  <c:v>22.818330362378759</c:v>
                </c:pt>
                <c:pt idx="1929">
                  <c:v>23.025314559827144</c:v>
                </c:pt>
                <c:pt idx="1930">
                  <c:v>23.560945010461882</c:v>
                </c:pt>
                <c:pt idx="1931">
                  <c:v>24.042398727748111</c:v>
                </c:pt>
                <c:pt idx="1932">
                  <c:v>24.250377737193823</c:v>
                </c:pt>
                <c:pt idx="1933">
                  <c:v>25.12509007758549</c:v>
                </c:pt>
                <c:pt idx="1934">
                  <c:v>25.941765881240482</c:v>
                </c:pt>
                <c:pt idx="1935">
                  <c:v>26.476514504611362</c:v>
                </c:pt>
                <c:pt idx="1936">
                  <c:v>26.512662159486048</c:v>
                </c:pt>
                <c:pt idx="1937">
                  <c:v>26.758592028623319</c:v>
                </c:pt>
                <c:pt idx="1938">
                  <c:v>27.153495421246944</c:v>
                </c:pt>
                <c:pt idx="1939">
                  <c:v>28.30122033185333</c:v>
                </c:pt>
                <c:pt idx="1940">
                  <c:v>29.786502554477398</c:v>
                </c:pt>
                <c:pt idx="1941">
                  <c:v>30.833167763035441</c:v>
                </c:pt>
                <c:pt idx="1942">
                  <c:v>37.992111412344514</c:v>
                </c:pt>
                <c:pt idx="1943">
                  <c:v>40.106807438032661</c:v>
                </c:pt>
                <c:pt idx="1944">
                  <c:v>38.812444506418181</c:v>
                </c:pt>
                <c:pt idx="1945">
                  <c:v>34.596412124358686</c:v>
                </c:pt>
                <c:pt idx="1946">
                  <c:v>36.614020358635337</c:v>
                </c:pt>
                <c:pt idx="1947">
                  <c:v>38.565311446761037</c:v>
                </c:pt>
                <c:pt idx="1948">
                  <c:v>36.591884267324978</c:v>
                </c:pt>
                <c:pt idx="1949">
                  <c:v>33.963018564624058</c:v>
                </c:pt>
                <c:pt idx="1950">
                  <c:v>33.029211006566605</c:v>
                </c:pt>
                <c:pt idx="1951">
                  <c:v>24.264562969788855</c:v>
                </c:pt>
                <c:pt idx="1952">
                  <c:v>19.587704077988196</c:v>
                </c:pt>
                <c:pt idx="1953">
                  <c:v>15.794348850457636</c:v>
                </c:pt>
                <c:pt idx="1954">
                  <c:v>6.7937672875295503</c:v>
                </c:pt>
                <c:pt idx="1955">
                  <c:v>5.7152222711593286</c:v>
                </c:pt>
                <c:pt idx="1956">
                  <c:v>9.2079597861971276</c:v>
                </c:pt>
                <c:pt idx="1957">
                  <c:v>6.5311220810754707</c:v>
                </c:pt>
                <c:pt idx="1958">
                  <c:v>3.6008825320563873</c:v>
                </c:pt>
                <c:pt idx="1959">
                  <c:v>0.68649188298897545</c:v>
                </c:pt>
                <c:pt idx="1960">
                  <c:v>11.338869228885031</c:v>
                </c:pt>
                <c:pt idx="1961">
                  <c:v>13.248265602983421</c:v>
                </c:pt>
                <c:pt idx="1962">
                  <c:v>12.123133042514034</c:v>
                </c:pt>
                <c:pt idx="1963">
                  <c:v>10.788759165408408</c:v>
                </c:pt>
                <c:pt idx="1964">
                  <c:v>7.7811311804715713</c:v>
                </c:pt>
                <c:pt idx="1965">
                  <c:v>5.5937959561522552</c:v>
                </c:pt>
                <c:pt idx="1966">
                  <c:v>1.7156753567730838</c:v>
                </c:pt>
                <c:pt idx="1967">
                  <c:v>-0.67551674917920768</c:v>
                </c:pt>
                <c:pt idx="1968">
                  <c:v>-6.1524020645057584</c:v>
                </c:pt>
                <c:pt idx="1969">
                  <c:v>-14.045790173419809</c:v>
                </c:pt>
                <c:pt idx="1970">
                  <c:v>-18.386247095354435</c:v>
                </c:pt>
                <c:pt idx="1971">
                  <c:v>-20.543443633144538</c:v>
                </c:pt>
                <c:pt idx="1972">
                  <c:v>-25.35008949777756</c:v>
                </c:pt>
                <c:pt idx="1973">
                  <c:v>-25.311858058530103</c:v>
                </c:pt>
                <c:pt idx="1974">
                  <c:v>-28.214015370738046</c:v>
                </c:pt>
                <c:pt idx="1975">
                  <c:v>-26.04143969859507</c:v>
                </c:pt>
                <c:pt idx="1976">
                  <c:v>-18.728455188046777</c:v>
                </c:pt>
                <c:pt idx="1977">
                  <c:v>-16.001003431447845</c:v>
                </c:pt>
                <c:pt idx="1978">
                  <c:v>-20.632418401474826</c:v>
                </c:pt>
                <c:pt idx="1979">
                  <c:v>-24.285245598463536</c:v>
                </c:pt>
                <c:pt idx="1980">
                  <c:v>-27.35243327851164</c:v>
                </c:pt>
                <c:pt idx="1981">
                  <c:v>-31.951504634346978</c:v>
                </c:pt>
                <c:pt idx="1982">
                  <c:v>-35.905121874221535</c:v>
                </c:pt>
                <c:pt idx="1983">
                  <c:v>-48.692727676751673</c:v>
                </c:pt>
                <c:pt idx="1984">
                  <c:v>-65.219588766342298</c:v>
                </c:pt>
                <c:pt idx="1985">
                  <c:v>-55.336197504300117</c:v>
                </c:pt>
                <c:pt idx="1986">
                  <c:v>-46.264179266488945</c:v>
                </c:pt>
                <c:pt idx="1987">
                  <c:v>-25.180173611857466</c:v>
                </c:pt>
                <c:pt idx="1988">
                  <c:v>-22.02405936540513</c:v>
                </c:pt>
                <c:pt idx="1989">
                  <c:v>-17.453288373676308</c:v>
                </c:pt>
                <c:pt idx="1990">
                  <c:v>-25.367792707583323</c:v>
                </c:pt>
                <c:pt idx="1991">
                  <c:v>-37.073133961552948</c:v>
                </c:pt>
                <c:pt idx="1992">
                  <c:v>-39.534734125204622</c:v>
                </c:pt>
                <c:pt idx="1993">
                  <c:v>-39.292907105457829</c:v>
                </c:pt>
                <c:pt idx="1994">
                  <c:v>-41.116806927487424</c:v>
                </c:pt>
                <c:pt idx="1995">
                  <c:v>-39.124912109741516</c:v>
                </c:pt>
                <c:pt idx="1996">
                  <c:v>-21.549313044232573</c:v>
                </c:pt>
                <c:pt idx="1997">
                  <c:v>-9.8344364315877435</c:v>
                </c:pt>
                <c:pt idx="1998">
                  <c:v>-24.030506863253152</c:v>
                </c:pt>
                <c:pt idx="1999">
                  <c:v>-42.131156016136835</c:v>
                </c:pt>
                <c:pt idx="2000">
                  <c:v>-41.169642871377889</c:v>
                </c:pt>
                <c:pt idx="2001">
                  <c:v>-35.006886260308335</c:v>
                </c:pt>
                <c:pt idx="2002">
                  <c:v>-30.739736597683788</c:v>
                </c:pt>
                <c:pt idx="2003">
                  <c:v>-26.369479573312784</c:v>
                </c:pt>
                <c:pt idx="2004">
                  <c:v>-29.296997520820732</c:v>
                </c:pt>
                <c:pt idx="2005">
                  <c:v>-42.027501389100927</c:v>
                </c:pt>
                <c:pt idx="2006">
                  <c:v>-54.893871826353347</c:v>
                </c:pt>
                <c:pt idx="2007">
                  <c:v>-58.967737589069515</c:v>
                </c:pt>
                <c:pt idx="2008">
                  <c:v>-49.676117302406865</c:v>
                </c:pt>
                <c:pt idx="2009">
                  <c:v>-42.922418309867531</c:v>
                </c:pt>
                <c:pt idx="2010">
                  <c:v>-38.447159134673477</c:v>
                </c:pt>
                <c:pt idx="2011">
                  <c:v>-34.054975089192453</c:v>
                </c:pt>
                <c:pt idx="2012">
                  <c:v>-26.611904211253695</c:v>
                </c:pt>
                <c:pt idx="2013">
                  <c:v>-25.041561450489255</c:v>
                </c:pt>
                <c:pt idx="2014">
                  <c:v>-26.023256095532883</c:v>
                </c:pt>
                <c:pt idx="2015">
                  <c:v>-30.478394891501619</c:v>
                </c:pt>
                <c:pt idx="2016">
                  <c:v>-38.371408470369445</c:v>
                </c:pt>
                <c:pt idx="2017">
                  <c:v>-42.561767247606149</c:v>
                </c:pt>
                <c:pt idx="2018">
                  <c:v>-40.619805875707932</c:v>
                </c:pt>
                <c:pt idx="2019">
                  <c:v>-39.551962866220109</c:v>
                </c:pt>
                <c:pt idx="2020">
                  <c:v>-38.591959414366698</c:v>
                </c:pt>
                <c:pt idx="2021">
                  <c:v>-37.191907392035951</c:v>
                </c:pt>
                <c:pt idx="2022">
                  <c:v>-36.829033444639308</c:v>
                </c:pt>
                <c:pt idx="2023">
                  <c:v>-38.320438101475141</c:v>
                </c:pt>
                <c:pt idx="2024">
                  <c:v>-37.620550715134591</c:v>
                </c:pt>
                <c:pt idx="2025">
                  <c:v>-37.834432867592895</c:v>
                </c:pt>
                <c:pt idx="2026">
                  <c:v>-39.849558202636224</c:v>
                </c:pt>
                <c:pt idx="2027">
                  <c:v>-42.417229437816516</c:v>
                </c:pt>
                <c:pt idx="2028">
                  <c:v>-44.603896006571809</c:v>
                </c:pt>
                <c:pt idx="2029">
                  <c:v>-46.593271387000605</c:v>
                </c:pt>
                <c:pt idx="2030">
                  <c:v>-46.093731974470465</c:v>
                </c:pt>
                <c:pt idx="2031">
                  <c:v>-45.713329990551131</c:v>
                </c:pt>
                <c:pt idx="2032">
                  <c:v>-44.740104276603724</c:v>
                </c:pt>
                <c:pt idx="2033">
                  <c:v>-45.684664865423244</c:v>
                </c:pt>
                <c:pt idx="2034">
                  <c:v>-44.859480327648988</c:v>
                </c:pt>
                <c:pt idx="2035">
                  <c:v>-44.489875212195471</c:v>
                </c:pt>
                <c:pt idx="2036">
                  <c:v>-44.186521381197551</c:v>
                </c:pt>
                <c:pt idx="2037">
                  <c:v>-46.68241344466086</c:v>
                </c:pt>
                <c:pt idx="2038">
                  <c:v>-49.355922295440003</c:v>
                </c:pt>
                <c:pt idx="2039">
                  <c:v>-50.289163930499406</c:v>
                </c:pt>
                <c:pt idx="2040">
                  <c:v>-48.172676557730618</c:v>
                </c:pt>
                <c:pt idx="2041">
                  <c:v>-46.526050513376902</c:v>
                </c:pt>
                <c:pt idx="2042">
                  <c:v>-45.877371216193964</c:v>
                </c:pt>
                <c:pt idx="2043">
                  <c:v>-45.137309231933102</c:v>
                </c:pt>
                <c:pt idx="2044">
                  <c:v>-44.518086811621458</c:v>
                </c:pt>
                <c:pt idx="2045">
                  <c:v>-43.040511588629982</c:v>
                </c:pt>
                <c:pt idx="2046">
                  <c:v>-42.581109912742662</c:v>
                </c:pt>
                <c:pt idx="2047">
                  <c:v>-43.700203933523376</c:v>
                </c:pt>
                <c:pt idx="2048">
                  <c:v>-45.364810171224065</c:v>
                </c:pt>
                <c:pt idx="2049">
                  <c:v>-45.253801943836827</c:v>
                </c:pt>
                <c:pt idx="2050">
                  <c:v>-43.300729737777552</c:v>
                </c:pt>
                <c:pt idx="2051">
                  <c:v>-41.984280722549208</c:v>
                </c:pt>
                <c:pt idx="2052">
                  <c:v>-43.433509151254391</c:v>
                </c:pt>
                <c:pt idx="2053">
                  <c:v>-50.50658978528827</c:v>
                </c:pt>
                <c:pt idx="2054">
                  <c:v>-56.270015648320907</c:v>
                </c:pt>
                <c:pt idx="2055">
                  <c:v>-47.950832086827667</c:v>
                </c:pt>
                <c:pt idx="2056">
                  <c:v>-47.161666353080619</c:v>
                </c:pt>
                <c:pt idx="2057">
                  <c:v>-46.177919559384904</c:v>
                </c:pt>
                <c:pt idx="2058">
                  <c:v>-45.57224522892438</c:v>
                </c:pt>
                <c:pt idx="2059">
                  <c:v>-45.982152478418016</c:v>
                </c:pt>
                <c:pt idx="2060">
                  <c:v>-46.751665828235268</c:v>
                </c:pt>
                <c:pt idx="2061">
                  <c:v>-47.793198607643284</c:v>
                </c:pt>
                <c:pt idx="2062">
                  <c:v>-47.848459475631117</c:v>
                </c:pt>
                <c:pt idx="2063">
                  <c:v>-47.849302982196861</c:v>
                </c:pt>
                <c:pt idx="2064">
                  <c:v>-46.935799092501924</c:v>
                </c:pt>
                <c:pt idx="2065">
                  <c:v>-45.063222331736043</c:v>
                </c:pt>
                <c:pt idx="2066">
                  <c:v>-43.211008958648208</c:v>
                </c:pt>
                <c:pt idx="2067">
                  <c:v>-42.521281090060711</c:v>
                </c:pt>
                <c:pt idx="2068">
                  <c:v>-43.527043163300839</c:v>
                </c:pt>
                <c:pt idx="2069">
                  <c:v>-44.726913923888006</c:v>
                </c:pt>
                <c:pt idx="2070">
                  <c:v>-45.310205672024296</c:v>
                </c:pt>
                <c:pt idx="2071">
                  <c:v>-44.887225945516569</c:v>
                </c:pt>
                <c:pt idx="2072">
                  <c:v>-45.113803014480297</c:v>
                </c:pt>
                <c:pt idx="2073">
                  <c:v>-46.56987768996818</c:v>
                </c:pt>
                <c:pt idx="2074">
                  <c:v>-47.320582283930655</c:v>
                </c:pt>
                <c:pt idx="2075">
                  <c:v>-46.815756937041833</c:v>
                </c:pt>
                <c:pt idx="2076">
                  <c:v>-45.21617710485927</c:v>
                </c:pt>
                <c:pt idx="2077">
                  <c:v>-44.25174416211879</c:v>
                </c:pt>
                <c:pt idx="2078">
                  <c:v>-44.442448996286636</c:v>
                </c:pt>
                <c:pt idx="2079">
                  <c:v>-44.814591466069956</c:v>
                </c:pt>
                <c:pt idx="2080">
                  <c:v>-45.74238326504274</c:v>
                </c:pt>
                <c:pt idx="2081">
                  <c:v>-46.694562788346907</c:v>
                </c:pt>
                <c:pt idx="2082">
                  <c:v>-47.043252306900825</c:v>
                </c:pt>
                <c:pt idx="2083">
                  <c:v>-46.716813889341111</c:v>
                </c:pt>
                <c:pt idx="2084">
                  <c:v>-46.178977768887982</c:v>
                </c:pt>
                <c:pt idx="2085">
                  <c:v>-45.835536689414127</c:v>
                </c:pt>
                <c:pt idx="2086">
                  <c:v>-45.756079183785715</c:v>
                </c:pt>
                <c:pt idx="2087">
                  <c:v>-45.908861701859564</c:v>
                </c:pt>
                <c:pt idx="2088">
                  <c:v>-45.539233243385951</c:v>
                </c:pt>
                <c:pt idx="2089">
                  <c:v>-45.605839742468362</c:v>
                </c:pt>
                <c:pt idx="2090">
                  <c:v>-46.152042941409796</c:v>
                </c:pt>
                <c:pt idx="2091">
                  <c:v>-46.685912649045967</c:v>
                </c:pt>
                <c:pt idx="2092">
                  <c:v>-46.650491539673453</c:v>
                </c:pt>
                <c:pt idx="2093">
                  <c:v>-46.151269127155878</c:v>
                </c:pt>
                <c:pt idx="2094">
                  <c:v>-45.672441628072043</c:v>
                </c:pt>
                <c:pt idx="2095">
                  <c:v>-44.842265879166504</c:v>
                </c:pt>
                <c:pt idx="2096">
                  <c:v>-43.896438984887979</c:v>
                </c:pt>
                <c:pt idx="2097">
                  <c:v>-44.113385608817701</c:v>
                </c:pt>
                <c:pt idx="2098">
                  <c:v>-45.390749010177515</c:v>
                </c:pt>
                <c:pt idx="2099">
                  <c:v>-47.060831002608822</c:v>
                </c:pt>
                <c:pt idx="2100">
                  <c:v>-48.345116888693632</c:v>
                </c:pt>
                <c:pt idx="2101">
                  <c:v>-48.804284525511719</c:v>
                </c:pt>
                <c:pt idx="2102">
                  <c:v>-48.616498910370524</c:v>
                </c:pt>
                <c:pt idx="2103">
                  <c:v>-48.241277555403194</c:v>
                </c:pt>
                <c:pt idx="2104">
                  <c:v>-48.699665224778101</c:v>
                </c:pt>
                <c:pt idx="2105">
                  <c:v>-49.549390928824273</c:v>
                </c:pt>
                <c:pt idx="2106">
                  <c:v>-49.929338649476833</c:v>
                </c:pt>
                <c:pt idx="2107">
                  <c:v>-48.867727490281446</c:v>
                </c:pt>
                <c:pt idx="2108">
                  <c:v>-47.546245906838266</c:v>
                </c:pt>
                <c:pt idx="2109">
                  <c:v>-46.220767090117178</c:v>
                </c:pt>
                <c:pt idx="2110">
                  <c:v>-45.593830845691407</c:v>
                </c:pt>
                <c:pt idx="2111">
                  <c:v>-45.712003717960975</c:v>
                </c:pt>
                <c:pt idx="2112">
                  <c:v>-44.758345160211782</c:v>
                </c:pt>
                <c:pt idx="2113">
                  <c:v>-44.981870254391097</c:v>
                </c:pt>
                <c:pt idx="2114">
                  <c:v>-45.02764371211893</c:v>
                </c:pt>
                <c:pt idx="2115">
                  <c:v>-45.329336428740028</c:v>
                </c:pt>
                <c:pt idx="2116">
                  <c:v>-45.322055352903512</c:v>
                </c:pt>
                <c:pt idx="2117">
                  <c:v>-44.084056297055632</c:v>
                </c:pt>
                <c:pt idx="2118">
                  <c:v>-42.898423735306636</c:v>
                </c:pt>
                <c:pt idx="2119">
                  <c:v>-42.606752884026349</c:v>
                </c:pt>
                <c:pt idx="2120">
                  <c:v>-44.15002948655048</c:v>
                </c:pt>
                <c:pt idx="2121">
                  <c:v>-48.032339274762847</c:v>
                </c:pt>
                <c:pt idx="2122">
                  <c:v>-47.86800407686394</c:v>
                </c:pt>
                <c:pt idx="2123">
                  <c:v>-46.107532287701289</c:v>
                </c:pt>
                <c:pt idx="2124">
                  <c:v>-44.584156342343462</c:v>
                </c:pt>
                <c:pt idx="2125">
                  <c:v>-43.287666432069578</c:v>
                </c:pt>
                <c:pt idx="2126">
                  <c:v>-41.950705017004708</c:v>
                </c:pt>
                <c:pt idx="2127">
                  <c:v>-40.456949283613973</c:v>
                </c:pt>
                <c:pt idx="2128">
                  <c:v>-39.821847603874112</c:v>
                </c:pt>
                <c:pt idx="2129">
                  <c:v>-39.72582183951949</c:v>
                </c:pt>
                <c:pt idx="2130">
                  <c:v>-38.919877149988061</c:v>
                </c:pt>
                <c:pt idx="2131">
                  <c:v>-37.856807053775057</c:v>
                </c:pt>
                <c:pt idx="2132">
                  <c:v>-37.397510562889231</c:v>
                </c:pt>
                <c:pt idx="2133">
                  <c:v>-38.065726403876575</c:v>
                </c:pt>
                <c:pt idx="2134">
                  <c:v>-39.039832059548381</c:v>
                </c:pt>
                <c:pt idx="2135">
                  <c:v>-39.804842712473182</c:v>
                </c:pt>
                <c:pt idx="2136">
                  <c:v>-39.848923335748083</c:v>
                </c:pt>
                <c:pt idx="2137">
                  <c:v>-38.927881771583529</c:v>
                </c:pt>
                <c:pt idx="2138">
                  <c:v>-38.510686322438552</c:v>
                </c:pt>
                <c:pt idx="2139">
                  <c:v>-38.841976867098815</c:v>
                </c:pt>
                <c:pt idx="2140">
                  <c:v>-39.309811303857181</c:v>
                </c:pt>
                <c:pt idx="2141">
                  <c:v>-40.20558518036534</c:v>
                </c:pt>
                <c:pt idx="2142">
                  <c:v>-40.590511754959024</c:v>
                </c:pt>
                <c:pt idx="2143">
                  <c:v>-41.65751805446871</c:v>
                </c:pt>
                <c:pt idx="2144">
                  <c:v>-42.066028334257489</c:v>
                </c:pt>
                <c:pt idx="2145">
                  <c:v>-41.968154785343799</c:v>
                </c:pt>
                <c:pt idx="2146">
                  <c:v>-43.114191395145816</c:v>
                </c:pt>
                <c:pt idx="2147">
                  <c:v>-43.824172223867158</c:v>
                </c:pt>
                <c:pt idx="2148">
                  <c:v>-42.043204383603509</c:v>
                </c:pt>
                <c:pt idx="2149">
                  <c:v>-39.537291143978877</c:v>
                </c:pt>
                <c:pt idx="2150">
                  <c:v>-37.546875241406163</c:v>
                </c:pt>
                <c:pt idx="2151">
                  <c:v>-36.597477955768255</c:v>
                </c:pt>
                <c:pt idx="2152">
                  <c:v>-37.426858315473723</c:v>
                </c:pt>
                <c:pt idx="2153">
                  <c:v>-39.929816317635456</c:v>
                </c:pt>
                <c:pt idx="2154">
                  <c:v>-42.267352500828224</c:v>
                </c:pt>
                <c:pt idx="2155">
                  <c:v>-43.167272680721197</c:v>
                </c:pt>
                <c:pt idx="2156">
                  <c:v>-43.488581048402182</c:v>
                </c:pt>
                <c:pt idx="2157">
                  <c:v>-42.357354239877431</c:v>
                </c:pt>
                <c:pt idx="2158">
                  <c:v>-41.668297101677474</c:v>
                </c:pt>
                <c:pt idx="2159">
                  <c:v>-41.703671226953304</c:v>
                </c:pt>
                <c:pt idx="2160">
                  <c:v>-41.712047658424758</c:v>
                </c:pt>
                <c:pt idx="2161">
                  <c:v>-41.248570804474724</c:v>
                </c:pt>
                <c:pt idx="2162">
                  <c:v>-40.299576884609834</c:v>
                </c:pt>
                <c:pt idx="2163">
                  <c:v>-39.818470110855223</c:v>
                </c:pt>
                <c:pt idx="2164">
                  <c:v>-38.914983331673376</c:v>
                </c:pt>
                <c:pt idx="2165">
                  <c:v>-38.342550277536795</c:v>
                </c:pt>
                <c:pt idx="2166">
                  <c:v>-39.056129379871294</c:v>
                </c:pt>
                <c:pt idx="2167">
                  <c:v>-40.31032669259195</c:v>
                </c:pt>
                <c:pt idx="2168">
                  <c:v>-41.548630255990091</c:v>
                </c:pt>
                <c:pt idx="2169">
                  <c:v>-41.74111481796853</c:v>
                </c:pt>
                <c:pt idx="2170">
                  <c:v>-41.353582408767707</c:v>
                </c:pt>
                <c:pt idx="2171">
                  <c:v>-41.433663933771911</c:v>
                </c:pt>
                <c:pt idx="2172">
                  <c:v>-42.521777233043444</c:v>
                </c:pt>
                <c:pt idx="2173">
                  <c:v>-43.379935974120691</c:v>
                </c:pt>
                <c:pt idx="2174">
                  <c:v>-43.163468229665533</c:v>
                </c:pt>
                <c:pt idx="2175">
                  <c:v>-41.756032656513092</c:v>
                </c:pt>
                <c:pt idx="2176">
                  <c:v>-38.475208955744101</c:v>
                </c:pt>
                <c:pt idx="2177">
                  <c:v>-36.839706321789727</c:v>
                </c:pt>
                <c:pt idx="2178">
                  <c:v>-35.618516831782586</c:v>
                </c:pt>
                <c:pt idx="2179">
                  <c:v>-34.176647355428329</c:v>
                </c:pt>
                <c:pt idx="2180">
                  <c:v>-35.212836764410866</c:v>
                </c:pt>
                <c:pt idx="2181">
                  <c:v>-35.739653498642426</c:v>
                </c:pt>
                <c:pt idx="2182">
                  <c:v>-37.771474428032029</c:v>
                </c:pt>
                <c:pt idx="2183">
                  <c:v>-38.279667162432922</c:v>
                </c:pt>
                <c:pt idx="2184">
                  <c:v>-38.678781564834026</c:v>
                </c:pt>
                <c:pt idx="2185">
                  <c:v>-39.526464054508978</c:v>
                </c:pt>
                <c:pt idx="2186">
                  <c:v>-39.776518233880701</c:v>
                </c:pt>
                <c:pt idx="2187">
                  <c:v>-40.578329925154904</c:v>
                </c:pt>
                <c:pt idx="2188">
                  <c:v>-42.160091136185976</c:v>
                </c:pt>
                <c:pt idx="2189">
                  <c:v>-43.269461001030308</c:v>
                </c:pt>
                <c:pt idx="2190">
                  <c:v>-42.0479071971317</c:v>
                </c:pt>
                <c:pt idx="2191">
                  <c:v>-40.023058278420187</c:v>
                </c:pt>
                <c:pt idx="2192">
                  <c:v>-36.649190893573255</c:v>
                </c:pt>
                <c:pt idx="2193">
                  <c:v>-36.385978908011637</c:v>
                </c:pt>
                <c:pt idx="2194">
                  <c:v>-37.408712986934724</c:v>
                </c:pt>
                <c:pt idx="2195">
                  <c:v>-38.899366640560096</c:v>
                </c:pt>
                <c:pt idx="2196">
                  <c:v>-41.117138918589184</c:v>
                </c:pt>
                <c:pt idx="2197">
                  <c:v>-42.886920552959531</c:v>
                </c:pt>
                <c:pt idx="2198">
                  <c:v>-44.339369321392226</c:v>
                </c:pt>
                <c:pt idx="2199">
                  <c:v>-48.06834410447501</c:v>
                </c:pt>
                <c:pt idx="2200">
                  <c:v>-49.335360834829885</c:v>
                </c:pt>
                <c:pt idx="2201">
                  <c:v>-48.736471288452634</c:v>
                </c:pt>
                <c:pt idx="2202">
                  <c:v>-47.849838942736021</c:v>
                </c:pt>
                <c:pt idx="2203">
                  <c:v>-46.889832375359731</c:v>
                </c:pt>
                <c:pt idx="2204">
                  <c:v>-45.505960357684124</c:v>
                </c:pt>
                <c:pt idx="2205">
                  <c:v>-46.72665919541658</c:v>
                </c:pt>
                <c:pt idx="2206">
                  <c:v>-47.362503660615012</c:v>
                </c:pt>
                <c:pt idx="2207">
                  <c:v>-46.970900029692267</c:v>
                </c:pt>
                <c:pt idx="2208">
                  <c:v>-47.161017392684442</c:v>
                </c:pt>
                <c:pt idx="2209">
                  <c:v>-47.22704928382062</c:v>
                </c:pt>
                <c:pt idx="2210">
                  <c:v>-46.737359174075905</c:v>
                </c:pt>
                <c:pt idx="2211">
                  <c:v>-45.564850094307467</c:v>
                </c:pt>
                <c:pt idx="2212">
                  <c:v>-45.038599653765388</c:v>
                </c:pt>
                <c:pt idx="2213">
                  <c:v>-45.06612108982835</c:v>
                </c:pt>
                <c:pt idx="2214">
                  <c:v>-45.962495583767307</c:v>
                </c:pt>
                <c:pt idx="2215">
                  <c:v>-46.84147796802354</c:v>
                </c:pt>
                <c:pt idx="2216">
                  <c:v>-46.954722318069663</c:v>
                </c:pt>
                <c:pt idx="2217">
                  <c:v>-47.26821995705648</c:v>
                </c:pt>
                <c:pt idx="2218">
                  <c:v>-47.678207732600477</c:v>
                </c:pt>
                <c:pt idx="2219">
                  <c:v>-48.865197261549994</c:v>
                </c:pt>
                <c:pt idx="2220">
                  <c:v>-49.898505353624152</c:v>
                </c:pt>
                <c:pt idx="2221">
                  <c:v>-50.484016739975573</c:v>
                </c:pt>
                <c:pt idx="2222">
                  <c:v>-50.171234883773032</c:v>
                </c:pt>
                <c:pt idx="2223">
                  <c:v>-48.943344933795828</c:v>
                </c:pt>
                <c:pt idx="2224">
                  <c:v>-46.685851759129591</c:v>
                </c:pt>
                <c:pt idx="2225">
                  <c:v>-45.312202437487777</c:v>
                </c:pt>
                <c:pt idx="2226">
                  <c:v>-45.331140502615284</c:v>
                </c:pt>
                <c:pt idx="2227">
                  <c:v>-47.020530406023624</c:v>
                </c:pt>
                <c:pt idx="2228">
                  <c:v>-47.487142080750303</c:v>
                </c:pt>
                <c:pt idx="2229">
                  <c:v>-47.118512166480677</c:v>
                </c:pt>
                <c:pt idx="2230">
                  <c:v>-46.706080233199465</c:v>
                </c:pt>
                <c:pt idx="2231">
                  <c:v>-46.728559147217524</c:v>
                </c:pt>
                <c:pt idx="2232">
                  <c:v>-47.496918117322807</c:v>
                </c:pt>
                <c:pt idx="2233">
                  <c:v>-48.376984948454087</c:v>
                </c:pt>
                <c:pt idx="2234">
                  <c:v>-48.153912405901266</c:v>
                </c:pt>
                <c:pt idx="2235">
                  <c:v>-46.16724398605875</c:v>
                </c:pt>
                <c:pt idx="2236">
                  <c:v>-43.636613072895415</c:v>
                </c:pt>
                <c:pt idx="2237">
                  <c:v>-42.675078094486018</c:v>
                </c:pt>
                <c:pt idx="2238">
                  <c:v>-45.293268244344695</c:v>
                </c:pt>
                <c:pt idx="2239">
                  <c:v>-47.954575167912417</c:v>
                </c:pt>
                <c:pt idx="2240">
                  <c:v>-47.946900596772096</c:v>
                </c:pt>
                <c:pt idx="2241">
                  <c:v>-47.923023968478105</c:v>
                </c:pt>
                <c:pt idx="2242">
                  <c:v>-48.059623027474672</c:v>
                </c:pt>
                <c:pt idx="2243">
                  <c:v>-48.006055181711979</c:v>
                </c:pt>
                <c:pt idx="2244">
                  <c:v>-47.815253331020152</c:v>
                </c:pt>
                <c:pt idx="2245">
                  <c:v>-47.282343954684578</c:v>
                </c:pt>
                <c:pt idx="2246">
                  <c:v>-51.691870896704842</c:v>
                </c:pt>
                <c:pt idx="2247">
                  <c:v>-48.51400874991581</c:v>
                </c:pt>
                <c:pt idx="2248">
                  <c:v>-44.996626045123101</c:v>
                </c:pt>
                <c:pt idx="2249">
                  <c:v>-44.701124310675034</c:v>
                </c:pt>
                <c:pt idx="2250">
                  <c:v>-46.529979292215806</c:v>
                </c:pt>
                <c:pt idx="2251">
                  <c:v>-49.881884082439861</c:v>
                </c:pt>
                <c:pt idx="2252">
                  <c:v>-54.939353911093043</c:v>
                </c:pt>
                <c:pt idx="2253">
                  <c:v>-57.450091069124738</c:v>
                </c:pt>
                <c:pt idx="2254">
                  <c:v>-58.127353991154983</c:v>
                </c:pt>
                <c:pt idx="2255">
                  <c:v>-50.795696707675134</c:v>
                </c:pt>
                <c:pt idx="2256">
                  <c:v>-50.719281775168383</c:v>
                </c:pt>
                <c:pt idx="2257">
                  <c:v>-50.224851757610509</c:v>
                </c:pt>
                <c:pt idx="2258">
                  <c:v>-49.742640383924872</c:v>
                </c:pt>
                <c:pt idx="2259">
                  <c:v>-49.60312133783949</c:v>
                </c:pt>
                <c:pt idx="2260">
                  <c:v>-49.914477084239287</c:v>
                </c:pt>
                <c:pt idx="2261">
                  <c:v>-50.275461979753153</c:v>
                </c:pt>
                <c:pt idx="2262">
                  <c:v>-50.487200297459175</c:v>
                </c:pt>
                <c:pt idx="2263">
                  <c:v>-50.334862797681829</c:v>
                </c:pt>
                <c:pt idx="2264">
                  <c:v>-50.346007393070053</c:v>
                </c:pt>
                <c:pt idx="2265">
                  <c:v>-50.104746786460105</c:v>
                </c:pt>
                <c:pt idx="2266">
                  <c:v>-49.357653804928482</c:v>
                </c:pt>
                <c:pt idx="2267">
                  <c:v>-49.163668101128152</c:v>
                </c:pt>
                <c:pt idx="2268">
                  <c:v>-48.802454984139402</c:v>
                </c:pt>
                <c:pt idx="2269">
                  <c:v>-49.107730716675839</c:v>
                </c:pt>
                <c:pt idx="2270">
                  <c:v>-49.291898149493065</c:v>
                </c:pt>
                <c:pt idx="2271">
                  <c:v>-49.461897174592657</c:v>
                </c:pt>
                <c:pt idx="2272">
                  <c:v>-49.446898989642641</c:v>
                </c:pt>
                <c:pt idx="2273">
                  <c:v>-49.077566944451341</c:v>
                </c:pt>
                <c:pt idx="2274">
                  <c:v>-49.260714342523961</c:v>
                </c:pt>
                <c:pt idx="2275">
                  <c:v>-49.552442975570798</c:v>
                </c:pt>
                <c:pt idx="2276">
                  <c:v>-50.138658451144927</c:v>
                </c:pt>
                <c:pt idx="2277">
                  <c:v>-50.544244409924005</c:v>
                </c:pt>
                <c:pt idx="2278">
                  <c:v>-50.366179660374264</c:v>
                </c:pt>
                <c:pt idx="2279">
                  <c:v>-49.853025051589412</c:v>
                </c:pt>
                <c:pt idx="2280">
                  <c:v>-49.896924855184672</c:v>
                </c:pt>
                <c:pt idx="2281">
                  <c:v>-49.916084989489725</c:v>
                </c:pt>
                <c:pt idx="2282">
                  <c:v>-50.381299391279974</c:v>
                </c:pt>
                <c:pt idx="2283">
                  <c:v>-51.093284642012478</c:v>
                </c:pt>
                <c:pt idx="2284">
                  <c:v>-51.342469577047531</c:v>
                </c:pt>
                <c:pt idx="2285">
                  <c:v>-51.19092832952991</c:v>
                </c:pt>
                <c:pt idx="2286">
                  <c:v>-51.08240722946806</c:v>
                </c:pt>
                <c:pt idx="2287">
                  <c:v>-51.151513784115352</c:v>
                </c:pt>
                <c:pt idx="2288">
                  <c:v>-51.0986893235374</c:v>
                </c:pt>
                <c:pt idx="2289">
                  <c:v>-50.919447275023984</c:v>
                </c:pt>
                <c:pt idx="2290">
                  <c:v>-50.830853343718388</c:v>
                </c:pt>
                <c:pt idx="2291">
                  <c:v>-50.690588963946098</c:v>
                </c:pt>
                <c:pt idx="2292">
                  <c:v>-50.647777643015587</c:v>
                </c:pt>
                <c:pt idx="2293">
                  <c:v>-50.143966567545917</c:v>
                </c:pt>
                <c:pt idx="2294">
                  <c:v>-49.752967875965105</c:v>
                </c:pt>
                <c:pt idx="2295">
                  <c:v>-49.418581752047629</c:v>
                </c:pt>
                <c:pt idx="2296">
                  <c:v>-49.124924624452738</c:v>
                </c:pt>
                <c:pt idx="2297">
                  <c:v>-49.129804595736161</c:v>
                </c:pt>
                <c:pt idx="2298">
                  <c:v>-49.374167641678476</c:v>
                </c:pt>
                <c:pt idx="2299">
                  <c:v>-49.512698632169162</c:v>
                </c:pt>
                <c:pt idx="2300">
                  <c:v>-49.443460271335496</c:v>
                </c:pt>
                <c:pt idx="2301">
                  <c:v>-49.075011992644939</c:v>
                </c:pt>
                <c:pt idx="2302">
                  <c:v>-48.693899898119163</c:v>
                </c:pt>
                <c:pt idx="2303">
                  <c:v>-48.030546348044474</c:v>
                </c:pt>
                <c:pt idx="2304">
                  <c:v>-47.426553839116607</c:v>
                </c:pt>
                <c:pt idx="2305">
                  <c:v>-47.422720557364009</c:v>
                </c:pt>
                <c:pt idx="2306">
                  <c:v>-47.835551338168848</c:v>
                </c:pt>
                <c:pt idx="2307">
                  <c:v>-48.407035126994117</c:v>
                </c:pt>
                <c:pt idx="2308">
                  <c:v>-49.104096139351746</c:v>
                </c:pt>
                <c:pt idx="2309">
                  <c:v>-49.945039866065436</c:v>
                </c:pt>
                <c:pt idx="2310">
                  <c:v>-49.686754126614403</c:v>
                </c:pt>
                <c:pt idx="2311">
                  <c:v>-49.380230213113833</c:v>
                </c:pt>
                <c:pt idx="2312">
                  <c:v>-48.65838452135344</c:v>
                </c:pt>
                <c:pt idx="2313">
                  <c:v>-47.517644391262216</c:v>
                </c:pt>
                <c:pt idx="2314">
                  <c:v>-46.577808168270835</c:v>
                </c:pt>
                <c:pt idx="2315">
                  <c:v>-46.433968301851031</c:v>
                </c:pt>
                <c:pt idx="2316">
                  <c:v>-46.667514654942785</c:v>
                </c:pt>
                <c:pt idx="2317">
                  <c:v>-47.249109916649225</c:v>
                </c:pt>
                <c:pt idx="2318">
                  <c:v>-48.80594117266029</c:v>
                </c:pt>
                <c:pt idx="2319">
                  <c:v>-50.659657002054928</c:v>
                </c:pt>
                <c:pt idx="2320">
                  <c:v>-53.638511362135191</c:v>
                </c:pt>
                <c:pt idx="2321">
                  <c:v>-55.346200886419332</c:v>
                </c:pt>
                <c:pt idx="2322">
                  <c:v>-55.487023394266757</c:v>
                </c:pt>
                <c:pt idx="2323">
                  <c:v>-53.804392973372686</c:v>
                </c:pt>
                <c:pt idx="2324">
                  <c:v>-51.465799035920107</c:v>
                </c:pt>
                <c:pt idx="2325">
                  <c:v>-48.895466660129969</c:v>
                </c:pt>
                <c:pt idx="2326">
                  <c:v>-49.401633658651519</c:v>
                </c:pt>
                <c:pt idx="2327">
                  <c:v>-49.191363625706224</c:v>
                </c:pt>
                <c:pt idx="2328">
                  <c:v>-49.795719868356571</c:v>
                </c:pt>
                <c:pt idx="2329">
                  <c:v>-49.909807313545706</c:v>
                </c:pt>
                <c:pt idx="2330">
                  <c:v>-49.637255381040433</c:v>
                </c:pt>
                <c:pt idx="2331">
                  <c:v>-49.096432010972059</c:v>
                </c:pt>
                <c:pt idx="2332">
                  <c:v>-49.086304104665956</c:v>
                </c:pt>
                <c:pt idx="2333">
                  <c:v>-48.799883626303071</c:v>
                </c:pt>
                <c:pt idx="2334">
                  <c:v>-49.419891752675547</c:v>
                </c:pt>
                <c:pt idx="2335">
                  <c:v>-50.397102188961959</c:v>
                </c:pt>
                <c:pt idx="2336">
                  <c:v>-50.424881028181495</c:v>
                </c:pt>
                <c:pt idx="2337">
                  <c:v>-50.925316268855035</c:v>
                </c:pt>
                <c:pt idx="2338">
                  <c:v>-50.52610300206959</c:v>
                </c:pt>
                <c:pt idx="2339">
                  <c:v>-50.131019757260859</c:v>
                </c:pt>
                <c:pt idx="2340">
                  <c:v>-50.194588002275005</c:v>
                </c:pt>
                <c:pt idx="2341">
                  <c:v>-50.108224823141612</c:v>
                </c:pt>
                <c:pt idx="2342">
                  <c:v>-49.582573806496448</c:v>
                </c:pt>
                <c:pt idx="2343">
                  <c:v>-48.955296584222651</c:v>
                </c:pt>
                <c:pt idx="2344">
                  <c:v>-49.452860291904422</c:v>
                </c:pt>
                <c:pt idx="2345">
                  <c:v>-49.302065930360385</c:v>
                </c:pt>
                <c:pt idx="2346">
                  <c:v>-49.775305354350593</c:v>
                </c:pt>
                <c:pt idx="2347">
                  <c:v>-50.335174642079792</c:v>
                </c:pt>
                <c:pt idx="2348">
                  <c:v>-50.742381213031294</c:v>
                </c:pt>
                <c:pt idx="2349">
                  <c:v>-50.266197051463493</c:v>
                </c:pt>
                <c:pt idx="2350">
                  <c:v>-49.655040234249697</c:v>
                </c:pt>
                <c:pt idx="2351">
                  <c:v>-48.928421661571541</c:v>
                </c:pt>
                <c:pt idx="2352">
                  <c:v>-47.477377264589059</c:v>
                </c:pt>
                <c:pt idx="2353">
                  <c:v>-47.570791582466335</c:v>
                </c:pt>
                <c:pt idx="2354">
                  <c:v>-50.041113677751433</c:v>
                </c:pt>
                <c:pt idx="2355">
                  <c:v>-52.209477611766296</c:v>
                </c:pt>
                <c:pt idx="2356">
                  <c:v>-53.659990385061271</c:v>
                </c:pt>
                <c:pt idx="2357">
                  <c:v>-53.842108547078595</c:v>
                </c:pt>
                <c:pt idx="2358">
                  <c:v>-52.805831246404722</c:v>
                </c:pt>
                <c:pt idx="2359">
                  <c:v>-50.902523935020938</c:v>
                </c:pt>
                <c:pt idx="2360">
                  <c:v>-49.795892644157796</c:v>
                </c:pt>
                <c:pt idx="2361">
                  <c:v>-49.911948900099382</c:v>
                </c:pt>
                <c:pt idx="2362">
                  <c:v>-51.129742649702692</c:v>
                </c:pt>
                <c:pt idx="2363">
                  <c:v>-52.243267343783167</c:v>
                </c:pt>
                <c:pt idx="2364">
                  <c:v>-53.064269684572288</c:v>
                </c:pt>
                <c:pt idx="2365">
                  <c:v>-52.799088040591478</c:v>
                </c:pt>
                <c:pt idx="2366">
                  <c:v>-52.606870934644228</c:v>
                </c:pt>
                <c:pt idx="2367">
                  <c:v>-52.282112020379095</c:v>
                </c:pt>
                <c:pt idx="2368">
                  <c:v>-52.333791369523418</c:v>
                </c:pt>
                <c:pt idx="2369">
                  <c:v>-52.748946156056633</c:v>
                </c:pt>
                <c:pt idx="2370">
                  <c:v>-53.049909351582997</c:v>
                </c:pt>
                <c:pt idx="2371">
                  <c:v>-52.914152416048609</c:v>
                </c:pt>
                <c:pt idx="2372">
                  <c:v>-52.413236441837491</c:v>
                </c:pt>
                <c:pt idx="2373">
                  <c:v>-51.554446634655157</c:v>
                </c:pt>
                <c:pt idx="2374">
                  <c:v>-50.939743311096223</c:v>
                </c:pt>
                <c:pt idx="2375">
                  <c:v>-51.055678825902362</c:v>
                </c:pt>
                <c:pt idx="2376">
                  <c:v>-51.410252352993872</c:v>
                </c:pt>
                <c:pt idx="2377">
                  <c:v>-51.76761155526826</c:v>
                </c:pt>
                <c:pt idx="2378">
                  <c:v>-52.572786647457718</c:v>
                </c:pt>
                <c:pt idx="2379">
                  <c:v>-53.397693424223085</c:v>
                </c:pt>
                <c:pt idx="2380">
                  <c:v>-53.818995952162226</c:v>
                </c:pt>
                <c:pt idx="2381">
                  <c:v>-53.763505138795963</c:v>
                </c:pt>
                <c:pt idx="2382">
                  <c:v>-52.772563802975291</c:v>
                </c:pt>
                <c:pt idx="2383">
                  <c:v>-51.979300696039623</c:v>
                </c:pt>
                <c:pt idx="2384">
                  <c:v>-51.478252456757673</c:v>
                </c:pt>
                <c:pt idx="2385">
                  <c:v>-51.578694972611359</c:v>
                </c:pt>
                <c:pt idx="2386">
                  <c:v>-52.14959269533054</c:v>
                </c:pt>
                <c:pt idx="2387">
                  <c:v>-53.097900326363657</c:v>
                </c:pt>
                <c:pt idx="2388">
                  <c:v>-53.604520694437973</c:v>
                </c:pt>
                <c:pt idx="2389">
                  <c:v>-53.171962107587127</c:v>
                </c:pt>
                <c:pt idx="2390">
                  <c:v>-52.80516097748999</c:v>
                </c:pt>
                <c:pt idx="2391">
                  <c:v>-52.586364387263558</c:v>
                </c:pt>
                <c:pt idx="2392">
                  <c:v>-52.589595547186796</c:v>
                </c:pt>
                <c:pt idx="2393">
                  <c:v>-52.986701568792093</c:v>
                </c:pt>
                <c:pt idx="2394">
                  <c:v>-53.425093451561587</c:v>
                </c:pt>
                <c:pt idx="2395">
                  <c:v>-52.9725616857638</c:v>
                </c:pt>
                <c:pt idx="2396">
                  <c:v>-52.14052456289491</c:v>
                </c:pt>
                <c:pt idx="2397">
                  <c:v>-51.548391761509976</c:v>
                </c:pt>
                <c:pt idx="2398">
                  <c:v>-51.475035464479348</c:v>
                </c:pt>
                <c:pt idx="2399">
                  <c:v>-52.417301508022241</c:v>
                </c:pt>
                <c:pt idx="2400">
                  <c:v>-53.780683491097818</c:v>
                </c:pt>
                <c:pt idx="2401">
                  <c:v>-54.012038967319064</c:v>
                </c:pt>
                <c:pt idx="2402">
                  <c:v>-53.97549748064376</c:v>
                </c:pt>
                <c:pt idx="2403">
                  <c:v>-53.080118602643459</c:v>
                </c:pt>
                <c:pt idx="2404">
                  <c:v>-52.230878138445597</c:v>
                </c:pt>
                <c:pt idx="2405">
                  <c:v>-51.334590388237579</c:v>
                </c:pt>
                <c:pt idx="2406">
                  <c:v>-51.42562115079253</c:v>
                </c:pt>
                <c:pt idx="2407">
                  <c:v>-52.428953962638793</c:v>
                </c:pt>
                <c:pt idx="2408">
                  <c:v>-54.194446339438358</c:v>
                </c:pt>
                <c:pt idx="2409">
                  <c:v>-55.159871948494427</c:v>
                </c:pt>
                <c:pt idx="2410">
                  <c:v>-55.216618517188294</c:v>
                </c:pt>
                <c:pt idx="2411">
                  <c:v>-55.24050887601571</c:v>
                </c:pt>
                <c:pt idx="2412">
                  <c:v>-56.015789866089612</c:v>
                </c:pt>
                <c:pt idx="2413">
                  <c:v>-57.123632218631158</c:v>
                </c:pt>
                <c:pt idx="2414">
                  <c:v>-57.975165776470561</c:v>
                </c:pt>
                <c:pt idx="2415">
                  <c:v>-58.567741871731997</c:v>
                </c:pt>
                <c:pt idx="2416">
                  <c:v>-58.374451635867153</c:v>
                </c:pt>
                <c:pt idx="2417">
                  <c:v>-57.614598077099423</c:v>
                </c:pt>
                <c:pt idx="2418">
                  <c:v>-57.349409979579548</c:v>
                </c:pt>
                <c:pt idx="2419">
                  <c:v>-57.293896589452814</c:v>
                </c:pt>
                <c:pt idx="2420">
                  <c:v>-57.154208378056644</c:v>
                </c:pt>
                <c:pt idx="2421">
                  <c:v>-57.237032885214923</c:v>
                </c:pt>
                <c:pt idx="2422">
                  <c:v>-56.739714865463924</c:v>
                </c:pt>
                <c:pt idx="2423">
                  <c:v>-54.246029049876611</c:v>
                </c:pt>
                <c:pt idx="2424">
                  <c:v>-51.459093473589583</c:v>
                </c:pt>
                <c:pt idx="2425">
                  <c:v>-48.498720963781032</c:v>
                </c:pt>
                <c:pt idx="2426">
                  <c:v>-49.230578230826197</c:v>
                </c:pt>
                <c:pt idx="2427">
                  <c:v>-52.895260204687375</c:v>
                </c:pt>
                <c:pt idx="2428">
                  <c:v>-56.296455688313912</c:v>
                </c:pt>
                <c:pt idx="2429">
                  <c:v>-59.66680004293238</c:v>
                </c:pt>
                <c:pt idx="2430">
                  <c:v>-61.107668040698947</c:v>
                </c:pt>
                <c:pt idx="2431">
                  <c:v>-61.759483459656202</c:v>
                </c:pt>
                <c:pt idx="2432">
                  <c:v>-59.272685943047769</c:v>
                </c:pt>
                <c:pt idx="2433">
                  <c:v>-60.208509677348751</c:v>
                </c:pt>
                <c:pt idx="2434">
                  <c:v>-52.961313751140523</c:v>
                </c:pt>
                <c:pt idx="2435">
                  <c:v>-52.916807846873958</c:v>
                </c:pt>
                <c:pt idx="2436">
                  <c:v>-55.537137763203148</c:v>
                </c:pt>
                <c:pt idx="2437">
                  <c:v>-57.96721612521312</c:v>
                </c:pt>
                <c:pt idx="2438">
                  <c:v>-59.447044917950954</c:v>
                </c:pt>
                <c:pt idx="2439">
                  <c:v>-59.254012468391444</c:v>
                </c:pt>
                <c:pt idx="2440">
                  <c:v>-58.01491733139224</c:v>
                </c:pt>
                <c:pt idx="2441">
                  <c:v>-56.845912913293624</c:v>
                </c:pt>
                <c:pt idx="2442">
                  <c:v>-55.892812398240515</c:v>
                </c:pt>
                <c:pt idx="2443">
                  <c:v>-54.331980537351512</c:v>
                </c:pt>
                <c:pt idx="2444">
                  <c:v>-54.124746277154664</c:v>
                </c:pt>
                <c:pt idx="2445">
                  <c:v>-54.286913342326841</c:v>
                </c:pt>
                <c:pt idx="2446">
                  <c:v>-54.981207411754376</c:v>
                </c:pt>
                <c:pt idx="2447">
                  <c:v>-55.547955341422451</c:v>
                </c:pt>
                <c:pt idx="2448">
                  <c:v>-55.643256797099028</c:v>
                </c:pt>
                <c:pt idx="2449">
                  <c:v>-56.128747429119606</c:v>
                </c:pt>
                <c:pt idx="2450">
                  <c:v>-56.237219491772706</c:v>
                </c:pt>
                <c:pt idx="2451">
                  <c:v>-56.318674303716961</c:v>
                </c:pt>
                <c:pt idx="2452">
                  <c:v>-56.69809793433275</c:v>
                </c:pt>
                <c:pt idx="2453">
                  <c:v>-56.427685320058281</c:v>
                </c:pt>
                <c:pt idx="2454">
                  <c:v>-57.207050132744286</c:v>
                </c:pt>
                <c:pt idx="2455">
                  <c:v>-58.561431486511239</c:v>
                </c:pt>
                <c:pt idx="2456">
                  <c:v>-60.21458368249813</c:v>
                </c:pt>
                <c:pt idx="2457">
                  <c:v>-61.032537045769836</c:v>
                </c:pt>
                <c:pt idx="2458">
                  <c:v>-60.940281784884149</c:v>
                </c:pt>
                <c:pt idx="2459">
                  <c:v>-59.973983129972687</c:v>
                </c:pt>
                <c:pt idx="2460">
                  <c:v>-57.781563453525706</c:v>
                </c:pt>
                <c:pt idx="2461">
                  <c:v>-57.394266388934071</c:v>
                </c:pt>
                <c:pt idx="2462">
                  <c:v>-58.67994077821276</c:v>
                </c:pt>
                <c:pt idx="2463">
                  <c:v>-61.262784663734401</c:v>
                </c:pt>
                <c:pt idx="2464">
                  <c:v>-62.16881929019015</c:v>
                </c:pt>
                <c:pt idx="2465">
                  <c:v>-63.239161224941924</c:v>
                </c:pt>
                <c:pt idx="2466">
                  <c:v>-63.838275925481064</c:v>
                </c:pt>
                <c:pt idx="2467">
                  <c:v>-61.285445974815779</c:v>
                </c:pt>
                <c:pt idx="2468">
                  <c:v>-58.771282401899512</c:v>
                </c:pt>
                <c:pt idx="2469">
                  <c:v>-57.809533085322741</c:v>
                </c:pt>
                <c:pt idx="2470">
                  <c:v>-58.434167156692808</c:v>
                </c:pt>
                <c:pt idx="2471">
                  <c:v>-59.342179898433841</c:v>
                </c:pt>
                <c:pt idx="2472">
                  <c:v>-61.247382843240537</c:v>
                </c:pt>
                <c:pt idx="2473">
                  <c:v>-60.957220189822522</c:v>
                </c:pt>
                <c:pt idx="2474">
                  <c:v>-58.666885296077822</c:v>
                </c:pt>
                <c:pt idx="2475">
                  <c:v>-58.800953669193319</c:v>
                </c:pt>
                <c:pt idx="2476">
                  <c:v>-59.401643269297153</c:v>
                </c:pt>
                <c:pt idx="2477">
                  <c:v>-61.951408824478555</c:v>
                </c:pt>
                <c:pt idx="2478">
                  <c:v>-65.158423266471118</c:v>
                </c:pt>
                <c:pt idx="2479">
                  <c:v>-64.905404229568674</c:v>
                </c:pt>
                <c:pt idx="2480">
                  <c:v>-64.231166481248096</c:v>
                </c:pt>
                <c:pt idx="2481">
                  <c:v>-64.440947650178927</c:v>
                </c:pt>
                <c:pt idx="2482">
                  <c:v>-60.006000100082133</c:v>
                </c:pt>
                <c:pt idx="2483">
                  <c:v>-55.021240140935852</c:v>
                </c:pt>
                <c:pt idx="2484">
                  <c:v>-51.734259141027017</c:v>
                </c:pt>
                <c:pt idx="2485">
                  <c:v>-51.712254525159125</c:v>
                </c:pt>
                <c:pt idx="2486">
                  <c:v>-51.851186961644686</c:v>
                </c:pt>
                <c:pt idx="2487">
                  <c:v>-51.90336030084012</c:v>
                </c:pt>
                <c:pt idx="2488">
                  <c:v>-50.387951334545633</c:v>
                </c:pt>
                <c:pt idx="2489">
                  <c:v>-49.995336668855302</c:v>
                </c:pt>
                <c:pt idx="2490">
                  <c:v>-50.465158970348725</c:v>
                </c:pt>
                <c:pt idx="2491">
                  <c:v>-52.301593551356106</c:v>
                </c:pt>
                <c:pt idx="2492">
                  <c:v>-54.116298072469476</c:v>
                </c:pt>
                <c:pt idx="2493">
                  <c:v>-52.424618190391321</c:v>
                </c:pt>
                <c:pt idx="2494">
                  <c:v>-52.058937993648037</c:v>
                </c:pt>
                <c:pt idx="2495">
                  <c:v>-54.722420140196093</c:v>
                </c:pt>
                <c:pt idx="2496">
                  <c:v>-52.463498997753014</c:v>
                </c:pt>
                <c:pt idx="2497">
                  <c:v>-50.008530089596746</c:v>
                </c:pt>
                <c:pt idx="2498">
                  <c:v>-48.93180498510813</c:v>
                </c:pt>
                <c:pt idx="2499">
                  <c:v>-47.431305684694394</c:v>
                </c:pt>
                <c:pt idx="2500">
                  <c:v>-40.572181651871773</c:v>
                </c:pt>
                <c:pt idx="2501">
                  <c:v>-36.348676337020137</c:v>
                </c:pt>
                <c:pt idx="2502">
                  <c:v>-35.55222876330258</c:v>
                </c:pt>
                <c:pt idx="2503">
                  <c:v>-39.32898039978538</c:v>
                </c:pt>
                <c:pt idx="2504">
                  <c:v>-41.972448116970732</c:v>
                </c:pt>
                <c:pt idx="2505">
                  <c:v>-41.62907426608637</c:v>
                </c:pt>
                <c:pt idx="2506">
                  <c:v>-53.895011516173355</c:v>
                </c:pt>
                <c:pt idx="2507">
                  <c:v>-59.606856950170595</c:v>
                </c:pt>
                <c:pt idx="2508">
                  <c:v>-59.28569573749197</c:v>
                </c:pt>
                <c:pt idx="2509">
                  <c:v>-51.180780232433762</c:v>
                </c:pt>
                <c:pt idx="2510">
                  <c:v>-51.625265801342003</c:v>
                </c:pt>
                <c:pt idx="2511">
                  <c:v>-57.041761033939586</c:v>
                </c:pt>
                <c:pt idx="2512">
                  <c:v>-67.24208088434014</c:v>
                </c:pt>
                <c:pt idx="2513">
                  <c:v>-60.959227882843635</c:v>
                </c:pt>
                <c:pt idx="2514">
                  <c:v>-44.30875354936542</c:v>
                </c:pt>
                <c:pt idx="2515">
                  <c:v>-32.505667669406321</c:v>
                </c:pt>
                <c:pt idx="2516">
                  <c:v>-23.616996457616111</c:v>
                </c:pt>
                <c:pt idx="2517">
                  <c:v>-21.475998312944203</c:v>
                </c:pt>
                <c:pt idx="2518">
                  <c:v>-20.457421217826386</c:v>
                </c:pt>
                <c:pt idx="2519">
                  <c:v>-20.176411232449119</c:v>
                </c:pt>
                <c:pt idx="2520">
                  <c:v>-21.107938928555448</c:v>
                </c:pt>
                <c:pt idx="2521">
                  <c:v>-23.619833990809905</c:v>
                </c:pt>
                <c:pt idx="2522">
                  <c:v>-27.161404612040812</c:v>
                </c:pt>
                <c:pt idx="2523">
                  <c:v>-27.197969723068365</c:v>
                </c:pt>
                <c:pt idx="2524">
                  <c:v>-25.934470622718418</c:v>
                </c:pt>
                <c:pt idx="2525">
                  <c:v>-24.252459866735151</c:v>
                </c:pt>
                <c:pt idx="2526">
                  <c:v>-21.369215689299583</c:v>
                </c:pt>
                <c:pt idx="2527">
                  <c:v>-18.774918752610414</c:v>
                </c:pt>
                <c:pt idx="2528">
                  <c:v>-17.740024597068995</c:v>
                </c:pt>
                <c:pt idx="2529">
                  <c:v>-16.365149448375078</c:v>
                </c:pt>
                <c:pt idx="2530">
                  <c:v>-13.749837232207907</c:v>
                </c:pt>
                <c:pt idx="2531">
                  <c:v>-7.7544664348038985</c:v>
                </c:pt>
                <c:pt idx="2532">
                  <c:v>-4.864360213964706</c:v>
                </c:pt>
                <c:pt idx="2533">
                  <c:v>-2.0001785325808843</c:v>
                </c:pt>
                <c:pt idx="2534">
                  <c:v>-0.29987383677469637</c:v>
                </c:pt>
                <c:pt idx="2535">
                  <c:v>3.436066386816853E-2</c:v>
                </c:pt>
                <c:pt idx="2536">
                  <c:v>1.9239201598815134</c:v>
                </c:pt>
                <c:pt idx="2537">
                  <c:v>4.3387567382549266</c:v>
                </c:pt>
                <c:pt idx="2538">
                  <c:v>9.9929673988767505</c:v>
                </c:pt>
                <c:pt idx="2539">
                  <c:v>20.541136221889786</c:v>
                </c:pt>
                <c:pt idx="2540">
                  <c:v>26.04989857821321</c:v>
                </c:pt>
                <c:pt idx="2541">
                  <c:v>32.792027041119113</c:v>
                </c:pt>
                <c:pt idx="2542">
                  <c:v>37.721169416409019</c:v>
                </c:pt>
                <c:pt idx="2543">
                  <c:v>40.000676117352867</c:v>
                </c:pt>
                <c:pt idx="2544">
                  <c:v>44.856177459747116</c:v>
                </c:pt>
                <c:pt idx="2545">
                  <c:v>48.085363587803791</c:v>
                </c:pt>
                <c:pt idx="2546">
                  <c:v>55.077433976341112</c:v>
                </c:pt>
                <c:pt idx="2547">
                  <c:v>62.694340053171352</c:v>
                </c:pt>
                <c:pt idx="2548">
                  <c:v>65.958821805033963</c:v>
                </c:pt>
                <c:pt idx="2549">
                  <c:v>58.702657249056109</c:v>
                </c:pt>
                <c:pt idx="2550">
                  <c:v>49.499575480180354</c:v>
                </c:pt>
                <c:pt idx="2551">
                  <c:v>44.312437274693593</c:v>
                </c:pt>
                <c:pt idx="2552">
                  <c:v>42.816797491613471</c:v>
                </c:pt>
                <c:pt idx="2553">
                  <c:v>44.749626665376539</c:v>
                </c:pt>
                <c:pt idx="2554">
                  <c:v>48.384099763774145</c:v>
                </c:pt>
                <c:pt idx="2555">
                  <c:v>48.946023713326582</c:v>
                </c:pt>
                <c:pt idx="2556">
                  <c:v>43.875208957473845</c:v>
                </c:pt>
                <c:pt idx="2557">
                  <c:v>38.615121805467595</c:v>
                </c:pt>
                <c:pt idx="2558">
                  <c:v>33.030333646118429</c:v>
                </c:pt>
                <c:pt idx="2559">
                  <c:v>29.250631908088373</c:v>
                </c:pt>
                <c:pt idx="2560">
                  <c:v>28.973786501113516</c:v>
                </c:pt>
                <c:pt idx="2561">
                  <c:v>29.631967438830305</c:v>
                </c:pt>
                <c:pt idx="2562">
                  <c:v>31.786774176156666</c:v>
                </c:pt>
                <c:pt idx="2563">
                  <c:v>31.883279632832885</c:v>
                </c:pt>
                <c:pt idx="2564">
                  <c:v>31.48856535793816</c:v>
                </c:pt>
                <c:pt idx="2565">
                  <c:v>30.615311811702544</c:v>
                </c:pt>
                <c:pt idx="2566">
                  <c:v>29.793324764506306</c:v>
                </c:pt>
                <c:pt idx="2567">
                  <c:v>29.31216248912591</c:v>
                </c:pt>
                <c:pt idx="2568">
                  <c:v>28.794877980721399</c:v>
                </c:pt>
                <c:pt idx="2569">
                  <c:v>28.691165114137192</c:v>
                </c:pt>
                <c:pt idx="2570">
                  <c:v>29.535334365302681</c:v>
                </c:pt>
                <c:pt idx="2571">
                  <c:v>31.23118551416102</c:v>
                </c:pt>
                <c:pt idx="2572">
                  <c:v>31.697192768200551</c:v>
                </c:pt>
                <c:pt idx="2573">
                  <c:v>32.420666046482232</c:v>
                </c:pt>
                <c:pt idx="2574">
                  <c:v>33.935966433567373</c:v>
                </c:pt>
                <c:pt idx="2575">
                  <c:v>35.500565810220252</c:v>
                </c:pt>
                <c:pt idx="2576">
                  <c:v>36.863054610461859</c:v>
                </c:pt>
                <c:pt idx="2577">
                  <c:v>39.897724839800347</c:v>
                </c:pt>
                <c:pt idx="2578">
                  <c:v>44.23454620006693</c:v>
                </c:pt>
                <c:pt idx="2579">
                  <c:v>48.033004938588149</c:v>
                </c:pt>
                <c:pt idx="2580">
                  <c:v>51.565328929999687</c:v>
                </c:pt>
                <c:pt idx="2581">
                  <c:v>56.308664460319051</c:v>
                </c:pt>
                <c:pt idx="2582">
                  <c:v>59.461855832510913</c:v>
                </c:pt>
                <c:pt idx="2583">
                  <c:v>62.758381134427466</c:v>
                </c:pt>
                <c:pt idx="2584">
                  <c:v>64.066438392871078</c:v>
                </c:pt>
                <c:pt idx="2585">
                  <c:v>66.395203599540366</c:v>
                </c:pt>
                <c:pt idx="2586">
                  <c:v>68.580782394313331</c:v>
                </c:pt>
                <c:pt idx="2587">
                  <c:v>67.447410991493982</c:v>
                </c:pt>
                <c:pt idx="2588">
                  <c:v>64.308021078737454</c:v>
                </c:pt>
                <c:pt idx="2589">
                  <c:v>58.296477150491903</c:v>
                </c:pt>
                <c:pt idx="2590">
                  <c:v>51.738298912478911</c:v>
                </c:pt>
                <c:pt idx="2591">
                  <c:v>46.426506570422234</c:v>
                </c:pt>
                <c:pt idx="2592">
                  <c:v>43.641728563225918</c:v>
                </c:pt>
                <c:pt idx="2593">
                  <c:v>37.102308574256135</c:v>
                </c:pt>
                <c:pt idx="2594">
                  <c:v>26.783330076745433</c:v>
                </c:pt>
                <c:pt idx="2595">
                  <c:v>18.214435553632022</c:v>
                </c:pt>
                <c:pt idx="2596">
                  <c:v>10.588911970157044</c:v>
                </c:pt>
                <c:pt idx="2597">
                  <c:v>6.2024436781830339</c:v>
                </c:pt>
                <c:pt idx="2598">
                  <c:v>3.7717329124348096</c:v>
                </c:pt>
                <c:pt idx="2599">
                  <c:v>2.5617118929308442</c:v>
                </c:pt>
                <c:pt idx="2600">
                  <c:v>0.82617258484402201</c:v>
                </c:pt>
                <c:pt idx="2601">
                  <c:v>-0.21257245275900608</c:v>
                </c:pt>
                <c:pt idx="2602">
                  <c:v>-1.6671263437537891</c:v>
                </c:pt>
                <c:pt idx="2603">
                  <c:v>-3.7544065123803265</c:v>
                </c:pt>
                <c:pt idx="2604">
                  <c:v>-5.2498408970034269</c:v>
                </c:pt>
                <c:pt idx="2605">
                  <c:v>-5.6973287612536696</c:v>
                </c:pt>
                <c:pt idx="2606">
                  <c:v>-6.9566859404276835</c:v>
                </c:pt>
                <c:pt idx="2607">
                  <c:v>-6.5134866101194673</c:v>
                </c:pt>
                <c:pt idx="2608">
                  <c:v>-5.1042568406562356</c:v>
                </c:pt>
                <c:pt idx="2609">
                  <c:v>-4.8384570479270135</c:v>
                </c:pt>
                <c:pt idx="2610">
                  <c:v>-3.8965509412167703</c:v>
                </c:pt>
                <c:pt idx="2611">
                  <c:v>-3.7755493401711036</c:v>
                </c:pt>
                <c:pt idx="2612">
                  <c:v>-5.0583792799414908</c:v>
                </c:pt>
                <c:pt idx="2613">
                  <c:v>-6.2273706271027818</c:v>
                </c:pt>
                <c:pt idx="2614">
                  <c:v>-7.259046704989446</c:v>
                </c:pt>
                <c:pt idx="2615">
                  <c:v>-7.4349127067892722</c:v>
                </c:pt>
                <c:pt idx="2616">
                  <c:v>-6.931243976993108</c:v>
                </c:pt>
                <c:pt idx="2617">
                  <c:v>-4.7520169851885781</c:v>
                </c:pt>
                <c:pt idx="2618">
                  <c:v>-2.7883175250382481</c:v>
                </c:pt>
                <c:pt idx="2619">
                  <c:v>-1.3761418099533766</c:v>
                </c:pt>
                <c:pt idx="2620">
                  <c:v>-0.61891872022936512</c:v>
                </c:pt>
                <c:pt idx="2621">
                  <c:v>-3.179893274280837</c:v>
                </c:pt>
                <c:pt idx="2622">
                  <c:v>-6.2385873992328227</c:v>
                </c:pt>
                <c:pt idx="2623">
                  <c:v>-5.9935606872354006</c:v>
                </c:pt>
                <c:pt idx="2624">
                  <c:v>-4.9255962361787038</c:v>
                </c:pt>
                <c:pt idx="2625">
                  <c:v>-4.4187127880221153</c:v>
                </c:pt>
                <c:pt idx="2626">
                  <c:v>1.3660952488301243</c:v>
                </c:pt>
                <c:pt idx="2627">
                  <c:v>7.0542485736590956</c:v>
                </c:pt>
                <c:pt idx="2628">
                  <c:v>10.711983755307232</c:v>
                </c:pt>
                <c:pt idx="2629">
                  <c:v>20.676892238641496</c:v>
                </c:pt>
                <c:pt idx="2630">
                  <c:v>30.696744083755501</c:v>
                </c:pt>
                <c:pt idx="2631">
                  <c:v>34.95018954896139</c:v>
                </c:pt>
                <c:pt idx="2632">
                  <c:v>28.834247783310786</c:v>
                </c:pt>
                <c:pt idx="2633">
                  <c:v>17.362053981272716</c:v>
                </c:pt>
                <c:pt idx="2634">
                  <c:v>12.354560571875281</c:v>
                </c:pt>
                <c:pt idx="2635">
                  <c:v>20.190986013722895</c:v>
                </c:pt>
                <c:pt idx="2636">
                  <c:v>26.418693469033549</c:v>
                </c:pt>
                <c:pt idx="2637">
                  <c:v>34.280044788906643</c:v>
                </c:pt>
                <c:pt idx="2638">
                  <c:v>47.668025241259805</c:v>
                </c:pt>
                <c:pt idx="2639">
                  <c:v>54.713819716109846</c:v>
                </c:pt>
                <c:pt idx="2640">
                  <c:v>57.826527752712963</c:v>
                </c:pt>
                <c:pt idx="2641">
                  <c:v>58.351775272803792</c:v>
                </c:pt>
                <c:pt idx="2642">
                  <c:v>57.967957445709779</c:v>
                </c:pt>
                <c:pt idx="2643">
                  <c:v>56.707834647018856</c:v>
                </c:pt>
                <c:pt idx="2644">
                  <c:v>54.164718576974479</c:v>
                </c:pt>
                <c:pt idx="2645">
                  <c:v>50.844103839968206</c:v>
                </c:pt>
                <c:pt idx="2646">
                  <c:v>47.571922659433142</c:v>
                </c:pt>
                <c:pt idx="2647">
                  <c:v>44.284260739501889</c:v>
                </c:pt>
                <c:pt idx="2648">
                  <c:v>41.315306804260388</c:v>
                </c:pt>
                <c:pt idx="2649">
                  <c:v>38.801889513654793</c:v>
                </c:pt>
                <c:pt idx="2650">
                  <c:v>36.490325491075829</c:v>
                </c:pt>
                <c:pt idx="2651">
                  <c:v>35.881985921698593</c:v>
                </c:pt>
                <c:pt idx="2652">
                  <c:v>36.04220042168253</c:v>
                </c:pt>
                <c:pt idx="2653">
                  <c:v>36.955446169257563</c:v>
                </c:pt>
                <c:pt idx="2654">
                  <c:v>38.057716349168096</c:v>
                </c:pt>
                <c:pt idx="2655">
                  <c:v>38.844356468567582</c:v>
                </c:pt>
                <c:pt idx="2656">
                  <c:v>39.120151975634286</c:v>
                </c:pt>
                <c:pt idx="2657">
                  <c:v>39.781405844852983</c:v>
                </c:pt>
                <c:pt idx="2658">
                  <c:v>40.74027403810004</c:v>
                </c:pt>
                <c:pt idx="2659">
                  <c:v>40.924949654324116</c:v>
                </c:pt>
                <c:pt idx="2660">
                  <c:v>40.32761153503268</c:v>
                </c:pt>
                <c:pt idx="2661">
                  <c:v>39.625202053910911</c:v>
                </c:pt>
                <c:pt idx="2662">
                  <c:v>38.709139650369465</c:v>
                </c:pt>
                <c:pt idx="2663">
                  <c:v>39.224035187719203</c:v>
                </c:pt>
                <c:pt idx="2664">
                  <c:v>39.914602394972384</c:v>
                </c:pt>
                <c:pt idx="2665">
                  <c:v>40.241649229245162</c:v>
                </c:pt>
                <c:pt idx="2666">
                  <c:v>40.42894209547768</c:v>
                </c:pt>
                <c:pt idx="2667">
                  <c:v>39.968344273018985</c:v>
                </c:pt>
                <c:pt idx="2668">
                  <c:v>39.224318947545072</c:v>
                </c:pt>
                <c:pt idx="2669">
                  <c:v>38.88111004782067</c:v>
                </c:pt>
                <c:pt idx="2670">
                  <c:v>38.633269422318641</c:v>
                </c:pt>
                <c:pt idx="2671">
                  <c:v>39.550277370926317</c:v>
                </c:pt>
                <c:pt idx="2672">
                  <c:v>41.733446571479533</c:v>
                </c:pt>
                <c:pt idx="2673">
                  <c:v>44.191838312947759</c:v>
                </c:pt>
                <c:pt idx="2674">
                  <c:v>47.924793774227538</c:v>
                </c:pt>
                <c:pt idx="2675">
                  <c:v>52.091714826201546</c:v>
                </c:pt>
                <c:pt idx="2676">
                  <c:v>54.899633667098342</c:v>
                </c:pt>
                <c:pt idx="2677">
                  <c:v>56.534480482772736</c:v>
                </c:pt>
                <c:pt idx="2678">
                  <c:v>57.138991619937713</c:v>
                </c:pt>
                <c:pt idx="2679">
                  <c:v>55.572833584973274</c:v>
                </c:pt>
                <c:pt idx="2680">
                  <c:v>55.384122093429255</c:v>
                </c:pt>
                <c:pt idx="2681">
                  <c:v>55.317097998489999</c:v>
                </c:pt>
                <c:pt idx="2682">
                  <c:v>55.244828503851863</c:v>
                </c:pt>
                <c:pt idx="2683">
                  <c:v>57.39643623690759</c:v>
                </c:pt>
                <c:pt idx="2684">
                  <c:v>59.234627155838744</c:v>
                </c:pt>
                <c:pt idx="2685">
                  <c:v>60.475401962466066</c:v>
                </c:pt>
                <c:pt idx="2686">
                  <c:v>62.511172005917743</c:v>
                </c:pt>
                <c:pt idx="2687">
                  <c:v>58.876462682691553</c:v>
                </c:pt>
                <c:pt idx="2688">
                  <c:v>53.51249322617177</c:v>
                </c:pt>
                <c:pt idx="2689">
                  <c:v>44.546062619263907</c:v>
                </c:pt>
                <c:pt idx="2690">
                  <c:v>37.73805772468112</c:v>
                </c:pt>
                <c:pt idx="2691">
                  <c:v>33.179750250968503</c:v>
                </c:pt>
                <c:pt idx="2692">
                  <c:v>23.075209623511558</c:v>
                </c:pt>
                <c:pt idx="2693">
                  <c:v>13.789156401752276</c:v>
                </c:pt>
                <c:pt idx="2694">
                  <c:v>11.630599610823554</c:v>
                </c:pt>
                <c:pt idx="2695">
                  <c:v>3.8848729859608926</c:v>
                </c:pt>
                <c:pt idx="2696">
                  <c:v>0.54722479113224254</c:v>
                </c:pt>
                <c:pt idx="2697">
                  <c:v>0.19857949155283203</c:v>
                </c:pt>
                <c:pt idx="2698">
                  <c:v>-1.5301588393287426</c:v>
                </c:pt>
                <c:pt idx="2699">
                  <c:v>-2.6471445501971687</c:v>
                </c:pt>
                <c:pt idx="2700">
                  <c:v>-3.9183681432046233</c:v>
                </c:pt>
                <c:pt idx="2701">
                  <c:v>-6.3300338263438052</c:v>
                </c:pt>
                <c:pt idx="2702">
                  <c:v>-5.6750055133508122</c:v>
                </c:pt>
                <c:pt idx="2703">
                  <c:v>-7.103461944360574</c:v>
                </c:pt>
                <c:pt idx="2704">
                  <c:v>-7.5104046284238652</c:v>
                </c:pt>
                <c:pt idx="2705">
                  <c:v>-7.486778940521809</c:v>
                </c:pt>
                <c:pt idx="2706">
                  <c:v>-7.2134995515045324</c:v>
                </c:pt>
                <c:pt idx="2707">
                  <c:v>-7.4991882819941331</c:v>
                </c:pt>
                <c:pt idx="2708">
                  <c:v>-7.7213364203462191</c:v>
                </c:pt>
                <c:pt idx="2709">
                  <c:v>-7.6616508466689144</c:v>
                </c:pt>
                <c:pt idx="2710">
                  <c:v>-7.6473557134693744</c:v>
                </c:pt>
                <c:pt idx="2711">
                  <c:v>-6.7125761999952607</c:v>
                </c:pt>
                <c:pt idx="2712">
                  <c:v>-5.6917387822428749</c:v>
                </c:pt>
                <c:pt idx="2713">
                  <c:v>-4.9385400767861691</c:v>
                </c:pt>
                <c:pt idx="2714">
                  <c:v>-4.5190835819142672</c:v>
                </c:pt>
                <c:pt idx="2715">
                  <c:v>-4.7137397547683682</c:v>
                </c:pt>
                <c:pt idx="2716">
                  <c:v>-5.4965343197484424</c:v>
                </c:pt>
                <c:pt idx="2717">
                  <c:v>-5.9525779295214614</c:v>
                </c:pt>
                <c:pt idx="2718">
                  <c:v>-4.467549738788219</c:v>
                </c:pt>
                <c:pt idx="2719">
                  <c:v>-1.9650997949743778</c:v>
                </c:pt>
                <c:pt idx="2720">
                  <c:v>1.1159591229044452</c:v>
                </c:pt>
                <c:pt idx="2721">
                  <c:v>1.2900247893124457</c:v>
                </c:pt>
                <c:pt idx="2722">
                  <c:v>6.7687396302369187</c:v>
                </c:pt>
                <c:pt idx="2723">
                  <c:v>11.61211802310183</c:v>
                </c:pt>
                <c:pt idx="2724">
                  <c:v>15.13231012819074</c:v>
                </c:pt>
                <c:pt idx="2725">
                  <c:v>17.061000659790206</c:v>
                </c:pt>
                <c:pt idx="2726">
                  <c:v>19.473545134962531</c:v>
                </c:pt>
                <c:pt idx="2727">
                  <c:v>18.546132736812318</c:v>
                </c:pt>
                <c:pt idx="2728">
                  <c:v>28.83251086442765</c:v>
                </c:pt>
                <c:pt idx="2729">
                  <c:v>37.056398642265314</c:v>
                </c:pt>
                <c:pt idx="2730">
                  <c:v>36.389611908390364</c:v>
                </c:pt>
                <c:pt idx="2731">
                  <c:v>41.689840816257778</c:v>
                </c:pt>
                <c:pt idx="2732">
                  <c:v>53.066764665948547</c:v>
                </c:pt>
                <c:pt idx="2733">
                  <c:v>67.602183722181536</c:v>
                </c:pt>
                <c:pt idx="2734">
                  <c:v>81.509396505357572</c:v>
                </c:pt>
                <c:pt idx="2735">
                  <c:v>84.372601482492882</c:v>
                </c:pt>
                <c:pt idx="2736">
                  <c:v>76.293379855695122</c:v>
                </c:pt>
                <c:pt idx="2737">
                  <c:v>67.300338528405135</c:v>
                </c:pt>
                <c:pt idx="2738">
                  <c:v>60.50743299687754</c:v>
                </c:pt>
                <c:pt idx="2739">
                  <c:v>55.069590360652199</c:v>
                </c:pt>
                <c:pt idx="2740">
                  <c:v>51.172022070703697</c:v>
                </c:pt>
                <c:pt idx="2741">
                  <c:v>47.029296845644367</c:v>
                </c:pt>
                <c:pt idx="2742">
                  <c:v>43.814487009278317</c:v>
                </c:pt>
                <c:pt idx="2743">
                  <c:v>42.882229828127727</c:v>
                </c:pt>
                <c:pt idx="2744">
                  <c:v>42.688841472643645</c:v>
                </c:pt>
                <c:pt idx="2745">
                  <c:v>41.501311342086666</c:v>
                </c:pt>
                <c:pt idx="2746">
                  <c:v>39.824154082314848</c:v>
                </c:pt>
                <c:pt idx="2747">
                  <c:v>38.651609206486448</c:v>
                </c:pt>
                <c:pt idx="2748">
                  <c:v>37.395145484104823</c:v>
                </c:pt>
                <c:pt idx="2749">
                  <c:v>37.259486187975646</c:v>
                </c:pt>
                <c:pt idx="2750">
                  <c:v>37.037380163478353</c:v>
                </c:pt>
                <c:pt idx="2751">
                  <c:v>36.489548143417089</c:v>
                </c:pt>
                <c:pt idx="2752">
                  <c:v>35.861091469519863</c:v>
                </c:pt>
                <c:pt idx="2753">
                  <c:v>35.735167463512354</c:v>
                </c:pt>
                <c:pt idx="2754">
                  <c:v>35.954662748672717</c:v>
                </c:pt>
                <c:pt idx="2755">
                  <c:v>36.544736928195825</c:v>
                </c:pt>
                <c:pt idx="2756">
                  <c:v>36.904866894945521</c:v>
                </c:pt>
                <c:pt idx="2757">
                  <c:v>36.772399771421533</c:v>
                </c:pt>
                <c:pt idx="2758">
                  <c:v>36.068809228163943</c:v>
                </c:pt>
                <c:pt idx="2759">
                  <c:v>35.358618783972744</c:v>
                </c:pt>
                <c:pt idx="2760">
                  <c:v>34.667987955489423</c:v>
                </c:pt>
                <c:pt idx="2761">
                  <c:v>35.037827634717935</c:v>
                </c:pt>
                <c:pt idx="2762">
                  <c:v>37.249421415983257</c:v>
                </c:pt>
                <c:pt idx="2763">
                  <c:v>39.201880547266029</c:v>
                </c:pt>
                <c:pt idx="2764">
                  <c:v>41.267901158031314</c:v>
                </c:pt>
                <c:pt idx="2765">
                  <c:v>43.291344751831168</c:v>
                </c:pt>
                <c:pt idx="2766">
                  <c:v>45.516442355882738</c:v>
                </c:pt>
                <c:pt idx="2767">
                  <c:v>47.042001857056675</c:v>
                </c:pt>
                <c:pt idx="2768">
                  <c:v>50.547386957663065</c:v>
                </c:pt>
                <c:pt idx="2769">
                  <c:v>53.725234611605714</c:v>
                </c:pt>
                <c:pt idx="2770">
                  <c:v>56.36807782852398</c:v>
                </c:pt>
                <c:pt idx="2771">
                  <c:v>62.716180329280824</c:v>
                </c:pt>
                <c:pt idx="2772">
                  <c:v>64.31140932348336</c:v>
                </c:pt>
                <c:pt idx="2773">
                  <c:v>66.948226290741417</c:v>
                </c:pt>
                <c:pt idx="2774">
                  <c:v>65.868734576592416</c:v>
                </c:pt>
                <c:pt idx="2775">
                  <c:v>67.853149846595684</c:v>
                </c:pt>
                <c:pt idx="2776">
                  <c:v>69.990407232441285</c:v>
                </c:pt>
                <c:pt idx="2777">
                  <c:v>69.680341226308229</c:v>
                </c:pt>
                <c:pt idx="2778">
                  <c:v>67.06787966959061</c:v>
                </c:pt>
                <c:pt idx="2779">
                  <c:v>59.762420318147257</c:v>
                </c:pt>
                <c:pt idx="2780">
                  <c:v>43.647145158226323</c:v>
                </c:pt>
                <c:pt idx="2781">
                  <c:v>32.601642264034453</c:v>
                </c:pt>
                <c:pt idx="2782">
                  <c:v>25.024320108580397</c:v>
                </c:pt>
                <c:pt idx="2783">
                  <c:v>16.229033752317367</c:v>
                </c:pt>
                <c:pt idx="2784">
                  <c:v>10.553163855778743</c:v>
                </c:pt>
                <c:pt idx="2785">
                  <c:v>3.9396888335041713</c:v>
                </c:pt>
                <c:pt idx="2786">
                  <c:v>0.55811880737294506</c:v>
                </c:pt>
                <c:pt idx="2787">
                  <c:v>-4.3137959233307805</c:v>
                </c:pt>
                <c:pt idx="2788">
                  <c:v>-8.5378932309789981</c:v>
                </c:pt>
                <c:pt idx="2789">
                  <c:v>-9.8134670790570553</c:v>
                </c:pt>
                <c:pt idx="2790">
                  <c:v>-11.546036100457831</c:v>
                </c:pt>
                <c:pt idx="2791">
                  <c:v>-10.57779135238345</c:v>
                </c:pt>
                <c:pt idx="2792">
                  <c:v>-11.805127972539035</c:v>
                </c:pt>
                <c:pt idx="2793">
                  <c:v>-14.13073096656435</c:v>
                </c:pt>
                <c:pt idx="2794">
                  <c:v>-11.430531791936241</c:v>
                </c:pt>
                <c:pt idx="2795">
                  <c:v>-13.524327878281952</c:v>
                </c:pt>
                <c:pt idx="2796">
                  <c:v>-15.010460344396529</c:v>
                </c:pt>
                <c:pt idx="2797">
                  <c:v>-14.762378358493807</c:v>
                </c:pt>
                <c:pt idx="2798">
                  <c:v>-14.041141059639939</c:v>
                </c:pt>
                <c:pt idx="2799">
                  <c:v>-13.273407452241207</c:v>
                </c:pt>
                <c:pt idx="2800">
                  <c:v>-13.89266460237635</c:v>
                </c:pt>
                <c:pt idx="2801">
                  <c:v>-13.760071163172325</c:v>
                </c:pt>
                <c:pt idx="2802">
                  <c:v>-13.227698683944395</c:v>
                </c:pt>
                <c:pt idx="2803">
                  <c:v>-12.588692233208381</c:v>
                </c:pt>
                <c:pt idx="2804">
                  <c:v>-11.54282688876085</c:v>
                </c:pt>
                <c:pt idx="2805">
                  <c:v>-10.609719331372629</c:v>
                </c:pt>
                <c:pt idx="2806">
                  <c:v>-9.9664712073246857</c:v>
                </c:pt>
                <c:pt idx="2807">
                  <c:v>-9.0192046802963191</c:v>
                </c:pt>
                <c:pt idx="2808">
                  <c:v>-8.4270102790462609</c:v>
                </c:pt>
                <c:pt idx="2809">
                  <c:v>-7.5320687428841113</c:v>
                </c:pt>
                <c:pt idx="2810">
                  <c:v>-5.472971544536418</c:v>
                </c:pt>
                <c:pt idx="2811">
                  <c:v>-2.5877305936363078</c:v>
                </c:pt>
                <c:pt idx="2812">
                  <c:v>3.4431138423273465E-2</c:v>
                </c:pt>
                <c:pt idx="2813">
                  <c:v>2.679121319172411</c:v>
                </c:pt>
                <c:pt idx="2814">
                  <c:v>6.1306732545352514</c:v>
                </c:pt>
                <c:pt idx="2815">
                  <c:v>8.5708592211960895</c:v>
                </c:pt>
                <c:pt idx="2816">
                  <c:v>12.856336719415598</c:v>
                </c:pt>
                <c:pt idx="2817">
                  <c:v>20.474490579315788</c:v>
                </c:pt>
                <c:pt idx="2818">
                  <c:v>27.351768558981043</c:v>
                </c:pt>
                <c:pt idx="2819">
                  <c:v>39.33147898275385</c:v>
                </c:pt>
                <c:pt idx="2820">
                  <c:v>56.301560116423559</c:v>
                </c:pt>
                <c:pt idx="2821">
                  <c:v>65.988021005751307</c:v>
                </c:pt>
                <c:pt idx="2822">
                  <c:v>65.20224106488611</c:v>
                </c:pt>
                <c:pt idx="2823">
                  <c:v>60.098137761166804</c:v>
                </c:pt>
                <c:pt idx="2824">
                  <c:v>52.7882466283586</c:v>
                </c:pt>
                <c:pt idx="2825">
                  <c:v>51.806224534472122</c:v>
                </c:pt>
                <c:pt idx="2826">
                  <c:v>53.544263449546513</c:v>
                </c:pt>
                <c:pt idx="2827">
                  <c:v>53.881948240866599</c:v>
                </c:pt>
                <c:pt idx="2828">
                  <c:v>50.430147779712648</c:v>
                </c:pt>
                <c:pt idx="2829">
                  <c:v>46.410516487872869</c:v>
                </c:pt>
                <c:pt idx="2830">
                  <c:v>41.547616186737265</c:v>
                </c:pt>
                <c:pt idx="2831">
                  <c:v>37.571226126721562</c:v>
                </c:pt>
                <c:pt idx="2832">
                  <c:v>35.078751626775897</c:v>
                </c:pt>
                <c:pt idx="2833">
                  <c:v>32.332195766211491</c:v>
                </c:pt>
                <c:pt idx="2834">
                  <c:v>30.529114235451765</c:v>
                </c:pt>
                <c:pt idx="2835">
                  <c:v>28.602108954076201</c:v>
                </c:pt>
                <c:pt idx="2836">
                  <c:v>26.450142499891317</c:v>
                </c:pt>
                <c:pt idx="2837">
                  <c:v>25.255941156434186</c:v>
                </c:pt>
                <c:pt idx="2838">
                  <c:v>23.969202522420552</c:v>
                </c:pt>
                <c:pt idx="2839">
                  <c:v>22.657335113461798</c:v>
                </c:pt>
                <c:pt idx="2840">
                  <c:v>21.34037566235067</c:v>
                </c:pt>
                <c:pt idx="2841">
                  <c:v>19.889117369514295</c:v>
                </c:pt>
                <c:pt idx="2842">
                  <c:v>18.988713435238068</c:v>
                </c:pt>
                <c:pt idx="2843">
                  <c:v>19.107655914071923</c:v>
                </c:pt>
                <c:pt idx="2844">
                  <c:v>19.275720867240249</c:v>
                </c:pt>
                <c:pt idx="2845">
                  <c:v>20.174883694334557</c:v>
                </c:pt>
                <c:pt idx="2846">
                  <c:v>20.217021347573827</c:v>
                </c:pt>
                <c:pt idx="2847">
                  <c:v>20.366254887474941</c:v>
                </c:pt>
                <c:pt idx="2848">
                  <c:v>21.748136158891732</c:v>
                </c:pt>
                <c:pt idx="2849">
                  <c:v>22.496515303467184</c:v>
                </c:pt>
                <c:pt idx="2850">
                  <c:v>23.053495914751217</c:v>
                </c:pt>
                <c:pt idx="2851">
                  <c:v>21.920436108252659</c:v>
                </c:pt>
                <c:pt idx="2852">
                  <c:v>20.448778294522324</c:v>
                </c:pt>
                <c:pt idx="2853">
                  <c:v>18.3443006278303</c:v>
                </c:pt>
                <c:pt idx="2854">
                  <c:v>18.551000661673648</c:v>
                </c:pt>
                <c:pt idx="2855">
                  <c:v>18.998381239596277</c:v>
                </c:pt>
                <c:pt idx="2856">
                  <c:v>20.463299497499925</c:v>
                </c:pt>
                <c:pt idx="2857">
                  <c:v>26.998351403696809</c:v>
                </c:pt>
                <c:pt idx="2858">
                  <c:v>33.48677877200938</c:v>
                </c:pt>
                <c:pt idx="2859">
                  <c:v>38.898714416213288</c:v>
                </c:pt>
                <c:pt idx="2860">
                  <c:v>41.856249308835828</c:v>
                </c:pt>
                <c:pt idx="2861">
                  <c:v>47.569091152643281</c:v>
                </c:pt>
                <c:pt idx="2862">
                  <c:v>53.167849382180428</c:v>
                </c:pt>
                <c:pt idx="2863">
                  <c:v>56.817325959363501</c:v>
                </c:pt>
                <c:pt idx="2864">
                  <c:v>58.589374010644576</c:v>
                </c:pt>
                <c:pt idx="2865">
                  <c:v>62.792768653980374</c:v>
                </c:pt>
                <c:pt idx="2866">
                  <c:v>64.424847764533482</c:v>
                </c:pt>
                <c:pt idx="2867">
                  <c:v>58.514087981406504</c:v>
                </c:pt>
                <c:pt idx="2868">
                  <c:v>40.210711765443321</c:v>
                </c:pt>
                <c:pt idx="2869">
                  <c:v>27.048366412911673</c:v>
                </c:pt>
                <c:pt idx="2870">
                  <c:v>18.959564619859695</c:v>
                </c:pt>
                <c:pt idx="2871">
                  <c:v>8.1281156767802401</c:v>
                </c:pt>
                <c:pt idx="2872">
                  <c:v>1.143288974314608</c:v>
                </c:pt>
                <c:pt idx="2873">
                  <c:v>-2.7947458730272334</c:v>
                </c:pt>
                <c:pt idx="2874">
                  <c:v>-5.0320719779375036</c:v>
                </c:pt>
                <c:pt idx="2875">
                  <c:v>-7.4173490796074759</c:v>
                </c:pt>
                <c:pt idx="2876">
                  <c:v>-8.5266629637171363</c:v>
                </c:pt>
                <c:pt idx="2877">
                  <c:v>-9.6629632598987225</c:v>
                </c:pt>
                <c:pt idx="2878">
                  <c:v>-10.326826567101886</c:v>
                </c:pt>
                <c:pt idx="2879">
                  <c:v>-12.571324606889727</c:v>
                </c:pt>
                <c:pt idx="2880">
                  <c:v>-14.636009126677076</c:v>
                </c:pt>
                <c:pt idx="2881">
                  <c:v>-16.103662379590716</c:v>
                </c:pt>
                <c:pt idx="2882">
                  <c:v>-16.546520293575352</c:v>
                </c:pt>
                <c:pt idx="2883">
                  <c:v>-16.641194209398531</c:v>
                </c:pt>
                <c:pt idx="2884">
                  <c:v>-16.449286305242513</c:v>
                </c:pt>
                <c:pt idx="2885">
                  <c:v>-16.43441973124871</c:v>
                </c:pt>
                <c:pt idx="2886">
                  <c:v>-16.711515522845332</c:v>
                </c:pt>
                <c:pt idx="2887">
                  <c:v>-17.200955937332751</c:v>
                </c:pt>
                <c:pt idx="2888">
                  <c:v>-17.176443281427719</c:v>
                </c:pt>
                <c:pt idx="2889">
                  <c:v>-16.797517357611547</c:v>
                </c:pt>
                <c:pt idx="2890">
                  <c:v>-15.648320658475443</c:v>
                </c:pt>
                <c:pt idx="2891">
                  <c:v>-14.521618665356298</c:v>
                </c:pt>
                <c:pt idx="2892">
                  <c:v>-14.106757643925981</c:v>
                </c:pt>
                <c:pt idx="2893">
                  <c:v>-13.948018632356987</c:v>
                </c:pt>
                <c:pt idx="2894">
                  <c:v>-14.968562828676584</c:v>
                </c:pt>
                <c:pt idx="2895">
                  <c:v>-15.267117764888996</c:v>
                </c:pt>
                <c:pt idx="2896">
                  <c:v>-14.036531179422296</c:v>
                </c:pt>
                <c:pt idx="2897">
                  <c:v>-11.497084189540322</c:v>
                </c:pt>
                <c:pt idx="2898">
                  <c:v>-8.2931393198326955</c:v>
                </c:pt>
                <c:pt idx="2899">
                  <c:v>-5.3731747104235872</c:v>
                </c:pt>
                <c:pt idx="2900">
                  <c:v>-2.7228335277926154</c:v>
                </c:pt>
                <c:pt idx="2901">
                  <c:v>0.36731459990480497</c:v>
                </c:pt>
                <c:pt idx="2902">
                  <c:v>4.3908870755691582</c:v>
                </c:pt>
                <c:pt idx="2903">
                  <c:v>10.709690853446737</c:v>
                </c:pt>
                <c:pt idx="2904">
                  <c:v>18.879666434493711</c:v>
                </c:pt>
                <c:pt idx="2905">
                  <c:v>28.32495854058774</c:v>
                </c:pt>
                <c:pt idx="2906">
                  <c:v>32.997508326460817</c:v>
                </c:pt>
                <c:pt idx="2907">
                  <c:v>44.451371020558661</c:v>
                </c:pt>
                <c:pt idx="2908">
                  <c:v>64.312766071655091</c:v>
                </c:pt>
                <c:pt idx="2909">
                  <c:v>65.209095594319237</c:v>
                </c:pt>
                <c:pt idx="2910">
                  <c:v>65.675530908910275</c:v>
                </c:pt>
                <c:pt idx="2911">
                  <c:v>69.638314885380538</c:v>
                </c:pt>
                <c:pt idx="2912">
                  <c:v>73.90910948537568</c:v>
                </c:pt>
                <c:pt idx="2913">
                  <c:v>73.685971323544791</c:v>
                </c:pt>
                <c:pt idx="2914">
                  <c:v>70.744400787820624</c:v>
                </c:pt>
                <c:pt idx="2915">
                  <c:v>63.5984408750694</c:v>
                </c:pt>
                <c:pt idx="2916">
                  <c:v>55.703020998166551</c:v>
                </c:pt>
                <c:pt idx="2917">
                  <c:v>48.157086031021748</c:v>
                </c:pt>
                <c:pt idx="2918">
                  <c:v>42.721000084553097</c:v>
                </c:pt>
                <c:pt idx="2919">
                  <c:v>37.348031397713072</c:v>
                </c:pt>
                <c:pt idx="2920">
                  <c:v>34.400329838741804</c:v>
                </c:pt>
                <c:pt idx="2921">
                  <c:v>32.641372097504991</c:v>
                </c:pt>
                <c:pt idx="2922">
                  <c:v>31.789037140505535</c:v>
                </c:pt>
                <c:pt idx="2923">
                  <c:v>31.433172535599869</c:v>
                </c:pt>
                <c:pt idx="2924">
                  <c:v>31.534333067239288</c:v>
                </c:pt>
                <c:pt idx="2925">
                  <c:v>31.144421274542733</c:v>
                </c:pt>
                <c:pt idx="2926">
                  <c:v>29.36083166200606</c:v>
                </c:pt>
                <c:pt idx="2927">
                  <c:v>26.919988787189265</c:v>
                </c:pt>
                <c:pt idx="2928">
                  <c:v>24.393283792022736</c:v>
                </c:pt>
                <c:pt idx="2929">
                  <c:v>23.125289016774815</c:v>
                </c:pt>
                <c:pt idx="2930">
                  <c:v>23.570790277912181</c:v>
                </c:pt>
                <c:pt idx="2931">
                  <c:v>24.765279612388898</c:v>
                </c:pt>
                <c:pt idx="2932">
                  <c:v>25.752018612065399</c:v>
                </c:pt>
                <c:pt idx="2933">
                  <c:v>25.556980394904983</c:v>
                </c:pt>
                <c:pt idx="2934">
                  <c:v>24.931399513616892</c:v>
                </c:pt>
                <c:pt idx="2935">
                  <c:v>23.738622907309249</c:v>
                </c:pt>
                <c:pt idx="2936">
                  <c:v>23.138056801697552</c:v>
                </c:pt>
                <c:pt idx="2937">
                  <c:v>22.853528404778157</c:v>
                </c:pt>
                <c:pt idx="2938">
                  <c:v>23.798647265262062</c:v>
                </c:pt>
                <c:pt idx="2939">
                  <c:v>25.565578475270428</c:v>
                </c:pt>
                <c:pt idx="2940">
                  <c:v>27.955115276868124</c:v>
                </c:pt>
                <c:pt idx="2941">
                  <c:v>30.239652810815929</c:v>
                </c:pt>
                <c:pt idx="2942">
                  <c:v>34.205259811123931</c:v>
                </c:pt>
                <c:pt idx="2943">
                  <c:v>36.966727913229136</c:v>
                </c:pt>
                <c:pt idx="2944">
                  <c:v>42.66255440160505</c:v>
                </c:pt>
                <c:pt idx="2945">
                  <c:v>46.619688520237197</c:v>
                </c:pt>
                <c:pt idx="2946">
                  <c:v>48.635391728025219</c:v>
                </c:pt>
                <c:pt idx="2947">
                  <c:v>49.553313805210834</c:v>
                </c:pt>
                <c:pt idx="2948">
                  <c:v>52.180203902211986</c:v>
                </c:pt>
                <c:pt idx="2949">
                  <c:v>55.259235255388859</c:v>
                </c:pt>
                <c:pt idx="2950">
                  <c:v>53.4106546462422</c:v>
                </c:pt>
                <c:pt idx="2951">
                  <c:v>50.303709121748803</c:v>
                </c:pt>
                <c:pt idx="2952">
                  <c:v>43.641864106201623</c:v>
                </c:pt>
                <c:pt idx="2953">
                  <c:v>32.132804733500564</c:v>
                </c:pt>
                <c:pt idx="2954">
                  <c:v>29.104175032935746</c:v>
                </c:pt>
                <c:pt idx="2955">
                  <c:v>17.595795036391639</c:v>
                </c:pt>
                <c:pt idx="2956">
                  <c:v>6.939433593679138</c:v>
                </c:pt>
                <c:pt idx="2957">
                  <c:v>-1.4078949932163471</c:v>
                </c:pt>
                <c:pt idx="2958">
                  <c:v>-3.3375275997218328</c:v>
                </c:pt>
                <c:pt idx="2959">
                  <c:v>-9.2666181091689861</c:v>
                </c:pt>
                <c:pt idx="2960">
                  <c:v>-4.0291674356072997</c:v>
                </c:pt>
                <c:pt idx="2961">
                  <c:v>-0.21236834831846843</c:v>
                </c:pt>
                <c:pt idx="2962">
                  <c:v>-2.7218945792010723</c:v>
                </c:pt>
                <c:pt idx="2963">
                  <c:v>-6.032217886127234</c:v>
                </c:pt>
                <c:pt idx="2964">
                  <c:v>-8.2149569041578463</c:v>
                </c:pt>
                <c:pt idx="2965">
                  <c:v>-11.473106337942578</c:v>
                </c:pt>
                <c:pt idx="2966">
                  <c:v>-12.234279544904808</c:v>
                </c:pt>
                <c:pt idx="2967">
                  <c:v>-15.834430038684328</c:v>
                </c:pt>
                <c:pt idx="2968">
                  <c:v>-14.710996352986532</c:v>
                </c:pt>
                <c:pt idx="2969">
                  <c:v>-16.058666870368558</c:v>
                </c:pt>
                <c:pt idx="2970">
                  <c:v>-17.730725115648443</c:v>
                </c:pt>
                <c:pt idx="2971">
                  <c:v>-17.659011990597222</c:v>
                </c:pt>
                <c:pt idx="2972">
                  <c:v>-20.843930452980313</c:v>
                </c:pt>
                <c:pt idx="2973">
                  <c:v>-23.342408651914621</c:v>
                </c:pt>
                <c:pt idx="2974">
                  <c:v>-25.590522757891865</c:v>
                </c:pt>
                <c:pt idx="2975">
                  <c:v>-28.830801100825962</c:v>
                </c:pt>
                <c:pt idx="2976">
                  <c:v>-30.147426650382894</c:v>
                </c:pt>
                <c:pt idx="2977">
                  <c:v>-32.679029447680207</c:v>
                </c:pt>
                <c:pt idx="2978">
                  <c:v>-34.906928299309499</c:v>
                </c:pt>
                <c:pt idx="2979">
                  <c:v>-38.09807679878719</c:v>
                </c:pt>
                <c:pt idx="2980">
                  <c:v>-40.548724550280312</c:v>
                </c:pt>
                <c:pt idx="2981">
                  <c:v>-37.979383290426192</c:v>
                </c:pt>
                <c:pt idx="2982">
                  <c:v>-41.844382462916393</c:v>
                </c:pt>
                <c:pt idx="2983">
                  <c:v>-47.135339571845606</c:v>
                </c:pt>
                <c:pt idx="2984">
                  <c:v>-44.352625230238544</c:v>
                </c:pt>
                <c:pt idx="2985">
                  <c:v>-39.074669808055155</c:v>
                </c:pt>
                <c:pt idx="2986">
                  <c:v>-33.816115981128121</c:v>
                </c:pt>
                <c:pt idx="2987">
                  <c:v>-30.670199901449021</c:v>
                </c:pt>
                <c:pt idx="2988">
                  <c:v>-36.212081452538065</c:v>
                </c:pt>
                <c:pt idx="2989">
                  <c:v>-38.613700097928209</c:v>
                </c:pt>
                <c:pt idx="2990">
                  <c:v>-28.424895420764695</c:v>
                </c:pt>
                <c:pt idx="2991">
                  <c:v>-29.101930409050432</c:v>
                </c:pt>
                <c:pt idx="2992">
                  <c:v>-24.486666836102735</c:v>
                </c:pt>
                <c:pt idx="2993">
                  <c:v>-25.736361667202338</c:v>
                </c:pt>
                <c:pt idx="2994">
                  <c:v>-37.969516583122754</c:v>
                </c:pt>
                <c:pt idx="2995">
                  <c:v>-46.913636855503974</c:v>
                </c:pt>
                <c:pt idx="2996">
                  <c:v>-53.500777704021999</c:v>
                </c:pt>
                <c:pt idx="2997">
                  <c:v>-55.246926543844026</c:v>
                </c:pt>
                <c:pt idx="2998">
                  <c:v>-51.189103178588034</c:v>
                </c:pt>
                <c:pt idx="2999">
                  <c:v>-42.898876057133336</c:v>
                </c:pt>
                <c:pt idx="3000">
                  <c:v>-35.950319989505708</c:v>
                </c:pt>
                <c:pt idx="3001">
                  <c:v>-33.377866399092625</c:v>
                </c:pt>
                <c:pt idx="3002">
                  <c:v>-34.282127583748753</c:v>
                </c:pt>
                <c:pt idx="3003">
                  <c:v>-36.908564549400168</c:v>
                </c:pt>
                <c:pt idx="3004">
                  <c:v>-41.661442825042258</c:v>
                </c:pt>
                <c:pt idx="3005">
                  <c:v>-50.406580869919175</c:v>
                </c:pt>
                <c:pt idx="3006">
                  <c:v>-55.920773644546699</c:v>
                </c:pt>
                <c:pt idx="3007">
                  <c:v>-54.822246651653451</c:v>
                </c:pt>
                <c:pt idx="3008">
                  <c:v>-53.407152996229335</c:v>
                </c:pt>
                <c:pt idx="3009">
                  <c:v>-52.179600603891984</c:v>
                </c:pt>
                <c:pt idx="3010">
                  <c:v>-50.888881643159422</c:v>
                </c:pt>
                <c:pt idx="3011">
                  <c:v>-49.420128075283365</c:v>
                </c:pt>
                <c:pt idx="3012">
                  <c:v>-49.906739619951772</c:v>
                </c:pt>
                <c:pt idx="3013">
                  <c:v>-52.975709682330248</c:v>
                </c:pt>
                <c:pt idx="3014">
                  <c:v>-53.568111585484793</c:v>
                </c:pt>
                <c:pt idx="3015">
                  <c:v>-54.107379423696109</c:v>
                </c:pt>
                <c:pt idx="3016">
                  <c:v>-54.517700287562711</c:v>
                </c:pt>
                <c:pt idx="3017">
                  <c:v>-54.868522619470376</c:v>
                </c:pt>
                <c:pt idx="3018">
                  <c:v>-53.981332862723541</c:v>
                </c:pt>
                <c:pt idx="3019">
                  <c:v>-52.86698766682283</c:v>
                </c:pt>
                <c:pt idx="3020">
                  <c:v>-53.37577867450252</c:v>
                </c:pt>
                <c:pt idx="3021">
                  <c:v>-54.782427094788375</c:v>
                </c:pt>
                <c:pt idx="3022">
                  <c:v>-55.229258421009909</c:v>
                </c:pt>
                <c:pt idx="3023">
                  <c:v>-55.191713961024824</c:v>
                </c:pt>
                <c:pt idx="3024">
                  <c:v>-55.406963405956645</c:v>
                </c:pt>
                <c:pt idx="3025">
                  <c:v>-55.844425806423246</c:v>
                </c:pt>
                <c:pt idx="3026">
                  <c:v>-56.905465741585886</c:v>
                </c:pt>
                <c:pt idx="3027">
                  <c:v>-56.612354816673538</c:v>
                </c:pt>
                <c:pt idx="3028">
                  <c:v>-55.934820578982212</c:v>
                </c:pt>
                <c:pt idx="3029">
                  <c:v>-55.831626618007377</c:v>
                </c:pt>
                <c:pt idx="3030">
                  <c:v>-56.182915994210639</c:v>
                </c:pt>
                <c:pt idx="3031">
                  <c:v>-56.678749519184066</c:v>
                </c:pt>
                <c:pt idx="3032">
                  <c:v>-57.656235019134584</c:v>
                </c:pt>
                <c:pt idx="3033">
                  <c:v>-58.464225991369418</c:v>
                </c:pt>
                <c:pt idx="3034">
                  <c:v>-58.345443950813078</c:v>
                </c:pt>
                <c:pt idx="3035">
                  <c:v>-57.574007170009345</c:v>
                </c:pt>
                <c:pt idx="3036">
                  <c:v>-55.937502987478808</c:v>
                </c:pt>
                <c:pt idx="3037">
                  <c:v>-55.06773533360947</c:v>
                </c:pt>
                <c:pt idx="3038">
                  <c:v>-54.536738557173663</c:v>
                </c:pt>
                <c:pt idx="3039">
                  <c:v>-54.667397746877619</c:v>
                </c:pt>
                <c:pt idx="3040">
                  <c:v>-55.682704475572933</c:v>
                </c:pt>
                <c:pt idx="3041">
                  <c:v>-56.562978614479405</c:v>
                </c:pt>
                <c:pt idx="3042">
                  <c:v>-56.601360726624037</c:v>
                </c:pt>
                <c:pt idx="3043">
                  <c:v>-57.418176665221964</c:v>
                </c:pt>
                <c:pt idx="3044">
                  <c:v>-55.936807293814766</c:v>
                </c:pt>
                <c:pt idx="3045">
                  <c:v>-54.066992112125106</c:v>
                </c:pt>
                <c:pt idx="3046">
                  <c:v>-54.619348225219717</c:v>
                </c:pt>
                <c:pt idx="3047">
                  <c:v>-55.526143366677914</c:v>
                </c:pt>
                <c:pt idx="3048">
                  <c:v>-56.051101902708545</c:v>
                </c:pt>
                <c:pt idx="3049">
                  <c:v>-55.977815996759382</c:v>
                </c:pt>
                <c:pt idx="3050">
                  <c:v>-57.267814929477062</c:v>
                </c:pt>
                <c:pt idx="3051">
                  <c:v>-62.230010750190793</c:v>
                </c:pt>
                <c:pt idx="3052">
                  <c:v>-55.073624030943357</c:v>
                </c:pt>
                <c:pt idx="3053">
                  <c:v>-56.554699696459032</c:v>
                </c:pt>
                <c:pt idx="3054">
                  <c:v>-57.383072090249918</c:v>
                </c:pt>
                <c:pt idx="3055">
                  <c:v>-57.561629347494751</c:v>
                </c:pt>
                <c:pt idx="3056">
                  <c:v>-57.739448882240438</c:v>
                </c:pt>
                <c:pt idx="3057">
                  <c:v>-57.10236684577886</c:v>
                </c:pt>
                <c:pt idx="3058">
                  <c:v>-56.005996450783911</c:v>
                </c:pt>
                <c:pt idx="3059">
                  <c:v>-55.472892175972518</c:v>
                </c:pt>
                <c:pt idx="3060">
                  <c:v>-55.276898121088792</c:v>
                </c:pt>
                <c:pt idx="3061">
                  <c:v>-54.862605078466977</c:v>
                </c:pt>
                <c:pt idx="3062">
                  <c:v>-54.982087309543559</c:v>
                </c:pt>
                <c:pt idx="3063">
                  <c:v>-54.792770900849092</c:v>
                </c:pt>
                <c:pt idx="3064">
                  <c:v>-55.048570350321647</c:v>
                </c:pt>
                <c:pt idx="3065">
                  <c:v>-55.012467327861536</c:v>
                </c:pt>
                <c:pt idx="3066">
                  <c:v>-54.459427287700095</c:v>
                </c:pt>
                <c:pt idx="3067">
                  <c:v>-54.993894469557979</c:v>
                </c:pt>
                <c:pt idx="3068">
                  <c:v>-54.381578763209674</c:v>
                </c:pt>
                <c:pt idx="3069">
                  <c:v>-53.782197529251256</c:v>
                </c:pt>
                <c:pt idx="3070">
                  <c:v>-53.924506599486669</c:v>
                </c:pt>
                <c:pt idx="3071">
                  <c:v>-53.986694339824872</c:v>
                </c:pt>
                <c:pt idx="3072">
                  <c:v>-53.800444635968951</c:v>
                </c:pt>
                <c:pt idx="3073">
                  <c:v>-53.570505462147587</c:v>
                </c:pt>
                <c:pt idx="3074">
                  <c:v>-53.590787578765962</c:v>
                </c:pt>
                <c:pt idx="3075">
                  <c:v>-54.050187645949094</c:v>
                </c:pt>
                <c:pt idx="3076">
                  <c:v>-54.583046950737156</c:v>
                </c:pt>
                <c:pt idx="3077">
                  <c:v>-54.60705074860622</c:v>
                </c:pt>
                <c:pt idx="3078">
                  <c:v>-54.653632863790619</c:v>
                </c:pt>
                <c:pt idx="3079">
                  <c:v>-54.36092115915519</c:v>
                </c:pt>
                <c:pt idx="3080">
                  <c:v>-54.418355264640084</c:v>
                </c:pt>
                <c:pt idx="3081">
                  <c:v>-54.381017124526544</c:v>
                </c:pt>
                <c:pt idx="3082">
                  <c:v>-54.957777364807754</c:v>
                </c:pt>
                <c:pt idx="3083">
                  <c:v>-55.437853150207978</c:v>
                </c:pt>
                <c:pt idx="3084">
                  <c:v>-55.173121324944262</c:v>
                </c:pt>
                <c:pt idx="3085">
                  <c:v>-54.502149698299974</c:v>
                </c:pt>
                <c:pt idx="3086">
                  <c:v>-56.782088683867372</c:v>
                </c:pt>
                <c:pt idx="3087">
                  <c:v>-58.356630499574713</c:v>
                </c:pt>
                <c:pt idx="3088">
                  <c:v>-54.977837951109521</c:v>
                </c:pt>
                <c:pt idx="3089">
                  <c:v>-53.326069703354371</c:v>
                </c:pt>
                <c:pt idx="3090">
                  <c:v>-52.625284604141143</c:v>
                </c:pt>
                <c:pt idx="3091">
                  <c:v>-56.053821988753938</c:v>
                </c:pt>
                <c:pt idx="3092">
                  <c:v>-57.116508971707681</c:v>
                </c:pt>
                <c:pt idx="3093">
                  <c:v>-56.707879573171802</c:v>
                </c:pt>
                <c:pt idx="3094">
                  <c:v>-57.776721506544696</c:v>
                </c:pt>
                <c:pt idx="3095">
                  <c:v>-58.518430451741743</c:v>
                </c:pt>
                <c:pt idx="3096">
                  <c:v>-59.158219740141483</c:v>
                </c:pt>
                <c:pt idx="3097">
                  <c:v>-60.157387199486209</c:v>
                </c:pt>
                <c:pt idx="3098">
                  <c:v>-55.65847316383384</c:v>
                </c:pt>
                <c:pt idx="3099">
                  <c:v>-51.878812105247647</c:v>
                </c:pt>
                <c:pt idx="3100">
                  <c:v>-52.879541579347546</c:v>
                </c:pt>
                <c:pt idx="3101">
                  <c:v>-55.336190722584924</c:v>
                </c:pt>
                <c:pt idx="3102">
                  <c:v>-56.524628600642487</c:v>
                </c:pt>
                <c:pt idx="3103">
                  <c:v>-57.742594862886655</c:v>
                </c:pt>
                <c:pt idx="3104">
                  <c:v>-60.259481873952922</c:v>
                </c:pt>
                <c:pt idx="3105">
                  <c:v>-60.617389436714781</c:v>
                </c:pt>
                <c:pt idx="3106">
                  <c:v>-56.199694915892316</c:v>
                </c:pt>
                <c:pt idx="3107">
                  <c:v>-53.577331520972756</c:v>
                </c:pt>
                <c:pt idx="3108">
                  <c:v>-52.814363853275502</c:v>
                </c:pt>
                <c:pt idx="3109">
                  <c:v>-52.572492642432657</c:v>
                </c:pt>
                <c:pt idx="3110">
                  <c:v>-53.014399813553332</c:v>
                </c:pt>
                <c:pt idx="3111">
                  <c:v>-54.328604860651232</c:v>
                </c:pt>
                <c:pt idx="3112">
                  <c:v>-55.319431428373491</c:v>
                </c:pt>
                <c:pt idx="3113">
                  <c:v>-56.72924702942376</c:v>
                </c:pt>
                <c:pt idx="3114">
                  <c:v>-58.716529556293267</c:v>
                </c:pt>
                <c:pt idx="3115">
                  <c:v>-60.444709810059116</c:v>
                </c:pt>
                <c:pt idx="3116">
                  <c:v>-60.556731394595921</c:v>
                </c:pt>
                <c:pt idx="3117">
                  <c:v>-59.50838038065401</c:v>
                </c:pt>
                <c:pt idx="3118">
                  <c:v>-58.881784027111898</c:v>
                </c:pt>
                <c:pt idx="3119">
                  <c:v>-59.663340026752977</c:v>
                </c:pt>
                <c:pt idx="3120">
                  <c:v>-59.407194320778423</c:v>
                </c:pt>
                <c:pt idx="3121">
                  <c:v>-63.532469286392441</c:v>
                </c:pt>
                <c:pt idx="3122">
                  <c:v>-64.592802621301672</c:v>
                </c:pt>
                <c:pt idx="3123">
                  <c:v>-62.24480492441225</c:v>
                </c:pt>
                <c:pt idx="3124">
                  <c:v>-59.206730394708117</c:v>
                </c:pt>
                <c:pt idx="3125">
                  <c:v>-55.152494120462009</c:v>
                </c:pt>
                <c:pt idx="3126">
                  <c:v>-54.246816635051509</c:v>
                </c:pt>
                <c:pt idx="3127">
                  <c:v>-52.820357866746143</c:v>
                </c:pt>
                <c:pt idx="3128">
                  <c:v>-54.296349603549039</c:v>
                </c:pt>
                <c:pt idx="3129">
                  <c:v>-59.526685088197958</c:v>
                </c:pt>
                <c:pt idx="3130">
                  <c:v>-60.433221861924075</c:v>
                </c:pt>
                <c:pt idx="3131">
                  <c:v>-58.857590694049172</c:v>
                </c:pt>
                <c:pt idx="3132">
                  <c:v>-53.807494835762334</c:v>
                </c:pt>
                <c:pt idx="3133">
                  <c:v>-54.178063480890984</c:v>
                </c:pt>
                <c:pt idx="3134">
                  <c:v>-53.10563481025094</c:v>
                </c:pt>
                <c:pt idx="3135">
                  <c:v>-53.31523269141227</c:v>
                </c:pt>
                <c:pt idx="3136">
                  <c:v>-53.299880508368837</c:v>
                </c:pt>
                <c:pt idx="3137">
                  <c:v>-53.384133272040152</c:v>
                </c:pt>
                <c:pt idx="3138">
                  <c:v>-54.939912873225786</c:v>
                </c:pt>
                <c:pt idx="3139">
                  <c:v>-57.731549878865046</c:v>
                </c:pt>
                <c:pt idx="3140">
                  <c:v>-58.482320553978212</c:v>
                </c:pt>
                <c:pt idx="3141">
                  <c:v>-60.122056112083989</c:v>
                </c:pt>
                <c:pt idx="3142">
                  <c:v>-57.962161466866441</c:v>
                </c:pt>
                <c:pt idx="3143">
                  <c:v>-56.189998691100108</c:v>
                </c:pt>
                <c:pt idx="3144">
                  <c:v>-54.781477194248531</c:v>
                </c:pt>
                <c:pt idx="3145">
                  <c:v>-52.068527053863185</c:v>
                </c:pt>
                <c:pt idx="3146">
                  <c:v>-50.028056290227347</c:v>
                </c:pt>
                <c:pt idx="3147">
                  <c:v>-49.100415243410588</c:v>
                </c:pt>
                <c:pt idx="3148">
                  <c:v>-51.803165163087023</c:v>
                </c:pt>
                <c:pt idx="3149">
                  <c:v>-53.578048703397023</c:v>
                </c:pt>
                <c:pt idx="3150">
                  <c:v>-55.882747100083236</c:v>
                </c:pt>
                <c:pt idx="3151">
                  <c:v>-59.502285510975653</c:v>
                </c:pt>
                <c:pt idx="3152">
                  <c:v>-59.87514503752552</c:v>
                </c:pt>
                <c:pt idx="3153">
                  <c:v>-55.64350198076577</c:v>
                </c:pt>
                <c:pt idx="3154">
                  <c:v>-53.109721790422</c:v>
                </c:pt>
                <c:pt idx="3155">
                  <c:v>-52.920652681991804</c:v>
                </c:pt>
                <c:pt idx="3156">
                  <c:v>-53.019921687615856</c:v>
                </c:pt>
                <c:pt idx="3157">
                  <c:v>-52.410899482215093</c:v>
                </c:pt>
                <c:pt idx="3158">
                  <c:v>-52.124453814339731</c:v>
                </c:pt>
                <c:pt idx="3159">
                  <c:v>-51.868262096755487</c:v>
                </c:pt>
                <c:pt idx="3160">
                  <c:v>-51.97950082901496</c:v>
                </c:pt>
                <c:pt idx="3161">
                  <c:v>-52.644157958102227</c:v>
                </c:pt>
                <c:pt idx="3162">
                  <c:v>-52.95146952417273</c:v>
                </c:pt>
                <c:pt idx="3163">
                  <c:v>-52.964795586295658</c:v>
                </c:pt>
                <c:pt idx="3164">
                  <c:v>-53.201184967337817</c:v>
                </c:pt>
                <c:pt idx="3165">
                  <c:v>-52.984604851740364</c:v>
                </c:pt>
                <c:pt idx="3166">
                  <c:v>-52.411273479363139</c:v>
                </c:pt>
                <c:pt idx="3167">
                  <c:v>-52.654630845548553</c:v>
                </c:pt>
                <c:pt idx="3168">
                  <c:v>-52.386867614492488</c:v>
                </c:pt>
                <c:pt idx="3169">
                  <c:v>-52.686019007608365</c:v>
                </c:pt>
                <c:pt idx="3170">
                  <c:v>-52.815570731008684</c:v>
                </c:pt>
                <c:pt idx="3171">
                  <c:v>-52.588584953287381</c:v>
                </c:pt>
                <c:pt idx="3172">
                  <c:v>-52.812855262758241</c:v>
                </c:pt>
                <c:pt idx="3173">
                  <c:v>-53.678549986698719</c:v>
                </c:pt>
                <c:pt idx="3174">
                  <c:v>-54.151346042476895</c:v>
                </c:pt>
                <c:pt idx="3175">
                  <c:v>-54.492658961208825</c:v>
                </c:pt>
                <c:pt idx="3176">
                  <c:v>-54.129582502488923</c:v>
                </c:pt>
                <c:pt idx="3177">
                  <c:v>-53.817467720813177</c:v>
                </c:pt>
                <c:pt idx="3178">
                  <c:v>-54.035526964924635</c:v>
                </c:pt>
                <c:pt idx="3179">
                  <c:v>-54.140138045136283</c:v>
                </c:pt>
                <c:pt idx="3180">
                  <c:v>-53.998214229644809</c:v>
                </c:pt>
                <c:pt idx="3181">
                  <c:v>-53.997908532549644</c:v>
                </c:pt>
                <c:pt idx="3182">
                  <c:v>-53.612280739924117</c:v>
                </c:pt>
                <c:pt idx="3183">
                  <c:v>-52.449495114289874</c:v>
                </c:pt>
                <c:pt idx="3184">
                  <c:v>-51.873627040479789</c:v>
                </c:pt>
                <c:pt idx="3185">
                  <c:v>-51.779500572474483</c:v>
                </c:pt>
                <c:pt idx="3186">
                  <c:v>-52.149544513875036</c:v>
                </c:pt>
                <c:pt idx="3187">
                  <c:v>-52.838375740348724</c:v>
                </c:pt>
                <c:pt idx="3188">
                  <c:v>-53.60406896056125</c:v>
                </c:pt>
                <c:pt idx="3189">
                  <c:v>-53.8455574375838</c:v>
                </c:pt>
                <c:pt idx="3190">
                  <c:v>-53.833154072122348</c:v>
                </c:pt>
                <c:pt idx="3191">
                  <c:v>-53.21776848383886</c:v>
                </c:pt>
                <c:pt idx="3192">
                  <c:v>-53.269380337890887</c:v>
                </c:pt>
                <c:pt idx="3193">
                  <c:v>-53.777809599020358</c:v>
                </c:pt>
                <c:pt idx="3194">
                  <c:v>-54.291370313257318</c:v>
                </c:pt>
                <c:pt idx="3195">
                  <c:v>-54.742777785687068</c:v>
                </c:pt>
                <c:pt idx="3196">
                  <c:v>-54.780327483157301</c:v>
                </c:pt>
                <c:pt idx="3197">
                  <c:v>-54.588145978731674</c:v>
                </c:pt>
                <c:pt idx="3198">
                  <c:v>-54.149222516019265</c:v>
                </c:pt>
                <c:pt idx="3199">
                  <c:v>-53.109071391407745</c:v>
                </c:pt>
                <c:pt idx="3200">
                  <c:v>-53.433714458391975</c:v>
                </c:pt>
                <c:pt idx="3201">
                  <c:v>-54.196127629559221</c:v>
                </c:pt>
                <c:pt idx="3202">
                  <c:v>-54.319763781172014</c:v>
                </c:pt>
                <c:pt idx="3203">
                  <c:v>-53.081947116362954</c:v>
                </c:pt>
                <c:pt idx="3204">
                  <c:v>-52.866314164823763</c:v>
                </c:pt>
                <c:pt idx="3205">
                  <c:v>-54.32371524216498</c:v>
                </c:pt>
                <c:pt idx="3206">
                  <c:v>-57.950885554738718</c:v>
                </c:pt>
                <c:pt idx="3207">
                  <c:v>-61.155444622871926</c:v>
                </c:pt>
                <c:pt idx="3208">
                  <c:v>-60.314486058509374</c:v>
                </c:pt>
                <c:pt idx="3209">
                  <c:v>-57.807876005223598</c:v>
                </c:pt>
                <c:pt idx="3210">
                  <c:v>-54.479616881678147</c:v>
                </c:pt>
                <c:pt idx="3211">
                  <c:v>-52.204888499998745</c:v>
                </c:pt>
                <c:pt idx="3212">
                  <c:v>-61.304750308426023</c:v>
                </c:pt>
                <c:pt idx="3213">
                  <c:v>-57.315518423219693</c:v>
                </c:pt>
                <c:pt idx="3214">
                  <c:v>-53.53211055048196</c:v>
                </c:pt>
                <c:pt idx="3215">
                  <c:v>-53.874361049788554</c:v>
                </c:pt>
                <c:pt idx="3216">
                  <c:v>-51.641009054841994</c:v>
                </c:pt>
                <c:pt idx="3217">
                  <c:v>-53.350503063862121</c:v>
                </c:pt>
                <c:pt idx="3218">
                  <c:v>-55.742500161849883</c:v>
                </c:pt>
                <c:pt idx="3219">
                  <c:v>-59.732413844891461</c:v>
                </c:pt>
                <c:pt idx="3220">
                  <c:v>-57.732753950454899</c:v>
                </c:pt>
                <c:pt idx="3221">
                  <c:v>-58.033663961519274</c:v>
                </c:pt>
                <c:pt idx="3222">
                  <c:v>-56.540188538299269</c:v>
                </c:pt>
                <c:pt idx="3223">
                  <c:v>-53.951329372621402</c:v>
                </c:pt>
                <c:pt idx="3224">
                  <c:v>-52.27285385683448</c:v>
                </c:pt>
                <c:pt idx="3225">
                  <c:v>-51.617142251460834</c:v>
                </c:pt>
                <c:pt idx="3226">
                  <c:v>-51.9156146438824</c:v>
                </c:pt>
                <c:pt idx="3227">
                  <c:v>-53.762955631805269</c:v>
                </c:pt>
                <c:pt idx="3228">
                  <c:v>-55.603576452686681</c:v>
                </c:pt>
                <c:pt idx="3229">
                  <c:v>-57.303562174216466</c:v>
                </c:pt>
                <c:pt idx="3230">
                  <c:v>-58.056075096394487</c:v>
                </c:pt>
                <c:pt idx="3231">
                  <c:v>-56.652032189024084</c:v>
                </c:pt>
                <c:pt idx="3232">
                  <c:v>-54.936088339184892</c:v>
                </c:pt>
                <c:pt idx="3233">
                  <c:v>-53.565011340127306</c:v>
                </c:pt>
                <c:pt idx="3234">
                  <c:v>-53.013354995634188</c:v>
                </c:pt>
                <c:pt idx="3235">
                  <c:v>-51.394896997110031</c:v>
                </c:pt>
                <c:pt idx="3236">
                  <c:v>-51.283924739956021</c:v>
                </c:pt>
                <c:pt idx="3237">
                  <c:v>-52.329105677040403</c:v>
                </c:pt>
                <c:pt idx="3238">
                  <c:v>-53.21738471598119</c:v>
                </c:pt>
                <c:pt idx="3239">
                  <c:v>-54.214490134236634</c:v>
                </c:pt>
                <c:pt idx="3240">
                  <c:v>-53.57701610728045</c:v>
                </c:pt>
                <c:pt idx="3241">
                  <c:v>-53.164585445332065</c:v>
                </c:pt>
                <c:pt idx="3242">
                  <c:v>-52.868220409524163</c:v>
                </c:pt>
                <c:pt idx="3243">
                  <c:v>-52.423920805504061</c:v>
                </c:pt>
                <c:pt idx="3244">
                  <c:v>-52.348497605564944</c:v>
                </c:pt>
                <c:pt idx="3245">
                  <c:v>-51.522061087414066</c:v>
                </c:pt>
                <c:pt idx="3246">
                  <c:v>-50.791392815328166</c:v>
                </c:pt>
                <c:pt idx="3247">
                  <c:v>-49.684015931716218</c:v>
                </c:pt>
                <c:pt idx="3248">
                  <c:v>-48.120535859895689</c:v>
                </c:pt>
                <c:pt idx="3249">
                  <c:v>-46.653508300883423</c:v>
                </c:pt>
                <c:pt idx="3250">
                  <c:v>-47.235885423564604</c:v>
                </c:pt>
                <c:pt idx="3251">
                  <c:v>-48.846366323331083</c:v>
                </c:pt>
                <c:pt idx="3252">
                  <c:v>-49.722358805196158</c:v>
                </c:pt>
                <c:pt idx="3253">
                  <c:v>-51.250656626732173</c:v>
                </c:pt>
                <c:pt idx="3254">
                  <c:v>-52.953971821712422</c:v>
                </c:pt>
                <c:pt idx="3255">
                  <c:v>-52.57102376327358</c:v>
                </c:pt>
                <c:pt idx="3256">
                  <c:v>-51.045502469553128</c:v>
                </c:pt>
                <c:pt idx="3257">
                  <c:v>-50.811196834379317</c:v>
                </c:pt>
                <c:pt idx="3258">
                  <c:v>-48.035999264061978</c:v>
                </c:pt>
                <c:pt idx="3259">
                  <c:v>-48.1311891164993</c:v>
                </c:pt>
                <c:pt idx="3260">
                  <c:v>-49.820897642628658</c:v>
                </c:pt>
                <c:pt idx="3261">
                  <c:v>-49.887282070106636</c:v>
                </c:pt>
                <c:pt idx="3262">
                  <c:v>-49.292618005475049</c:v>
                </c:pt>
                <c:pt idx="3263">
                  <c:v>-46.517348720353567</c:v>
                </c:pt>
                <c:pt idx="3264">
                  <c:v>-44.998445557323777</c:v>
                </c:pt>
                <c:pt idx="3265">
                  <c:v>-45.574967585723869</c:v>
                </c:pt>
                <c:pt idx="3266">
                  <c:v>-45.336550571488338</c:v>
                </c:pt>
                <c:pt idx="3267">
                  <c:v>-46.978100786443569</c:v>
                </c:pt>
                <c:pt idx="3268">
                  <c:v>-49.110258933786767</c:v>
                </c:pt>
                <c:pt idx="3269">
                  <c:v>-49.708116167191228</c:v>
                </c:pt>
                <c:pt idx="3270">
                  <c:v>-49.654318354870369</c:v>
                </c:pt>
                <c:pt idx="3271">
                  <c:v>-49.57934539449311</c:v>
                </c:pt>
                <c:pt idx="3272">
                  <c:v>-48.739892624079744</c:v>
                </c:pt>
                <c:pt idx="3273">
                  <c:v>-48.809172388897309</c:v>
                </c:pt>
                <c:pt idx="3274">
                  <c:v>-48.107988709594821</c:v>
                </c:pt>
                <c:pt idx="3275">
                  <c:v>-48.080800236176621</c:v>
                </c:pt>
                <c:pt idx="3276">
                  <c:v>-48.732262235441638</c:v>
                </c:pt>
                <c:pt idx="3277">
                  <c:v>-50.480374229021869</c:v>
                </c:pt>
                <c:pt idx="3278">
                  <c:v>-51.259217488355326</c:v>
                </c:pt>
                <c:pt idx="3279">
                  <c:v>-52.386280268990504</c:v>
                </c:pt>
                <c:pt idx="3280">
                  <c:v>-53.445539357093338</c:v>
                </c:pt>
                <c:pt idx="3281">
                  <c:v>-54.01031264855591</c:v>
                </c:pt>
                <c:pt idx="3282">
                  <c:v>-55.425490279133996</c:v>
                </c:pt>
                <c:pt idx="3283">
                  <c:v>-55.595623228098098</c:v>
                </c:pt>
                <c:pt idx="3284">
                  <c:v>-53.746874485556688</c:v>
                </c:pt>
                <c:pt idx="3285">
                  <c:v>-52.530235451510158</c:v>
                </c:pt>
                <c:pt idx="3286">
                  <c:v>-51.213028645043515</c:v>
                </c:pt>
                <c:pt idx="3287">
                  <c:v>-49.146562723470481</c:v>
                </c:pt>
                <c:pt idx="3288">
                  <c:v>-47.520693349747923</c:v>
                </c:pt>
                <c:pt idx="3289">
                  <c:v>-46.04258231670385</c:v>
                </c:pt>
                <c:pt idx="3290">
                  <c:v>-47.004043393339892</c:v>
                </c:pt>
                <c:pt idx="3291">
                  <c:v>-44.878519923581258</c:v>
                </c:pt>
                <c:pt idx="3292">
                  <c:v>-44.052652695651638</c:v>
                </c:pt>
                <c:pt idx="3293">
                  <c:v>-50.119912727137645</c:v>
                </c:pt>
                <c:pt idx="3294">
                  <c:v>-49.289041377337888</c:v>
                </c:pt>
                <c:pt idx="3295">
                  <c:v>-50.138428495135621</c:v>
                </c:pt>
                <c:pt idx="3296">
                  <c:v>-50.216939498206337</c:v>
                </c:pt>
                <c:pt idx="3297">
                  <c:v>-49.390567856555059</c:v>
                </c:pt>
                <c:pt idx="3298">
                  <c:v>-47.488893919630797</c:v>
                </c:pt>
                <c:pt idx="3299">
                  <c:v>-47.208704544072695</c:v>
                </c:pt>
                <c:pt idx="3300">
                  <c:v>-47.847325310815755</c:v>
                </c:pt>
                <c:pt idx="3301">
                  <c:v>-47.057904537623941</c:v>
                </c:pt>
                <c:pt idx="3302">
                  <c:v>-42.823577929753171</c:v>
                </c:pt>
                <c:pt idx="3303">
                  <c:v>-44.015461432024672</c:v>
                </c:pt>
                <c:pt idx="3304">
                  <c:v>-46.332798493346182</c:v>
                </c:pt>
                <c:pt idx="3305">
                  <c:v>-48.655285814671281</c:v>
                </c:pt>
                <c:pt idx="3306">
                  <c:v>-50.346139316627614</c:v>
                </c:pt>
                <c:pt idx="3307">
                  <c:v>-50.650195067993657</c:v>
                </c:pt>
                <c:pt idx="3308">
                  <c:v>-49.817819699565348</c:v>
                </c:pt>
                <c:pt idx="3309">
                  <c:v>-49.515166969955693</c:v>
                </c:pt>
                <c:pt idx="3310">
                  <c:v>-50.330939822120079</c:v>
                </c:pt>
                <c:pt idx="3311">
                  <c:v>-50.032390418616984</c:v>
                </c:pt>
                <c:pt idx="3312">
                  <c:v>-49.965444099635675</c:v>
                </c:pt>
                <c:pt idx="3313">
                  <c:v>-50.446311878265057</c:v>
                </c:pt>
                <c:pt idx="3314">
                  <c:v>-51.947430557482242</c:v>
                </c:pt>
                <c:pt idx="3315">
                  <c:v>-53.920949949317986</c:v>
                </c:pt>
                <c:pt idx="3316">
                  <c:v>-55.691825911298693</c:v>
                </c:pt>
                <c:pt idx="3317">
                  <c:v>-54.364675263441946</c:v>
                </c:pt>
                <c:pt idx="3318">
                  <c:v>-51.946972180830187</c:v>
                </c:pt>
                <c:pt idx="3319">
                  <c:v>-51.595830599773635</c:v>
                </c:pt>
                <c:pt idx="3320">
                  <c:v>-50.929676194220107</c:v>
                </c:pt>
                <c:pt idx="3321">
                  <c:v>-50.755558014868512</c:v>
                </c:pt>
                <c:pt idx="3322">
                  <c:v>-52.570122412726334</c:v>
                </c:pt>
                <c:pt idx="3323">
                  <c:v>-55.336402808761875</c:v>
                </c:pt>
                <c:pt idx="3324">
                  <c:v>-55.398158769663077</c:v>
                </c:pt>
                <c:pt idx="3325">
                  <c:v>-55.281085545297422</c:v>
                </c:pt>
                <c:pt idx="3326">
                  <c:v>-56.323731878696194</c:v>
                </c:pt>
                <c:pt idx="3327">
                  <c:v>-51.556490387276419</c:v>
                </c:pt>
                <c:pt idx="3328">
                  <c:v>-50.705225666991062</c:v>
                </c:pt>
                <c:pt idx="3329">
                  <c:v>-51.166681980401187</c:v>
                </c:pt>
                <c:pt idx="3330">
                  <c:v>-49.941370233424387</c:v>
                </c:pt>
                <c:pt idx="3331">
                  <c:v>-49.803645164924319</c:v>
                </c:pt>
                <c:pt idx="3332">
                  <c:v>-51.583316024882343</c:v>
                </c:pt>
                <c:pt idx="3333">
                  <c:v>-52.402575344161491</c:v>
                </c:pt>
                <c:pt idx="3334">
                  <c:v>-52.454516063891298</c:v>
                </c:pt>
                <c:pt idx="3335">
                  <c:v>-51.733238940442334</c:v>
                </c:pt>
                <c:pt idx="3336">
                  <c:v>-50.354877666775423</c:v>
                </c:pt>
                <c:pt idx="3337">
                  <c:v>-49.287712422416355</c:v>
                </c:pt>
                <c:pt idx="3338">
                  <c:v>-48.93824468450898</c:v>
                </c:pt>
                <c:pt idx="3339">
                  <c:v>-47.795231717860915</c:v>
                </c:pt>
                <c:pt idx="3340">
                  <c:v>-47.465734998482887</c:v>
                </c:pt>
                <c:pt idx="3341">
                  <c:v>-47.175010256932765</c:v>
                </c:pt>
                <c:pt idx="3342">
                  <c:v>-46.808874905928164</c:v>
                </c:pt>
                <c:pt idx="3343">
                  <c:v>-47.1032864641328</c:v>
                </c:pt>
                <c:pt idx="3344">
                  <c:v>-46.643794700895548</c:v>
                </c:pt>
                <c:pt idx="3345">
                  <c:v>-46.124413481921081</c:v>
                </c:pt>
                <c:pt idx="3346">
                  <c:v>-46.613032464608857</c:v>
                </c:pt>
                <c:pt idx="3347">
                  <c:v>-48.110992563018726</c:v>
                </c:pt>
                <c:pt idx="3348">
                  <c:v>-50.156192043780294</c:v>
                </c:pt>
                <c:pt idx="3349">
                  <c:v>-50.549549704192401</c:v>
                </c:pt>
                <c:pt idx="3350">
                  <c:v>-50.686008416242075</c:v>
                </c:pt>
                <c:pt idx="3351">
                  <c:v>-50.49662246871258</c:v>
                </c:pt>
                <c:pt idx="3352">
                  <c:v>-50.352456075131222</c:v>
                </c:pt>
                <c:pt idx="3353">
                  <c:v>-49.947036773880363</c:v>
                </c:pt>
                <c:pt idx="3354">
                  <c:v>-49.18524598715301</c:v>
                </c:pt>
                <c:pt idx="3355">
                  <c:v>-48.703031867329742</c:v>
                </c:pt>
                <c:pt idx="3356">
                  <c:v>-49.19403153636825</c:v>
                </c:pt>
                <c:pt idx="3357">
                  <c:v>-49.574658054653412</c:v>
                </c:pt>
                <c:pt idx="3358">
                  <c:v>-50.251113487173342</c:v>
                </c:pt>
                <c:pt idx="3359">
                  <c:v>-50.914346005254764</c:v>
                </c:pt>
                <c:pt idx="3360">
                  <c:v>-50.749454076010466</c:v>
                </c:pt>
                <c:pt idx="3361">
                  <c:v>-50.539312212267852</c:v>
                </c:pt>
                <c:pt idx="3362">
                  <c:v>-50.117087997963559</c:v>
                </c:pt>
                <c:pt idx="3363">
                  <c:v>-50.013189054124993</c:v>
                </c:pt>
                <c:pt idx="3364">
                  <c:v>-49.59371611736713</c:v>
                </c:pt>
                <c:pt idx="3365">
                  <c:v>-49.692707447339039</c:v>
                </c:pt>
                <c:pt idx="3366">
                  <c:v>-50.484909363512685</c:v>
                </c:pt>
                <c:pt idx="3367">
                  <c:v>-50.881275207320165</c:v>
                </c:pt>
                <c:pt idx="3368">
                  <c:v>-50.860146357606268</c:v>
                </c:pt>
                <c:pt idx="3369">
                  <c:v>-50.957768174494532</c:v>
                </c:pt>
                <c:pt idx="3370">
                  <c:v>-51.026832838177199</c:v>
                </c:pt>
                <c:pt idx="3371">
                  <c:v>-50.439499295771519</c:v>
                </c:pt>
                <c:pt idx="3372">
                  <c:v>-50.551485458876883</c:v>
                </c:pt>
                <c:pt idx="3373">
                  <c:v>-50.609667012362777</c:v>
                </c:pt>
                <c:pt idx="3374">
                  <c:v>-50.102637155903004</c:v>
                </c:pt>
                <c:pt idx="3375">
                  <c:v>-50.803090596246314</c:v>
                </c:pt>
                <c:pt idx="3376">
                  <c:v>-51.242730746842483</c:v>
                </c:pt>
                <c:pt idx="3377">
                  <c:v>-51.630389127942237</c:v>
                </c:pt>
                <c:pt idx="3378">
                  <c:v>-51.496271842083253</c:v>
                </c:pt>
                <c:pt idx="3379">
                  <c:v>-51.953007950904116</c:v>
                </c:pt>
                <c:pt idx="3380">
                  <c:v>-52.027324201879232</c:v>
                </c:pt>
              </c:numCache>
            </c:numRef>
          </c:val>
          <c:smooth val="0"/>
          <c:extLst>
            <c:ext xmlns:c16="http://schemas.microsoft.com/office/drawing/2014/chart" uri="{C3380CC4-5D6E-409C-BE32-E72D297353CC}">
              <c16:uniqueId val="{00000001-9058-4ACF-B308-1972A3EE03C7}"/>
            </c:ext>
          </c:extLst>
        </c:ser>
        <c:ser>
          <c:idx val="2"/>
          <c:order val="2"/>
          <c:tx>
            <c:strRef>
              <c:f>Sheet1!$L$1</c:f>
              <c:strCache>
                <c:ptCount val="1"/>
                <c:pt idx="0">
                  <c:v>A_z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Sheet1!$L$2:$L$3382</c:f>
              <c:numCache>
                <c:formatCode>General</c:formatCode>
                <c:ptCount val="3381"/>
                <c:pt idx="0">
                  <c:v>-42.68057650941148</c:v>
                </c:pt>
                <c:pt idx="1">
                  <c:v>-44.418757433119282</c:v>
                </c:pt>
                <c:pt idx="2">
                  <c:v>-47.062584592155936</c:v>
                </c:pt>
                <c:pt idx="3">
                  <c:v>-46.075070478297448</c:v>
                </c:pt>
                <c:pt idx="4">
                  <c:v>-41.195642614039606</c:v>
                </c:pt>
                <c:pt idx="5">
                  <c:v>-37.096307197032253</c:v>
                </c:pt>
                <c:pt idx="6">
                  <c:v>-32.028217944881973</c:v>
                </c:pt>
                <c:pt idx="7">
                  <c:v>-45.879775749387242</c:v>
                </c:pt>
                <c:pt idx="8">
                  <c:v>-46.281345370124043</c:v>
                </c:pt>
                <c:pt idx="9">
                  <c:v>-45.479166160344178</c:v>
                </c:pt>
                <c:pt idx="10">
                  <c:v>-43.968607430185116</c:v>
                </c:pt>
                <c:pt idx="11">
                  <c:v>-43.306066847655558</c:v>
                </c:pt>
                <c:pt idx="12">
                  <c:v>-43.051365603345793</c:v>
                </c:pt>
                <c:pt idx="13">
                  <c:v>-43.645677185378062</c:v>
                </c:pt>
                <c:pt idx="14">
                  <c:v>-44.697557371008365</c:v>
                </c:pt>
                <c:pt idx="15">
                  <c:v>-45.928239004203633</c:v>
                </c:pt>
                <c:pt idx="16">
                  <c:v>-47.071222858341251</c:v>
                </c:pt>
                <c:pt idx="17">
                  <c:v>-47.028486132446091</c:v>
                </c:pt>
                <c:pt idx="18">
                  <c:v>-45.591659172927081</c:v>
                </c:pt>
                <c:pt idx="19">
                  <c:v>-44.515912696386593</c:v>
                </c:pt>
                <c:pt idx="20">
                  <c:v>-43.939816607662983</c:v>
                </c:pt>
                <c:pt idx="21">
                  <c:v>-44.388241290512397</c:v>
                </c:pt>
                <c:pt idx="22">
                  <c:v>-44.739325127101253</c:v>
                </c:pt>
                <c:pt idx="23">
                  <c:v>-45.624624612138142</c:v>
                </c:pt>
                <c:pt idx="24">
                  <c:v>-45.912567707419839</c:v>
                </c:pt>
                <c:pt idx="25">
                  <c:v>-46.401616753585365</c:v>
                </c:pt>
                <c:pt idx="26">
                  <c:v>-46.209597067886705</c:v>
                </c:pt>
                <c:pt idx="27">
                  <c:v>-45.270474305594639</c:v>
                </c:pt>
                <c:pt idx="28">
                  <c:v>-45.299817717221551</c:v>
                </c:pt>
                <c:pt idx="29">
                  <c:v>-45.682377273971895</c:v>
                </c:pt>
                <c:pt idx="30">
                  <c:v>-45.702817023909532</c:v>
                </c:pt>
                <c:pt idx="31">
                  <c:v>-46.148185203409881</c:v>
                </c:pt>
                <c:pt idx="32">
                  <c:v>-46.020794482607997</c:v>
                </c:pt>
                <c:pt idx="33">
                  <c:v>-45.968875423002018</c:v>
                </c:pt>
                <c:pt idx="34">
                  <c:v>-45.523083140086534</c:v>
                </c:pt>
                <c:pt idx="35">
                  <c:v>-45.148601939137841</c:v>
                </c:pt>
                <c:pt idx="36">
                  <c:v>-44.101775074256878</c:v>
                </c:pt>
                <c:pt idx="37">
                  <c:v>-43.122921012290305</c:v>
                </c:pt>
                <c:pt idx="38">
                  <c:v>-43.279258511817837</c:v>
                </c:pt>
                <c:pt idx="39">
                  <c:v>-43.952768594976973</c:v>
                </c:pt>
                <c:pt idx="40">
                  <c:v>-44.817791337059916</c:v>
                </c:pt>
                <c:pt idx="41">
                  <c:v>-45.251655939177816</c:v>
                </c:pt>
                <c:pt idx="42">
                  <c:v>-44.872224501769047</c:v>
                </c:pt>
                <c:pt idx="43">
                  <c:v>-44.662882794995838</c:v>
                </c:pt>
                <c:pt idx="44">
                  <c:v>-43.70108481069834</c:v>
                </c:pt>
                <c:pt idx="45">
                  <c:v>-43.255304700854921</c:v>
                </c:pt>
                <c:pt idx="46">
                  <c:v>-44.389359642000606</c:v>
                </c:pt>
                <c:pt idx="47">
                  <c:v>-44.941960552188533</c:v>
                </c:pt>
                <c:pt idx="48">
                  <c:v>-45.528591355737468</c:v>
                </c:pt>
                <c:pt idx="49">
                  <c:v>-45.209260546425341</c:v>
                </c:pt>
                <c:pt idx="50">
                  <c:v>-43.050064293907049</c:v>
                </c:pt>
                <c:pt idx="51">
                  <c:v>-42.479563556266356</c:v>
                </c:pt>
                <c:pt idx="52">
                  <c:v>-42.300341977841867</c:v>
                </c:pt>
                <c:pt idx="53">
                  <c:v>-42.236377641391648</c:v>
                </c:pt>
                <c:pt idx="54">
                  <c:v>-45.208570221809602</c:v>
                </c:pt>
                <c:pt idx="55">
                  <c:v>-46.633701433791458</c:v>
                </c:pt>
                <c:pt idx="56">
                  <c:v>-47.10717045160176</c:v>
                </c:pt>
                <c:pt idx="57">
                  <c:v>-47.135629235424346</c:v>
                </c:pt>
                <c:pt idx="58">
                  <c:v>-46.38257234503358</c:v>
                </c:pt>
                <c:pt idx="59">
                  <c:v>-43.595563531655579</c:v>
                </c:pt>
                <c:pt idx="60">
                  <c:v>-42.804287481175471</c:v>
                </c:pt>
                <c:pt idx="61">
                  <c:v>-43.967376958700662</c:v>
                </c:pt>
                <c:pt idx="62">
                  <c:v>-47.541355089787778</c:v>
                </c:pt>
                <c:pt idx="63">
                  <c:v>-51.751104411739995</c:v>
                </c:pt>
                <c:pt idx="64">
                  <c:v>-53.980183325585813</c:v>
                </c:pt>
                <c:pt idx="65">
                  <c:v>-54.260124985671354</c:v>
                </c:pt>
                <c:pt idx="66">
                  <c:v>-53.991140116735629</c:v>
                </c:pt>
                <c:pt idx="67">
                  <c:v>-50.852506221044493</c:v>
                </c:pt>
                <c:pt idx="68">
                  <c:v>-52.477987923137256</c:v>
                </c:pt>
                <c:pt idx="69">
                  <c:v>-50.647167281112878</c:v>
                </c:pt>
                <c:pt idx="70">
                  <c:v>-47.795295137098243</c:v>
                </c:pt>
                <c:pt idx="71">
                  <c:v>-55.45762625674115</c:v>
                </c:pt>
                <c:pt idx="72">
                  <c:v>-51.887699831600059</c:v>
                </c:pt>
                <c:pt idx="73">
                  <c:v>-49.575761794267272</c:v>
                </c:pt>
                <c:pt idx="74">
                  <c:v>-49.187862871359478</c:v>
                </c:pt>
                <c:pt idx="75">
                  <c:v>-49.875781588895073</c:v>
                </c:pt>
                <c:pt idx="76">
                  <c:v>-51.383070647345946</c:v>
                </c:pt>
                <c:pt idx="77">
                  <c:v>-53.513469154687925</c:v>
                </c:pt>
                <c:pt idx="78">
                  <c:v>-54.218617513861716</c:v>
                </c:pt>
                <c:pt idx="79">
                  <c:v>-53.478662292804742</c:v>
                </c:pt>
                <c:pt idx="80">
                  <c:v>-51.637814852808496</c:v>
                </c:pt>
                <c:pt idx="81">
                  <c:v>-48.733121609193091</c:v>
                </c:pt>
                <c:pt idx="82">
                  <c:v>-46.978254712384555</c:v>
                </c:pt>
                <c:pt idx="83">
                  <c:v>-47.226777987528934</c:v>
                </c:pt>
                <c:pt idx="84">
                  <c:v>-49.586935109727769</c:v>
                </c:pt>
                <c:pt idx="85">
                  <c:v>-53.284170502603132</c:v>
                </c:pt>
                <c:pt idx="86">
                  <c:v>-55.417864259666139</c:v>
                </c:pt>
                <c:pt idx="87">
                  <c:v>-58.606827071608372</c:v>
                </c:pt>
                <c:pt idx="88">
                  <c:v>-59.931161211861216</c:v>
                </c:pt>
                <c:pt idx="89">
                  <c:v>-57.462199417383374</c:v>
                </c:pt>
                <c:pt idx="90">
                  <c:v>-57.692149212224805</c:v>
                </c:pt>
                <c:pt idx="91">
                  <c:v>-55.775044630326605</c:v>
                </c:pt>
                <c:pt idx="92">
                  <c:v>-55.906620305840157</c:v>
                </c:pt>
                <c:pt idx="93">
                  <c:v>-57.895994269936423</c:v>
                </c:pt>
                <c:pt idx="94">
                  <c:v>-57.381174963740044</c:v>
                </c:pt>
                <c:pt idx="95">
                  <c:v>-59.536480426998715</c:v>
                </c:pt>
                <c:pt idx="96">
                  <c:v>-59.88408968066198</c:v>
                </c:pt>
                <c:pt idx="97">
                  <c:v>-57.601238404856325</c:v>
                </c:pt>
                <c:pt idx="98">
                  <c:v>-56.063963803845532</c:v>
                </c:pt>
                <c:pt idx="99">
                  <c:v>-55.626040508800003</c:v>
                </c:pt>
                <c:pt idx="100">
                  <c:v>-55.495258566452883</c:v>
                </c:pt>
                <c:pt idx="101">
                  <c:v>-55.767455244559997</c:v>
                </c:pt>
                <c:pt idx="102">
                  <c:v>-54.417684005349244</c:v>
                </c:pt>
                <c:pt idx="103">
                  <c:v>-55.653073354624965</c:v>
                </c:pt>
                <c:pt idx="104">
                  <c:v>-56.232307827688778</c:v>
                </c:pt>
                <c:pt idx="105">
                  <c:v>-54.246917514613308</c:v>
                </c:pt>
                <c:pt idx="106">
                  <c:v>-52.32187149456</c:v>
                </c:pt>
                <c:pt idx="107">
                  <c:v>-50.207512201843954</c:v>
                </c:pt>
                <c:pt idx="108">
                  <c:v>-49.752667436549679</c:v>
                </c:pt>
                <c:pt idx="109">
                  <c:v>-49.425299327257783</c:v>
                </c:pt>
                <c:pt idx="110">
                  <c:v>-50.513063978733996</c:v>
                </c:pt>
                <c:pt idx="111">
                  <c:v>-52.053390381506652</c:v>
                </c:pt>
                <c:pt idx="112">
                  <c:v>-51.079360592457029</c:v>
                </c:pt>
                <c:pt idx="113">
                  <c:v>-52.342886976662911</c:v>
                </c:pt>
                <c:pt idx="114">
                  <c:v>-50.742300757480287</c:v>
                </c:pt>
                <c:pt idx="115">
                  <c:v>-50.812463416408441</c:v>
                </c:pt>
                <c:pt idx="116">
                  <c:v>-52.876933334320853</c:v>
                </c:pt>
                <c:pt idx="117">
                  <c:v>-53.647696757914666</c:v>
                </c:pt>
                <c:pt idx="118">
                  <c:v>-51.045703784825925</c:v>
                </c:pt>
                <c:pt idx="119">
                  <c:v>-55.988763578658208</c:v>
                </c:pt>
                <c:pt idx="120">
                  <c:v>-57.552247440035821</c:v>
                </c:pt>
                <c:pt idx="121">
                  <c:v>-56.868557425920272</c:v>
                </c:pt>
                <c:pt idx="122">
                  <c:v>-51.673887391850897</c:v>
                </c:pt>
                <c:pt idx="123">
                  <c:v>-42.900271313470476</c:v>
                </c:pt>
                <c:pt idx="124">
                  <c:v>-35.960739472013572</c:v>
                </c:pt>
                <c:pt idx="125">
                  <c:v>-31.712905896714911</c:v>
                </c:pt>
                <c:pt idx="126">
                  <c:v>-30.827328347417438</c:v>
                </c:pt>
                <c:pt idx="127">
                  <c:v>-37.26894833172711</c:v>
                </c:pt>
                <c:pt idx="128">
                  <c:v>-47.83027193311699</c:v>
                </c:pt>
                <c:pt idx="129">
                  <c:v>-55.395260592341089</c:v>
                </c:pt>
                <c:pt idx="130">
                  <c:v>-56.316718425484574</c:v>
                </c:pt>
                <c:pt idx="131">
                  <c:v>-54.334210879587644</c:v>
                </c:pt>
                <c:pt idx="132">
                  <c:v>-54.116736466532444</c:v>
                </c:pt>
                <c:pt idx="133">
                  <c:v>-47.164628217797286</c:v>
                </c:pt>
                <c:pt idx="134">
                  <c:v>-38.338812636035811</c:v>
                </c:pt>
                <c:pt idx="135">
                  <c:v>-24.16184181587418</c:v>
                </c:pt>
                <c:pt idx="136">
                  <c:v>-3.6327589057853973</c:v>
                </c:pt>
                <c:pt idx="137">
                  <c:v>1.2785562961819188</c:v>
                </c:pt>
                <c:pt idx="138">
                  <c:v>6.1252799974688878</c:v>
                </c:pt>
                <c:pt idx="139">
                  <c:v>17.614295364780205</c:v>
                </c:pt>
                <c:pt idx="140">
                  <c:v>29.616730004206687</c:v>
                </c:pt>
                <c:pt idx="141">
                  <c:v>38.82193663518013</c:v>
                </c:pt>
                <c:pt idx="142">
                  <c:v>45.058010879423286</c:v>
                </c:pt>
                <c:pt idx="143">
                  <c:v>47.659364927830268</c:v>
                </c:pt>
                <c:pt idx="144">
                  <c:v>48.960054494685259</c:v>
                </c:pt>
                <c:pt idx="145">
                  <c:v>49.901159116855922</c:v>
                </c:pt>
                <c:pt idx="146">
                  <c:v>50.330659768434451</c:v>
                </c:pt>
                <c:pt idx="147">
                  <c:v>50.579168924101666</c:v>
                </c:pt>
                <c:pt idx="148">
                  <c:v>51.503475495741185</c:v>
                </c:pt>
                <c:pt idx="149">
                  <c:v>54.408896577609774</c:v>
                </c:pt>
                <c:pt idx="150">
                  <c:v>57.155797272939026</c:v>
                </c:pt>
                <c:pt idx="151">
                  <c:v>61.629561591352008</c:v>
                </c:pt>
                <c:pt idx="152">
                  <c:v>62.808795916575647</c:v>
                </c:pt>
                <c:pt idx="153">
                  <c:v>66.473993722469487</c:v>
                </c:pt>
                <c:pt idx="154">
                  <c:v>73.20885247207454</c:v>
                </c:pt>
                <c:pt idx="155">
                  <c:v>75.212859845556551</c:v>
                </c:pt>
                <c:pt idx="156">
                  <c:v>77.663610165300952</c:v>
                </c:pt>
                <c:pt idx="157">
                  <c:v>79.27132962954532</c:v>
                </c:pt>
                <c:pt idx="158">
                  <c:v>79.657261754035929</c:v>
                </c:pt>
                <c:pt idx="159">
                  <c:v>79.489123403481784</c:v>
                </c:pt>
                <c:pt idx="160">
                  <c:v>77.835446192235651</c:v>
                </c:pt>
                <c:pt idx="161">
                  <c:v>76.573618370887019</c:v>
                </c:pt>
                <c:pt idx="162">
                  <c:v>74.840755363339099</c:v>
                </c:pt>
                <c:pt idx="163">
                  <c:v>74.807211968481539</c:v>
                </c:pt>
                <c:pt idx="164">
                  <c:v>76.084422234773513</c:v>
                </c:pt>
                <c:pt idx="165">
                  <c:v>78.13093069726483</c:v>
                </c:pt>
                <c:pt idx="166">
                  <c:v>80.317353058161899</c:v>
                </c:pt>
                <c:pt idx="167">
                  <c:v>81.792986221666879</c:v>
                </c:pt>
                <c:pt idx="168">
                  <c:v>77.697261163007596</c:v>
                </c:pt>
                <c:pt idx="169">
                  <c:v>71.577489315500713</c:v>
                </c:pt>
                <c:pt idx="170">
                  <c:v>66.462679300124535</c:v>
                </c:pt>
                <c:pt idx="171">
                  <c:v>59.576485991293971</c:v>
                </c:pt>
                <c:pt idx="172">
                  <c:v>56.998163741676528</c:v>
                </c:pt>
                <c:pt idx="173">
                  <c:v>58.712867940563655</c:v>
                </c:pt>
                <c:pt idx="174">
                  <c:v>57.499324247423246</c:v>
                </c:pt>
                <c:pt idx="175">
                  <c:v>50.511229722143533</c:v>
                </c:pt>
                <c:pt idx="176">
                  <c:v>52.660476778881716</c:v>
                </c:pt>
                <c:pt idx="177">
                  <c:v>36.736986979756061</c:v>
                </c:pt>
                <c:pt idx="178">
                  <c:v>17.98119539493549</c:v>
                </c:pt>
                <c:pt idx="179">
                  <c:v>7.4219048259898042</c:v>
                </c:pt>
                <c:pt idx="180">
                  <c:v>-0.25697659421321839</c:v>
                </c:pt>
                <c:pt idx="181">
                  <c:v>-8.1364332021996777</c:v>
                </c:pt>
                <c:pt idx="182">
                  <c:v>-13.53320773775609</c:v>
                </c:pt>
                <c:pt idx="183">
                  <c:v>-18.835560808444228</c:v>
                </c:pt>
                <c:pt idx="184">
                  <c:v>-24.065039760572809</c:v>
                </c:pt>
                <c:pt idx="185">
                  <c:v>-28.508726821755591</c:v>
                </c:pt>
                <c:pt idx="186">
                  <c:v>-31.43932720605083</c:v>
                </c:pt>
                <c:pt idx="187">
                  <c:v>-33.114130523670717</c:v>
                </c:pt>
                <c:pt idx="188">
                  <c:v>-33.412878354816058</c:v>
                </c:pt>
                <c:pt idx="189">
                  <c:v>-35.884357512686442</c:v>
                </c:pt>
                <c:pt idx="190">
                  <c:v>-38.641684608756023</c:v>
                </c:pt>
                <c:pt idx="191">
                  <c:v>-41.29369881151613</c:v>
                </c:pt>
                <c:pt idx="192">
                  <c:v>-43.716390957742647</c:v>
                </c:pt>
                <c:pt idx="193">
                  <c:v>-44.93971795806074</c:v>
                </c:pt>
                <c:pt idx="194">
                  <c:v>-46.382715165180784</c:v>
                </c:pt>
                <c:pt idx="195">
                  <c:v>-46.281000941515501</c:v>
                </c:pt>
                <c:pt idx="196">
                  <c:v>-45.47683295524908</c:v>
                </c:pt>
                <c:pt idx="197">
                  <c:v>-45.089620848300306</c:v>
                </c:pt>
                <c:pt idx="198">
                  <c:v>-44.738845286729706</c:v>
                </c:pt>
                <c:pt idx="199">
                  <c:v>-45.446346793646491</c:v>
                </c:pt>
                <c:pt idx="200">
                  <c:v>-46.652597029522383</c:v>
                </c:pt>
                <c:pt idx="201">
                  <c:v>-48.348816476873623</c:v>
                </c:pt>
                <c:pt idx="202">
                  <c:v>-49.578781490655487</c:v>
                </c:pt>
                <c:pt idx="203">
                  <c:v>-49.90185133187051</c:v>
                </c:pt>
                <c:pt idx="204">
                  <c:v>-49.39223519699474</c:v>
                </c:pt>
                <c:pt idx="205">
                  <c:v>-48.58170724747626</c:v>
                </c:pt>
                <c:pt idx="206">
                  <c:v>-48.162119098027489</c:v>
                </c:pt>
                <c:pt idx="207">
                  <c:v>-47.646500378045907</c:v>
                </c:pt>
                <c:pt idx="208">
                  <c:v>-46.431306637495936</c:v>
                </c:pt>
                <c:pt idx="209">
                  <c:v>-45.105568583987903</c:v>
                </c:pt>
                <c:pt idx="210">
                  <c:v>-42.793978096731692</c:v>
                </c:pt>
                <c:pt idx="211">
                  <c:v>-39.947960830232056</c:v>
                </c:pt>
                <c:pt idx="212">
                  <c:v>-38.269958060442583</c:v>
                </c:pt>
                <c:pt idx="213">
                  <c:v>-37.666758091645484</c:v>
                </c:pt>
                <c:pt idx="214">
                  <c:v>-36.520293437823163</c:v>
                </c:pt>
                <c:pt idx="215">
                  <c:v>-35.619876631029591</c:v>
                </c:pt>
                <c:pt idx="216">
                  <c:v>-35.285492036949684</c:v>
                </c:pt>
                <c:pt idx="217">
                  <c:v>-35.611723808546131</c:v>
                </c:pt>
                <c:pt idx="218">
                  <c:v>-35.438847772810725</c:v>
                </c:pt>
                <c:pt idx="219">
                  <c:v>-34.0901602920759</c:v>
                </c:pt>
                <c:pt idx="220">
                  <c:v>-33.753631126859688</c:v>
                </c:pt>
                <c:pt idx="221">
                  <c:v>-32.302926962301974</c:v>
                </c:pt>
                <c:pt idx="222">
                  <c:v>-33.416864481268973</c:v>
                </c:pt>
                <c:pt idx="223">
                  <c:v>-24.907372284438278</c:v>
                </c:pt>
                <c:pt idx="224">
                  <c:v>-22.81028934080501</c:v>
                </c:pt>
                <c:pt idx="225">
                  <c:v>-21.344454767903549</c:v>
                </c:pt>
                <c:pt idx="226">
                  <c:v>-16.178086787186494</c:v>
                </c:pt>
                <c:pt idx="227">
                  <c:v>-14.731823208345601</c:v>
                </c:pt>
                <c:pt idx="228">
                  <c:v>-12.961124214862339</c:v>
                </c:pt>
                <c:pt idx="229">
                  <c:v>-8.7172048175394483</c:v>
                </c:pt>
                <c:pt idx="230">
                  <c:v>-3.3171284382182549</c:v>
                </c:pt>
                <c:pt idx="231">
                  <c:v>4.9838226965588159</c:v>
                </c:pt>
                <c:pt idx="232">
                  <c:v>14.104625468409811</c:v>
                </c:pt>
                <c:pt idx="233">
                  <c:v>24.634868528330681</c:v>
                </c:pt>
                <c:pt idx="234">
                  <c:v>35.562706839895569</c:v>
                </c:pt>
                <c:pt idx="235">
                  <c:v>43.104959124767205</c:v>
                </c:pt>
                <c:pt idx="236">
                  <c:v>46.821992486355015</c:v>
                </c:pt>
                <c:pt idx="237">
                  <c:v>51.448918522757431</c:v>
                </c:pt>
                <c:pt idx="238">
                  <c:v>56.095252574814985</c:v>
                </c:pt>
                <c:pt idx="239">
                  <c:v>58.650985152546106</c:v>
                </c:pt>
                <c:pt idx="240">
                  <c:v>61.055268483997722</c:v>
                </c:pt>
                <c:pt idx="241">
                  <c:v>61.046061496541817</c:v>
                </c:pt>
                <c:pt idx="242">
                  <c:v>62.094794169521421</c:v>
                </c:pt>
                <c:pt idx="243">
                  <c:v>63.238629670329296</c:v>
                </c:pt>
                <c:pt idx="244">
                  <c:v>64.657901743368072</c:v>
                </c:pt>
                <c:pt idx="245">
                  <c:v>67.052077248013049</c:v>
                </c:pt>
                <c:pt idx="246">
                  <c:v>70.118721736828959</c:v>
                </c:pt>
                <c:pt idx="247">
                  <c:v>72.824177191459341</c:v>
                </c:pt>
                <c:pt idx="248">
                  <c:v>74.388533875469861</c:v>
                </c:pt>
                <c:pt idx="249">
                  <c:v>74.212404973163402</c:v>
                </c:pt>
                <c:pt idx="250">
                  <c:v>72.498538685411148</c:v>
                </c:pt>
                <c:pt idx="251">
                  <c:v>72.292494378409444</c:v>
                </c:pt>
                <c:pt idx="252">
                  <c:v>73.08156658619049</c:v>
                </c:pt>
                <c:pt idx="253">
                  <c:v>74.072765497776786</c:v>
                </c:pt>
                <c:pt idx="254">
                  <c:v>75.458115685518933</c:v>
                </c:pt>
                <c:pt idx="255">
                  <c:v>76.758640922320694</c:v>
                </c:pt>
                <c:pt idx="256">
                  <c:v>78.732277134854229</c:v>
                </c:pt>
                <c:pt idx="257">
                  <c:v>80.57855714849623</c:v>
                </c:pt>
                <c:pt idx="258">
                  <c:v>79.969356228113341</c:v>
                </c:pt>
                <c:pt idx="259">
                  <c:v>78.178189397741576</c:v>
                </c:pt>
                <c:pt idx="260">
                  <c:v>75.596013024632015</c:v>
                </c:pt>
                <c:pt idx="261">
                  <c:v>74.651305418217078</c:v>
                </c:pt>
                <c:pt idx="262">
                  <c:v>72.937263276690302</c:v>
                </c:pt>
                <c:pt idx="263">
                  <c:v>72.269955290579105</c:v>
                </c:pt>
                <c:pt idx="264">
                  <c:v>73.317643222349332</c:v>
                </c:pt>
                <c:pt idx="265">
                  <c:v>76.837682509516256</c:v>
                </c:pt>
                <c:pt idx="266">
                  <c:v>78.993461313403657</c:v>
                </c:pt>
                <c:pt idx="267">
                  <c:v>75.942703635013899</c:v>
                </c:pt>
                <c:pt idx="268">
                  <c:v>73.76451614611436</c:v>
                </c:pt>
                <c:pt idx="269">
                  <c:v>71.295012741651817</c:v>
                </c:pt>
                <c:pt idx="270">
                  <c:v>69.839292592292892</c:v>
                </c:pt>
                <c:pt idx="271">
                  <c:v>67.884591344393826</c:v>
                </c:pt>
                <c:pt idx="272">
                  <c:v>63.105281131907979</c:v>
                </c:pt>
                <c:pt idx="273">
                  <c:v>54.517527248413778</c:v>
                </c:pt>
                <c:pt idx="274">
                  <c:v>42.790664370586221</c:v>
                </c:pt>
                <c:pt idx="275">
                  <c:v>31.638482824454016</c:v>
                </c:pt>
                <c:pt idx="276">
                  <c:v>24.562483865540539</c:v>
                </c:pt>
                <c:pt idx="277">
                  <c:v>19.419810629580208</c:v>
                </c:pt>
                <c:pt idx="278">
                  <c:v>13.194271037766647</c:v>
                </c:pt>
                <c:pt idx="279">
                  <c:v>9.7711545224027034</c:v>
                </c:pt>
                <c:pt idx="280">
                  <c:v>5.5488877991536478</c:v>
                </c:pt>
                <c:pt idx="281">
                  <c:v>-0.5271488141791415</c:v>
                </c:pt>
                <c:pt idx="282">
                  <c:v>-8.0342041662829686</c:v>
                </c:pt>
                <c:pt idx="283">
                  <c:v>-14.776651206803441</c:v>
                </c:pt>
                <c:pt idx="284">
                  <c:v>-20.537064384934727</c:v>
                </c:pt>
                <c:pt idx="285">
                  <c:v>-24.264701311312969</c:v>
                </c:pt>
                <c:pt idx="286">
                  <c:v>-27.533297604395493</c:v>
                </c:pt>
                <c:pt idx="287">
                  <c:v>-31.040048361861988</c:v>
                </c:pt>
                <c:pt idx="288">
                  <c:v>-35.377817565897352</c:v>
                </c:pt>
                <c:pt idx="289">
                  <c:v>-39.873429357448273</c:v>
                </c:pt>
                <c:pt idx="290">
                  <c:v>-44.387844457931052</c:v>
                </c:pt>
                <c:pt idx="291">
                  <c:v>-48.035135258055476</c:v>
                </c:pt>
                <c:pt idx="292">
                  <c:v>-50.324577882411759</c:v>
                </c:pt>
                <c:pt idx="293">
                  <c:v>-51.113628090795636</c:v>
                </c:pt>
                <c:pt idx="294">
                  <c:v>-52.183201904476789</c:v>
                </c:pt>
                <c:pt idx="295">
                  <c:v>-52.751777695875283</c:v>
                </c:pt>
                <c:pt idx="296">
                  <c:v>-52.863129628823195</c:v>
                </c:pt>
                <c:pt idx="297">
                  <c:v>-52.870643780934344</c:v>
                </c:pt>
                <c:pt idx="298">
                  <c:v>-53.323073952638815</c:v>
                </c:pt>
                <c:pt idx="299">
                  <c:v>-54.08166802996503</c:v>
                </c:pt>
                <c:pt idx="300">
                  <c:v>-54.603991217657537</c:v>
                </c:pt>
                <c:pt idx="301">
                  <c:v>-54.556807971049736</c:v>
                </c:pt>
                <c:pt idx="302">
                  <c:v>-53.651812576719315</c:v>
                </c:pt>
                <c:pt idx="303">
                  <c:v>-51.591138720820894</c:v>
                </c:pt>
                <c:pt idx="304">
                  <c:v>-50.051534119812892</c:v>
                </c:pt>
                <c:pt idx="305">
                  <c:v>-47.696141184520556</c:v>
                </c:pt>
                <c:pt idx="306">
                  <c:v>-45.795563289158565</c:v>
                </c:pt>
                <c:pt idx="307">
                  <c:v>-44.024209402453025</c:v>
                </c:pt>
                <c:pt idx="308">
                  <c:v>-42.27086131863674</c:v>
                </c:pt>
                <c:pt idx="309">
                  <c:v>-40.436452630062867</c:v>
                </c:pt>
                <c:pt idx="310">
                  <c:v>-38.26707447658557</c:v>
                </c:pt>
                <c:pt idx="311">
                  <c:v>-37.383573617188127</c:v>
                </c:pt>
                <c:pt idx="312">
                  <c:v>-38.139694073627062</c:v>
                </c:pt>
                <c:pt idx="313">
                  <c:v>-38.166398479068803</c:v>
                </c:pt>
                <c:pt idx="314">
                  <c:v>-38.476810800343344</c:v>
                </c:pt>
                <c:pt idx="315">
                  <c:v>-38.701069145636858</c:v>
                </c:pt>
                <c:pt idx="316">
                  <c:v>-37.300911672482606</c:v>
                </c:pt>
                <c:pt idx="317">
                  <c:v>-34.169496618168594</c:v>
                </c:pt>
                <c:pt idx="318">
                  <c:v>-33.112080192504699</c:v>
                </c:pt>
                <c:pt idx="319">
                  <c:v>-32.951622141553351</c:v>
                </c:pt>
                <c:pt idx="320">
                  <c:v>-31.211599302233591</c:v>
                </c:pt>
                <c:pt idx="321">
                  <c:v>-27.263163361198135</c:v>
                </c:pt>
                <c:pt idx="322">
                  <c:v>-21.427124550748655</c:v>
                </c:pt>
                <c:pt idx="323">
                  <c:v>-14.608266857143736</c:v>
                </c:pt>
                <c:pt idx="324">
                  <c:v>-6.7344825002859077</c:v>
                </c:pt>
                <c:pt idx="325">
                  <c:v>1.2509377379033269</c:v>
                </c:pt>
                <c:pt idx="326">
                  <c:v>10.584764225822147</c:v>
                </c:pt>
                <c:pt idx="327">
                  <c:v>16.437272311332862</c:v>
                </c:pt>
                <c:pt idx="328">
                  <c:v>20.329698752215023</c:v>
                </c:pt>
                <c:pt idx="329">
                  <c:v>28.401581509058005</c:v>
                </c:pt>
                <c:pt idx="330">
                  <c:v>36.406647744646676</c:v>
                </c:pt>
                <c:pt idx="331">
                  <c:v>42.686945288439937</c:v>
                </c:pt>
                <c:pt idx="332">
                  <c:v>46.911843454267256</c:v>
                </c:pt>
                <c:pt idx="333">
                  <c:v>53.777742984756202</c:v>
                </c:pt>
                <c:pt idx="334">
                  <c:v>59.200821070140826</c:v>
                </c:pt>
                <c:pt idx="335">
                  <c:v>62.966128477842851</c:v>
                </c:pt>
                <c:pt idx="336">
                  <c:v>66.494874532570179</c:v>
                </c:pt>
                <c:pt idx="337">
                  <c:v>68.61297613349987</c:v>
                </c:pt>
                <c:pt idx="338">
                  <c:v>70.459861200919349</c:v>
                </c:pt>
                <c:pt idx="339">
                  <c:v>71.927113462559049</c:v>
                </c:pt>
                <c:pt idx="340">
                  <c:v>73.09958904604602</c:v>
                </c:pt>
                <c:pt idx="341">
                  <c:v>72.747035066651804</c:v>
                </c:pt>
                <c:pt idx="342">
                  <c:v>73.928150412168065</c:v>
                </c:pt>
                <c:pt idx="343">
                  <c:v>75.153687693905312</c:v>
                </c:pt>
                <c:pt idx="344">
                  <c:v>77.255455721401958</c:v>
                </c:pt>
                <c:pt idx="345">
                  <c:v>77.757767341999823</c:v>
                </c:pt>
                <c:pt idx="346">
                  <c:v>77.291101249427058</c:v>
                </c:pt>
                <c:pt idx="347">
                  <c:v>77.213518041089159</c:v>
                </c:pt>
                <c:pt idx="348">
                  <c:v>78.108654867932955</c:v>
                </c:pt>
                <c:pt idx="349">
                  <c:v>79.415379776238424</c:v>
                </c:pt>
                <c:pt idx="350">
                  <c:v>80.073337891165977</c:v>
                </c:pt>
                <c:pt idx="351">
                  <c:v>79.66617831470225</c:v>
                </c:pt>
                <c:pt idx="352">
                  <c:v>78.989619479743595</c:v>
                </c:pt>
                <c:pt idx="353">
                  <c:v>77.713268070501897</c:v>
                </c:pt>
                <c:pt idx="354">
                  <c:v>76.335826234416601</c:v>
                </c:pt>
                <c:pt idx="355">
                  <c:v>76.304521941131711</c:v>
                </c:pt>
                <c:pt idx="356">
                  <c:v>75.702895504326747</c:v>
                </c:pt>
                <c:pt idx="357">
                  <c:v>75.835217689339629</c:v>
                </c:pt>
                <c:pt idx="358">
                  <c:v>76.274150572832866</c:v>
                </c:pt>
                <c:pt idx="359">
                  <c:v>75.726885969577481</c:v>
                </c:pt>
                <c:pt idx="360">
                  <c:v>72.768329320643488</c:v>
                </c:pt>
                <c:pt idx="361">
                  <c:v>69.106527618187897</c:v>
                </c:pt>
                <c:pt idx="362">
                  <c:v>68.338103636310336</c:v>
                </c:pt>
                <c:pt idx="363">
                  <c:v>69.288747244891155</c:v>
                </c:pt>
                <c:pt idx="364">
                  <c:v>71.523933288212845</c:v>
                </c:pt>
                <c:pt idx="365">
                  <c:v>71.159710363305791</c:v>
                </c:pt>
                <c:pt idx="366">
                  <c:v>68.697253186747531</c:v>
                </c:pt>
                <c:pt idx="367">
                  <c:v>62.93559310845697</c:v>
                </c:pt>
                <c:pt idx="368">
                  <c:v>51.672324023733879</c:v>
                </c:pt>
                <c:pt idx="369">
                  <c:v>34.482257859129824</c:v>
                </c:pt>
                <c:pt idx="370">
                  <c:v>25.928555083178349</c:v>
                </c:pt>
                <c:pt idx="371">
                  <c:v>27.032779205665573</c:v>
                </c:pt>
                <c:pt idx="372">
                  <c:v>32.30881798168992</c:v>
                </c:pt>
                <c:pt idx="373">
                  <c:v>38.374487589947869</c:v>
                </c:pt>
                <c:pt idx="374">
                  <c:v>37.667676215587925</c:v>
                </c:pt>
                <c:pt idx="375">
                  <c:v>27.975360833188883</c:v>
                </c:pt>
                <c:pt idx="376">
                  <c:v>21.956866520278162</c:v>
                </c:pt>
                <c:pt idx="377">
                  <c:v>9.4587589045030853</c:v>
                </c:pt>
                <c:pt idx="378">
                  <c:v>-3.2930786438910022</c:v>
                </c:pt>
                <c:pt idx="379">
                  <c:v>-9.753506915838063</c:v>
                </c:pt>
                <c:pt idx="380">
                  <c:v>-16.648229363251481</c:v>
                </c:pt>
                <c:pt idx="381">
                  <c:v>-22.367252000782987</c:v>
                </c:pt>
                <c:pt idx="382">
                  <c:v>-28.092303980560285</c:v>
                </c:pt>
                <c:pt idx="383">
                  <c:v>-32.537589620638848</c:v>
                </c:pt>
                <c:pt idx="384">
                  <c:v>-37.091691145111348</c:v>
                </c:pt>
                <c:pt idx="385">
                  <c:v>-40.521362724797264</c:v>
                </c:pt>
                <c:pt idx="386">
                  <c:v>-43.485923575473208</c:v>
                </c:pt>
                <c:pt idx="387">
                  <c:v>-46.473771101233666</c:v>
                </c:pt>
                <c:pt idx="388">
                  <c:v>-48.301395617430117</c:v>
                </c:pt>
                <c:pt idx="389">
                  <c:v>-49.821862095870316</c:v>
                </c:pt>
                <c:pt idx="390">
                  <c:v>-48.779374447972991</c:v>
                </c:pt>
                <c:pt idx="391">
                  <c:v>-47.049730161613134</c:v>
                </c:pt>
                <c:pt idx="392">
                  <c:v>-46.576464742582921</c:v>
                </c:pt>
                <c:pt idx="393">
                  <c:v>-46.759751195615564</c:v>
                </c:pt>
                <c:pt idx="394">
                  <c:v>-48.590350392971501</c:v>
                </c:pt>
                <c:pt idx="395">
                  <c:v>-49.868933752500446</c:v>
                </c:pt>
                <c:pt idx="396">
                  <c:v>-50.083440479499245</c:v>
                </c:pt>
                <c:pt idx="397">
                  <c:v>-49.715583817659002</c:v>
                </c:pt>
                <c:pt idx="398">
                  <c:v>-49.208080747542446</c:v>
                </c:pt>
                <c:pt idx="399">
                  <c:v>-48.169951334319542</c:v>
                </c:pt>
                <c:pt idx="400">
                  <c:v>-47.921335560786218</c:v>
                </c:pt>
                <c:pt idx="401">
                  <c:v>-48.219525865949983</c:v>
                </c:pt>
                <c:pt idx="402">
                  <c:v>-48.219279072915405</c:v>
                </c:pt>
                <c:pt idx="403">
                  <c:v>-47.852413170693687</c:v>
                </c:pt>
                <c:pt idx="404">
                  <c:v>-48.519646021383146</c:v>
                </c:pt>
                <c:pt idx="405">
                  <c:v>-49.269009630219692</c:v>
                </c:pt>
                <c:pt idx="406">
                  <c:v>-49.150798032984518</c:v>
                </c:pt>
                <c:pt idx="407">
                  <c:v>-48.680886183565079</c:v>
                </c:pt>
                <c:pt idx="408">
                  <c:v>-47.00017468488155</c:v>
                </c:pt>
                <c:pt idx="409">
                  <c:v>-45.094756533074978</c:v>
                </c:pt>
                <c:pt idx="410">
                  <c:v>-43.952684521404265</c:v>
                </c:pt>
                <c:pt idx="411">
                  <c:v>-42.20335564892698</c:v>
                </c:pt>
                <c:pt idx="412">
                  <c:v>-44.518725313985861</c:v>
                </c:pt>
                <c:pt idx="413">
                  <c:v>-45.95759283467283</c:v>
                </c:pt>
                <c:pt idx="414">
                  <c:v>-45.41496224282848</c:v>
                </c:pt>
                <c:pt idx="415">
                  <c:v>-42.333555627187891</c:v>
                </c:pt>
                <c:pt idx="416">
                  <c:v>-47.119285419881436</c:v>
                </c:pt>
                <c:pt idx="417">
                  <c:v>-39.889054175764286</c:v>
                </c:pt>
                <c:pt idx="418">
                  <c:v>-26.741296690809694</c:v>
                </c:pt>
                <c:pt idx="419">
                  <c:v>-27.75141693848278</c:v>
                </c:pt>
                <c:pt idx="420">
                  <c:v>-24.329752608803826</c:v>
                </c:pt>
                <c:pt idx="421">
                  <c:v>-20.063098262098688</c:v>
                </c:pt>
                <c:pt idx="422">
                  <c:v>-15.208807060265451</c:v>
                </c:pt>
                <c:pt idx="423">
                  <c:v>-8.1377259181458186</c:v>
                </c:pt>
                <c:pt idx="424">
                  <c:v>1.0012846084155336</c:v>
                </c:pt>
                <c:pt idx="425">
                  <c:v>11.405435957959369</c:v>
                </c:pt>
                <c:pt idx="426">
                  <c:v>21.418999845329115</c:v>
                </c:pt>
                <c:pt idx="427">
                  <c:v>29.107332969142934</c:v>
                </c:pt>
                <c:pt idx="428">
                  <c:v>37.562395794059725</c:v>
                </c:pt>
                <c:pt idx="429">
                  <c:v>45.135332134772604</c:v>
                </c:pt>
                <c:pt idx="430">
                  <c:v>46.765895984494882</c:v>
                </c:pt>
                <c:pt idx="431">
                  <c:v>46.209029240841573</c:v>
                </c:pt>
                <c:pt idx="432">
                  <c:v>46.351004065609899</c:v>
                </c:pt>
                <c:pt idx="433">
                  <c:v>48.54817508385797</c:v>
                </c:pt>
                <c:pt idx="434">
                  <c:v>52.105167276953786</c:v>
                </c:pt>
                <c:pt idx="435">
                  <c:v>54.942683134377965</c:v>
                </c:pt>
                <c:pt idx="436">
                  <c:v>57.453443214556366</c:v>
                </c:pt>
                <c:pt idx="437">
                  <c:v>59.693195738260449</c:v>
                </c:pt>
                <c:pt idx="438">
                  <c:v>61.484687580384147</c:v>
                </c:pt>
                <c:pt idx="439">
                  <c:v>63.830257435920942</c:v>
                </c:pt>
                <c:pt idx="440">
                  <c:v>66.089577555833912</c:v>
                </c:pt>
                <c:pt idx="441">
                  <c:v>68.07779339174499</c:v>
                </c:pt>
                <c:pt idx="442">
                  <c:v>69.889838063421792</c:v>
                </c:pt>
                <c:pt idx="443">
                  <c:v>71.949972958399101</c:v>
                </c:pt>
                <c:pt idx="444">
                  <c:v>72.424322775724093</c:v>
                </c:pt>
                <c:pt idx="445">
                  <c:v>71.88975869170261</c:v>
                </c:pt>
                <c:pt idx="446">
                  <c:v>71.903395264971479</c:v>
                </c:pt>
                <c:pt idx="447">
                  <c:v>71.627775671460981</c:v>
                </c:pt>
                <c:pt idx="448">
                  <c:v>71.448782562759021</c:v>
                </c:pt>
                <c:pt idx="449">
                  <c:v>70.469906895994768</c:v>
                </c:pt>
                <c:pt idx="450">
                  <c:v>68.667068701694888</c:v>
                </c:pt>
                <c:pt idx="451">
                  <c:v>66.498391621243229</c:v>
                </c:pt>
                <c:pt idx="452">
                  <c:v>64.549902763235437</c:v>
                </c:pt>
                <c:pt idx="453">
                  <c:v>64.850687956070374</c:v>
                </c:pt>
                <c:pt idx="454">
                  <c:v>66.868611427870974</c:v>
                </c:pt>
                <c:pt idx="455">
                  <c:v>69.690211886384958</c:v>
                </c:pt>
                <c:pt idx="456">
                  <c:v>71.527760667967243</c:v>
                </c:pt>
                <c:pt idx="457">
                  <c:v>69.162468321671426</c:v>
                </c:pt>
                <c:pt idx="458">
                  <c:v>64.760519496371685</c:v>
                </c:pt>
                <c:pt idx="459">
                  <c:v>59.556290167330111</c:v>
                </c:pt>
                <c:pt idx="460">
                  <c:v>51.096438952362242</c:v>
                </c:pt>
                <c:pt idx="461">
                  <c:v>39.753020761070886</c:v>
                </c:pt>
                <c:pt idx="462">
                  <c:v>35.972014676850435</c:v>
                </c:pt>
                <c:pt idx="463">
                  <c:v>45.402597989365816</c:v>
                </c:pt>
                <c:pt idx="464">
                  <c:v>56.362587856090805</c:v>
                </c:pt>
                <c:pt idx="465">
                  <c:v>69.649466209014506</c:v>
                </c:pt>
                <c:pt idx="466">
                  <c:v>69.178395817830733</c:v>
                </c:pt>
                <c:pt idx="467">
                  <c:v>66.437844199337263</c:v>
                </c:pt>
                <c:pt idx="468">
                  <c:v>59.509511584655634</c:v>
                </c:pt>
                <c:pt idx="469">
                  <c:v>46.36496733291262</c:v>
                </c:pt>
                <c:pt idx="470">
                  <c:v>36.368917745562932</c:v>
                </c:pt>
                <c:pt idx="471">
                  <c:v>22.704141894278525</c:v>
                </c:pt>
                <c:pt idx="472">
                  <c:v>6.9170472687386759</c:v>
                </c:pt>
                <c:pt idx="473">
                  <c:v>-5.709061445867313</c:v>
                </c:pt>
                <c:pt idx="474">
                  <c:v>-13.710779259516075</c:v>
                </c:pt>
                <c:pt idx="475">
                  <c:v>-19.478957234666794</c:v>
                </c:pt>
                <c:pt idx="476">
                  <c:v>-22.222670144648973</c:v>
                </c:pt>
                <c:pt idx="477">
                  <c:v>-23.716616378172784</c:v>
                </c:pt>
                <c:pt idx="478">
                  <c:v>-25.693667323568569</c:v>
                </c:pt>
                <c:pt idx="479">
                  <c:v>-27.295907957965138</c:v>
                </c:pt>
                <c:pt idx="480">
                  <c:v>-31.43659257666663</c:v>
                </c:pt>
                <c:pt idx="481">
                  <c:v>-34.737644016115418</c:v>
                </c:pt>
                <c:pt idx="482">
                  <c:v>-38.014617769965383</c:v>
                </c:pt>
                <c:pt idx="483">
                  <c:v>-41.891214144149167</c:v>
                </c:pt>
                <c:pt idx="484">
                  <c:v>-45.342525340495349</c:v>
                </c:pt>
                <c:pt idx="485">
                  <c:v>-47.959860045369204</c:v>
                </c:pt>
                <c:pt idx="486">
                  <c:v>-49.796313334466753</c:v>
                </c:pt>
                <c:pt idx="487">
                  <c:v>-50.796431350872417</c:v>
                </c:pt>
                <c:pt idx="488">
                  <c:v>-50.202516383728749</c:v>
                </c:pt>
                <c:pt idx="489">
                  <c:v>-49.143411354049455</c:v>
                </c:pt>
                <c:pt idx="490">
                  <c:v>-49.447620070739099</c:v>
                </c:pt>
                <c:pt idx="491">
                  <c:v>-48.866815541119323</c:v>
                </c:pt>
                <c:pt idx="492">
                  <c:v>-48.242409808754608</c:v>
                </c:pt>
                <c:pt idx="493">
                  <c:v>-47.634484256725145</c:v>
                </c:pt>
                <c:pt idx="494">
                  <c:v>-47.894780584365833</c:v>
                </c:pt>
                <c:pt idx="495">
                  <c:v>-49.082240578057572</c:v>
                </c:pt>
                <c:pt idx="496">
                  <c:v>-49.797318016301119</c:v>
                </c:pt>
                <c:pt idx="497">
                  <c:v>-51.218354848595681</c:v>
                </c:pt>
                <c:pt idx="498">
                  <c:v>-52.446448253601268</c:v>
                </c:pt>
                <c:pt idx="499">
                  <c:v>-51.848278205929212</c:v>
                </c:pt>
                <c:pt idx="500">
                  <c:v>-50.914928884039774</c:v>
                </c:pt>
                <c:pt idx="501">
                  <c:v>-48.900547760456284</c:v>
                </c:pt>
                <c:pt idx="502">
                  <c:v>-45.150342663641688</c:v>
                </c:pt>
                <c:pt idx="503">
                  <c:v>-41.888428035356533</c:v>
                </c:pt>
                <c:pt idx="504">
                  <c:v>-41.771220234030913</c:v>
                </c:pt>
                <c:pt idx="505">
                  <c:v>-42.231315744983476</c:v>
                </c:pt>
                <c:pt idx="506">
                  <c:v>-42.197039629326945</c:v>
                </c:pt>
                <c:pt idx="507">
                  <c:v>-43.344451795133445</c:v>
                </c:pt>
                <c:pt idx="508">
                  <c:v>-42.990351015966752</c:v>
                </c:pt>
                <c:pt idx="509">
                  <c:v>-42.160050785100125</c:v>
                </c:pt>
                <c:pt idx="510">
                  <c:v>-38.433672317167542</c:v>
                </c:pt>
                <c:pt idx="511">
                  <c:v>-36.264933139296716</c:v>
                </c:pt>
                <c:pt idx="512">
                  <c:v>-35.82957641798329</c:v>
                </c:pt>
                <c:pt idx="513">
                  <c:v>-32.692981526890648</c:v>
                </c:pt>
                <c:pt idx="514">
                  <c:v>-32.576420243682172</c:v>
                </c:pt>
                <c:pt idx="515">
                  <c:v>-31.364486779827836</c:v>
                </c:pt>
                <c:pt idx="516">
                  <c:v>-29.388176533242113</c:v>
                </c:pt>
                <c:pt idx="517">
                  <c:v>-22.492059914171939</c:v>
                </c:pt>
                <c:pt idx="518">
                  <c:v>-16.535086007024482</c:v>
                </c:pt>
                <c:pt idx="519">
                  <c:v>-11.186306364045121</c:v>
                </c:pt>
                <c:pt idx="520">
                  <c:v>-1.6481147677136283</c:v>
                </c:pt>
                <c:pt idx="521">
                  <c:v>8.0978749389418549</c:v>
                </c:pt>
                <c:pt idx="522">
                  <c:v>20.128522206677896</c:v>
                </c:pt>
                <c:pt idx="523">
                  <c:v>30.033701416485027</c:v>
                </c:pt>
                <c:pt idx="524">
                  <c:v>36.527754367643126</c:v>
                </c:pt>
                <c:pt idx="525">
                  <c:v>41.420539396048056</c:v>
                </c:pt>
                <c:pt idx="526">
                  <c:v>47.597604265970439</c:v>
                </c:pt>
                <c:pt idx="527">
                  <c:v>52.057817070516435</c:v>
                </c:pt>
                <c:pt idx="528">
                  <c:v>54.865633038208969</c:v>
                </c:pt>
                <c:pt idx="529">
                  <c:v>58.682226420819703</c:v>
                </c:pt>
                <c:pt idx="530">
                  <c:v>60.938806886571541</c:v>
                </c:pt>
                <c:pt idx="531">
                  <c:v>61.739934872447698</c:v>
                </c:pt>
                <c:pt idx="532">
                  <c:v>62.606242003410195</c:v>
                </c:pt>
                <c:pt idx="533">
                  <c:v>63.366727291997279</c:v>
                </c:pt>
                <c:pt idx="534">
                  <c:v>64.400435998058754</c:v>
                </c:pt>
                <c:pt idx="535">
                  <c:v>64.992975464048044</c:v>
                </c:pt>
                <c:pt idx="536">
                  <c:v>65.404203005784026</c:v>
                </c:pt>
                <c:pt idx="537">
                  <c:v>65.564610076230352</c:v>
                </c:pt>
                <c:pt idx="538">
                  <c:v>65.601844139682939</c:v>
                </c:pt>
                <c:pt idx="539">
                  <c:v>66.206108592637236</c:v>
                </c:pt>
                <c:pt idx="540">
                  <c:v>66.622142806393995</c:v>
                </c:pt>
                <c:pt idx="541">
                  <c:v>67.165653452232092</c:v>
                </c:pt>
                <c:pt idx="542">
                  <c:v>67.886709936911927</c:v>
                </c:pt>
                <c:pt idx="543">
                  <c:v>68.939412006431553</c:v>
                </c:pt>
                <c:pt idx="544">
                  <c:v>70.167512429142661</c:v>
                </c:pt>
                <c:pt idx="545">
                  <c:v>71.03650335560215</c:v>
                </c:pt>
                <c:pt idx="546">
                  <c:v>71.781806942930515</c:v>
                </c:pt>
                <c:pt idx="547">
                  <c:v>71.36240347673683</c:v>
                </c:pt>
                <c:pt idx="548">
                  <c:v>70.836919106015188</c:v>
                </c:pt>
                <c:pt idx="549">
                  <c:v>68.581799335083858</c:v>
                </c:pt>
                <c:pt idx="550">
                  <c:v>67.284300104443446</c:v>
                </c:pt>
                <c:pt idx="551">
                  <c:v>65.512268861522116</c:v>
                </c:pt>
                <c:pt idx="552">
                  <c:v>65.351910328826492</c:v>
                </c:pt>
                <c:pt idx="553">
                  <c:v>65.75293525952064</c:v>
                </c:pt>
                <c:pt idx="554">
                  <c:v>66.820323368182542</c:v>
                </c:pt>
                <c:pt idx="555">
                  <c:v>67.356481061122849</c:v>
                </c:pt>
                <c:pt idx="556">
                  <c:v>68.102208161560554</c:v>
                </c:pt>
                <c:pt idx="557">
                  <c:v>68.64192244077482</c:v>
                </c:pt>
                <c:pt idx="558">
                  <c:v>69.276563320043749</c:v>
                </c:pt>
                <c:pt idx="559">
                  <c:v>69.046276748562363</c:v>
                </c:pt>
                <c:pt idx="560">
                  <c:v>66.951403662158455</c:v>
                </c:pt>
                <c:pt idx="561">
                  <c:v>63.151071162344721</c:v>
                </c:pt>
                <c:pt idx="562">
                  <c:v>58.114419441108332</c:v>
                </c:pt>
                <c:pt idx="563">
                  <c:v>52.103668960215991</c:v>
                </c:pt>
                <c:pt idx="564">
                  <c:v>44.519248766968055</c:v>
                </c:pt>
                <c:pt idx="565">
                  <c:v>37.750299591459758</c:v>
                </c:pt>
                <c:pt idx="566">
                  <c:v>31.721658650978569</c:v>
                </c:pt>
                <c:pt idx="567">
                  <c:v>25.642447890110279</c:v>
                </c:pt>
                <c:pt idx="568">
                  <c:v>22.50218130575854</c:v>
                </c:pt>
                <c:pt idx="569">
                  <c:v>20.956784310657959</c:v>
                </c:pt>
                <c:pt idx="570">
                  <c:v>19.37338254659976</c:v>
                </c:pt>
                <c:pt idx="571">
                  <c:v>13.724006874805436</c:v>
                </c:pt>
                <c:pt idx="572">
                  <c:v>6.5235211048106034</c:v>
                </c:pt>
                <c:pt idx="573">
                  <c:v>0.13608064727108818</c:v>
                </c:pt>
                <c:pt idx="574">
                  <c:v>-7.7089926489909315</c:v>
                </c:pt>
                <c:pt idx="575">
                  <c:v>-16.017714851591755</c:v>
                </c:pt>
                <c:pt idx="576">
                  <c:v>-21.817793913431331</c:v>
                </c:pt>
                <c:pt idx="577">
                  <c:v>-26.75306209989304</c:v>
                </c:pt>
                <c:pt idx="578">
                  <c:v>-30.993566058328771</c:v>
                </c:pt>
                <c:pt idx="579">
                  <c:v>-36.015749846151429</c:v>
                </c:pt>
                <c:pt idx="580">
                  <c:v>-39.321820460475173</c:v>
                </c:pt>
                <c:pt idx="581">
                  <c:v>-41.736270865575023</c:v>
                </c:pt>
                <c:pt idx="582">
                  <c:v>-43.69841089057428</c:v>
                </c:pt>
                <c:pt idx="583">
                  <c:v>-45.353828819525717</c:v>
                </c:pt>
                <c:pt idx="584">
                  <c:v>-47.194401459140714</c:v>
                </c:pt>
                <c:pt idx="585">
                  <c:v>-48.559998783285927</c:v>
                </c:pt>
                <c:pt idx="586">
                  <c:v>-50.876430758898159</c:v>
                </c:pt>
                <c:pt idx="587">
                  <c:v>-52.966274875721915</c:v>
                </c:pt>
                <c:pt idx="588">
                  <c:v>-54.673134682649831</c:v>
                </c:pt>
                <c:pt idx="589">
                  <c:v>-55.885087282454954</c:v>
                </c:pt>
                <c:pt idx="590">
                  <c:v>-56.144770840247425</c:v>
                </c:pt>
                <c:pt idx="591">
                  <c:v>-55.874582741911951</c:v>
                </c:pt>
                <c:pt idx="592">
                  <c:v>-55.335303591762766</c:v>
                </c:pt>
                <c:pt idx="593">
                  <c:v>-54.79742367679323</c:v>
                </c:pt>
                <c:pt idx="594">
                  <c:v>-54.1913793780937</c:v>
                </c:pt>
                <c:pt idx="595">
                  <c:v>-53.486830719691355</c:v>
                </c:pt>
                <c:pt idx="596">
                  <c:v>-52.951574859430494</c:v>
                </c:pt>
                <c:pt idx="597">
                  <c:v>-52.048494855989496</c:v>
                </c:pt>
                <c:pt idx="598">
                  <c:v>-51.539943021152055</c:v>
                </c:pt>
                <c:pt idx="599">
                  <c:v>-51.087986442912317</c:v>
                </c:pt>
                <c:pt idx="600">
                  <c:v>-50.296338987217887</c:v>
                </c:pt>
                <c:pt idx="601">
                  <c:v>-48.983851800883258</c:v>
                </c:pt>
                <c:pt idx="602">
                  <c:v>-47.888813104336705</c:v>
                </c:pt>
                <c:pt idx="603">
                  <c:v>-46.415794370071545</c:v>
                </c:pt>
                <c:pt idx="604">
                  <c:v>-44.246016231147038</c:v>
                </c:pt>
                <c:pt idx="605">
                  <c:v>-43.041047369000864</c:v>
                </c:pt>
                <c:pt idx="606">
                  <c:v>-40.993288316807408</c:v>
                </c:pt>
                <c:pt idx="607">
                  <c:v>-37.621639322848736</c:v>
                </c:pt>
                <c:pt idx="608">
                  <c:v>-37.513978167830246</c:v>
                </c:pt>
                <c:pt idx="609">
                  <c:v>-38.842018294080425</c:v>
                </c:pt>
                <c:pt idx="610">
                  <c:v>-36.570168611009059</c:v>
                </c:pt>
                <c:pt idx="611">
                  <c:v>-34.609964495518035</c:v>
                </c:pt>
                <c:pt idx="612">
                  <c:v>-28.749517478599618</c:v>
                </c:pt>
                <c:pt idx="613">
                  <c:v>-22.568628409707369</c:v>
                </c:pt>
                <c:pt idx="614">
                  <c:v>-19.14940687365328</c:v>
                </c:pt>
                <c:pt idx="615">
                  <c:v>-11.304599232624424</c:v>
                </c:pt>
                <c:pt idx="616">
                  <c:v>-1.2941849202531512</c:v>
                </c:pt>
                <c:pt idx="617">
                  <c:v>6.9127767216858604</c:v>
                </c:pt>
                <c:pt idx="618">
                  <c:v>17.653934954375227</c:v>
                </c:pt>
                <c:pt idx="619">
                  <c:v>18.664026678491087</c:v>
                </c:pt>
                <c:pt idx="620">
                  <c:v>24.640035231104473</c:v>
                </c:pt>
                <c:pt idx="621">
                  <c:v>29.902638839317078</c:v>
                </c:pt>
                <c:pt idx="622">
                  <c:v>36.432082199489976</c:v>
                </c:pt>
                <c:pt idx="623">
                  <c:v>46.792025588073557</c:v>
                </c:pt>
                <c:pt idx="624">
                  <c:v>54.039170360245542</c:v>
                </c:pt>
                <c:pt idx="625">
                  <c:v>58.658365898321712</c:v>
                </c:pt>
                <c:pt idx="626">
                  <c:v>60.559691402417215</c:v>
                </c:pt>
                <c:pt idx="627">
                  <c:v>62.380052267224102</c:v>
                </c:pt>
                <c:pt idx="628">
                  <c:v>63.545581738685541</c:v>
                </c:pt>
                <c:pt idx="629">
                  <c:v>64.668571698816592</c:v>
                </c:pt>
                <c:pt idx="630">
                  <c:v>65.738073046156401</c:v>
                </c:pt>
                <c:pt idx="631">
                  <c:v>67.189597440588088</c:v>
                </c:pt>
                <c:pt idx="632">
                  <c:v>68.514095756439531</c:v>
                </c:pt>
                <c:pt idx="633">
                  <c:v>69.563640500120556</c:v>
                </c:pt>
                <c:pt idx="634">
                  <c:v>69.611689642786558</c:v>
                </c:pt>
                <c:pt idx="635">
                  <c:v>70.387683597804042</c:v>
                </c:pt>
                <c:pt idx="636">
                  <c:v>69.840900473951692</c:v>
                </c:pt>
                <c:pt idx="637">
                  <c:v>69.977525471239943</c:v>
                </c:pt>
                <c:pt idx="638">
                  <c:v>70.704560991256372</c:v>
                </c:pt>
                <c:pt idx="639">
                  <c:v>72.267437605184583</c:v>
                </c:pt>
                <c:pt idx="640">
                  <c:v>73.977961476333377</c:v>
                </c:pt>
                <c:pt idx="641">
                  <c:v>76.497135181101157</c:v>
                </c:pt>
                <c:pt idx="642">
                  <c:v>76.773432339270315</c:v>
                </c:pt>
                <c:pt idx="643">
                  <c:v>75.317855415059171</c:v>
                </c:pt>
                <c:pt idx="644">
                  <c:v>73.356581860354297</c:v>
                </c:pt>
                <c:pt idx="645">
                  <c:v>71.26502421166731</c:v>
                </c:pt>
                <c:pt idx="646">
                  <c:v>70.702421179214426</c:v>
                </c:pt>
                <c:pt idx="647">
                  <c:v>70.848258980903339</c:v>
                </c:pt>
                <c:pt idx="648">
                  <c:v>72.462836297516759</c:v>
                </c:pt>
                <c:pt idx="649">
                  <c:v>73.238241148574886</c:v>
                </c:pt>
                <c:pt idx="650">
                  <c:v>73.446497502610939</c:v>
                </c:pt>
                <c:pt idx="651">
                  <c:v>73.232415538831233</c:v>
                </c:pt>
                <c:pt idx="652">
                  <c:v>72.76606357025355</c:v>
                </c:pt>
                <c:pt idx="653">
                  <c:v>72.406918171315183</c:v>
                </c:pt>
                <c:pt idx="654">
                  <c:v>71.526696887688288</c:v>
                </c:pt>
                <c:pt idx="655">
                  <c:v>69.208093808301228</c:v>
                </c:pt>
                <c:pt idx="656">
                  <c:v>65.140176071989217</c:v>
                </c:pt>
                <c:pt idx="657">
                  <c:v>58.542735952620582</c:v>
                </c:pt>
                <c:pt idx="658">
                  <c:v>43.350808794394204</c:v>
                </c:pt>
                <c:pt idx="659">
                  <c:v>28.315653927744595</c:v>
                </c:pt>
                <c:pt idx="660">
                  <c:v>22.286389453326997</c:v>
                </c:pt>
                <c:pt idx="661">
                  <c:v>30.888401801869385</c:v>
                </c:pt>
                <c:pt idx="662">
                  <c:v>43.444012943915261</c:v>
                </c:pt>
                <c:pt idx="663">
                  <c:v>48.933854494699311</c:v>
                </c:pt>
                <c:pt idx="664">
                  <c:v>45.224652709154618</c:v>
                </c:pt>
                <c:pt idx="665">
                  <c:v>35.991765382078285</c:v>
                </c:pt>
                <c:pt idx="666">
                  <c:v>23.844490964870431</c:v>
                </c:pt>
                <c:pt idx="667">
                  <c:v>12.485014583765858</c:v>
                </c:pt>
                <c:pt idx="668">
                  <c:v>5.0615336694724524</c:v>
                </c:pt>
                <c:pt idx="669">
                  <c:v>-1.246607583407515</c:v>
                </c:pt>
                <c:pt idx="670">
                  <c:v>-6.4510986122417169</c:v>
                </c:pt>
                <c:pt idx="671">
                  <c:v>-11.953378619229673</c:v>
                </c:pt>
                <c:pt idx="672">
                  <c:v>-18.237975285665268</c:v>
                </c:pt>
                <c:pt idx="673">
                  <c:v>-25.536312930210109</c:v>
                </c:pt>
                <c:pt idx="674">
                  <c:v>-30.500083894876891</c:v>
                </c:pt>
                <c:pt idx="675">
                  <c:v>-36.011531207160871</c:v>
                </c:pt>
                <c:pt idx="676">
                  <c:v>-39.247744225662515</c:v>
                </c:pt>
                <c:pt idx="677">
                  <c:v>-41.823317587529274</c:v>
                </c:pt>
                <c:pt idx="678">
                  <c:v>-43.633872104561114</c:v>
                </c:pt>
                <c:pt idx="679">
                  <c:v>-45.30888631749977</c:v>
                </c:pt>
                <c:pt idx="680">
                  <c:v>-47.570054636181716</c:v>
                </c:pt>
                <c:pt idx="681">
                  <c:v>-48.412907426915048</c:v>
                </c:pt>
                <c:pt idx="682">
                  <c:v>-48.340073233894145</c:v>
                </c:pt>
                <c:pt idx="683">
                  <c:v>-47.239440186304861</c:v>
                </c:pt>
                <c:pt idx="684">
                  <c:v>-46.099082240380007</c:v>
                </c:pt>
                <c:pt idx="685">
                  <c:v>-46.570099628496081</c:v>
                </c:pt>
                <c:pt idx="686">
                  <c:v>-46.963643130131935</c:v>
                </c:pt>
                <c:pt idx="687">
                  <c:v>-47.645097849998308</c:v>
                </c:pt>
                <c:pt idx="688">
                  <c:v>-48.88567812360214</c:v>
                </c:pt>
                <c:pt idx="689">
                  <c:v>-50.191297864165151</c:v>
                </c:pt>
                <c:pt idx="690">
                  <c:v>-51.802340391483582</c:v>
                </c:pt>
                <c:pt idx="691">
                  <c:v>-52.682295404143161</c:v>
                </c:pt>
                <c:pt idx="692">
                  <c:v>-53.382909468217605</c:v>
                </c:pt>
                <c:pt idx="693">
                  <c:v>-54.474228660056347</c:v>
                </c:pt>
                <c:pt idx="694">
                  <c:v>-53.996566487502299</c:v>
                </c:pt>
                <c:pt idx="695">
                  <c:v>-53.223150173133234</c:v>
                </c:pt>
                <c:pt idx="696">
                  <c:v>-53.40348418846127</c:v>
                </c:pt>
                <c:pt idx="697">
                  <c:v>-53.233925482774445</c:v>
                </c:pt>
                <c:pt idx="698">
                  <c:v>-53.474851938700041</c:v>
                </c:pt>
                <c:pt idx="699">
                  <c:v>-53.902463116195413</c:v>
                </c:pt>
                <c:pt idx="700">
                  <c:v>-53.428921626496461</c:v>
                </c:pt>
                <c:pt idx="701">
                  <c:v>-52.800895299286751</c:v>
                </c:pt>
                <c:pt idx="702">
                  <c:v>-52.676580808282075</c:v>
                </c:pt>
                <c:pt idx="703">
                  <c:v>-51.880527529866697</c:v>
                </c:pt>
                <c:pt idx="704">
                  <c:v>-50.518319786026417</c:v>
                </c:pt>
                <c:pt idx="705">
                  <c:v>-48.904391968214554</c:v>
                </c:pt>
                <c:pt idx="706">
                  <c:v>-47.455466393162908</c:v>
                </c:pt>
                <c:pt idx="707">
                  <c:v>-42.603652227736177</c:v>
                </c:pt>
                <c:pt idx="708">
                  <c:v>-45.875708135027139</c:v>
                </c:pt>
                <c:pt idx="709">
                  <c:v>-49.038715679393789</c:v>
                </c:pt>
                <c:pt idx="710">
                  <c:v>-51.378535385438198</c:v>
                </c:pt>
                <c:pt idx="711">
                  <c:v>-53.292123836277348</c:v>
                </c:pt>
                <c:pt idx="712">
                  <c:v>-53.799876874794975</c:v>
                </c:pt>
                <c:pt idx="713">
                  <c:v>-51.67615169313207</c:v>
                </c:pt>
                <c:pt idx="714">
                  <c:v>-48.109412167194158</c:v>
                </c:pt>
                <c:pt idx="715">
                  <c:v>-41.549661455060942</c:v>
                </c:pt>
                <c:pt idx="716">
                  <c:v>-31.449397304645483</c:v>
                </c:pt>
                <c:pt idx="717">
                  <c:v>-30.292880573225816</c:v>
                </c:pt>
                <c:pt idx="718">
                  <c:v>-28.208397343122869</c:v>
                </c:pt>
                <c:pt idx="719">
                  <c:v>-30.920568434224581</c:v>
                </c:pt>
                <c:pt idx="720">
                  <c:v>-30.449441049459036</c:v>
                </c:pt>
                <c:pt idx="721">
                  <c:v>-25.304725022835612</c:v>
                </c:pt>
                <c:pt idx="722">
                  <c:v>-18.660811687560187</c:v>
                </c:pt>
                <c:pt idx="723">
                  <c:v>-7.1158033527591771</c:v>
                </c:pt>
                <c:pt idx="724">
                  <c:v>6.3199908884610485</c:v>
                </c:pt>
                <c:pt idx="725">
                  <c:v>18.197394558328476</c:v>
                </c:pt>
                <c:pt idx="726">
                  <c:v>34.937303392020844</c:v>
                </c:pt>
                <c:pt idx="727">
                  <c:v>44.238921580674116</c:v>
                </c:pt>
                <c:pt idx="728">
                  <c:v>49.875287167172992</c:v>
                </c:pt>
                <c:pt idx="729">
                  <c:v>57.140606247292659</c:v>
                </c:pt>
                <c:pt idx="730">
                  <c:v>61.883374300508933</c:v>
                </c:pt>
                <c:pt idx="731">
                  <c:v>63.106567205293508</c:v>
                </c:pt>
                <c:pt idx="732">
                  <c:v>64.002587170766333</c:v>
                </c:pt>
                <c:pt idx="733">
                  <c:v>64.499553313897337</c:v>
                </c:pt>
                <c:pt idx="734">
                  <c:v>64.838940632111246</c:v>
                </c:pt>
                <c:pt idx="735">
                  <c:v>66.309282773667746</c:v>
                </c:pt>
                <c:pt idx="736">
                  <c:v>67.42159226334401</c:v>
                </c:pt>
                <c:pt idx="737">
                  <c:v>68.254155144654803</c:v>
                </c:pt>
                <c:pt idx="738">
                  <c:v>68.312148254371607</c:v>
                </c:pt>
                <c:pt idx="739">
                  <c:v>68.685810781324349</c:v>
                </c:pt>
                <c:pt idx="740">
                  <c:v>69.489370622939703</c:v>
                </c:pt>
                <c:pt idx="741">
                  <c:v>70.120889721514388</c:v>
                </c:pt>
                <c:pt idx="742">
                  <c:v>70.626381227981682</c:v>
                </c:pt>
                <c:pt idx="743">
                  <c:v>70.384841043969701</c:v>
                </c:pt>
                <c:pt idx="744">
                  <c:v>69.7479617780903</c:v>
                </c:pt>
                <c:pt idx="745">
                  <c:v>68.989300515722292</c:v>
                </c:pt>
                <c:pt idx="746">
                  <c:v>68.439928453468454</c:v>
                </c:pt>
                <c:pt idx="747">
                  <c:v>68.60357844542132</c:v>
                </c:pt>
                <c:pt idx="748">
                  <c:v>69.051161602459317</c:v>
                </c:pt>
                <c:pt idx="749">
                  <c:v>69.687413656008047</c:v>
                </c:pt>
                <c:pt idx="750">
                  <c:v>70.680999620307006</c:v>
                </c:pt>
                <c:pt idx="751">
                  <c:v>70.876214651447242</c:v>
                </c:pt>
                <c:pt idx="752">
                  <c:v>70.445763288163079</c:v>
                </c:pt>
                <c:pt idx="753">
                  <c:v>69.834596371515332</c:v>
                </c:pt>
                <c:pt idx="754">
                  <c:v>69.055622294376931</c:v>
                </c:pt>
                <c:pt idx="755">
                  <c:v>67.93132612282956</c:v>
                </c:pt>
                <c:pt idx="756">
                  <c:v>66.953200253889534</c:v>
                </c:pt>
                <c:pt idx="757">
                  <c:v>67.704758145080476</c:v>
                </c:pt>
                <c:pt idx="758">
                  <c:v>69.459775300530765</c:v>
                </c:pt>
                <c:pt idx="759">
                  <c:v>72.314626260581178</c:v>
                </c:pt>
                <c:pt idx="760">
                  <c:v>76.013931446759827</c:v>
                </c:pt>
                <c:pt idx="761">
                  <c:v>78.544161522943583</c:v>
                </c:pt>
                <c:pt idx="762">
                  <c:v>79.330838785854638</c:v>
                </c:pt>
                <c:pt idx="763">
                  <c:v>73.796434501325678</c:v>
                </c:pt>
                <c:pt idx="764">
                  <c:v>62.8781584427784</c:v>
                </c:pt>
                <c:pt idx="765">
                  <c:v>47.253572846917734</c:v>
                </c:pt>
                <c:pt idx="766">
                  <c:v>28.437356526174675</c:v>
                </c:pt>
                <c:pt idx="767">
                  <c:v>20.989911718561462</c:v>
                </c:pt>
                <c:pt idx="768">
                  <c:v>23.273518144069619</c:v>
                </c:pt>
                <c:pt idx="769">
                  <c:v>26.625336691113485</c:v>
                </c:pt>
                <c:pt idx="770">
                  <c:v>28.610137372470398</c:v>
                </c:pt>
                <c:pt idx="771">
                  <c:v>22.159294299508677</c:v>
                </c:pt>
                <c:pt idx="772">
                  <c:v>13.245437531174835</c:v>
                </c:pt>
                <c:pt idx="773">
                  <c:v>2.8296158641057101</c:v>
                </c:pt>
                <c:pt idx="774">
                  <c:v>-10.873622660236375</c:v>
                </c:pt>
                <c:pt idx="775">
                  <c:v>-16.591759563437485</c:v>
                </c:pt>
                <c:pt idx="776">
                  <c:v>-19.818961611702388</c:v>
                </c:pt>
                <c:pt idx="777">
                  <c:v>-23.035973055047144</c:v>
                </c:pt>
                <c:pt idx="778">
                  <c:v>-29.673847811276737</c:v>
                </c:pt>
                <c:pt idx="779">
                  <c:v>-35.833584314741337</c:v>
                </c:pt>
                <c:pt idx="780">
                  <c:v>-39.973352027564729</c:v>
                </c:pt>
                <c:pt idx="781">
                  <c:v>-44.762389089415919</c:v>
                </c:pt>
                <c:pt idx="782">
                  <c:v>-49.025133972602973</c:v>
                </c:pt>
                <c:pt idx="783">
                  <c:v>-51.736603029025737</c:v>
                </c:pt>
                <c:pt idx="784">
                  <c:v>-54.220077194606041</c:v>
                </c:pt>
                <c:pt idx="785">
                  <c:v>-55.565604204373336</c:v>
                </c:pt>
                <c:pt idx="786">
                  <c:v>-55.451367879252409</c:v>
                </c:pt>
                <c:pt idx="787">
                  <c:v>-56.30218072715828</c:v>
                </c:pt>
                <c:pt idx="788">
                  <c:v>-57.185292567535711</c:v>
                </c:pt>
                <c:pt idx="789">
                  <c:v>-58.68381215478076</c:v>
                </c:pt>
                <c:pt idx="790">
                  <c:v>-60.272053135915556</c:v>
                </c:pt>
                <c:pt idx="791">
                  <c:v>-61.21462293411475</c:v>
                </c:pt>
                <c:pt idx="792">
                  <c:v>-61.802477933049978</c:v>
                </c:pt>
                <c:pt idx="793">
                  <c:v>-61.923185931800433</c:v>
                </c:pt>
                <c:pt idx="794">
                  <c:v>-58.735327428274516</c:v>
                </c:pt>
                <c:pt idx="795">
                  <c:v>-58.57612422306957</c:v>
                </c:pt>
                <c:pt idx="796">
                  <c:v>-56.665478324403423</c:v>
                </c:pt>
                <c:pt idx="797">
                  <c:v>-56.674606208635772</c:v>
                </c:pt>
                <c:pt idx="798">
                  <c:v>-55.736634161453438</c:v>
                </c:pt>
                <c:pt idx="799">
                  <c:v>-55.270544665308236</c:v>
                </c:pt>
                <c:pt idx="800">
                  <c:v>-54.585461053405929</c:v>
                </c:pt>
                <c:pt idx="801">
                  <c:v>-51.478045536857564</c:v>
                </c:pt>
                <c:pt idx="802">
                  <c:v>-49.521929657674939</c:v>
                </c:pt>
                <c:pt idx="803">
                  <c:v>-48.902271710460177</c:v>
                </c:pt>
                <c:pt idx="804">
                  <c:v>-47.139398046817853</c:v>
                </c:pt>
                <c:pt idx="805">
                  <c:v>-44.977394397537338</c:v>
                </c:pt>
                <c:pt idx="806">
                  <c:v>-43.175928043720674</c:v>
                </c:pt>
                <c:pt idx="807">
                  <c:v>-39.764224214725857</c:v>
                </c:pt>
                <c:pt idx="808">
                  <c:v>-34.914885167012869</c:v>
                </c:pt>
                <c:pt idx="809">
                  <c:v>-31.203653097961492</c:v>
                </c:pt>
                <c:pt idx="810">
                  <c:v>-27.771675620369081</c:v>
                </c:pt>
                <c:pt idx="811">
                  <c:v>-23.931272432499341</c:v>
                </c:pt>
                <c:pt idx="812">
                  <c:v>-22.735123573257923</c:v>
                </c:pt>
                <c:pt idx="813">
                  <c:v>-18.608051732094363</c:v>
                </c:pt>
                <c:pt idx="814">
                  <c:v>-12.884029315264337</c:v>
                </c:pt>
                <c:pt idx="815">
                  <c:v>-9.9539646189012814</c:v>
                </c:pt>
                <c:pt idx="816">
                  <c:v>-2.6781802129467858</c:v>
                </c:pt>
                <c:pt idx="817">
                  <c:v>8.6017279180336139</c:v>
                </c:pt>
                <c:pt idx="818">
                  <c:v>20.184316514189554</c:v>
                </c:pt>
                <c:pt idx="819">
                  <c:v>38.580066587630434</c:v>
                </c:pt>
                <c:pt idx="820">
                  <c:v>48.745932994470081</c:v>
                </c:pt>
                <c:pt idx="821">
                  <c:v>52.207949271102294</c:v>
                </c:pt>
                <c:pt idx="822">
                  <c:v>57.418445643911397</c:v>
                </c:pt>
                <c:pt idx="823">
                  <c:v>62.913427081636414</c:v>
                </c:pt>
                <c:pt idx="824">
                  <c:v>64.734820410663545</c:v>
                </c:pt>
                <c:pt idx="825">
                  <c:v>64.609090376996903</c:v>
                </c:pt>
                <c:pt idx="826">
                  <c:v>63.989089257054928</c:v>
                </c:pt>
                <c:pt idx="827">
                  <c:v>60.850098930895122</c:v>
                </c:pt>
                <c:pt idx="828">
                  <c:v>59.959435447084935</c:v>
                </c:pt>
                <c:pt idx="829">
                  <c:v>61.594949435744567</c:v>
                </c:pt>
                <c:pt idx="830">
                  <c:v>62.732133942340987</c:v>
                </c:pt>
                <c:pt idx="831">
                  <c:v>64.73233644372165</c:v>
                </c:pt>
                <c:pt idx="832">
                  <c:v>66.279702120332416</c:v>
                </c:pt>
                <c:pt idx="833">
                  <c:v>66.681789893682534</c:v>
                </c:pt>
                <c:pt idx="834">
                  <c:v>67.706088317527275</c:v>
                </c:pt>
                <c:pt idx="835">
                  <c:v>69.124049127361971</c:v>
                </c:pt>
                <c:pt idx="836">
                  <c:v>69.530689648436862</c:v>
                </c:pt>
                <c:pt idx="837">
                  <c:v>70.109390728737097</c:v>
                </c:pt>
                <c:pt idx="838">
                  <c:v>71.338924934851164</c:v>
                </c:pt>
                <c:pt idx="839">
                  <c:v>72.306726802102517</c:v>
                </c:pt>
                <c:pt idx="840">
                  <c:v>72.979041135630567</c:v>
                </c:pt>
                <c:pt idx="841">
                  <c:v>73.064741052767147</c:v>
                </c:pt>
                <c:pt idx="842">
                  <c:v>72.208108292652739</c:v>
                </c:pt>
                <c:pt idx="843">
                  <c:v>71.519505399114038</c:v>
                </c:pt>
                <c:pt idx="844">
                  <c:v>71.676234106552371</c:v>
                </c:pt>
                <c:pt idx="845">
                  <c:v>72.954687611371469</c:v>
                </c:pt>
                <c:pt idx="846">
                  <c:v>74.41846552670286</c:v>
                </c:pt>
                <c:pt idx="847">
                  <c:v>74.360901855171264</c:v>
                </c:pt>
                <c:pt idx="848">
                  <c:v>72.10039506129047</c:v>
                </c:pt>
                <c:pt idx="849">
                  <c:v>68.399864022275992</c:v>
                </c:pt>
                <c:pt idx="850">
                  <c:v>62.88376165051902</c:v>
                </c:pt>
                <c:pt idx="851">
                  <c:v>53.941392431380038</c:v>
                </c:pt>
                <c:pt idx="852">
                  <c:v>53.23518798803935</c:v>
                </c:pt>
                <c:pt idx="853">
                  <c:v>52.241180304528839</c:v>
                </c:pt>
                <c:pt idx="854">
                  <c:v>47.333726676770304</c:v>
                </c:pt>
                <c:pt idx="855">
                  <c:v>40.116531335883721</c:v>
                </c:pt>
                <c:pt idx="856">
                  <c:v>31.13560174391846</c:v>
                </c:pt>
                <c:pt idx="857">
                  <c:v>22.286796894346562</c:v>
                </c:pt>
                <c:pt idx="858">
                  <c:v>16.481736567800748</c:v>
                </c:pt>
                <c:pt idx="859">
                  <c:v>11.230359195374644</c:v>
                </c:pt>
                <c:pt idx="860">
                  <c:v>11.105273196746303</c:v>
                </c:pt>
                <c:pt idx="861">
                  <c:v>13.180065044674668</c:v>
                </c:pt>
                <c:pt idx="862">
                  <c:v>8.0839938788935388</c:v>
                </c:pt>
                <c:pt idx="863">
                  <c:v>-5.2878985538770101E-2</c:v>
                </c:pt>
                <c:pt idx="864">
                  <c:v>-8.9527092104459385</c:v>
                </c:pt>
                <c:pt idx="865">
                  <c:v>-16.425235595184134</c:v>
                </c:pt>
                <c:pt idx="866">
                  <c:v>-23.90695554562787</c:v>
                </c:pt>
                <c:pt idx="867">
                  <c:v>-28.331173435087329</c:v>
                </c:pt>
                <c:pt idx="868">
                  <c:v>-32.348480544817868</c:v>
                </c:pt>
                <c:pt idx="869">
                  <c:v>-35.962732963890552</c:v>
                </c:pt>
                <c:pt idx="870">
                  <c:v>-39.695979048402954</c:v>
                </c:pt>
                <c:pt idx="871">
                  <c:v>-41.979603793301607</c:v>
                </c:pt>
                <c:pt idx="872">
                  <c:v>-44.101976206155271</c:v>
                </c:pt>
                <c:pt idx="873">
                  <c:v>-46.043167752922365</c:v>
                </c:pt>
                <c:pt idx="874">
                  <c:v>-47.2952003885663</c:v>
                </c:pt>
                <c:pt idx="875">
                  <c:v>-48.728664148910838</c:v>
                </c:pt>
                <c:pt idx="876">
                  <c:v>-49.648738155760739</c:v>
                </c:pt>
                <c:pt idx="877">
                  <c:v>-49.913060609098402</c:v>
                </c:pt>
                <c:pt idx="878">
                  <c:v>-50.561654538602895</c:v>
                </c:pt>
                <c:pt idx="879">
                  <c:v>-51.4938323229742</c:v>
                </c:pt>
                <c:pt idx="880">
                  <c:v>-52.616097332440539</c:v>
                </c:pt>
                <c:pt idx="881">
                  <c:v>-53.085902541120689</c:v>
                </c:pt>
                <c:pt idx="882">
                  <c:v>-52.533765156287011</c:v>
                </c:pt>
                <c:pt idx="883">
                  <c:v>-51.019323293737472</c:v>
                </c:pt>
                <c:pt idx="884">
                  <c:v>-49.239757962096917</c:v>
                </c:pt>
                <c:pt idx="885">
                  <c:v>-47.755552143838194</c:v>
                </c:pt>
                <c:pt idx="886">
                  <c:v>-45.544104476052865</c:v>
                </c:pt>
                <c:pt idx="887">
                  <c:v>-44.665108464896953</c:v>
                </c:pt>
                <c:pt idx="888">
                  <c:v>-46.379789629632612</c:v>
                </c:pt>
                <c:pt idx="889">
                  <c:v>-46.446252859782852</c:v>
                </c:pt>
                <c:pt idx="890">
                  <c:v>-44.68859833046664</c:v>
                </c:pt>
                <c:pt idx="891">
                  <c:v>-42.842660831702126</c:v>
                </c:pt>
                <c:pt idx="892">
                  <c:v>-41.303251379112197</c:v>
                </c:pt>
                <c:pt idx="893">
                  <c:v>-41.684132334849835</c:v>
                </c:pt>
                <c:pt idx="894">
                  <c:v>-41.399902078312074</c:v>
                </c:pt>
                <c:pt idx="895">
                  <c:v>-37.420112820461696</c:v>
                </c:pt>
                <c:pt idx="896">
                  <c:v>-32.219471205895495</c:v>
                </c:pt>
                <c:pt idx="897">
                  <c:v>-24.019196859151482</c:v>
                </c:pt>
                <c:pt idx="898">
                  <c:v>-22.847032059429171</c:v>
                </c:pt>
                <c:pt idx="899">
                  <c:v>-21.423591574654136</c:v>
                </c:pt>
                <c:pt idx="900">
                  <c:v>-20.149931983222999</c:v>
                </c:pt>
                <c:pt idx="901">
                  <c:v>-15.852751023874205</c:v>
                </c:pt>
                <c:pt idx="902">
                  <c:v>-15.300804476774767</c:v>
                </c:pt>
                <c:pt idx="903">
                  <c:v>-9.8837564163136147</c:v>
                </c:pt>
                <c:pt idx="904">
                  <c:v>-2.33300045337799</c:v>
                </c:pt>
                <c:pt idx="905">
                  <c:v>5.2182286215035845</c:v>
                </c:pt>
                <c:pt idx="906">
                  <c:v>10.761736552895808</c:v>
                </c:pt>
                <c:pt idx="907">
                  <c:v>18.100352096261449</c:v>
                </c:pt>
                <c:pt idx="908">
                  <c:v>23.590047127414959</c:v>
                </c:pt>
                <c:pt idx="909">
                  <c:v>38.324841655962139</c:v>
                </c:pt>
                <c:pt idx="910">
                  <c:v>48.271939135652943</c:v>
                </c:pt>
                <c:pt idx="911">
                  <c:v>56.824625638128467</c:v>
                </c:pt>
                <c:pt idx="912">
                  <c:v>58.923210370049354</c:v>
                </c:pt>
                <c:pt idx="913">
                  <c:v>63.690692171913589</c:v>
                </c:pt>
                <c:pt idx="914">
                  <c:v>63.178828963780695</c:v>
                </c:pt>
                <c:pt idx="915">
                  <c:v>64.352238480698418</c:v>
                </c:pt>
                <c:pt idx="916">
                  <c:v>64.100879811721853</c:v>
                </c:pt>
                <c:pt idx="917">
                  <c:v>66.053512875032951</c:v>
                </c:pt>
                <c:pt idx="918">
                  <c:v>66.517923138853234</c:v>
                </c:pt>
                <c:pt idx="919">
                  <c:v>68.88321495386657</c:v>
                </c:pt>
                <c:pt idx="920">
                  <c:v>70.866962778880961</c:v>
                </c:pt>
                <c:pt idx="921">
                  <c:v>72.821623395842039</c:v>
                </c:pt>
                <c:pt idx="922">
                  <c:v>73.361879945229646</c:v>
                </c:pt>
                <c:pt idx="923">
                  <c:v>73.059376215938499</c:v>
                </c:pt>
                <c:pt idx="924">
                  <c:v>74.686625904349</c:v>
                </c:pt>
                <c:pt idx="925">
                  <c:v>72.237994914591198</c:v>
                </c:pt>
                <c:pt idx="926">
                  <c:v>70.903752710100107</c:v>
                </c:pt>
                <c:pt idx="927">
                  <c:v>68.279674147851821</c:v>
                </c:pt>
                <c:pt idx="928">
                  <c:v>65.196295224666386</c:v>
                </c:pt>
                <c:pt idx="929">
                  <c:v>67.621347814801069</c:v>
                </c:pt>
                <c:pt idx="930">
                  <c:v>71.336035884598843</c:v>
                </c:pt>
                <c:pt idx="931">
                  <c:v>72.451017167545729</c:v>
                </c:pt>
                <c:pt idx="932">
                  <c:v>71.70276291807032</c:v>
                </c:pt>
                <c:pt idx="933">
                  <c:v>71.504025737136118</c:v>
                </c:pt>
                <c:pt idx="934">
                  <c:v>73.019161072838926</c:v>
                </c:pt>
                <c:pt idx="935">
                  <c:v>68.643068245503855</c:v>
                </c:pt>
                <c:pt idx="936">
                  <c:v>63.539685783902705</c:v>
                </c:pt>
                <c:pt idx="937">
                  <c:v>59.182525820205996</c:v>
                </c:pt>
                <c:pt idx="938">
                  <c:v>59.750490070312146</c:v>
                </c:pt>
                <c:pt idx="939">
                  <c:v>59.58575008838249</c:v>
                </c:pt>
                <c:pt idx="940">
                  <c:v>62.240183440573972</c:v>
                </c:pt>
                <c:pt idx="941">
                  <c:v>65.450668004967113</c:v>
                </c:pt>
                <c:pt idx="942">
                  <c:v>67.337692606304444</c:v>
                </c:pt>
                <c:pt idx="943">
                  <c:v>67.044431850521292</c:v>
                </c:pt>
                <c:pt idx="944">
                  <c:v>64.183697910489443</c:v>
                </c:pt>
                <c:pt idx="945">
                  <c:v>52.50484472189482</c:v>
                </c:pt>
                <c:pt idx="946">
                  <c:v>30.550543265399448</c:v>
                </c:pt>
                <c:pt idx="947">
                  <c:v>6.3300539987672666</c:v>
                </c:pt>
                <c:pt idx="948">
                  <c:v>1.1319496753931784</c:v>
                </c:pt>
                <c:pt idx="949">
                  <c:v>6.9858044455671271</c:v>
                </c:pt>
                <c:pt idx="950">
                  <c:v>19.226026596223576</c:v>
                </c:pt>
                <c:pt idx="951">
                  <c:v>19.076656976688408</c:v>
                </c:pt>
                <c:pt idx="952">
                  <c:v>5.7893687871893169</c:v>
                </c:pt>
                <c:pt idx="953">
                  <c:v>-10.111796154297943</c:v>
                </c:pt>
                <c:pt idx="954">
                  <c:v>-18.340562787739842</c:v>
                </c:pt>
                <c:pt idx="955">
                  <c:v>-24.779267959356506</c:v>
                </c:pt>
                <c:pt idx="956">
                  <c:v>-31.01677199778241</c:v>
                </c:pt>
                <c:pt idx="957">
                  <c:v>-36.736975611485875</c:v>
                </c:pt>
                <c:pt idx="958">
                  <c:v>-42.109545291892218</c:v>
                </c:pt>
                <c:pt idx="959">
                  <c:v>-46.997112944130635</c:v>
                </c:pt>
                <c:pt idx="960">
                  <c:v>-50.263183286123521</c:v>
                </c:pt>
                <c:pt idx="961">
                  <c:v>-52.464806190775015</c:v>
                </c:pt>
                <c:pt idx="962">
                  <c:v>-53.353124011760279</c:v>
                </c:pt>
                <c:pt idx="963">
                  <c:v>-53.282794690020587</c:v>
                </c:pt>
                <c:pt idx="964">
                  <c:v>-53.628237934011381</c:v>
                </c:pt>
                <c:pt idx="965">
                  <c:v>-53.851879412161793</c:v>
                </c:pt>
                <c:pt idx="966">
                  <c:v>-54.230041124604973</c:v>
                </c:pt>
                <c:pt idx="967">
                  <c:v>-54.799627326078301</c:v>
                </c:pt>
                <c:pt idx="968">
                  <c:v>-55.739565141783828</c:v>
                </c:pt>
                <c:pt idx="969">
                  <c:v>-57.109516299543955</c:v>
                </c:pt>
                <c:pt idx="970">
                  <c:v>-58.279396168225198</c:v>
                </c:pt>
                <c:pt idx="971">
                  <c:v>-58.49906379685423</c:v>
                </c:pt>
                <c:pt idx="972">
                  <c:v>-58.122099394858488</c:v>
                </c:pt>
                <c:pt idx="973">
                  <c:v>-56.977351192640839</c:v>
                </c:pt>
                <c:pt idx="974">
                  <c:v>-55.828057760460553</c:v>
                </c:pt>
                <c:pt idx="975">
                  <c:v>-54.79386412407986</c:v>
                </c:pt>
                <c:pt idx="976">
                  <c:v>-53.474936006156483</c:v>
                </c:pt>
                <c:pt idx="977">
                  <c:v>-52.214917888382963</c:v>
                </c:pt>
                <c:pt idx="978">
                  <c:v>-50.628674925134064</c:v>
                </c:pt>
                <c:pt idx="979">
                  <c:v>-50.952632279326039</c:v>
                </c:pt>
                <c:pt idx="980">
                  <c:v>-51.035607257142956</c:v>
                </c:pt>
                <c:pt idx="981">
                  <c:v>-51.209975682672741</c:v>
                </c:pt>
                <c:pt idx="982">
                  <c:v>-49.939842823298648</c:v>
                </c:pt>
                <c:pt idx="983">
                  <c:v>-47.343166481141523</c:v>
                </c:pt>
                <c:pt idx="984">
                  <c:v>-45.347824784793893</c:v>
                </c:pt>
                <c:pt idx="985">
                  <c:v>-45.874772450252493</c:v>
                </c:pt>
                <c:pt idx="986">
                  <c:v>-46.790975165157874</c:v>
                </c:pt>
                <c:pt idx="987">
                  <c:v>-44.49173422461913</c:v>
                </c:pt>
                <c:pt idx="988">
                  <c:v>-51.18121342205491</c:v>
                </c:pt>
                <c:pt idx="989">
                  <c:v>-33.287238847062348</c:v>
                </c:pt>
                <c:pt idx="990">
                  <c:v>-31.709340393794339</c:v>
                </c:pt>
                <c:pt idx="991">
                  <c:v>-21.534317994179062</c:v>
                </c:pt>
                <c:pt idx="992">
                  <c:v>-3.1312734941466585</c:v>
                </c:pt>
                <c:pt idx="993">
                  <c:v>16.637798550567947</c:v>
                </c:pt>
                <c:pt idx="994">
                  <c:v>36.154223138051044</c:v>
                </c:pt>
                <c:pt idx="995">
                  <c:v>45.68146544275757</c:v>
                </c:pt>
                <c:pt idx="996">
                  <c:v>55.612444144129327</c:v>
                </c:pt>
                <c:pt idx="997">
                  <c:v>58.823496564103252</c:v>
                </c:pt>
                <c:pt idx="998">
                  <c:v>58.640417054182329</c:v>
                </c:pt>
                <c:pt idx="999">
                  <c:v>59.959367406706789</c:v>
                </c:pt>
                <c:pt idx="1000">
                  <c:v>60.377193865199693</c:v>
                </c:pt>
                <c:pt idx="1001">
                  <c:v>62.525473605771737</c:v>
                </c:pt>
                <c:pt idx="1002">
                  <c:v>65.14879863694442</c:v>
                </c:pt>
                <c:pt idx="1003">
                  <c:v>64.790421211086894</c:v>
                </c:pt>
                <c:pt idx="1004">
                  <c:v>69.03831881403093</c:v>
                </c:pt>
                <c:pt idx="1005">
                  <c:v>71.841465252865817</c:v>
                </c:pt>
                <c:pt idx="1006">
                  <c:v>71.669855174036314</c:v>
                </c:pt>
                <c:pt idx="1007">
                  <c:v>70.554476883387821</c:v>
                </c:pt>
                <c:pt idx="1008">
                  <c:v>72.813585558411233</c:v>
                </c:pt>
                <c:pt idx="1009">
                  <c:v>71.945645462094078</c:v>
                </c:pt>
                <c:pt idx="1010">
                  <c:v>69.940388400893895</c:v>
                </c:pt>
                <c:pt idx="1011">
                  <c:v>74.802960987003274</c:v>
                </c:pt>
                <c:pt idx="1012">
                  <c:v>76.603506824659277</c:v>
                </c:pt>
                <c:pt idx="1013">
                  <c:v>77.216475035231596</c:v>
                </c:pt>
                <c:pt idx="1014">
                  <c:v>77.027696697967102</c:v>
                </c:pt>
                <c:pt idx="1015">
                  <c:v>77.947197693330253</c:v>
                </c:pt>
                <c:pt idx="1016">
                  <c:v>77.41672858951722</c:v>
                </c:pt>
                <c:pt idx="1017">
                  <c:v>75.832921925285447</c:v>
                </c:pt>
                <c:pt idx="1018">
                  <c:v>75.248390616937712</c:v>
                </c:pt>
                <c:pt idx="1019">
                  <c:v>74.622446907592149</c:v>
                </c:pt>
                <c:pt idx="1020">
                  <c:v>75.563747576436811</c:v>
                </c:pt>
                <c:pt idx="1021">
                  <c:v>78.007784369273253</c:v>
                </c:pt>
                <c:pt idx="1022">
                  <c:v>79.984646650335108</c:v>
                </c:pt>
                <c:pt idx="1023">
                  <c:v>77.087995401690875</c:v>
                </c:pt>
                <c:pt idx="1024">
                  <c:v>74.184135047150676</c:v>
                </c:pt>
                <c:pt idx="1025">
                  <c:v>73.1943860383642</c:v>
                </c:pt>
                <c:pt idx="1026">
                  <c:v>74.264479308621063</c:v>
                </c:pt>
                <c:pt idx="1027">
                  <c:v>68.123927850046741</c:v>
                </c:pt>
                <c:pt idx="1028">
                  <c:v>65.9797231137252</c:v>
                </c:pt>
                <c:pt idx="1029">
                  <c:v>66.948453370652601</c:v>
                </c:pt>
                <c:pt idx="1030">
                  <c:v>66.246288293079374</c:v>
                </c:pt>
                <c:pt idx="1031">
                  <c:v>65.172284544697362</c:v>
                </c:pt>
                <c:pt idx="1032">
                  <c:v>66.371385248604781</c:v>
                </c:pt>
                <c:pt idx="1033">
                  <c:v>70.768396742365937</c:v>
                </c:pt>
                <c:pt idx="1034">
                  <c:v>73.744492316764976</c:v>
                </c:pt>
                <c:pt idx="1035">
                  <c:v>70.087719295839875</c:v>
                </c:pt>
                <c:pt idx="1036">
                  <c:v>56.819068326142563</c:v>
                </c:pt>
                <c:pt idx="1037">
                  <c:v>41.004070780212011</c:v>
                </c:pt>
                <c:pt idx="1038">
                  <c:v>27.78900639596484</c:v>
                </c:pt>
                <c:pt idx="1039">
                  <c:v>19.68481282450286</c:v>
                </c:pt>
                <c:pt idx="1040">
                  <c:v>19.380335183822453</c:v>
                </c:pt>
                <c:pt idx="1041">
                  <c:v>17.720450046640469</c:v>
                </c:pt>
                <c:pt idx="1042">
                  <c:v>11.665941287712547</c:v>
                </c:pt>
                <c:pt idx="1043">
                  <c:v>5.3511486692693619</c:v>
                </c:pt>
                <c:pt idx="1044">
                  <c:v>-6.022196390387327</c:v>
                </c:pt>
                <c:pt idx="1045">
                  <c:v>-14.7857350494813</c:v>
                </c:pt>
                <c:pt idx="1046">
                  <c:v>-20.442040426266942</c:v>
                </c:pt>
                <c:pt idx="1047">
                  <c:v>-26.039799555439991</c:v>
                </c:pt>
                <c:pt idx="1048">
                  <c:v>-31.807522212878975</c:v>
                </c:pt>
                <c:pt idx="1049">
                  <c:v>-38.618341776427215</c:v>
                </c:pt>
                <c:pt idx="1050">
                  <c:v>-43.72733168896</c:v>
                </c:pt>
                <c:pt idx="1051">
                  <c:v>-47.689087010687182</c:v>
                </c:pt>
                <c:pt idx="1052">
                  <c:v>-50.634889681282068</c:v>
                </c:pt>
                <c:pt idx="1053">
                  <c:v>-53.156168607038367</c:v>
                </c:pt>
                <c:pt idx="1054">
                  <c:v>-55.401811285499861</c:v>
                </c:pt>
                <c:pt idx="1055">
                  <c:v>-56.956115542578068</c:v>
                </c:pt>
                <c:pt idx="1056">
                  <c:v>-57.913305353588271</c:v>
                </c:pt>
                <c:pt idx="1057">
                  <c:v>-58.367301420481731</c:v>
                </c:pt>
                <c:pt idx="1058">
                  <c:v>-58.6920879898354</c:v>
                </c:pt>
                <c:pt idx="1059">
                  <c:v>-58.531291266584596</c:v>
                </c:pt>
                <c:pt idx="1060">
                  <c:v>-58.005929918012086</c:v>
                </c:pt>
                <c:pt idx="1061">
                  <c:v>-57.872915338922105</c:v>
                </c:pt>
                <c:pt idx="1062">
                  <c:v>-57.660623427361166</c:v>
                </c:pt>
                <c:pt idx="1063">
                  <c:v>-57.777252230513682</c:v>
                </c:pt>
                <c:pt idx="1064">
                  <c:v>-58.061467671430485</c:v>
                </c:pt>
                <c:pt idx="1065">
                  <c:v>-58.417129081904619</c:v>
                </c:pt>
                <c:pt idx="1066">
                  <c:v>-57.675966480055259</c:v>
                </c:pt>
                <c:pt idx="1067">
                  <c:v>-56.404322198368561</c:v>
                </c:pt>
                <c:pt idx="1068">
                  <c:v>-54.196387027619117</c:v>
                </c:pt>
                <c:pt idx="1069">
                  <c:v>-51.974332425406722</c:v>
                </c:pt>
                <c:pt idx="1070">
                  <c:v>-49.040287477212587</c:v>
                </c:pt>
                <c:pt idx="1071">
                  <c:v>-45.667005948985121</c:v>
                </c:pt>
                <c:pt idx="1072">
                  <c:v>-43.870809210861445</c:v>
                </c:pt>
                <c:pt idx="1073">
                  <c:v>-43.887164337049519</c:v>
                </c:pt>
                <c:pt idx="1074">
                  <c:v>-43.788002898292241</c:v>
                </c:pt>
                <c:pt idx="1075">
                  <c:v>-44.939141169152492</c:v>
                </c:pt>
                <c:pt idx="1076">
                  <c:v>-48.817123942956954</c:v>
                </c:pt>
                <c:pt idx="1077">
                  <c:v>-50.526055814326241</c:v>
                </c:pt>
                <c:pt idx="1078">
                  <c:v>-51.762144101524498</c:v>
                </c:pt>
                <c:pt idx="1079">
                  <c:v>-51.254072658657222</c:v>
                </c:pt>
                <c:pt idx="1080">
                  <c:v>-46.984222465597867</c:v>
                </c:pt>
                <c:pt idx="1081">
                  <c:v>-38.992970040803975</c:v>
                </c:pt>
                <c:pt idx="1082">
                  <c:v>-29.550544969545893</c:v>
                </c:pt>
                <c:pt idx="1083">
                  <c:v>-17.733863814236805</c:v>
                </c:pt>
                <c:pt idx="1084">
                  <c:v>-7.1441288698380401</c:v>
                </c:pt>
                <c:pt idx="1085">
                  <c:v>4.3573940662969237</c:v>
                </c:pt>
                <c:pt idx="1086">
                  <c:v>8.6025788727013435</c:v>
                </c:pt>
                <c:pt idx="1087">
                  <c:v>12.217170987116903</c:v>
                </c:pt>
                <c:pt idx="1088">
                  <c:v>16.128043272455407</c:v>
                </c:pt>
                <c:pt idx="1089">
                  <c:v>23.185496575566894</c:v>
                </c:pt>
                <c:pt idx="1090">
                  <c:v>35.287004167986595</c:v>
                </c:pt>
                <c:pt idx="1091">
                  <c:v>44.549795465516546</c:v>
                </c:pt>
                <c:pt idx="1092">
                  <c:v>54.16335665465359</c:v>
                </c:pt>
                <c:pt idx="1093">
                  <c:v>60.950844280312111</c:v>
                </c:pt>
                <c:pt idx="1094">
                  <c:v>64.872831031326513</c:v>
                </c:pt>
                <c:pt idx="1095">
                  <c:v>68.337659251893754</c:v>
                </c:pt>
                <c:pt idx="1096">
                  <c:v>69.383243209099987</c:v>
                </c:pt>
                <c:pt idx="1097">
                  <c:v>69.975345590950809</c:v>
                </c:pt>
                <c:pt idx="1098">
                  <c:v>71.710082528580017</c:v>
                </c:pt>
                <c:pt idx="1099">
                  <c:v>73.187686508085918</c:v>
                </c:pt>
                <c:pt idx="1100">
                  <c:v>74.890584221286545</c:v>
                </c:pt>
                <c:pt idx="1101">
                  <c:v>77.222199331581137</c:v>
                </c:pt>
                <c:pt idx="1102">
                  <c:v>78.693735992807547</c:v>
                </c:pt>
                <c:pt idx="1103">
                  <c:v>79.368601809395798</c:v>
                </c:pt>
                <c:pt idx="1104">
                  <c:v>79.899717117659449</c:v>
                </c:pt>
                <c:pt idx="1105">
                  <c:v>80.569881571670138</c:v>
                </c:pt>
                <c:pt idx="1106">
                  <c:v>81.493792973685885</c:v>
                </c:pt>
                <c:pt idx="1107">
                  <c:v>82.580343518971276</c:v>
                </c:pt>
                <c:pt idx="1108">
                  <c:v>83.318845851018452</c:v>
                </c:pt>
                <c:pt idx="1109">
                  <c:v>84.140615222665303</c:v>
                </c:pt>
                <c:pt idx="1110">
                  <c:v>84.25209545743887</c:v>
                </c:pt>
                <c:pt idx="1111">
                  <c:v>83.74203130094908</c:v>
                </c:pt>
                <c:pt idx="1112">
                  <c:v>82.474581246206213</c:v>
                </c:pt>
                <c:pt idx="1113">
                  <c:v>81.0681909946709</c:v>
                </c:pt>
                <c:pt idx="1114">
                  <c:v>80.819342596149369</c:v>
                </c:pt>
                <c:pt idx="1115">
                  <c:v>82.661953593312603</c:v>
                </c:pt>
                <c:pt idx="1116">
                  <c:v>84.029514308488075</c:v>
                </c:pt>
                <c:pt idx="1117">
                  <c:v>83.052124413819797</c:v>
                </c:pt>
                <c:pt idx="1118">
                  <c:v>80.754694566895708</c:v>
                </c:pt>
                <c:pt idx="1119">
                  <c:v>78.381559506101894</c:v>
                </c:pt>
                <c:pt idx="1120">
                  <c:v>76.533722819683007</c:v>
                </c:pt>
                <c:pt idx="1121">
                  <c:v>75.678858485284906</c:v>
                </c:pt>
                <c:pt idx="1122">
                  <c:v>75.1234405328549</c:v>
                </c:pt>
                <c:pt idx="1123">
                  <c:v>75.335963999914739</c:v>
                </c:pt>
                <c:pt idx="1124">
                  <c:v>74.626826706494583</c:v>
                </c:pt>
                <c:pt idx="1125">
                  <c:v>71.59536188989712</c:v>
                </c:pt>
                <c:pt idx="1126">
                  <c:v>67.378289013552305</c:v>
                </c:pt>
                <c:pt idx="1127">
                  <c:v>61.477535312996473</c:v>
                </c:pt>
                <c:pt idx="1128">
                  <c:v>43.104833503824516</c:v>
                </c:pt>
                <c:pt idx="1129">
                  <c:v>20.959091952109642</c:v>
                </c:pt>
                <c:pt idx="1130">
                  <c:v>2.7359106397570652</c:v>
                </c:pt>
                <c:pt idx="1131">
                  <c:v>-2.6884142467976635</c:v>
                </c:pt>
                <c:pt idx="1132">
                  <c:v>12.400232459492754</c:v>
                </c:pt>
                <c:pt idx="1133">
                  <c:v>28.606511416505356</c:v>
                </c:pt>
                <c:pt idx="1134">
                  <c:v>36.444064705623845</c:v>
                </c:pt>
                <c:pt idx="1135">
                  <c:v>34.917711556943601</c:v>
                </c:pt>
                <c:pt idx="1136">
                  <c:v>23.312107829977698</c:v>
                </c:pt>
                <c:pt idx="1137">
                  <c:v>10.132161997035739</c:v>
                </c:pt>
                <c:pt idx="1138">
                  <c:v>-3.4409339975881621</c:v>
                </c:pt>
                <c:pt idx="1139">
                  <c:v>-13.473475029392702</c:v>
                </c:pt>
                <c:pt idx="1140">
                  <c:v>-20.257602147452438</c:v>
                </c:pt>
                <c:pt idx="1141">
                  <c:v>-28.244466152213363</c:v>
                </c:pt>
                <c:pt idx="1142">
                  <c:v>-35.373532913532998</c:v>
                </c:pt>
                <c:pt idx="1143">
                  <c:v>-43.060383399440816</c:v>
                </c:pt>
                <c:pt idx="1144">
                  <c:v>-49.657120582795251</c:v>
                </c:pt>
                <c:pt idx="1145">
                  <c:v>-53.783018380428288</c:v>
                </c:pt>
                <c:pt idx="1146">
                  <c:v>-55.952354084454129</c:v>
                </c:pt>
                <c:pt idx="1147">
                  <c:v>-56.340067804524701</c:v>
                </c:pt>
                <c:pt idx="1148">
                  <c:v>-56.966316724895357</c:v>
                </c:pt>
                <c:pt idx="1149">
                  <c:v>-56.813980465778201</c:v>
                </c:pt>
                <c:pt idx="1150">
                  <c:v>-57.984683408120397</c:v>
                </c:pt>
                <c:pt idx="1151">
                  <c:v>-58.853698667189697</c:v>
                </c:pt>
                <c:pt idx="1152">
                  <c:v>-60.15874769872589</c:v>
                </c:pt>
                <c:pt idx="1153">
                  <c:v>-60.870032785615791</c:v>
                </c:pt>
                <c:pt idx="1154">
                  <c:v>-60.913263838066449</c:v>
                </c:pt>
                <c:pt idx="1155">
                  <c:v>-60.683041204818409</c:v>
                </c:pt>
                <c:pt idx="1156">
                  <c:v>-60.248827766672029</c:v>
                </c:pt>
                <c:pt idx="1157">
                  <c:v>-59.625117151893221</c:v>
                </c:pt>
                <c:pt idx="1158">
                  <c:v>-59.559345168829239</c:v>
                </c:pt>
                <c:pt idx="1159">
                  <c:v>-58.670119165353533</c:v>
                </c:pt>
                <c:pt idx="1160">
                  <c:v>-57.92855577988086</c:v>
                </c:pt>
                <c:pt idx="1161">
                  <c:v>-56.423760486153355</c:v>
                </c:pt>
                <c:pt idx="1162">
                  <c:v>-55.289558517377209</c:v>
                </c:pt>
                <c:pt idx="1163">
                  <c:v>-54.070262637278965</c:v>
                </c:pt>
                <c:pt idx="1164">
                  <c:v>-53.263386106032996</c:v>
                </c:pt>
                <c:pt idx="1165">
                  <c:v>-52.626796318979352</c:v>
                </c:pt>
                <c:pt idx="1166">
                  <c:v>-50.913442809453322</c:v>
                </c:pt>
                <c:pt idx="1167">
                  <c:v>-49.827177629161348</c:v>
                </c:pt>
                <c:pt idx="1168">
                  <c:v>-47.660287018331807</c:v>
                </c:pt>
                <c:pt idx="1169">
                  <c:v>-46.740682708206613</c:v>
                </c:pt>
                <c:pt idx="1170">
                  <c:v>-44.435899933529065</c:v>
                </c:pt>
                <c:pt idx="1171">
                  <c:v>-41.856480812665247</c:v>
                </c:pt>
                <c:pt idx="1172">
                  <c:v>-43.858286193573129</c:v>
                </c:pt>
                <c:pt idx="1173">
                  <c:v>-43.557594178601136</c:v>
                </c:pt>
                <c:pt idx="1174">
                  <c:v>-41.329483656694585</c:v>
                </c:pt>
                <c:pt idx="1175">
                  <c:v>-36.999724478376606</c:v>
                </c:pt>
                <c:pt idx="1176">
                  <c:v>-32.387981624272932</c:v>
                </c:pt>
                <c:pt idx="1177">
                  <c:v>-23.160755771859829</c:v>
                </c:pt>
                <c:pt idx="1178">
                  <c:v>-18.816400385917095</c:v>
                </c:pt>
                <c:pt idx="1179">
                  <c:v>-6.6509881016436179</c:v>
                </c:pt>
                <c:pt idx="1180">
                  <c:v>2.8907458482871449</c:v>
                </c:pt>
                <c:pt idx="1181">
                  <c:v>12.703142041973155</c:v>
                </c:pt>
                <c:pt idx="1182">
                  <c:v>29.690143535664831</c:v>
                </c:pt>
                <c:pt idx="1183">
                  <c:v>36.209417339351582</c:v>
                </c:pt>
                <c:pt idx="1184">
                  <c:v>46.873684053880062</c:v>
                </c:pt>
                <c:pt idx="1185">
                  <c:v>51.349471634481581</c:v>
                </c:pt>
                <c:pt idx="1186">
                  <c:v>53.446802237038227</c:v>
                </c:pt>
                <c:pt idx="1187">
                  <c:v>60.920793827540315</c:v>
                </c:pt>
                <c:pt idx="1188">
                  <c:v>64.711934172744975</c:v>
                </c:pt>
                <c:pt idx="1189">
                  <c:v>69.165346784090403</c:v>
                </c:pt>
                <c:pt idx="1190">
                  <c:v>72.059734751406182</c:v>
                </c:pt>
                <c:pt idx="1191">
                  <c:v>72.305206929367131</c:v>
                </c:pt>
                <c:pt idx="1192">
                  <c:v>74.640494010214582</c:v>
                </c:pt>
                <c:pt idx="1193">
                  <c:v>75.315338410655727</c:v>
                </c:pt>
                <c:pt idx="1194">
                  <c:v>71.459523110539763</c:v>
                </c:pt>
                <c:pt idx="1195">
                  <c:v>74.036894969179144</c:v>
                </c:pt>
                <c:pt idx="1196">
                  <c:v>76.161818976073491</c:v>
                </c:pt>
                <c:pt idx="1197">
                  <c:v>78.532933765799513</c:v>
                </c:pt>
                <c:pt idx="1198">
                  <c:v>77.812975517667894</c:v>
                </c:pt>
                <c:pt idx="1199">
                  <c:v>79.231661424557714</c:v>
                </c:pt>
                <c:pt idx="1200">
                  <c:v>81.674952902392448</c:v>
                </c:pt>
                <c:pt idx="1201">
                  <c:v>82.835855592926194</c:v>
                </c:pt>
                <c:pt idx="1202">
                  <c:v>81.691634858934876</c:v>
                </c:pt>
                <c:pt idx="1203">
                  <c:v>82.728183157844512</c:v>
                </c:pt>
                <c:pt idx="1204">
                  <c:v>83.846314320337498</c:v>
                </c:pt>
                <c:pt idx="1205">
                  <c:v>83.334270069041253</c:v>
                </c:pt>
                <c:pt idx="1206">
                  <c:v>83.372593889641422</c:v>
                </c:pt>
                <c:pt idx="1207">
                  <c:v>82.504642545339095</c:v>
                </c:pt>
                <c:pt idx="1208">
                  <c:v>82.413573778149143</c:v>
                </c:pt>
                <c:pt idx="1209">
                  <c:v>81.867412162473414</c:v>
                </c:pt>
                <c:pt idx="1210">
                  <c:v>77.966593403329227</c:v>
                </c:pt>
                <c:pt idx="1211">
                  <c:v>74.526091672241108</c:v>
                </c:pt>
                <c:pt idx="1212">
                  <c:v>72.009444638908718</c:v>
                </c:pt>
                <c:pt idx="1213">
                  <c:v>71.94856506191978</c:v>
                </c:pt>
                <c:pt idx="1214">
                  <c:v>72.089013562334955</c:v>
                </c:pt>
                <c:pt idx="1215">
                  <c:v>72.739238200786133</c:v>
                </c:pt>
                <c:pt idx="1216">
                  <c:v>74.302919393425682</c:v>
                </c:pt>
                <c:pt idx="1217">
                  <c:v>74.902718325255861</c:v>
                </c:pt>
                <c:pt idx="1218">
                  <c:v>73.624788107606278</c:v>
                </c:pt>
                <c:pt idx="1219">
                  <c:v>68.307480806609959</c:v>
                </c:pt>
                <c:pt idx="1220">
                  <c:v>49.045242407781672</c:v>
                </c:pt>
                <c:pt idx="1221">
                  <c:v>30.420181614598881</c:v>
                </c:pt>
                <c:pt idx="1222">
                  <c:v>19.481811854924068</c:v>
                </c:pt>
                <c:pt idx="1223">
                  <c:v>19.320897343360052</c:v>
                </c:pt>
                <c:pt idx="1224">
                  <c:v>27.32884663107842</c:v>
                </c:pt>
                <c:pt idx="1225">
                  <c:v>27.622858439185585</c:v>
                </c:pt>
                <c:pt idx="1226">
                  <c:v>23.125507538769529</c:v>
                </c:pt>
                <c:pt idx="1227">
                  <c:v>10.06808854137638</c:v>
                </c:pt>
                <c:pt idx="1228">
                  <c:v>-5.2604762969183856</c:v>
                </c:pt>
                <c:pt idx="1229">
                  <c:v>-16.337388942581114</c:v>
                </c:pt>
                <c:pt idx="1230">
                  <c:v>-22.933915946542356</c:v>
                </c:pt>
                <c:pt idx="1231">
                  <c:v>-28.021965526541887</c:v>
                </c:pt>
                <c:pt idx="1232">
                  <c:v>-34.984176685487775</c:v>
                </c:pt>
                <c:pt idx="1233">
                  <c:v>-42.681271076229507</c:v>
                </c:pt>
                <c:pt idx="1234">
                  <c:v>-50.881563064814237</c:v>
                </c:pt>
                <c:pt idx="1235">
                  <c:v>-56.852675611598677</c:v>
                </c:pt>
                <c:pt idx="1236">
                  <c:v>-60.731578588945567</c:v>
                </c:pt>
                <c:pt idx="1237">
                  <c:v>-62.599354530078486</c:v>
                </c:pt>
                <c:pt idx="1238">
                  <c:v>-62.333507835926014</c:v>
                </c:pt>
                <c:pt idx="1239">
                  <c:v>-61.021484305747251</c:v>
                </c:pt>
                <c:pt idx="1240">
                  <c:v>-59.31329755390248</c:v>
                </c:pt>
                <c:pt idx="1241">
                  <c:v>-57.249674427918897</c:v>
                </c:pt>
                <c:pt idx="1242">
                  <c:v>-55.51252559834716</c:v>
                </c:pt>
                <c:pt idx="1243">
                  <c:v>-55.570170363795391</c:v>
                </c:pt>
                <c:pt idx="1244">
                  <c:v>-57.641406070988737</c:v>
                </c:pt>
                <c:pt idx="1245">
                  <c:v>-60.258586030899572</c:v>
                </c:pt>
                <c:pt idx="1246">
                  <c:v>-62.058639900882163</c:v>
                </c:pt>
                <c:pt idx="1247">
                  <c:v>-62.580439820130238</c:v>
                </c:pt>
                <c:pt idx="1248">
                  <c:v>-62.245309678094898</c:v>
                </c:pt>
                <c:pt idx="1249">
                  <c:v>-61.355447480512098</c:v>
                </c:pt>
                <c:pt idx="1250">
                  <c:v>-59.872831279960252</c:v>
                </c:pt>
                <c:pt idx="1251">
                  <c:v>-57.398120667827108</c:v>
                </c:pt>
                <c:pt idx="1252">
                  <c:v>-55.676925782706228</c:v>
                </c:pt>
                <c:pt idx="1253">
                  <c:v>-53.676790361948683</c:v>
                </c:pt>
                <c:pt idx="1254">
                  <c:v>-52.835429782088539</c:v>
                </c:pt>
                <c:pt idx="1255">
                  <c:v>-52.853013483487914</c:v>
                </c:pt>
                <c:pt idx="1256">
                  <c:v>-52.761414889411192</c:v>
                </c:pt>
                <c:pt idx="1257">
                  <c:v>-53.107651460148183</c:v>
                </c:pt>
                <c:pt idx="1258">
                  <c:v>-53.243365222872335</c:v>
                </c:pt>
                <c:pt idx="1259">
                  <c:v>-52.437755426054288</c:v>
                </c:pt>
                <c:pt idx="1260">
                  <c:v>-50.183102341922293</c:v>
                </c:pt>
                <c:pt idx="1261">
                  <c:v>-46.196437310425495</c:v>
                </c:pt>
                <c:pt idx="1262">
                  <c:v>-46.275711195240518</c:v>
                </c:pt>
                <c:pt idx="1263">
                  <c:v>-50.114383329107639</c:v>
                </c:pt>
                <c:pt idx="1264">
                  <c:v>-52.739223538655366</c:v>
                </c:pt>
                <c:pt idx="1265">
                  <c:v>-52.830350060633691</c:v>
                </c:pt>
                <c:pt idx="1266">
                  <c:v>-49.862516515699262</c:v>
                </c:pt>
                <c:pt idx="1267">
                  <c:v>-40.834235587390779</c:v>
                </c:pt>
                <c:pt idx="1268">
                  <c:v>-31.784692737898283</c:v>
                </c:pt>
                <c:pt idx="1269">
                  <c:v>-17.012684341522085</c:v>
                </c:pt>
                <c:pt idx="1270">
                  <c:v>-4.0491233286051527</c:v>
                </c:pt>
                <c:pt idx="1271">
                  <c:v>5.8508512281186356</c:v>
                </c:pt>
                <c:pt idx="1272">
                  <c:v>15.110692001962333</c:v>
                </c:pt>
                <c:pt idx="1273">
                  <c:v>22.410115333812605</c:v>
                </c:pt>
                <c:pt idx="1274">
                  <c:v>33.332836988274053</c:v>
                </c:pt>
                <c:pt idx="1275">
                  <c:v>42.593285922542172</c:v>
                </c:pt>
                <c:pt idx="1276">
                  <c:v>48.484345017304932</c:v>
                </c:pt>
                <c:pt idx="1277">
                  <c:v>52.584246569984515</c:v>
                </c:pt>
                <c:pt idx="1278">
                  <c:v>59.959889101765633</c:v>
                </c:pt>
                <c:pt idx="1279">
                  <c:v>64.652687680289446</c:v>
                </c:pt>
                <c:pt idx="1280">
                  <c:v>66.1149698183971</c:v>
                </c:pt>
                <c:pt idx="1281">
                  <c:v>69.427083507842397</c:v>
                </c:pt>
                <c:pt idx="1282">
                  <c:v>72.07196277323952</c:v>
                </c:pt>
                <c:pt idx="1283">
                  <c:v>74.398147861421577</c:v>
                </c:pt>
                <c:pt idx="1284">
                  <c:v>76.674952520786661</c:v>
                </c:pt>
                <c:pt idx="1285">
                  <c:v>78.204904886794779</c:v>
                </c:pt>
                <c:pt idx="1286">
                  <c:v>79.075548150369798</c:v>
                </c:pt>
                <c:pt idx="1287">
                  <c:v>79.025959583254902</c:v>
                </c:pt>
                <c:pt idx="1288">
                  <c:v>78.683277298283116</c:v>
                </c:pt>
                <c:pt idx="1289">
                  <c:v>78.918847897464516</c:v>
                </c:pt>
                <c:pt idx="1290">
                  <c:v>79.474432562632344</c:v>
                </c:pt>
                <c:pt idx="1291">
                  <c:v>80.403796720840049</c:v>
                </c:pt>
                <c:pt idx="1292">
                  <c:v>81.874292361287232</c:v>
                </c:pt>
                <c:pt idx="1293">
                  <c:v>83.550221963963622</c:v>
                </c:pt>
                <c:pt idx="1294">
                  <c:v>84.152398477778902</c:v>
                </c:pt>
                <c:pt idx="1295">
                  <c:v>82.713425813234494</c:v>
                </c:pt>
                <c:pt idx="1296">
                  <c:v>80.706285537580015</c:v>
                </c:pt>
                <c:pt idx="1297">
                  <c:v>79.361884067071145</c:v>
                </c:pt>
                <c:pt idx="1298">
                  <c:v>79.60741310835482</c:v>
                </c:pt>
                <c:pt idx="1299">
                  <c:v>81.277618598432881</c:v>
                </c:pt>
                <c:pt idx="1300">
                  <c:v>83.716915304848712</c:v>
                </c:pt>
                <c:pt idx="1301">
                  <c:v>85.64405324872412</c:v>
                </c:pt>
                <c:pt idx="1302">
                  <c:v>84.379739742981144</c:v>
                </c:pt>
                <c:pt idx="1303">
                  <c:v>81.80680877166624</c:v>
                </c:pt>
                <c:pt idx="1304">
                  <c:v>81.924232821552678</c:v>
                </c:pt>
                <c:pt idx="1305">
                  <c:v>84.11151517993369</c:v>
                </c:pt>
                <c:pt idx="1306">
                  <c:v>85.484871572914884</c:v>
                </c:pt>
                <c:pt idx="1307">
                  <c:v>83.311603492269612</c:v>
                </c:pt>
                <c:pt idx="1308">
                  <c:v>76.31163324341496</c:v>
                </c:pt>
                <c:pt idx="1309">
                  <c:v>65.042148185154275</c:v>
                </c:pt>
                <c:pt idx="1310">
                  <c:v>41.983824188982666</c:v>
                </c:pt>
                <c:pt idx="1311">
                  <c:v>19.847432482685331</c:v>
                </c:pt>
                <c:pt idx="1312">
                  <c:v>17.731460249271215</c:v>
                </c:pt>
                <c:pt idx="1313">
                  <c:v>28.642846690359438</c:v>
                </c:pt>
                <c:pt idx="1314">
                  <c:v>43.626195239392615</c:v>
                </c:pt>
                <c:pt idx="1315">
                  <c:v>49.371381860135408</c:v>
                </c:pt>
                <c:pt idx="1316">
                  <c:v>40.954881908807991</c:v>
                </c:pt>
                <c:pt idx="1317">
                  <c:v>28.085913797544031</c:v>
                </c:pt>
                <c:pt idx="1318">
                  <c:v>11.454739505727193</c:v>
                </c:pt>
                <c:pt idx="1319">
                  <c:v>-8.9514780155097622</c:v>
                </c:pt>
                <c:pt idx="1320">
                  <c:v>-17.962172692529748</c:v>
                </c:pt>
                <c:pt idx="1321">
                  <c:v>-26.813572676583433</c:v>
                </c:pt>
                <c:pt idx="1322">
                  <c:v>-34.247806691222657</c:v>
                </c:pt>
                <c:pt idx="1323">
                  <c:v>-41.357047920073988</c:v>
                </c:pt>
                <c:pt idx="1324">
                  <c:v>-47.607544753019027</c:v>
                </c:pt>
                <c:pt idx="1325">
                  <c:v>-51.77685225772327</c:v>
                </c:pt>
                <c:pt idx="1326">
                  <c:v>-54.217543198018568</c:v>
                </c:pt>
                <c:pt idx="1327">
                  <c:v>-55.257510682481495</c:v>
                </c:pt>
                <c:pt idx="1328">
                  <c:v>-55.554724247766814</c:v>
                </c:pt>
                <c:pt idx="1329">
                  <c:v>-56.265469134859906</c:v>
                </c:pt>
                <c:pt idx="1330">
                  <c:v>-57.445246349607466</c:v>
                </c:pt>
                <c:pt idx="1331">
                  <c:v>-58.948573069242784</c:v>
                </c:pt>
                <c:pt idx="1332">
                  <c:v>-59.645200368475592</c:v>
                </c:pt>
                <c:pt idx="1333">
                  <c:v>-60.437921065468892</c:v>
                </c:pt>
                <c:pt idx="1334">
                  <c:v>-61.367809783296579</c:v>
                </c:pt>
                <c:pt idx="1335">
                  <c:v>-62.047600821860662</c:v>
                </c:pt>
                <c:pt idx="1336">
                  <c:v>-62.560072328487671</c:v>
                </c:pt>
                <c:pt idx="1337">
                  <c:v>-62.61358654429899</c:v>
                </c:pt>
                <c:pt idx="1338">
                  <c:v>-62.335521516669708</c:v>
                </c:pt>
                <c:pt idx="1339">
                  <c:v>-61.393995384394614</c:v>
                </c:pt>
                <c:pt idx="1340">
                  <c:v>-59.308782164054094</c:v>
                </c:pt>
                <c:pt idx="1341">
                  <c:v>-58.749767454687905</c:v>
                </c:pt>
                <c:pt idx="1342">
                  <c:v>-56.918434486292142</c:v>
                </c:pt>
                <c:pt idx="1343">
                  <c:v>-55.107111741561575</c:v>
                </c:pt>
                <c:pt idx="1344">
                  <c:v>-53.908378298011648</c:v>
                </c:pt>
                <c:pt idx="1345">
                  <c:v>-51.968800431158115</c:v>
                </c:pt>
                <c:pt idx="1346">
                  <c:v>-49.906713286494707</c:v>
                </c:pt>
                <c:pt idx="1347">
                  <c:v>-51.365769602285511</c:v>
                </c:pt>
                <c:pt idx="1348">
                  <c:v>-53.15725859157844</c:v>
                </c:pt>
                <c:pt idx="1349">
                  <c:v>-54.039476761595715</c:v>
                </c:pt>
                <c:pt idx="1350">
                  <c:v>-53.940776752312104</c:v>
                </c:pt>
                <c:pt idx="1351">
                  <c:v>-51.945672630021363</c:v>
                </c:pt>
                <c:pt idx="1352">
                  <c:v>-46.318762184418894</c:v>
                </c:pt>
                <c:pt idx="1353">
                  <c:v>-37.032437490132537</c:v>
                </c:pt>
                <c:pt idx="1354">
                  <c:v>-27.954568948111994</c:v>
                </c:pt>
                <c:pt idx="1355">
                  <c:v>-15.807896942805824</c:v>
                </c:pt>
                <c:pt idx="1356">
                  <c:v>-11.1005976737703</c:v>
                </c:pt>
                <c:pt idx="1357">
                  <c:v>-13.399620931834592</c:v>
                </c:pt>
                <c:pt idx="1358">
                  <c:v>-13.245069160972056</c:v>
                </c:pt>
                <c:pt idx="1359">
                  <c:v>-9.9793587394551899</c:v>
                </c:pt>
                <c:pt idx="1360">
                  <c:v>-3.7487012694984556</c:v>
                </c:pt>
                <c:pt idx="1361">
                  <c:v>6.5753106003480015</c:v>
                </c:pt>
                <c:pt idx="1362">
                  <c:v>21.47165812683885</c:v>
                </c:pt>
                <c:pt idx="1363">
                  <c:v>37.388687154251606</c:v>
                </c:pt>
                <c:pt idx="1364">
                  <c:v>52.089964098393246</c:v>
                </c:pt>
                <c:pt idx="1365">
                  <c:v>58.65441624457906</c:v>
                </c:pt>
                <c:pt idx="1366">
                  <c:v>64.55594726171438</c:v>
                </c:pt>
                <c:pt idx="1367">
                  <c:v>67.123797876793233</c:v>
                </c:pt>
                <c:pt idx="1368">
                  <c:v>68.330534879708054</c:v>
                </c:pt>
                <c:pt idx="1369">
                  <c:v>72.078717368103952</c:v>
                </c:pt>
                <c:pt idx="1370">
                  <c:v>75.502894645374724</c:v>
                </c:pt>
                <c:pt idx="1371">
                  <c:v>77.480472355455234</c:v>
                </c:pt>
                <c:pt idx="1372">
                  <c:v>77.058724218283317</c:v>
                </c:pt>
                <c:pt idx="1373">
                  <c:v>78.522288606017682</c:v>
                </c:pt>
                <c:pt idx="1374">
                  <c:v>79.308195134717337</c:v>
                </c:pt>
                <c:pt idx="1375">
                  <c:v>80.583904767408271</c:v>
                </c:pt>
                <c:pt idx="1376">
                  <c:v>82.035302852829517</c:v>
                </c:pt>
                <c:pt idx="1377">
                  <c:v>83.55149172298816</c:v>
                </c:pt>
                <c:pt idx="1378">
                  <c:v>83.181192043561694</c:v>
                </c:pt>
                <c:pt idx="1379">
                  <c:v>82.642933660087778</c:v>
                </c:pt>
                <c:pt idx="1380">
                  <c:v>83.197396042188601</c:v>
                </c:pt>
                <c:pt idx="1381">
                  <c:v>83.803200867941356</c:v>
                </c:pt>
                <c:pt idx="1382">
                  <c:v>84.703383138706997</c:v>
                </c:pt>
                <c:pt idx="1383">
                  <c:v>85.510857510465939</c:v>
                </c:pt>
                <c:pt idx="1384">
                  <c:v>85.923676043967006</c:v>
                </c:pt>
                <c:pt idx="1385">
                  <c:v>85.521236780284411</c:v>
                </c:pt>
                <c:pt idx="1386">
                  <c:v>83.857849886547754</c:v>
                </c:pt>
                <c:pt idx="1387">
                  <c:v>82.530233936520276</c:v>
                </c:pt>
                <c:pt idx="1388">
                  <c:v>83.103496605064407</c:v>
                </c:pt>
                <c:pt idx="1389">
                  <c:v>82.770770717601465</c:v>
                </c:pt>
                <c:pt idx="1390">
                  <c:v>80.564706125331099</c:v>
                </c:pt>
                <c:pt idx="1391">
                  <c:v>76.472673562543036</c:v>
                </c:pt>
                <c:pt idx="1392">
                  <c:v>73.444720352577789</c:v>
                </c:pt>
                <c:pt idx="1393">
                  <c:v>69.343790853262561</c:v>
                </c:pt>
                <c:pt idx="1394">
                  <c:v>61.664731912653274</c:v>
                </c:pt>
                <c:pt idx="1395">
                  <c:v>55.595058924297028</c:v>
                </c:pt>
                <c:pt idx="1396">
                  <c:v>53.271548183037481</c:v>
                </c:pt>
                <c:pt idx="1397">
                  <c:v>52.247697989807328</c:v>
                </c:pt>
                <c:pt idx="1398">
                  <c:v>55.27734533462182</c:v>
                </c:pt>
                <c:pt idx="1399">
                  <c:v>64.83332191074507</c:v>
                </c:pt>
                <c:pt idx="1400">
                  <c:v>63.686162071325022</c:v>
                </c:pt>
                <c:pt idx="1401">
                  <c:v>48.488338391389398</c:v>
                </c:pt>
                <c:pt idx="1402">
                  <c:v>38.834468923712429</c:v>
                </c:pt>
                <c:pt idx="1403">
                  <c:v>27.13787904481277</c:v>
                </c:pt>
                <c:pt idx="1404">
                  <c:v>13.062494494853246</c:v>
                </c:pt>
                <c:pt idx="1405">
                  <c:v>-2.0014098644798768</c:v>
                </c:pt>
                <c:pt idx="1406">
                  <c:v>-7.1079352422779998</c:v>
                </c:pt>
                <c:pt idx="1407">
                  <c:v>-12.924849924631328</c:v>
                </c:pt>
                <c:pt idx="1408">
                  <c:v>-20.197975645594983</c:v>
                </c:pt>
                <c:pt idx="1409">
                  <c:v>-28.713940599259189</c:v>
                </c:pt>
                <c:pt idx="1410">
                  <c:v>-37.848590832298868</c:v>
                </c:pt>
                <c:pt idx="1411">
                  <c:v>-44.594373448652242</c:v>
                </c:pt>
                <c:pt idx="1412">
                  <c:v>-50.241421403555037</c:v>
                </c:pt>
                <c:pt idx="1413">
                  <c:v>-53.112735352298102</c:v>
                </c:pt>
                <c:pt idx="1414">
                  <c:v>-54.290190246723</c:v>
                </c:pt>
                <c:pt idx="1415">
                  <c:v>-55.345477711476455</c:v>
                </c:pt>
                <c:pt idx="1416">
                  <c:v>-56.305691478388916</c:v>
                </c:pt>
                <c:pt idx="1417">
                  <c:v>-56.529166613484065</c:v>
                </c:pt>
                <c:pt idx="1418">
                  <c:v>-56.050367304755163</c:v>
                </c:pt>
                <c:pt idx="1419">
                  <c:v>-56.593622470148972</c:v>
                </c:pt>
                <c:pt idx="1420">
                  <c:v>-56.656276632696837</c:v>
                </c:pt>
                <c:pt idx="1421">
                  <c:v>-56.981763909382117</c:v>
                </c:pt>
                <c:pt idx="1422">
                  <c:v>-57.422034217771028</c:v>
                </c:pt>
                <c:pt idx="1423">
                  <c:v>-57.963490052015246</c:v>
                </c:pt>
                <c:pt idx="1424">
                  <c:v>-58.488287467382186</c:v>
                </c:pt>
                <c:pt idx="1425">
                  <c:v>-57.596614967946287</c:v>
                </c:pt>
                <c:pt idx="1426">
                  <c:v>-57.105814325576169</c:v>
                </c:pt>
                <c:pt idx="1427">
                  <c:v>-55.873247175273498</c:v>
                </c:pt>
                <c:pt idx="1428">
                  <c:v>-53.985046301327948</c:v>
                </c:pt>
                <c:pt idx="1429">
                  <c:v>-52.103904820443731</c:v>
                </c:pt>
                <c:pt idx="1430">
                  <c:v>-51.601489080505786</c:v>
                </c:pt>
                <c:pt idx="1431">
                  <c:v>-51.311141823761318</c:v>
                </c:pt>
                <c:pt idx="1432">
                  <c:v>-50.363165840069286</c:v>
                </c:pt>
                <c:pt idx="1433">
                  <c:v>-49.205547846171832</c:v>
                </c:pt>
                <c:pt idx="1434">
                  <c:v>-48.740395841806276</c:v>
                </c:pt>
                <c:pt idx="1435">
                  <c:v>-47.227380126235914</c:v>
                </c:pt>
                <c:pt idx="1436">
                  <c:v>-45.364777310278882</c:v>
                </c:pt>
                <c:pt idx="1437">
                  <c:v>-46.008512585248347</c:v>
                </c:pt>
                <c:pt idx="1438">
                  <c:v>-48.292334334600326</c:v>
                </c:pt>
                <c:pt idx="1439">
                  <c:v>-47.484063067937704</c:v>
                </c:pt>
                <c:pt idx="1440">
                  <c:v>-45.097388116597948</c:v>
                </c:pt>
                <c:pt idx="1441">
                  <c:v>-44.1610253746721</c:v>
                </c:pt>
                <c:pt idx="1442">
                  <c:v>-40.148834264591805</c:v>
                </c:pt>
                <c:pt idx="1443">
                  <c:v>-36.553336164228917</c:v>
                </c:pt>
                <c:pt idx="1444">
                  <c:v>-29.553295564453361</c:v>
                </c:pt>
                <c:pt idx="1445">
                  <c:v>-19.393385457140919</c:v>
                </c:pt>
                <c:pt idx="1446">
                  <c:v>-14.558464327741309</c:v>
                </c:pt>
                <c:pt idx="1447">
                  <c:v>-14.861679495634444</c:v>
                </c:pt>
                <c:pt idx="1448">
                  <c:v>-16.83700722241371</c:v>
                </c:pt>
                <c:pt idx="1449">
                  <c:v>-16.116349212527695</c:v>
                </c:pt>
                <c:pt idx="1450">
                  <c:v>-12.920402614359844</c:v>
                </c:pt>
                <c:pt idx="1451">
                  <c:v>-0.73172977019880114</c:v>
                </c:pt>
                <c:pt idx="1452">
                  <c:v>26.156293286635488</c:v>
                </c:pt>
                <c:pt idx="1453">
                  <c:v>49.884986907975467</c:v>
                </c:pt>
                <c:pt idx="1454">
                  <c:v>64.111297559937043</c:v>
                </c:pt>
                <c:pt idx="1455">
                  <c:v>69.974262393767589</c:v>
                </c:pt>
                <c:pt idx="1456">
                  <c:v>68.90377266591419</c:v>
                </c:pt>
                <c:pt idx="1457">
                  <c:v>67.396675255285501</c:v>
                </c:pt>
                <c:pt idx="1458">
                  <c:v>66.331637880729573</c:v>
                </c:pt>
                <c:pt idx="1459">
                  <c:v>68.141136842390694</c:v>
                </c:pt>
                <c:pt idx="1460">
                  <c:v>69.883829631650059</c:v>
                </c:pt>
                <c:pt idx="1461">
                  <c:v>69.540139858864663</c:v>
                </c:pt>
                <c:pt idx="1462">
                  <c:v>68.78315699921599</c:v>
                </c:pt>
                <c:pt idx="1463">
                  <c:v>68.013302810960369</c:v>
                </c:pt>
                <c:pt idx="1464">
                  <c:v>67.282073506742563</c:v>
                </c:pt>
                <c:pt idx="1465">
                  <c:v>66.823451710803795</c:v>
                </c:pt>
                <c:pt idx="1466">
                  <c:v>67.811607387436055</c:v>
                </c:pt>
                <c:pt idx="1467">
                  <c:v>69.562641335086326</c:v>
                </c:pt>
                <c:pt idx="1468">
                  <c:v>71.610142615926691</c:v>
                </c:pt>
                <c:pt idx="1469">
                  <c:v>73.164385115096437</c:v>
                </c:pt>
                <c:pt idx="1470">
                  <c:v>74.014019282315772</c:v>
                </c:pt>
                <c:pt idx="1471">
                  <c:v>73.600954130213665</c:v>
                </c:pt>
                <c:pt idx="1472">
                  <c:v>73.029197490878772</c:v>
                </c:pt>
                <c:pt idx="1473">
                  <c:v>72.569331027819857</c:v>
                </c:pt>
                <c:pt idx="1474">
                  <c:v>73.621143327392929</c:v>
                </c:pt>
                <c:pt idx="1475">
                  <c:v>75.50524299221847</c:v>
                </c:pt>
                <c:pt idx="1476">
                  <c:v>77.116099754253383</c:v>
                </c:pt>
                <c:pt idx="1477">
                  <c:v>78.475793047021241</c:v>
                </c:pt>
                <c:pt idx="1478">
                  <c:v>77.655957040027687</c:v>
                </c:pt>
                <c:pt idx="1479">
                  <c:v>75.510831923265087</c:v>
                </c:pt>
                <c:pt idx="1480">
                  <c:v>73.557119652870938</c:v>
                </c:pt>
                <c:pt idx="1481">
                  <c:v>74.070773005327965</c:v>
                </c:pt>
                <c:pt idx="1482">
                  <c:v>76.169907898999995</c:v>
                </c:pt>
                <c:pt idx="1483">
                  <c:v>77.335341244584001</c:v>
                </c:pt>
                <c:pt idx="1484">
                  <c:v>75.130331260639352</c:v>
                </c:pt>
                <c:pt idx="1485">
                  <c:v>64.993597576813343</c:v>
                </c:pt>
                <c:pt idx="1486">
                  <c:v>47.175993795857487</c:v>
                </c:pt>
                <c:pt idx="1487">
                  <c:v>45.137715379152496</c:v>
                </c:pt>
                <c:pt idx="1488">
                  <c:v>42.194423738551428</c:v>
                </c:pt>
                <c:pt idx="1489">
                  <c:v>38.780778437134707</c:v>
                </c:pt>
                <c:pt idx="1490">
                  <c:v>34.425520876635368</c:v>
                </c:pt>
                <c:pt idx="1491">
                  <c:v>24.332194521252873</c:v>
                </c:pt>
                <c:pt idx="1492">
                  <c:v>11.923521571849653</c:v>
                </c:pt>
                <c:pt idx="1493">
                  <c:v>1.8549113528806194</c:v>
                </c:pt>
                <c:pt idx="1494">
                  <c:v>-11.928110166540037</c:v>
                </c:pt>
                <c:pt idx="1495">
                  <c:v>-21.2130779503151</c:v>
                </c:pt>
                <c:pt idx="1496">
                  <c:v>-26.429400017222466</c:v>
                </c:pt>
                <c:pt idx="1497">
                  <c:v>-31.510091317400263</c:v>
                </c:pt>
                <c:pt idx="1498">
                  <c:v>-37.930371195186346</c:v>
                </c:pt>
                <c:pt idx="1499">
                  <c:v>-45.281567665070781</c:v>
                </c:pt>
                <c:pt idx="1500">
                  <c:v>-50.557011791031378</c:v>
                </c:pt>
                <c:pt idx="1501">
                  <c:v>-54.818616133279292</c:v>
                </c:pt>
                <c:pt idx="1502">
                  <c:v>-58.113382389458785</c:v>
                </c:pt>
                <c:pt idx="1503">
                  <c:v>-59.316953191204583</c:v>
                </c:pt>
                <c:pt idx="1504">
                  <c:v>-59.842079326752213</c:v>
                </c:pt>
                <c:pt idx="1505">
                  <c:v>-60.153993106685661</c:v>
                </c:pt>
                <c:pt idx="1506">
                  <c:v>-60.845315467603477</c:v>
                </c:pt>
                <c:pt idx="1507">
                  <c:v>-61.7804993769237</c:v>
                </c:pt>
                <c:pt idx="1508">
                  <c:v>-63.005523721545813</c:v>
                </c:pt>
                <c:pt idx="1509">
                  <c:v>-64.140201001177786</c:v>
                </c:pt>
                <c:pt idx="1510">
                  <c:v>-64.698243423894581</c:v>
                </c:pt>
                <c:pt idx="1511">
                  <c:v>-65.016749939037354</c:v>
                </c:pt>
                <c:pt idx="1512">
                  <c:v>-64.527640524496348</c:v>
                </c:pt>
                <c:pt idx="1513">
                  <c:v>-63.46292921988455</c:v>
                </c:pt>
                <c:pt idx="1514">
                  <c:v>-62.227374432011572</c:v>
                </c:pt>
                <c:pt idx="1515">
                  <c:v>-60.539484431979311</c:v>
                </c:pt>
                <c:pt idx="1516">
                  <c:v>-58.541170935698666</c:v>
                </c:pt>
                <c:pt idx="1517">
                  <c:v>-56.724662889403476</c:v>
                </c:pt>
                <c:pt idx="1518">
                  <c:v>-54.023409077430436</c:v>
                </c:pt>
                <c:pt idx="1519">
                  <c:v>-52.291182866047365</c:v>
                </c:pt>
                <c:pt idx="1520">
                  <c:v>-50.763381091994177</c:v>
                </c:pt>
                <c:pt idx="1521">
                  <c:v>-52.175158465099017</c:v>
                </c:pt>
                <c:pt idx="1522">
                  <c:v>-55.347708853556831</c:v>
                </c:pt>
                <c:pt idx="1523">
                  <c:v>-59.014237638818038</c:v>
                </c:pt>
                <c:pt idx="1524">
                  <c:v>-60.198327405211664</c:v>
                </c:pt>
                <c:pt idx="1525">
                  <c:v>-60.133945214886225</c:v>
                </c:pt>
                <c:pt idx="1526">
                  <c:v>-59.25801115797524</c:v>
                </c:pt>
                <c:pt idx="1527">
                  <c:v>-54.213569260001755</c:v>
                </c:pt>
                <c:pt idx="1528">
                  <c:v>-48.175734222687069</c:v>
                </c:pt>
                <c:pt idx="1529">
                  <c:v>-37.162783804743739</c:v>
                </c:pt>
                <c:pt idx="1530">
                  <c:v>-34.734156088792595</c:v>
                </c:pt>
                <c:pt idx="1531">
                  <c:v>-33.098933886994359</c:v>
                </c:pt>
                <c:pt idx="1532">
                  <c:v>-35.23095042796016</c:v>
                </c:pt>
                <c:pt idx="1533">
                  <c:v>-29.734146605363286</c:v>
                </c:pt>
                <c:pt idx="1534">
                  <c:v>-19.188353586507411</c:v>
                </c:pt>
                <c:pt idx="1535">
                  <c:v>-0.22475959614104377</c:v>
                </c:pt>
                <c:pt idx="1536">
                  <c:v>22.23910453970376</c:v>
                </c:pt>
                <c:pt idx="1537">
                  <c:v>46.653245185088032</c:v>
                </c:pt>
                <c:pt idx="1538">
                  <c:v>56.505563815771502</c:v>
                </c:pt>
                <c:pt idx="1539">
                  <c:v>64.70092982158566</c:v>
                </c:pt>
                <c:pt idx="1540">
                  <c:v>68.868319942103128</c:v>
                </c:pt>
                <c:pt idx="1541">
                  <c:v>67.306320270033993</c:v>
                </c:pt>
                <c:pt idx="1542">
                  <c:v>67.516268255838867</c:v>
                </c:pt>
                <c:pt idx="1543">
                  <c:v>67.255453030421606</c:v>
                </c:pt>
                <c:pt idx="1544">
                  <c:v>69.872933416596723</c:v>
                </c:pt>
                <c:pt idx="1545">
                  <c:v>70.51962004468335</c:v>
                </c:pt>
                <c:pt idx="1546">
                  <c:v>69.54947587214761</c:v>
                </c:pt>
                <c:pt idx="1547">
                  <c:v>68.636256838974163</c:v>
                </c:pt>
                <c:pt idx="1548">
                  <c:v>68.811862033715656</c:v>
                </c:pt>
                <c:pt idx="1549">
                  <c:v>69.238006051511562</c:v>
                </c:pt>
                <c:pt idx="1550">
                  <c:v>69.36475374291787</c:v>
                </c:pt>
                <c:pt idx="1551">
                  <c:v>68.987556902967214</c:v>
                </c:pt>
                <c:pt idx="1552">
                  <c:v>69.067964271798132</c:v>
                </c:pt>
                <c:pt idx="1553">
                  <c:v>69.41563943196536</c:v>
                </c:pt>
                <c:pt idx="1554">
                  <c:v>70.162779510686761</c:v>
                </c:pt>
                <c:pt idx="1555">
                  <c:v>70.546443769126782</c:v>
                </c:pt>
                <c:pt idx="1556">
                  <c:v>70.973323315576707</c:v>
                </c:pt>
                <c:pt idx="1557">
                  <c:v>71.949895402583635</c:v>
                </c:pt>
                <c:pt idx="1558">
                  <c:v>72.53592693549713</c:v>
                </c:pt>
                <c:pt idx="1559">
                  <c:v>71.830447733150365</c:v>
                </c:pt>
                <c:pt idx="1560">
                  <c:v>72.485672895838803</c:v>
                </c:pt>
                <c:pt idx="1561">
                  <c:v>72.118604244124896</c:v>
                </c:pt>
                <c:pt idx="1562">
                  <c:v>71.751892744952215</c:v>
                </c:pt>
                <c:pt idx="1563">
                  <c:v>72.45064213164045</c:v>
                </c:pt>
                <c:pt idx="1564">
                  <c:v>74.291804323616844</c:v>
                </c:pt>
                <c:pt idx="1565">
                  <c:v>75.290943252192193</c:v>
                </c:pt>
                <c:pt idx="1566">
                  <c:v>75.124492627081111</c:v>
                </c:pt>
                <c:pt idx="1567">
                  <c:v>71.425926422050082</c:v>
                </c:pt>
                <c:pt idx="1568">
                  <c:v>62.959179505343798</c:v>
                </c:pt>
                <c:pt idx="1569">
                  <c:v>48.422855330371121</c:v>
                </c:pt>
                <c:pt idx="1570">
                  <c:v>23.293401079307607</c:v>
                </c:pt>
                <c:pt idx="1571">
                  <c:v>1.3190225280106016</c:v>
                </c:pt>
                <c:pt idx="1572">
                  <c:v>3.4554883977326694</c:v>
                </c:pt>
                <c:pt idx="1573">
                  <c:v>25.18661470288032</c:v>
                </c:pt>
                <c:pt idx="1574">
                  <c:v>37.395041219371556</c:v>
                </c:pt>
                <c:pt idx="1575">
                  <c:v>37.407917893295156</c:v>
                </c:pt>
                <c:pt idx="1576">
                  <c:v>32.767813261289106</c:v>
                </c:pt>
                <c:pt idx="1577">
                  <c:v>13.129288551924722</c:v>
                </c:pt>
                <c:pt idx="1578">
                  <c:v>1.5285384966803868</c:v>
                </c:pt>
                <c:pt idx="1579">
                  <c:v>-10.822177250226447</c:v>
                </c:pt>
                <c:pt idx="1580">
                  <c:v>-21.87375263956153</c:v>
                </c:pt>
                <c:pt idx="1581">
                  <c:v>-30.202215113325643</c:v>
                </c:pt>
                <c:pt idx="1582">
                  <c:v>-36.839504250746344</c:v>
                </c:pt>
                <c:pt idx="1583">
                  <c:v>-42.929645281334388</c:v>
                </c:pt>
                <c:pt idx="1584">
                  <c:v>-47.250645886131913</c:v>
                </c:pt>
                <c:pt idx="1585">
                  <c:v>-51.263142606155839</c:v>
                </c:pt>
                <c:pt idx="1586">
                  <c:v>-53.515312110620982</c:v>
                </c:pt>
                <c:pt idx="1587">
                  <c:v>-54.927303467789685</c:v>
                </c:pt>
                <c:pt idx="1588">
                  <c:v>-56.01684833552126</c:v>
                </c:pt>
                <c:pt idx="1589">
                  <c:v>-56.159969091371927</c:v>
                </c:pt>
                <c:pt idx="1590">
                  <c:v>-56.669173941816531</c:v>
                </c:pt>
                <c:pt idx="1591">
                  <c:v>-57.574543768580902</c:v>
                </c:pt>
                <c:pt idx="1592">
                  <c:v>-58.749497300602343</c:v>
                </c:pt>
                <c:pt idx="1593">
                  <c:v>-59.494408344665253</c:v>
                </c:pt>
                <c:pt idx="1594">
                  <c:v>-59.608700868473413</c:v>
                </c:pt>
                <c:pt idx="1595">
                  <c:v>-58.980404282577183</c:v>
                </c:pt>
                <c:pt idx="1596">
                  <c:v>-57.290028177830528</c:v>
                </c:pt>
                <c:pt idx="1597">
                  <c:v>-55.682156528109658</c:v>
                </c:pt>
                <c:pt idx="1598">
                  <c:v>-54.558858853942766</c:v>
                </c:pt>
                <c:pt idx="1599">
                  <c:v>-53.562955728701724</c:v>
                </c:pt>
                <c:pt idx="1600">
                  <c:v>-52.840631008711455</c:v>
                </c:pt>
                <c:pt idx="1601">
                  <c:v>-51.938929068767948</c:v>
                </c:pt>
                <c:pt idx="1602">
                  <c:v>-50.62336741068814</c:v>
                </c:pt>
                <c:pt idx="1603">
                  <c:v>-48.146094921219309</c:v>
                </c:pt>
                <c:pt idx="1604">
                  <c:v>-44.515813448647116</c:v>
                </c:pt>
                <c:pt idx="1605">
                  <c:v>-40.431089266667527</c:v>
                </c:pt>
                <c:pt idx="1606">
                  <c:v>-39.402876719818998</c:v>
                </c:pt>
                <c:pt idx="1607">
                  <c:v>-42.63101567240772</c:v>
                </c:pt>
                <c:pt idx="1608">
                  <c:v>-44.383121751503047</c:v>
                </c:pt>
                <c:pt idx="1609">
                  <c:v>-45.676889590205747</c:v>
                </c:pt>
                <c:pt idx="1610">
                  <c:v>-43.588817019454027</c:v>
                </c:pt>
                <c:pt idx="1611">
                  <c:v>-39.319860627857615</c:v>
                </c:pt>
                <c:pt idx="1612">
                  <c:v>-33.279741570716183</c:v>
                </c:pt>
                <c:pt idx="1613">
                  <c:v>-25.75090759192916</c:v>
                </c:pt>
                <c:pt idx="1614">
                  <c:v>-16.128460018321274</c:v>
                </c:pt>
                <c:pt idx="1615">
                  <c:v>-5.7111809808314868</c:v>
                </c:pt>
                <c:pt idx="1616">
                  <c:v>11.077484366626388</c:v>
                </c:pt>
                <c:pt idx="1617">
                  <c:v>24.951240859182093</c:v>
                </c:pt>
                <c:pt idx="1618">
                  <c:v>38.880121278991886</c:v>
                </c:pt>
                <c:pt idx="1619">
                  <c:v>48.943551878608041</c:v>
                </c:pt>
                <c:pt idx="1620">
                  <c:v>51.629280240083716</c:v>
                </c:pt>
                <c:pt idx="1621">
                  <c:v>54.786864495747096</c:v>
                </c:pt>
                <c:pt idx="1622">
                  <c:v>58.463141515195495</c:v>
                </c:pt>
                <c:pt idx="1623">
                  <c:v>58.560931111721892</c:v>
                </c:pt>
                <c:pt idx="1624">
                  <c:v>60.277981875387042</c:v>
                </c:pt>
                <c:pt idx="1625">
                  <c:v>62.544115218369242</c:v>
                </c:pt>
                <c:pt idx="1626">
                  <c:v>64.119580230707641</c:v>
                </c:pt>
                <c:pt idx="1627">
                  <c:v>65.574253040768269</c:v>
                </c:pt>
                <c:pt idx="1628">
                  <c:v>67.598822856931704</c:v>
                </c:pt>
                <c:pt idx="1629">
                  <c:v>69.021506395475768</c:v>
                </c:pt>
                <c:pt idx="1630">
                  <c:v>70.158720431848863</c:v>
                </c:pt>
                <c:pt idx="1631">
                  <c:v>70.855568630674284</c:v>
                </c:pt>
                <c:pt idx="1632">
                  <c:v>70.809015339965498</c:v>
                </c:pt>
                <c:pt idx="1633">
                  <c:v>70.112829797575827</c:v>
                </c:pt>
                <c:pt idx="1634">
                  <c:v>69.586516823217536</c:v>
                </c:pt>
                <c:pt idx="1635">
                  <c:v>69.118665725285567</c:v>
                </c:pt>
                <c:pt idx="1636">
                  <c:v>69.398299803390017</c:v>
                </c:pt>
                <c:pt idx="1637">
                  <c:v>69.998650705211418</c:v>
                </c:pt>
                <c:pt idx="1638">
                  <c:v>69.912688551108431</c:v>
                </c:pt>
                <c:pt idx="1639">
                  <c:v>69.193484662032688</c:v>
                </c:pt>
                <c:pt idx="1640">
                  <c:v>67.771409303915277</c:v>
                </c:pt>
                <c:pt idx="1641">
                  <c:v>67.249212048390504</c:v>
                </c:pt>
                <c:pt idx="1642">
                  <c:v>67.51260844606675</c:v>
                </c:pt>
                <c:pt idx="1643">
                  <c:v>69.274876956053745</c:v>
                </c:pt>
                <c:pt idx="1644">
                  <c:v>71.47654605079633</c:v>
                </c:pt>
                <c:pt idx="1645">
                  <c:v>72.988035598143881</c:v>
                </c:pt>
                <c:pt idx="1646">
                  <c:v>73.841476345278608</c:v>
                </c:pt>
                <c:pt idx="1647">
                  <c:v>73.037347568394424</c:v>
                </c:pt>
                <c:pt idx="1648">
                  <c:v>70.067832484149008</c:v>
                </c:pt>
                <c:pt idx="1649">
                  <c:v>67.534082250185065</c:v>
                </c:pt>
                <c:pt idx="1650">
                  <c:v>68.164939122622215</c:v>
                </c:pt>
                <c:pt idx="1651">
                  <c:v>71.130926959114589</c:v>
                </c:pt>
                <c:pt idx="1652">
                  <c:v>74.551358568359419</c:v>
                </c:pt>
                <c:pt idx="1653">
                  <c:v>76.129789701204302</c:v>
                </c:pt>
                <c:pt idx="1654">
                  <c:v>71.635005266729749</c:v>
                </c:pt>
                <c:pt idx="1655">
                  <c:v>58.615454827985339</c:v>
                </c:pt>
                <c:pt idx="1656">
                  <c:v>30.131374002826806</c:v>
                </c:pt>
                <c:pt idx="1657">
                  <c:v>2.5420730147260757</c:v>
                </c:pt>
                <c:pt idx="1658">
                  <c:v>-1.0713280070642355</c:v>
                </c:pt>
                <c:pt idx="1659">
                  <c:v>14.790736250494406</c:v>
                </c:pt>
                <c:pt idx="1660">
                  <c:v>28.752256388488316</c:v>
                </c:pt>
                <c:pt idx="1661">
                  <c:v>29.761444035418961</c:v>
                </c:pt>
                <c:pt idx="1662">
                  <c:v>17.266283835570199</c:v>
                </c:pt>
                <c:pt idx="1663">
                  <c:v>-0.13238657103663487</c:v>
                </c:pt>
                <c:pt idx="1664">
                  <c:v>-15.150474993106808</c:v>
                </c:pt>
                <c:pt idx="1665">
                  <c:v>-25.343936299718983</c:v>
                </c:pt>
                <c:pt idx="1666">
                  <c:v>-31.865182321268545</c:v>
                </c:pt>
                <c:pt idx="1667">
                  <c:v>-38.362146595527143</c:v>
                </c:pt>
                <c:pt idx="1668">
                  <c:v>-44.446775638432143</c:v>
                </c:pt>
                <c:pt idx="1669">
                  <c:v>-50.099606076391069</c:v>
                </c:pt>
                <c:pt idx="1670">
                  <c:v>-55.066453804431418</c:v>
                </c:pt>
                <c:pt idx="1671">
                  <c:v>-58.050069111977237</c:v>
                </c:pt>
                <c:pt idx="1672">
                  <c:v>-59.661370892861214</c:v>
                </c:pt>
                <c:pt idx="1673">
                  <c:v>-59.967594363250399</c:v>
                </c:pt>
                <c:pt idx="1674">
                  <c:v>-60.242867226622984</c:v>
                </c:pt>
                <c:pt idx="1675">
                  <c:v>-60.585540372456791</c:v>
                </c:pt>
                <c:pt idx="1676">
                  <c:v>-60.937773579220661</c:v>
                </c:pt>
                <c:pt idx="1677">
                  <c:v>-62.460004083427094</c:v>
                </c:pt>
                <c:pt idx="1678">
                  <c:v>-63.737894116975816</c:v>
                </c:pt>
                <c:pt idx="1679">
                  <c:v>-64.994725026673791</c:v>
                </c:pt>
                <c:pt idx="1680">
                  <c:v>-65.990198863970974</c:v>
                </c:pt>
                <c:pt idx="1681">
                  <c:v>-66.549577802603494</c:v>
                </c:pt>
                <c:pt idx="1682">
                  <c:v>-66.324741129357662</c:v>
                </c:pt>
                <c:pt idx="1683">
                  <c:v>-65.670094628609448</c:v>
                </c:pt>
                <c:pt idx="1684">
                  <c:v>-64.743421808226032</c:v>
                </c:pt>
                <c:pt idx="1685">
                  <c:v>-63.339457139043006</c:v>
                </c:pt>
                <c:pt idx="1686">
                  <c:v>-62.401103823969805</c:v>
                </c:pt>
                <c:pt idx="1687">
                  <c:v>-60.463325493089506</c:v>
                </c:pt>
                <c:pt idx="1688">
                  <c:v>-59.953639192465332</c:v>
                </c:pt>
                <c:pt idx="1689">
                  <c:v>-60.087116137279466</c:v>
                </c:pt>
                <c:pt idx="1690">
                  <c:v>-59.739924304461248</c:v>
                </c:pt>
                <c:pt idx="1691">
                  <c:v>-59.458142988071039</c:v>
                </c:pt>
                <c:pt idx="1692">
                  <c:v>-58.536338595566995</c:v>
                </c:pt>
                <c:pt idx="1693">
                  <c:v>-56.387002096360632</c:v>
                </c:pt>
                <c:pt idx="1694">
                  <c:v>-53.376432737238041</c:v>
                </c:pt>
                <c:pt idx="1695">
                  <c:v>-49.542442247125877</c:v>
                </c:pt>
                <c:pt idx="1696">
                  <c:v>-50.434569903812999</c:v>
                </c:pt>
                <c:pt idx="1697">
                  <c:v>-55.072721106589256</c:v>
                </c:pt>
                <c:pt idx="1698">
                  <c:v>-61.415387193342163</c:v>
                </c:pt>
                <c:pt idx="1699">
                  <c:v>-64.146158329737332</c:v>
                </c:pt>
                <c:pt idx="1700">
                  <c:v>-67.107091415451322</c:v>
                </c:pt>
                <c:pt idx="1701">
                  <c:v>-65.639871961171352</c:v>
                </c:pt>
                <c:pt idx="1702">
                  <c:v>-62.327791175991905</c:v>
                </c:pt>
                <c:pt idx="1703">
                  <c:v>-53.643317414257993</c:v>
                </c:pt>
                <c:pt idx="1704">
                  <c:v>-45.07955653201217</c:v>
                </c:pt>
                <c:pt idx="1705">
                  <c:v>-29.172009809313426</c:v>
                </c:pt>
                <c:pt idx="1706">
                  <c:v>-14.25039205026842</c:v>
                </c:pt>
                <c:pt idx="1707">
                  <c:v>5.6860360158127792</c:v>
                </c:pt>
                <c:pt idx="1708">
                  <c:v>15.00960681317404</c:v>
                </c:pt>
                <c:pt idx="1709">
                  <c:v>27.42080220594411</c:v>
                </c:pt>
                <c:pt idx="1710">
                  <c:v>36.934183466948291</c:v>
                </c:pt>
                <c:pt idx="1711">
                  <c:v>45.594719129568993</c:v>
                </c:pt>
                <c:pt idx="1712">
                  <c:v>57.759807277978453</c:v>
                </c:pt>
                <c:pt idx="1713">
                  <c:v>65.455575292151707</c:v>
                </c:pt>
                <c:pt idx="1714">
                  <c:v>65.979158892083731</c:v>
                </c:pt>
                <c:pt idx="1715">
                  <c:v>66.361454525021031</c:v>
                </c:pt>
                <c:pt idx="1716">
                  <c:v>66.035993471353493</c:v>
                </c:pt>
                <c:pt idx="1717">
                  <c:v>64.997205431856273</c:v>
                </c:pt>
                <c:pt idx="1718">
                  <c:v>64.967533895695098</c:v>
                </c:pt>
                <c:pt idx="1719">
                  <c:v>64.297309858736767</c:v>
                </c:pt>
                <c:pt idx="1720">
                  <c:v>64.518075294600209</c:v>
                </c:pt>
                <c:pt idx="1721">
                  <c:v>63.389821109958397</c:v>
                </c:pt>
                <c:pt idx="1722">
                  <c:v>64.833973566951272</c:v>
                </c:pt>
                <c:pt idx="1723">
                  <c:v>64.944030998354108</c:v>
                </c:pt>
                <c:pt idx="1724">
                  <c:v>66.018650403011904</c:v>
                </c:pt>
                <c:pt idx="1725">
                  <c:v>66.040533590746648</c:v>
                </c:pt>
                <c:pt idx="1726">
                  <c:v>66.759653071540058</c:v>
                </c:pt>
                <c:pt idx="1727">
                  <c:v>67.413342160945774</c:v>
                </c:pt>
                <c:pt idx="1728">
                  <c:v>67.551441762803449</c:v>
                </c:pt>
                <c:pt idx="1729">
                  <c:v>65.778366052115317</c:v>
                </c:pt>
                <c:pt idx="1730">
                  <c:v>64.778148482874656</c:v>
                </c:pt>
                <c:pt idx="1731">
                  <c:v>63.415930266628706</c:v>
                </c:pt>
                <c:pt idx="1732">
                  <c:v>64.416558364643365</c:v>
                </c:pt>
                <c:pt idx="1733">
                  <c:v>66.055532832160296</c:v>
                </c:pt>
                <c:pt idx="1734">
                  <c:v>68.259262994605791</c:v>
                </c:pt>
                <c:pt idx="1735">
                  <c:v>70.959524263534973</c:v>
                </c:pt>
                <c:pt idx="1736">
                  <c:v>72.915533308163859</c:v>
                </c:pt>
                <c:pt idx="1737">
                  <c:v>73.03993884371998</c:v>
                </c:pt>
                <c:pt idx="1738">
                  <c:v>70.544560691774706</c:v>
                </c:pt>
                <c:pt idx="1739">
                  <c:v>65.414585067493562</c:v>
                </c:pt>
                <c:pt idx="1740">
                  <c:v>58.865446478154929</c:v>
                </c:pt>
                <c:pt idx="1741">
                  <c:v>50.917673503097681</c:v>
                </c:pt>
                <c:pt idx="1742">
                  <c:v>43.15868789654845</c:v>
                </c:pt>
                <c:pt idx="1743">
                  <c:v>45.264025105589731</c:v>
                </c:pt>
                <c:pt idx="1744">
                  <c:v>44.729448899608997</c:v>
                </c:pt>
                <c:pt idx="1745">
                  <c:v>27.489367458953527</c:v>
                </c:pt>
                <c:pt idx="1746">
                  <c:v>10.025047641281907</c:v>
                </c:pt>
                <c:pt idx="1747">
                  <c:v>-0.59944016919634724</c:v>
                </c:pt>
                <c:pt idx="1748">
                  <c:v>-11.655379155563082</c:v>
                </c:pt>
                <c:pt idx="1749">
                  <c:v>-17.565007295877304</c:v>
                </c:pt>
                <c:pt idx="1750">
                  <c:v>-25.675212147654008</c:v>
                </c:pt>
                <c:pt idx="1751">
                  <c:v>-32.71643554309675</c:v>
                </c:pt>
                <c:pt idx="1752">
                  <c:v>-37.704666769426069</c:v>
                </c:pt>
                <c:pt idx="1753">
                  <c:v>-42.412140739436872</c:v>
                </c:pt>
                <c:pt idx="1754">
                  <c:v>-45.574843320313072</c:v>
                </c:pt>
                <c:pt idx="1755">
                  <c:v>-47.825324779872389</c:v>
                </c:pt>
                <c:pt idx="1756">
                  <c:v>-50.221255741100677</c:v>
                </c:pt>
                <c:pt idx="1757">
                  <c:v>-52.674915640102576</c:v>
                </c:pt>
                <c:pt idx="1758">
                  <c:v>-55.655888565539954</c:v>
                </c:pt>
                <c:pt idx="1759">
                  <c:v>-58.385950517562492</c:v>
                </c:pt>
                <c:pt idx="1760">
                  <c:v>-60.535492773371956</c:v>
                </c:pt>
                <c:pt idx="1761">
                  <c:v>-61.980914362153548</c:v>
                </c:pt>
                <c:pt idx="1762">
                  <c:v>-62.730546299184333</c:v>
                </c:pt>
                <c:pt idx="1763">
                  <c:v>-62.835483300985565</c:v>
                </c:pt>
                <c:pt idx="1764">
                  <c:v>-62.270086493852297</c:v>
                </c:pt>
                <c:pt idx="1765">
                  <c:v>-60.866882483703122</c:v>
                </c:pt>
                <c:pt idx="1766">
                  <c:v>-60.212683524993643</c:v>
                </c:pt>
                <c:pt idx="1767">
                  <c:v>-59.127848070153519</c:v>
                </c:pt>
                <c:pt idx="1768">
                  <c:v>-57.803829138089917</c:v>
                </c:pt>
                <c:pt idx="1769">
                  <c:v>-55.821551184818702</c:v>
                </c:pt>
                <c:pt idx="1770">
                  <c:v>-53.441130022573056</c:v>
                </c:pt>
                <c:pt idx="1771">
                  <c:v>-49.923096868230736</c:v>
                </c:pt>
                <c:pt idx="1772">
                  <c:v>-48.077016395665545</c:v>
                </c:pt>
                <c:pt idx="1773">
                  <c:v>-45.704266455588318</c:v>
                </c:pt>
                <c:pt idx="1774">
                  <c:v>-41.599377272331708</c:v>
                </c:pt>
                <c:pt idx="1775">
                  <c:v>-40.400434101764432</c:v>
                </c:pt>
                <c:pt idx="1776">
                  <c:v>-43.490179180479977</c:v>
                </c:pt>
                <c:pt idx="1777">
                  <c:v>-45.607470290659748</c:v>
                </c:pt>
                <c:pt idx="1778">
                  <c:v>-44.525998615430545</c:v>
                </c:pt>
                <c:pt idx="1779">
                  <c:v>-42.297607628292717</c:v>
                </c:pt>
                <c:pt idx="1780">
                  <c:v>-37.335310204368348</c:v>
                </c:pt>
                <c:pt idx="1781">
                  <c:v>-31.865488703084807</c:v>
                </c:pt>
                <c:pt idx="1782">
                  <c:v>-26.068043460140203</c:v>
                </c:pt>
                <c:pt idx="1783">
                  <c:v>-15.431862900104253</c:v>
                </c:pt>
                <c:pt idx="1784">
                  <c:v>-12.508256088966869</c:v>
                </c:pt>
                <c:pt idx="1785">
                  <c:v>-18.538310194661246</c:v>
                </c:pt>
                <c:pt idx="1786">
                  <c:v>-24.175124648566026</c:v>
                </c:pt>
                <c:pt idx="1787">
                  <c:v>-19.724700676968393</c:v>
                </c:pt>
                <c:pt idx="1788">
                  <c:v>-8.8082520264357314</c:v>
                </c:pt>
                <c:pt idx="1789">
                  <c:v>10.796269293380114</c:v>
                </c:pt>
                <c:pt idx="1790">
                  <c:v>34.983887943163801</c:v>
                </c:pt>
                <c:pt idx="1791">
                  <c:v>55.921795095290655</c:v>
                </c:pt>
                <c:pt idx="1792">
                  <c:v>62.060262196104418</c:v>
                </c:pt>
                <c:pt idx="1793">
                  <c:v>68.44911249542622</c:v>
                </c:pt>
                <c:pt idx="1794">
                  <c:v>70.468020978872275</c:v>
                </c:pt>
                <c:pt idx="1795">
                  <c:v>70.454813736906715</c:v>
                </c:pt>
                <c:pt idx="1796">
                  <c:v>69.810286080253832</c:v>
                </c:pt>
                <c:pt idx="1797">
                  <c:v>69.685134377537693</c:v>
                </c:pt>
                <c:pt idx="1798">
                  <c:v>69.914858501183517</c:v>
                </c:pt>
                <c:pt idx="1799">
                  <c:v>69.07200612011971</c:v>
                </c:pt>
                <c:pt idx="1800">
                  <c:v>69.105409149346698</c:v>
                </c:pt>
                <c:pt idx="1801">
                  <c:v>68.900587258439799</c:v>
                </c:pt>
                <c:pt idx="1802">
                  <c:v>69.583002797915285</c:v>
                </c:pt>
                <c:pt idx="1803">
                  <c:v>69.638250233707168</c:v>
                </c:pt>
                <c:pt idx="1804">
                  <c:v>69.604580729100036</c:v>
                </c:pt>
                <c:pt idx="1805">
                  <c:v>70.274309220979831</c:v>
                </c:pt>
                <c:pt idx="1806">
                  <c:v>70.703700791096921</c:v>
                </c:pt>
                <c:pt idx="1807">
                  <c:v>70.936171803883241</c:v>
                </c:pt>
                <c:pt idx="1808">
                  <c:v>71.960855028028831</c:v>
                </c:pt>
                <c:pt idx="1809">
                  <c:v>71.327155169933903</c:v>
                </c:pt>
                <c:pt idx="1810">
                  <c:v>70.825960880360128</c:v>
                </c:pt>
                <c:pt idx="1811">
                  <c:v>70.200036930429491</c:v>
                </c:pt>
                <c:pt idx="1812">
                  <c:v>69.655008633373384</c:v>
                </c:pt>
                <c:pt idx="1813">
                  <c:v>69.86136646657549</c:v>
                </c:pt>
                <c:pt idx="1814">
                  <c:v>70.577080437005847</c:v>
                </c:pt>
                <c:pt idx="1815">
                  <c:v>71.837333377927152</c:v>
                </c:pt>
                <c:pt idx="1816">
                  <c:v>75.598948886250398</c:v>
                </c:pt>
                <c:pt idx="1817">
                  <c:v>78.636508971499026</c:v>
                </c:pt>
                <c:pt idx="1818">
                  <c:v>82.474238849280297</c:v>
                </c:pt>
                <c:pt idx="1819">
                  <c:v>86.146138982345747</c:v>
                </c:pt>
                <c:pt idx="1820">
                  <c:v>82.774423557781716</c:v>
                </c:pt>
                <c:pt idx="1821">
                  <c:v>70.559503143344983</c:v>
                </c:pt>
                <c:pt idx="1822">
                  <c:v>53.24282979104656</c:v>
                </c:pt>
                <c:pt idx="1823">
                  <c:v>33.97781026738258</c:v>
                </c:pt>
                <c:pt idx="1824">
                  <c:v>18.106269774279536</c:v>
                </c:pt>
                <c:pt idx="1825">
                  <c:v>8.312684619359942</c:v>
                </c:pt>
                <c:pt idx="1826">
                  <c:v>9.0277616424877198</c:v>
                </c:pt>
                <c:pt idx="1827">
                  <c:v>18.595698363361503</c:v>
                </c:pt>
                <c:pt idx="1828">
                  <c:v>21.002864162418227</c:v>
                </c:pt>
                <c:pt idx="1829">
                  <c:v>24.663077607870921</c:v>
                </c:pt>
                <c:pt idx="1830">
                  <c:v>12.823215843981087</c:v>
                </c:pt>
                <c:pt idx="1831">
                  <c:v>-8.8330117440570302</c:v>
                </c:pt>
                <c:pt idx="1832">
                  <c:v>-19.005155912511466</c:v>
                </c:pt>
                <c:pt idx="1833">
                  <c:v>-25.214201326357447</c:v>
                </c:pt>
                <c:pt idx="1834">
                  <c:v>-32.391294982813726</c:v>
                </c:pt>
                <c:pt idx="1835">
                  <c:v>-38.040786855518832</c:v>
                </c:pt>
                <c:pt idx="1836">
                  <c:v>-43.681004548011508</c:v>
                </c:pt>
                <c:pt idx="1837">
                  <c:v>-48.104272614975642</c:v>
                </c:pt>
                <c:pt idx="1838">
                  <c:v>-51.399536975984319</c:v>
                </c:pt>
                <c:pt idx="1839">
                  <c:v>-54.47148193101053</c:v>
                </c:pt>
                <c:pt idx="1840">
                  <c:v>-56.713642963045046</c:v>
                </c:pt>
                <c:pt idx="1841">
                  <c:v>-58.675627836151207</c:v>
                </c:pt>
                <c:pt idx="1842">
                  <c:v>-60.538345890399157</c:v>
                </c:pt>
                <c:pt idx="1843">
                  <c:v>-61.60681627687589</c:v>
                </c:pt>
                <c:pt idx="1844">
                  <c:v>-63.002511359130253</c:v>
                </c:pt>
                <c:pt idx="1845">
                  <c:v>-64.146812696364364</c:v>
                </c:pt>
                <c:pt idx="1846">
                  <c:v>-64.234143964928421</c:v>
                </c:pt>
                <c:pt idx="1847">
                  <c:v>-63.934544027476612</c:v>
                </c:pt>
                <c:pt idx="1848">
                  <c:v>-62.351855960788569</c:v>
                </c:pt>
                <c:pt idx="1849">
                  <c:v>-60.91073122890738</c:v>
                </c:pt>
                <c:pt idx="1850">
                  <c:v>-59.131884414749386</c:v>
                </c:pt>
                <c:pt idx="1851">
                  <c:v>-57.650028101940201</c:v>
                </c:pt>
                <c:pt idx="1852">
                  <c:v>-56.282526878532529</c:v>
                </c:pt>
                <c:pt idx="1853">
                  <c:v>-55.047757277706346</c:v>
                </c:pt>
                <c:pt idx="1854">
                  <c:v>-54.314411408864608</c:v>
                </c:pt>
                <c:pt idx="1855">
                  <c:v>-52.449002835649182</c:v>
                </c:pt>
                <c:pt idx="1856">
                  <c:v>-50.648529514714475</c:v>
                </c:pt>
                <c:pt idx="1857">
                  <c:v>-49.983863341459909</c:v>
                </c:pt>
                <c:pt idx="1858">
                  <c:v>-46.034963818240954</c:v>
                </c:pt>
                <c:pt idx="1859">
                  <c:v>-42.310565208126867</c:v>
                </c:pt>
                <c:pt idx="1860">
                  <c:v>-39.481184733015056</c:v>
                </c:pt>
                <c:pt idx="1861">
                  <c:v>-32.366703930784695</c:v>
                </c:pt>
                <c:pt idx="1862">
                  <c:v>-25.258941518078455</c:v>
                </c:pt>
                <c:pt idx="1863">
                  <c:v>-19.857428811345592</c:v>
                </c:pt>
                <c:pt idx="1864">
                  <c:v>-15.643532344633478</c:v>
                </c:pt>
                <c:pt idx="1865">
                  <c:v>-6.7265985939935193</c:v>
                </c:pt>
                <c:pt idx="1866">
                  <c:v>-19.714856848091149</c:v>
                </c:pt>
                <c:pt idx="1867">
                  <c:v>-20.629983780375095</c:v>
                </c:pt>
                <c:pt idx="1868">
                  <c:v>-14.083748150506995</c:v>
                </c:pt>
                <c:pt idx="1869">
                  <c:v>-12.434741951395784</c:v>
                </c:pt>
                <c:pt idx="1870">
                  <c:v>8.0117015360491521</c:v>
                </c:pt>
                <c:pt idx="1871">
                  <c:v>44.394838795021016</c:v>
                </c:pt>
                <c:pt idx="1872">
                  <c:v>55.391044755818761</c:v>
                </c:pt>
                <c:pt idx="1873">
                  <c:v>63.256493377359035</c:v>
                </c:pt>
                <c:pt idx="1874">
                  <c:v>57.463800733998461</c:v>
                </c:pt>
                <c:pt idx="1875">
                  <c:v>52.918379162438768</c:v>
                </c:pt>
                <c:pt idx="1876">
                  <c:v>49.417002302602349</c:v>
                </c:pt>
                <c:pt idx="1877">
                  <c:v>46.849545677678492</c:v>
                </c:pt>
                <c:pt idx="1878">
                  <c:v>46.691115659479351</c:v>
                </c:pt>
                <c:pt idx="1879">
                  <c:v>50.275079388283658</c:v>
                </c:pt>
                <c:pt idx="1880">
                  <c:v>52.930404925273521</c:v>
                </c:pt>
                <c:pt idx="1881">
                  <c:v>53.7020406466143</c:v>
                </c:pt>
                <c:pt idx="1882">
                  <c:v>54.486635530725387</c:v>
                </c:pt>
                <c:pt idx="1883">
                  <c:v>55.622046621391831</c:v>
                </c:pt>
                <c:pt idx="1884">
                  <c:v>53.859850685565583</c:v>
                </c:pt>
                <c:pt idx="1885">
                  <c:v>52.125504388976189</c:v>
                </c:pt>
                <c:pt idx="1886">
                  <c:v>51.69764470807808</c:v>
                </c:pt>
                <c:pt idx="1887">
                  <c:v>51.870958452683496</c:v>
                </c:pt>
                <c:pt idx="1888">
                  <c:v>53.670446187085808</c:v>
                </c:pt>
                <c:pt idx="1889">
                  <c:v>56.268570846578669</c:v>
                </c:pt>
                <c:pt idx="1890">
                  <c:v>57.474015454994856</c:v>
                </c:pt>
                <c:pt idx="1891">
                  <c:v>58.037904714242686</c:v>
                </c:pt>
                <c:pt idx="1892">
                  <c:v>59.652567359870027</c:v>
                </c:pt>
                <c:pt idx="1893">
                  <c:v>59.251258969835462</c:v>
                </c:pt>
                <c:pt idx="1894">
                  <c:v>59.34718206507219</c:v>
                </c:pt>
                <c:pt idx="1895">
                  <c:v>57.752135068152157</c:v>
                </c:pt>
                <c:pt idx="1896">
                  <c:v>55.821645820117745</c:v>
                </c:pt>
                <c:pt idx="1897">
                  <c:v>54.253968531219314</c:v>
                </c:pt>
                <c:pt idx="1898">
                  <c:v>53.785163325682184</c:v>
                </c:pt>
                <c:pt idx="1899">
                  <c:v>57.432708330924392</c:v>
                </c:pt>
                <c:pt idx="1900">
                  <c:v>63.552146609250137</c:v>
                </c:pt>
                <c:pt idx="1901">
                  <c:v>69.763498680725391</c:v>
                </c:pt>
                <c:pt idx="1902">
                  <c:v>73.052257878009158</c:v>
                </c:pt>
                <c:pt idx="1903">
                  <c:v>72.436820363732352</c:v>
                </c:pt>
                <c:pt idx="1904">
                  <c:v>80.62087720883865</c:v>
                </c:pt>
                <c:pt idx="1905">
                  <c:v>83.333545440529704</c:v>
                </c:pt>
                <c:pt idx="1906">
                  <c:v>66.029705789065147</c:v>
                </c:pt>
                <c:pt idx="1907">
                  <c:v>43.080115982289541</c:v>
                </c:pt>
                <c:pt idx="1908">
                  <c:v>27.85770457636124</c:v>
                </c:pt>
                <c:pt idx="1909">
                  <c:v>23.283833590588479</c:v>
                </c:pt>
                <c:pt idx="1910">
                  <c:v>19.166948001238151</c:v>
                </c:pt>
                <c:pt idx="1911">
                  <c:v>16.775756364080017</c:v>
                </c:pt>
                <c:pt idx="1912">
                  <c:v>9.1950280609692889</c:v>
                </c:pt>
                <c:pt idx="1913">
                  <c:v>-4.2804920617757887</c:v>
                </c:pt>
                <c:pt idx="1914">
                  <c:v>-18.190333361566601</c:v>
                </c:pt>
                <c:pt idx="1915">
                  <c:v>-29.005707409595882</c:v>
                </c:pt>
                <c:pt idx="1916">
                  <c:v>-36.275468065477014</c:v>
                </c:pt>
                <c:pt idx="1917">
                  <c:v>-42.439199155614546</c:v>
                </c:pt>
                <c:pt idx="1918">
                  <c:v>-46.222918197957377</c:v>
                </c:pt>
                <c:pt idx="1919">
                  <c:v>-49.047448499811388</c:v>
                </c:pt>
                <c:pt idx="1920">
                  <c:v>-49.866183436152482</c:v>
                </c:pt>
                <c:pt idx="1921">
                  <c:v>-53.543551055924802</c:v>
                </c:pt>
                <c:pt idx="1922">
                  <c:v>-55.632788586420745</c:v>
                </c:pt>
                <c:pt idx="1923">
                  <c:v>-59.115175091652347</c:v>
                </c:pt>
                <c:pt idx="1924">
                  <c:v>-62.092562384641106</c:v>
                </c:pt>
                <c:pt idx="1925">
                  <c:v>-65.258453410090411</c:v>
                </c:pt>
                <c:pt idx="1926">
                  <c:v>-66.695605101390768</c:v>
                </c:pt>
                <c:pt idx="1927">
                  <c:v>-66.86425021379732</c:v>
                </c:pt>
                <c:pt idx="1928">
                  <c:v>-65.950629801012241</c:v>
                </c:pt>
                <c:pt idx="1929">
                  <c:v>-65.793958500117029</c:v>
                </c:pt>
                <c:pt idx="1930">
                  <c:v>-65.337978404439966</c:v>
                </c:pt>
                <c:pt idx="1931">
                  <c:v>-64.611181313957189</c:v>
                </c:pt>
                <c:pt idx="1932">
                  <c:v>-64.161618881695986</c:v>
                </c:pt>
                <c:pt idx="1933">
                  <c:v>-63.172861823077596</c:v>
                </c:pt>
                <c:pt idx="1934">
                  <c:v>-62.143499154485056</c:v>
                </c:pt>
                <c:pt idx="1935">
                  <c:v>-61.254880848005875</c:v>
                </c:pt>
                <c:pt idx="1936">
                  <c:v>-60.470992313128662</c:v>
                </c:pt>
                <c:pt idx="1937">
                  <c:v>-58.643360548552998</c:v>
                </c:pt>
                <c:pt idx="1938">
                  <c:v>-55.56910235885519</c:v>
                </c:pt>
                <c:pt idx="1939">
                  <c:v>-50.835099414082251</c:v>
                </c:pt>
                <c:pt idx="1940">
                  <c:v>-45.860607470110736</c:v>
                </c:pt>
                <c:pt idx="1941">
                  <c:v>-43.698565032524087</c:v>
                </c:pt>
                <c:pt idx="1942">
                  <c:v>-39.538492860683419</c:v>
                </c:pt>
                <c:pt idx="1943">
                  <c:v>-42.289124203473939</c:v>
                </c:pt>
                <c:pt idx="1944">
                  <c:v>-48.341720449903271</c:v>
                </c:pt>
                <c:pt idx="1945">
                  <c:v>-54.61080205390649</c:v>
                </c:pt>
                <c:pt idx="1946">
                  <c:v>-53.138489939488593</c:v>
                </c:pt>
                <c:pt idx="1947">
                  <c:v>-51.241387608636813</c:v>
                </c:pt>
                <c:pt idx="1948">
                  <c:v>-52.947600195768551</c:v>
                </c:pt>
                <c:pt idx="1949">
                  <c:v>-54.648724634969462</c:v>
                </c:pt>
                <c:pt idx="1950">
                  <c:v>-53.084830834284745</c:v>
                </c:pt>
                <c:pt idx="1951">
                  <c:v>-55.573792657006912</c:v>
                </c:pt>
                <c:pt idx="1952">
                  <c:v>-46.219901845198486</c:v>
                </c:pt>
                <c:pt idx="1953">
                  <c:v>-42.963718434247795</c:v>
                </c:pt>
                <c:pt idx="1954">
                  <c:v>-50.363558912689413</c:v>
                </c:pt>
                <c:pt idx="1955">
                  <c:v>-60.853193200510027</c:v>
                </c:pt>
                <c:pt idx="1956">
                  <c:v>-67.744635726520841</c:v>
                </c:pt>
                <c:pt idx="1957">
                  <c:v>-71.965450187411832</c:v>
                </c:pt>
                <c:pt idx="1958">
                  <c:v>-78.744668994719376</c:v>
                </c:pt>
                <c:pt idx="1959">
                  <c:v>-76.158022175358255</c:v>
                </c:pt>
                <c:pt idx="1960">
                  <c:v>-72.154188531542871</c:v>
                </c:pt>
                <c:pt idx="1961">
                  <c:v>-69.266289050489974</c:v>
                </c:pt>
                <c:pt idx="1962">
                  <c:v>-67.223364729644885</c:v>
                </c:pt>
                <c:pt idx="1963">
                  <c:v>-67.360600838255067</c:v>
                </c:pt>
                <c:pt idx="1964">
                  <c:v>-66.318543684174415</c:v>
                </c:pt>
                <c:pt idx="1965">
                  <c:v>-63.361387046861736</c:v>
                </c:pt>
                <c:pt idx="1966">
                  <c:v>-59.897361349399034</c:v>
                </c:pt>
                <c:pt idx="1967">
                  <c:v>-56.39110965730611</c:v>
                </c:pt>
                <c:pt idx="1968">
                  <c:v>-51.623972130249541</c:v>
                </c:pt>
                <c:pt idx="1969">
                  <c:v>-46.850721018874481</c:v>
                </c:pt>
                <c:pt idx="1970">
                  <c:v>-42.554057412527854</c:v>
                </c:pt>
                <c:pt idx="1971">
                  <c:v>-41.015314383394973</c:v>
                </c:pt>
                <c:pt idx="1972">
                  <c:v>-38.121993849836038</c:v>
                </c:pt>
                <c:pt idx="1973">
                  <c:v>-37.943801486661002</c:v>
                </c:pt>
                <c:pt idx="1974">
                  <c:v>-38.888994463738136</c:v>
                </c:pt>
                <c:pt idx="1975">
                  <c:v>-42.906911344430902</c:v>
                </c:pt>
                <c:pt idx="1976">
                  <c:v>-48.510038551558978</c:v>
                </c:pt>
                <c:pt idx="1977">
                  <c:v>-48.491867676836705</c:v>
                </c:pt>
                <c:pt idx="1978">
                  <c:v>-45.621562721976744</c:v>
                </c:pt>
                <c:pt idx="1979">
                  <c:v>-49.90336523052801</c:v>
                </c:pt>
                <c:pt idx="1980">
                  <c:v>-55.882167581062433</c:v>
                </c:pt>
                <c:pt idx="1981">
                  <c:v>-51.319438603868257</c:v>
                </c:pt>
                <c:pt idx="1982">
                  <c:v>-44.706801067540916</c:v>
                </c:pt>
                <c:pt idx="1983">
                  <c:v>-32.739263348705336</c:v>
                </c:pt>
                <c:pt idx="1984">
                  <c:v>-23.874478596672379</c:v>
                </c:pt>
                <c:pt idx="1985">
                  <c:v>-33.710229311558003</c:v>
                </c:pt>
                <c:pt idx="1986">
                  <c:v>-40.689736065926319</c:v>
                </c:pt>
                <c:pt idx="1987">
                  <c:v>-64.719135494302634</c:v>
                </c:pt>
                <c:pt idx="1988">
                  <c:v>-67.949977669280685</c:v>
                </c:pt>
                <c:pt idx="1989">
                  <c:v>-72.502420268047729</c:v>
                </c:pt>
                <c:pt idx="1990">
                  <c:v>-60.674450994448094</c:v>
                </c:pt>
                <c:pt idx="1991">
                  <c:v>-44.221801392987089</c:v>
                </c:pt>
                <c:pt idx="1992">
                  <c:v>-41.227288334913382</c:v>
                </c:pt>
                <c:pt idx="1993">
                  <c:v>-42.128811913901593</c:v>
                </c:pt>
                <c:pt idx="1994">
                  <c:v>-42.365936799138446</c:v>
                </c:pt>
                <c:pt idx="1995">
                  <c:v>-46.04303078604228</c:v>
                </c:pt>
                <c:pt idx="1996">
                  <c:v>-66.507241053661133</c:v>
                </c:pt>
                <c:pt idx="1997">
                  <c:v>-64.652078909524604</c:v>
                </c:pt>
                <c:pt idx="1998">
                  <c:v>-65.920183733649765</c:v>
                </c:pt>
                <c:pt idx="1999">
                  <c:v>-47.347174241423517</c:v>
                </c:pt>
                <c:pt idx="2000">
                  <c:v>-48.830279690125295</c:v>
                </c:pt>
                <c:pt idx="2001">
                  <c:v>-51.825665924570544</c:v>
                </c:pt>
                <c:pt idx="2002">
                  <c:v>-56.049595835923434</c:v>
                </c:pt>
                <c:pt idx="2003">
                  <c:v>-59.866538623412744</c:v>
                </c:pt>
                <c:pt idx="2004">
                  <c:v>-56.356599680996325</c:v>
                </c:pt>
                <c:pt idx="2005">
                  <c:v>-39.414167080327339</c:v>
                </c:pt>
                <c:pt idx="2006">
                  <c:v>-13.461736707200519</c:v>
                </c:pt>
                <c:pt idx="2007">
                  <c:v>-21.225993354717691</c:v>
                </c:pt>
                <c:pt idx="2008">
                  <c:v>-40.30243923134131</c:v>
                </c:pt>
                <c:pt idx="2009">
                  <c:v>-46.428817121680936</c:v>
                </c:pt>
                <c:pt idx="2010">
                  <c:v>-50.837492801899884</c:v>
                </c:pt>
                <c:pt idx="2011">
                  <c:v>-55.183234938504462</c:v>
                </c:pt>
                <c:pt idx="2012">
                  <c:v>-62.928256281939035</c:v>
                </c:pt>
                <c:pt idx="2013">
                  <c:v>-64.958108684832979</c:v>
                </c:pt>
                <c:pt idx="2014">
                  <c:v>-63.946665790626561</c:v>
                </c:pt>
                <c:pt idx="2015">
                  <c:v>-59.515683540976582</c:v>
                </c:pt>
                <c:pt idx="2016">
                  <c:v>-51.550195650730323</c:v>
                </c:pt>
                <c:pt idx="2017">
                  <c:v>-47.435470980258671</c:v>
                </c:pt>
                <c:pt idx="2018">
                  <c:v>-49.366308778106365</c:v>
                </c:pt>
                <c:pt idx="2019">
                  <c:v>-50.380433462961612</c:v>
                </c:pt>
                <c:pt idx="2020">
                  <c:v>-51.396498773353031</c:v>
                </c:pt>
                <c:pt idx="2021">
                  <c:v>-52.576429898774023</c:v>
                </c:pt>
                <c:pt idx="2022">
                  <c:v>-53.169712935352059</c:v>
                </c:pt>
                <c:pt idx="2023">
                  <c:v>-51.674763868104996</c:v>
                </c:pt>
                <c:pt idx="2024">
                  <c:v>-52.302243188896284</c:v>
                </c:pt>
                <c:pt idx="2025">
                  <c:v>-52.037945442992424</c:v>
                </c:pt>
                <c:pt idx="2026">
                  <c:v>-50.109210980154288</c:v>
                </c:pt>
                <c:pt idx="2027">
                  <c:v>-47.565825755801669</c:v>
                </c:pt>
                <c:pt idx="2028">
                  <c:v>-45.330445426197308</c:v>
                </c:pt>
                <c:pt idx="2029">
                  <c:v>-43.368122515867384</c:v>
                </c:pt>
                <c:pt idx="2030">
                  <c:v>-43.881329717199897</c:v>
                </c:pt>
                <c:pt idx="2031">
                  <c:v>-44.193169669803645</c:v>
                </c:pt>
                <c:pt idx="2032">
                  <c:v>-45.092942314065446</c:v>
                </c:pt>
                <c:pt idx="2033">
                  <c:v>-44.210940905536198</c:v>
                </c:pt>
                <c:pt idx="2034">
                  <c:v>-45.031871677319259</c:v>
                </c:pt>
                <c:pt idx="2035">
                  <c:v>-45.429649117436782</c:v>
                </c:pt>
                <c:pt idx="2036">
                  <c:v>-45.746117083093033</c:v>
                </c:pt>
                <c:pt idx="2037">
                  <c:v>-43.098492919666498</c:v>
                </c:pt>
                <c:pt idx="2038">
                  <c:v>-40.563927995626898</c:v>
                </c:pt>
                <c:pt idx="2039">
                  <c:v>-39.673098448564751</c:v>
                </c:pt>
                <c:pt idx="2040">
                  <c:v>-41.729890503412257</c:v>
                </c:pt>
                <c:pt idx="2041">
                  <c:v>-43.246999615965429</c:v>
                </c:pt>
                <c:pt idx="2042">
                  <c:v>-43.84483800899752</c:v>
                </c:pt>
                <c:pt idx="2043">
                  <c:v>-44.591057113139343</c:v>
                </c:pt>
                <c:pt idx="2044">
                  <c:v>-45.183695108391028</c:v>
                </c:pt>
                <c:pt idx="2045">
                  <c:v>-46.672183920580721</c:v>
                </c:pt>
                <c:pt idx="2046">
                  <c:v>-47.046488645612932</c:v>
                </c:pt>
                <c:pt idx="2047">
                  <c:v>-45.819308197152132</c:v>
                </c:pt>
                <c:pt idx="2048">
                  <c:v>-44.18561266996393</c:v>
                </c:pt>
                <c:pt idx="2049">
                  <c:v>-44.381672316827682</c:v>
                </c:pt>
                <c:pt idx="2050">
                  <c:v>-46.43403963516414</c:v>
                </c:pt>
                <c:pt idx="2051">
                  <c:v>-47.726630366172131</c:v>
                </c:pt>
                <c:pt idx="2052">
                  <c:v>-45.987916987150697</c:v>
                </c:pt>
                <c:pt idx="2053">
                  <c:v>-39.072127861080766</c:v>
                </c:pt>
                <c:pt idx="2054">
                  <c:v>-33.589516186190458</c:v>
                </c:pt>
                <c:pt idx="2055">
                  <c:v>-42.049147260247899</c:v>
                </c:pt>
                <c:pt idx="2056">
                  <c:v>-42.82629509471014</c:v>
                </c:pt>
                <c:pt idx="2057">
                  <c:v>-43.822009995695687</c:v>
                </c:pt>
                <c:pt idx="2058">
                  <c:v>-44.375587253604387</c:v>
                </c:pt>
                <c:pt idx="2059">
                  <c:v>-43.854791940712879</c:v>
                </c:pt>
                <c:pt idx="2060">
                  <c:v>-43.02219894673506</c:v>
                </c:pt>
                <c:pt idx="2061">
                  <c:v>-41.962549514685854</c:v>
                </c:pt>
                <c:pt idx="2062">
                  <c:v>-41.978665873430153</c:v>
                </c:pt>
                <c:pt idx="2063">
                  <c:v>-42.106868701707782</c:v>
                </c:pt>
                <c:pt idx="2064">
                  <c:v>-43.06414746443334</c:v>
                </c:pt>
                <c:pt idx="2065">
                  <c:v>-44.914297390529967</c:v>
                </c:pt>
                <c:pt idx="2066">
                  <c:v>-46.780133540546572</c:v>
                </c:pt>
                <c:pt idx="2067">
                  <c:v>-47.476289530803463</c:v>
                </c:pt>
                <c:pt idx="2068">
                  <c:v>-46.380719833081002</c:v>
                </c:pt>
                <c:pt idx="2069">
                  <c:v>-45.022034357241381</c:v>
                </c:pt>
                <c:pt idx="2070">
                  <c:v>-44.425327255919669</c:v>
                </c:pt>
                <c:pt idx="2071">
                  <c:v>-44.935716457241355</c:v>
                </c:pt>
                <c:pt idx="2072">
                  <c:v>-44.784572797995573</c:v>
                </c:pt>
                <c:pt idx="2073">
                  <c:v>-43.408349098970632</c:v>
                </c:pt>
                <c:pt idx="2074">
                  <c:v>-42.677682797697564</c:v>
                </c:pt>
                <c:pt idx="2075">
                  <c:v>-43.183839576400928</c:v>
                </c:pt>
                <c:pt idx="2076">
                  <c:v>-44.769319349164917</c:v>
                </c:pt>
                <c:pt idx="2077">
                  <c:v>-45.66786093858228</c:v>
                </c:pt>
                <c:pt idx="2078">
                  <c:v>-45.388126434319354</c:v>
                </c:pt>
                <c:pt idx="2079">
                  <c:v>-44.9209920965272</c:v>
                </c:pt>
                <c:pt idx="2080">
                  <c:v>-44.070889558750807</c:v>
                </c:pt>
                <c:pt idx="2081">
                  <c:v>-43.221937142110129</c:v>
                </c:pt>
                <c:pt idx="2082">
                  <c:v>-42.93815838814966</c:v>
                </c:pt>
                <c:pt idx="2083">
                  <c:v>-43.272214600890251</c:v>
                </c:pt>
                <c:pt idx="2084">
                  <c:v>-43.802268051445253</c:v>
                </c:pt>
                <c:pt idx="2085">
                  <c:v>-44.149884301988287</c:v>
                </c:pt>
                <c:pt idx="2086">
                  <c:v>-44.235807461645024</c:v>
                </c:pt>
                <c:pt idx="2087">
                  <c:v>-44.090885883569435</c:v>
                </c:pt>
                <c:pt idx="2088">
                  <c:v>-44.460615350388913</c:v>
                </c:pt>
                <c:pt idx="2089">
                  <c:v>-44.388235339790057</c:v>
                </c:pt>
                <c:pt idx="2090">
                  <c:v>-43.824397461246612</c:v>
                </c:pt>
                <c:pt idx="2091">
                  <c:v>-43.289887224979793</c:v>
                </c:pt>
                <c:pt idx="2092">
                  <c:v>-43.331954140074231</c:v>
                </c:pt>
                <c:pt idx="2093">
                  <c:v>-43.844276308504078</c:v>
                </c:pt>
                <c:pt idx="2094">
                  <c:v>-44.326966458958836</c:v>
                </c:pt>
                <c:pt idx="2095">
                  <c:v>-45.092511560169896</c:v>
                </c:pt>
                <c:pt idx="2096">
                  <c:v>-45.812157314777096</c:v>
                </c:pt>
                <c:pt idx="2097">
                  <c:v>-45.438449231350788</c:v>
                </c:pt>
                <c:pt idx="2098">
                  <c:v>-44.206139723422389</c:v>
                </c:pt>
                <c:pt idx="2099">
                  <c:v>-42.708712585739882</c:v>
                </c:pt>
                <c:pt idx="2100">
                  <c:v>-41.537751880741325</c:v>
                </c:pt>
                <c:pt idx="2101">
                  <c:v>-41.129953767394284</c:v>
                </c:pt>
                <c:pt idx="2102">
                  <c:v>-41.334497909967382</c:v>
                </c:pt>
                <c:pt idx="2103">
                  <c:v>-41.691802674214351</c:v>
                </c:pt>
                <c:pt idx="2104">
                  <c:v>-41.227217475443013</c:v>
                </c:pt>
                <c:pt idx="2105">
                  <c:v>-40.37107448599884</c:v>
                </c:pt>
                <c:pt idx="2106">
                  <c:v>-39.967403023558205</c:v>
                </c:pt>
                <c:pt idx="2107">
                  <c:v>-41.045717792080119</c:v>
                </c:pt>
                <c:pt idx="2108">
                  <c:v>-42.413721423997934</c:v>
                </c:pt>
                <c:pt idx="2109">
                  <c:v>-43.745786246047174</c:v>
                </c:pt>
                <c:pt idx="2110">
                  <c:v>-44.387238392714785</c:v>
                </c:pt>
                <c:pt idx="2111">
                  <c:v>-44.281935816333004</c:v>
                </c:pt>
                <c:pt idx="2112">
                  <c:v>-45.232100893977233</c:v>
                </c:pt>
                <c:pt idx="2113">
                  <c:v>-45.017875603231545</c:v>
                </c:pt>
                <c:pt idx="2114">
                  <c:v>-44.96965545214892</c:v>
                </c:pt>
                <c:pt idx="2115">
                  <c:v>-44.663178915809574</c:v>
                </c:pt>
                <c:pt idx="2116">
                  <c:v>-44.676740540822671</c:v>
                </c:pt>
                <c:pt idx="2117">
                  <c:v>-45.913388242462865</c:v>
                </c:pt>
                <c:pt idx="2118">
                  <c:v>-47.077937109021605</c:v>
                </c:pt>
                <c:pt idx="2119">
                  <c:v>-47.344814734796167</c:v>
                </c:pt>
                <c:pt idx="2120">
                  <c:v>-45.847340930106135</c:v>
                </c:pt>
                <c:pt idx="2121">
                  <c:v>-41.901666194985737</c:v>
                </c:pt>
                <c:pt idx="2122">
                  <c:v>-42.05957211493692</c:v>
                </c:pt>
                <c:pt idx="2123">
                  <c:v>-43.848555751797925</c:v>
                </c:pt>
                <c:pt idx="2124">
                  <c:v>-45.395803009911695</c:v>
                </c:pt>
                <c:pt idx="2125">
                  <c:v>-46.696744430113711</c:v>
                </c:pt>
                <c:pt idx="2126">
                  <c:v>-48.044972663048341</c:v>
                </c:pt>
                <c:pt idx="2127">
                  <c:v>-49.540723932668769</c:v>
                </c:pt>
                <c:pt idx="2128">
                  <c:v>-50.173185304882935</c:v>
                </c:pt>
                <c:pt idx="2129">
                  <c:v>-50.260437297857131</c:v>
                </c:pt>
                <c:pt idx="2130">
                  <c:v>-51.041616176933196</c:v>
                </c:pt>
                <c:pt idx="2131">
                  <c:v>-52.091569905285589</c:v>
                </c:pt>
                <c:pt idx="2132">
                  <c:v>-52.476287118367736</c:v>
                </c:pt>
                <c:pt idx="2133">
                  <c:v>-51.630510197312695</c:v>
                </c:pt>
                <c:pt idx="2134">
                  <c:v>-50.417961370466003</c:v>
                </c:pt>
                <c:pt idx="2135">
                  <c:v>-49.353477259953884</c:v>
                </c:pt>
                <c:pt idx="2136">
                  <c:v>-49.11144407553661</c:v>
                </c:pt>
                <c:pt idx="2137">
                  <c:v>-50.006821904665941</c:v>
                </c:pt>
                <c:pt idx="2138">
                  <c:v>-50.549876906691118</c:v>
                </c:pt>
                <c:pt idx="2139">
                  <c:v>-50.426221629417313</c:v>
                </c:pt>
                <c:pt idx="2140">
                  <c:v>-50.107875793376444</c:v>
                </c:pt>
                <c:pt idx="2141">
                  <c:v>-49.315273147519413</c:v>
                </c:pt>
                <c:pt idx="2142">
                  <c:v>-48.942841329378624</c:v>
                </c:pt>
                <c:pt idx="2143">
                  <c:v>-47.887093834882755</c:v>
                </c:pt>
                <c:pt idx="2144">
                  <c:v>-47.562864596133174</c:v>
                </c:pt>
                <c:pt idx="2145">
                  <c:v>-47.753546253372761</c:v>
                </c:pt>
                <c:pt idx="2146">
                  <c:v>-46.655817205208479</c:v>
                </c:pt>
                <c:pt idx="2147">
                  <c:v>-45.996396096439994</c:v>
                </c:pt>
                <c:pt idx="2148">
                  <c:v>-47.795935387203691</c:v>
                </c:pt>
                <c:pt idx="2149">
                  <c:v>-50.31496904478908</c:v>
                </c:pt>
                <c:pt idx="2150">
                  <c:v>-52.316168923343156</c:v>
                </c:pt>
                <c:pt idx="2151">
                  <c:v>-53.238144980300525</c:v>
                </c:pt>
                <c:pt idx="2152">
                  <c:v>-52.367804862645841</c:v>
                </c:pt>
                <c:pt idx="2153">
                  <c:v>-49.76829610155319</c:v>
                </c:pt>
                <c:pt idx="2154">
                  <c:v>-47.334607509064604</c:v>
                </c:pt>
                <c:pt idx="2155">
                  <c:v>-46.465716427337753</c:v>
                </c:pt>
                <c:pt idx="2156">
                  <c:v>-46.191088922578494</c:v>
                </c:pt>
                <c:pt idx="2157">
                  <c:v>-47.344625998002037</c:v>
                </c:pt>
                <c:pt idx="2158">
                  <c:v>-47.99244691425276</c:v>
                </c:pt>
                <c:pt idx="2159">
                  <c:v>-47.833107541890314</c:v>
                </c:pt>
                <c:pt idx="2160">
                  <c:v>-47.648962321465604</c:v>
                </c:pt>
                <c:pt idx="2161">
                  <c:v>-48.059029672260174</c:v>
                </c:pt>
                <c:pt idx="2162">
                  <c:v>-48.942811066427311</c:v>
                </c:pt>
                <c:pt idx="2163">
                  <c:v>-49.274417300148826</c:v>
                </c:pt>
                <c:pt idx="2164">
                  <c:v>-50.082157097926718</c:v>
                </c:pt>
                <c:pt idx="2165">
                  <c:v>-50.765887689066076</c:v>
                </c:pt>
                <c:pt idx="2166">
                  <c:v>-50.309040174180943</c:v>
                </c:pt>
                <c:pt idx="2167">
                  <c:v>-49.345017308659855</c:v>
                </c:pt>
                <c:pt idx="2168">
                  <c:v>-48.320471509803198</c:v>
                </c:pt>
                <c:pt idx="2169">
                  <c:v>-48.224012269981372</c:v>
                </c:pt>
                <c:pt idx="2170">
                  <c:v>-48.632747549391247</c:v>
                </c:pt>
                <c:pt idx="2171">
                  <c:v>-48.520325297048508</c:v>
                </c:pt>
                <c:pt idx="2172">
                  <c:v>-47.29776687410282</c:v>
                </c:pt>
                <c:pt idx="2173">
                  <c:v>-46.183268966735355</c:v>
                </c:pt>
                <c:pt idx="2174">
                  <c:v>-45.955066601138455</c:v>
                </c:pt>
                <c:pt idx="2175">
                  <c:v>-46.972784635267423</c:v>
                </c:pt>
                <c:pt idx="2176">
                  <c:v>-50.171555811684364</c:v>
                </c:pt>
                <c:pt idx="2177">
                  <c:v>-51.993007792696503</c:v>
                </c:pt>
                <c:pt idx="2178">
                  <c:v>-53.461182462059853</c:v>
                </c:pt>
                <c:pt idx="2179">
                  <c:v>-55.1402709880442</c:v>
                </c:pt>
                <c:pt idx="2180">
                  <c:v>-54.516664819250202</c:v>
                </c:pt>
                <c:pt idx="2181">
                  <c:v>-54.0879308691772</c:v>
                </c:pt>
                <c:pt idx="2182">
                  <c:v>-52.074549313639139</c:v>
                </c:pt>
                <c:pt idx="2183">
                  <c:v>-51.597848455392949</c:v>
                </c:pt>
                <c:pt idx="2184">
                  <c:v>-51.142421566956749</c:v>
                </c:pt>
                <c:pt idx="2185">
                  <c:v>-50.17505773153573</c:v>
                </c:pt>
                <c:pt idx="2186">
                  <c:v>-49.755388385508063</c:v>
                </c:pt>
                <c:pt idx="2187">
                  <c:v>-48.827898949354221</c:v>
                </c:pt>
                <c:pt idx="2188">
                  <c:v>-46.959446219781746</c:v>
                </c:pt>
                <c:pt idx="2189">
                  <c:v>-45.588378122959782</c:v>
                </c:pt>
                <c:pt idx="2190">
                  <c:v>-46.542362319761516</c:v>
                </c:pt>
                <c:pt idx="2191">
                  <c:v>-48.290498443936976</c:v>
                </c:pt>
                <c:pt idx="2192">
                  <c:v>-51.272348740483139</c:v>
                </c:pt>
                <c:pt idx="2193">
                  <c:v>-51.105324653777572</c:v>
                </c:pt>
                <c:pt idx="2194">
                  <c:v>-49.183961553009247</c:v>
                </c:pt>
                <c:pt idx="2195">
                  <c:v>-47.127481093419632</c:v>
                </c:pt>
                <c:pt idx="2196">
                  <c:v>-45.130969326479502</c:v>
                </c:pt>
                <c:pt idx="2197">
                  <c:v>-43.838754588676743</c:v>
                </c:pt>
                <c:pt idx="2198">
                  <c:v>-43.149411992006584</c:v>
                </c:pt>
                <c:pt idx="2199">
                  <c:v>-40.204034586109096</c:v>
                </c:pt>
                <c:pt idx="2200">
                  <c:v>-39.470457672167704</c:v>
                </c:pt>
                <c:pt idx="2201">
                  <c:v>-40.641856888762746</c:v>
                </c:pt>
                <c:pt idx="2202">
                  <c:v>-41.848373356248715</c:v>
                </c:pt>
                <c:pt idx="2203">
                  <c:v>-43.091612300355486</c:v>
                </c:pt>
                <c:pt idx="2204">
                  <c:v>-44.468340949480904</c:v>
                </c:pt>
                <c:pt idx="2205">
                  <c:v>-43.25420452039809</c:v>
                </c:pt>
                <c:pt idx="2206">
                  <c:v>-42.594556828598179</c:v>
                </c:pt>
                <c:pt idx="2207">
                  <c:v>-42.948062831214429</c:v>
                </c:pt>
                <c:pt idx="2208">
                  <c:v>-42.729947112864608</c:v>
                </c:pt>
                <c:pt idx="2209">
                  <c:v>-42.536568723838101</c:v>
                </c:pt>
                <c:pt idx="2210">
                  <c:v>-42.933465544191904</c:v>
                </c:pt>
                <c:pt idx="2211">
                  <c:v>-44.103369450804969</c:v>
                </c:pt>
                <c:pt idx="2212">
                  <c:v>-44.654369834786053</c:v>
                </c:pt>
                <c:pt idx="2213">
                  <c:v>-44.725868384229926</c:v>
                </c:pt>
                <c:pt idx="2214">
                  <c:v>-43.991331890098195</c:v>
                </c:pt>
                <c:pt idx="2215">
                  <c:v>-43.158523554746729</c:v>
                </c:pt>
                <c:pt idx="2216">
                  <c:v>-43.037508348853976</c:v>
                </c:pt>
                <c:pt idx="2217">
                  <c:v>-42.708355574767715</c:v>
                </c:pt>
                <c:pt idx="2218">
                  <c:v>-42.283764221479203</c:v>
                </c:pt>
                <c:pt idx="2219">
                  <c:v>-41.095126734926538</c:v>
                </c:pt>
                <c:pt idx="2220">
                  <c:v>-40.035915530697487</c:v>
                </c:pt>
                <c:pt idx="2221">
                  <c:v>-39.498061722170164</c:v>
                </c:pt>
                <c:pt idx="2222">
                  <c:v>-39.78989572811313</c:v>
                </c:pt>
                <c:pt idx="2223">
                  <c:v>-40.868120670710482</c:v>
                </c:pt>
                <c:pt idx="2224">
                  <c:v>-42.896952921880718</c:v>
                </c:pt>
                <c:pt idx="2225">
                  <c:v>-44.062612543365155</c:v>
                </c:pt>
                <c:pt idx="2226">
                  <c:v>-44.039612466057029</c:v>
                </c:pt>
                <c:pt idx="2227">
                  <c:v>-42.624349245350416</c:v>
                </c:pt>
                <c:pt idx="2228">
                  <c:v>-42.25368114325299</c:v>
                </c:pt>
                <c:pt idx="2229">
                  <c:v>-42.693846166921318</c:v>
                </c:pt>
                <c:pt idx="2230">
                  <c:v>-43.062172866675425</c:v>
                </c:pt>
                <c:pt idx="2231">
                  <c:v>-42.969517336867703</c:v>
                </c:pt>
                <c:pt idx="2232">
                  <c:v>-42.160450379803883</c:v>
                </c:pt>
                <c:pt idx="2233">
                  <c:v>-41.213838385850906</c:v>
                </c:pt>
                <c:pt idx="2234">
                  <c:v>-41.282812744006158</c:v>
                </c:pt>
                <c:pt idx="2235">
                  <c:v>-43.184103696183321</c:v>
                </c:pt>
                <c:pt idx="2236">
                  <c:v>-45.751399406612052</c:v>
                </c:pt>
                <c:pt idx="2237">
                  <c:v>-46.59166611482906</c:v>
                </c:pt>
                <c:pt idx="2238">
                  <c:v>-44.149369019429436</c:v>
                </c:pt>
                <c:pt idx="2239">
                  <c:v>-41.604368321739713</c:v>
                </c:pt>
                <c:pt idx="2240">
                  <c:v>-41.434788873940136</c:v>
                </c:pt>
                <c:pt idx="2241">
                  <c:v>-41.216197379001969</c:v>
                </c:pt>
                <c:pt idx="2242">
                  <c:v>-40.898775667999125</c:v>
                </c:pt>
                <c:pt idx="2243">
                  <c:v>-41.185452801111353</c:v>
                </c:pt>
                <c:pt idx="2244">
                  <c:v>-41.823244043449961</c:v>
                </c:pt>
                <c:pt idx="2245">
                  <c:v>-42.540550893528298</c:v>
                </c:pt>
                <c:pt idx="2246">
                  <c:v>-38.161946177717056</c:v>
                </c:pt>
                <c:pt idx="2247">
                  <c:v>-41.333197896210585</c:v>
                </c:pt>
                <c:pt idx="2248">
                  <c:v>-44.835226323572726</c:v>
                </c:pt>
                <c:pt idx="2249">
                  <c:v>-45.18736445099244</c:v>
                </c:pt>
                <c:pt idx="2250">
                  <c:v>-43.390388340669034</c:v>
                </c:pt>
                <c:pt idx="2251">
                  <c:v>-40.04902790580136</c:v>
                </c:pt>
                <c:pt idx="2252">
                  <c:v>-34.732307072805789</c:v>
                </c:pt>
                <c:pt idx="2253">
                  <c:v>-32.201134845841999</c:v>
                </c:pt>
                <c:pt idx="2254">
                  <c:v>-31.564953794999969</c:v>
                </c:pt>
                <c:pt idx="2255">
                  <c:v>-39.056576835005231</c:v>
                </c:pt>
                <c:pt idx="2256">
                  <c:v>-39.163486136337674</c:v>
                </c:pt>
                <c:pt idx="2257">
                  <c:v>-39.639376774909792</c:v>
                </c:pt>
                <c:pt idx="2258">
                  <c:v>-40.095224285985999</c:v>
                </c:pt>
                <c:pt idx="2259">
                  <c:v>-40.257424708983002</c:v>
                </c:pt>
                <c:pt idx="2260">
                  <c:v>-39.958059101576914</c:v>
                </c:pt>
                <c:pt idx="2261">
                  <c:v>-39.627796050724115</c:v>
                </c:pt>
                <c:pt idx="2262">
                  <c:v>-39.44742854047719</c:v>
                </c:pt>
                <c:pt idx="2263">
                  <c:v>-39.602240397566561</c:v>
                </c:pt>
                <c:pt idx="2264">
                  <c:v>-39.577364786119119</c:v>
                </c:pt>
                <c:pt idx="2265">
                  <c:v>-39.804220125098553</c:v>
                </c:pt>
                <c:pt idx="2266">
                  <c:v>-40.562077222215429</c:v>
                </c:pt>
                <c:pt idx="2267">
                  <c:v>-40.744770756763813</c:v>
                </c:pt>
                <c:pt idx="2268">
                  <c:v>-41.117408697295495</c:v>
                </c:pt>
                <c:pt idx="2269">
                  <c:v>-40.840709476657267</c:v>
                </c:pt>
                <c:pt idx="2270">
                  <c:v>-40.666800200613494</c:v>
                </c:pt>
                <c:pt idx="2271">
                  <c:v>-40.498473349180479</c:v>
                </c:pt>
                <c:pt idx="2272">
                  <c:v>-40.511778657979917</c:v>
                </c:pt>
                <c:pt idx="2273">
                  <c:v>-40.879354338676997</c:v>
                </c:pt>
                <c:pt idx="2274">
                  <c:v>-40.676859813185082</c:v>
                </c:pt>
                <c:pt idx="2275">
                  <c:v>-40.326968532055936</c:v>
                </c:pt>
                <c:pt idx="2276">
                  <c:v>-39.701694146352949</c:v>
                </c:pt>
                <c:pt idx="2277">
                  <c:v>-39.269185465971184</c:v>
                </c:pt>
                <c:pt idx="2278">
                  <c:v>-39.471478856641717</c:v>
                </c:pt>
                <c:pt idx="2279">
                  <c:v>-40.070330564066495</c:v>
                </c:pt>
                <c:pt idx="2280">
                  <c:v>-40.066767004368387</c:v>
                </c:pt>
                <c:pt idx="2281">
                  <c:v>-40.076119875654641</c:v>
                </c:pt>
                <c:pt idx="2282">
                  <c:v>-39.616757113895964</c:v>
                </c:pt>
                <c:pt idx="2283">
                  <c:v>-38.90286814487429</c:v>
                </c:pt>
                <c:pt idx="2284">
                  <c:v>-38.651229502770086</c:v>
                </c:pt>
                <c:pt idx="2285">
                  <c:v>-38.804281273379978</c:v>
                </c:pt>
                <c:pt idx="2286">
                  <c:v>-38.916279995898762</c:v>
                </c:pt>
                <c:pt idx="2287">
                  <c:v>-38.84843115380756</c:v>
                </c:pt>
                <c:pt idx="2288">
                  <c:v>-38.899443875204248</c:v>
                </c:pt>
                <c:pt idx="2289">
                  <c:v>-39.077107991655915</c:v>
                </c:pt>
                <c:pt idx="2290">
                  <c:v>-39.167657133003843</c:v>
                </c:pt>
                <c:pt idx="2291">
                  <c:v>-39.308963922272135</c:v>
                </c:pt>
                <c:pt idx="2292">
                  <c:v>-39.35137543845228</c:v>
                </c:pt>
                <c:pt idx="2293">
                  <c:v>-39.850817592607726</c:v>
                </c:pt>
                <c:pt idx="2294">
                  <c:v>-40.245510385418051</c:v>
                </c:pt>
                <c:pt idx="2295">
                  <c:v>-40.581176482325702</c:v>
                </c:pt>
                <c:pt idx="2296">
                  <c:v>-40.875006594884063</c:v>
                </c:pt>
                <c:pt idx="2297">
                  <c:v>-40.869956768831415</c:v>
                </c:pt>
                <c:pt idx="2298">
                  <c:v>-40.62560897373772</c:v>
                </c:pt>
                <c:pt idx="2299">
                  <c:v>-40.483170494180342</c:v>
                </c:pt>
                <c:pt idx="2300">
                  <c:v>-40.542649452832023</c:v>
                </c:pt>
                <c:pt idx="2301">
                  <c:v>-40.911368998476831</c:v>
                </c:pt>
                <c:pt idx="2302">
                  <c:v>-41.298272620403239</c:v>
                </c:pt>
                <c:pt idx="2303">
                  <c:v>-41.968647570853697</c:v>
                </c:pt>
                <c:pt idx="2304">
                  <c:v>-42.569662327123176</c:v>
                </c:pt>
                <c:pt idx="2305">
                  <c:v>-42.574203241378946</c:v>
                </c:pt>
                <c:pt idx="2306">
                  <c:v>-42.16414036524116</c:v>
                </c:pt>
                <c:pt idx="2307">
                  <c:v>-41.588907176989061</c:v>
                </c:pt>
                <c:pt idx="2308">
                  <c:v>-40.884408186886041</c:v>
                </c:pt>
                <c:pt idx="2309">
                  <c:v>-40.043790988407331</c:v>
                </c:pt>
                <c:pt idx="2310">
                  <c:v>-40.30388433570927</c:v>
                </c:pt>
                <c:pt idx="2311">
                  <c:v>-40.617096642347143</c:v>
                </c:pt>
                <c:pt idx="2312">
                  <c:v>-41.3408954878713</c:v>
                </c:pt>
                <c:pt idx="2313">
                  <c:v>-42.472125379710761</c:v>
                </c:pt>
                <c:pt idx="2314">
                  <c:v>-43.409538292410637</c:v>
                </c:pt>
                <c:pt idx="2315">
                  <c:v>-43.56191138601433</c:v>
                </c:pt>
                <c:pt idx="2316">
                  <c:v>-43.33174901882208</c:v>
                </c:pt>
                <c:pt idx="2317">
                  <c:v>-42.701587744006517</c:v>
                </c:pt>
                <c:pt idx="2318">
                  <c:v>-41.087468725257139</c:v>
                </c:pt>
                <c:pt idx="2319">
                  <c:v>-39.104494778488061</c:v>
                </c:pt>
                <c:pt idx="2320">
                  <c:v>-36.005047190939649</c:v>
                </c:pt>
                <c:pt idx="2321">
                  <c:v>-34.291148382641637</c:v>
                </c:pt>
                <c:pt idx="2322">
                  <c:v>-34.313707197239729</c:v>
                </c:pt>
                <c:pt idx="2323">
                  <c:v>-36.110959566609083</c:v>
                </c:pt>
                <c:pt idx="2324">
                  <c:v>-38.529941465881016</c:v>
                </c:pt>
                <c:pt idx="2325">
                  <c:v>-41.087649422211221</c:v>
                </c:pt>
                <c:pt idx="2326">
                  <c:v>-40.57861112474589</c:v>
                </c:pt>
                <c:pt idx="2327">
                  <c:v>-40.756941059449389</c:v>
                </c:pt>
                <c:pt idx="2328">
                  <c:v>-40.159266645119189</c:v>
                </c:pt>
                <c:pt idx="2329">
                  <c:v>-40.063332849638059</c:v>
                </c:pt>
                <c:pt idx="2330">
                  <c:v>-40.346729721160671</c:v>
                </c:pt>
                <c:pt idx="2331">
                  <c:v>-40.883017946103735</c:v>
                </c:pt>
                <c:pt idx="2332">
                  <c:v>-40.885942409738696</c:v>
                </c:pt>
                <c:pt idx="2333">
                  <c:v>-41.168180005888026</c:v>
                </c:pt>
                <c:pt idx="2334">
                  <c:v>-40.556820956397971</c:v>
                </c:pt>
                <c:pt idx="2335">
                  <c:v>-39.58182374818589</c:v>
                </c:pt>
                <c:pt idx="2336">
                  <c:v>-39.572279571357001</c:v>
                </c:pt>
                <c:pt idx="2337">
                  <c:v>-39.074207425112256</c:v>
                </c:pt>
                <c:pt idx="2338">
                  <c:v>-39.467079481857297</c:v>
                </c:pt>
                <c:pt idx="2339">
                  <c:v>-39.866320802154249</c:v>
                </c:pt>
                <c:pt idx="2340">
                  <c:v>-39.804154122217938</c:v>
                </c:pt>
                <c:pt idx="2341">
                  <c:v>-39.891631922621983</c:v>
                </c:pt>
                <c:pt idx="2342">
                  <c:v>-40.412075820680677</c:v>
                </c:pt>
                <c:pt idx="2343">
                  <c:v>-41.02195047291459</c:v>
                </c:pt>
                <c:pt idx="2344">
                  <c:v>-40.52798801829767</c:v>
                </c:pt>
                <c:pt idx="2345">
                  <c:v>-40.695264055342875</c:v>
                </c:pt>
                <c:pt idx="2346">
                  <c:v>-40.2244787799847</c:v>
                </c:pt>
                <c:pt idx="2347">
                  <c:v>-39.664313231803781</c:v>
                </c:pt>
                <c:pt idx="2348">
                  <c:v>-39.255578591975194</c:v>
                </c:pt>
                <c:pt idx="2349">
                  <c:v>-39.711203299073929</c:v>
                </c:pt>
                <c:pt idx="2350">
                  <c:v>-40.288994213377613</c:v>
                </c:pt>
                <c:pt idx="2351">
                  <c:v>-40.942622754347404</c:v>
                </c:pt>
                <c:pt idx="2352">
                  <c:v>-42.379957095273248</c:v>
                </c:pt>
                <c:pt idx="2353">
                  <c:v>-42.304398436403808</c:v>
                </c:pt>
                <c:pt idx="2354">
                  <c:v>-39.868907568333427</c:v>
                </c:pt>
                <c:pt idx="2355">
                  <c:v>-37.695585682821601</c:v>
                </c:pt>
                <c:pt idx="2356">
                  <c:v>-36.282507079553611</c:v>
                </c:pt>
                <c:pt idx="2357">
                  <c:v>-36.054766639295238</c:v>
                </c:pt>
                <c:pt idx="2358">
                  <c:v>-37.088219832220503</c:v>
                </c:pt>
                <c:pt idx="2359">
                  <c:v>-39.002708459808908</c:v>
                </c:pt>
                <c:pt idx="2360">
                  <c:v>-40.09107458081602</c:v>
                </c:pt>
                <c:pt idx="2361">
                  <c:v>-39.981416654452758</c:v>
                </c:pt>
                <c:pt idx="2362">
                  <c:v>-38.818207870417787</c:v>
                </c:pt>
                <c:pt idx="2363">
                  <c:v>-37.684377716872291</c:v>
                </c:pt>
                <c:pt idx="2364">
                  <c:v>-36.835900334294649</c:v>
                </c:pt>
                <c:pt idx="2365">
                  <c:v>-37.123475416027077</c:v>
                </c:pt>
                <c:pt idx="2366">
                  <c:v>-37.317827228569264</c:v>
                </c:pt>
                <c:pt idx="2367">
                  <c:v>-37.645537030878522</c:v>
                </c:pt>
                <c:pt idx="2368">
                  <c:v>-37.583736159798946</c:v>
                </c:pt>
                <c:pt idx="2369">
                  <c:v>-37.161868116735391</c:v>
                </c:pt>
                <c:pt idx="2370">
                  <c:v>-36.857414882531366</c:v>
                </c:pt>
                <c:pt idx="2371">
                  <c:v>-37.027412390233593</c:v>
                </c:pt>
                <c:pt idx="2372">
                  <c:v>-37.566138596897794</c:v>
                </c:pt>
                <c:pt idx="2373">
                  <c:v>-38.426062595234129</c:v>
                </c:pt>
                <c:pt idx="2374">
                  <c:v>-39.001548140423047</c:v>
                </c:pt>
                <c:pt idx="2375">
                  <c:v>-38.799252872308017</c:v>
                </c:pt>
                <c:pt idx="2376">
                  <c:v>-38.311201761127847</c:v>
                </c:pt>
                <c:pt idx="2377">
                  <c:v>-37.765316155655867</c:v>
                </c:pt>
                <c:pt idx="2378">
                  <c:v>-36.868243582169825</c:v>
                </c:pt>
                <c:pt idx="2379">
                  <c:v>-36.049641850710842</c:v>
                </c:pt>
                <c:pt idx="2380">
                  <c:v>-35.801399114548495</c:v>
                </c:pt>
                <c:pt idx="2381">
                  <c:v>-35.97935333765961</c:v>
                </c:pt>
                <c:pt idx="2382">
                  <c:v>-37.016818425185193</c:v>
                </c:pt>
                <c:pt idx="2383">
                  <c:v>-37.772860434223098</c:v>
                </c:pt>
                <c:pt idx="2384">
                  <c:v>-38.2059537563498</c:v>
                </c:pt>
                <c:pt idx="2385">
                  <c:v>-37.998900979512541</c:v>
                </c:pt>
                <c:pt idx="2386">
                  <c:v>-37.374371359003554</c:v>
                </c:pt>
                <c:pt idx="2387">
                  <c:v>-36.479677552661833</c:v>
                </c:pt>
                <c:pt idx="2388">
                  <c:v>-36.070535178352216</c:v>
                </c:pt>
                <c:pt idx="2389">
                  <c:v>-36.603537349583569</c:v>
                </c:pt>
                <c:pt idx="2390">
                  <c:v>-37.002211714471272</c:v>
                </c:pt>
                <c:pt idx="2391">
                  <c:v>-37.219814441561113</c:v>
                </c:pt>
                <c:pt idx="2392">
                  <c:v>-37.193251995105591</c:v>
                </c:pt>
                <c:pt idx="2393">
                  <c:v>-36.785365372769569</c:v>
                </c:pt>
                <c:pt idx="2394">
                  <c:v>-36.330776990201407</c:v>
                </c:pt>
                <c:pt idx="2395">
                  <c:v>-36.794448581118715</c:v>
                </c:pt>
                <c:pt idx="2396">
                  <c:v>-37.563880260218646</c:v>
                </c:pt>
                <c:pt idx="2397">
                  <c:v>-38.160110727741838</c:v>
                </c:pt>
                <c:pt idx="2398">
                  <c:v>-38.280990780826883</c:v>
                </c:pt>
                <c:pt idx="2399">
                  <c:v>-37.337914916774096</c:v>
                </c:pt>
                <c:pt idx="2400">
                  <c:v>-35.960282549506353</c:v>
                </c:pt>
                <c:pt idx="2401">
                  <c:v>-35.75135897346707</c:v>
                </c:pt>
                <c:pt idx="2402">
                  <c:v>-35.77568585172105</c:v>
                </c:pt>
                <c:pt idx="2403">
                  <c:v>-36.579449146883981</c:v>
                </c:pt>
                <c:pt idx="2404">
                  <c:v>-37.3013987941018</c:v>
                </c:pt>
                <c:pt idx="2405">
                  <c:v>-37.933447124154434</c:v>
                </c:pt>
                <c:pt idx="2406">
                  <c:v>-37.724103086106176</c:v>
                </c:pt>
                <c:pt idx="2407">
                  <c:v>-36.577227449165562</c:v>
                </c:pt>
                <c:pt idx="2408">
                  <c:v>-34.889291307521802</c:v>
                </c:pt>
                <c:pt idx="2409">
                  <c:v>-34.078160067223052</c:v>
                </c:pt>
                <c:pt idx="2410">
                  <c:v>-34.126658999459593</c:v>
                </c:pt>
                <c:pt idx="2411">
                  <c:v>-34.211503606354142</c:v>
                </c:pt>
                <c:pt idx="2412">
                  <c:v>-33.377754671952026</c:v>
                </c:pt>
                <c:pt idx="2413">
                  <c:v>-32.210643231510517</c:v>
                </c:pt>
                <c:pt idx="2414">
                  <c:v>-31.34765617822508</c:v>
                </c:pt>
                <c:pt idx="2415">
                  <c:v>-30.696693891511028</c:v>
                </c:pt>
                <c:pt idx="2416">
                  <c:v>-30.756121291000369</c:v>
                </c:pt>
                <c:pt idx="2417">
                  <c:v>-31.482951305895774</c:v>
                </c:pt>
                <c:pt idx="2418">
                  <c:v>-31.786996593387094</c:v>
                </c:pt>
                <c:pt idx="2419">
                  <c:v>-31.955252480597721</c:v>
                </c:pt>
                <c:pt idx="2420">
                  <c:v>-32.167924301143401</c:v>
                </c:pt>
                <c:pt idx="2421">
                  <c:v>-32.206637784520247</c:v>
                </c:pt>
                <c:pt idx="2422">
                  <c:v>-32.834490011337458</c:v>
                </c:pt>
                <c:pt idx="2423">
                  <c:v>-35.333954322274472</c:v>
                </c:pt>
                <c:pt idx="2424">
                  <c:v>-37.914375751724464</c:v>
                </c:pt>
                <c:pt idx="2425">
                  <c:v>-40.479647180891924</c:v>
                </c:pt>
                <c:pt idx="2426">
                  <c:v>-39.507963994546728</c:v>
                </c:pt>
                <c:pt idx="2427">
                  <c:v>-35.832534493168886</c:v>
                </c:pt>
                <c:pt idx="2428">
                  <c:v>-32.351344259856681</c:v>
                </c:pt>
                <c:pt idx="2429">
                  <c:v>-29.126735943263874</c:v>
                </c:pt>
                <c:pt idx="2430">
                  <c:v>-27.713719913686692</c:v>
                </c:pt>
                <c:pt idx="2431">
                  <c:v>-26.894358586859472</c:v>
                </c:pt>
                <c:pt idx="2432">
                  <c:v>-29.581035835134525</c:v>
                </c:pt>
                <c:pt idx="2433">
                  <c:v>-28.477993708940932</c:v>
                </c:pt>
                <c:pt idx="2434">
                  <c:v>-35.733867451738568</c:v>
                </c:pt>
                <c:pt idx="2435">
                  <c:v>-35.507293899435361</c:v>
                </c:pt>
                <c:pt idx="2436">
                  <c:v>-32.881806267910129</c:v>
                </c:pt>
                <c:pt idx="2437">
                  <c:v>-31.130075670019455</c:v>
                </c:pt>
                <c:pt idx="2438">
                  <c:v>-29.841545396151282</c:v>
                </c:pt>
                <c:pt idx="2439">
                  <c:v>-29.921128435195111</c:v>
                </c:pt>
                <c:pt idx="2440">
                  <c:v>-31.140165608774257</c:v>
                </c:pt>
                <c:pt idx="2441">
                  <c:v>-32.205949560048268</c:v>
                </c:pt>
                <c:pt idx="2442">
                  <c:v>-33.205772415680919</c:v>
                </c:pt>
                <c:pt idx="2443">
                  <c:v>-35.008782296725641</c:v>
                </c:pt>
                <c:pt idx="2444">
                  <c:v>-35.443252721301434</c:v>
                </c:pt>
                <c:pt idx="2445">
                  <c:v>-35.436909490961305</c:v>
                </c:pt>
                <c:pt idx="2446">
                  <c:v>-34.640436074713385</c:v>
                </c:pt>
                <c:pt idx="2447">
                  <c:v>-33.703442461390658</c:v>
                </c:pt>
                <c:pt idx="2448">
                  <c:v>-33.132223525626813</c:v>
                </c:pt>
                <c:pt idx="2449">
                  <c:v>-32.18123925964229</c:v>
                </c:pt>
                <c:pt idx="2450">
                  <c:v>-32.007475397052318</c:v>
                </c:pt>
                <c:pt idx="2451">
                  <c:v>-32.553349547689415</c:v>
                </c:pt>
                <c:pt idx="2452">
                  <c:v>-32.841571728842524</c:v>
                </c:pt>
                <c:pt idx="2453">
                  <c:v>-33.534287290483881</c:v>
                </c:pt>
                <c:pt idx="2454">
                  <c:v>-32.790482364706357</c:v>
                </c:pt>
                <c:pt idx="2455">
                  <c:v>-31.436744442034772</c:v>
                </c:pt>
                <c:pt idx="2456">
                  <c:v>-29.697629835279596</c:v>
                </c:pt>
                <c:pt idx="2457">
                  <c:v>-28.407413135650327</c:v>
                </c:pt>
                <c:pt idx="2458">
                  <c:v>-27.187204012639704</c:v>
                </c:pt>
                <c:pt idx="2459">
                  <c:v>-27.846805322859442</c:v>
                </c:pt>
                <c:pt idx="2460">
                  <c:v>-30.2133590894252</c:v>
                </c:pt>
                <c:pt idx="2461">
                  <c:v>-31.297113715366795</c:v>
                </c:pt>
                <c:pt idx="2462">
                  <c:v>-30.938201143356075</c:v>
                </c:pt>
                <c:pt idx="2463">
                  <c:v>-28.642341631190572</c:v>
                </c:pt>
                <c:pt idx="2464">
                  <c:v>-27.802186334497129</c:v>
                </c:pt>
                <c:pt idx="2465">
                  <c:v>-26.753663443854816</c:v>
                </c:pt>
                <c:pt idx="2466">
                  <c:v>-26.109446499014897</c:v>
                </c:pt>
                <c:pt idx="2467">
                  <c:v>-28.422010686596963</c:v>
                </c:pt>
                <c:pt idx="2468">
                  <c:v>-30.407681752998499</c:v>
                </c:pt>
                <c:pt idx="2469">
                  <c:v>-30.476459303957455</c:v>
                </c:pt>
                <c:pt idx="2470">
                  <c:v>-29.736959345287772</c:v>
                </c:pt>
                <c:pt idx="2471">
                  <c:v>-29.340523108596024</c:v>
                </c:pt>
                <c:pt idx="2472">
                  <c:v>-28.271732156141706</c:v>
                </c:pt>
                <c:pt idx="2473">
                  <c:v>-28.890752774546517</c:v>
                </c:pt>
                <c:pt idx="2474">
                  <c:v>-31.333105570854087</c:v>
                </c:pt>
                <c:pt idx="2475">
                  <c:v>-31.088518757723573</c:v>
                </c:pt>
                <c:pt idx="2476">
                  <c:v>-30.387749965065264</c:v>
                </c:pt>
                <c:pt idx="2477">
                  <c:v>-27.999486936240576</c:v>
                </c:pt>
                <c:pt idx="2478">
                  <c:v>-24.818870910105385</c:v>
                </c:pt>
                <c:pt idx="2479">
                  <c:v>-24.922809288825313</c:v>
                </c:pt>
                <c:pt idx="2480">
                  <c:v>-25.132160237055455</c:v>
                </c:pt>
                <c:pt idx="2481">
                  <c:v>-24.927303809717024</c:v>
                </c:pt>
                <c:pt idx="2482">
                  <c:v>-28.779862089120819</c:v>
                </c:pt>
                <c:pt idx="2483">
                  <c:v>-33.372832493327238</c:v>
                </c:pt>
                <c:pt idx="2484">
                  <c:v>-36.154651548763376</c:v>
                </c:pt>
                <c:pt idx="2485">
                  <c:v>-36.507321726321557</c:v>
                </c:pt>
                <c:pt idx="2486">
                  <c:v>-37.132439454966871</c:v>
                </c:pt>
                <c:pt idx="2487">
                  <c:v>-37.890748679336419</c:v>
                </c:pt>
                <c:pt idx="2488">
                  <c:v>-39.600232540220318</c:v>
                </c:pt>
                <c:pt idx="2489">
                  <c:v>-39.466204113735593</c:v>
                </c:pt>
                <c:pt idx="2490">
                  <c:v>-39.018745588780597</c:v>
                </c:pt>
                <c:pt idx="2491">
                  <c:v>-37.599555510477053</c:v>
                </c:pt>
                <c:pt idx="2492">
                  <c:v>-35.883589284388897</c:v>
                </c:pt>
                <c:pt idx="2493">
                  <c:v>-37.55273639264427</c:v>
                </c:pt>
                <c:pt idx="2494">
                  <c:v>-37.90537050896809</c:v>
                </c:pt>
                <c:pt idx="2495">
                  <c:v>-35.272721516624301</c:v>
                </c:pt>
                <c:pt idx="2496">
                  <c:v>-37.397929053542576</c:v>
                </c:pt>
                <c:pt idx="2497">
                  <c:v>-39.600995650370656</c:v>
                </c:pt>
                <c:pt idx="2498">
                  <c:v>-41.051874112842889</c:v>
                </c:pt>
                <c:pt idx="2499">
                  <c:v>-42.567961705805693</c:v>
                </c:pt>
                <c:pt idx="2500">
                  <c:v>-49.388739118297451</c:v>
                </c:pt>
                <c:pt idx="2501">
                  <c:v>-52.897380334193038</c:v>
                </c:pt>
                <c:pt idx="2502">
                  <c:v>-53.622773099696346</c:v>
                </c:pt>
                <c:pt idx="2503">
                  <c:v>-48.854367438877333</c:v>
                </c:pt>
                <c:pt idx="2504">
                  <c:v>-46.902625972583124</c:v>
                </c:pt>
                <c:pt idx="2505">
                  <c:v>-48.192929706045447</c:v>
                </c:pt>
                <c:pt idx="2506">
                  <c:v>-36.094567126235468</c:v>
                </c:pt>
                <c:pt idx="2507">
                  <c:v>-28.034724559474306</c:v>
                </c:pt>
                <c:pt idx="2508">
                  <c:v>-24.51990246986346</c:v>
                </c:pt>
                <c:pt idx="2509">
                  <c:v>-23.743063755011985</c:v>
                </c:pt>
                <c:pt idx="2510">
                  <c:v>-21.8020305850231</c:v>
                </c:pt>
                <c:pt idx="2511">
                  <c:v>-19.962391668307106</c:v>
                </c:pt>
                <c:pt idx="2512">
                  <c:v>-5.640292193044476</c:v>
                </c:pt>
                <c:pt idx="2513">
                  <c:v>21.868183027856936</c:v>
                </c:pt>
                <c:pt idx="2514">
                  <c:v>44.061818096814029</c:v>
                </c:pt>
                <c:pt idx="2515">
                  <c:v>57.186013774505163</c:v>
                </c:pt>
                <c:pt idx="2516">
                  <c:v>66.369466802186125</c:v>
                </c:pt>
                <c:pt idx="2517">
                  <c:v>68.32572483733648</c:v>
                </c:pt>
                <c:pt idx="2518">
                  <c:v>68.20291008724891</c:v>
                </c:pt>
                <c:pt idx="2519">
                  <c:v>66.11415061102214</c:v>
                </c:pt>
                <c:pt idx="2520">
                  <c:v>64.328853891097381</c:v>
                </c:pt>
                <c:pt idx="2521">
                  <c:v>62.863325495552601</c:v>
                </c:pt>
                <c:pt idx="2522">
                  <c:v>61.492437311566164</c:v>
                </c:pt>
                <c:pt idx="2523">
                  <c:v>62.221353780051956</c:v>
                </c:pt>
                <c:pt idx="2524">
                  <c:v>63.388337780511051</c:v>
                </c:pt>
                <c:pt idx="2525">
                  <c:v>65.099148824809987</c:v>
                </c:pt>
                <c:pt idx="2526">
                  <c:v>68.180930810514937</c:v>
                </c:pt>
                <c:pt idx="2527">
                  <c:v>70.968356596309818</c:v>
                </c:pt>
                <c:pt idx="2528">
                  <c:v>72.073419199947381</c:v>
                </c:pt>
                <c:pt idx="2529">
                  <c:v>73.059449128357826</c:v>
                </c:pt>
                <c:pt idx="2530">
                  <c:v>74.302366599130664</c:v>
                </c:pt>
                <c:pt idx="2531">
                  <c:v>75.822473951387551</c:v>
                </c:pt>
                <c:pt idx="2532">
                  <c:v>74.648441640363131</c:v>
                </c:pt>
                <c:pt idx="2533">
                  <c:v>75.177052241546932</c:v>
                </c:pt>
                <c:pt idx="2534">
                  <c:v>79.803371078038865</c:v>
                </c:pt>
                <c:pt idx="2535">
                  <c:v>85.337853777875722</c:v>
                </c:pt>
                <c:pt idx="2536">
                  <c:v>87.131860351817011</c:v>
                </c:pt>
                <c:pt idx="2537">
                  <c:v>85.491746485521304</c:v>
                </c:pt>
                <c:pt idx="2538">
                  <c:v>79.959369214902779</c:v>
                </c:pt>
                <c:pt idx="2539">
                  <c:v>68.48368915838428</c:v>
                </c:pt>
                <c:pt idx="2540">
                  <c:v>60.199281888668089</c:v>
                </c:pt>
                <c:pt idx="2541">
                  <c:v>50.16262211615156</c:v>
                </c:pt>
                <c:pt idx="2542">
                  <c:v>41.754745011685571</c:v>
                </c:pt>
                <c:pt idx="2543">
                  <c:v>35.255904666411901</c:v>
                </c:pt>
                <c:pt idx="2544">
                  <c:v>27.424706954335239</c:v>
                </c:pt>
                <c:pt idx="2545">
                  <c:v>25.248036869388439</c:v>
                </c:pt>
                <c:pt idx="2546">
                  <c:v>19.727649878833631</c:v>
                </c:pt>
                <c:pt idx="2547">
                  <c:v>8.0093432162774096</c:v>
                </c:pt>
                <c:pt idx="2548">
                  <c:v>-7.8053587326108689</c:v>
                </c:pt>
                <c:pt idx="2549">
                  <c:v>-22.977006732717562</c:v>
                </c:pt>
                <c:pt idx="2550">
                  <c:v>-33.276727574801306</c:v>
                </c:pt>
                <c:pt idx="2551">
                  <c:v>-38.294725684970636</c:v>
                </c:pt>
                <c:pt idx="2552">
                  <c:v>-39.800903876955395</c:v>
                </c:pt>
                <c:pt idx="2553">
                  <c:v>-39.011898716016958</c:v>
                </c:pt>
                <c:pt idx="2554">
                  <c:v>-36.48199360540896</c:v>
                </c:pt>
                <c:pt idx="2555">
                  <c:v>-37.439001699944434</c:v>
                </c:pt>
                <c:pt idx="2556">
                  <c:v>-44.203227812216575</c:v>
                </c:pt>
                <c:pt idx="2557">
                  <c:v>-50.655541521550248</c:v>
                </c:pt>
                <c:pt idx="2558">
                  <c:v>-56.612989075508544</c:v>
                </c:pt>
                <c:pt idx="2559">
                  <c:v>-60.568235845821278</c:v>
                </c:pt>
                <c:pt idx="2560">
                  <c:v>-60.772405018638047</c:v>
                </c:pt>
                <c:pt idx="2561">
                  <c:v>-59.973902977517923</c:v>
                </c:pt>
                <c:pt idx="2562">
                  <c:v>-57.448439450058224</c:v>
                </c:pt>
                <c:pt idx="2563">
                  <c:v>-56.963573799428829</c:v>
                </c:pt>
                <c:pt idx="2564">
                  <c:v>-57.200999225304685</c:v>
                </c:pt>
                <c:pt idx="2565">
                  <c:v>-58.048417199062804</c:v>
                </c:pt>
                <c:pt idx="2566">
                  <c:v>-58.894610122237083</c:v>
                </c:pt>
                <c:pt idx="2567">
                  <c:v>-59.433526341065487</c:v>
                </c:pt>
                <c:pt idx="2568">
                  <c:v>-60.068926638201155</c:v>
                </c:pt>
                <c:pt idx="2569">
                  <c:v>-60.383321580204615</c:v>
                </c:pt>
                <c:pt idx="2570">
                  <c:v>-59.732570461505773</c:v>
                </c:pt>
                <c:pt idx="2571">
                  <c:v>-58.15366549122097</c:v>
                </c:pt>
                <c:pt idx="2572">
                  <c:v>-57.703524362824034</c:v>
                </c:pt>
                <c:pt idx="2573">
                  <c:v>-56.762304364440553</c:v>
                </c:pt>
                <c:pt idx="2574">
                  <c:v>-54.654161097416548</c:v>
                </c:pt>
                <c:pt idx="2575">
                  <c:v>-52.054347601611823</c:v>
                </c:pt>
                <c:pt idx="2576">
                  <c:v>-49.218603977539537</c:v>
                </c:pt>
                <c:pt idx="2577">
                  <c:v>-44.790989576975164</c:v>
                </c:pt>
                <c:pt idx="2578">
                  <c:v>-39.438190360492442</c:v>
                </c:pt>
                <c:pt idx="2579">
                  <c:v>-35.087090845261038</c:v>
                </c:pt>
                <c:pt idx="2580">
                  <c:v>-30.787624284275019</c:v>
                </c:pt>
                <c:pt idx="2581">
                  <c:v>-25.067475437748278</c:v>
                </c:pt>
                <c:pt idx="2582">
                  <c:v>-21.178396348340126</c:v>
                </c:pt>
                <c:pt idx="2583">
                  <c:v>-15.667333735343982</c:v>
                </c:pt>
                <c:pt idx="2584">
                  <c:v>-11.829445835918131</c:v>
                </c:pt>
                <c:pt idx="2585">
                  <c:v>-6.7580637314577832</c:v>
                </c:pt>
                <c:pt idx="2586">
                  <c:v>-4.8103846059898681</c:v>
                </c:pt>
                <c:pt idx="2587">
                  <c:v>-2.6928146092145111</c:v>
                </c:pt>
                <c:pt idx="2588">
                  <c:v>2.0631825671001338</c:v>
                </c:pt>
                <c:pt idx="2589">
                  <c:v>7.6347640710781013</c:v>
                </c:pt>
                <c:pt idx="2590">
                  <c:v>10.83201696735115</c:v>
                </c:pt>
                <c:pt idx="2591">
                  <c:v>14.251449857240429</c:v>
                </c:pt>
                <c:pt idx="2592">
                  <c:v>17.827845184654869</c:v>
                </c:pt>
                <c:pt idx="2593">
                  <c:v>27.92752957272824</c:v>
                </c:pt>
                <c:pt idx="2594">
                  <c:v>41.677767956286921</c:v>
                </c:pt>
                <c:pt idx="2595">
                  <c:v>52.771504375343994</c:v>
                </c:pt>
                <c:pt idx="2596">
                  <c:v>62.654816024281715</c:v>
                </c:pt>
                <c:pt idx="2597">
                  <c:v>66.610409060167527</c:v>
                </c:pt>
                <c:pt idx="2598">
                  <c:v>67.103978761404235</c:v>
                </c:pt>
                <c:pt idx="2599">
                  <c:v>67.893126342474162</c:v>
                </c:pt>
                <c:pt idx="2600">
                  <c:v>69.41709299186418</c:v>
                </c:pt>
                <c:pt idx="2601">
                  <c:v>71.680059703288748</c:v>
                </c:pt>
                <c:pt idx="2602">
                  <c:v>74.382925968920929</c:v>
                </c:pt>
                <c:pt idx="2603">
                  <c:v>76.293281879373794</c:v>
                </c:pt>
                <c:pt idx="2604">
                  <c:v>77.279046302497719</c:v>
                </c:pt>
                <c:pt idx="2605">
                  <c:v>77.045710202062864</c:v>
                </c:pt>
                <c:pt idx="2606">
                  <c:v>76.760946718752109</c:v>
                </c:pt>
                <c:pt idx="2607">
                  <c:v>77.597605657662413</c:v>
                </c:pt>
                <c:pt idx="2608">
                  <c:v>79.13773727629335</c:v>
                </c:pt>
                <c:pt idx="2609">
                  <c:v>80.496677161922179</c:v>
                </c:pt>
                <c:pt idx="2610">
                  <c:v>82.061447846566438</c:v>
                </c:pt>
                <c:pt idx="2611">
                  <c:v>82.848735608668406</c:v>
                </c:pt>
                <c:pt idx="2612">
                  <c:v>82.131945253423666</c:v>
                </c:pt>
                <c:pt idx="2613">
                  <c:v>81.151179562713324</c:v>
                </c:pt>
                <c:pt idx="2614">
                  <c:v>80.089792143157112</c:v>
                </c:pt>
                <c:pt idx="2615">
                  <c:v>79.703183629109802</c:v>
                </c:pt>
                <c:pt idx="2616">
                  <c:v>80.101621516935879</c:v>
                </c:pt>
                <c:pt idx="2617">
                  <c:v>81.200727753536171</c:v>
                </c:pt>
                <c:pt idx="2618">
                  <c:v>81.477860755146509</c:v>
                </c:pt>
                <c:pt idx="2619">
                  <c:v>81.699931917455459</c:v>
                </c:pt>
                <c:pt idx="2620">
                  <c:v>80.210458184152088</c:v>
                </c:pt>
                <c:pt idx="2621">
                  <c:v>79.229674128613951</c:v>
                </c:pt>
                <c:pt idx="2622">
                  <c:v>78.188657406519567</c:v>
                </c:pt>
                <c:pt idx="2623">
                  <c:v>78.564908009697291</c:v>
                </c:pt>
                <c:pt idx="2624">
                  <c:v>79.467798128002045</c:v>
                </c:pt>
                <c:pt idx="2625">
                  <c:v>79.656885240940326</c:v>
                </c:pt>
                <c:pt idx="2626">
                  <c:v>79.586530385473154</c:v>
                </c:pt>
                <c:pt idx="2627">
                  <c:v>76.000116137068247</c:v>
                </c:pt>
                <c:pt idx="2628">
                  <c:v>72.204903841334456</c:v>
                </c:pt>
                <c:pt idx="2629">
                  <c:v>64.020811474739773</c:v>
                </c:pt>
                <c:pt idx="2630">
                  <c:v>57.471918644172341</c:v>
                </c:pt>
                <c:pt idx="2631">
                  <c:v>54.835168907045677</c:v>
                </c:pt>
                <c:pt idx="2632">
                  <c:v>60.347334277997817</c:v>
                </c:pt>
                <c:pt idx="2633">
                  <c:v>65.71276990527781</c:v>
                </c:pt>
                <c:pt idx="2634">
                  <c:v>60.443400080053316</c:v>
                </c:pt>
                <c:pt idx="2635">
                  <c:v>49.905604504849791</c:v>
                </c:pt>
                <c:pt idx="2636">
                  <c:v>40.897587745384556</c:v>
                </c:pt>
                <c:pt idx="2637">
                  <c:v>32.602001658464758</c:v>
                </c:pt>
                <c:pt idx="2638">
                  <c:v>19.219301259743961</c:v>
                </c:pt>
                <c:pt idx="2639">
                  <c:v>10.834493022427766</c:v>
                </c:pt>
                <c:pt idx="2640">
                  <c:v>3.3783974817204903</c:v>
                </c:pt>
                <c:pt idx="2641">
                  <c:v>-2.7861797582848178</c:v>
                </c:pt>
                <c:pt idx="2642">
                  <c:v>-8.4813026185106217</c:v>
                </c:pt>
                <c:pt idx="2643">
                  <c:v>-13.278676062261091</c:v>
                </c:pt>
                <c:pt idx="2644">
                  <c:v>-19.294668455808608</c:v>
                </c:pt>
                <c:pt idx="2645">
                  <c:v>-24.817404964419659</c:v>
                </c:pt>
                <c:pt idx="2646">
                  <c:v>-30.415175285214438</c:v>
                </c:pt>
                <c:pt idx="2647">
                  <c:v>-36.12953411908051</c:v>
                </c:pt>
                <c:pt idx="2648">
                  <c:v>-41.677026984380916</c:v>
                </c:pt>
                <c:pt idx="2649">
                  <c:v>-46.30737183796326</c:v>
                </c:pt>
                <c:pt idx="2650">
                  <c:v>-49.951783178756131</c:v>
                </c:pt>
                <c:pt idx="2651">
                  <c:v>-51.605858772299399</c:v>
                </c:pt>
                <c:pt idx="2652">
                  <c:v>-51.964607519133246</c:v>
                </c:pt>
                <c:pt idx="2653">
                  <c:v>-51.386435216954844</c:v>
                </c:pt>
                <c:pt idx="2654">
                  <c:v>-50.55376277625998</c:v>
                </c:pt>
                <c:pt idx="2655">
                  <c:v>-50.11308443695075</c:v>
                </c:pt>
                <c:pt idx="2656">
                  <c:v>-50.138120697567892</c:v>
                </c:pt>
                <c:pt idx="2657">
                  <c:v>-49.63221785359449</c:v>
                </c:pt>
                <c:pt idx="2658">
                  <c:v>-48.641993009098279</c:v>
                </c:pt>
                <c:pt idx="2659">
                  <c:v>-48.466460028258268</c:v>
                </c:pt>
                <c:pt idx="2660">
                  <c:v>-48.951281262825383</c:v>
                </c:pt>
                <c:pt idx="2661">
                  <c:v>-49.580103428036267</c:v>
                </c:pt>
                <c:pt idx="2662">
                  <c:v>-50.487028636549638</c:v>
                </c:pt>
                <c:pt idx="2663">
                  <c:v>-49.803341580006148</c:v>
                </c:pt>
                <c:pt idx="2664">
                  <c:v>-48.838018332426877</c:v>
                </c:pt>
                <c:pt idx="2665">
                  <c:v>-48.26107283458775</c:v>
                </c:pt>
                <c:pt idx="2666">
                  <c:v>-48.127157072092871</c:v>
                </c:pt>
                <c:pt idx="2667">
                  <c:v>-48.730365011207446</c:v>
                </c:pt>
                <c:pt idx="2668">
                  <c:v>-49.364113953326161</c:v>
                </c:pt>
                <c:pt idx="2669">
                  <c:v>-49.535176436884882</c:v>
                </c:pt>
                <c:pt idx="2670">
                  <c:v>-49.818619979345456</c:v>
                </c:pt>
                <c:pt idx="2671">
                  <c:v>-48.699120412278155</c:v>
                </c:pt>
                <c:pt idx="2672">
                  <c:v>-46.250616847847901</c:v>
                </c:pt>
                <c:pt idx="2673">
                  <c:v>-43.483047751090609</c:v>
                </c:pt>
                <c:pt idx="2674">
                  <c:v>-39.420776666195323</c:v>
                </c:pt>
                <c:pt idx="2675">
                  <c:v>-34.640532128246143</c:v>
                </c:pt>
                <c:pt idx="2676">
                  <c:v>-30.645706610535427</c:v>
                </c:pt>
                <c:pt idx="2677">
                  <c:v>-27.465183490628615</c:v>
                </c:pt>
                <c:pt idx="2678">
                  <c:v>-25.560689454100331</c:v>
                </c:pt>
                <c:pt idx="2679">
                  <c:v>-25.255510530541056</c:v>
                </c:pt>
                <c:pt idx="2680">
                  <c:v>-24.902600565776151</c:v>
                </c:pt>
                <c:pt idx="2681">
                  <c:v>-24.036642781290066</c:v>
                </c:pt>
                <c:pt idx="2682">
                  <c:v>-27.920363185089595</c:v>
                </c:pt>
                <c:pt idx="2683">
                  <c:v>-26.80110801515346</c:v>
                </c:pt>
                <c:pt idx="2684">
                  <c:v>-22.858389533450818</c:v>
                </c:pt>
                <c:pt idx="2685">
                  <c:v>-17.083491426398375</c:v>
                </c:pt>
                <c:pt idx="2686">
                  <c:v>-5.9204459450738822</c:v>
                </c:pt>
                <c:pt idx="2687">
                  <c:v>4.9941825334272814</c:v>
                </c:pt>
                <c:pt idx="2688">
                  <c:v>12.981003994829738</c:v>
                </c:pt>
                <c:pt idx="2689">
                  <c:v>24.40990929146384</c:v>
                </c:pt>
                <c:pt idx="2690">
                  <c:v>33.381248695046786</c:v>
                </c:pt>
                <c:pt idx="2691">
                  <c:v>38.473320429193642</c:v>
                </c:pt>
                <c:pt idx="2692">
                  <c:v>51.25539547366602</c:v>
                </c:pt>
                <c:pt idx="2693">
                  <c:v>60.232053117967453</c:v>
                </c:pt>
                <c:pt idx="2694">
                  <c:v>62.943383422460833</c:v>
                </c:pt>
                <c:pt idx="2695">
                  <c:v>67.074765283650848</c:v>
                </c:pt>
                <c:pt idx="2696">
                  <c:v>67.895481733668916</c:v>
                </c:pt>
                <c:pt idx="2697">
                  <c:v>67.401235236795586</c:v>
                </c:pt>
                <c:pt idx="2698">
                  <c:v>66.296211225690371</c:v>
                </c:pt>
                <c:pt idx="2699">
                  <c:v>65.43622948146745</c:v>
                </c:pt>
                <c:pt idx="2700">
                  <c:v>65.527040958126662</c:v>
                </c:pt>
                <c:pt idx="2701">
                  <c:v>64.80182190688619</c:v>
                </c:pt>
                <c:pt idx="2702">
                  <c:v>65.179924054519262</c:v>
                </c:pt>
                <c:pt idx="2703">
                  <c:v>65.364681970304218</c:v>
                </c:pt>
                <c:pt idx="2704">
                  <c:v>66.256328534965903</c:v>
                </c:pt>
                <c:pt idx="2705">
                  <c:v>66.506793684228796</c:v>
                </c:pt>
                <c:pt idx="2706">
                  <c:v>66.919646506734523</c:v>
                </c:pt>
                <c:pt idx="2707">
                  <c:v>66.054175617520499</c:v>
                </c:pt>
                <c:pt idx="2708">
                  <c:v>65.26499361688748</c:v>
                </c:pt>
                <c:pt idx="2709">
                  <c:v>65.541402477475771</c:v>
                </c:pt>
                <c:pt idx="2710">
                  <c:v>66.53794429018825</c:v>
                </c:pt>
                <c:pt idx="2711">
                  <c:v>66.979820328814924</c:v>
                </c:pt>
                <c:pt idx="2712">
                  <c:v>66.308854400264579</c:v>
                </c:pt>
                <c:pt idx="2713">
                  <c:v>64.668613628550617</c:v>
                </c:pt>
                <c:pt idx="2714">
                  <c:v>63.424170710226377</c:v>
                </c:pt>
                <c:pt idx="2715">
                  <c:v>63.414656659994705</c:v>
                </c:pt>
                <c:pt idx="2716">
                  <c:v>64.155884600468212</c:v>
                </c:pt>
                <c:pt idx="2717">
                  <c:v>65.070106348391278</c:v>
                </c:pt>
                <c:pt idx="2718">
                  <c:v>65.725970550362064</c:v>
                </c:pt>
                <c:pt idx="2719">
                  <c:v>65.507074635835991</c:v>
                </c:pt>
                <c:pt idx="2720">
                  <c:v>64.606788819636918</c:v>
                </c:pt>
                <c:pt idx="2721">
                  <c:v>62.743199164626681</c:v>
                </c:pt>
                <c:pt idx="2722">
                  <c:v>59.39137707825099</c:v>
                </c:pt>
                <c:pt idx="2723">
                  <c:v>57.585705024589217</c:v>
                </c:pt>
                <c:pt idx="2724">
                  <c:v>58.919344192356185</c:v>
                </c:pt>
                <c:pt idx="2725">
                  <c:v>64.793016037990469</c:v>
                </c:pt>
                <c:pt idx="2726">
                  <c:v>67.506382835223988</c:v>
                </c:pt>
                <c:pt idx="2727">
                  <c:v>69.96937168430857</c:v>
                </c:pt>
                <c:pt idx="2728">
                  <c:v>58.237845239143404</c:v>
                </c:pt>
                <c:pt idx="2729">
                  <c:v>42.737801136466558</c:v>
                </c:pt>
                <c:pt idx="2730">
                  <c:v>28.09626714645233</c:v>
                </c:pt>
                <c:pt idx="2731">
                  <c:v>20.016589727364817</c:v>
                </c:pt>
                <c:pt idx="2732">
                  <c:v>17.768779323384951</c:v>
                </c:pt>
                <c:pt idx="2733">
                  <c:v>15.628226561712564</c:v>
                </c:pt>
                <c:pt idx="2734">
                  <c:v>6.4258529995977502</c:v>
                </c:pt>
                <c:pt idx="2735">
                  <c:v>-1.0495457299600981</c:v>
                </c:pt>
                <c:pt idx="2736">
                  <c:v>-8.5477260435967928</c:v>
                </c:pt>
                <c:pt idx="2737">
                  <c:v>-14.804575866496918</c:v>
                </c:pt>
                <c:pt idx="2738">
                  <c:v>-21.18930326337896</c:v>
                </c:pt>
                <c:pt idx="2739">
                  <c:v>-27.639079663526303</c:v>
                </c:pt>
                <c:pt idx="2740">
                  <c:v>-33.394789578745517</c:v>
                </c:pt>
                <c:pt idx="2741">
                  <c:v>-39.355812382972069</c:v>
                </c:pt>
                <c:pt idx="2742">
                  <c:v>-43.695171388562237</c:v>
                </c:pt>
                <c:pt idx="2743">
                  <c:v>-45.136947170137141</c:v>
                </c:pt>
                <c:pt idx="2744">
                  <c:v>-45.5236147342397</c:v>
                </c:pt>
                <c:pt idx="2745">
                  <c:v>-47.067097051577719</c:v>
                </c:pt>
                <c:pt idx="2746">
                  <c:v>-49.161365133004139</c:v>
                </c:pt>
                <c:pt idx="2747">
                  <c:v>-50.699524063852515</c:v>
                </c:pt>
                <c:pt idx="2748">
                  <c:v>-52.274062212601265</c:v>
                </c:pt>
                <c:pt idx="2749">
                  <c:v>-52.588001671498667</c:v>
                </c:pt>
                <c:pt idx="2750">
                  <c:v>-52.890169708082695</c:v>
                </c:pt>
                <c:pt idx="2751">
                  <c:v>-53.466676335923765</c:v>
                </c:pt>
                <c:pt idx="2752">
                  <c:v>-54.073718706208908</c:v>
                </c:pt>
                <c:pt idx="2753">
                  <c:v>-54.145557133917812</c:v>
                </c:pt>
                <c:pt idx="2754">
                  <c:v>-53.873494671302851</c:v>
                </c:pt>
                <c:pt idx="2755">
                  <c:v>-53.22463415310196</c:v>
                </c:pt>
                <c:pt idx="2756">
                  <c:v>-52.799222678304325</c:v>
                </c:pt>
                <c:pt idx="2757">
                  <c:v>-52.950723212168526</c:v>
                </c:pt>
                <c:pt idx="2758">
                  <c:v>-53.633456424790779</c:v>
                </c:pt>
                <c:pt idx="2759">
                  <c:v>-54.343085196560004</c:v>
                </c:pt>
                <c:pt idx="2760">
                  <c:v>-55.044007026440248</c:v>
                </c:pt>
                <c:pt idx="2761">
                  <c:v>-54.577655580566535</c:v>
                </c:pt>
                <c:pt idx="2762">
                  <c:v>-52.138834772618587</c:v>
                </c:pt>
                <c:pt idx="2763">
                  <c:v>-49.67099037535381</c:v>
                </c:pt>
                <c:pt idx="2764">
                  <c:v>-47.307622882730769</c:v>
                </c:pt>
                <c:pt idx="2765">
                  <c:v>-45.002504179841722</c:v>
                </c:pt>
                <c:pt idx="2766">
                  <c:v>-42.537240392595457</c:v>
                </c:pt>
                <c:pt idx="2767">
                  <c:v>-41.13976816876567</c:v>
                </c:pt>
                <c:pt idx="2768">
                  <c:v>-37.49756874951327</c:v>
                </c:pt>
                <c:pt idx="2769">
                  <c:v>-33.874301733850217</c:v>
                </c:pt>
                <c:pt idx="2770">
                  <c:v>-31.135932811709235</c:v>
                </c:pt>
                <c:pt idx="2771">
                  <c:v>-22.499087288724532</c:v>
                </c:pt>
                <c:pt idx="2772">
                  <c:v>-20.25876785524903</c:v>
                </c:pt>
                <c:pt idx="2773">
                  <c:v>-17.846591150700601</c:v>
                </c:pt>
                <c:pt idx="2774">
                  <c:v>-17.83780616744885</c:v>
                </c:pt>
                <c:pt idx="2775">
                  <c:v>-12.723973689640312</c:v>
                </c:pt>
                <c:pt idx="2776">
                  <c:v>-6.4273562592866389</c:v>
                </c:pt>
                <c:pt idx="2777">
                  <c:v>2.8571119750436749</c:v>
                </c:pt>
                <c:pt idx="2778">
                  <c:v>7.8547528274730487</c:v>
                </c:pt>
                <c:pt idx="2779">
                  <c:v>17.930311785262401</c:v>
                </c:pt>
                <c:pt idx="2780">
                  <c:v>36.424895064128208</c:v>
                </c:pt>
                <c:pt idx="2781">
                  <c:v>46.525071993255501</c:v>
                </c:pt>
                <c:pt idx="2782">
                  <c:v>53.833403507320739</c:v>
                </c:pt>
                <c:pt idx="2783">
                  <c:v>57.997273030709863</c:v>
                </c:pt>
                <c:pt idx="2784">
                  <c:v>59.320440857047458</c:v>
                </c:pt>
                <c:pt idx="2785">
                  <c:v>63.236551413624497</c:v>
                </c:pt>
                <c:pt idx="2786">
                  <c:v>65.051763090294486</c:v>
                </c:pt>
                <c:pt idx="2787">
                  <c:v>66.129283867976753</c:v>
                </c:pt>
                <c:pt idx="2788">
                  <c:v>66.523920640244398</c:v>
                </c:pt>
                <c:pt idx="2789">
                  <c:v>67.487711135013143</c:v>
                </c:pt>
                <c:pt idx="2790">
                  <c:v>67.85818390672037</c:v>
                </c:pt>
                <c:pt idx="2791">
                  <c:v>68.073964424132157</c:v>
                </c:pt>
                <c:pt idx="2792">
                  <c:v>68.973202113864303</c:v>
                </c:pt>
                <c:pt idx="2793">
                  <c:v>69.725929635765283</c:v>
                </c:pt>
                <c:pt idx="2794">
                  <c:v>72.91381006303682</c:v>
                </c:pt>
                <c:pt idx="2795">
                  <c:v>72.09677783137964</c:v>
                </c:pt>
                <c:pt idx="2796">
                  <c:v>71.200329420971713</c:v>
                </c:pt>
                <c:pt idx="2797">
                  <c:v>71.235582198412544</c:v>
                </c:pt>
                <c:pt idx="2798">
                  <c:v>71.629574356571965</c:v>
                </c:pt>
                <c:pt idx="2799">
                  <c:v>72.169644537839048</c:v>
                </c:pt>
                <c:pt idx="2800">
                  <c:v>71.966270138811566</c:v>
                </c:pt>
                <c:pt idx="2801">
                  <c:v>72.831230911413044</c:v>
                </c:pt>
                <c:pt idx="2802">
                  <c:v>74.109272848538239</c:v>
                </c:pt>
                <c:pt idx="2803">
                  <c:v>75.348262857674925</c:v>
                </c:pt>
                <c:pt idx="2804">
                  <c:v>76.879223078726113</c:v>
                </c:pt>
                <c:pt idx="2805">
                  <c:v>77.916133124867258</c:v>
                </c:pt>
                <c:pt idx="2806">
                  <c:v>78.177312426822468</c:v>
                </c:pt>
                <c:pt idx="2807">
                  <c:v>77.479631774419559</c:v>
                </c:pt>
                <c:pt idx="2808">
                  <c:v>75.144464242945617</c:v>
                </c:pt>
                <c:pt idx="2809">
                  <c:v>72.460081190494947</c:v>
                </c:pt>
                <c:pt idx="2810">
                  <c:v>71.400134200172886</c:v>
                </c:pt>
                <c:pt idx="2811">
                  <c:v>73.624143313070959</c:v>
                </c:pt>
                <c:pt idx="2812">
                  <c:v>78.59321914708238</c:v>
                </c:pt>
                <c:pt idx="2813">
                  <c:v>83.627798220590293</c:v>
                </c:pt>
                <c:pt idx="2814">
                  <c:v>82.963021695684631</c:v>
                </c:pt>
                <c:pt idx="2815">
                  <c:v>80.356247771643822</c:v>
                </c:pt>
                <c:pt idx="2816">
                  <c:v>73.68158844864611</c:v>
                </c:pt>
                <c:pt idx="2817">
                  <c:v>60.546730048088023</c:v>
                </c:pt>
                <c:pt idx="2818">
                  <c:v>49.747494946215284</c:v>
                </c:pt>
                <c:pt idx="2819">
                  <c:v>38.627218098838533</c:v>
                </c:pt>
                <c:pt idx="2820">
                  <c:v>24.418529454135939</c:v>
                </c:pt>
                <c:pt idx="2821">
                  <c:v>13.734893801447381</c:v>
                </c:pt>
                <c:pt idx="2822">
                  <c:v>12.253215482845283</c:v>
                </c:pt>
                <c:pt idx="2823">
                  <c:v>9.3804729371312909</c:v>
                </c:pt>
                <c:pt idx="2824">
                  <c:v>10.369173363524549</c:v>
                </c:pt>
                <c:pt idx="2825">
                  <c:v>9.2559013890802433</c:v>
                </c:pt>
                <c:pt idx="2826">
                  <c:v>1.7567054976664849</c:v>
                </c:pt>
                <c:pt idx="2827">
                  <c:v>-11.23653092488092</c:v>
                </c:pt>
                <c:pt idx="2828">
                  <c:v>-24.245645377657418</c:v>
                </c:pt>
                <c:pt idx="2829">
                  <c:v>-33.910191529827713</c:v>
                </c:pt>
                <c:pt idx="2830">
                  <c:v>-42.011426959479408</c:v>
                </c:pt>
                <c:pt idx="2831">
                  <c:v>-48.094571825139035</c:v>
                </c:pt>
                <c:pt idx="2832">
                  <c:v>-52.431246033101111</c:v>
                </c:pt>
                <c:pt idx="2833">
                  <c:v>-56.632852130672966</c:v>
                </c:pt>
                <c:pt idx="2834">
                  <c:v>-59.15898649837488</c:v>
                </c:pt>
                <c:pt idx="2835">
                  <c:v>-61.358870334301109</c:v>
                </c:pt>
                <c:pt idx="2836">
                  <c:v>-63.548830118374248</c:v>
                </c:pt>
                <c:pt idx="2837">
                  <c:v>-64.743480839115023</c:v>
                </c:pt>
                <c:pt idx="2838">
                  <c:v>-66.006913832994215</c:v>
                </c:pt>
                <c:pt idx="2839">
                  <c:v>-67.102669435940257</c:v>
                </c:pt>
                <c:pt idx="2840">
                  <c:v>-67.862694427021196</c:v>
                </c:pt>
                <c:pt idx="2841">
                  <c:v>-68.582592303772785</c:v>
                </c:pt>
                <c:pt idx="2842">
                  <c:v>-68.820510902574213</c:v>
                </c:pt>
                <c:pt idx="2843">
                  <c:v>-68.468036560228001</c:v>
                </c:pt>
                <c:pt idx="2844">
                  <c:v>-68.244017297078045</c:v>
                </c:pt>
                <c:pt idx="2845">
                  <c:v>-67.318803271161499</c:v>
                </c:pt>
                <c:pt idx="2846">
                  <c:v>-66.999028919689152</c:v>
                </c:pt>
                <c:pt idx="2847">
                  <c:v>-66.182330266423335</c:v>
                </c:pt>
                <c:pt idx="2848">
                  <c:v>-64.782572725614102</c:v>
                </c:pt>
                <c:pt idx="2849">
                  <c:v>-64.533166294626255</c:v>
                </c:pt>
                <c:pt idx="2850">
                  <c:v>-64.968496861334557</c:v>
                </c:pt>
                <c:pt idx="2851">
                  <c:v>-67.06905981183678</c:v>
                </c:pt>
                <c:pt idx="2852">
                  <c:v>-69.189664592207222</c:v>
                </c:pt>
                <c:pt idx="2853">
                  <c:v>-71.585546154787039</c:v>
                </c:pt>
                <c:pt idx="2854">
                  <c:v>-71.447791599679675</c:v>
                </c:pt>
                <c:pt idx="2855">
                  <c:v>-70.947617938426703</c:v>
                </c:pt>
                <c:pt idx="2856">
                  <c:v>-69.503296776594453</c:v>
                </c:pt>
                <c:pt idx="2857">
                  <c:v>-62.922455589529825</c:v>
                </c:pt>
                <c:pt idx="2858">
                  <c:v>-56.492414503148147</c:v>
                </c:pt>
                <c:pt idx="2859">
                  <c:v>-51.096723820279749</c:v>
                </c:pt>
                <c:pt idx="2860">
                  <c:v>-48.038045348418358</c:v>
                </c:pt>
                <c:pt idx="2861">
                  <c:v>-41.407683345981994</c:v>
                </c:pt>
                <c:pt idx="2862">
                  <c:v>-32.840968632269835</c:v>
                </c:pt>
                <c:pt idx="2863">
                  <c:v>-25.046938575391128</c:v>
                </c:pt>
                <c:pt idx="2864">
                  <c:v>-20.836096389046475</c:v>
                </c:pt>
                <c:pt idx="2865">
                  <c:v>-8.9798138089012767</c:v>
                </c:pt>
                <c:pt idx="2866">
                  <c:v>10.584470228050252</c:v>
                </c:pt>
                <c:pt idx="2867">
                  <c:v>22.955865129126046</c:v>
                </c:pt>
                <c:pt idx="2868">
                  <c:v>39.65838964981404</c:v>
                </c:pt>
                <c:pt idx="2869">
                  <c:v>52.085416173683271</c:v>
                </c:pt>
                <c:pt idx="2870">
                  <c:v>59.223626411621275</c:v>
                </c:pt>
                <c:pt idx="2871">
                  <c:v>65.123025152367774</c:v>
                </c:pt>
                <c:pt idx="2872">
                  <c:v>67.676002197988453</c:v>
                </c:pt>
                <c:pt idx="2873">
                  <c:v>66.748677174652244</c:v>
                </c:pt>
                <c:pt idx="2874">
                  <c:v>67.284693907684058</c:v>
                </c:pt>
                <c:pt idx="2875">
                  <c:v>65.038699714258087</c:v>
                </c:pt>
                <c:pt idx="2876">
                  <c:v>65.572803027189806</c:v>
                </c:pt>
                <c:pt idx="2877">
                  <c:v>66.479220511916665</c:v>
                </c:pt>
                <c:pt idx="2878">
                  <c:v>67.812700029572611</c:v>
                </c:pt>
                <c:pt idx="2879">
                  <c:v>68.464174959629503</c:v>
                </c:pt>
                <c:pt idx="2880">
                  <c:v>68.123831897954489</c:v>
                </c:pt>
                <c:pt idx="2881">
                  <c:v>67.672340599618479</c:v>
                </c:pt>
                <c:pt idx="2882">
                  <c:v>67.39541348176212</c:v>
                </c:pt>
                <c:pt idx="2883">
                  <c:v>67.627109763062833</c:v>
                </c:pt>
                <c:pt idx="2884">
                  <c:v>68.139566025585708</c:v>
                </c:pt>
                <c:pt idx="2885">
                  <c:v>68.530068149573722</c:v>
                </c:pt>
                <c:pt idx="2886">
                  <c:v>68.464685682201306</c:v>
                </c:pt>
                <c:pt idx="2887">
                  <c:v>67.995914993652505</c:v>
                </c:pt>
                <c:pt idx="2888">
                  <c:v>68.262966755591421</c:v>
                </c:pt>
                <c:pt idx="2889">
                  <c:v>69.76469272710348</c:v>
                </c:pt>
                <c:pt idx="2890">
                  <c:v>72.222239739002902</c:v>
                </c:pt>
                <c:pt idx="2891">
                  <c:v>74.380734278026125</c:v>
                </c:pt>
                <c:pt idx="2892">
                  <c:v>74.828838345092507</c:v>
                </c:pt>
                <c:pt idx="2893">
                  <c:v>73.795505964650587</c:v>
                </c:pt>
                <c:pt idx="2894">
                  <c:v>70.634478716843532</c:v>
                </c:pt>
                <c:pt idx="2895">
                  <c:v>67.866471140213619</c:v>
                </c:pt>
                <c:pt idx="2896">
                  <c:v>68.627765388874352</c:v>
                </c:pt>
                <c:pt idx="2897">
                  <c:v>72.551373829681722</c:v>
                </c:pt>
                <c:pt idx="2898">
                  <c:v>78.449021778599317</c:v>
                </c:pt>
                <c:pt idx="2899">
                  <c:v>83.568356145172928</c:v>
                </c:pt>
                <c:pt idx="2900">
                  <c:v>85.940855225856495</c:v>
                </c:pt>
                <c:pt idx="2901">
                  <c:v>84.115438686303634</c:v>
                </c:pt>
                <c:pt idx="2902">
                  <c:v>80.720245909760408</c:v>
                </c:pt>
                <c:pt idx="2903">
                  <c:v>76.650909928362324</c:v>
                </c:pt>
                <c:pt idx="2904">
                  <c:v>70.213563171301757</c:v>
                </c:pt>
                <c:pt idx="2905">
                  <c:v>61.250791209084994</c:v>
                </c:pt>
                <c:pt idx="2906">
                  <c:v>56.64559028833802</c:v>
                </c:pt>
                <c:pt idx="2907">
                  <c:v>44.451371020558661</c:v>
                </c:pt>
                <c:pt idx="2908">
                  <c:v>20.161821737344972</c:v>
                </c:pt>
                <c:pt idx="2909">
                  <c:v>9.5572591028655705</c:v>
                </c:pt>
                <c:pt idx="2910">
                  <c:v>2.3720323119144275</c:v>
                </c:pt>
                <c:pt idx="2911">
                  <c:v>-5.7503525893886875</c:v>
                </c:pt>
                <c:pt idx="2912">
                  <c:v>-11.644299112729001</c:v>
                </c:pt>
                <c:pt idx="2913">
                  <c:v>-14.275488538503874</c:v>
                </c:pt>
                <c:pt idx="2914">
                  <c:v>-17.067683048421422</c:v>
                </c:pt>
                <c:pt idx="2915">
                  <c:v>-20.505861824765095</c:v>
                </c:pt>
                <c:pt idx="2916">
                  <c:v>-26.308248046108886</c:v>
                </c:pt>
                <c:pt idx="2917">
                  <c:v>-36.941892916779928</c:v>
                </c:pt>
                <c:pt idx="2918">
                  <c:v>-43.555417151313755</c:v>
                </c:pt>
                <c:pt idx="2919">
                  <c:v>-50.074638529043995</c:v>
                </c:pt>
                <c:pt idx="2920">
                  <c:v>-53.560763459792099</c:v>
                </c:pt>
                <c:pt idx="2921">
                  <c:v>-55.158853924753082</c:v>
                </c:pt>
                <c:pt idx="2922">
                  <c:v>-55.935983721213312</c:v>
                </c:pt>
                <c:pt idx="2923">
                  <c:v>-55.611434072849597</c:v>
                </c:pt>
                <c:pt idx="2924">
                  <c:v>-54.726191401663307</c:v>
                </c:pt>
                <c:pt idx="2925">
                  <c:v>-54.805142666728948</c:v>
                </c:pt>
                <c:pt idx="2926">
                  <c:v>-56.521502820825319</c:v>
                </c:pt>
                <c:pt idx="2927">
                  <c:v>-58.977546109389358</c:v>
                </c:pt>
                <c:pt idx="2928">
                  <c:v>-61.704648894760169</c:v>
                </c:pt>
                <c:pt idx="2929">
                  <c:v>-62.414887215677133</c:v>
                </c:pt>
                <c:pt idx="2930">
                  <c:v>-61.768463426762921</c:v>
                </c:pt>
                <c:pt idx="2931">
                  <c:v>-60.696231548806097</c:v>
                </c:pt>
                <c:pt idx="2932">
                  <c:v>-60.422663552737205</c:v>
                </c:pt>
                <c:pt idx="2933">
                  <c:v>-60.95405764333195</c:v>
                </c:pt>
                <c:pt idx="2934">
                  <c:v>-61.787408012103562</c:v>
                </c:pt>
                <c:pt idx="2935">
                  <c:v>-62.986745637294568</c:v>
                </c:pt>
                <c:pt idx="2936">
                  <c:v>-63.75767993443138</c:v>
                </c:pt>
                <c:pt idx="2937">
                  <c:v>-64.234965379852284</c:v>
                </c:pt>
                <c:pt idx="2938">
                  <c:v>-63.159649612075349</c:v>
                </c:pt>
                <c:pt idx="2939">
                  <c:v>-61.479477622043483</c:v>
                </c:pt>
                <c:pt idx="2940">
                  <c:v>-60.014216135527789</c:v>
                </c:pt>
                <c:pt idx="2941">
                  <c:v>-58.197477657007376</c:v>
                </c:pt>
                <c:pt idx="2942">
                  <c:v>-54.486616441427479</c:v>
                </c:pt>
                <c:pt idx="2943">
                  <c:v>-51.830938132993758</c:v>
                </c:pt>
                <c:pt idx="2944">
                  <c:v>-45.993760259878478</c:v>
                </c:pt>
                <c:pt idx="2945">
                  <c:v>-42.435027219028669</c:v>
                </c:pt>
                <c:pt idx="2946">
                  <c:v>-40.727411286402209</c:v>
                </c:pt>
                <c:pt idx="2947">
                  <c:v>-40.187948376667528</c:v>
                </c:pt>
                <c:pt idx="2948">
                  <c:v>-37.406072507013363</c:v>
                </c:pt>
                <c:pt idx="2949">
                  <c:v>-33.141638396070306</c:v>
                </c:pt>
                <c:pt idx="2950">
                  <c:v>-33.042577820585684</c:v>
                </c:pt>
                <c:pt idx="2951">
                  <c:v>-33.761473848085174</c:v>
                </c:pt>
                <c:pt idx="2952">
                  <c:v>-36.469728494030093</c:v>
                </c:pt>
                <c:pt idx="2953">
                  <c:v>-41.682561943947647</c:v>
                </c:pt>
                <c:pt idx="2954">
                  <c:v>-33.379682782840206</c:v>
                </c:pt>
                <c:pt idx="2955">
                  <c:v>-31.254093280215955</c:v>
                </c:pt>
                <c:pt idx="2956">
                  <c:v>-26.592399119460996</c:v>
                </c:pt>
                <c:pt idx="2957">
                  <c:v>-23.938823598163069</c:v>
                </c:pt>
                <c:pt idx="2958">
                  <c:v>-29.759036858521888</c:v>
                </c:pt>
                <c:pt idx="2959">
                  <c:v>-40.173577255967906</c:v>
                </c:pt>
                <c:pt idx="2960">
                  <c:v>-52.309395027437304</c:v>
                </c:pt>
                <c:pt idx="2961">
                  <c:v>-52.61653182776891</c:v>
                </c:pt>
                <c:pt idx="2962">
                  <c:v>-49.70698342483611</c:v>
                </c:pt>
                <c:pt idx="2963">
                  <c:v>-39.88872082080082</c:v>
                </c:pt>
                <c:pt idx="2964">
                  <c:v>-36.580235463275955</c:v>
                </c:pt>
                <c:pt idx="2965">
                  <c:v>-31.081701799449597</c:v>
                </c:pt>
                <c:pt idx="2966">
                  <c:v>-24.034362757647322</c:v>
                </c:pt>
                <c:pt idx="2967">
                  <c:v>-26.024573680813848</c:v>
                </c:pt>
                <c:pt idx="2968">
                  <c:v>-29.32866821280242</c:v>
                </c:pt>
                <c:pt idx="2969">
                  <c:v>-34.340683993958805</c:v>
                </c:pt>
                <c:pt idx="2970">
                  <c:v>-37.822469422389908</c:v>
                </c:pt>
                <c:pt idx="2971">
                  <c:v>-39.905765557293996</c:v>
                </c:pt>
                <c:pt idx="2972">
                  <c:v>-39.78539603509104</c:v>
                </c:pt>
                <c:pt idx="2973">
                  <c:v>-38.526394345357986</c:v>
                </c:pt>
                <c:pt idx="2974">
                  <c:v>-36.45794577080661</c:v>
                </c:pt>
                <c:pt idx="2975">
                  <c:v>-32.778201753444193</c:v>
                </c:pt>
                <c:pt idx="2976">
                  <c:v>-30.191595877980358</c:v>
                </c:pt>
                <c:pt idx="2977">
                  <c:v>-23.199216793165704</c:v>
                </c:pt>
                <c:pt idx="2978">
                  <c:v>-20.672313755574805</c:v>
                </c:pt>
                <c:pt idx="2979">
                  <c:v>-22.276765956615044</c:v>
                </c:pt>
                <c:pt idx="2980">
                  <c:v>-24.272085943236089</c:v>
                </c:pt>
                <c:pt idx="2981">
                  <c:v>-30.090350085595094</c:v>
                </c:pt>
                <c:pt idx="2982">
                  <c:v>-33.986374967824837</c:v>
                </c:pt>
                <c:pt idx="2983">
                  <c:v>-30.689653563853732</c:v>
                </c:pt>
                <c:pt idx="2984">
                  <c:v>-24.455247463558184</c:v>
                </c:pt>
                <c:pt idx="2985">
                  <c:v>-33.707171595601366</c:v>
                </c:pt>
                <c:pt idx="2986">
                  <c:v>-40.678712018891702</c:v>
                </c:pt>
                <c:pt idx="2987">
                  <c:v>-42.902279044771284</c:v>
                </c:pt>
                <c:pt idx="2988">
                  <c:v>-38.145162540755692</c:v>
                </c:pt>
                <c:pt idx="2989">
                  <c:v>-32.750077556321173</c:v>
                </c:pt>
                <c:pt idx="2990">
                  <c:v>-53.264009909022462</c:v>
                </c:pt>
                <c:pt idx="2991">
                  <c:v>-52.938397688210337</c:v>
                </c:pt>
                <c:pt idx="2992">
                  <c:v>-61.725894888302399</c:v>
                </c:pt>
                <c:pt idx="2993">
                  <c:v>-57.298719903516044</c:v>
                </c:pt>
                <c:pt idx="2994">
                  <c:v>-45.45923907596034</c:v>
                </c:pt>
                <c:pt idx="2995">
                  <c:v>-34.617729505390578</c:v>
                </c:pt>
                <c:pt idx="2996">
                  <c:v>-26.619525821455646</c:v>
                </c:pt>
                <c:pt idx="2997">
                  <c:v>-26.670255544076962</c:v>
                </c:pt>
                <c:pt idx="2998">
                  <c:v>-34.287373362571444</c:v>
                </c:pt>
                <c:pt idx="2999">
                  <c:v>-44.910201936669239</c:v>
                </c:pt>
                <c:pt idx="3000">
                  <c:v>-52.516912576513711</c:v>
                </c:pt>
                <c:pt idx="3001">
                  <c:v>-55.543678958089814</c:v>
                </c:pt>
                <c:pt idx="3002">
                  <c:v>-55.214696717065436</c:v>
                </c:pt>
                <c:pt idx="3003">
                  <c:v>-52.85189063389911</c:v>
                </c:pt>
                <c:pt idx="3004">
                  <c:v>-48.253476615417313</c:v>
                </c:pt>
                <c:pt idx="3005">
                  <c:v>-39.585325180199575</c:v>
                </c:pt>
                <c:pt idx="3006">
                  <c:v>-34.067898677458636</c:v>
                </c:pt>
                <c:pt idx="3007">
                  <c:v>-35.12168149138251</c:v>
                </c:pt>
                <c:pt idx="3008">
                  <c:v>-36.492325817404662</c:v>
                </c:pt>
                <c:pt idx="3009">
                  <c:v>-37.506970003968249</c:v>
                </c:pt>
                <c:pt idx="3010">
                  <c:v>-38.51402757974725</c:v>
                </c:pt>
                <c:pt idx="3011">
                  <c:v>-39.841111135135179</c:v>
                </c:pt>
                <c:pt idx="3012">
                  <c:v>-39.350129703795432</c:v>
                </c:pt>
                <c:pt idx="3013">
                  <c:v>-36.170441771010928</c:v>
                </c:pt>
                <c:pt idx="3014">
                  <c:v>-35.178639206516834</c:v>
                </c:pt>
                <c:pt idx="3015">
                  <c:v>-34.140161073359785</c:v>
                </c:pt>
                <c:pt idx="3016">
                  <c:v>-33.25091948607146</c:v>
                </c:pt>
                <c:pt idx="3017">
                  <c:v>-32.395631519373175</c:v>
                </c:pt>
                <c:pt idx="3018">
                  <c:v>-33.260987514718366</c:v>
                </c:pt>
                <c:pt idx="3019">
                  <c:v>-35.122638433674624</c:v>
                </c:pt>
                <c:pt idx="3020">
                  <c:v>-35.078363792628195</c:v>
                </c:pt>
                <c:pt idx="3021">
                  <c:v>-33.006509108546425</c:v>
                </c:pt>
                <c:pt idx="3022">
                  <c:v>-32.24514939290377</c:v>
                </c:pt>
                <c:pt idx="3023">
                  <c:v>-32.406019295276487</c:v>
                </c:pt>
                <c:pt idx="3024">
                  <c:v>-32.489912458483431</c:v>
                </c:pt>
                <c:pt idx="3025">
                  <c:v>-32.220906144583061</c:v>
                </c:pt>
                <c:pt idx="3026">
                  <c:v>-31.065448620808766</c:v>
                </c:pt>
                <c:pt idx="3027">
                  <c:v>-31.323810694371204</c:v>
                </c:pt>
                <c:pt idx="3028">
                  <c:v>-31.998128412177657</c:v>
                </c:pt>
                <c:pt idx="3029">
                  <c:v>-31.923143989944524</c:v>
                </c:pt>
                <c:pt idx="3030">
                  <c:v>-31.294490334422569</c:v>
                </c:pt>
                <c:pt idx="3031">
                  <c:v>-30.762969090328909</c:v>
                </c:pt>
                <c:pt idx="3032">
                  <c:v>-30.249130055740217</c:v>
                </c:pt>
                <c:pt idx="3033">
                  <c:v>-30.013262753547572</c:v>
                </c:pt>
                <c:pt idx="3034">
                  <c:v>-30.29681317595433</c:v>
                </c:pt>
                <c:pt idx="3035">
                  <c:v>-30.577890260616769</c:v>
                </c:pt>
                <c:pt idx="3036">
                  <c:v>-31.621183828828961</c:v>
                </c:pt>
                <c:pt idx="3037">
                  <c:v>-32.239067890845057</c:v>
                </c:pt>
                <c:pt idx="3038">
                  <c:v>-32.797638716278186</c:v>
                </c:pt>
                <c:pt idx="3039">
                  <c:v>-32.839824966193092</c:v>
                </c:pt>
                <c:pt idx="3040">
                  <c:v>-31.775934571315425</c:v>
                </c:pt>
                <c:pt idx="3041">
                  <c:v>-30.426245170438008</c:v>
                </c:pt>
                <c:pt idx="3042">
                  <c:v>-29.695125045496926</c:v>
                </c:pt>
                <c:pt idx="3043">
                  <c:v>-29.0296327693645</c:v>
                </c:pt>
                <c:pt idx="3044">
                  <c:v>-31.598289782536337</c:v>
                </c:pt>
                <c:pt idx="3045">
                  <c:v>-33.70543793534587</c:v>
                </c:pt>
                <c:pt idx="3046">
                  <c:v>-33.299439655434938</c:v>
                </c:pt>
                <c:pt idx="3047">
                  <c:v>-32.082833743979755</c:v>
                </c:pt>
                <c:pt idx="3048">
                  <c:v>-31.235299727240658</c:v>
                </c:pt>
                <c:pt idx="3049">
                  <c:v>-31.242034864887994</c:v>
                </c:pt>
                <c:pt idx="3050">
                  <c:v>-29.905312868070336</c:v>
                </c:pt>
                <c:pt idx="3051">
                  <c:v>-24.851786790810014</c:v>
                </c:pt>
                <c:pt idx="3052">
                  <c:v>-32.259386386316152</c:v>
                </c:pt>
                <c:pt idx="3053">
                  <c:v>-30.422101336827239</c:v>
                </c:pt>
                <c:pt idx="3054">
                  <c:v>-29.737032111707311</c:v>
                </c:pt>
                <c:pt idx="3055">
                  <c:v>-29.94140610414442</c:v>
                </c:pt>
                <c:pt idx="3056">
                  <c:v>-29.974240054361768</c:v>
                </c:pt>
                <c:pt idx="3057">
                  <c:v>-30.405030298046601</c:v>
                </c:pt>
                <c:pt idx="3058">
                  <c:v>-30.896546193377489</c:v>
                </c:pt>
                <c:pt idx="3059">
                  <c:v>-31.285668399435448</c:v>
                </c:pt>
                <c:pt idx="3060">
                  <c:v>-31.686416254641756</c:v>
                </c:pt>
                <c:pt idx="3061">
                  <c:v>-32.317046994382451</c:v>
                </c:pt>
                <c:pt idx="3062">
                  <c:v>-32.719090315138011</c:v>
                </c:pt>
                <c:pt idx="3063">
                  <c:v>-33.073428041461838</c:v>
                </c:pt>
                <c:pt idx="3064">
                  <c:v>-32.653785156162634</c:v>
                </c:pt>
                <c:pt idx="3065">
                  <c:v>-32.295493934697717</c:v>
                </c:pt>
                <c:pt idx="3066">
                  <c:v>-33.132420144775786</c:v>
                </c:pt>
                <c:pt idx="3067">
                  <c:v>-32.695020099219278</c:v>
                </c:pt>
                <c:pt idx="3068">
                  <c:v>-33.131773797406687</c:v>
                </c:pt>
                <c:pt idx="3069">
                  <c:v>-33.813103688998737</c:v>
                </c:pt>
                <c:pt idx="3070">
                  <c:v>-33.654350486657719</c:v>
                </c:pt>
                <c:pt idx="3071">
                  <c:v>-33.371896668203881</c:v>
                </c:pt>
                <c:pt idx="3072">
                  <c:v>-33.313650739681741</c:v>
                </c:pt>
                <c:pt idx="3073">
                  <c:v>-33.412358996561146</c:v>
                </c:pt>
                <c:pt idx="3074">
                  <c:v>-33.644813714659719</c:v>
                </c:pt>
                <c:pt idx="3075">
                  <c:v>-33.358979916193093</c:v>
                </c:pt>
                <c:pt idx="3076">
                  <c:v>-33.110542330357632</c:v>
                </c:pt>
                <c:pt idx="3077">
                  <c:v>-33.0626097199942</c:v>
                </c:pt>
                <c:pt idx="3078">
                  <c:v>-32.95373302843992</c:v>
                </c:pt>
                <c:pt idx="3079">
                  <c:v>-32.995837689514268</c:v>
                </c:pt>
                <c:pt idx="3080">
                  <c:v>-33.127342710292375</c:v>
                </c:pt>
                <c:pt idx="3081">
                  <c:v>-32.892413823908868</c:v>
                </c:pt>
                <c:pt idx="3082">
                  <c:v>-31.61792808308337</c:v>
                </c:pt>
                <c:pt idx="3083">
                  <c:v>-30.626257247871159</c:v>
                </c:pt>
                <c:pt idx="3084">
                  <c:v>-31.853294142990439</c:v>
                </c:pt>
                <c:pt idx="3085">
                  <c:v>-34.053644979979502</c:v>
                </c:pt>
                <c:pt idx="3086">
                  <c:v>-32.466452525963192</c:v>
                </c:pt>
                <c:pt idx="3087">
                  <c:v>-30.336393008730397</c:v>
                </c:pt>
                <c:pt idx="3088">
                  <c:v>-32.330519412284382</c:v>
                </c:pt>
                <c:pt idx="3089">
                  <c:v>-32.718648806631606</c:v>
                </c:pt>
                <c:pt idx="3090">
                  <c:v>-32.050457058579902</c:v>
                </c:pt>
                <c:pt idx="3091">
                  <c:v>-28.024778720487191</c:v>
                </c:pt>
                <c:pt idx="3092">
                  <c:v>-27.154698526040697</c:v>
                </c:pt>
                <c:pt idx="3093">
                  <c:v>-31.440570262685039</c:v>
                </c:pt>
                <c:pt idx="3094">
                  <c:v>-30.619383073442481</c:v>
                </c:pt>
                <c:pt idx="3095">
                  <c:v>-31.114624453365835</c:v>
                </c:pt>
                <c:pt idx="3096">
                  <c:v>-30.53483327225964</c:v>
                </c:pt>
                <c:pt idx="3097">
                  <c:v>-28.430434739451286</c:v>
                </c:pt>
                <c:pt idx="3098">
                  <c:v>-30.228948595411509</c:v>
                </c:pt>
                <c:pt idx="3099">
                  <c:v>-32.898684802775996</c:v>
                </c:pt>
                <c:pt idx="3100">
                  <c:v>-32.081676262267152</c:v>
                </c:pt>
                <c:pt idx="3101">
                  <c:v>-29.886476885331074</c:v>
                </c:pt>
                <c:pt idx="3102">
                  <c:v>-28.861805546711405</c:v>
                </c:pt>
                <c:pt idx="3103">
                  <c:v>-28.627162084933552</c:v>
                </c:pt>
                <c:pt idx="3104">
                  <c:v>-27.465596457988099</c:v>
                </c:pt>
                <c:pt idx="3105">
                  <c:v>-27.205955100898095</c:v>
                </c:pt>
                <c:pt idx="3106">
                  <c:v>-30.409593990460827</c:v>
                </c:pt>
                <c:pt idx="3107">
                  <c:v>-32.819583552270778</c:v>
                </c:pt>
                <c:pt idx="3108">
                  <c:v>-34.164582113356168</c:v>
                </c:pt>
                <c:pt idx="3109">
                  <c:v>-34.779330777416853</c:v>
                </c:pt>
                <c:pt idx="3110">
                  <c:v>-34.341604143541858</c:v>
                </c:pt>
                <c:pt idx="3111">
                  <c:v>-32.460574069734179</c:v>
                </c:pt>
                <c:pt idx="3112">
                  <c:v>-30.751741380056135</c:v>
                </c:pt>
                <c:pt idx="3113">
                  <c:v>-28.720418978757511</c:v>
                </c:pt>
                <c:pt idx="3114">
                  <c:v>-26.842235989862761</c:v>
                </c:pt>
                <c:pt idx="3115">
                  <c:v>-25.508061673941725</c:v>
                </c:pt>
                <c:pt idx="3116">
                  <c:v>-25.135410302368658</c:v>
                </c:pt>
                <c:pt idx="3117">
                  <c:v>-25.069862346571608</c:v>
                </c:pt>
                <c:pt idx="3118">
                  <c:v>-25.751166280605833</c:v>
                </c:pt>
                <c:pt idx="3119">
                  <c:v>-25.515220198713486</c:v>
                </c:pt>
                <c:pt idx="3120">
                  <c:v>-25.491215346485685</c:v>
                </c:pt>
                <c:pt idx="3121">
                  <c:v>-20.447450631422804</c:v>
                </c:pt>
                <c:pt idx="3122">
                  <c:v>-19.326910396383873</c:v>
                </c:pt>
                <c:pt idx="3123">
                  <c:v>-22.570254450434113</c:v>
                </c:pt>
                <c:pt idx="3124">
                  <c:v>-26.410384446304185</c:v>
                </c:pt>
                <c:pt idx="3125">
                  <c:v>-31.604060526996118</c:v>
                </c:pt>
                <c:pt idx="3126">
                  <c:v>-32.974715517510575</c:v>
                </c:pt>
                <c:pt idx="3127">
                  <c:v>-33.955074157496306</c:v>
                </c:pt>
                <c:pt idx="3128">
                  <c:v>-31.331813792669294</c:v>
                </c:pt>
                <c:pt idx="3129">
                  <c:v>-25.111253165395382</c:v>
                </c:pt>
                <c:pt idx="3130">
                  <c:v>-25.85079935883056</c:v>
                </c:pt>
                <c:pt idx="3131">
                  <c:v>-28.488258780480663</c:v>
                </c:pt>
                <c:pt idx="3132">
                  <c:v>-33.662168533416143</c:v>
                </c:pt>
                <c:pt idx="3133">
                  <c:v>-32.342604319962362</c:v>
                </c:pt>
                <c:pt idx="3134">
                  <c:v>-32.930619686438106</c:v>
                </c:pt>
                <c:pt idx="3135">
                  <c:v>-32.818487448568263</c:v>
                </c:pt>
                <c:pt idx="3136">
                  <c:v>-33.724114213899092</c:v>
                </c:pt>
                <c:pt idx="3137">
                  <c:v>-34.11782004923657</c:v>
                </c:pt>
                <c:pt idx="3138">
                  <c:v>-32.761198308583424</c:v>
                </c:pt>
                <c:pt idx="3139">
                  <c:v>-28.886125122477296</c:v>
                </c:pt>
                <c:pt idx="3140">
                  <c:v>-28.210333662754081</c:v>
                </c:pt>
                <c:pt idx="3141">
                  <c:v>-25.746514210422738</c:v>
                </c:pt>
                <c:pt idx="3142">
                  <c:v>-27.439983122653018</c:v>
                </c:pt>
                <c:pt idx="3143">
                  <c:v>-29.702292506281232</c:v>
                </c:pt>
                <c:pt idx="3144">
                  <c:v>-32.209001692474956</c:v>
                </c:pt>
                <c:pt idx="3145">
                  <c:v>-36.212205521563433</c:v>
                </c:pt>
                <c:pt idx="3146">
                  <c:v>-39.226772184609246</c:v>
                </c:pt>
                <c:pt idx="3147">
                  <c:v>-40.427250467630543</c:v>
                </c:pt>
                <c:pt idx="3148">
                  <c:v>-37.613017571090552</c:v>
                </c:pt>
                <c:pt idx="3149">
                  <c:v>-35.729013040632999</c:v>
                </c:pt>
                <c:pt idx="3150">
                  <c:v>-33.244127259174036</c:v>
                </c:pt>
                <c:pt idx="3151">
                  <c:v>-29.673097732570238</c:v>
                </c:pt>
                <c:pt idx="3152">
                  <c:v>-29.112183186745607</c:v>
                </c:pt>
                <c:pt idx="3153">
                  <c:v>-33.163661907164226</c:v>
                </c:pt>
                <c:pt idx="3154">
                  <c:v>-35.806575422235959</c:v>
                </c:pt>
                <c:pt idx="3155">
                  <c:v>-36.115985495047703</c:v>
                </c:pt>
                <c:pt idx="3156">
                  <c:v>-36.093944337340339</c:v>
                </c:pt>
                <c:pt idx="3157">
                  <c:v>-36.844830958633139</c:v>
                </c:pt>
                <c:pt idx="3158">
                  <c:v>-37.108867444704231</c:v>
                </c:pt>
                <c:pt idx="3159">
                  <c:v>-37.299607024168751</c:v>
                </c:pt>
                <c:pt idx="3160">
                  <c:v>-37.142509004720715</c:v>
                </c:pt>
                <c:pt idx="3161">
                  <c:v>-36.424177493975982</c:v>
                </c:pt>
                <c:pt idx="3162">
                  <c:v>-36.029020663650094</c:v>
                </c:pt>
                <c:pt idx="3163">
                  <c:v>-36.101783925327098</c:v>
                </c:pt>
                <c:pt idx="3164">
                  <c:v>-35.952162993017168</c:v>
                </c:pt>
                <c:pt idx="3165">
                  <c:v>-36.23898654727244</c:v>
                </c:pt>
                <c:pt idx="3166">
                  <c:v>-36.85119715372894</c:v>
                </c:pt>
                <c:pt idx="3167">
                  <c:v>-36.584326974342922</c:v>
                </c:pt>
                <c:pt idx="3168">
                  <c:v>-36.832437702535728</c:v>
                </c:pt>
                <c:pt idx="3169">
                  <c:v>-36.540703696076456</c:v>
                </c:pt>
                <c:pt idx="3170">
                  <c:v>-36.49214956669762</c:v>
                </c:pt>
                <c:pt idx="3171">
                  <c:v>-36.722803727675199</c:v>
                </c:pt>
                <c:pt idx="3172">
                  <c:v>-36.443461142887308</c:v>
                </c:pt>
                <c:pt idx="3173">
                  <c:v>-35.588035238074518</c:v>
                </c:pt>
                <c:pt idx="3174">
                  <c:v>-35.135040527134628</c:v>
                </c:pt>
                <c:pt idx="3175">
                  <c:v>-34.746849063942484</c:v>
                </c:pt>
                <c:pt idx="3176">
                  <c:v>-34.98847206299763</c:v>
                </c:pt>
                <c:pt idx="3177">
                  <c:v>-35.266685625459786</c:v>
                </c:pt>
                <c:pt idx="3178">
                  <c:v>-34.973393327579913</c:v>
                </c:pt>
                <c:pt idx="3179">
                  <c:v>-34.881050534385977</c:v>
                </c:pt>
                <c:pt idx="3180">
                  <c:v>-35.000116391988421</c:v>
                </c:pt>
                <c:pt idx="3181">
                  <c:v>-35.120552054333992</c:v>
                </c:pt>
                <c:pt idx="3182">
                  <c:v>-35.637564903308586</c:v>
                </c:pt>
                <c:pt idx="3183">
                  <c:v>-36.940137883449701</c:v>
                </c:pt>
                <c:pt idx="3184">
                  <c:v>-37.564654345212055</c:v>
                </c:pt>
                <c:pt idx="3185">
                  <c:v>-37.643593426524895</c:v>
                </c:pt>
                <c:pt idx="3186">
                  <c:v>-37.197826991354368</c:v>
                </c:pt>
                <c:pt idx="3187">
                  <c:v>-36.429685060659899</c:v>
                </c:pt>
                <c:pt idx="3188">
                  <c:v>-35.545782679939364</c:v>
                </c:pt>
                <c:pt idx="3189">
                  <c:v>-35.252351941715155</c:v>
                </c:pt>
                <c:pt idx="3190">
                  <c:v>-35.380395725630756</c:v>
                </c:pt>
                <c:pt idx="3191">
                  <c:v>-36.110831331571838</c:v>
                </c:pt>
                <c:pt idx="3192">
                  <c:v>-36.051357846891065</c:v>
                </c:pt>
                <c:pt idx="3193">
                  <c:v>-35.535158723154218</c:v>
                </c:pt>
                <c:pt idx="3194">
                  <c:v>-35.190075704689882</c:v>
                </c:pt>
                <c:pt idx="3195">
                  <c:v>-34.907585003410603</c:v>
                </c:pt>
                <c:pt idx="3196">
                  <c:v>-34.892007528436125</c:v>
                </c:pt>
                <c:pt idx="3197">
                  <c:v>-35.051992270032436</c:v>
                </c:pt>
                <c:pt idx="3198">
                  <c:v>-35.478385646808064</c:v>
                </c:pt>
                <c:pt idx="3199">
                  <c:v>-36.352693332175129</c:v>
                </c:pt>
                <c:pt idx="3200">
                  <c:v>-35.835506587011018</c:v>
                </c:pt>
                <c:pt idx="3201">
                  <c:v>-35.019380450425615</c:v>
                </c:pt>
                <c:pt idx="3202">
                  <c:v>-34.992999889452079</c:v>
                </c:pt>
                <c:pt idx="3203">
                  <c:v>-36.396573788792892</c:v>
                </c:pt>
                <c:pt idx="3204">
                  <c:v>-36.658450411589108</c:v>
                </c:pt>
                <c:pt idx="3205">
                  <c:v>-35.301570857382252</c:v>
                </c:pt>
                <c:pt idx="3206">
                  <c:v>-31.663370668000681</c:v>
                </c:pt>
                <c:pt idx="3207">
                  <c:v>-28.187817688971595</c:v>
                </c:pt>
                <c:pt idx="3208">
                  <c:v>-28.996397556890585</c:v>
                </c:pt>
                <c:pt idx="3209">
                  <c:v>-31.658282939380875</c:v>
                </c:pt>
                <c:pt idx="3210">
                  <c:v>-34.659795263914042</c:v>
                </c:pt>
                <c:pt idx="3211">
                  <c:v>-36.605032871319139</c:v>
                </c:pt>
                <c:pt idx="3212">
                  <c:v>-28.034084880937311</c:v>
                </c:pt>
                <c:pt idx="3213">
                  <c:v>-31.183819961240705</c:v>
                </c:pt>
                <c:pt idx="3214">
                  <c:v>-36.196034540260818</c:v>
                </c:pt>
                <c:pt idx="3215">
                  <c:v>-35.537917193710712</c:v>
                </c:pt>
                <c:pt idx="3216">
                  <c:v>-37.562717765299595</c:v>
                </c:pt>
                <c:pt idx="3217">
                  <c:v>-35.939993322835981</c:v>
                </c:pt>
                <c:pt idx="3218">
                  <c:v>-33.660487434747331</c:v>
                </c:pt>
                <c:pt idx="3219">
                  <c:v>-29.899448840060487</c:v>
                </c:pt>
                <c:pt idx="3220">
                  <c:v>-30.063261217594011</c:v>
                </c:pt>
                <c:pt idx="3221">
                  <c:v>-31.720804574165705</c:v>
                </c:pt>
                <c:pt idx="3222">
                  <c:v>-32.454571321296385</c:v>
                </c:pt>
                <c:pt idx="3223">
                  <c:v>-35.004285483705509</c:v>
                </c:pt>
                <c:pt idx="3224">
                  <c:v>-36.872071256989067</c:v>
                </c:pt>
                <c:pt idx="3225">
                  <c:v>-37.866238517797619</c:v>
                </c:pt>
                <c:pt idx="3226">
                  <c:v>-37.764499652338593</c:v>
                </c:pt>
                <c:pt idx="3227">
                  <c:v>-35.897953492308083</c:v>
                </c:pt>
                <c:pt idx="3228">
                  <c:v>-33.878804995605762</c:v>
                </c:pt>
                <c:pt idx="3229">
                  <c:v>-31.979686214888897</c:v>
                </c:pt>
                <c:pt idx="3230">
                  <c:v>-30.877944638157061</c:v>
                </c:pt>
                <c:pt idx="3231">
                  <c:v>-32.027522583096228</c:v>
                </c:pt>
                <c:pt idx="3232">
                  <c:v>-33.856157756044567</c:v>
                </c:pt>
                <c:pt idx="3233">
                  <c:v>-35.622335962224014</c:v>
                </c:pt>
                <c:pt idx="3234">
                  <c:v>-36.571614418081033</c:v>
                </c:pt>
                <c:pt idx="3235">
                  <c:v>-38.353181189140003</c:v>
                </c:pt>
                <c:pt idx="3236">
                  <c:v>-38.485549418296564</c:v>
                </c:pt>
                <c:pt idx="3237">
                  <c:v>-37.294739662043931</c:v>
                </c:pt>
                <c:pt idx="3238">
                  <c:v>-36.127785364364541</c:v>
                </c:pt>
                <c:pt idx="3239">
                  <c:v>-34.943500292862602</c:v>
                </c:pt>
                <c:pt idx="3240">
                  <c:v>-35.481562223134191</c:v>
                </c:pt>
                <c:pt idx="3241">
                  <c:v>-36.024589621889604</c:v>
                </c:pt>
                <c:pt idx="3242">
                  <c:v>-36.397243407862696</c:v>
                </c:pt>
                <c:pt idx="3243">
                  <c:v>-36.786267054720554</c:v>
                </c:pt>
                <c:pt idx="3244">
                  <c:v>-36.784773437849161</c:v>
                </c:pt>
                <c:pt idx="3245">
                  <c:v>-37.5586970782728</c:v>
                </c:pt>
                <c:pt idx="3246">
                  <c:v>-37.953579594491458</c:v>
                </c:pt>
                <c:pt idx="3247">
                  <c:v>-38.826192718795276</c:v>
                </c:pt>
                <c:pt idx="3248">
                  <c:v>-40.548561309995755</c:v>
                </c:pt>
                <c:pt idx="3249">
                  <c:v>-42.476490884695423</c:v>
                </c:pt>
                <c:pt idx="3250">
                  <c:v>-42.465898810012966</c:v>
                </c:pt>
                <c:pt idx="3251">
                  <c:v>-41.036332903550274</c:v>
                </c:pt>
                <c:pt idx="3252">
                  <c:v>-40.047536378992682</c:v>
                </c:pt>
                <c:pt idx="3253">
                  <c:v>-38.128761533182484</c:v>
                </c:pt>
                <c:pt idx="3254">
                  <c:v>-35.963067069023317</c:v>
                </c:pt>
                <c:pt idx="3255">
                  <c:v>-35.989897486624294</c:v>
                </c:pt>
                <c:pt idx="3256">
                  <c:v>-37.094306971039096</c:v>
                </c:pt>
                <c:pt idx="3257">
                  <c:v>-37.554809308533741</c:v>
                </c:pt>
                <c:pt idx="3258">
                  <c:v>-40.543382629620723</c:v>
                </c:pt>
                <c:pt idx="3259">
                  <c:v>-41.125440755014132</c:v>
                </c:pt>
                <c:pt idx="3260">
                  <c:v>-39.936187512651891</c:v>
                </c:pt>
                <c:pt idx="3261">
                  <c:v>-40.000347617335308</c:v>
                </c:pt>
                <c:pt idx="3262">
                  <c:v>-40.609813721748843</c:v>
                </c:pt>
                <c:pt idx="3263">
                  <c:v>-43.340608255524465</c:v>
                </c:pt>
                <c:pt idx="3264">
                  <c:v>-44.85394211561632</c:v>
                </c:pt>
                <c:pt idx="3265">
                  <c:v>-44.366974166127726</c:v>
                </c:pt>
                <c:pt idx="3266">
                  <c:v>-44.638407774067765</c:v>
                </c:pt>
                <c:pt idx="3267">
                  <c:v>-43.021721510826389</c:v>
                </c:pt>
                <c:pt idx="3268">
                  <c:v>-40.878456624555696</c:v>
                </c:pt>
                <c:pt idx="3269">
                  <c:v>-40.275567084085587</c:v>
                </c:pt>
                <c:pt idx="3270">
                  <c:v>-40.343423273510979</c:v>
                </c:pt>
                <c:pt idx="3271">
                  <c:v>-40.409805519467902</c:v>
                </c:pt>
                <c:pt idx="3272">
                  <c:v>-41.212574795951205</c:v>
                </c:pt>
                <c:pt idx="3273">
                  <c:v>-41.13847242684411</c:v>
                </c:pt>
                <c:pt idx="3274">
                  <c:v>-41.847208769647587</c:v>
                </c:pt>
                <c:pt idx="3275">
                  <c:v>-41.887978554631793</c:v>
                </c:pt>
                <c:pt idx="3276">
                  <c:v>-41.235028733699224</c:v>
                </c:pt>
                <c:pt idx="3277">
                  <c:v>-39.480859542664476</c:v>
                </c:pt>
                <c:pt idx="3278">
                  <c:v>-38.623895754009972</c:v>
                </c:pt>
                <c:pt idx="3279">
                  <c:v>-37.460765094208114</c:v>
                </c:pt>
                <c:pt idx="3280">
                  <c:v>-36.339548411020253</c:v>
                </c:pt>
                <c:pt idx="3281">
                  <c:v>-35.815445125202181</c:v>
                </c:pt>
                <c:pt idx="3282">
                  <c:v>-34.515000839836318</c:v>
                </c:pt>
                <c:pt idx="3283">
                  <c:v>-34.368346322905069</c:v>
                </c:pt>
                <c:pt idx="3284">
                  <c:v>-36.097345694035951</c:v>
                </c:pt>
                <c:pt idx="3285">
                  <c:v>-37.138611612552211</c:v>
                </c:pt>
                <c:pt idx="3286">
                  <c:v>-38.493343107565501</c:v>
                </c:pt>
                <c:pt idx="3287">
                  <c:v>-40.728665286168976</c:v>
                </c:pt>
                <c:pt idx="3288">
                  <c:v>-42.410506813421044</c:v>
                </c:pt>
                <c:pt idx="3289">
                  <c:v>-43.90271931773016</c:v>
                </c:pt>
                <c:pt idx="3290">
                  <c:v>-42.865035479084611</c:v>
                </c:pt>
                <c:pt idx="3291">
                  <c:v>-44.796425234769899</c:v>
                </c:pt>
                <c:pt idx="3292">
                  <c:v>-45.546010471913867</c:v>
                </c:pt>
                <c:pt idx="3293">
                  <c:v>-39.577318292600602</c:v>
                </c:pt>
                <c:pt idx="3294">
                  <c:v>-40.62401151661674</c:v>
                </c:pt>
                <c:pt idx="3295">
                  <c:v>-39.766619374801671</c:v>
                </c:pt>
                <c:pt idx="3296">
                  <c:v>-39.671247183457361</c:v>
                </c:pt>
                <c:pt idx="3297">
                  <c:v>-40.504200045983424</c:v>
                </c:pt>
                <c:pt idx="3298">
                  <c:v>-42.371188035345341</c:v>
                </c:pt>
                <c:pt idx="3299">
                  <c:v>-42.669172293103955</c:v>
                </c:pt>
                <c:pt idx="3300">
                  <c:v>-42.097117494156038</c:v>
                </c:pt>
                <c:pt idx="3301">
                  <c:v>-42.936440749420917</c:v>
                </c:pt>
                <c:pt idx="3302">
                  <c:v>-47.07132559406601</c:v>
                </c:pt>
                <c:pt idx="3303">
                  <c:v>-45.962514203310256</c:v>
                </c:pt>
                <c:pt idx="3304">
                  <c:v>-43.666437650699223</c:v>
                </c:pt>
                <c:pt idx="3305">
                  <c:v>-41.344713925979157</c:v>
                </c:pt>
                <c:pt idx="3306">
                  <c:v>-39.652873760250344</c:v>
                </c:pt>
                <c:pt idx="3307">
                  <c:v>-39.345046083581991</c:v>
                </c:pt>
                <c:pt idx="3308">
                  <c:v>-40.168298961740426</c:v>
                </c:pt>
                <c:pt idx="3309">
                  <c:v>-40.444331750725503</c:v>
                </c:pt>
                <c:pt idx="3310">
                  <c:v>-39.574432227173659</c:v>
                </c:pt>
                <c:pt idx="3311">
                  <c:v>-39.817879055476403</c:v>
                </c:pt>
                <c:pt idx="3312">
                  <c:v>-39.869151335335474</c:v>
                </c:pt>
                <c:pt idx="3313">
                  <c:v>-39.415060775866216</c:v>
                </c:pt>
                <c:pt idx="3314">
                  <c:v>-37.986255518622286</c:v>
                </c:pt>
                <c:pt idx="3315">
                  <c:v>-36.064533314867177</c:v>
                </c:pt>
                <c:pt idx="3316">
                  <c:v>-34.287748685009774</c:v>
                </c:pt>
                <c:pt idx="3317">
                  <c:v>-35.536290834617432</c:v>
                </c:pt>
                <c:pt idx="3318">
                  <c:v>-37.911374593401781</c:v>
                </c:pt>
                <c:pt idx="3319">
                  <c:v>-38.228687619666523</c:v>
                </c:pt>
                <c:pt idx="3320">
                  <c:v>-38.907911573507356</c:v>
                </c:pt>
                <c:pt idx="3321">
                  <c:v>-39.208712454117908</c:v>
                </c:pt>
                <c:pt idx="3322">
                  <c:v>-37.423400832512201</c:v>
                </c:pt>
                <c:pt idx="3323">
                  <c:v>-34.661312949215542</c:v>
                </c:pt>
                <c:pt idx="3324">
                  <c:v>-34.598775687312042</c:v>
                </c:pt>
                <c:pt idx="3325">
                  <c:v>-34.7170093090919</c:v>
                </c:pt>
                <c:pt idx="3326">
                  <c:v>-33.671630457330643</c:v>
                </c:pt>
                <c:pt idx="3327">
                  <c:v>-38.386998535725404</c:v>
                </c:pt>
                <c:pt idx="3328">
                  <c:v>-39.294616484719583</c:v>
                </c:pt>
                <c:pt idx="3329">
                  <c:v>-38.833202814494072</c:v>
                </c:pt>
                <c:pt idx="3330">
                  <c:v>-39.999634066974473</c:v>
                </c:pt>
                <c:pt idx="3331">
                  <c:v>-40.0958230969932</c:v>
                </c:pt>
                <c:pt idx="3332">
                  <c:v>-38.136590028753858</c:v>
                </c:pt>
                <c:pt idx="3333">
                  <c:v>-37.110100034207427</c:v>
                </c:pt>
                <c:pt idx="3334">
                  <c:v>-37.060923033785997</c:v>
                </c:pt>
                <c:pt idx="3335">
                  <c:v>-37.987267204101315</c:v>
                </c:pt>
                <c:pt idx="3336">
                  <c:v>-39.526280305026731</c:v>
                </c:pt>
                <c:pt idx="3337">
                  <c:v>-40.683703469544291</c:v>
                </c:pt>
                <c:pt idx="3338">
                  <c:v>-41.059454097722551</c:v>
                </c:pt>
                <c:pt idx="3339">
                  <c:v>-42.186349020432054</c:v>
                </c:pt>
                <c:pt idx="3340">
                  <c:v>-42.521728636144594</c:v>
                </c:pt>
                <c:pt idx="3341">
                  <c:v>-42.823425380587636</c:v>
                </c:pt>
                <c:pt idx="3342">
                  <c:v>-43.189778736644975</c:v>
                </c:pt>
                <c:pt idx="3343">
                  <c:v>-42.896711256500772</c:v>
                </c:pt>
                <c:pt idx="3344">
                  <c:v>-43.351998153691582</c:v>
                </c:pt>
                <c:pt idx="3345">
                  <c:v>-43.839772469887627</c:v>
                </c:pt>
                <c:pt idx="3346">
                  <c:v>-43.222292459071866</c:v>
                </c:pt>
                <c:pt idx="3347">
                  <c:v>-41.57599365725283</c:v>
                </c:pt>
                <c:pt idx="3348">
                  <c:v>-39.478101715570254</c:v>
                </c:pt>
                <c:pt idx="3349">
                  <c:v>-38.88563058198433</c:v>
                </c:pt>
                <c:pt idx="3350">
                  <c:v>-38.815721373382559</c:v>
                </c:pt>
                <c:pt idx="3351">
                  <c:v>-38.957604389780137</c:v>
                </c:pt>
                <c:pt idx="3352">
                  <c:v>-39.245152524163956</c:v>
                </c:pt>
                <c:pt idx="3353">
                  <c:v>-39.769328955355078</c:v>
                </c:pt>
                <c:pt idx="3354">
                  <c:v>-40.65787303004538</c:v>
                </c:pt>
                <c:pt idx="3355">
                  <c:v>-41.164808526146956</c:v>
                </c:pt>
                <c:pt idx="3356">
                  <c:v>-40.700818599229386</c:v>
                </c:pt>
                <c:pt idx="3357">
                  <c:v>-40.346206307480053</c:v>
                </c:pt>
                <c:pt idx="3358">
                  <c:v>-39.686631440019191</c:v>
                </c:pt>
                <c:pt idx="3359">
                  <c:v>-38.943637513007957</c:v>
                </c:pt>
                <c:pt idx="3360">
                  <c:v>-38.920846986168556</c:v>
                </c:pt>
                <c:pt idx="3361">
                  <c:v>-38.892957921039091</c:v>
                </c:pt>
                <c:pt idx="3362">
                  <c:v>-39.196758781175234</c:v>
                </c:pt>
                <c:pt idx="3363">
                  <c:v>-39.31895744587279</c:v>
                </c:pt>
                <c:pt idx="3364">
                  <c:v>-39.847518105839804</c:v>
                </c:pt>
                <c:pt idx="3365">
                  <c:v>-39.881130448870231</c:v>
                </c:pt>
                <c:pt idx="3366">
                  <c:v>-38.970294450210311</c:v>
                </c:pt>
                <c:pt idx="3367">
                  <c:v>-38.436264590855352</c:v>
                </c:pt>
                <c:pt idx="3368">
                  <c:v>-38.207247300118105</c:v>
                </c:pt>
                <c:pt idx="3369">
                  <c:v>-37.871943362900218</c:v>
                </c:pt>
                <c:pt idx="3370">
                  <c:v>-37.665647404091558</c:v>
                </c:pt>
                <c:pt idx="3371">
                  <c:v>-37.942955093774465</c:v>
                </c:pt>
                <c:pt idx="3372">
                  <c:v>-37.732943120967327</c:v>
                </c:pt>
                <c:pt idx="3373">
                  <c:v>-37.951659872036494</c:v>
                </c:pt>
                <c:pt idx="3374">
                  <c:v>-38.563525333863289</c:v>
                </c:pt>
                <c:pt idx="3375">
                  <c:v>-37.960232406166021</c:v>
                </c:pt>
                <c:pt idx="3376">
                  <c:v>-37.604404204690468</c:v>
                </c:pt>
                <c:pt idx="3377">
                  <c:v>-37.111051991170349</c:v>
                </c:pt>
                <c:pt idx="3378">
                  <c:v>-36.805719271602456</c:v>
                </c:pt>
                <c:pt idx="3379">
                  <c:v>-36.269162482636794</c:v>
                </c:pt>
                <c:pt idx="3380">
                  <c:v>-35.764625597602823</c:v>
                </c:pt>
              </c:numCache>
            </c:numRef>
          </c:val>
          <c:smooth val="0"/>
          <c:extLst>
            <c:ext xmlns:c16="http://schemas.microsoft.com/office/drawing/2014/chart" uri="{C3380CC4-5D6E-409C-BE32-E72D297353CC}">
              <c16:uniqueId val="{00000002-9058-4ACF-B308-1972A3EE03C7}"/>
            </c:ext>
          </c:extLst>
        </c:ser>
        <c:dLbls>
          <c:showLegendKey val="0"/>
          <c:showVal val="0"/>
          <c:showCatName val="0"/>
          <c:showSerName val="0"/>
          <c:showPercent val="0"/>
          <c:showBubbleSize val="0"/>
        </c:dLbls>
        <c:marker val="1"/>
        <c:smooth val="0"/>
        <c:axId val="395829344"/>
        <c:axId val="399154704"/>
      </c:lineChart>
      <c:catAx>
        <c:axId val="39582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154704"/>
        <c:crosses val="autoZero"/>
        <c:auto val="1"/>
        <c:lblAlgn val="ctr"/>
        <c:lblOffset val="100"/>
        <c:noMultiLvlLbl val="0"/>
      </c:catAx>
      <c:valAx>
        <c:axId val="39915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2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a:t>
            </a:r>
            <a:r>
              <a:rPr lang="en-US" altLang="zh-CN" baseline="0"/>
              <a:t>Data  in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Gyro_X</c:v>
                </c:pt>
              </c:strCache>
            </c:strRef>
          </c:tx>
          <c:spPr>
            <a:ln w="28575" cap="rnd">
              <a:solidFill>
                <a:schemeClr val="accent1"/>
              </a:solidFill>
              <a:round/>
            </a:ln>
            <a:effectLst/>
          </c:spPr>
          <c:marker>
            <c:symbol val="none"/>
          </c:marker>
          <c:val>
            <c:numRef>
              <c:f>Sheet1!$L$2:$L$2122</c:f>
              <c:numCache>
                <c:formatCode>General</c:formatCode>
                <c:ptCount val="2121"/>
                <c:pt idx="0">
                  <c:v>6.7101060000000004E-2</c:v>
                </c:pt>
                <c:pt idx="1">
                  <c:v>0.1294962788</c:v>
                </c:pt>
                <c:pt idx="2">
                  <c:v>0.18008213322400002</c:v>
                </c:pt>
                <c:pt idx="3">
                  <c:v>0.21841927055952001</c:v>
                </c:pt>
                <c:pt idx="4">
                  <c:v>0.23237258514832962</c:v>
                </c:pt>
                <c:pt idx="5">
                  <c:v>0.26378355344536303</c:v>
                </c:pt>
                <c:pt idx="6">
                  <c:v>0.33635172237645578</c:v>
                </c:pt>
                <c:pt idx="7">
                  <c:v>0.37152736792892666</c:v>
                </c:pt>
                <c:pt idx="8">
                  <c:v>0.36809150057034812</c:v>
                </c:pt>
                <c:pt idx="9">
                  <c:v>0.40709013055894117</c:v>
                </c:pt>
                <c:pt idx="10">
                  <c:v>0.43681436794776235</c:v>
                </c:pt>
                <c:pt idx="11">
                  <c:v>0.4058570805888071</c:v>
                </c:pt>
                <c:pt idx="12">
                  <c:v>0.33963573897703098</c:v>
                </c:pt>
                <c:pt idx="13">
                  <c:v>0.26094168419749031</c:v>
                </c:pt>
                <c:pt idx="14">
                  <c:v>0.16661293051354051</c:v>
                </c:pt>
                <c:pt idx="15">
                  <c:v>2.060711903269711E-3</c:v>
                </c:pt>
                <c:pt idx="16">
                  <c:v>-0.15606298233479568</c:v>
                </c:pt>
                <c:pt idx="17">
                  <c:v>-0.17397822268809976</c:v>
                </c:pt>
                <c:pt idx="18">
                  <c:v>-1.786519823433776E-2</c:v>
                </c:pt>
                <c:pt idx="19">
                  <c:v>0.28388220573034906</c:v>
                </c:pt>
                <c:pt idx="20">
                  <c:v>0.68063212161574205</c:v>
                </c:pt>
                <c:pt idx="21">
                  <c:v>1.1311831991834271</c:v>
                </c:pt>
                <c:pt idx="22">
                  <c:v>1.5436948551997585</c:v>
                </c:pt>
                <c:pt idx="23">
                  <c:v>1.8343099780957632</c:v>
                </c:pt>
                <c:pt idx="24">
                  <c:v>1.964850858533848</c:v>
                </c:pt>
                <c:pt idx="25">
                  <c:v>1.9256786613631711</c:v>
                </c:pt>
                <c:pt idx="26">
                  <c:v>1.7415037881359077</c:v>
                </c:pt>
                <c:pt idx="27">
                  <c:v>1.4150867723731895</c:v>
                </c:pt>
                <c:pt idx="28">
                  <c:v>0.92027279692572561</c:v>
                </c:pt>
                <c:pt idx="29">
                  <c:v>0.43810964098721106</c:v>
                </c:pt>
                <c:pt idx="30">
                  <c:v>0.20407736816746683</c:v>
                </c:pt>
                <c:pt idx="31">
                  <c:v>0.28682590080411746</c:v>
                </c:pt>
                <c:pt idx="32">
                  <c:v>0.53429666278803511</c:v>
                </c:pt>
                <c:pt idx="33">
                  <c:v>0.84941030953227437</c:v>
                </c:pt>
                <c:pt idx="34">
                  <c:v>1.2251183833416288</c:v>
                </c:pt>
                <c:pt idx="35">
                  <c:v>1.6858927356747964</c:v>
                </c:pt>
                <c:pt idx="36">
                  <c:v>2.2971958609612999</c:v>
                </c:pt>
                <c:pt idx="37">
                  <c:v>3.0470742637420734</c:v>
                </c:pt>
                <c:pt idx="38">
                  <c:v>3.8207079584672319</c:v>
                </c:pt>
                <c:pt idx="39">
                  <c:v>4.5134787592978869</c:v>
                </c:pt>
                <c:pt idx="40">
                  <c:v>5.1778653641119288</c:v>
                </c:pt>
                <c:pt idx="41">
                  <c:v>5.9370770568296907</c:v>
                </c:pt>
                <c:pt idx="42">
                  <c:v>6.9451726756930965</c:v>
                </c:pt>
                <c:pt idx="43">
                  <c:v>8.2119880821792339</c:v>
                </c:pt>
                <c:pt idx="44">
                  <c:v>9.6634980805356498</c:v>
                </c:pt>
                <c:pt idx="45">
                  <c:v>11.199634378924937</c:v>
                </c:pt>
                <c:pt idx="46">
                  <c:v>12.791596491346439</c:v>
                </c:pt>
                <c:pt idx="47">
                  <c:v>14.427060681519512</c:v>
                </c:pt>
                <c:pt idx="48">
                  <c:v>16.081816727889123</c:v>
                </c:pt>
                <c:pt idx="49">
                  <c:v>17.74559669333134</c:v>
                </c:pt>
                <c:pt idx="50">
                  <c:v>19.440560159464709</c:v>
                </c:pt>
                <c:pt idx="51">
                  <c:v>21.193928836275415</c:v>
                </c:pt>
                <c:pt idx="52">
                  <c:v>23.036294419549908</c:v>
                </c:pt>
                <c:pt idx="53">
                  <c:v>25.07521801115891</c:v>
                </c:pt>
                <c:pt idx="54">
                  <c:v>27.466770830935733</c:v>
                </c:pt>
                <c:pt idx="55">
                  <c:v>30.25708011431702</c:v>
                </c:pt>
                <c:pt idx="56">
                  <c:v>33.415473252030679</c:v>
                </c:pt>
                <c:pt idx="57">
                  <c:v>36.812998926990062</c:v>
                </c:pt>
                <c:pt idx="58">
                  <c:v>40.213142948450262</c:v>
                </c:pt>
                <c:pt idx="59">
                  <c:v>43.421968049481258</c:v>
                </c:pt>
                <c:pt idx="60">
                  <c:v>46.343258068491636</c:v>
                </c:pt>
                <c:pt idx="61">
                  <c:v>48.895344807121802</c:v>
                </c:pt>
                <c:pt idx="62">
                  <c:v>51.245803770979364</c:v>
                </c:pt>
                <c:pt idx="63">
                  <c:v>53.664803255559782</c:v>
                </c:pt>
                <c:pt idx="64">
                  <c:v>56.312647770448585</c:v>
                </c:pt>
                <c:pt idx="65">
                  <c:v>59.271859935039615</c:v>
                </c:pt>
                <c:pt idx="66">
                  <c:v>62.543105676338818</c:v>
                </c:pt>
                <c:pt idx="67">
                  <c:v>65.972044622812049</c:v>
                </c:pt>
                <c:pt idx="68">
                  <c:v>69.462765070355815</c:v>
                </c:pt>
                <c:pt idx="69">
                  <c:v>72.725142428948715</c:v>
                </c:pt>
                <c:pt idx="70">
                  <c:v>75.552231580369735</c:v>
                </c:pt>
                <c:pt idx="71">
                  <c:v>78.035550288762337</c:v>
                </c:pt>
                <c:pt idx="72">
                  <c:v>80.384995482987094</c:v>
                </c:pt>
                <c:pt idx="73">
                  <c:v>82.795489133327351</c:v>
                </c:pt>
                <c:pt idx="74">
                  <c:v>85.343123370660791</c:v>
                </c:pt>
                <c:pt idx="75">
                  <c:v>87.972198223247574</c:v>
                </c:pt>
                <c:pt idx="76">
                  <c:v>90.425857898782638</c:v>
                </c:pt>
                <c:pt idx="77">
                  <c:v>92.311000300806981</c:v>
                </c:pt>
                <c:pt idx="78">
                  <c:v>93.477652114790828</c:v>
                </c:pt>
                <c:pt idx="79">
                  <c:v>94.036283652495001</c:v>
                </c:pt>
                <c:pt idx="80">
                  <c:v>94.251178699445106</c:v>
                </c:pt>
                <c:pt idx="81">
                  <c:v>94.265290165456193</c:v>
                </c:pt>
                <c:pt idx="82">
                  <c:v>94.238884282147083</c:v>
                </c:pt>
                <c:pt idx="83">
                  <c:v>94.424472456504134</c:v>
                </c:pt>
                <c:pt idx="84">
                  <c:v>94.991483447374051</c:v>
                </c:pt>
                <c:pt idx="85">
                  <c:v>95.879884158426563</c:v>
                </c:pt>
                <c:pt idx="86">
                  <c:v>96.878598835258032</c:v>
                </c:pt>
                <c:pt idx="87">
                  <c:v>97.634199558552865</c:v>
                </c:pt>
                <c:pt idx="88">
                  <c:v>97.889558187381809</c:v>
                </c:pt>
                <c:pt idx="89">
                  <c:v>97.60191138363416</c:v>
                </c:pt>
                <c:pt idx="90">
                  <c:v>97.001112415961472</c:v>
                </c:pt>
                <c:pt idx="91">
                  <c:v>96.339474947642245</c:v>
                </c:pt>
                <c:pt idx="92">
                  <c:v>95.802606668689393</c:v>
                </c:pt>
                <c:pt idx="93">
                  <c:v>95.439003255315612</c:v>
                </c:pt>
                <c:pt idx="94">
                  <c:v>95.257352210209291</c:v>
                </c:pt>
                <c:pt idx="95">
                  <c:v>95.212856466005107</c:v>
                </c:pt>
                <c:pt idx="96">
                  <c:v>95.238450256684999</c:v>
                </c:pt>
                <c:pt idx="97">
                  <c:v>95.286911251551288</c:v>
                </c:pt>
                <c:pt idx="98">
                  <c:v>95.395121386520259</c:v>
                </c:pt>
                <c:pt idx="99">
                  <c:v>95.619858458789849</c:v>
                </c:pt>
                <c:pt idx="100">
                  <c:v>95.884029369614041</c:v>
                </c:pt>
                <c:pt idx="101">
                  <c:v>95.987472902221754</c:v>
                </c:pt>
                <c:pt idx="102">
                  <c:v>95.74148796417731</c:v>
                </c:pt>
                <c:pt idx="103">
                  <c:v>95.137194304893768</c:v>
                </c:pt>
                <c:pt idx="104">
                  <c:v>94.342498978795888</c:v>
                </c:pt>
                <c:pt idx="105">
                  <c:v>93.546410399219965</c:v>
                </c:pt>
                <c:pt idx="106">
                  <c:v>92.984789851235561</c:v>
                </c:pt>
                <c:pt idx="107">
                  <c:v>92.843542854210838</c:v>
                </c:pt>
                <c:pt idx="108">
                  <c:v>93.111181517126624</c:v>
                </c:pt>
                <c:pt idx="109">
                  <c:v>93.722389986784094</c:v>
                </c:pt>
                <c:pt idx="110">
                  <c:v>94.508746607048408</c:v>
                </c:pt>
                <c:pt idx="111">
                  <c:v>95.285755114907431</c:v>
                </c:pt>
                <c:pt idx="112">
                  <c:v>95.850020872609292</c:v>
                </c:pt>
                <c:pt idx="113">
                  <c:v>95.96486803515711</c:v>
                </c:pt>
                <c:pt idx="114">
                  <c:v>95.382305794453956</c:v>
                </c:pt>
                <c:pt idx="115">
                  <c:v>94.229637638564881</c:v>
                </c:pt>
                <c:pt idx="116">
                  <c:v>92.893144725793576</c:v>
                </c:pt>
                <c:pt idx="117">
                  <c:v>91.563263471277708</c:v>
                </c:pt>
                <c:pt idx="118">
                  <c:v>90.322896241852149</c:v>
                </c:pt>
                <c:pt idx="119">
                  <c:v>89.134913957015101</c:v>
                </c:pt>
                <c:pt idx="120">
                  <c:v>87.900448737874797</c:v>
                </c:pt>
                <c:pt idx="121">
                  <c:v>86.444699763117299</c:v>
                </c:pt>
                <c:pt idx="122">
                  <c:v>84.594417627854952</c:v>
                </c:pt>
                <c:pt idx="123">
                  <c:v>82.286824075297844</c:v>
                </c:pt>
                <c:pt idx="124">
                  <c:v>79.608309453791875</c:v>
                </c:pt>
                <c:pt idx="125">
                  <c:v>76.73232378471603</c:v>
                </c:pt>
                <c:pt idx="126">
                  <c:v>73.896680229021712</c:v>
                </c:pt>
                <c:pt idx="127">
                  <c:v>71.252515664441276</c:v>
                </c:pt>
                <c:pt idx="128">
                  <c:v>68.891716451152448</c:v>
                </c:pt>
                <c:pt idx="129">
                  <c:v>66.85486006212939</c:v>
                </c:pt>
                <c:pt idx="130">
                  <c:v>65.13972816088679</c:v>
                </c:pt>
                <c:pt idx="131">
                  <c:v>63.645273517669047</c:v>
                </c:pt>
                <c:pt idx="132">
                  <c:v>62.184837507315663</c:v>
                </c:pt>
                <c:pt idx="133">
                  <c:v>60.603689497169348</c:v>
                </c:pt>
                <c:pt idx="134">
                  <c:v>58.947615467225958</c:v>
                </c:pt>
                <c:pt idx="135">
                  <c:v>57.258990637881432</c:v>
                </c:pt>
                <c:pt idx="136">
                  <c:v>55.559899705123804</c:v>
                </c:pt>
                <c:pt idx="137">
                  <c:v>53.851892411021325</c:v>
                </c:pt>
                <c:pt idx="138">
                  <c:v>52.0104034428009</c:v>
                </c:pt>
                <c:pt idx="139">
                  <c:v>49.953669993944878</c:v>
                </c:pt>
                <c:pt idx="140">
                  <c:v>47.719636894065978</c:v>
                </c:pt>
                <c:pt idx="141">
                  <c:v>45.450411696184659</c:v>
                </c:pt>
                <c:pt idx="142">
                  <c:v>43.321771062260964</c:v>
                </c:pt>
                <c:pt idx="143">
                  <c:v>41.459699321015741</c:v>
                </c:pt>
                <c:pt idx="144">
                  <c:v>39.939034014595428</c:v>
                </c:pt>
                <c:pt idx="145">
                  <c:v>38.824144634303515</c:v>
                </c:pt>
                <c:pt idx="146">
                  <c:v>38.137473321617442</c:v>
                </c:pt>
                <c:pt idx="147">
                  <c:v>37.831460235185091</c:v>
                </c:pt>
                <c:pt idx="148">
                  <c:v>37.782920450481392</c:v>
                </c:pt>
                <c:pt idx="149">
                  <c:v>37.847566141471766</c:v>
                </c:pt>
                <c:pt idx="150">
                  <c:v>37.955324258642335</c:v>
                </c:pt>
                <c:pt idx="151">
                  <c:v>38.073412513469492</c:v>
                </c:pt>
                <c:pt idx="152">
                  <c:v>38.198139743200102</c:v>
                </c:pt>
                <c:pt idx="153">
                  <c:v>38.359480808336095</c:v>
                </c:pt>
                <c:pt idx="154">
                  <c:v>38.518202392169371</c:v>
                </c:pt>
                <c:pt idx="155">
                  <c:v>38.605841604325981</c:v>
                </c:pt>
                <c:pt idx="156">
                  <c:v>38.588680452239466</c:v>
                </c:pt>
                <c:pt idx="157">
                  <c:v>38.549292563194676</c:v>
                </c:pt>
                <c:pt idx="158">
                  <c:v>38.580622631930787</c:v>
                </c:pt>
                <c:pt idx="159">
                  <c:v>38.670210399292174</c:v>
                </c:pt>
                <c:pt idx="160">
                  <c:v>38.733129971306333</c:v>
                </c:pt>
                <c:pt idx="161">
                  <c:v>38.666115431880208</c:v>
                </c:pt>
                <c:pt idx="162">
                  <c:v>38.390774623242606</c:v>
                </c:pt>
                <c:pt idx="163">
                  <c:v>37.882278890777748</c:v>
                </c:pt>
                <c:pt idx="164">
                  <c:v>37.183242592962195</c:v>
                </c:pt>
                <c:pt idx="165">
                  <c:v>36.436416241102947</c:v>
                </c:pt>
                <c:pt idx="166">
                  <c:v>35.762494716280884</c:v>
                </c:pt>
                <c:pt idx="167">
                  <c:v>35.144048801955265</c:v>
                </c:pt>
                <c:pt idx="168">
                  <c:v>34.54196842591616</c:v>
                </c:pt>
                <c:pt idx="169">
                  <c:v>33.893590877397834</c:v>
                </c:pt>
                <c:pt idx="170">
                  <c:v>33.142905159849875</c:v>
                </c:pt>
                <c:pt idx="171">
                  <c:v>32.332604516652879</c:v>
                </c:pt>
                <c:pt idx="172">
                  <c:v>31.47818282631982</c:v>
                </c:pt>
                <c:pt idx="173">
                  <c:v>30.587938089793425</c:v>
                </c:pt>
                <c:pt idx="174">
                  <c:v>29.78478492799756</c:v>
                </c:pt>
                <c:pt idx="175">
                  <c:v>29.032065369437611</c:v>
                </c:pt>
                <c:pt idx="176">
                  <c:v>28.153299682048857</c:v>
                </c:pt>
                <c:pt idx="177">
                  <c:v>27.104420528407879</c:v>
                </c:pt>
                <c:pt idx="178">
                  <c:v>25.872346617839721</c:v>
                </c:pt>
                <c:pt idx="179">
                  <c:v>24.502569165482925</c:v>
                </c:pt>
                <c:pt idx="180">
                  <c:v>23.119175422173264</c:v>
                </c:pt>
                <c:pt idx="181">
                  <c:v>21.883789553729802</c:v>
                </c:pt>
                <c:pt idx="182">
                  <c:v>20.903360882655207</c:v>
                </c:pt>
                <c:pt idx="183">
                  <c:v>19.974963045002102</c:v>
                </c:pt>
                <c:pt idx="184">
                  <c:v>18.828973304102064</c:v>
                </c:pt>
                <c:pt idx="185">
                  <c:v>17.349062278020021</c:v>
                </c:pt>
                <c:pt idx="186">
                  <c:v>15.578893192459621</c:v>
                </c:pt>
                <c:pt idx="187">
                  <c:v>13.672761548610428</c:v>
                </c:pt>
                <c:pt idx="188">
                  <c:v>11.824442897638219</c:v>
                </c:pt>
                <c:pt idx="189">
                  <c:v>10.201216319685454</c:v>
                </c:pt>
                <c:pt idx="190">
                  <c:v>8.8357699532917433</c:v>
                </c:pt>
                <c:pt idx="191">
                  <c:v>7.6872353742259083</c:v>
                </c:pt>
                <c:pt idx="192">
                  <c:v>6.6835952667413903</c:v>
                </c:pt>
                <c:pt idx="193">
                  <c:v>5.7575520014065615</c:v>
                </c:pt>
                <c:pt idx="194">
                  <c:v>4.8808514613784313</c:v>
                </c:pt>
                <c:pt idx="195">
                  <c:v>3.993478612150863</c:v>
                </c:pt>
                <c:pt idx="196">
                  <c:v>3.0818028599078455</c:v>
                </c:pt>
                <c:pt idx="197">
                  <c:v>2.2201048027096886</c:v>
                </c:pt>
                <c:pt idx="198">
                  <c:v>1.5097209466554948</c:v>
                </c:pt>
                <c:pt idx="199">
                  <c:v>1.0901017877223846</c:v>
                </c:pt>
                <c:pt idx="200">
                  <c:v>1.0983725119679368</c:v>
                </c:pt>
                <c:pt idx="201">
                  <c:v>1.5897187017285781</c:v>
                </c:pt>
                <c:pt idx="202">
                  <c:v>2.4302201076940064</c:v>
                </c:pt>
                <c:pt idx="203">
                  <c:v>3.452878045540126</c:v>
                </c:pt>
                <c:pt idx="204">
                  <c:v>4.550448124629324</c:v>
                </c:pt>
                <c:pt idx="205">
                  <c:v>5.6158042621367379</c:v>
                </c:pt>
                <c:pt idx="206">
                  <c:v>6.6319436168940031</c:v>
                </c:pt>
                <c:pt idx="207">
                  <c:v>7.6483892245561229</c:v>
                </c:pt>
                <c:pt idx="208">
                  <c:v>8.7425278800649995</c:v>
                </c:pt>
                <c:pt idx="209">
                  <c:v>9.9373512024636987</c:v>
                </c:pt>
                <c:pt idx="210">
                  <c:v>11.208557098414424</c:v>
                </c:pt>
                <c:pt idx="211">
                  <c:v>12.477327696446137</c:v>
                </c:pt>
                <c:pt idx="212">
                  <c:v>13.600830742517214</c:v>
                </c:pt>
                <c:pt idx="213">
                  <c:v>14.47286356766687</c:v>
                </c:pt>
                <c:pt idx="214">
                  <c:v>15.019441976313532</c:v>
                </c:pt>
                <c:pt idx="215">
                  <c:v>15.304522916787262</c:v>
                </c:pt>
                <c:pt idx="216">
                  <c:v>15.390588638451517</c:v>
                </c:pt>
                <c:pt idx="217">
                  <c:v>15.358782705682486</c:v>
                </c:pt>
                <c:pt idx="218">
                  <c:v>15.275271011568837</c:v>
                </c:pt>
                <c:pt idx="219">
                  <c:v>15.04548247133746</c:v>
                </c:pt>
                <c:pt idx="220">
                  <c:v>14.500558021910711</c:v>
                </c:pt>
                <c:pt idx="221">
                  <c:v>13.586984501472498</c:v>
                </c:pt>
                <c:pt idx="222">
                  <c:v>12.357172031443049</c:v>
                </c:pt>
                <c:pt idx="223">
                  <c:v>11.110620450814187</c:v>
                </c:pt>
                <c:pt idx="224">
                  <c:v>10.187420821797902</c:v>
                </c:pt>
                <c:pt idx="225">
                  <c:v>9.5417399853619429</c:v>
                </c:pt>
                <c:pt idx="226">
                  <c:v>8.8452097856547045</c:v>
                </c:pt>
                <c:pt idx="227">
                  <c:v>7.7984714499416095</c:v>
                </c:pt>
                <c:pt idx="228">
                  <c:v>6.1766518209427774</c:v>
                </c:pt>
                <c:pt idx="229">
                  <c:v>3.9521019445239216</c:v>
                </c:pt>
                <c:pt idx="230">
                  <c:v>1.3261324256334432</c:v>
                </c:pt>
                <c:pt idx="231">
                  <c:v>-1.3889923628792256</c:v>
                </c:pt>
                <c:pt idx="232">
                  <c:v>-3.822516035621641</c:v>
                </c:pt>
                <c:pt idx="233">
                  <c:v>-5.7902876949092086</c:v>
                </c:pt>
                <c:pt idx="234">
                  <c:v>-7.5021883810110239</c:v>
                </c:pt>
                <c:pt idx="235">
                  <c:v>-9.4953186133908023</c:v>
                </c:pt>
                <c:pt idx="236">
                  <c:v>-12.042004701122986</c:v>
                </c:pt>
                <c:pt idx="237">
                  <c:v>-15.021961367100525</c:v>
                </c:pt>
                <c:pt idx="238">
                  <c:v>-18.111182819758511</c:v>
                </c:pt>
                <c:pt idx="239">
                  <c:v>-20.86777490336334</c:v>
                </c:pt>
                <c:pt idx="240">
                  <c:v>-22.987938785296077</c:v>
                </c:pt>
                <c:pt idx="241">
                  <c:v>-24.484018249590154</c:v>
                </c:pt>
                <c:pt idx="242">
                  <c:v>-25.45791670459835</c:v>
                </c:pt>
                <c:pt idx="243">
                  <c:v>-25.998063850506384</c:v>
                </c:pt>
                <c:pt idx="244">
                  <c:v>-26.212970413496258</c:v>
                </c:pt>
                <c:pt idx="245">
                  <c:v>-26.116123845226333</c:v>
                </c:pt>
                <c:pt idx="246">
                  <c:v>-25.704392668321805</c:v>
                </c:pt>
                <c:pt idx="247">
                  <c:v>-25.027891054955372</c:v>
                </c:pt>
                <c:pt idx="248">
                  <c:v>-24.139837993856261</c:v>
                </c:pt>
                <c:pt idx="249">
                  <c:v>-23.050182013979136</c:v>
                </c:pt>
                <c:pt idx="250">
                  <c:v>-21.732997173699552</c:v>
                </c:pt>
                <c:pt idx="251">
                  <c:v>-20.229885470225561</c:v>
                </c:pt>
                <c:pt idx="252">
                  <c:v>-18.609860520821048</c:v>
                </c:pt>
                <c:pt idx="253">
                  <c:v>-16.924614670404626</c:v>
                </c:pt>
                <c:pt idx="254">
                  <c:v>-15.192238256996532</c:v>
                </c:pt>
                <c:pt idx="255">
                  <c:v>-13.447484771856603</c:v>
                </c:pt>
                <c:pt idx="256">
                  <c:v>-11.725949136419471</c:v>
                </c:pt>
                <c:pt idx="257">
                  <c:v>-10.056429633691081</c:v>
                </c:pt>
                <c:pt idx="258">
                  <c:v>-8.4050867810172587</c:v>
                </c:pt>
                <c:pt idx="259">
                  <c:v>-6.6809802653969141</c:v>
                </c:pt>
                <c:pt idx="260">
                  <c:v>-4.8122692600889758</c:v>
                </c:pt>
                <c:pt idx="261">
                  <c:v>-2.7418990548871962</c:v>
                </c:pt>
                <c:pt idx="262">
                  <c:v>-0.44377033378945246</c:v>
                </c:pt>
                <c:pt idx="263">
                  <c:v>2.0348358128863366</c:v>
                </c:pt>
                <c:pt idx="264">
                  <c:v>4.5329157766286103</c:v>
                </c:pt>
                <c:pt idx="265">
                  <c:v>6.9014391810960376</c:v>
                </c:pt>
                <c:pt idx="266">
                  <c:v>9.0928190174741168</c:v>
                </c:pt>
                <c:pt idx="267">
                  <c:v>11.115755877124634</c:v>
                </c:pt>
                <c:pt idx="268">
                  <c:v>13.00315441958214</c:v>
                </c:pt>
                <c:pt idx="269">
                  <c:v>14.745234491190498</c:v>
                </c:pt>
                <c:pt idx="270">
                  <c:v>16.373925021366688</c:v>
                </c:pt>
                <c:pt idx="271">
                  <c:v>17.996270300939354</c:v>
                </c:pt>
                <c:pt idx="272">
                  <c:v>19.665112774920566</c:v>
                </c:pt>
                <c:pt idx="273">
                  <c:v>21.406351159422151</c:v>
                </c:pt>
                <c:pt idx="274">
                  <c:v>23.192407056233705</c:v>
                </c:pt>
                <c:pt idx="275">
                  <c:v>24.85932777510903</c:v>
                </c:pt>
                <c:pt idx="276">
                  <c:v>26.141278359606851</c:v>
                </c:pt>
                <c:pt idx="277">
                  <c:v>27.001964592414712</c:v>
                </c:pt>
                <c:pt idx="278">
                  <c:v>27.620626220566415</c:v>
                </c:pt>
                <c:pt idx="279">
                  <c:v>28.195348196155084</c:v>
                </c:pt>
                <c:pt idx="280">
                  <c:v>28.777007892231982</c:v>
                </c:pt>
                <c:pt idx="281">
                  <c:v>29.284778914387342</c:v>
                </c:pt>
                <c:pt idx="282">
                  <c:v>29.636813936099593</c:v>
                </c:pt>
                <c:pt idx="283">
                  <c:v>29.9087358973776</c:v>
                </c:pt>
                <c:pt idx="284">
                  <c:v>29.989841319430049</c:v>
                </c:pt>
                <c:pt idx="285">
                  <c:v>29.723500933041446</c:v>
                </c:pt>
                <c:pt idx="286">
                  <c:v>29.176780034380617</c:v>
                </c:pt>
                <c:pt idx="287">
                  <c:v>28.481230093693004</c:v>
                </c:pt>
                <c:pt idx="288">
                  <c:v>27.780181791819142</c:v>
                </c:pt>
                <c:pt idx="289">
                  <c:v>27.159287555982758</c:v>
                </c:pt>
                <c:pt idx="290">
                  <c:v>26.592441004863101</c:v>
                </c:pt>
                <c:pt idx="291">
                  <c:v>26.045634584765839</c:v>
                </c:pt>
                <c:pt idx="292">
                  <c:v>25.37098935307052</c:v>
                </c:pt>
                <c:pt idx="293">
                  <c:v>24.403032286009108</c:v>
                </c:pt>
                <c:pt idx="294">
                  <c:v>23.177250220288926</c:v>
                </c:pt>
                <c:pt idx="295">
                  <c:v>21.838765455883145</c:v>
                </c:pt>
                <c:pt idx="296">
                  <c:v>20.517958706765484</c:v>
                </c:pt>
                <c:pt idx="297">
                  <c:v>19.265628772630176</c:v>
                </c:pt>
                <c:pt idx="298">
                  <c:v>18.113703197177575</c:v>
                </c:pt>
                <c:pt idx="299">
                  <c:v>17.097842493234022</c:v>
                </c:pt>
                <c:pt idx="300">
                  <c:v>16.27409260336934</c:v>
                </c:pt>
                <c:pt idx="301">
                  <c:v>15.734240271301951</c:v>
                </c:pt>
                <c:pt idx="302">
                  <c:v>15.530783145875912</c:v>
                </c:pt>
                <c:pt idx="303">
                  <c:v>15.685472562958394</c:v>
                </c:pt>
                <c:pt idx="304">
                  <c:v>16.080131871699226</c:v>
                </c:pt>
                <c:pt idx="305">
                  <c:v>16.502621034265243</c:v>
                </c:pt>
                <c:pt idx="306">
                  <c:v>16.764025913579939</c:v>
                </c:pt>
                <c:pt idx="307">
                  <c:v>16.69593677530834</c:v>
                </c:pt>
                <c:pt idx="308">
                  <c:v>16.114941499802171</c:v>
                </c:pt>
                <c:pt idx="309">
                  <c:v>15.009202329806126</c:v>
                </c:pt>
                <c:pt idx="310">
                  <c:v>13.470934043210002</c:v>
                </c:pt>
                <c:pt idx="311">
                  <c:v>11.695736502345802</c:v>
                </c:pt>
                <c:pt idx="312">
                  <c:v>9.8756071922988848</c:v>
                </c:pt>
                <c:pt idx="313">
                  <c:v>8.1324656284529073</c:v>
                </c:pt>
                <c:pt idx="314">
                  <c:v>6.4605484558838491</c:v>
                </c:pt>
                <c:pt idx="315">
                  <c:v>4.8366907467661724</c:v>
                </c:pt>
                <c:pt idx="316">
                  <c:v>3.1525053318308487</c:v>
                </c:pt>
                <c:pt idx="317">
                  <c:v>1.1843263051942319</c:v>
                </c:pt>
                <c:pt idx="318">
                  <c:v>-1.1662218209096524</c:v>
                </c:pt>
                <c:pt idx="319">
                  <c:v>-3.8189247244914593</c:v>
                </c:pt>
                <c:pt idx="320">
                  <c:v>-6.639756130001631</c:v>
                </c:pt>
                <c:pt idx="321">
                  <c:v>-9.4305520674015977</c:v>
                </c:pt>
                <c:pt idx="322">
                  <c:v>-12.003210886053566</c:v>
                </c:pt>
                <c:pt idx="323">
                  <c:v>-14.230248008332495</c:v>
                </c:pt>
                <c:pt idx="324">
                  <c:v>-16.015239168165849</c:v>
                </c:pt>
                <c:pt idx="325">
                  <c:v>-17.36375370480253</c:v>
                </c:pt>
                <c:pt idx="326">
                  <c:v>-18.39808375070648</c:v>
                </c:pt>
                <c:pt idx="327">
                  <c:v>-19.539507075692349</c:v>
                </c:pt>
                <c:pt idx="328">
                  <c:v>-21.606570754178499</c:v>
                </c:pt>
                <c:pt idx="329">
                  <c:v>-24.961901819094926</c:v>
                </c:pt>
                <c:pt idx="330">
                  <c:v>-29.188621362713025</c:v>
                </c:pt>
                <c:pt idx="331">
                  <c:v>-33.609246735458768</c:v>
                </c:pt>
                <c:pt idx="332">
                  <c:v>-37.56546182074959</c:v>
                </c:pt>
                <c:pt idx="333">
                  <c:v>-40.871626944334601</c:v>
                </c:pt>
                <c:pt idx="334">
                  <c:v>-43.644592305447908</c:v>
                </c:pt>
                <c:pt idx="335">
                  <c:v>-45.951147539338955</c:v>
                </c:pt>
                <c:pt idx="336">
                  <c:v>-47.811985728552173</c:v>
                </c:pt>
                <c:pt idx="337">
                  <c:v>-49.16879593398113</c:v>
                </c:pt>
                <c:pt idx="338">
                  <c:v>-50.175185355301508</c:v>
                </c:pt>
                <c:pt idx="339">
                  <c:v>-50.854351388195475</c:v>
                </c:pt>
                <c:pt idx="340">
                  <c:v>-51.037732220431565</c:v>
                </c:pt>
                <c:pt idx="341">
                  <c:v>-50.772414736022931</c:v>
                </c:pt>
                <c:pt idx="342">
                  <c:v>-50.377064701302473</c:v>
                </c:pt>
                <c:pt idx="343">
                  <c:v>-50.095105207276426</c:v>
                </c:pt>
                <c:pt idx="344">
                  <c:v>-49.949859803130892</c:v>
                </c:pt>
                <c:pt idx="345">
                  <c:v>-49.846392947068274</c:v>
                </c:pt>
                <c:pt idx="346">
                  <c:v>-49.601669408126909</c:v>
                </c:pt>
                <c:pt idx="347">
                  <c:v>-49.056184059964373</c:v>
                </c:pt>
                <c:pt idx="348">
                  <c:v>-48.14251967876509</c:v>
                </c:pt>
                <c:pt idx="349">
                  <c:v>-46.879338105189788</c:v>
                </c:pt>
                <c:pt idx="350">
                  <c:v>-45.284578223085994</c:v>
                </c:pt>
                <c:pt idx="351">
                  <c:v>-43.394168938624276</c:v>
                </c:pt>
                <c:pt idx="352">
                  <c:v>-41.200148619851788</c:v>
                </c:pt>
                <c:pt idx="353">
                  <c:v>-38.638941767454746</c:v>
                </c:pt>
                <c:pt idx="354">
                  <c:v>-35.772702292105649</c:v>
                </c:pt>
                <c:pt idx="355">
                  <c:v>-32.666602946263538</c:v>
                </c:pt>
                <c:pt idx="356">
                  <c:v>-29.400890407338267</c:v>
                </c:pt>
                <c:pt idx="357">
                  <c:v>-26.096625339191501</c:v>
                </c:pt>
                <c:pt idx="358">
                  <c:v>-22.923096992407668</c:v>
                </c:pt>
                <c:pt idx="359">
                  <c:v>-19.981917872559514</c:v>
                </c:pt>
                <c:pt idx="360">
                  <c:v>-17.267082575108322</c:v>
                </c:pt>
                <c:pt idx="361">
                  <c:v>-14.694395503606154</c:v>
                </c:pt>
                <c:pt idx="362">
                  <c:v>-12.13826115353403</c:v>
                </c:pt>
                <c:pt idx="363">
                  <c:v>-9.4827657304633508</c:v>
                </c:pt>
                <c:pt idx="364">
                  <c:v>-6.7394646958540836</c:v>
                </c:pt>
                <c:pt idx="365">
                  <c:v>-4.0232634819370023</c:v>
                </c:pt>
                <c:pt idx="366">
                  <c:v>-1.4070730722982625</c:v>
                </c:pt>
                <c:pt idx="367">
                  <c:v>1.0059961291477024</c:v>
                </c:pt>
                <c:pt idx="368">
                  <c:v>3.2445101665647482</c:v>
                </c:pt>
                <c:pt idx="369">
                  <c:v>5.3704972232334525</c:v>
                </c:pt>
                <c:pt idx="370">
                  <c:v>7.367920858768783</c:v>
                </c:pt>
                <c:pt idx="371">
                  <c:v>9.2089819215934074</c:v>
                </c:pt>
                <c:pt idx="372">
                  <c:v>10.97409420316154</c:v>
                </c:pt>
                <c:pt idx="373">
                  <c:v>12.588285639098309</c:v>
                </c:pt>
                <c:pt idx="374">
                  <c:v>14.009451266316344</c:v>
                </c:pt>
                <c:pt idx="375">
                  <c:v>15.332752000990016</c:v>
                </c:pt>
                <c:pt idx="376">
                  <c:v>16.606303420970217</c:v>
                </c:pt>
                <c:pt idx="377">
                  <c:v>17.909984672550813</c:v>
                </c:pt>
                <c:pt idx="378">
                  <c:v>19.241062959099796</c:v>
                </c:pt>
                <c:pt idx="379">
                  <c:v>20.503069579917799</c:v>
                </c:pt>
                <c:pt idx="380">
                  <c:v>21.613891668319443</c:v>
                </c:pt>
                <c:pt idx="381">
                  <c:v>22.613361994953056</c:v>
                </c:pt>
                <c:pt idx="382">
                  <c:v>23.654143395053993</c:v>
                </c:pt>
                <c:pt idx="383">
                  <c:v>24.717651067152914</c:v>
                </c:pt>
                <c:pt idx="384">
                  <c:v>25.656292845809855</c:v>
                </c:pt>
                <c:pt idx="385">
                  <c:v>26.285294628893656</c:v>
                </c:pt>
                <c:pt idx="386">
                  <c:v>26.549746576315783</c:v>
                </c:pt>
                <c:pt idx="387">
                  <c:v>26.705130104789468</c:v>
                </c:pt>
                <c:pt idx="388">
                  <c:v>26.983413102693678</c:v>
                </c:pt>
                <c:pt idx="389">
                  <c:v>27.4883043406398</c:v>
                </c:pt>
                <c:pt idx="390">
                  <c:v>28.018240113827002</c:v>
                </c:pt>
                <c:pt idx="391">
                  <c:v>28.15436569155046</c:v>
                </c:pt>
                <c:pt idx="392">
                  <c:v>27.639629397719453</c:v>
                </c:pt>
                <c:pt idx="393">
                  <c:v>26.388947189765066</c:v>
                </c:pt>
                <c:pt idx="394">
                  <c:v>24.483371405969766</c:v>
                </c:pt>
                <c:pt idx="395">
                  <c:v>22.168729457850372</c:v>
                </c:pt>
                <c:pt idx="396">
                  <c:v>19.832355148693363</c:v>
                </c:pt>
                <c:pt idx="397">
                  <c:v>17.696402085719495</c:v>
                </c:pt>
                <c:pt idx="398">
                  <c:v>15.854420464005104</c:v>
                </c:pt>
                <c:pt idx="399">
                  <c:v>14.351205034725002</c:v>
                </c:pt>
                <c:pt idx="400">
                  <c:v>13.165698414030501</c:v>
                </c:pt>
                <c:pt idx="401">
                  <c:v>12.213104025749891</c:v>
                </c:pt>
                <c:pt idx="402">
                  <c:v>11.373180465234894</c:v>
                </c:pt>
                <c:pt idx="403">
                  <c:v>10.586529335930196</c:v>
                </c:pt>
                <c:pt idx="404">
                  <c:v>9.8103762692115932</c:v>
                </c:pt>
                <c:pt idx="405">
                  <c:v>9.0625225038273598</c:v>
                </c:pt>
                <c:pt idx="406">
                  <c:v>8.3907372337508122</c:v>
                </c:pt>
                <c:pt idx="407">
                  <c:v>7.7607298690757958</c:v>
                </c:pt>
                <c:pt idx="408">
                  <c:v>7.0929987716942806</c:v>
                </c:pt>
                <c:pt idx="409">
                  <c:v>6.3298850762603953</c:v>
                </c:pt>
                <c:pt idx="410">
                  <c:v>5.4422528747351873</c:v>
                </c:pt>
                <c:pt idx="411">
                  <c:v>4.418716977240484</c:v>
                </c:pt>
                <c:pt idx="412">
                  <c:v>3.1420987976956742</c:v>
                </c:pt>
                <c:pt idx="413">
                  <c:v>1.5129374817417607</c:v>
                </c:pt>
                <c:pt idx="414">
                  <c:v>-0.5440659878930747</c:v>
                </c:pt>
                <c:pt idx="415">
                  <c:v>-3.0295289481352135</c:v>
                </c:pt>
                <c:pt idx="416">
                  <c:v>-5.8833017491725093</c:v>
                </c:pt>
                <c:pt idx="417">
                  <c:v>-9.1039075941890601</c:v>
                </c:pt>
                <c:pt idx="418">
                  <c:v>-12.622508002305279</c:v>
                </c:pt>
                <c:pt idx="419">
                  <c:v>-16.361380722259174</c:v>
                </c:pt>
                <c:pt idx="420">
                  <c:v>-20.33720124781399</c:v>
                </c:pt>
                <c:pt idx="421">
                  <c:v>-24.474386262857713</c:v>
                </c:pt>
                <c:pt idx="422">
                  <c:v>-28.601372417600558</c:v>
                </c:pt>
                <c:pt idx="423">
                  <c:v>-32.520713629248547</c:v>
                </c:pt>
                <c:pt idx="424">
                  <c:v>-36.012676216663571</c:v>
                </c:pt>
                <c:pt idx="425">
                  <c:v>-39.055929972330297</c:v>
                </c:pt>
                <c:pt idx="426">
                  <c:v>-41.886705192883689</c:v>
                </c:pt>
                <c:pt idx="427">
                  <c:v>-44.870706189026023</c:v>
                </c:pt>
                <c:pt idx="428">
                  <c:v>-48.449906145245507</c:v>
                </c:pt>
                <c:pt idx="429">
                  <c:v>-52.658059322340598</c:v>
                </c:pt>
                <c:pt idx="430">
                  <c:v>-56.934301675893785</c:v>
                </c:pt>
                <c:pt idx="431">
                  <c:v>-60.760019222375909</c:v>
                </c:pt>
                <c:pt idx="432">
                  <c:v>-63.848358957928397</c:v>
                </c:pt>
                <c:pt idx="433">
                  <c:v>-66.058119378769845</c:v>
                </c:pt>
                <c:pt idx="434">
                  <c:v>-67.491793591194437</c:v>
                </c:pt>
                <c:pt idx="435">
                  <c:v>-68.370678639370539</c:v>
                </c:pt>
                <c:pt idx="436">
                  <c:v>-68.815881006583126</c:v>
                </c:pt>
                <c:pt idx="437">
                  <c:v>-68.82577184645146</c:v>
                </c:pt>
                <c:pt idx="438">
                  <c:v>-68.373007729522442</c:v>
                </c:pt>
                <c:pt idx="439">
                  <c:v>-67.390406694931997</c:v>
                </c:pt>
                <c:pt idx="440">
                  <c:v>-65.864245541033355</c:v>
                </c:pt>
                <c:pt idx="441">
                  <c:v>-63.774791770212694</c:v>
                </c:pt>
                <c:pt idx="442">
                  <c:v>-61.207542174808438</c:v>
                </c:pt>
                <c:pt idx="443">
                  <c:v>-58.352205771312263</c:v>
                </c:pt>
                <c:pt idx="444">
                  <c:v>-55.352311515886015</c:v>
                </c:pt>
                <c:pt idx="445">
                  <c:v>-52.332647005568298</c:v>
                </c:pt>
                <c:pt idx="446">
                  <c:v>-49.381474085456929</c:v>
                </c:pt>
                <c:pt idx="447">
                  <c:v>-46.478002383747793</c:v>
                </c:pt>
                <c:pt idx="448">
                  <c:v>-43.564276856072837</c:v>
                </c:pt>
                <c:pt idx="449">
                  <c:v>-40.580883358951382</c:v>
                </c:pt>
                <c:pt idx="450">
                  <c:v>-37.424017571772353</c:v>
                </c:pt>
                <c:pt idx="451">
                  <c:v>-34.0167198803369</c:v>
                </c:pt>
                <c:pt idx="452">
                  <c:v>-30.305348242730162</c:v>
                </c:pt>
                <c:pt idx="453">
                  <c:v>-26.35607323787556</c:v>
                </c:pt>
                <c:pt idx="454">
                  <c:v>-22.346542853118045</c:v>
                </c:pt>
                <c:pt idx="455">
                  <c:v>-18.452781976055682</c:v>
                </c:pt>
                <c:pt idx="456">
                  <c:v>-14.817967036534569</c:v>
                </c:pt>
                <c:pt idx="457">
                  <c:v>-11.517613595803876</c:v>
                </c:pt>
                <c:pt idx="458">
                  <c:v>-8.516122983887799</c:v>
                </c:pt>
                <c:pt idx="459">
                  <c:v>-5.7343249842100432</c:v>
                </c:pt>
                <c:pt idx="460">
                  <c:v>-3.0629380445258421</c:v>
                </c:pt>
                <c:pt idx="461">
                  <c:v>-0.42752116363532505</c:v>
                </c:pt>
                <c:pt idx="462">
                  <c:v>2.1799316796373818</c:v>
                </c:pt>
                <c:pt idx="463">
                  <c:v>4.7236855060446334</c:v>
                </c:pt>
                <c:pt idx="464">
                  <c:v>7.1711428359237406</c:v>
                </c:pt>
                <c:pt idx="465">
                  <c:v>9.4804194392052654</c:v>
                </c:pt>
                <c:pt idx="466">
                  <c:v>11.453221090421158</c:v>
                </c:pt>
                <c:pt idx="467">
                  <c:v>13.120065108612733</c:v>
                </c:pt>
                <c:pt idx="468">
                  <c:v>14.640099726440479</c:v>
                </c:pt>
                <c:pt idx="469">
                  <c:v>16.171245751911666</c:v>
                </c:pt>
                <c:pt idx="470">
                  <c:v>17.85709145687343</c:v>
                </c:pt>
                <c:pt idx="471">
                  <c:v>19.643466887735961</c:v>
                </c:pt>
                <c:pt idx="472">
                  <c:v>21.325761229981239</c:v>
                </c:pt>
                <c:pt idx="473">
                  <c:v>22.563025265381611</c:v>
                </c:pt>
                <c:pt idx="474">
                  <c:v>23.31813972007398</c:v>
                </c:pt>
                <c:pt idx="475">
                  <c:v>23.748723845672497</c:v>
                </c:pt>
                <c:pt idx="476">
                  <c:v>23.919039868759047</c:v>
                </c:pt>
                <c:pt idx="477">
                  <c:v>23.992136491383864</c:v>
                </c:pt>
                <c:pt idx="478">
                  <c:v>24.059942981556183</c:v>
                </c:pt>
                <c:pt idx="479">
                  <c:v>24.120714001925062</c:v>
                </c:pt>
                <c:pt idx="480">
                  <c:v>24.249128121886557</c:v>
                </c:pt>
                <c:pt idx="481">
                  <c:v>24.379991279448824</c:v>
                </c:pt>
                <c:pt idx="482">
                  <c:v>24.321488133859848</c:v>
                </c:pt>
                <c:pt idx="483">
                  <c:v>24.004031291182649</c:v>
                </c:pt>
                <c:pt idx="484">
                  <c:v>23.412168525358993</c:v>
                </c:pt>
                <c:pt idx="485">
                  <c:v>22.525667114851814</c:v>
                </c:pt>
                <c:pt idx="486">
                  <c:v>21.433429332554777</c:v>
                </c:pt>
                <c:pt idx="487">
                  <c:v>20.325192665903682</c:v>
                </c:pt>
                <c:pt idx="488">
                  <c:v>19.37347709258561</c:v>
                </c:pt>
                <c:pt idx="489">
                  <c:v>18.672330490733899</c:v>
                </c:pt>
                <c:pt idx="490">
                  <c:v>18.120694780919223</c:v>
                </c:pt>
                <c:pt idx="491">
                  <c:v>17.442945865300839</c:v>
                </c:pt>
                <c:pt idx="492">
                  <c:v>16.512546247994823</c:v>
                </c:pt>
                <c:pt idx="493">
                  <c:v>15.383441363034924</c:v>
                </c:pt>
                <c:pt idx="494">
                  <c:v>14.210668715774224</c:v>
                </c:pt>
                <c:pt idx="495">
                  <c:v>13.203902481458741</c:v>
                </c:pt>
                <c:pt idx="496">
                  <c:v>12.437539711829565</c:v>
                </c:pt>
                <c:pt idx="497">
                  <c:v>11.928072777592973</c:v>
                </c:pt>
                <c:pt idx="498">
                  <c:v>11.673027282041113</c:v>
                </c:pt>
                <c:pt idx="499">
                  <c:v>11.582141156400292</c:v>
                </c:pt>
                <c:pt idx="500">
                  <c:v>11.483332733272286</c:v>
                </c:pt>
                <c:pt idx="501">
                  <c:v>11.20865131860684</c:v>
                </c:pt>
                <c:pt idx="502">
                  <c:v>10.690237652234703</c:v>
                </c:pt>
                <c:pt idx="503">
                  <c:v>9.9167133191900074</c:v>
                </c:pt>
                <c:pt idx="504">
                  <c:v>8.8381544328062063</c:v>
                </c:pt>
                <c:pt idx="505">
                  <c:v>7.4499480441500827</c:v>
                </c:pt>
                <c:pt idx="506">
                  <c:v>5.7858689632670801</c:v>
                </c:pt>
                <c:pt idx="507">
                  <c:v>3.937500504001739</c:v>
                </c:pt>
                <c:pt idx="508">
                  <c:v>1.9888866739217042</c:v>
                </c:pt>
                <c:pt idx="509">
                  <c:v>-6.9787399556729773E-2</c:v>
                </c:pt>
                <c:pt idx="510">
                  <c:v>-2.4123886715655951</c:v>
                </c:pt>
                <c:pt idx="511">
                  <c:v>-5.1658205581342829</c:v>
                </c:pt>
                <c:pt idx="512">
                  <c:v>-8.3036730469715962</c:v>
                </c:pt>
                <c:pt idx="513">
                  <c:v>-11.663755766032164</c:v>
                </c:pt>
                <c:pt idx="514">
                  <c:v>-15.06646761071152</c:v>
                </c:pt>
                <c:pt idx="515">
                  <c:v>-18.44733143849729</c:v>
                </c:pt>
                <c:pt idx="516">
                  <c:v>-21.869615969727345</c:v>
                </c:pt>
                <c:pt idx="517">
                  <c:v>-25.608675050332799</c:v>
                </c:pt>
                <c:pt idx="518">
                  <c:v>-29.754508889326143</c:v>
                </c:pt>
                <c:pt idx="519">
                  <c:v>-33.953294431539618</c:v>
                </c:pt>
                <c:pt idx="520">
                  <c:v>-37.835289962908831</c:v>
                </c:pt>
                <c:pt idx="521">
                  <c:v>-41.253804563650654</c:v>
                </c:pt>
                <c:pt idx="522">
                  <c:v>-44.297161372377644</c:v>
                </c:pt>
                <c:pt idx="523">
                  <c:v>-47.200666264930092</c:v>
                </c:pt>
                <c:pt idx="524">
                  <c:v>-50.183196259631487</c:v>
                </c:pt>
                <c:pt idx="525">
                  <c:v>-53.468727314438851</c:v>
                </c:pt>
                <c:pt idx="526">
                  <c:v>-57.198721368150075</c:v>
                </c:pt>
                <c:pt idx="527">
                  <c:v>-61.152021160787072</c:v>
                </c:pt>
                <c:pt idx="528">
                  <c:v>-64.748448977571343</c:v>
                </c:pt>
                <c:pt idx="529">
                  <c:v>-67.573326578019916</c:v>
                </c:pt>
                <c:pt idx="530">
                  <c:v>-69.613693386459531</c:v>
                </c:pt>
                <c:pt idx="531">
                  <c:v>-71.198083938730335</c:v>
                </c:pt>
                <c:pt idx="532">
                  <c:v>-72.68480017995573</c:v>
                </c:pt>
                <c:pt idx="533">
                  <c:v>-74.113199956356624</c:v>
                </c:pt>
                <c:pt idx="534">
                  <c:v>-75.221796357229493</c:v>
                </c:pt>
                <c:pt idx="535">
                  <c:v>-75.672405070084906</c:v>
                </c:pt>
                <c:pt idx="536">
                  <c:v>-75.212457388683205</c:v>
                </c:pt>
                <c:pt idx="537">
                  <c:v>-73.812716360909548</c:v>
                </c:pt>
                <c:pt idx="538">
                  <c:v>-71.733979153691351</c:v>
                </c:pt>
                <c:pt idx="539">
                  <c:v>-69.38049841061752</c:v>
                </c:pt>
                <c:pt idx="540">
                  <c:v>-67.073367022405165</c:v>
                </c:pt>
                <c:pt idx="541">
                  <c:v>-64.904221381957058</c:v>
                </c:pt>
                <c:pt idx="542">
                  <c:v>-62.728465774317918</c:v>
                </c:pt>
                <c:pt idx="543">
                  <c:v>-60.373327558831555</c:v>
                </c:pt>
                <c:pt idx="544">
                  <c:v>-57.802028227654915</c:v>
                </c:pt>
                <c:pt idx="545">
                  <c:v>-55.087859243101818</c:v>
                </c:pt>
                <c:pt idx="546">
                  <c:v>-52.244234618239787</c:v>
                </c:pt>
                <c:pt idx="547">
                  <c:v>-49.216602605874989</c:v>
                </c:pt>
                <c:pt idx="548">
                  <c:v>-45.912370673757493</c:v>
                </c:pt>
                <c:pt idx="549">
                  <c:v>-42.309800420282343</c:v>
                </c:pt>
                <c:pt idx="550">
                  <c:v>-38.404684211876692</c:v>
                </c:pt>
                <c:pt idx="551">
                  <c:v>-34.217406647639159</c:v>
                </c:pt>
                <c:pt idx="552">
                  <c:v>-29.902051354686375</c:v>
                </c:pt>
                <c:pt idx="553">
                  <c:v>-25.631143467592647</c:v>
                </c:pt>
                <c:pt idx="554">
                  <c:v>-21.450814178240794</c:v>
                </c:pt>
                <c:pt idx="555">
                  <c:v>-17.38370099467598</c:v>
                </c:pt>
                <c:pt idx="556">
                  <c:v>-13.39667403478246</c:v>
                </c:pt>
                <c:pt idx="557">
                  <c:v>-9.3629007940868121</c:v>
                </c:pt>
                <c:pt idx="558">
                  <c:v>-5.231640338205076</c:v>
                </c:pt>
                <c:pt idx="559">
                  <c:v>-1.0691906114409744</c:v>
                </c:pt>
                <c:pt idx="560">
                  <c:v>2.9648022607878453</c:v>
                </c:pt>
                <c:pt idx="561">
                  <c:v>6.6712921755720878</c:v>
                </c:pt>
                <c:pt idx="562">
                  <c:v>9.9830472120606455</c:v>
                </c:pt>
                <c:pt idx="563">
                  <c:v>12.958768327819433</c:v>
                </c:pt>
                <c:pt idx="564">
                  <c:v>15.688013761263043</c:v>
                </c:pt>
                <c:pt idx="565">
                  <c:v>18.370439346037784</c:v>
                </c:pt>
                <c:pt idx="566">
                  <c:v>21.240330419117029</c:v>
                </c:pt>
                <c:pt idx="567">
                  <c:v>24.265600530734691</c:v>
                </c:pt>
                <c:pt idx="568">
                  <c:v>27.373002380119996</c:v>
                </c:pt>
                <c:pt idx="569">
                  <c:v>30.311676652517594</c:v>
                </c:pt>
                <c:pt idx="570">
                  <c:v>32.654307779467239</c:v>
                </c:pt>
                <c:pt idx="571">
                  <c:v>34.019211623877894</c:v>
                </c:pt>
                <c:pt idx="572">
                  <c:v>34.22331503140034</c:v>
                </c:pt>
                <c:pt idx="573">
                  <c:v>33.467942290772335</c:v>
                </c:pt>
                <c:pt idx="574">
                  <c:v>32.275603184956886</c:v>
                </c:pt>
                <c:pt idx="575">
                  <c:v>31.239390921257748</c:v>
                </c:pt>
                <c:pt idx="576">
                  <c:v>30.698543702832591</c:v>
                </c:pt>
                <c:pt idx="577">
                  <c:v>30.592914228775935</c:v>
                </c:pt>
                <c:pt idx="578">
                  <c:v>30.578875104200417</c:v>
                </c:pt>
                <c:pt idx="579">
                  <c:v>30.341894202116407</c:v>
                </c:pt>
                <c:pt idx="580">
                  <c:v>29.714497078074078</c:v>
                </c:pt>
                <c:pt idx="581">
                  <c:v>28.662458976512596</c:v>
                </c:pt>
                <c:pt idx="582">
                  <c:v>27.297246956982342</c:v>
                </c:pt>
                <c:pt idx="583">
                  <c:v>25.843054717842694</c:v>
                </c:pt>
                <c:pt idx="584">
                  <c:v>24.436132463485841</c:v>
                </c:pt>
                <c:pt idx="585">
                  <c:v>23.257346454216123</c:v>
                </c:pt>
                <c:pt idx="586">
                  <c:v>22.4325259851318</c:v>
                </c:pt>
                <c:pt idx="587">
                  <c:v>22.036800425429163</c:v>
                </c:pt>
                <c:pt idx="588">
                  <c:v>22.04921633692058</c:v>
                </c:pt>
                <c:pt idx="589">
                  <c:v>22.240665090182166</c:v>
                </c:pt>
                <c:pt idx="590">
                  <c:v>22.342130168378525</c:v>
                </c:pt>
                <c:pt idx="591">
                  <c:v>22.109490165010957</c:v>
                </c:pt>
                <c:pt idx="592">
                  <c:v>21.472783721710741</c:v>
                </c:pt>
                <c:pt idx="593">
                  <c:v>20.500798927276524</c:v>
                </c:pt>
                <c:pt idx="594">
                  <c:v>19.280164128730995</c:v>
                </c:pt>
                <c:pt idx="595">
                  <c:v>17.984202866156377</c:v>
                </c:pt>
                <c:pt idx="596">
                  <c:v>16.822962268833248</c:v>
                </c:pt>
                <c:pt idx="597">
                  <c:v>15.847342503456581</c:v>
                </c:pt>
                <c:pt idx="598">
                  <c:v>15.00582665338745</c:v>
                </c:pt>
                <c:pt idx="599">
                  <c:v>14.196050840319701</c:v>
                </c:pt>
                <c:pt idx="600">
                  <c:v>13.241072743513307</c:v>
                </c:pt>
                <c:pt idx="601">
                  <c:v>12.05228224864304</c:v>
                </c:pt>
                <c:pt idx="602">
                  <c:v>10.62409174367018</c:v>
                </c:pt>
                <c:pt idx="603">
                  <c:v>8.9697319487967739</c:v>
                </c:pt>
                <c:pt idx="604">
                  <c:v>7.037931129820838</c:v>
                </c:pt>
                <c:pt idx="605">
                  <c:v>4.7424298072244211</c:v>
                </c:pt>
                <c:pt idx="606">
                  <c:v>2.0887898510799325</c:v>
                </c:pt>
                <c:pt idx="607">
                  <c:v>-0.84209768594166612</c:v>
                </c:pt>
                <c:pt idx="608">
                  <c:v>-3.8253986122228327</c:v>
                </c:pt>
                <c:pt idx="609">
                  <c:v>-6.7299223399783763</c:v>
                </c:pt>
                <c:pt idx="610">
                  <c:v>-9.865573993178808</c:v>
                </c:pt>
                <c:pt idx="611">
                  <c:v>-13.423343553315231</c:v>
                </c:pt>
                <c:pt idx="612">
                  <c:v>-17.391198622248925</c:v>
                </c:pt>
                <c:pt idx="613">
                  <c:v>-21.504629989803945</c:v>
                </c:pt>
                <c:pt idx="614">
                  <c:v>-25.276988670007867</c:v>
                </c:pt>
                <c:pt idx="615">
                  <c:v>-28.345123496607705</c:v>
                </c:pt>
                <c:pt idx="616">
                  <c:v>-30.647858746675549</c:v>
                </c:pt>
                <c:pt idx="617">
                  <c:v>-32.70397963174203</c:v>
                </c:pt>
                <c:pt idx="618">
                  <c:v>-35.36833215910719</c:v>
                </c:pt>
                <c:pt idx="619">
                  <c:v>-39.078069515925044</c:v>
                </c:pt>
                <c:pt idx="620">
                  <c:v>-43.774411445606539</c:v>
                </c:pt>
                <c:pt idx="621">
                  <c:v>-48.820812216694399</c:v>
                </c:pt>
                <c:pt idx="622">
                  <c:v>-53.435939452360515</c:v>
                </c:pt>
                <c:pt idx="623">
                  <c:v>-57.153902683313298</c:v>
                </c:pt>
                <c:pt idx="624">
                  <c:v>-59.993338929647031</c:v>
                </c:pt>
                <c:pt idx="625">
                  <c:v>-62.206422631054096</c:v>
                </c:pt>
                <c:pt idx="626">
                  <c:v>-64.035351398433008</c:v>
                </c:pt>
                <c:pt idx="627">
                  <c:v>-65.516226110464345</c:v>
                </c:pt>
                <c:pt idx="628">
                  <c:v>-66.414692668255057</c:v>
                </c:pt>
                <c:pt idx="629">
                  <c:v>-66.558112054889961</c:v>
                </c:pt>
                <c:pt idx="630">
                  <c:v>-65.812224033792162</c:v>
                </c:pt>
                <c:pt idx="631">
                  <c:v>-64.255914673116322</c:v>
                </c:pt>
                <c:pt idx="632">
                  <c:v>-62.243868959653994</c:v>
                </c:pt>
                <c:pt idx="633">
                  <c:v>-60.116134680460917</c:v>
                </c:pt>
                <c:pt idx="634">
                  <c:v>-58.030436006851694</c:v>
                </c:pt>
                <c:pt idx="635">
                  <c:v>-55.939033826714663</c:v>
                </c:pt>
                <c:pt idx="636">
                  <c:v>-53.709218350180372</c:v>
                </c:pt>
                <c:pt idx="637">
                  <c:v>-51.206403323176765</c:v>
                </c:pt>
                <c:pt idx="638">
                  <c:v>-48.402969616713229</c:v>
                </c:pt>
                <c:pt idx="639">
                  <c:v>-45.339083684378963</c:v>
                </c:pt>
                <c:pt idx="640">
                  <c:v>-42.082728730691379</c:v>
                </c:pt>
                <c:pt idx="641">
                  <c:v>-38.735877656077555</c:v>
                </c:pt>
                <c:pt idx="642">
                  <c:v>-35.407405782955998</c:v>
                </c:pt>
                <c:pt idx="643">
                  <c:v>-32.100653447296885</c:v>
                </c:pt>
                <c:pt idx="644">
                  <c:v>-28.728305978350949</c:v>
                </c:pt>
                <c:pt idx="645">
                  <c:v>-25.21552709878393</c:v>
                </c:pt>
                <c:pt idx="646">
                  <c:v>-21.56765223680825</c:v>
                </c:pt>
                <c:pt idx="647">
                  <c:v>-17.895369172072083</c:v>
                </c:pt>
                <c:pt idx="648">
                  <c:v>-14.308144008630642</c:v>
                </c:pt>
                <c:pt idx="649">
                  <c:v>-10.866347628458028</c:v>
                </c:pt>
                <c:pt idx="650">
                  <c:v>-7.6097745358888673</c:v>
                </c:pt>
                <c:pt idx="651">
                  <c:v>-4.5134172851710899</c:v>
                </c:pt>
                <c:pt idx="652">
                  <c:v>-1.5310207594676681</c:v>
                </c:pt>
                <c:pt idx="653">
                  <c:v>1.4313010357216851</c:v>
                </c:pt>
                <c:pt idx="654">
                  <c:v>4.4129076750072507</c:v>
                </c:pt>
                <c:pt idx="655">
                  <c:v>7.3540267215071058</c:v>
                </c:pt>
                <c:pt idx="656">
                  <c:v>10.317733767076964</c:v>
                </c:pt>
                <c:pt idx="657">
                  <c:v>13.247172591735424</c:v>
                </c:pt>
                <c:pt idx="658">
                  <c:v>16.136770159900717</c:v>
                </c:pt>
                <c:pt idx="659">
                  <c:v>19.014421196702703</c:v>
                </c:pt>
                <c:pt idx="660">
                  <c:v>21.651987272768647</c:v>
                </c:pt>
                <c:pt idx="661">
                  <c:v>23.897032727313274</c:v>
                </c:pt>
                <c:pt idx="662">
                  <c:v>25.776944592767009</c:v>
                </c:pt>
                <c:pt idx="663">
                  <c:v>27.308936380911668</c:v>
                </c:pt>
                <c:pt idx="664">
                  <c:v>28.471115413293433</c:v>
                </c:pt>
                <c:pt idx="665">
                  <c:v>29.183644205027562</c:v>
                </c:pt>
                <c:pt idx="666">
                  <c:v>29.479763400927013</c:v>
                </c:pt>
                <c:pt idx="667">
                  <c:v>29.626690432908472</c:v>
                </c:pt>
                <c:pt idx="668">
                  <c:v>29.753586124250301</c:v>
                </c:pt>
                <c:pt idx="669">
                  <c:v>29.884888161765293</c:v>
                </c:pt>
                <c:pt idx="670">
                  <c:v>30.043665898529987</c:v>
                </c:pt>
                <c:pt idx="671">
                  <c:v>30.226383540559386</c:v>
                </c:pt>
                <c:pt idx="672">
                  <c:v>30.200433769748198</c:v>
                </c:pt>
                <c:pt idx="673">
                  <c:v>29.776221154353234</c:v>
                </c:pt>
                <c:pt idx="674">
                  <c:v>28.867887891266168</c:v>
                </c:pt>
                <c:pt idx="675">
                  <c:v>27.502602513440845</c:v>
                </c:pt>
                <c:pt idx="676">
                  <c:v>25.913984783172026</c:v>
                </c:pt>
                <c:pt idx="677">
                  <c:v>24.308381487508584</c:v>
                </c:pt>
                <c:pt idx="678">
                  <c:v>22.888045557758414</c:v>
                </c:pt>
                <c:pt idx="679">
                  <c:v>21.769401766603245</c:v>
                </c:pt>
                <c:pt idx="680">
                  <c:v>20.94550741127118</c:v>
                </c:pt>
                <c:pt idx="681">
                  <c:v>20.315828583045757</c:v>
                </c:pt>
                <c:pt idx="682">
                  <c:v>19.683681131384841</c:v>
                </c:pt>
                <c:pt idx="683">
                  <c:v>18.952306468757143</c:v>
                </c:pt>
                <c:pt idx="684">
                  <c:v>18.093710959382001</c:v>
                </c:pt>
                <c:pt idx="685">
                  <c:v>17.163002360194358</c:v>
                </c:pt>
                <c:pt idx="686">
                  <c:v>16.246391572990468</c:v>
                </c:pt>
                <c:pt idx="687">
                  <c:v>15.43186876153066</c:v>
                </c:pt>
                <c:pt idx="688">
                  <c:v>14.806814806300048</c:v>
                </c:pt>
                <c:pt idx="689">
                  <c:v>14.383872270174047</c:v>
                </c:pt>
                <c:pt idx="690">
                  <c:v>14.124493504770566</c:v>
                </c:pt>
                <c:pt idx="691">
                  <c:v>13.917062594675155</c:v>
                </c:pt>
                <c:pt idx="692">
                  <c:v>13.596894402781652</c:v>
                </c:pt>
                <c:pt idx="693">
                  <c:v>13.029598714726021</c:v>
                </c:pt>
                <c:pt idx="694">
                  <c:v>12.093832980431499</c:v>
                </c:pt>
                <c:pt idx="695">
                  <c:v>10.693787600822869</c:v>
                </c:pt>
                <c:pt idx="696">
                  <c:v>8.8520572288064123</c:v>
                </c:pt>
                <c:pt idx="697">
                  <c:v>6.6166717442302838</c:v>
                </c:pt>
                <c:pt idx="698">
                  <c:v>3.9651215893456784</c:v>
                </c:pt>
                <c:pt idx="699">
                  <c:v>0.84093879755876477</c:v>
                </c:pt>
                <c:pt idx="700">
                  <c:v>-2.7178956383924104</c:v>
                </c:pt>
                <c:pt idx="701">
                  <c:v>-6.4752707456245613</c:v>
                </c:pt>
                <c:pt idx="702">
                  <c:v>-10.065359770712069</c:v>
                </c:pt>
                <c:pt idx="703">
                  <c:v>-13.255264235297828</c:v>
                </c:pt>
                <c:pt idx="704">
                  <c:v>-16.00431007059187</c:v>
                </c:pt>
                <c:pt idx="705">
                  <c:v>-18.570246869180032</c:v>
                </c:pt>
                <c:pt idx="706">
                  <c:v>-21.45239961179643</c:v>
                </c:pt>
                <c:pt idx="707">
                  <c:v>-25.0321843195605</c:v>
                </c:pt>
                <c:pt idx="708">
                  <c:v>-29.472455013169292</c:v>
                </c:pt>
                <c:pt idx="709">
                  <c:v>-34.658576412905902</c:v>
                </c:pt>
                <c:pt idx="710">
                  <c:v>-39.945182264647784</c:v>
                </c:pt>
                <c:pt idx="711">
                  <c:v>-44.80896991935483</c:v>
                </c:pt>
                <c:pt idx="712">
                  <c:v>-49.060782880967736</c:v>
                </c:pt>
                <c:pt idx="713">
                  <c:v>-52.781629423348377</c:v>
                </c:pt>
                <c:pt idx="714">
                  <c:v>-56.284751154881405</c:v>
                </c:pt>
                <c:pt idx="715">
                  <c:v>-59.782989271783777</c:v>
                </c:pt>
                <c:pt idx="716">
                  <c:v>-63.386390966348095</c:v>
                </c:pt>
                <c:pt idx="717">
                  <c:v>-66.688815907021123</c:v>
                </c:pt>
                <c:pt idx="718">
                  <c:v>-69.0059750488807</c:v>
                </c:pt>
                <c:pt idx="719">
                  <c:v>-69.916066487903095</c:v>
                </c:pt>
                <c:pt idx="720">
                  <c:v>-69.400973078145029</c:v>
                </c:pt>
                <c:pt idx="721">
                  <c:v>-67.813562816582134</c:v>
                </c:pt>
                <c:pt idx="722">
                  <c:v>-65.654270580250483</c:v>
                </c:pt>
                <c:pt idx="723">
                  <c:v>-63.271076248645471</c:v>
                </c:pt>
                <c:pt idx="724">
                  <c:v>-60.89746554367256</c:v>
                </c:pt>
                <c:pt idx="725">
                  <c:v>-58.518733592799109</c:v>
                </c:pt>
                <c:pt idx="726">
                  <c:v>-55.945750400943133</c:v>
                </c:pt>
                <c:pt idx="727">
                  <c:v>-53.089756472924265</c:v>
                </c:pt>
                <c:pt idx="728">
                  <c:v>-50.006032443465777</c:v>
                </c:pt>
                <c:pt idx="729">
                  <c:v>-46.815729974596465</c:v>
                </c:pt>
                <c:pt idx="730">
                  <c:v>-43.589076755104529</c:v>
                </c:pt>
                <c:pt idx="731">
                  <c:v>-40.277902520002435</c:v>
                </c:pt>
                <c:pt idx="732">
                  <c:v>-36.828439989602387</c:v>
                </c:pt>
                <c:pt idx="733">
                  <c:v>-33.225488229810331</c:v>
                </c:pt>
                <c:pt idx="734">
                  <c:v>-29.500498225214127</c:v>
                </c:pt>
                <c:pt idx="735">
                  <c:v>-25.674858300709843</c:v>
                </c:pt>
                <c:pt idx="736">
                  <c:v>-21.787333094695647</c:v>
                </c:pt>
                <c:pt idx="737">
                  <c:v>-17.909950652801733</c:v>
                </c:pt>
                <c:pt idx="738">
                  <c:v>-14.058618759745698</c:v>
                </c:pt>
                <c:pt idx="739">
                  <c:v>-10.284835964550783</c:v>
                </c:pt>
                <c:pt idx="740">
                  <c:v>-6.7545464052597683</c:v>
                </c:pt>
                <c:pt idx="741">
                  <c:v>-3.5089969371545728</c:v>
                </c:pt>
                <c:pt idx="742">
                  <c:v>-0.51217427841148144</c:v>
                </c:pt>
                <c:pt idx="743">
                  <c:v>2.2884588671567481</c:v>
                </c:pt>
                <c:pt idx="744">
                  <c:v>5.0012592898136141</c:v>
                </c:pt>
                <c:pt idx="745">
                  <c:v>7.6770854040173422</c:v>
                </c:pt>
                <c:pt idx="746">
                  <c:v>10.350775055936994</c:v>
                </c:pt>
                <c:pt idx="747">
                  <c:v>13.083960114818254</c:v>
                </c:pt>
                <c:pt idx="748">
                  <c:v>15.779436132521887</c:v>
                </c:pt>
                <c:pt idx="749">
                  <c:v>18.346297909871449</c:v>
                </c:pt>
                <c:pt idx="750">
                  <c:v>20.706785991674021</c:v>
                </c:pt>
                <c:pt idx="751">
                  <c:v>22.81022913184054</c:v>
                </c:pt>
                <c:pt idx="752">
                  <c:v>24.711810569203728</c:v>
                </c:pt>
                <c:pt idx="753">
                  <c:v>26.427785617819655</c:v>
                </c:pt>
                <c:pt idx="754">
                  <c:v>28.022077965463261</c:v>
                </c:pt>
                <c:pt idx="755">
                  <c:v>29.511327026153996</c:v>
                </c:pt>
                <c:pt idx="756">
                  <c:v>30.780112905630915</c:v>
                </c:pt>
                <c:pt idx="757">
                  <c:v>31.778213847518298</c:v>
                </c:pt>
                <c:pt idx="758">
                  <c:v>32.434956310567934</c:v>
                </c:pt>
                <c:pt idx="759">
                  <c:v>32.625971164356578</c:v>
                </c:pt>
                <c:pt idx="760">
                  <c:v>32.355456221069453</c:v>
                </c:pt>
                <c:pt idx="761">
                  <c:v>31.640981056648059</c:v>
                </c:pt>
                <c:pt idx="762">
                  <c:v>30.4733880755151</c:v>
                </c:pt>
                <c:pt idx="763">
                  <c:v>29.041857534004798</c:v>
                </c:pt>
                <c:pt idx="764">
                  <c:v>27.5801827233247</c:v>
                </c:pt>
                <c:pt idx="765">
                  <c:v>26.343923988858204</c:v>
                </c:pt>
                <c:pt idx="766">
                  <c:v>25.548267649081041</c:v>
                </c:pt>
                <c:pt idx="767">
                  <c:v>25.25893821609942</c:v>
                </c:pt>
                <c:pt idx="768">
                  <c:v>25.32578801177743</c:v>
                </c:pt>
                <c:pt idx="769">
                  <c:v>25.486865591541882</c:v>
                </c:pt>
                <c:pt idx="770">
                  <c:v>25.441407019711043</c:v>
                </c:pt>
                <c:pt idx="771">
                  <c:v>25.028578499316819</c:v>
                </c:pt>
                <c:pt idx="772">
                  <c:v>24.302907889330481</c:v>
                </c:pt>
                <c:pt idx="773">
                  <c:v>23.396069731543871</c:v>
                </c:pt>
                <c:pt idx="774">
                  <c:v>22.378544016912993</c:v>
                </c:pt>
                <c:pt idx="775">
                  <c:v>21.309833236574732</c:v>
                </c:pt>
                <c:pt idx="776">
                  <c:v>20.201512891843237</c:v>
                </c:pt>
                <c:pt idx="777">
                  <c:v>19.05017299400637</c:v>
                </c:pt>
                <c:pt idx="778">
                  <c:v>17.876987174126242</c:v>
                </c:pt>
                <c:pt idx="779">
                  <c:v>16.595607110643719</c:v>
                </c:pt>
                <c:pt idx="780">
                  <c:v>15.161494288430845</c:v>
                </c:pt>
                <c:pt idx="781">
                  <c:v>13.588676142662228</c:v>
                </c:pt>
                <c:pt idx="782">
                  <c:v>11.875443199808984</c:v>
                </c:pt>
                <c:pt idx="783">
                  <c:v>10.033771615812805</c:v>
                </c:pt>
                <c:pt idx="784">
                  <c:v>8.1073603434965502</c:v>
                </c:pt>
                <c:pt idx="785">
                  <c:v>6.1282267966266186</c:v>
                </c:pt>
                <c:pt idx="786">
                  <c:v>4.180626400694087</c:v>
                </c:pt>
                <c:pt idx="787">
                  <c:v>2.2922835126802057</c:v>
                </c:pt>
                <c:pt idx="788">
                  <c:v>0.30778424242660174</c:v>
                </c:pt>
                <c:pt idx="789">
                  <c:v>-1.9980909424219304</c:v>
                </c:pt>
                <c:pt idx="790">
                  <c:v>-4.8207662835734917</c:v>
                </c:pt>
                <c:pt idx="791">
                  <c:v>-8.1905347379020217</c:v>
                </c:pt>
                <c:pt idx="792">
                  <c:v>-12.05455348314398</c:v>
                </c:pt>
                <c:pt idx="793">
                  <c:v>-16.424926453481099</c:v>
                </c:pt>
                <c:pt idx="794">
                  <c:v>-21.279723564411476</c:v>
                </c:pt>
                <c:pt idx="795">
                  <c:v>-26.540181073123247</c:v>
                </c:pt>
                <c:pt idx="796">
                  <c:v>-32.021376451660778</c:v>
                </c:pt>
                <c:pt idx="797">
                  <c:v>-37.320631242627556</c:v>
                </c:pt>
                <c:pt idx="798">
                  <c:v>-41.927690817775009</c:v>
                </c:pt>
                <c:pt idx="799">
                  <c:v>-45.636419901419508</c:v>
                </c:pt>
                <c:pt idx="800">
                  <c:v>-48.875861683391115</c:v>
                </c:pt>
                <c:pt idx="801">
                  <c:v>-52.251893249723295</c:v>
                </c:pt>
                <c:pt idx="802">
                  <c:v>-56.210939084728828</c:v>
                </c:pt>
                <c:pt idx="803">
                  <c:v>-60.920345123034252</c:v>
                </c:pt>
                <c:pt idx="804">
                  <c:v>-65.878052380573578</c:v>
                </c:pt>
                <c:pt idx="805">
                  <c:v>-70.160853432962099</c:v>
                </c:pt>
                <c:pt idx="806">
                  <c:v>-73.369099444302861</c:v>
                </c:pt>
                <c:pt idx="807">
                  <c:v>-75.727649415416806</c:v>
                </c:pt>
                <c:pt idx="808">
                  <c:v>-77.753443447108467</c:v>
                </c:pt>
                <c:pt idx="809">
                  <c:v>-79.763667018166288</c:v>
                </c:pt>
                <c:pt idx="810">
                  <c:v>-81.69956801780296</c:v>
                </c:pt>
                <c:pt idx="811">
                  <c:v>-83.339966337446896</c:v>
                </c:pt>
                <c:pt idx="812">
                  <c:v>-84.506062290697955</c:v>
                </c:pt>
                <c:pt idx="813">
                  <c:v>-85.128234944883999</c:v>
                </c:pt>
                <c:pt idx="814">
                  <c:v>-85.04103104598633</c:v>
                </c:pt>
                <c:pt idx="815">
                  <c:v>-84.092652525066597</c:v>
                </c:pt>
                <c:pt idx="816">
                  <c:v>-82.39229577456527</c:v>
                </c:pt>
                <c:pt idx="817">
                  <c:v>-80.184900639073959</c:v>
                </c:pt>
                <c:pt idx="818">
                  <c:v>-77.72240190629249</c:v>
                </c:pt>
                <c:pt idx="819">
                  <c:v>-75.130305588166635</c:v>
                </c:pt>
                <c:pt idx="820">
                  <c:v>-72.361072716403299</c:v>
                </c:pt>
                <c:pt idx="821">
                  <c:v>-69.316435522075224</c:v>
                </c:pt>
                <c:pt idx="822">
                  <c:v>-65.917801011633713</c:v>
                </c:pt>
                <c:pt idx="823">
                  <c:v>-62.161550111401041</c:v>
                </c:pt>
                <c:pt idx="824">
                  <c:v>-58.120843209173024</c:v>
                </c:pt>
                <c:pt idx="825">
                  <c:v>-53.829658044989564</c:v>
                </c:pt>
                <c:pt idx="826">
                  <c:v>-49.237042504089771</c:v>
                </c:pt>
                <c:pt idx="827">
                  <c:v>-44.289918294007975</c:v>
                </c:pt>
                <c:pt idx="828">
                  <c:v>-39.048469448127818</c:v>
                </c:pt>
                <c:pt idx="829">
                  <c:v>-33.632756879165264</c:v>
                </c:pt>
                <c:pt idx="830">
                  <c:v>-28.194833741581956</c:v>
                </c:pt>
                <c:pt idx="831">
                  <c:v>-22.878435546750318</c:v>
                </c:pt>
                <c:pt idx="832">
                  <c:v>-17.765500515815312</c:v>
                </c:pt>
                <c:pt idx="833">
                  <c:v>-12.944718025499006</c:v>
                </c:pt>
                <c:pt idx="834">
                  <c:v>-8.3917670849890253</c:v>
                </c:pt>
                <c:pt idx="835">
                  <c:v>-3.9046624832892447</c:v>
                </c:pt>
                <c:pt idx="836">
                  <c:v>0.61757288637654051</c:v>
                </c:pt>
                <c:pt idx="837">
                  <c:v>5.2983449686490101</c:v>
                </c:pt>
                <c:pt idx="838">
                  <c:v>10.266987809276031</c:v>
                </c:pt>
                <c:pt idx="839">
                  <c:v>15.279935773090511</c:v>
                </c:pt>
                <c:pt idx="840">
                  <c:v>20.113134057628699</c:v>
                </c:pt>
                <c:pt idx="841">
                  <c:v>24.530543896476125</c:v>
                </c:pt>
                <c:pt idx="842">
                  <c:v>28.458721538546605</c:v>
                </c:pt>
                <c:pt idx="843">
                  <c:v>31.885499027775673</c:v>
                </c:pt>
                <c:pt idx="844">
                  <c:v>34.757203087220162</c:v>
                </c:pt>
                <c:pt idx="845">
                  <c:v>37.118186685475756</c:v>
                </c:pt>
                <c:pt idx="846">
                  <c:v>38.921079571766242</c:v>
                </c:pt>
                <c:pt idx="847">
                  <c:v>40.143970660330922</c:v>
                </c:pt>
                <c:pt idx="848">
                  <c:v>40.876942127124302</c:v>
                </c:pt>
                <c:pt idx="849">
                  <c:v>41.441251644581811</c:v>
                </c:pt>
                <c:pt idx="850">
                  <c:v>42.149089091690172</c:v>
                </c:pt>
                <c:pt idx="851">
                  <c:v>43.052763489856368</c:v>
                </c:pt>
                <c:pt idx="852">
                  <c:v>43.969520080059233</c:v>
                </c:pt>
                <c:pt idx="853">
                  <c:v>44.674776878458047</c:v>
                </c:pt>
                <c:pt idx="854">
                  <c:v>44.949600720888881</c:v>
                </c:pt>
                <c:pt idx="855">
                  <c:v>44.67114194647111</c:v>
                </c:pt>
                <c:pt idx="856">
                  <c:v>43.860354827541691</c:v>
                </c:pt>
                <c:pt idx="857">
                  <c:v>42.593948090990857</c:v>
                </c:pt>
                <c:pt idx="858">
                  <c:v>41.060322289171033</c:v>
                </c:pt>
                <c:pt idx="859">
                  <c:v>39.535634883387615</c:v>
                </c:pt>
                <c:pt idx="860">
                  <c:v>38.176898045719859</c:v>
                </c:pt>
                <c:pt idx="861">
                  <c:v>37.03174992480546</c:v>
                </c:pt>
                <c:pt idx="862">
                  <c:v>36.113634406309352</c:v>
                </c:pt>
                <c:pt idx="863">
                  <c:v>35.33531759818316</c:v>
                </c:pt>
                <c:pt idx="864">
                  <c:v>34.6314737662195</c:v>
                </c:pt>
                <c:pt idx="865">
                  <c:v>33.886611210895111</c:v>
                </c:pt>
                <c:pt idx="866">
                  <c:v>33.022550746677211</c:v>
                </c:pt>
                <c:pt idx="867">
                  <c:v>32.056895771743662</c:v>
                </c:pt>
                <c:pt idx="868">
                  <c:v>31.086787936308788</c:v>
                </c:pt>
                <c:pt idx="869">
                  <c:v>30.252843057582613</c:v>
                </c:pt>
                <c:pt idx="870">
                  <c:v>29.551210536430961</c:v>
                </c:pt>
                <c:pt idx="871">
                  <c:v>28.831089805702341</c:v>
                </c:pt>
                <c:pt idx="872">
                  <c:v>27.928692529588293</c:v>
                </c:pt>
                <c:pt idx="873">
                  <c:v>26.711018758996527</c:v>
                </c:pt>
                <c:pt idx="874">
                  <c:v>25.160233283816599</c:v>
                </c:pt>
                <c:pt idx="875">
                  <c:v>23.386835138140263</c:v>
                </c:pt>
                <c:pt idx="876">
                  <c:v>21.541325615377456</c:v>
                </c:pt>
                <c:pt idx="877">
                  <c:v>19.677405503069906</c:v>
                </c:pt>
                <c:pt idx="878">
                  <c:v>17.888583473008506</c:v>
                </c:pt>
                <c:pt idx="879">
                  <c:v>16.269488083548335</c:v>
                </c:pt>
                <c:pt idx="880">
                  <c:v>14.704775941877369</c:v>
                </c:pt>
                <c:pt idx="881">
                  <c:v>12.971037503039822</c:v>
                </c:pt>
                <c:pt idx="882">
                  <c:v>10.865381112979025</c:v>
                </c:pt>
                <c:pt idx="883">
                  <c:v>8.136080990719444</c:v>
                </c:pt>
                <c:pt idx="884">
                  <c:v>4.6619119709050549</c:v>
                </c:pt>
                <c:pt idx="885">
                  <c:v>0.65429525148695411</c:v>
                </c:pt>
                <c:pt idx="886">
                  <c:v>-3.5006433135427848</c:v>
                </c:pt>
                <c:pt idx="887">
                  <c:v>-7.4766775872719284</c:v>
                </c:pt>
                <c:pt idx="888">
                  <c:v>-11.08884543552649</c:v>
                </c:pt>
                <c:pt idx="889">
                  <c:v>-14.37217210681596</c:v>
                </c:pt>
                <c:pt idx="890">
                  <c:v>-17.406816624679639</c:v>
                </c:pt>
                <c:pt idx="891">
                  <c:v>-20.429500012186043</c:v>
                </c:pt>
                <c:pt idx="892">
                  <c:v>-23.629847011942324</c:v>
                </c:pt>
                <c:pt idx="893">
                  <c:v>-27.154518731703476</c:v>
                </c:pt>
                <c:pt idx="894">
                  <c:v>-31.207384097069408</c:v>
                </c:pt>
                <c:pt idx="895">
                  <c:v>-35.689612375128021</c:v>
                </c:pt>
                <c:pt idx="896">
                  <c:v>-40.174230567625465</c:v>
                </c:pt>
                <c:pt idx="897">
                  <c:v>-44.19307299627296</c:v>
                </c:pt>
                <c:pt idx="898">
                  <c:v>-47.300645976347504</c:v>
                </c:pt>
                <c:pt idx="899">
                  <c:v>-49.469195216820552</c:v>
                </c:pt>
                <c:pt idx="900">
                  <c:v>-50.992981712484145</c:v>
                </c:pt>
                <c:pt idx="901">
                  <c:v>-52.150563118234459</c:v>
                </c:pt>
                <c:pt idx="902">
                  <c:v>-52.993965495869773</c:v>
                </c:pt>
                <c:pt idx="903">
                  <c:v>-53.486821265952372</c:v>
                </c:pt>
                <c:pt idx="904">
                  <c:v>-53.410262340633324</c:v>
                </c:pt>
                <c:pt idx="905">
                  <c:v>-52.349625093820656</c:v>
                </c:pt>
                <c:pt idx="906">
                  <c:v>-50.19962567194424</c:v>
                </c:pt>
                <c:pt idx="907">
                  <c:v>-47.351715958505359</c:v>
                </c:pt>
                <c:pt idx="908">
                  <c:v>-44.292221299335246</c:v>
                </c:pt>
                <c:pt idx="909">
                  <c:v>-41.287183693348538</c:v>
                </c:pt>
                <c:pt idx="910">
                  <c:v>-38.416109359481567</c:v>
                </c:pt>
                <c:pt idx="911">
                  <c:v>-35.635164112291939</c:v>
                </c:pt>
                <c:pt idx="912">
                  <c:v>-32.877532850046094</c:v>
                </c:pt>
                <c:pt idx="913">
                  <c:v>-30.122584073045171</c:v>
                </c:pt>
                <c:pt idx="914">
                  <c:v>-27.336643631584266</c:v>
                </c:pt>
                <c:pt idx="915">
                  <c:v>-24.419942778952581</c:v>
                </c:pt>
                <c:pt idx="916">
                  <c:v>-21.358455743373529</c:v>
                </c:pt>
                <c:pt idx="917">
                  <c:v>-18.148144768506057</c:v>
                </c:pt>
                <c:pt idx="918">
                  <c:v>-14.828148053135935</c:v>
                </c:pt>
                <c:pt idx="919">
                  <c:v>-11.446226792073215</c:v>
                </c:pt>
                <c:pt idx="920">
                  <c:v>-8.0993884362317505</c:v>
                </c:pt>
                <c:pt idx="921">
                  <c:v>-4.8747949275071152</c:v>
                </c:pt>
                <c:pt idx="922">
                  <c:v>-1.8395903089569727</c:v>
                </c:pt>
                <c:pt idx="923">
                  <c:v>1.0055493572221668</c:v>
                </c:pt>
                <c:pt idx="924">
                  <c:v>3.7601087900777235</c:v>
                </c:pt>
                <c:pt idx="925">
                  <c:v>6.5454096742761685</c:v>
                </c:pt>
                <c:pt idx="926">
                  <c:v>9.4436605207906457</c:v>
                </c:pt>
                <c:pt idx="927">
                  <c:v>12.408134310374834</c:v>
                </c:pt>
                <c:pt idx="928">
                  <c:v>15.254450284167337</c:v>
                </c:pt>
                <c:pt idx="929">
                  <c:v>17.841498018483989</c:v>
                </c:pt>
                <c:pt idx="930">
                  <c:v>20.213290938114309</c:v>
                </c:pt>
                <c:pt idx="931">
                  <c:v>22.371980599352021</c:v>
                </c:pt>
                <c:pt idx="932">
                  <c:v>24.437507347364981</c:v>
                </c:pt>
                <c:pt idx="933">
                  <c:v>26.506895040417682</c:v>
                </c:pt>
                <c:pt idx="934">
                  <c:v>28.43797425960933</c:v>
                </c:pt>
                <c:pt idx="935">
                  <c:v>29.939047554417144</c:v>
                </c:pt>
                <c:pt idx="936">
                  <c:v>30.816532723328798</c:v>
                </c:pt>
                <c:pt idx="937">
                  <c:v>31.019962828862223</c:v>
                </c:pt>
                <c:pt idx="938">
                  <c:v>30.76116071228498</c:v>
                </c:pt>
                <c:pt idx="939">
                  <c:v>30.316348438039281</c:v>
                </c:pt>
                <c:pt idx="940">
                  <c:v>29.898410289278495</c:v>
                </c:pt>
                <c:pt idx="941">
                  <c:v>29.538995203492924</c:v>
                </c:pt>
                <c:pt idx="942">
                  <c:v>29.129815819423065</c:v>
                </c:pt>
                <c:pt idx="943">
                  <c:v>28.504188943034602</c:v>
                </c:pt>
                <c:pt idx="944">
                  <c:v>27.557796344173909</c:v>
                </c:pt>
                <c:pt idx="945">
                  <c:v>26.231588937290429</c:v>
                </c:pt>
                <c:pt idx="946">
                  <c:v>24.654159458544623</c:v>
                </c:pt>
                <c:pt idx="947">
                  <c:v>23.013460349373727</c:v>
                </c:pt>
                <c:pt idx="948">
                  <c:v>21.421876542386251</c:v>
                </c:pt>
                <c:pt idx="949">
                  <c:v>20.018738751538525</c:v>
                </c:pt>
                <c:pt idx="950">
                  <c:v>18.820964596507753</c:v>
                </c:pt>
                <c:pt idx="951">
                  <c:v>17.730814784577596</c:v>
                </c:pt>
                <c:pt idx="952">
                  <c:v>16.688090108886044</c:v>
                </c:pt>
                <c:pt idx="953">
                  <c:v>15.678299226708322</c:v>
                </c:pt>
                <c:pt idx="954">
                  <c:v>14.838765942174156</c:v>
                </c:pt>
                <c:pt idx="955">
                  <c:v>14.322698163330674</c:v>
                </c:pt>
                <c:pt idx="956">
                  <c:v>14.176055560064061</c:v>
                </c:pt>
                <c:pt idx="957">
                  <c:v>14.40323370886278</c:v>
                </c:pt>
                <c:pt idx="958">
                  <c:v>14.937088794685524</c:v>
                </c:pt>
                <c:pt idx="959">
                  <c:v>15.706589058791813</c:v>
                </c:pt>
                <c:pt idx="960">
                  <c:v>16.556781017615975</c:v>
                </c:pt>
                <c:pt idx="961">
                  <c:v>17.245605357263656</c:v>
                </c:pt>
                <c:pt idx="962">
                  <c:v>17.575259910118383</c:v>
                </c:pt>
                <c:pt idx="963">
                  <c:v>17.283906591916015</c:v>
                </c:pt>
                <c:pt idx="964">
                  <c:v>16.247193220077694</c:v>
                </c:pt>
                <c:pt idx="965">
                  <c:v>14.641258955676141</c:v>
                </c:pt>
                <c:pt idx="966">
                  <c:v>12.783502736562619</c:v>
                </c:pt>
                <c:pt idx="967">
                  <c:v>10.937698241831365</c:v>
                </c:pt>
                <c:pt idx="968">
                  <c:v>9.2690173769947393</c:v>
                </c:pt>
                <c:pt idx="969">
                  <c:v>7.8483289494548441</c:v>
                </c:pt>
                <c:pt idx="970">
                  <c:v>6.6472426504657474</c:v>
                </c:pt>
                <c:pt idx="971">
                  <c:v>5.6158911374564324</c:v>
                </c:pt>
                <c:pt idx="972">
                  <c:v>4.6417424747073044</c:v>
                </c:pt>
                <c:pt idx="973">
                  <c:v>3.3168029252131586</c:v>
                </c:pt>
                <c:pt idx="974">
                  <c:v>1.3931396667088953</c:v>
                </c:pt>
                <c:pt idx="975">
                  <c:v>-1.0315758066252825</c:v>
                </c:pt>
                <c:pt idx="976">
                  <c:v>-3.8421844904927775</c:v>
                </c:pt>
                <c:pt idx="977">
                  <c:v>-6.8178416806829221</c:v>
                </c:pt>
                <c:pt idx="978">
                  <c:v>-9.7657149870692628</c:v>
                </c:pt>
                <c:pt idx="979">
                  <c:v>-12.511550667327878</c:v>
                </c:pt>
                <c:pt idx="980">
                  <c:v>-14.901708793981321</c:v>
                </c:pt>
                <c:pt idx="981">
                  <c:v>-17.170688378101694</c:v>
                </c:pt>
                <c:pt idx="982">
                  <c:v>-19.958336590539659</c:v>
                </c:pt>
                <c:pt idx="983">
                  <c:v>-23.745250798728865</c:v>
                </c:pt>
                <c:pt idx="984">
                  <c:v>-28.382473622754286</c:v>
                </c:pt>
                <c:pt idx="985">
                  <c:v>-33.226736930299197</c:v>
                </c:pt>
                <c:pt idx="986">
                  <c:v>-37.744954691693216</c:v>
                </c:pt>
                <c:pt idx="987">
                  <c:v>-41.660361357859351</c:v>
                </c:pt>
                <c:pt idx="988">
                  <c:v>-44.932094210702161</c:v>
                </c:pt>
                <c:pt idx="989">
                  <c:v>-47.784272386488119</c:v>
                </c:pt>
                <c:pt idx="990">
                  <c:v>-50.381252058758356</c:v>
                </c:pt>
                <c:pt idx="991">
                  <c:v>-52.694621397583191</c:v>
                </c:pt>
                <c:pt idx="992">
                  <c:v>-54.604880469631524</c:v>
                </c:pt>
                <c:pt idx="993">
                  <c:v>-56.003284720238888</c:v>
                </c:pt>
                <c:pt idx="994">
                  <c:v>-56.791897425834108</c:v>
                </c:pt>
                <c:pt idx="995">
                  <c:v>-56.998041377317428</c:v>
                </c:pt>
                <c:pt idx="996">
                  <c:v>-56.73332278977108</c:v>
                </c:pt>
                <c:pt idx="997">
                  <c:v>-56.101782673975656</c:v>
                </c:pt>
                <c:pt idx="998">
                  <c:v>-55.111833640496151</c:v>
                </c:pt>
                <c:pt idx="999">
                  <c:v>-53.755575227686229</c:v>
                </c:pt>
                <c:pt idx="1000">
                  <c:v>-52.114022863132504</c:v>
                </c:pt>
                <c:pt idx="1001">
                  <c:v>-50.252718785869853</c:v>
                </c:pt>
                <c:pt idx="1002">
                  <c:v>-48.073936930152463</c:v>
                </c:pt>
                <c:pt idx="1003">
                  <c:v>-45.561481991549414</c:v>
                </c:pt>
                <c:pt idx="1004">
                  <c:v>-42.882350471718432</c:v>
                </c:pt>
                <c:pt idx="1005">
                  <c:v>-40.248992602284069</c:v>
                </c:pt>
                <c:pt idx="1006">
                  <c:v>-37.737818410238383</c:v>
                </c:pt>
                <c:pt idx="1007">
                  <c:v>-35.283763842033615</c:v>
                </c:pt>
                <c:pt idx="1008">
                  <c:v>-32.738251245192941</c:v>
                </c:pt>
                <c:pt idx="1009">
                  <c:v>-29.963384560289082</c:v>
                </c:pt>
                <c:pt idx="1010">
                  <c:v>-26.9718607290833</c:v>
                </c:pt>
                <c:pt idx="1011">
                  <c:v>-23.852942994501635</c:v>
                </c:pt>
                <c:pt idx="1012">
                  <c:v>-20.674551394611605</c:v>
                </c:pt>
                <c:pt idx="1013">
                  <c:v>-17.471328686719374</c:v>
                </c:pt>
                <c:pt idx="1014">
                  <c:v>-14.275256972984986</c:v>
                </c:pt>
                <c:pt idx="1015">
                  <c:v>-11.114539333525284</c:v>
                </c:pt>
                <c:pt idx="1016">
                  <c:v>-8.057316786854777</c:v>
                </c:pt>
                <c:pt idx="1017">
                  <c:v>-5.0804672711176817</c:v>
                </c:pt>
                <c:pt idx="1018">
                  <c:v>-2.191140605695328</c:v>
                </c:pt>
                <c:pt idx="1019">
                  <c:v>0.60801054641857866</c:v>
                </c:pt>
                <c:pt idx="1020">
                  <c:v>3.3327571754902068</c:v>
                </c:pt>
                <c:pt idx="1021">
                  <c:v>5.9483090919804029</c:v>
                </c:pt>
                <c:pt idx="1022">
                  <c:v>8.4459556101407944</c:v>
                </c:pt>
                <c:pt idx="1023">
                  <c:v>10.934441697937977</c:v>
                </c:pt>
                <c:pt idx="1024">
                  <c:v>13.474047803979218</c:v>
                </c:pt>
                <c:pt idx="1025">
                  <c:v>16.167660587899633</c:v>
                </c:pt>
                <c:pt idx="1026">
                  <c:v>19.032849416141641</c:v>
                </c:pt>
                <c:pt idx="1027">
                  <c:v>21.841174207818806</c:v>
                </c:pt>
                <c:pt idx="1028">
                  <c:v>24.405050023662433</c:v>
                </c:pt>
                <c:pt idx="1029">
                  <c:v>26.578309243189182</c:v>
                </c:pt>
                <c:pt idx="1030">
                  <c:v>28.244284458325399</c:v>
                </c:pt>
                <c:pt idx="1031">
                  <c:v>29.595506389158892</c:v>
                </c:pt>
                <c:pt idx="1032">
                  <c:v>30.822653581375711</c:v>
                </c:pt>
                <c:pt idx="1033">
                  <c:v>32.130369709748194</c:v>
                </c:pt>
                <c:pt idx="1034">
                  <c:v>33.712912515553228</c:v>
                </c:pt>
                <c:pt idx="1035">
                  <c:v>35.452304745242159</c:v>
                </c:pt>
                <c:pt idx="1036">
                  <c:v>37.019986290337314</c:v>
                </c:pt>
                <c:pt idx="1037">
                  <c:v>38.094500104530567</c:v>
                </c:pt>
                <c:pt idx="1038">
                  <c:v>38.44032098243995</c:v>
                </c:pt>
                <c:pt idx="1039">
                  <c:v>38.121125722791149</c:v>
                </c:pt>
                <c:pt idx="1040">
                  <c:v>37.51968634833532</c:v>
                </c:pt>
                <c:pt idx="1041">
                  <c:v>36.975356501368616</c:v>
                </c:pt>
                <c:pt idx="1042">
                  <c:v>36.639046171341242</c:v>
                </c:pt>
                <c:pt idx="1043">
                  <c:v>36.51480704791441</c:v>
                </c:pt>
                <c:pt idx="1044">
                  <c:v>36.344322506956118</c:v>
                </c:pt>
                <c:pt idx="1045">
                  <c:v>35.820225396816994</c:v>
                </c:pt>
                <c:pt idx="1046">
                  <c:v>34.707210088880657</c:v>
                </c:pt>
                <c:pt idx="1047">
                  <c:v>33.011011327103041</c:v>
                </c:pt>
                <c:pt idx="1048">
                  <c:v>31.101431680560978</c:v>
                </c:pt>
                <c:pt idx="1049">
                  <c:v>29.458169766949759</c:v>
                </c:pt>
                <c:pt idx="1050">
                  <c:v>28.382336111610766</c:v>
                </c:pt>
                <c:pt idx="1051">
                  <c:v>27.845490709378549</c:v>
                </c:pt>
                <c:pt idx="1052">
                  <c:v>27.634344135190975</c:v>
                </c:pt>
                <c:pt idx="1053">
                  <c:v>27.504195212487154</c:v>
                </c:pt>
                <c:pt idx="1054">
                  <c:v>27.222407488237408</c:v>
                </c:pt>
                <c:pt idx="1055">
                  <c:v>26.738298778472661</c:v>
                </c:pt>
                <c:pt idx="1056">
                  <c:v>26.148057202903207</c:v>
                </c:pt>
                <c:pt idx="1057">
                  <c:v>25.620108858845143</c:v>
                </c:pt>
                <c:pt idx="1058">
                  <c:v>25.285854441668238</c:v>
                </c:pt>
                <c:pt idx="1059">
                  <c:v>25.208394072834874</c:v>
                </c:pt>
                <c:pt idx="1060">
                  <c:v>25.191558611378174</c:v>
                </c:pt>
                <c:pt idx="1061">
                  <c:v>24.95410737915061</c:v>
                </c:pt>
                <c:pt idx="1062">
                  <c:v>24.3953004915676</c:v>
                </c:pt>
                <c:pt idx="1063">
                  <c:v>23.562261401736247</c:v>
                </c:pt>
                <c:pt idx="1064">
                  <c:v>22.616716313701524</c:v>
                </c:pt>
                <c:pt idx="1065">
                  <c:v>21.690299927427496</c:v>
                </c:pt>
                <c:pt idx="1066">
                  <c:v>20.831989688878949</c:v>
                </c:pt>
                <c:pt idx="1067">
                  <c:v>20.02654721510137</c:v>
                </c:pt>
                <c:pt idx="1068">
                  <c:v>19.176656730799341</c:v>
                </c:pt>
                <c:pt idx="1069">
                  <c:v>18.109159136183351</c:v>
                </c:pt>
                <c:pt idx="1070">
                  <c:v>16.613183413459684</c:v>
                </c:pt>
                <c:pt idx="1071">
                  <c:v>14.623360125190489</c:v>
                </c:pt>
                <c:pt idx="1072">
                  <c:v>12.339036782686678</c:v>
                </c:pt>
                <c:pt idx="1073">
                  <c:v>9.9898750870329458</c:v>
                </c:pt>
                <c:pt idx="1074">
                  <c:v>7.7933178652922868</c:v>
                </c:pt>
                <c:pt idx="1075">
                  <c:v>5.8824216879864411</c:v>
                </c:pt>
                <c:pt idx="1076">
                  <c:v>4.0756471942267121</c:v>
                </c:pt>
                <c:pt idx="1077">
                  <c:v>2.0322341303421778</c:v>
                </c:pt>
                <c:pt idx="1078">
                  <c:v>-0.59724473226466579</c:v>
                </c:pt>
                <c:pt idx="1079">
                  <c:v>-3.846106457619372</c:v>
                </c:pt>
                <c:pt idx="1080">
                  <c:v>-7.3502216284669846</c:v>
                </c:pt>
                <c:pt idx="1081">
                  <c:v>-10.811827015897643</c:v>
                </c:pt>
                <c:pt idx="1082">
                  <c:v>-14.169058755579691</c:v>
                </c:pt>
                <c:pt idx="1083">
                  <c:v>-17.569002540468098</c:v>
                </c:pt>
                <c:pt idx="1084">
                  <c:v>-21.334321949658733</c:v>
                </c:pt>
                <c:pt idx="1085">
                  <c:v>-25.612735250665558</c:v>
                </c:pt>
                <c:pt idx="1086">
                  <c:v>-30.350573125652247</c:v>
                </c:pt>
                <c:pt idx="1087">
                  <c:v>-35.2134893231392</c:v>
                </c:pt>
                <c:pt idx="1088">
                  <c:v>-39.545685616676415</c:v>
                </c:pt>
                <c:pt idx="1089">
                  <c:v>-42.946970244342886</c:v>
                </c:pt>
                <c:pt idx="1090">
                  <c:v>-45.319349899456036</c:v>
                </c:pt>
                <c:pt idx="1091">
                  <c:v>-46.914578461466917</c:v>
                </c:pt>
                <c:pt idx="1092">
                  <c:v>-48.017683392237572</c:v>
                </c:pt>
                <c:pt idx="1093">
                  <c:v>-48.634992544392823</c:v>
                </c:pt>
                <c:pt idx="1094">
                  <c:v>-48.561525233504966</c:v>
                </c:pt>
                <c:pt idx="1095">
                  <c:v>-47.586437668834868</c:v>
                </c:pt>
                <c:pt idx="1096">
                  <c:v>-45.786218195458176</c:v>
                </c:pt>
                <c:pt idx="1097">
                  <c:v>-43.404838651549014</c:v>
                </c:pt>
                <c:pt idx="1098">
                  <c:v>-40.730188738518031</c:v>
                </c:pt>
                <c:pt idx="1099">
                  <c:v>-38.02836736374767</c:v>
                </c:pt>
                <c:pt idx="1100">
                  <c:v>-35.444307156472711</c:v>
                </c:pt>
                <c:pt idx="1101">
                  <c:v>-32.947271973343256</c:v>
                </c:pt>
                <c:pt idx="1102">
                  <c:v>-30.43883657387639</c:v>
                </c:pt>
                <c:pt idx="1103">
                  <c:v>-27.85175152239886</c:v>
                </c:pt>
                <c:pt idx="1104">
                  <c:v>-25.19577357195088</c:v>
                </c:pt>
                <c:pt idx="1105">
                  <c:v>-22.505524560511866</c:v>
                </c:pt>
                <c:pt idx="1106">
                  <c:v>-19.801789289301627</c:v>
                </c:pt>
                <c:pt idx="1107">
                  <c:v>-17.143410503515597</c:v>
                </c:pt>
                <c:pt idx="1108">
                  <c:v>-14.559485013445284</c:v>
                </c:pt>
                <c:pt idx="1109">
                  <c:v>-12.045128953176379</c:v>
                </c:pt>
                <c:pt idx="1110">
                  <c:v>-9.5442350541128516</c:v>
                </c:pt>
                <c:pt idx="1111">
                  <c:v>-6.9450445930305937</c:v>
                </c:pt>
                <c:pt idx="1112">
                  <c:v>-4.2421499811699812</c:v>
                </c:pt>
                <c:pt idx="1113">
                  <c:v>-1.5866932215465812</c:v>
                </c:pt>
                <c:pt idx="1114">
                  <c:v>0.8806828028843503</c:v>
                </c:pt>
                <c:pt idx="1115">
                  <c:v>3.1051923868266633</c:v>
                </c:pt>
                <c:pt idx="1116">
                  <c:v>5.1675326790901295</c:v>
                </c:pt>
                <c:pt idx="1117">
                  <c:v>7.1981302655083272</c:v>
                </c:pt>
                <c:pt idx="1118">
                  <c:v>9.2834326001981591</c:v>
                </c:pt>
                <c:pt idx="1119">
                  <c:v>11.505280088194196</c:v>
                </c:pt>
                <c:pt idx="1120">
                  <c:v>13.827093566430312</c:v>
                </c:pt>
                <c:pt idx="1121">
                  <c:v>16.244518615101708</c:v>
                </c:pt>
                <c:pt idx="1122">
                  <c:v>18.594183642799674</c:v>
                </c:pt>
                <c:pt idx="1123">
                  <c:v>20.74744618994368</c:v>
                </c:pt>
                <c:pt idx="1124">
                  <c:v>22.663627286144806</c:v>
                </c:pt>
                <c:pt idx="1125">
                  <c:v>24.34225254042191</c:v>
                </c:pt>
                <c:pt idx="1126">
                  <c:v>25.784317869613471</c:v>
                </c:pt>
                <c:pt idx="1127">
                  <c:v>27.026658092221201</c:v>
                </c:pt>
                <c:pt idx="1128">
                  <c:v>28.090560630376775</c:v>
                </c:pt>
                <c:pt idx="1129">
                  <c:v>29.052641937769241</c:v>
                </c:pt>
                <c:pt idx="1130">
                  <c:v>29.963197439013854</c:v>
                </c:pt>
                <c:pt idx="1131">
                  <c:v>30.736370130233574</c:v>
                </c:pt>
                <c:pt idx="1132">
                  <c:v>31.261651427628898</c:v>
                </c:pt>
                <c:pt idx="1133">
                  <c:v>31.465146479076324</c:v>
                </c:pt>
                <c:pt idx="1134">
                  <c:v>31.464529309494797</c:v>
                </c:pt>
                <c:pt idx="1135">
                  <c:v>31.423093723304898</c:v>
                </c:pt>
                <c:pt idx="1136">
                  <c:v>31.376265088838796</c:v>
                </c:pt>
                <c:pt idx="1137">
                  <c:v>31.166781267062017</c:v>
                </c:pt>
                <c:pt idx="1138">
                  <c:v>30.609905541720778</c:v>
                </c:pt>
                <c:pt idx="1139">
                  <c:v>29.686173710886365</c:v>
                </c:pt>
                <c:pt idx="1140">
                  <c:v>28.584659396668638</c:v>
                </c:pt>
                <c:pt idx="1141">
                  <c:v>27.590489308735265</c:v>
                </c:pt>
                <c:pt idx="1142">
                  <c:v>26.948784942560557</c:v>
                </c:pt>
                <c:pt idx="1143">
                  <c:v>26.63415862370935</c:v>
                </c:pt>
                <c:pt idx="1144">
                  <c:v>26.500484071235164</c:v>
                </c:pt>
                <c:pt idx="1145">
                  <c:v>26.40977754981046</c:v>
                </c:pt>
                <c:pt idx="1146">
                  <c:v>26.28954597881425</c:v>
                </c:pt>
                <c:pt idx="1147">
                  <c:v>26.129016439237965</c:v>
                </c:pt>
                <c:pt idx="1148">
                  <c:v>25.961112670453208</c:v>
                </c:pt>
                <c:pt idx="1149">
                  <c:v>25.797138997044144</c:v>
                </c:pt>
                <c:pt idx="1150">
                  <c:v>25.608114397103261</c:v>
                </c:pt>
                <c:pt idx="1151">
                  <c:v>25.352052169161194</c:v>
                </c:pt>
                <c:pt idx="1152">
                  <c:v>24.920997845777972</c:v>
                </c:pt>
                <c:pt idx="1153">
                  <c:v>24.173558188862412</c:v>
                </c:pt>
                <c:pt idx="1154">
                  <c:v>23.054465545085165</c:v>
                </c:pt>
                <c:pt idx="1155">
                  <c:v>21.623975774183464</c:v>
                </c:pt>
                <c:pt idx="1156">
                  <c:v>19.984758638699795</c:v>
                </c:pt>
                <c:pt idx="1157">
                  <c:v>18.298084005925794</c:v>
                </c:pt>
                <c:pt idx="1158">
                  <c:v>16.652312425807278</c:v>
                </c:pt>
                <c:pt idx="1159">
                  <c:v>15.041489837291133</c:v>
                </c:pt>
                <c:pt idx="1160">
                  <c:v>13.380418540545309</c:v>
                </c:pt>
                <c:pt idx="1161">
                  <c:v>11.502763849734402</c:v>
                </c:pt>
                <c:pt idx="1162">
                  <c:v>9.2981529727397128</c:v>
                </c:pt>
                <c:pt idx="1163">
                  <c:v>6.7766701332849184</c:v>
                </c:pt>
                <c:pt idx="1164">
                  <c:v>4.0795146106192197</c:v>
                </c:pt>
                <c:pt idx="1165">
                  <c:v>1.3841938184068354</c:v>
                </c:pt>
                <c:pt idx="1166">
                  <c:v>-1.083347917961301</c:v>
                </c:pt>
                <c:pt idx="1167">
                  <c:v>-3.1642851996020749</c:v>
                </c:pt>
                <c:pt idx="1168">
                  <c:v>-4.9326345156100331</c:v>
                </c:pt>
                <c:pt idx="1169">
                  <c:v>-6.5993062252978332</c:v>
                </c:pt>
                <c:pt idx="1170">
                  <c:v>-8.5982432607918753</c:v>
                </c:pt>
                <c:pt idx="1171">
                  <c:v>-11.108352355576036</c:v>
                </c:pt>
                <c:pt idx="1172">
                  <c:v>-13.972201248464515</c:v>
                </c:pt>
                <c:pt idx="1173">
                  <c:v>-16.835377863495225</c:v>
                </c:pt>
                <c:pt idx="1174">
                  <c:v>-19.373540686225322</c:v>
                </c:pt>
                <c:pt idx="1175">
                  <c:v>-21.600521932500815</c:v>
                </c:pt>
                <c:pt idx="1176">
                  <c:v>-23.856680533850799</c:v>
                </c:pt>
                <c:pt idx="1177">
                  <c:v>-26.437347743173785</c:v>
                </c:pt>
                <c:pt idx="1178">
                  <c:v>-29.364895428310305</c:v>
                </c:pt>
                <c:pt idx="1179">
                  <c:v>-32.431692599744096</c:v>
                </c:pt>
                <c:pt idx="1180">
                  <c:v>-35.193571467749216</c:v>
                </c:pt>
                <c:pt idx="1181">
                  <c:v>-37.197493038394235</c:v>
                </c:pt>
                <c:pt idx="1182">
                  <c:v>-38.21197483762635</c:v>
                </c:pt>
                <c:pt idx="1183">
                  <c:v>-38.390234340873825</c:v>
                </c:pt>
                <c:pt idx="1184">
                  <c:v>-38.020686834056349</c:v>
                </c:pt>
                <c:pt idx="1185">
                  <c:v>-37.251153497375221</c:v>
                </c:pt>
                <c:pt idx="1186">
                  <c:v>-36.130729647427714</c:v>
                </c:pt>
                <c:pt idx="1187">
                  <c:v>-34.639775354479156</c:v>
                </c:pt>
                <c:pt idx="1188">
                  <c:v>-32.77947902738957</c:v>
                </c:pt>
                <c:pt idx="1189">
                  <c:v>-30.66688782684178</c:v>
                </c:pt>
                <c:pt idx="1190">
                  <c:v>-28.447286450304947</c:v>
                </c:pt>
                <c:pt idx="1191">
                  <c:v>-26.251061561298851</c:v>
                </c:pt>
                <c:pt idx="1192">
                  <c:v>-24.194612950072877</c:v>
                </c:pt>
                <c:pt idx="1193">
                  <c:v>-22.281641491071419</c:v>
                </c:pt>
                <c:pt idx="1194">
                  <c:v>-20.416070741249992</c:v>
                </c:pt>
                <c:pt idx="1195">
                  <c:v>-18.470961026424995</c:v>
                </c:pt>
                <c:pt idx="1196">
                  <c:v>-16.348766345896493</c:v>
                </c:pt>
                <c:pt idx="1197">
                  <c:v>-14.031721698978563</c:v>
                </c:pt>
                <c:pt idx="1198">
                  <c:v>-11.606799064998992</c:v>
                </c:pt>
                <c:pt idx="1199">
                  <c:v>-9.2066393636990131</c:v>
                </c:pt>
                <c:pt idx="1200">
                  <c:v>-6.9066447764250327</c:v>
                </c:pt>
                <c:pt idx="1201">
                  <c:v>-4.8794068208965315</c:v>
                </c:pt>
                <c:pt idx="1202">
                  <c:v>-3.322859784478601</c:v>
                </c:pt>
                <c:pt idx="1203">
                  <c:v>-2.228704828789029</c:v>
                </c:pt>
                <c:pt idx="1204">
                  <c:v>-1.4278705322132486</c:v>
                </c:pt>
                <c:pt idx="1205">
                  <c:v>-0.76231346156898361</c:v>
                </c:pt>
                <c:pt idx="1206">
                  <c:v>-3.3535412337603931E-2</c:v>
                </c:pt>
                <c:pt idx="1207">
                  <c:v>0.92861179590914811</c:v>
                </c:pt>
                <c:pt idx="1208">
                  <c:v>2.1442001799909649</c:v>
                </c:pt>
                <c:pt idx="1209">
                  <c:v>3.5003571763911454</c:v>
                </c:pt>
                <c:pt idx="1210">
                  <c:v>4.7245368928633233</c:v>
                </c:pt>
                <c:pt idx="1211">
                  <c:v>5.6379147350060572</c:v>
                </c:pt>
                <c:pt idx="1212">
                  <c:v>6.3411519403059353</c:v>
                </c:pt>
                <c:pt idx="1213">
                  <c:v>7.1204985814998167</c:v>
                </c:pt>
                <c:pt idx="1214">
                  <c:v>8.3760286098698202</c:v>
                </c:pt>
                <c:pt idx="1215">
                  <c:v>10.392670317672422</c:v>
                </c:pt>
                <c:pt idx="1216">
                  <c:v>12.886628151318973</c:v>
                </c:pt>
                <c:pt idx="1217">
                  <c:v>15.337944508292594</c:v>
                </c:pt>
                <c:pt idx="1218">
                  <c:v>17.276428558126739</c:v>
                </c:pt>
                <c:pt idx="1219">
                  <c:v>18.340183126964202</c:v>
                </c:pt>
                <c:pt idx="1220">
                  <c:v>18.524282604424918</c:v>
                </c:pt>
                <c:pt idx="1221">
                  <c:v>18.125823492336419</c:v>
                </c:pt>
                <c:pt idx="1222">
                  <c:v>17.54981902248969</c:v>
                </c:pt>
                <c:pt idx="1223">
                  <c:v>17.160198942039898</c:v>
                </c:pt>
                <c:pt idx="1224">
                  <c:v>17.1216480631991</c:v>
                </c:pt>
                <c:pt idx="1225">
                  <c:v>17.178675821935119</c:v>
                </c:pt>
                <c:pt idx="1226">
                  <c:v>17.015372165496416</c:v>
                </c:pt>
                <c:pt idx="1227">
                  <c:v>16.481548862186486</c:v>
                </c:pt>
                <c:pt idx="1228">
                  <c:v>15.637642004942755</c:v>
                </c:pt>
                <c:pt idx="1229">
                  <c:v>14.7342340448439</c:v>
                </c:pt>
                <c:pt idx="1230">
                  <c:v>14.121616663947021</c:v>
                </c:pt>
                <c:pt idx="1231">
                  <c:v>14.06752005066808</c:v>
                </c:pt>
                <c:pt idx="1232">
                  <c:v>14.545150189654716</c:v>
                </c:pt>
                <c:pt idx="1233">
                  <c:v>15.34493820586162</c:v>
                </c:pt>
                <c:pt idx="1234">
                  <c:v>16.169390661744384</c:v>
                </c:pt>
                <c:pt idx="1235">
                  <c:v>16.671043188509493</c:v>
                </c:pt>
                <c:pt idx="1236">
                  <c:v>16.640367504739302</c:v>
                </c:pt>
                <c:pt idx="1237">
                  <c:v>16.121983234644514</c:v>
                </c:pt>
                <c:pt idx="1238">
                  <c:v>15.328573169951625</c:v>
                </c:pt>
                <c:pt idx="1239">
                  <c:v>14.495881886552592</c:v>
                </c:pt>
                <c:pt idx="1240">
                  <c:v>13.80060850882154</c:v>
                </c:pt>
                <c:pt idx="1241">
                  <c:v>13.338817338645107</c:v>
                </c:pt>
                <c:pt idx="1242">
                  <c:v>13.067757571872205</c:v>
                </c:pt>
                <c:pt idx="1243">
                  <c:v>12.85305954043476</c:v>
                </c:pt>
                <c:pt idx="1244">
                  <c:v>12.564626269626064</c:v>
                </c:pt>
                <c:pt idx="1245">
                  <c:v>12.035213644233542</c:v>
                </c:pt>
                <c:pt idx="1246">
                  <c:v>11.182929051348871</c:v>
                </c:pt>
                <c:pt idx="1247">
                  <c:v>10.010941190321894</c:v>
                </c:pt>
                <c:pt idx="1248">
                  <c:v>8.5709654865154548</c:v>
                </c:pt>
                <c:pt idx="1249">
                  <c:v>6.9156372167851456</c:v>
                </c:pt>
                <c:pt idx="1250">
                  <c:v>5.076044592449442</c:v>
                </c:pt>
                <c:pt idx="1251">
                  <c:v>3.0511902006004532</c:v>
                </c:pt>
                <c:pt idx="1252">
                  <c:v>0.88977313658844404</c:v>
                </c:pt>
                <c:pt idx="1253">
                  <c:v>-1.3244722661433248</c:v>
                </c:pt>
                <c:pt idx="1254">
                  <c:v>-3.5102710208204582</c:v>
                </c:pt>
                <c:pt idx="1255">
                  <c:v>-5.6606943604040492</c:v>
                </c:pt>
                <c:pt idx="1256">
                  <c:v>-7.9192368731959686</c:v>
                </c:pt>
                <c:pt idx="1257">
                  <c:v>-10.39748321573205</c:v>
                </c:pt>
                <c:pt idx="1258">
                  <c:v>-13.197188151417409</c:v>
                </c:pt>
                <c:pt idx="1259">
                  <c:v>-16.397924028389056</c:v>
                </c:pt>
                <c:pt idx="1260">
                  <c:v>-19.931043187821274</c:v>
                </c:pt>
                <c:pt idx="1261">
                  <c:v>-23.499667404064851</c:v>
                </c:pt>
                <c:pt idx="1262">
                  <c:v>-27.036690475983555</c:v>
                </c:pt>
                <c:pt idx="1263">
                  <c:v>-30.560656726463879</c:v>
                </c:pt>
                <c:pt idx="1264">
                  <c:v>-34.166963391934608</c:v>
                </c:pt>
                <c:pt idx="1265">
                  <c:v>-38.068569404095918</c:v>
                </c:pt>
                <c:pt idx="1266">
                  <c:v>-42.280296356013999</c:v>
                </c:pt>
                <c:pt idx="1267">
                  <c:v>-46.518609928893717</c:v>
                </c:pt>
                <c:pt idx="1268">
                  <c:v>-50.448566250315835</c:v>
                </c:pt>
                <c:pt idx="1269">
                  <c:v>-53.846347245309516</c:v>
                </c:pt>
                <c:pt idx="1270">
                  <c:v>-56.703815780403325</c:v>
                </c:pt>
                <c:pt idx="1271">
                  <c:v>-59.083084624795255</c:v>
                </c:pt>
                <c:pt idx="1272">
                  <c:v>-60.996065632299356</c:v>
                </c:pt>
                <c:pt idx="1273">
                  <c:v>-62.350448559653366</c:v>
                </c:pt>
                <c:pt idx="1274">
                  <c:v>-63.043689488460295</c:v>
                </c:pt>
                <c:pt idx="1275">
                  <c:v>-63.029859098691091</c:v>
                </c:pt>
                <c:pt idx="1276">
                  <c:v>-62.31064745671727</c:v>
                </c:pt>
                <c:pt idx="1277">
                  <c:v>-60.900420727582926</c:v>
                </c:pt>
                <c:pt idx="1278">
                  <c:v>-58.83498963303127</c:v>
                </c:pt>
                <c:pt idx="1279">
                  <c:v>-56.202415480370647</c:v>
                </c:pt>
                <c:pt idx="1280">
                  <c:v>-53.196619850763234</c:v>
                </c:pt>
                <c:pt idx="1281">
                  <c:v>-50.013990193747972</c:v>
                </c:pt>
                <c:pt idx="1282">
                  <c:v>-46.788762889873006</c:v>
                </c:pt>
                <c:pt idx="1283">
                  <c:v>-43.660509112075545</c:v>
                </c:pt>
                <c:pt idx="1284">
                  <c:v>-40.671728949834034</c:v>
                </c:pt>
                <c:pt idx="1285">
                  <c:v>-37.763748490837358</c:v>
                </c:pt>
                <c:pt idx="1286">
                  <c:v>-34.864552721020615</c:v>
                </c:pt>
                <c:pt idx="1287">
                  <c:v>-31.8782837466002</c:v>
                </c:pt>
                <c:pt idx="1288">
                  <c:v>-28.750371891668198</c:v>
                </c:pt>
                <c:pt idx="1289">
                  <c:v>-25.543943433834833</c:v>
                </c:pt>
                <c:pt idx="1290">
                  <c:v>-22.341009765158137</c:v>
                </c:pt>
                <c:pt idx="1291">
                  <c:v>-19.228380729854972</c:v>
                </c:pt>
                <c:pt idx="1292">
                  <c:v>-16.279437855257875</c:v>
                </c:pt>
                <c:pt idx="1293">
                  <c:v>-13.566137798152718</c:v>
                </c:pt>
                <c:pt idx="1294">
                  <c:v>-11.067467042189664</c:v>
                </c:pt>
                <c:pt idx="1295">
                  <c:v>-8.7306835413458703</c:v>
                </c:pt>
                <c:pt idx="1296">
                  <c:v>-6.415755250518953</c:v>
                </c:pt>
                <c:pt idx="1297">
                  <c:v>-4.0173874255085744</c:v>
                </c:pt>
                <c:pt idx="1298">
                  <c:v>-1.480861616998403</c:v>
                </c:pt>
                <c:pt idx="1299">
                  <c:v>1.1309961553415653</c:v>
                </c:pt>
                <c:pt idx="1300">
                  <c:v>3.7196882322347342</c:v>
                </c:pt>
                <c:pt idx="1301">
                  <c:v>6.1558131075900393</c:v>
                </c:pt>
                <c:pt idx="1302">
                  <c:v>8.3400390254382391</c:v>
                </c:pt>
                <c:pt idx="1303">
                  <c:v>10.353734544929473</c:v>
                </c:pt>
                <c:pt idx="1304">
                  <c:v>12.277427394030884</c:v>
                </c:pt>
                <c:pt idx="1305">
                  <c:v>14.151693566150266</c:v>
                </c:pt>
                <c:pt idx="1306">
                  <c:v>15.959169434827261</c:v>
                </c:pt>
                <c:pt idx="1307">
                  <c:v>17.625689466130716</c:v>
                </c:pt>
                <c:pt idx="1308">
                  <c:v>19.060450876808101</c:v>
                </c:pt>
                <c:pt idx="1309">
                  <c:v>20.142518939271937</c:v>
                </c:pt>
                <c:pt idx="1310">
                  <c:v>21.003145060486496</c:v>
                </c:pt>
                <c:pt idx="1311">
                  <c:v>21.644674499276764</c:v>
                </c:pt>
                <c:pt idx="1312">
                  <c:v>22.016112109291228</c:v>
                </c:pt>
                <c:pt idx="1313">
                  <c:v>22.154692587105401</c:v>
                </c:pt>
                <c:pt idx="1314">
                  <c:v>22.100347695363293</c:v>
                </c:pt>
                <c:pt idx="1315">
                  <c:v>21.873313881456028</c:v>
                </c:pt>
                <c:pt idx="1316">
                  <c:v>21.497100943826904</c:v>
                </c:pt>
                <c:pt idx="1317">
                  <c:v>21.037187764950367</c:v>
                </c:pt>
                <c:pt idx="1318">
                  <c:v>20.548260009651361</c:v>
                </c:pt>
                <c:pt idx="1319">
                  <c:v>20.032314749458333</c:v>
                </c:pt>
                <c:pt idx="1320">
                  <c:v>19.452362574469166</c:v>
                </c:pt>
                <c:pt idx="1321">
                  <c:v>18.76784372297978</c:v>
                </c:pt>
                <c:pt idx="1322">
                  <c:v>17.963012248520183</c:v>
                </c:pt>
                <c:pt idx="1323">
                  <c:v>17.040959083549783</c:v>
                </c:pt>
                <c:pt idx="1324">
                  <c:v>16.055510761878789</c:v>
                </c:pt>
                <c:pt idx="1325">
                  <c:v>15.090682006641213</c:v>
                </c:pt>
                <c:pt idx="1326">
                  <c:v>14.284037846508388</c:v>
                </c:pt>
                <c:pt idx="1327">
                  <c:v>13.82480588957822</c:v>
                </c:pt>
                <c:pt idx="1328">
                  <c:v>13.774318371786656</c:v>
                </c:pt>
                <c:pt idx="1329">
                  <c:v>14.079989204350923</c:v>
                </c:pt>
                <c:pt idx="1330">
                  <c:v>14.616442680263905</c:v>
                </c:pt>
                <c:pt idx="1331">
                  <c:v>15.214821786658625</c:v>
                </c:pt>
                <c:pt idx="1332">
                  <c:v>15.74045197092545</c:v>
                </c:pt>
                <c:pt idx="1333">
                  <c:v>16.07412935150694</c:v>
                </c:pt>
                <c:pt idx="1334">
                  <c:v>16.123404344476803</c:v>
                </c:pt>
                <c:pt idx="1335">
                  <c:v>15.904012557587265</c:v>
                </c:pt>
                <c:pt idx="1336">
                  <c:v>15.48678960643552</c:v>
                </c:pt>
                <c:pt idx="1337">
                  <c:v>14.93008089430681</c:v>
                </c:pt>
                <c:pt idx="1338">
                  <c:v>14.285095736420674</c:v>
                </c:pt>
                <c:pt idx="1339">
                  <c:v>13.580357401692261</c:v>
                </c:pt>
                <c:pt idx="1340">
                  <c:v>12.708530213658415</c:v>
                </c:pt>
                <c:pt idx="1341">
                  <c:v>11.556787409385247</c:v>
                </c:pt>
                <c:pt idx="1342">
                  <c:v>10.172955261197542</c:v>
                </c:pt>
                <c:pt idx="1343">
                  <c:v>8.8560682759735911</c:v>
                </c:pt>
                <c:pt idx="1344">
                  <c:v>8.0038151104541182</c:v>
                </c:pt>
                <c:pt idx="1345">
                  <c:v>7.9225573482450358</c:v>
                </c:pt>
                <c:pt idx="1346">
                  <c:v>8.3463182812801371</c:v>
                </c:pt>
                <c:pt idx="1347">
                  <c:v>8.6834739756545343</c:v>
                </c:pt>
                <c:pt idx="1348">
                  <c:v>8.3892255761414436</c:v>
                </c:pt>
                <c:pt idx="1349">
                  <c:v>7.0169326046186145</c:v>
                </c:pt>
                <c:pt idx="1350">
                  <c:v>4.534968372526242</c:v>
                </c:pt>
                <c:pt idx="1351">
                  <c:v>1.319567565075717</c:v>
                </c:pt>
                <c:pt idx="1352">
                  <c:v>-2.1291815862257977</c:v>
                </c:pt>
                <c:pt idx="1353">
                  <c:v>-5.2958530145012812</c:v>
                </c:pt>
                <c:pt idx="1354">
                  <c:v>-7.7378772342112558</c:v>
                </c:pt>
                <c:pt idx="1355">
                  <c:v>-9.4733757095270299</c:v>
                </c:pt>
                <c:pt idx="1356">
                  <c:v>-11.053356355336488</c:v>
                </c:pt>
                <c:pt idx="1357">
                  <c:v>-13.07404200822976</c:v>
                </c:pt>
                <c:pt idx="1358">
                  <c:v>-15.871396688065166</c:v>
                </c:pt>
                <c:pt idx="1359">
                  <c:v>-19.339105394303864</c:v>
                </c:pt>
                <c:pt idx="1360">
                  <c:v>-23.076504346417789</c:v>
                </c:pt>
                <c:pt idx="1361">
                  <c:v>-26.713645419489431</c:v>
                </c:pt>
                <c:pt idx="1362">
                  <c:v>-29.932777871099642</c:v>
                </c:pt>
                <c:pt idx="1363">
                  <c:v>-32.489624473677651</c:v>
                </c:pt>
                <c:pt idx="1364">
                  <c:v>-34.260964664204103</c:v>
                </c:pt>
                <c:pt idx="1365">
                  <c:v>-35.310853110920021</c:v>
                </c:pt>
                <c:pt idx="1366">
                  <c:v>-35.882233748701623</c:v>
                </c:pt>
                <c:pt idx="1367">
                  <c:v>-36.074135293727586</c:v>
                </c:pt>
                <c:pt idx="1368">
                  <c:v>-35.847417887853034</c:v>
                </c:pt>
                <c:pt idx="1369">
                  <c:v>-35.255720990095973</c:v>
                </c:pt>
                <c:pt idx="1370">
                  <c:v>-34.349360250294048</c:v>
                </c:pt>
                <c:pt idx="1371">
                  <c:v>-33.18279148528817</c:v>
                </c:pt>
                <c:pt idx="1372">
                  <c:v>-31.81501857558241</c:v>
                </c:pt>
                <c:pt idx="1373">
                  <c:v>-30.25419566407076</c:v>
                </c:pt>
                <c:pt idx="1374">
                  <c:v>-28.467451050789347</c:v>
                </c:pt>
                <c:pt idx="1375">
                  <c:v>-26.458138429773559</c:v>
                </c:pt>
                <c:pt idx="1376">
                  <c:v>-24.265925661178084</c:v>
                </c:pt>
                <c:pt idx="1377">
                  <c:v>-21.987931587954524</c:v>
                </c:pt>
                <c:pt idx="1378">
                  <c:v>-19.743569456195434</c:v>
                </c:pt>
                <c:pt idx="1379">
                  <c:v>-17.594403787071528</c:v>
                </c:pt>
                <c:pt idx="1380">
                  <c:v>-15.583049951330096</c:v>
                </c:pt>
                <c:pt idx="1381">
                  <c:v>-13.658539872303496</c:v>
                </c:pt>
                <c:pt idx="1382">
                  <c:v>-11.616668914857428</c:v>
                </c:pt>
                <c:pt idx="1383">
                  <c:v>-9.3428205165602787</c:v>
                </c:pt>
                <c:pt idx="1384">
                  <c:v>-6.9110472262290736</c:v>
                </c:pt>
                <c:pt idx="1385">
                  <c:v>-4.4679276417044926</c:v>
                </c:pt>
                <c:pt idx="1386">
                  <c:v>-2.2055246688704027</c:v>
                </c:pt>
                <c:pt idx="1387">
                  <c:v>-0.22717695549299477</c:v>
                </c:pt>
                <c:pt idx="1388">
                  <c:v>1.4988296636168652</c:v>
                </c:pt>
                <c:pt idx="1389">
                  <c:v>3.0295798503445277</c:v>
                </c:pt>
                <c:pt idx="1390">
                  <c:v>4.4281001533376365</c:v>
                </c:pt>
                <c:pt idx="1391">
                  <c:v>5.7830668702708836</c:v>
                </c:pt>
                <c:pt idx="1392">
                  <c:v>7.1685591128654655</c:v>
                </c:pt>
                <c:pt idx="1393">
                  <c:v>8.5831545506081568</c:v>
                </c:pt>
                <c:pt idx="1394">
                  <c:v>9.9578222595959947</c:v>
                </c:pt>
                <c:pt idx="1395">
                  <c:v>11.407216794404073</c:v>
                </c:pt>
                <c:pt idx="1396">
                  <c:v>13.017205498515992</c:v>
                </c:pt>
                <c:pt idx="1397">
                  <c:v>14.78244990854567</c:v>
                </c:pt>
                <c:pt idx="1398">
                  <c:v>16.567355210374757</c:v>
                </c:pt>
                <c:pt idx="1399">
                  <c:v>18.017586106167258</c:v>
                </c:pt>
                <c:pt idx="1400">
                  <c:v>18.908318064043911</c:v>
                </c:pt>
                <c:pt idx="1401">
                  <c:v>19.334842422763032</c:v>
                </c:pt>
                <c:pt idx="1402">
                  <c:v>19.711184254307767</c:v>
                </c:pt>
                <c:pt idx="1403">
                  <c:v>20.285151409221612</c:v>
                </c:pt>
                <c:pt idx="1404">
                  <c:v>21.235180181037176</c:v>
                </c:pt>
                <c:pt idx="1405">
                  <c:v>22.717185277416434</c:v>
                </c:pt>
                <c:pt idx="1406">
                  <c:v>24.567611471868105</c:v>
                </c:pt>
                <c:pt idx="1407">
                  <c:v>26.332148322430744</c:v>
                </c:pt>
                <c:pt idx="1408">
                  <c:v>27.482737915982128</c:v>
                </c:pt>
                <c:pt idx="1409">
                  <c:v>27.71272317766249</c:v>
                </c:pt>
                <c:pt idx="1410">
                  <c:v>27.081912294109241</c:v>
                </c:pt>
                <c:pt idx="1411">
                  <c:v>25.821950648227055</c:v>
                </c:pt>
                <c:pt idx="1412">
                  <c:v>24.290332355262514</c:v>
                </c:pt>
                <c:pt idx="1413">
                  <c:v>22.922431068157263</c:v>
                </c:pt>
                <c:pt idx="1414">
                  <c:v>22.007237486794118</c:v>
                </c:pt>
                <c:pt idx="1415">
                  <c:v>21.640746737058237</c:v>
                </c:pt>
                <c:pt idx="1416">
                  <c:v>21.75193016231707</c:v>
                </c:pt>
                <c:pt idx="1417">
                  <c:v>22.124437359070729</c:v>
                </c:pt>
                <c:pt idx="1418">
                  <c:v>22.545097651889314</c:v>
                </c:pt>
                <c:pt idx="1419">
                  <c:v>22.835115238851529</c:v>
                </c:pt>
                <c:pt idx="1420">
                  <c:v>22.881718594074496</c:v>
                </c:pt>
                <c:pt idx="1421">
                  <c:v>22.621548862193002</c:v>
                </c:pt>
                <c:pt idx="1422">
                  <c:v>22.07456840494914</c:v>
                </c:pt>
                <c:pt idx="1423">
                  <c:v>21.348392956850155</c:v>
                </c:pt>
                <c:pt idx="1424">
                  <c:v>20.582281077713152</c:v>
                </c:pt>
                <c:pt idx="1425">
                  <c:v>19.909937876158889</c:v>
                </c:pt>
                <c:pt idx="1426">
                  <c:v>19.410266678635708</c:v>
                </c:pt>
                <c:pt idx="1427">
                  <c:v>19.051122345062993</c:v>
                </c:pt>
                <c:pt idx="1428">
                  <c:v>18.737316238161732</c:v>
                </c:pt>
                <c:pt idx="1429">
                  <c:v>18.412577353398497</c:v>
                </c:pt>
                <c:pt idx="1430">
                  <c:v>18.083680486330525</c:v>
                </c:pt>
                <c:pt idx="1431">
                  <c:v>17.774069316603914</c:v>
                </c:pt>
                <c:pt idx="1432">
                  <c:v>17.541889710271835</c:v>
                </c:pt>
                <c:pt idx="1433">
                  <c:v>17.268207256066397</c:v>
                </c:pt>
                <c:pt idx="1434">
                  <c:v>16.651740250945071</c:v>
                </c:pt>
                <c:pt idx="1435">
                  <c:v>15.334980705926169</c:v>
                </c:pt>
                <c:pt idx="1436">
                  <c:v>13.092801831807646</c:v>
                </c:pt>
                <c:pt idx="1437">
                  <c:v>9.8952915151714915</c:v>
                </c:pt>
                <c:pt idx="1438">
                  <c:v>6.0124149648680616</c:v>
                </c:pt>
                <c:pt idx="1439">
                  <c:v>1.9188514655707001</c:v>
                </c:pt>
                <c:pt idx="1440">
                  <c:v>-2.0075124437407137</c:v>
                </c:pt>
                <c:pt idx="1441">
                  <c:v>-5.4874853748658987</c:v>
                </c:pt>
                <c:pt idx="1442">
                  <c:v>-8.5589724073685804</c:v>
                </c:pt>
                <c:pt idx="1443">
                  <c:v>-11.62396227922121</c:v>
                </c:pt>
                <c:pt idx="1444">
                  <c:v>-15.080992273636785</c:v>
                </c:pt>
                <c:pt idx="1445">
                  <c:v>-19.046030688164048</c:v>
                </c:pt>
                <c:pt idx="1446">
                  <c:v>-23.36554111440077</c:v>
                </c:pt>
                <c:pt idx="1447">
                  <c:v>-27.752335732112755</c:v>
                </c:pt>
                <c:pt idx="1448">
                  <c:v>-31.9127842374705</c:v>
                </c:pt>
                <c:pt idx="1449">
                  <c:v>-35.736070792721094</c:v>
                </c:pt>
                <c:pt idx="1450">
                  <c:v>-39.230147016866667</c:v>
                </c:pt>
                <c:pt idx="1451">
                  <c:v>-42.464592056529334</c:v>
                </c:pt>
                <c:pt idx="1452">
                  <c:v>-45.458200715398739</c:v>
                </c:pt>
                <c:pt idx="1453">
                  <c:v>-48.027375121090763</c:v>
                </c:pt>
                <c:pt idx="1454">
                  <c:v>-49.914204178668946</c:v>
                </c:pt>
                <c:pt idx="1455">
                  <c:v>-51.081664695095569</c:v>
                </c:pt>
                <c:pt idx="1456">
                  <c:v>-51.699305061193655</c:v>
                </c:pt>
                <c:pt idx="1457">
                  <c:v>-51.890290499969787</c:v>
                </c:pt>
                <c:pt idx="1458">
                  <c:v>-51.549918849970396</c:v>
                </c:pt>
                <c:pt idx="1459">
                  <c:v>-50.459909992970992</c:v>
                </c:pt>
                <c:pt idx="1460">
                  <c:v>-48.592124213111575</c:v>
                </c:pt>
                <c:pt idx="1461">
                  <c:v>-46.136019028849347</c:v>
                </c:pt>
                <c:pt idx="1462">
                  <c:v>-43.377424888272358</c:v>
                </c:pt>
                <c:pt idx="1463">
                  <c:v>-40.54639291050691</c:v>
                </c:pt>
                <c:pt idx="1464">
                  <c:v>-37.766071572296774</c:v>
                </c:pt>
                <c:pt idx="1465">
                  <c:v>-35.082455160850834</c:v>
                </c:pt>
                <c:pt idx="1466">
                  <c:v>-32.526538257633817</c:v>
                </c:pt>
                <c:pt idx="1467">
                  <c:v>-30.104358352481139</c:v>
                </c:pt>
                <c:pt idx="1468">
                  <c:v>-27.712790145431516</c:v>
                </c:pt>
                <c:pt idx="1469">
                  <c:v>-25.199334822522882</c:v>
                </c:pt>
                <c:pt idx="1470">
                  <c:v>-22.494174506072422</c:v>
                </c:pt>
                <c:pt idx="1471">
                  <c:v>-19.615698075950977</c:v>
                </c:pt>
                <c:pt idx="1472">
                  <c:v>-16.628606194431956</c:v>
                </c:pt>
                <c:pt idx="1473">
                  <c:v>-13.631575210543318</c:v>
                </c:pt>
                <c:pt idx="1474">
                  <c:v>-10.72449678633245</c:v>
                </c:pt>
                <c:pt idx="1475">
                  <c:v>-7.9859750506058003</c:v>
                </c:pt>
                <c:pt idx="1476">
                  <c:v>-5.406425389593684</c:v>
                </c:pt>
                <c:pt idx="1477">
                  <c:v>-2.9166704618018104</c:v>
                </c:pt>
                <c:pt idx="1478">
                  <c:v>-0.43295977256577439</c:v>
                </c:pt>
                <c:pt idx="1479">
                  <c:v>2.0795054428855413</c:v>
                </c:pt>
                <c:pt idx="1480">
                  <c:v>4.6364944140278306</c:v>
                </c:pt>
                <c:pt idx="1481">
                  <c:v>7.239564645747274</c:v>
                </c:pt>
                <c:pt idx="1482">
                  <c:v>9.8345503928323286</c:v>
                </c:pt>
                <c:pt idx="1483">
                  <c:v>12.443037964975682</c:v>
                </c:pt>
                <c:pt idx="1484">
                  <c:v>15.148270325676169</c:v>
                </c:pt>
                <c:pt idx="1485">
                  <c:v>17.966807899162642</c:v>
                </c:pt>
                <c:pt idx="1486">
                  <c:v>20.709853021179391</c:v>
                </c:pt>
                <c:pt idx="1487">
                  <c:v>23.000833540755803</c:v>
                </c:pt>
                <c:pt idx="1488">
                  <c:v>24.507976809940686</c:v>
                </c:pt>
                <c:pt idx="1489">
                  <c:v>25.147216033741874</c:v>
                </c:pt>
                <c:pt idx="1490">
                  <c:v>25.164966713067034</c:v>
                </c:pt>
                <c:pt idx="1491">
                  <c:v>25.005995618805695</c:v>
                </c:pt>
                <c:pt idx="1492">
                  <c:v>25.033340426429582</c:v>
                </c:pt>
                <c:pt idx="1493">
                  <c:v>25.460611757900992</c:v>
                </c:pt>
                <c:pt idx="1494">
                  <c:v>25.947365222742974</c:v>
                </c:pt>
                <c:pt idx="1495">
                  <c:v>26.027207658288116</c:v>
                </c:pt>
                <c:pt idx="1496">
                  <c:v>25.570538705122352</c:v>
                </c:pt>
                <c:pt idx="1497">
                  <c:v>24.664413751019907</c:v>
                </c:pt>
                <c:pt idx="1498">
                  <c:v>23.612190275999509</c:v>
                </c:pt>
                <c:pt idx="1499">
                  <c:v>22.648265210479519</c:v>
                </c:pt>
                <c:pt idx="1500">
                  <c:v>21.909400106269928</c:v>
                </c:pt>
                <c:pt idx="1501">
                  <c:v>21.37615660414453</c:v>
                </c:pt>
                <c:pt idx="1502">
                  <c:v>20.918340612061638</c:v>
                </c:pt>
                <c:pt idx="1503">
                  <c:v>20.330091619820404</c:v>
                </c:pt>
                <c:pt idx="1504">
                  <c:v>19.549782827423993</c:v>
                </c:pt>
                <c:pt idx="1505">
                  <c:v>18.643477290875513</c:v>
                </c:pt>
                <c:pt idx="1506">
                  <c:v>17.617790305058001</c:v>
                </c:pt>
                <c:pt idx="1507">
                  <c:v>16.461662638956838</c:v>
                </c:pt>
                <c:pt idx="1508">
                  <c:v>15.2266739661777</c:v>
                </c:pt>
                <c:pt idx="1509">
                  <c:v>14.013370786854146</c:v>
                </c:pt>
                <c:pt idx="1510">
                  <c:v>12.929553331117063</c:v>
                </c:pt>
                <c:pt idx="1511">
                  <c:v>12.085653304494722</c:v>
                </c:pt>
                <c:pt idx="1512">
                  <c:v>11.508732038404828</c:v>
                </c:pt>
                <c:pt idx="1513">
                  <c:v>11.171032037636731</c:v>
                </c:pt>
                <c:pt idx="1514">
                  <c:v>11.048617076883996</c:v>
                </c:pt>
                <c:pt idx="1515">
                  <c:v>11.093633895346317</c:v>
                </c:pt>
                <c:pt idx="1516">
                  <c:v>11.263336597439389</c:v>
                </c:pt>
                <c:pt idx="1517">
                  <c:v>11.5761448454906</c:v>
                </c:pt>
                <c:pt idx="1518">
                  <c:v>12.006180148580787</c:v>
                </c:pt>
                <c:pt idx="1519">
                  <c:v>12.436283185609172</c:v>
                </c:pt>
                <c:pt idx="1520">
                  <c:v>12.735253641896989</c:v>
                </c:pt>
                <c:pt idx="1521">
                  <c:v>12.808348129059048</c:v>
                </c:pt>
                <c:pt idx="1522">
                  <c:v>12.630851126477868</c:v>
                </c:pt>
                <c:pt idx="1523">
                  <c:v>12.230870943948309</c:v>
                </c:pt>
                <c:pt idx="1524">
                  <c:v>11.612177925069343</c:v>
                </c:pt>
                <c:pt idx="1525">
                  <c:v>10.748170686567956</c:v>
                </c:pt>
                <c:pt idx="1526">
                  <c:v>9.6401370528365966</c:v>
                </c:pt>
                <c:pt idx="1527">
                  <c:v>8.314253431779866</c:v>
                </c:pt>
                <c:pt idx="1528">
                  <c:v>6.729140743144268</c:v>
                </c:pt>
                <c:pt idx="1529">
                  <c:v>4.6675254082813815</c:v>
                </c:pt>
                <c:pt idx="1530">
                  <c:v>1.9230151601157537</c:v>
                </c:pt>
                <c:pt idx="1531">
                  <c:v>-1.6103285630865614</c:v>
                </c:pt>
                <c:pt idx="1532">
                  <c:v>-6.01608755182483</c:v>
                </c:pt>
                <c:pt idx="1533">
                  <c:v>-11.063950040788333</c:v>
                </c:pt>
                <c:pt idx="1534">
                  <c:v>-16.297413519972565</c:v>
                </c:pt>
                <c:pt idx="1535">
                  <c:v>-21.402988629573112</c:v>
                </c:pt>
                <c:pt idx="1536">
                  <c:v>-26.39378789698165</c:v>
                </c:pt>
                <c:pt idx="1537">
                  <c:v>-31.508340599042018</c:v>
                </c:pt>
                <c:pt idx="1538">
                  <c:v>-36.911398847061179</c:v>
                </c:pt>
                <c:pt idx="1539">
                  <c:v>-42.481200090119955</c:v>
                </c:pt>
                <c:pt idx="1540">
                  <c:v>-47.570621708317553</c:v>
                </c:pt>
                <c:pt idx="1541">
                  <c:v>-51.767249934151202</c:v>
                </c:pt>
                <c:pt idx="1542">
                  <c:v>-55.295331235468176</c:v>
                </c:pt>
                <c:pt idx="1543">
                  <c:v>-58.469438750758805</c:v>
                </c:pt>
                <c:pt idx="1544">
                  <c:v>-61.600741155743627</c:v>
                </c:pt>
                <c:pt idx="1545">
                  <c:v>-64.650144292628767</c:v>
                </c:pt>
                <c:pt idx="1546">
                  <c:v>-67.312623846776177</c:v>
                </c:pt>
                <c:pt idx="1547">
                  <c:v>-69.346233369840647</c:v>
                </c:pt>
                <c:pt idx="1548">
                  <c:v>-70.48351640244384</c:v>
                </c:pt>
                <c:pt idx="1549">
                  <c:v>-70.482121674394961</c:v>
                </c:pt>
                <c:pt idx="1550">
                  <c:v>-69.479351300907069</c:v>
                </c:pt>
                <c:pt idx="1551">
                  <c:v>-67.824244394888922</c:v>
                </c:pt>
                <c:pt idx="1552">
                  <c:v>-65.909913946991139</c:v>
                </c:pt>
                <c:pt idx="1553">
                  <c:v>-63.874868388051311</c:v>
                </c:pt>
                <c:pt idx="1554">
                  <c:v>-61.746345900290287</c:v>
                </c:pt>
                <c:pt idx="1555">
                  <c:v>-59.51801596228448</c:v>
                </c:pt>
                <c:pt idx="1556">
                  <c:v>-57.174375583038795</c:v>
                </c:pt>
                <c:pt idx="1557">
                  <c:v>-54.712609871378021</c:v>
                </c:pt>
                <c:pt idx="1558">
                  <c:v>-52.144409973950452</c:v>
                </c:pt>
                <c:pt idx="1559">
                  <c:v>-49.471631954471441</c:v>
                </c:pt>
                <c:pt idx="1560">
                  <c:v>-46.703899055382017</c:v>
                </c:pt>
                <c:pt idx="1561">
                  <c:v>-43.896631734274379</c:v>
                </c:pt>
                <c:pt idx="1562">
                  <c:v>-41.06103541958889</c:v>
                </c:pt>
                <c:pt idx="1563">
                  <c:v>-38.16190205119711</c:v>
                </c:pt>
                <c:pt idx="1564">
                  <c:v>-35.155381690173172</c:v>
                </c:pt>
                <c:pt idx="1565">
                  <c:v>-32.033601956369708</c:v>
                </c:pt>
                <c:pt idx="1566">
                  <c:v>-28.839706277242314</c:v>
                </c:pt>
                <c:pt idx="1567">
                  <c:v>-25.628545771697468</c:v>
                </c:pt>
                <c:pt idx="1568">
                  <c:v>-22.384205356263514</c:v>
                </c:pt>
                <c:pt idx="1569">
                  <c:v>-19.083235529138243</c:v>
                </c:pt>
                <c:pt idx="1570">
                  <c:v>-15.764934178555478</c:v>
                </c:pt>
                <c:pt idx="1571">
                  <c:v>-12.493050374984367</c:v>
                </c:pt>
                <c:pt idx="1572">
                  <c:v>-9.2580136274846794</c:v>
                </c:pt>
                <c:pt idx="1573">
                  <c:v>-5.9723370949349848</c:v>
                </c:pt>
                <c:pt idx="1574">
                  <c:v>-2.6876115730362851</c:v>
                </c:pt>
                <c:pt idx="1575">
                  <c:v>0.42800565842444072</c:v>
                </c:pt>
                <c:pt idx="1576">
                  <c:v>3.3327111252559516</c:v>
                </c:pt>
                <c:pt idx="1577">
                  <c:v>6.0449118827508324</c:v>
                </c:pt>
                <c:pt idx="1578">
                  <c:v>8.6869389450958163</c:v>
                </c:pt>
                <c:pt idx="1579">
                  <c:v>11.403232686193901</c:v>
                </c:pt>
                <c:pt idx="1580">
                  <c:v>14.208895832470024</c:v>
                </c:pt>
                <c:pt idx="1581">
                  <c:v>16.952920475820623</c:v>
                </c:pt>
                <c:pt idx="1582">
                  <c:v>19.407485426304209</c:v>
                </c:pt>
                <c:pt idx="1583">
                  <c:v>21.469724397778123</c:v>
                </c:pt>
                <c:pt idx="1584">
                  <c:v>23.15316334982256</c:v>
                </c:pt>
                <c:pt idx="1585">
                  <c:v>24.629176062826108</c:v>
                </c:pt>
                <c:pt idx="1586">
                  <c:v>26.102410961569586</c:v>
                </c:pt>
                <c:pt idx="1587">
                  <c:v>27.773912542338195</c:v>
                </c:pt>
                <c:pt idx="1588">
                  <c:v>29.695516271491428</c:v>
                </c:pt>
                <c:pt idx="1589">
                  <c:v>31.6429350260616</c:v>
                </c:pt>
                <c:pt idx="1590">
                  <c:v>33.206034185540368</c:v>
                </c:pt>
                <c:pt idx="1591">
                  <c:v>33.938374921829563</c:v>
                </c:pt>
                <c:pt idx="1592">
                  <c:v>33.565032683392964</c:v>
                </c:pt>
                <c:pt idx="1593">
                  <c:v>32.140647389725103</c:v>
                </c:pt>
                <c:pt idx="1594">
                  <c:v>30.124195101930599</c:v>
                </c:pt>
                <c:pt idx="1595">
                  <c:v>28.133599379891987</c:v>
                </c:pt>
                <c:pt idx="1596">
                  <c:v>26.584268812294148</c:v>
                </c:pt>
                <c:pt idx="1597">
                  <c:v>25.567641596048265</c:v>
                </c:pt>
                <c:pt idx="1598">
                  <c:v>24.898302684127298</c:v>
                </c:pt>
                <c:pt idx="1599">
                  <c:v>24.209761490444752</c:v>
                </c:pt>
                <c:pt idx="1600">
                  <c:v>23.194275360635856</c:v>
                </c:pt>
                <c:pt idx="1601">
                  <c:v>21.808531813423141</c:v>
                </c:pt>
                <c:pt idx="1602">
                  <c:v>20.290037577154674</c:v>
                </c:pt>
                <c:pt idx="1603">
                  <c:v>18.905874005611579</c:v>
                </c:pt>
                <c:pt idx="1604">
                  <c:v>17.84844848549935</c:v>
                </c:pt>
                <c:pt idx="1605">
                  <c:v>17.136072775789362</c:v>
                </c:pt>
                <c:pt idx="1606">
                  <c:v>16.676186460273573</c:v>
                </c:pt>
                <c:pt idx="1607">
                  <c:v>16.334538051068101</c:v>
                </c:pt>
                <c:pt idx="1608">
                  <c:v>15.98187635004674</c:v>
                </c:pt>
                <c:pt idx="1609">
                  <c:v>15.485649083045804</c:v>
                </c:pt>
                <c:pt idx="1610">
                  <c:v>14.817761381384887</c:v>
                </c:pt>
                <c:pt idx="1611">
                  <c:v>14.012494133757189</c:v>
                </c:pt>
                <c:pt idx="1612">
                  <c:v>13.102102971082044</c:v>
                </c:pt>
                <c:pt idx="1613">
                  <c:v>12.130949771660402</c:v>
                </c:pt>
                <c:pt idx="1614">
                  <c:v>11.161776736227194</c:v>
                </c:pt>
                <c:pt idx="1615">
                  <c:v>10.211528521502649</c:v>
                </c:pt>
                <c:pt idx="1616">
                  <c:v>9.312848291072596</c:v>
                </c:pt>
                <c:pt idx="1617">
                  <c:v>8.450092045251143</c:v>
                </c:pt>
                <c:pt idx="1618">
                  <c:v>7.5040972843461207</c:v>
                </c:pt>
                <c:pt idx="1619">
                  <c:v>6.3736998186591984</c:v>
                </c:pt>
                <c:pt idx="1620">
                  <c:v>4.9806903022860149</c:v>
                </c:pt>
                <c:pt idx="1621">
                  <c:v>3.3356074762402947</c:v>
                </c:pt>
                <c:pt idx="1622">
                  <c:v>1.5026028867154888</c:v>
                </c:pt>
                <c:pt idx="1623">
                  <c:v>-0.56659337101882101</c:v>
                </c:pt>
                <c:pt idx="1624">
                  <c:v>-3.1518588835984445</c:v>
                </c:pt>
                <c:pt idx="1625">
                  <c:v>-6.5958040859264759</c:v>
                </c:pt>
                <c:pt idx="1626">
                  <c:v>-10.869488884207946</c:v>
                </c:pt>
                <c:pt idx="1627">
                  <c:v>-15.363739006523787</c:v>
                </c:pt>
                <c:pt idx="1628">
                  <c:v>-19.324992506393308</c:v>
                </c:pt>
                <c:pt idx="1629">
                  <c:v>-22.574782936265443</c:v>
                </c:pt>
                <c:pt idx="1630">
                  <c:v>-25.536946537540135</c:v>
                </c:pt>
                <c:pt idx="1631">
                  <c:v>-28.76356962678933</c:v>
                </c:pt>
                <c:pt idx="1632">
                  <c:v>-32.68887647425354</c:v>
                </c:pt>
                <c:pt idx="1633">
                  <c:v>-37.384190704768471</c:v>
                </c:pt>
                <c:pt idx="1634">
                  <c:v>-42.287645970673104</c:v>
                </c:pt>
                <c:pt idx="1635">
                  <c:v>-46.561910051259638</c:v>
                </c:pt>
                <c:pt idx="1636">
                  <c:v>-49.681443170234438</c:v>
                </c:pt>
                <c:pt idx="1637">
                  <c:v>-51.637163386829748</c:v>
                </c:pt>
                <c:pt idx="1638">
                  <c:v>-52.975749019093158</c:v>
                </c:pt>
                <c:pt idx="1639">
                  <c:v>-54.134311058711297</c:v>
                </c:pt>
                <c:pt idx="1640">
                  <c:v>-55.04902545753707</c:v>
                </c:pt>
                <c:pt idx="1641">
                  <c:v>-55.362380988386327</c:v>
                </c:pt>
                <c:pt idx="1642">
                  <c:v>-54.829205188618594</c:v>
                </c:pt>
                <c:pt idx="1643">
                  <c:v>-53.55335984484622</c:v>
                </c:pt>
                <c:pt idx="1644">
                  <c:v>-51.772635347949297</c:v>
                </c:pt>
                <c:pt idx="1645">
                  <c:v>-49.591537400990312</c:v>
                </c:pt>
                <c:pt idx="1646">
                  <c:v>-47.205657052970501</c:v>
                </c:pt>
                <c:pt idx="1647">
                  <c:v>-44.786098531911087</c:v>
                </c:pt>
                <c:pt idx="1648">
                  <c:v>-42.383548841272862</c:v>
                </c:pt>
                <c:pt idx="1649">
                  <c:v>-39.909892244447398</c:v>
                </c:pt>
                <c:pt idx="1650">
                  <c:v>-37.20217223955845</c:v>
                </c:pt>
                <c:pt idx="1651">
                  <c:v>-34.161197014767282</c:v>
                </c:pt>
                <c:pt idx="1652">
                  <c:v>-30.791058414471937</c:v>
                </c:pt>
                <c:pt idx="1653">
                  <c:v>-27.192993366182503</c:v>
                </c:pt>
                <c:pt idx="1654">
                  <c:v>-23.542103158858851</c:v>
                </c:pt>
                <c:pt idx="1655">
                  <c:v>-20.014162495681674</c:v>
                </c:pt>
                <c:pt idx="1656">
                  <c:v>-16.673748885768038</c:v>
                </c:pt>
                <c:pt idx="1657">
                  <c:v>-13.491845368052676</c:v>
                </c:pt>
                <c:pt idx="1658">
                  <c:v>-10.367661060691624</c:v>
                </c:pt>
                <c:pt idx="1659">
                  <c:v>-7.1614255794777915</c:v>
                </c:pt>
                <c:pt idx="1660">
                  <c:v>-3.8089441878882355</c:v>
                </c:pt>
                <c:pt idx="1661">
                  <c:v>-0.34399210413047099</c:v>
                </c:pt>
                <c:pt idx="1662">
                  <c:v>3.1042687579521386</c:v>
                </c:pt>
                <c:pt idx="1663">
                  <c:v>6.3682369027930967</c:v>
                </c:pt>
                <c:pt idx="1664">
                  <c:v>9.3889045447372332</c:v>
                </c:pt>
                <c:pt idx="1665">
                  <c:v>12.206542113842488</c:v>
                </c:pt>
                <c:pt idx="1666">
                  <c:v>14.856085951565637</c:v>
                </c:pt>
                <c:pt idx="1667">
                  <c:v>17.326258852534323</c:v>
                </c:pt>
                <c:pt idx="1668">
                  <c:v>19.664280795483638</c:v>
                </c:pt>
                <c:pt idx="1669">
                  <c:v>21.892120139573965</c:v>
                </c:pt>
                <c:pt idx="1670">
                  <c:v>24.105311556782485</c:v>
                </c:pt>
                <c:pt idx="1671">
                  <c:v>26.396524545646834</c:v>
                </c:pt>
                <c:pt idx="1672">
                  <c:v>28.701980394733898</c:v>
                </c:pt>
                <c:pt idx="1673">
                  <c:v>30.83267804683922</c:v>
                </c:pt>
                <c:pt idx="1674">
                  <c:v>32.539062565902434</c:v>
                </c:pt>
                <c:pt idx="1675">
                  <c:v>33.755474674584384</c:v>
                </c:pt>
                <c:pt idx="1676">
                  <c:v>34.357120981092706</c:v>
                </c:pt>
                <c:pt idx="1677">
                  <c:v>34.466648941470851</c:v>
                </c:pt>
                <c:pt idx="1678">
                  <c:v>34.403946882641428</c:v>
                </c:pt>
                <c:pt idx="1679">
                  <c:v>34.299560824988603</c:v>
                </c:pt>
                <c:pt idx="1680">
                  <c:v>34.062856568488833</c:v>
                </c:pt>
                <c:pt idx="1681">
                  <c:v>33.499482797119057</c:v>
                </c:pt>
                <c:pt idx="1682">
                  <c:v>32.495501261176678</c:v>
                </c:pt>
                <c:pt idx="1683">
                  <c:v>31.136312535953142</c:v>
                </c:pt>
                <c:pt idx="1684">
                  <c:v>29.67933638523408</c:v>
                </c:pt>
                <c:pt idx="1685">
                  <c:v>28.432825557529394</c:v>
                </c:pt>
                <c:pt idx="1686">
                  <c:v>27.562831206378807</c:v>
                </c:pt>
                <c:pt idx="1687">
                  <c:v>27.038631802251231</c:v>
                </c:pt>
                <c:pt idx="1688">
                  <c:v>26.675830226206209</c:v>
                </c:pt>
                <c:pt idx="1689">
                  <c:v>26.262611241682084</c:v>
                </c:pt>
                <c:pt idx="1690">
                  <c:v>25.706431616848441</c:v>
                </c:pt>
                <c:pt idx="1691">
                  <c:v>25.101452984511472</c:v>
                </c:pt>
                <c:pt idx="1692">
                  <c:v>24.606846264821243</c:v>
                </c:pt>
                <c:pt idx="1693">
                  <c:v>24.349324919524818</c:v>
                </c:pt>
                <c:pt idx="1694">
                  <c:v>24.31456548113432</c:v>
                </c:pt>
                <c:pt idx="1695">
                  <c:v>24.376526791511633</c:v>
                </c:pt>
                <c:pt idx="1696">
                  <c:v>24.465866115681397</c:v>
                </c:pt>
                <c:pt idx="1697">
                  <c:v>24.515168473367766</c:v>
                </c:pt>
                <c:pt idx="1698">
                  <c:v>24.449432823900413</c:v>
                </c:pt>
                <c:pt idx="1699">
                  <c:v>24.2212272674224</c:v>
                </c:pt>
                <c:pt idx="1700">
                  <c:v>23.743718342073951</c:v>
                </c:pt>
                <c:pt idx="1701">
                  <c:v>22.932423335232471</c:v>
                </c:pt>
                <c:pt idx="1702">
                  <c:v>21.726737828527821</c:v>
                </c:pt>
                <c:pt idx="1703">
                  <c:v>20.132804671957267</c:v>
                </c:pt>
                <c:pt idx="1704">
                  <c:v>18.225125338518119</c:v>
                </c:pt>
                <c:pt idx="1705">
                  <c:v>16.034511791747757</c:v>
                </c:pt>
                <c:pt idx="1706">
                  <c:v>13.581855395912802</c:v>
                </c:pt>
                <c:pt idx="1707">
                  <c:v>10.927573427994547</c:v>
                </c:pt>
                <c:pt idx="1708">
                  <c:v>8.0616453794346565</c:v>
                </c:pt>
                <c:pt idx="1709">
                  <c:v>5.0118711118459638</c:v>
                </c:pt>
                <c:pt idx="1710">
                  <c:v>1.8692794096090446</c:v>
                </c:pt>
                <c:pt idx="1711">
                  <c:v>-1.4321160785831364</c:v>
                </c:pt>
                <c:pt idx="1712">
                  <c:v>-5.0362895370114744</c:v>
                </c:pt>
                <c:pt idx="1713">
                  <c:v>-9.1274558062712448</c:v>
                </c:pt>
                <c:pt idx="1714">
                  <c:v>-13.502734230145819</c:v>
                </c:pt>
                <c:pt idx="1715">
                  <c:v>-17.651523745542907</c:v>
                </c:pt>
                <c:pt idx="1716">
                  <c:v>-21.354363510632052</c:v>
                </c:pt>
                <c:pt idx="1717">
                  <c:v>-24.613924960419411</c:v>
                </c:pt>
                <c:pt idx="1718">
                  <c:v>-27.664523941211023</c:v>
                </c:pt>
                <c:pt idx="1719">
                  <c:v>-30.875391242386801</c:v>
                </c:pt>
                <c:pt idx="1720">
                  <c:v>-34.463972117539065</c:v>
                </c:pt>
                <c:pt idx="1721">
                  <c:v>-38.666223615188279</c:v>
                </c:pt>
                <c:pt idx="1722">
                  <c:v>-43.262168962884509</c:v>
                </c:pt>
                <c:pt idx="1723">
                  <c:v>-47.447234603626818</c:v>
                </c:pt>
                <c:pt idx="1724">
                  <c:v>-50.742145311554282</c:v>
                </c:pt>
                <c:pt idx="1725">
                  <c:v>-53.1346645853232</c:v>
                </c:pt>
                <c:pt idx="1726">
                  <c:v>-54.918669053616739</c:v>
                </c:pt>
                <c:pt idx="1727">
                  <c:v>-56.283744032544398</c:v>
                </c:pt>
                <c:pt idx="1728">
                  <c:v>-57.193023831893505</c:v>
                </c:pt>
                <c:pt idx="1729">
                  <c:v>-57.448089395255636</c:v>
                </c:pt>
                <c:pt idx="1730">
                  <c:v>-56.897544467350528</c:v>
                </c:pt>
                <c:pt idx="1731">
                  <c:v>-55.462127458003522</c:v>
                </c:pt>
                <c:pt idx="1732">
                  <c:v>-53.244842328843447</c:v>
                </c:pt>
                <c:pt idx="1733">
                  <c:v>-50.559116562266574</c:v>
                </c:pt>
                <c:pt idx="1734">
                  <c:v>-47.687561031021247</c:v>
                </c:pt>
                <c:pt idx="1735">
                  <c:v>-44.78634867040082</c:v>
                </c:pt>
                <c:pt idx="1736">
                  <c:v>-41.931891836992797</c:v>
                </c:pt>
                <c:pt idx="1737">
                  <c:v>-39.117135240252935</c:v>
                </c:pt>
                <c:pt idx="1738">
                  <c:v>-36.272522455447884</c:v>
                </c:pt>
                <c:pt idx="1739">
                  <c:v>-33.302154986338927</c:v>
                </c:pt>
                <c:pt idx="1740">
                  <c:v>-30.163213646612149</c:v>
                </c:pt>
                <c:pt idx="1741">
                  <c:v>-26.899256673679904</c:v>
                </c:pt>
                <c:pt idx="1742">
                  <c:v>-23.580710740206307</c:v>
                </c:pt>
                <c:pt idx="1743">
                  <c:v>-20.267617785402177</c:v>
                </c:pt>
                <c:pt idx="1744">
                  <c:v>-16.955673329694136</c:v>
                </c:pt>
                <c:pt idx="1745">
                  <c:v>-13.623204483100254</c:v>
                </c:pt>
                <c:pt idx="1746">
                  <c:v>-10.227787873438249</c:v>
                </c:pt>
                <c:pt idx="1747">
                  <c:v>-6.7383649959694845</c:v>
                </c:pt>
                <c:pt idx="1748">
                  <c:v>-3.2066408560500945</c:v>
                </c:pt>
                <c:pt idx="1749">
                  <c:v>0.26923006107090741</c:v>
                </c:pt>
                <c:pt idx="1750">
                  <c:v>3.5973598398494886</c:v>
                </c:pt>
                <c:pt idx="1751">
                  <c:v>6.6972695630524983</c:v>
                </c:pt>
                <c:pt idx="1752">
                  <c:v>9.5796332317914477</c:v>
                </c:pt>
                <c:pt idx="1753">
                  <c:v>12.287012527155619</c:v>
                </c:pt>
                <c:pt idx="1754">
                  <c:v>14.776657636612509</c:v>
                </c:pt>
                <c:pt idx="1755">
                  <c:v>17.104555763880256</c:v>
                </c:pt>
                <c:pt idx="1756">
                  <c:v>19.375853068602648</c:v>
                </c:pt>
                <c:pt idx="1757">
                  <c:v>21.681040407230594</c:v>
                </c:pt>
                <c:pt idx="1758">
                  <c:v>24.051865519085982</c:v>
                </c:pt>
                <c:pt idx="1759">
                  <c:v>26.397324748704261</c:v>
                </c:pt>
                <c:pt idx="1760">
                  <c:v>28.710421573730173</c:v>
                </c:pt>
                <c:pt idx="1761">
                  <c:v>30.932594082255566</c:v>
                </c:pt>
                <c:pt idx="1762">
                  <c:v>32.959683860610454</c:v>
                </c:pt>
                <c:pt idx="1763">
                  <c:v>34.617410123398244</c:v>
                </c:pt>
                <c:pt idx="1764">
                  <c:v>35.826686060930278</c:v>
                </c:pt>
                <c:pt idx="1765">
                  <c:v>36.582726279711672</c:v>
                </c:pt>
                <c:pt idx="1766">
                  <c:v>36.906815874117441</c:v>
                </c:pt>
                <c:pt idx="1767">
                  <c:v>36.92506873663509</c:v>
                </c:pt>
                <c:pt idx="1768">
                  <c:v>36.732582781902394</c:v>
                </c:pt>
                <c:pt idx="1769">
                  <c:v>36.281074166264347</c:v>
                </c:pt>
                <c:pt idx="1770">
                  <c:v>35.547707282939058</c:v>
                </c:pt>
                <c:pt idx="1771">
                  <c:v>34.59899583728027</c:v>
                </c:pt>
                <c:pt idx="1772">
                  <c:v>33.475121360534665</c:v>
                </c:pt>
                <c:pt idx="1773">
                  <c:v>32.309579993323972</c:v>
                </c:pt>
                <c:pt idx="1774">
                  <c:v>31.28272573345749</c:v>
                </c:pt>
                <c:pt idx="1775">
                  <c:v>30.522182258788341</c:v>
                </c:pt>
                <c:pt idx="1776">
                  <c:v>30.098143933612572</c:v>
                </c:pt>
                <c:pt idx="1777">
                  <c:v>29.985978194940323</c:v>
                </c:pt>
                <c:pt idx="1778">
                  <c:v>30.034311271041517</c:v>
                </c:pt>
                <c:pt idx="1779">
                  <c:v>30.052145105620685</c:v>
                </c:pt>
                <c:pt idx="1780">
                  <c:v>29.858024663508271</c:v>
                </c:pt>
                <c:pt idx="1781">
                  <c:v>29.315507290238102</c:v>
                </c:pt>
                <c:pt idx="1782">
                  <c:v>28.425840244433342</c:v>
                </c:pt>
                <c:pt idx="1783">
                  <c:v>27.279854859544674</c:v>
                </c:pt>
                <c:pt idx="1784">
                  <c:v>26.01298728235378</c:v>
                </c:pt>
                <c:pt idx="1785">
                  <c:v>24.790124256706704</c:v>
                </c:pt>
                <c:pt idx="1786">
                  <c:v>23.708189471572567</c:v>
                </c:pt>
                <c:pt idx="1787">
                  <c:v>22.816226202141117</c:v>
                </c:pt>
                <c:pt idx="1788">
                  <c:v>22.120468038098291</c:v>
                </c:pt>
                <c:pt idx="1789">
                  <c:v>21.393707597336324</c:v>
                </c:pt>
                <c:pt idx="1790">
                  <c:v>20.279664565389595</c:v>
                </c:pt>
                <c:pt idx="1791">
                  <c:v>18.6007059140818</c:v>
                </c:pt>
                <c:pt idx="1792">
                  <c:v>16.388904835800165</c:v>
                </c:pt>
                <c:pt idx="1793">
                  <c:v>13.86601173908416</c:v>
                </c:pt>
                <c:pt idx="1794">
                  <c:v>11.232553504302476</c:v>
                </c:pt>
                <c:pt idx="1795">
                  <c:v>8.6243288342164277</c:v>
                </c:pt>
                <c:pt idx="1796">
                  <c:v>6.1359615375320988</c:v>
                </c:pt>
                <c:pt idx="1797">
                  <c:v>3.776865386781457</c:v>
                </c:pt>
                <c:pt idx="1798">
                  <c:v>1.5286453790458276</c:v>
                </c:pt>
                <c:pt idx="1799">
                  <c:v>-0.60971530853508904</c:v>
                </c:pt>
                <c:pt idx="1800">
                  <c:v>-2.7951969223643873</c:v>
                </c:pt>
                <c:pt idx="1801">
                  <c:v>-5.357595943917099</c:v>
                </c:pt>
                <c:pt idx="1802">
                  <c:v>-8.5081488650387556</c:v>
                </c:pt>
                <c:pt idx="1803">
                  <c:v>-12.180286947737981</c:v>
                </c:pt>
                <c:pt idx="1804">
                  <c:v>-16.13152808878322</c:v>
                </c:pt>
                <c:pt idx="1805">
                  <c:v>-20.001666047007557</c:v>
                </c:pt>
                <c:pt idx="1806">
                  <c:v>-23.569757906067405</c:v>
                </c:pt>
                <c:pt idx="1807">
                  <c:v>-26.783351647946056</c:v>
                </c:pt>
                <c:pt idx="1808">
                  <c:v>-29.678858174987138</c:v>
                </c:pt>
                <c:pt idx="1809">
                  <c:v>-32.443274011487389</c:v>
                </c:pt>
                <c:pt idx="1810">
                  <c:v>-35.271496371257648</c:v>
                </c:pt>
                <c:pt idx="1811">
                  <c:v>-38.325571703832495</c:v>
                </c:pt>
                <c:pt idx="1812">
                  <c:v>-41.789362489755845</c:v>
                </c:pt>
                <c:pt idx="1813">
                  <c:v>-45.667958919960732</c:v>
                </c:pt>
                <c:pt idx="1814">
                  <c:v>-49.624587121561518</c:v>
                </c:pt>
                <c:pt idx="1815">
                  <c:v>-53.232592459130288</c:v>
                </c:pt>
                <c:pt idx="1816">
                  <c:v>-56.158241369947682</c:v>
                </c:pt>
                <c:pt idx="1817">
                  <c:v>-58.259270562548721</c:v>
                </c:pt>
                <c:pt idx="1818">
                  <c:v>-59.576723451297752</c:v>
                </c:pt>
                <c:pt idx="1819">
                  <c:v>-60.233555702271801</c:v>
                </c:pt>
                <c:pt idx="1820">
                  <c:v>-60.257260868226368</c:v>
                </c:pt>
                <c:pt idx="1821">
                  <c:v>-59.587527550861843</c:v>
                </c:pt>
                <c:pt idx="1822">
                  <c:v>-58.276886119844605</c:v>
                </c:pt>
                <c:pt idx="1823">
                  <c:v>-56.468028037447709</c:v>
                </c:pt>
                <c:pt idx="1824">
                  <c:v>-54.298621576698757</c:v>
                </c:pt>
                <c:pt idx="1825">
                  <c:v>-51.888900685164785</c:v>
                </c:pt>
                <c:pt idx="1826">
                  <c:v>-49.275637571461488</c:v>
                </c:pt>
                <c:pt idx="1827">
                  <c:v>-46.46611242003226</c:v>
                </c:pt>
                <c:pt idx="1828">
                  <c:v>-43.480968491631607</c:v>
                </c:pt>
                <c:pt idx="1829">
                  <c:v>-40.360509781798974</c:v>
                </c:pt>
                <c:pt idx="1830">
                  <c:v>-37.183007746162993</c:v>
                </c:pt>
                <c:pt idx="1831">
                  <c:v>-33.987656011239729</c:v>
                </c:pt>
                <c:pt idx="1832">
                  <c:v>-30.770666231014935</c:v>
                </c:pt>
                <c:pt idx="1833">
                  <c:v>-27.482741586394635</c:v>
                </c:pt>
                <c:pt idx="1834">
                  <c:v>-24.041864614666743</c:v>
                </c:pt>
                <c:pt idx="1835">
                  <c:v>-20.403607842373408</c:v>
                </c:pt>
                <c:pt idx="1836">
                  <c:v>-16.624021665525941</c:v>
                </c:pt>
                <c:pt idx="1837">
                  <c:v>-12.828760912215422</c:v>
                </c:pt>
                <c:pt idx="1838">
                  <c:v>-9.1989887339711114</c:v>
                </c:pt>
                <c:pt idx="1839">
                  <c:v>-5.861719459291689</c:v>
                </c:pt>
                <c:pt idx="1840">
                  <c:v>-2.7933352901058552</c:v>
                </c:pt>
                <c:pt idx="1841">
                  <c:v>6.4013715696261686E-2</c:v>
                </c:pt>
                <c:pt idx="1842">
                  <c:v>2.7017274813823366</c:v>
                </c:pt>
                <c:pt idx="1843">
                  <c:v>5.2110570517546897</c:v>
                </c:pt>
                <c:pt idx="1844">
                  <c:v>7.6611589907195956</c:v>
                </c:pt>
                <c:pt idx="1845">
                  <c:v>10.014035850905202</c:v>
                </c:pt>
                <c:pt idx="1846">
                  <c:v>12.352246633887097</c:v>
                </c:pt>
                <c:pt idx="1847">
                  <c:v>14.728008401209355</c:v>
                </c:pt>
                <c:pt idx="1848">
                  <c:v>17.216340753185165</c:v>
                </c:pt>
                <c:pt idx="1849">
                  <c:v>19.80419769812146</c:v>
                </c:pt>
                <c:pt idx="1850">
                  <c:v>22.312975604159032</c:v>
                </c:pt>
                <c:pt idx="1851">
                  <c:v>24.70165097207585</c:v>
                </c:pt>
                <c:pt idx="1852">
                  <c:v>26.808108892634333</c:v>
                </c:pt>
                <c:pt idx="1853">
                  <c:v>28.678247454781644</c:v>
                </c:pt>
                <c:pt idx="1854">
                  <c:v>30.561005385686009</c:v>
                </c:pt>
                <c:pt idx="1855">
                  <c:v>32.646494277972288</c:v>
                </c:pt>
                <c:pt idx="1856">
                  <c:v>34.985455732412838</c:v>
                </c:pt>
                <c:pt idx="1857">
                  <c:v>37.144885217764575</c:v>
                </c:pt>
                <c:pt idx="1858">
                  <c:v>38.337539333409282</c:v>
                </c:pt>
                <c:pt idx="1859">
                  <c:v>38.018958026741096</c:v>
                </c:pt>
                <c:pt idx="1860">
                  <c:v>36.03002574620627</c:v>
                </c:pt>
                <c:pt idx="1861">
                  <c:v>32.671815131282145</c:v>
                </c:pt>
                <c:pt idx="1862">
                  <c:v>28.6865385886565</c:v>
                </c:pt>
                <c:pt idx="1863">
                  <c:v>24.911307596883372</c:v>
                </c:pt>
                <c:pt idx="1864">
                  <c:v>21.946965504945702</c:v>
                </c:pt>
                <c:pt idx="1865">
                  <c:v>20.076961414846789</c:v>
                </c:pt>
                <c:pt idx="1866">
                  <c:v>19.167173166549851</c:v>
                </c:pt>
                <c:pt idx="1867">
                  <c:v>18.80427666321885</c:v>
                </c:pt>
                <c:pt idx="1868">
                  <c:v>18.54144660995447</c:v>
                </c:pt>
                <c:pt idx="1869">
                  <c:v>17.987638957755379</c:v>
                </c:pt>
                <c:pt idx="1870">
                  <c:v>16.999695558600269</c:v>
                </c:pt>
                <c:pt idx="1871">
                  <c:v>15.772473607428262</c:v>
                </c:pt>
                <c:pt idx="1872">
                  <c:v>14.589233675279695</c:v>
                </c:pt>
                <c:pt idx="1873">
                  <c:v>13.676533381774101</c:v>
                </c:pt>
                <c:pt idx="1874">
                  <c:v>13.188121614138618</c:v>
                </c:pt>
                <c:pt idx="1875">
                  <c:v>13.165966841855846</c:v>
                </c:pt>
                <c:pt idx="1876">
                  <c:v>13.53034546501873</c:v>
                </c:pt>
                <c:pt idx="1877">
                  <c:v>14.133424595718354</c:v>
                </c:pt>
                <c:pt idx="1878">
                  <c:v>14.787757483803986</c:v>
                </c:pt>
                <c:pt idx="1879">
                  <c:v>15.305605714127907</c:v>
                </c:pt>
                <c:pt idx="1880">
                  <c:v>15.564496779845349</c:v>
                </c:pt>
                <c:pt idx="1881">
                  <c:v>15.567260624248442</c:v>
                </c:pt>
                <c:pt idx="1882">
                  <c:v>15.310400131763473</c:v>
                </c:pt>
                <c:pt idx="1883">
                  <c:v>14.866363829128202</c:v>
                </c:pt>
                <c:pt idx="1884">
                  <c:v>14.388444212545638</c:v>
                </c:pt>
                <c:pt idx="1885">
                  <c:v>13.920037568294724</c:v>
                </c:pt>
                <c:pt idx="1886">
                  <c:v>13.454965396928827</c:v>
                </c:pt>
                <c:pt idx="1887">
                  <c:v>12.923508808990251</c:v>
                </c:pt>
                <c:pt idx="1888">
                  <c:v>12.181271192810444</c:v>
                </c:pt>
                <c:pt idx="1889">
                  <c:v>11.153256768954234</c:v>
                </c:pt>
                <c:pt idx="1890">
                  <c:v>9.7536032535751502</c:v>
                </c:pt>
                <c:pt idx="1891">
                  <c:v>7.8389893085036464</c:v>
                </c:pt>
                <c:pt idx="1892">
                  <c:v>5.3430149423335731</c:v>
                </c:pt>
                <c:pt idx="1893">
                  <c:v>2.1434346834869018</c:v>
                </c:pt>
                <c:pt idx="1894">
                  <c:v>-1.8380373701828365</c:v>
                </c:pt>
                <c:pt idx="1895">
                  <c:v>-6.52008812277918</c:v>
                </c:pt>
                <c:pt idx="1896">
                  <c:v>-11.858340960323595</c:v>
                </c:pt>
                <c:pt idx="1897">
                  <c:v>-17.569585421117125</c:v>
                </c:pt>
                <c:pt idx="1898">
                  <c:v>-22.847272492694781</c:v>
                </c:pt>
                <c:pt idx="1899">
                  <c:v>-27.079574562840882</c:v>
                </c:pt>
                <c:pt idx="1900">
                  <c:v>-30.368488871584063</c:v>
                </c:pt>
                <c:pt idx="1901">
                  <c:v>-33.310821294152383</c:v>
                </c:pt>
                <c:pt idx="1902">
                  <c:v>-36.549238628269329</c:v>
                </c:pt>
                <c:pt idx="1903">
                  <c:v>-40.493139835703943</c:v>
                </c:pt>
                <c:pt idx="1904">
                  <c:v>-45.384075938989859</c:v>
                </c:pt>
                <c:pt idx="1905">
                  <c:v>-50.830441560210062</c:v>
                </c:pt>
                <c:pt idx="1906">
                  <c:v>-55.582934109005862</c:v>
                </c:pt>
                <c:pt idx="1907">
                  <c:v>-58.758807986825744</c:v>
                </c:pt>
                <c:pt idx="1908">
                  <c:v>-60.203912467089232</c:v>
                </c:pt>
                <c:pt idx="1909">
                  <c:v>-60.490558257747452</c:v>
                </c:pt>
                <c:pt idx="1910">
                  <c:v>-60.251142952592502</c:v>
                </c:pt>
                <c:pt idx="1911">
                  <c:v>-59.798694453540648</c:v>
                </c:pt>
                <c:pt idx="1912">
                  <c:v>-59.144465404469841</c:v>
                </c:pt>
                <c:pt idx="1913">
                  <c:v>-58.15988429638044</c:v>
                </c:pt>
                <c:pt idx="1914">
                  <c:v>-56.737227610452834</c:v>
                </c:pt>
                <c:pt idx="1915">
                  <c:v>-54.878147198243774</c:v>
                </c:pt>
                <c:pt idx="1916">
                  <c:v>-52.6172578942789</c:v>
                </c:pt>
                <c:pt idx="1917">
                  <c:v>-50.033515196393317</c:v>
                </c:pt>
                <c:pt idx="1918">
                  <c:v>-47.185133772465448</c:v>
                </c:pt>
                <c:pt idx="1919">
                  <c:v>-44.050949037016146</c:v>
                </c:pt>
                <c:pt idx="1920">
                  <c:v>-40.699766756275828</c:v>
                </c:pt>
                <c:pt idx="1921">
                  <c:v>-37.209906541150303</c:v>
                </c:pt>
                <c:pt idx="1922">
                  <c:v>-33.599728810327292</c:v>
                </c:pt>
                <c:pt idx="1923">
                  <c:v>-29.897164534120744</c:v>
                </c:pt>
                <c:pt idx="1924">
                  <c:v>-26.15781432343833</c:v>
                </c:pt>
                <c:pt idx="1925">
                  <c:v>-22.473864076969559</c:v>
                </c:pt>
                <c:pt idx="1926">
                  <c:v>-18.917730055430166</c:v>
                </c:pt>
                <c:pt idx="1927">
                  <c:v>-15.436038314321562</c:v>
                </c:pt>
                <c:pt idx="1928">
                  <c:v>-11.945193548035132</c:v>
                </c:pt>
                <c:pt idx="1929">
                  <c:v>-8.4266550570744307</c:v>
                </c:pt>
                <c:pt idx="1930">
                  <c:v>-4.8354841359329424</c:v>
                </c:pt>
                <c:pt idx="1931">
                  <c:v>-1.1724498932142835</c:v>
                </c:pt>
                <c:pt idx="1932">
                  <c:v>2.4541607046500022</c:v>
                </c:pt>
                <c:pt idx="1933">
                  <c:v>5.9008055305570029</c:v>
                </c:pt>
                <c:pt idx="1934">
                  <c:v>9.1032050999458622</c:v>
                </c:pt>
                <c:pt idx="1935">
                  <c:v>11.987534077946945</c:v>
                </c:pt>
                <c:pt idx="1936">
                  <c:v>14.493619736388005</c:v>
                </c:pt>
                <c:pt idx="1937">
                  <c:v>16.635571101660247</c:v>
                </c:pt>
                <c:pt idx="1938">
                  <c:v>18.586558439627044</c:v>
                </c:pt>
                <c:pt idx="1939">
                  <c:v>20.584490150834505</c:v>
                </c:pt>
                <c:pt idx="1940">
                  <c:v>22.615674847817814</c:v>
                </c:pt>
                <c:pt idx="1941">
                  <c:v>24.670575490861459</c:v>
                </c:pt>
                <c:pt idx="1942">
                  <c:v>26.78286970104423</c:v>
                </c:pt>
                <c:pt idx="1943">
                  <c:v>28.901852507023346</c:v>
                </c:pt>
                <c:pt idx="1944">
                  <c:v>30.910527896882879</c:v>
                </c:pt>
                <c:pt idx="1945">
                  <c:v>32.75537179894522</c:v>
                </c:pt>
                <c:pt idx="1946">
                  <c:v>34.24772634296631</c:v>
                </c:pt>
                <c:pt idx="1947">
                  <c:v>34.709922916106983</c:v>
                </c:pt>
                <c:pt idx="1948">
                  <c:v>33.935095777784838</c:v>
                </c:pt>
                <c:pt idx="1949">
                  <c:v>32.204061542229134</c:v>
                </c:pt>
                <c:pt idx="1950">
                  <c:v>29.74437525138455</c:v>
                </c:pt>
                <c:pt idx="1951">
                  <c:v>26.801882326356857</c:v>
                </c:pt>
                <c:pt idx="1952">
                  <c:v>23.666960559829718</c:v>
                </c:pt>
                <c:pt idx="1953">
                  <c:v>20.615962048633126</c:v>
                </c:pt>
                <c:pt idx="1954">
                  <c:v>17.815498527660463</c:v>
                </c:pt>
                <c:pt idx="1955">
                  <c:v>15.294219597107254</c:v>
                </c:pt>
                <c:pt idx="1956">
                  <c:v>12.932805605165109</c:v>
                </c:pt>
                <c:pt idx="1957">
                  <c:v>10.561230553061806</c:v>
                </c:pt>
                <c:pt idx="1958">
                  <c:v>8.1033963820005699</c:v>
                </c:pt>
                <c:pt idx="1959">
                  <c:v>5.5425052543605586</c:v>
                </c:pt>
                <c:pt idx="1960">
                  <c:v>2.8015760892733477</c:v>
                </c:pt>
                <c:pt idx="1961">
                  <c:v>-0.24906567251211909</c:v>
                </c:pt>
                <c:pt idx="1962">
                  <c:v>-3.8292021390618767</c:v>
                </c:pt>
                <c:pt idx="1963">
                  <c:v>-8.1299373762806404</c:v>
                </c:pt>
                <c:pt idx="1964">
                  <c:v>-13.235098908755027</c:v>
                </c:pt>
                <c:pt idx="1965">
                  <c:v>-19.056558250579926</c:v>
                </c:pt>
                <c:pt idx="1966">
                  <c:v>-25.243320265568325</c:v>
                </c:pt>
                <c:pt idx="1967">
                  <c:v>-31.408271440256954</c:v>
                </c:pt>
                <c:pt idx="1968">
                  <c:v>-37.306250171451808</c:v>
                </c:pt>
                <c:pt idx="1969">
                  <c:v>-42.97140800802277</c:v>
                </c:pt>
                <c:pt idx="1970">
                  <c:v>-48.604623207862311</c:v>
                </c:pt>
                <c:pt idx="1971">
                  <c:v>-54.435946503705061</c:v>
                </c:pt>
                <c:pt idx="1972">
                  <c:v>-60.778600653630953</c:v>
                </c:pt>
                <c:pt idx="1973">
                  <c:v>-67.896889900558335</c:v>
                </c:pt>
                <c:pt idx="1974">
                  <c:v>-75.919505222547173</c:v>
                </c:pt>
                <c:pt idx="1975">
                  <c:v>-84.312199078096228</c:v>
                </c:pt>
                <c:pt idx="1976">
                  <c:v>-92.049990216534297</c:v>
                </c:pt>
                <c:pt idx="1977">
                  <c:v>-98.553452192203608</c:v>
                </c:pt>
                <c:pt idx="1978">
                  <c:v>-103.66655102835954</c:v>
                </c:pt>
                <c:pt idx="1979">
                  <c:v>-107.51652726779236</c:v>
                </c:pt>
                <c:pt idx="1980">
                  <c:v>-110.45833364243651</c:v>
                </c:pt>
                <c:pt idx="1981">
                  <c:v>-112.99368758958778</c:v>
                </c:pt>
                <c:pt idx="1982">
                  <c:v>-115.49470667779602</c:v>
                </c:pt>
                <c:pt idx="1983">
                  <c:v>-118.1102776442401</c:v>
                </c:pt>
                <c:pt idx="1984">
                  <c:v>-120.7981078713553</c:v>
                </c:pt>
                <c:pt idx="1985">
                  <c:v>-123.1645226739282</c:v>
                </c:pt>
                <c:pt idx="1986">
                  <c:v>-124.91279502044964</c:v>
                </c:pt>
                <c:pt idx="1987">
                  <c:v>-126.09565772004065</c:v>
                </c:pt>
                <c:pt idx="1988">
                  <c:v>-126.75333664563983</c:v>
                </c:pt>
                <c:pt idx="1989">
                  <c:v>-126.77015785272704</c:v>
                </c:pt>
                <c:pt idx="1990">
                  <c:v>-126.15254733567249</c:v>
                </c:pt>
                <c:pt idx="1991">
                  <c:v>-125.03105500895904</c:v>
                </c:pt>
                <c:pt idx="1992">
                  <c:v>-123.44489258877985</c:v>
                </c:pt>
                <c:pt idx="1993">
                  <c:v>-121.41768261700426</c:v>
                </c:pt>
                <c:pt idx="1994">
                  <c:v>-119.10540570466416</c:v>
                </c:pt>
                <c:pt idx="1995">
                  <c:v>-116.70952231057088</c:v>
                </c:pt>
                <c:pt idx="1996">
                  <c:v>-114.35320326435946</c:v>
                </c:pt>
                <c:pt idx="1997">
                  <c:v>-112.06403659907227</c:v>
                </c:pt>
                <c:pt idx="1998">
                  <c:v>-109.93148328709083</c:v>
                </c:pt>
                <c:pt idx="1999">
                  <c:v>-108.03394434134901</c:v>
                </c:pt>
                <c:pt idx="2000">
                  <c:v>-106.35529659452203</c:v>
                </c:pt>
                <c:pt idx="2001">
                  <c:v>-104.77946720263158</c:v>
                </c:pt>
                <c:pt idx="2002">
                  <c:v>-103.23370679857894</c:v>
                </c:pt>
                <c:pt idx="2003">
                  <c:v>-101.75728422260737</c:v>
                </c:pt>
                <c:pt idx="2004">
                  <c:v>-100.34415739815523</c:v>
                </c:pt>
                <c:pt idx="2005">
                  <c:v>-98.903972550192123</c:v>
                </c:pt>
                <c:pt idx="2006">
                  <c:v>-97.296867739188272</c:v>
                </c:pt>
                <c:pt idx="2007">
                  <c:v>-95.372034404404502</c:v>
                </c:pt>
                <c:pt idx="2008">
                  <c:v>-93.013665516316408</c:v>
                </c:pt>
                <c:pt idx="2009">
                  <c:v>-90.264257905990092</c:v>
                </c:pt>
                <c:pt idx="2010">
                  <c:v>-87.389628307870282</c:v>
                </c:pt>
                <c:pt idx="2011">
                  <c:v>-84.675399801712885</c:v>
                </c:pt>
                <c:pt idx="2012">
                  <c:v>-82.398594745678636</c:v>
                </c:pt>
                <c:pt idx="2013">
                  <c:v>-80.74351769076506</c:v>
                </c:pt>
                <c:pt idx="2014">
                  <c:v>-79.658587696949766</c:v>
                </c:pt>
                <c:pt idx="2015">
                  <c:v>-78.850472563010769</c:v>
                </c:pt>
                <c:pt idx="2016">
                  <c:v>-77.980898171750553</c:v>
                </c:pt>
                <c:pt idx="2017">
                  <c:v>-76.723058868315533</c:v>
                </c:pt>
                <c:pt idx="2018">
                  <c:v>-74.898912530949232</c:v>
                </c:pt>
                <c:pt idx="2019">
                  <c:v>-72.636383040330259</c:v>
                </c:pt>
                <c:pt idx="2020">
                  <c:v>-70.298965199523636</c:v>
                </c:pt>
                <c:pt idx="2021">
                  <c:v>-68.235784695533169</c:v>
                </c:pt>
                <c:pt idx="2022">
                  <c:v>-66.55788622162251</c:v>
                </c:pt>
                <c:pt idx="2023">
                  <c:v>-65.201304897190056</c:v>
                </c:pt>
                <c:pt idx="2024">
                  <c:v>-63.989125279246245</c:v>
                </c:pt>
                <c:pt idx="2025">
                  <c:v>-62.715564473661317</c:v>
                </c:pt>
                <c:pt idx="2026">
                  <c:v>-61.339155364188095</c:v>
                </c:pt>
                <c:pt idx="2027">
                  <c:v>-59.957626416904333</c:v>
                </c:pt>
                <c:pt idx="2028">
                  <c:v>-58.741759548566243</c:v>
                </c:pt>
                <c:pt idx="2029">
                  <c:v>-57.841197637594924</c:v>
                </c:pt>
                <c:pt idx="2030">
                  <c:v>-57.266376584843023</c:v>
                </c:pt>
                <c:pt idx="2031">
                  <c:v>-56.84235079314616</c:v>
                </c:pt>
                <c:pt idx="2032">
                  <c:v>-56.333762717283236</c:v>
                </c:pt>
                <c:pt idx="2033">
                  <c:v>-55.57438958293757</c:v>
                </c:pt>
                <c:pt idx="2034">
                  <c:v>-54.504839851278817</c:v>
                </c:pt>
                <c:pt idx="2035">
                  <c:v>-53.18140831425324</c:v>
                </c:pt>
                <c:pt idx="2036">
                  <c:v>-51.747107227968165</c:v>
                </c:pt>
                <c:pt idx="2037">
                  <c:v>-50.389089043408802</c:v>
                </c:pt>
                <c:pt idx="2038">
                  <c:v>-49.280216462540629</c:v>
                </c:pt>
                <c:pt idx="2039">
                  <c:v>-48.335524353289813</c:v>
                </c:pt>
                <c:pt idx="2040">
                  <c:v>-47.341171526224016</c:v>
                </c:pt>
                <c:pt idx="2041">
                  <c:v>-46.369928355699535</c:v>
                </c:pt>
                <c:pt idx="2042">
                  <c:v>-45.537086968585541</c:v>
                </c:pt>
                <c:pt idx="2043">
                  <c:v>-44.823409309213829</c:v>
                </c:pt>
                <c:pt idx="2044">
                  <c:v>-44.110876343029553</c:v>
                </c:pt>
                <c:pt idx="2045">
                  <c:v>-43.290529596168959</c:v>
                </c:pt>
                <c:pt idx="2046">
                  <c:v>-42.34284016424558</c:v>
                </c:pt>
                <c:pt idx="2047">
                  <c:v>-41.352150840960668</c:v>
                </c:pt>
                <c:pt idx="2048">
                  <c:v>-40.414158164141455</c:v>
                </c:pt>
                <c:pt idx="2049">
                  <c:v>-39.624335960858623</c:v>
                </c:pt>
                <c:pt idx="2050">
                  <c:v>-38.992195981641451</c:v>
                </c:pt>
                <c:pt idx="2051">
                  <c:v>-38.442783042008621</c:v>
                </c:pt>
                <c:pt idx="2052">
                  <c:v>-37.877976861168449</c:v>
                </c:pt>
                <c:pt idx="2053">
                  <c:v>-37.226428203945076</c:v>
                </c:pt>
                <c:pt idx="2054">
                  <c:v>-36.499091839866175</c:v>
                </c:pt>
                <c:pt idx="2055">
                  <c:v>-35.748840803068852</c:v>
                </c:pt>
                <c:pt idx="2056">
                  <c:v>-35.025718947007476</c:v>
                </c:pt>
                <c:pt idx="2057">
                  <c:v>-34.369798248067326</c:v>
                </c:pt>
                <c:pt idx="2058">
                  <c:v>-33.798628643105985</c:v>
                </c:pt>
                <c:pt idx="2059">
                  <c:v>-33.268933630243865</c:v>
                </c:pt>
                <c:pt idx="2060">
                  <c:v>-32.686587137638988</c:v>
                </c:pt>
                <c:pt idx="2061">
                  <c:v>-31.952728254886207</c:v>
                </c:pt>
                <c:pt idx="2062">
                  <c:v>-31.041701189788483</c:v>
                </c:pt>
                <c:pt idx="2063">
                  <c:v>-30.022480385992711</c:v>
                </c:pt>
                <c:pt idx="2064">
                  <c:v>-28.983392298272857</c:v>
                </c:pt>
                <c:pt idx="2065">
                  <c:v>-27.996217712307402</c:v>
                </c:pt>
                <c:pt idx="2066">
                  <c:v>-27.120038058061251</c:v>
                </c:pt>
                <c:pt idx="2067">
                  <c:v>-26.414848816900026</c:v>
                </c:pt>
                <c:pt idx="2068">
                  <c:v>-25.894873840562024</c:v>
                </c:pt>
                <c:pt idx="2069">
                  <c:v>-25.545456343750782</c:v>
                </c:pt>
                <c:pt idx="2070">
                  <c:v>-25.334475816875766</c:v>
                </c:pt>
                <c:pt idx="2071">
                  <c:v>-25.222507280538252</c:v>
                </c:pt>
                <c:pt idx="2072">
                  <c:v>-25.215705014927487</c:v>
                </c:pt>
                <c:pt idx="2073">
                  <c:v>-25.369623634628937</c:v>
                </c:pt>
                <c:pt idx="2074">
                  <c:v>-25.395292361936356</c:v>
                </c:pt>
                <c:pt idx="2075">
                  <c:v>-25.241314654697629</c:v>
                </c:pt>
                <c:pt idx="2076">
                  <c:v>-24.930944201603676</c:v>
                </c:pt>
                <c:pt idx="2077">
                  <c:v>-24.466322357571599</c:v>
                </c:pt>
                <c:pt idx="2078">
                  <c:v>-23.887970450420166</c:v>
                </c:pt>
                <c:pt idx="2079">
                  <c:v>-23.320708721411759</c:v>
                </c:pt>
                <c:pt idx="2080">
                  <c:v>-22.896088486983523</c:v>
                </c:pt>
                <c:pt idx="2081">
                  <c:v>-22.624894557243852</c:v>
                </c:pt>
                <c:pt idx="2082">
                  <c:v>-22.470547786098976</c:v>
                </c:pt>
                <c:pt idx="2083">
                  <c:v>-22.396828550376998</c:v>
                </c:pt>
                <c:pt idx="2084">
                  <c:v>-22.340183279369459</c:v>
                </c:pt>
                <c:pt idx="2085">
                  <c:v>-22.24069751378207</c:v>
                </c:pt>
                <c:pt idx="2086">
                  <c:v>-22.086857263506431</c:v>
                </c:pt>
                <c:pt idx="2087">
                  <c:v>-21.910173278236304</c:v>
                </c:pt>
                <c:pt idx="2088">
                  <c:v>-21.766017772671574</c:v>
                </c:pt>
                <c:pt idx="2089">
                  <c:v>-21.626161057218141</c:v>
                </c:pt>
                <c:pt idx="2090">
                  <c:v>-21.456594216073778</c:v>
                </c:pt>
                <c:pt idx="2091">
                  <c:v>-21.226721191752304</c:v>
                </c:pt>
                <c:pt idx="2092">
                  <c:v>-20.958425707917261</c:v>
                </c:pt>
                <c:pt idx="2093">
                  <c:v>-20.669180033758913</c:v>
                </c:pt>
                <c:pt idx="2094">
                  <c:v>-20.376051233083732</c:v>
                </c:pt>
                <c:pt idx="2095">
                  <c:v>-20.111792228422058</c:v>
                </c:pt>
                <c:pt idx="2096">
                  <c:v>-19.888775683853616</c:v>
                </c:pt>
                <c:pt idx="2097">
                  <c:v>-19.696021690176543</c:v>
                </c:pt>
                <c:pt idx="2098">
                  <c:v>-19.522241596373014</c:v>
                </c:pt>
                <c:pt idx="2099">
                  <c:v>-19.362798584445553</c:v>
                </c:pt>
                <c:pt idx="2100">
                  <c:v>-19.230723952756641</c:v>
                </c:pt>
                <c:pt idx="2101">
                  <c:v>-19.12467867370151</c:v>
                </c:pt>
                <c:pt idx="2102">
                  <c:v>-19.017344780227482</c:v>
                </c:pt>
                <c:pt idx="2103">
                  <c:v>-18.877928504622933</c:v>
                </c:pt>
                <c:pt idx="2104">
                  <c:v>-18.693482854530473</c:v>
                </c:pt>
                <c:pt idx="2105">
                  <c:v>-18.472363997439864</c:v>
                </c:pt>
                <c:pt idx="2106">
                  <c:v>-18.251764237491066</c:v>
                </c:pt>
                <c:pt idx="2107">
                  <c:v>-18.074710612741246</c:v>
                </c:pt>
                <c:pt idx="2108">
                  <c:v>-17.971579080486421</c:v>
                </c:pt>
                <c:pt idx="2109">
                  <c:v>-17.95028019887669</c:v>
                </c:pt>
                <c:pt idx="2110">
                  <c:v>-17.998086634899156</c:v>
                </c:pt>
                <c:pt idx="2111">
                  <c:v>-18.056447422201174</c:v>
                </c:pt>
                <c:pt idx="2112">
                  <c:v>-18.065597653757148</c:v>
                </c:pt>
                <c:pt idx="2113">
                  <c:v>-17.989689940682005</c:v>
                </c:pt>
                <c:pt idx="2114">
                  <c:v>-17.838520081868367</c:v>
                </c:pt>
                <c:pt idx="2115">
                  <c:v>-17.660091800231001</c:v>
                </c:pt>
                <c:pt idx="2116">
                  <c:v>-17.518471664226382</c:v>
                </c:pt>
                <c:pt idx="2117">
                  <c:v>-17.450844690941853</c:v>
                </c:pt>
                <c:pt idx="2118">
                  <c:v>-17.424584777123012</c:v>
                </c:pt>
                <c:pt idx="2119">
                  <c:v>-17.357073501580551</c:v>
                </c:pt>
                <c:pt idx="2120">
                  <c:v>-17.172908371548942</c:v>
                </c:pt>
              </c:numCache>
            </c:numRef>
          </c:val>
          <c:smooth val="0"/>
          <c:extLst>
            <c:ext xmlns:c16="http://schemas.microsoft.com/office/drawing/2014/chart" uri="{C3380CC4-5D6E-409C-BE32-E72D297353CC}">
              <c16:uniqueId val="{00000000-2B8F-410D-9B0C-D70BDE7CE73B}"/>
            </c:ext>
          </c:extLst>
        </c:ser>
        <c:ser>
          <c:idx val="1"/>
          <c:order val="1"/>
          <c:tx>
            <c:strRef>
              <c:f>Sheet1!$M$1</c:f>
              <c:strCache>
                <c:ptCount val="1"/>
                <c:pt idx="0">
                  <c:v>Gyro_Y</c:v>
                </c:pt>
              </c:strCache>
            </c:strRef>
          </c:tx>
          <c:spPr>
            <a:ln w="28575" cap="rnd">
              <a:solidFill>
                <a:schemeClr val="accent2"/>
              </a:solidFill>
              <a:round/>
            </a:ln>
            <a:effectLst/>
          </c:spPr>
          <c:marker>
            <c:symbol val="none"/>
          </c:marker>
          <c:val>
            <c:numRef>
              <c:f>Sheet1!$M$2:$M$2122</c:f>
              <c:numCache>
                <c:formatCode>General</c:formatCode>
                <c:ptCount val="2121"/>
                <c:pt idx="0">
                  <c:v>2.0636540000000002E-2</c:v>
                </c:pt>
                <c:pt idx="1">
                  <c:v>8.2632749200000008E-2</c:v>
                </c:pt>
                <c:pt idx="2">
                  <c:v>0.19976881421600001</c:v>
                </c:pt>
                <c:pt idx="3">
                  <c:v>0.36900587793167999</c:v>
                </c:pt>
                <c:pt idx="4">
                  <c:v>0.55891286037304644</c:v>
                </c:pt>
                <c:pt idx="5">
                  <c:v>0.68013992316558558</c:v>
                </c:pt>
                <c:pt idx="6">
                  <c:v>0.75753648470227375</c:v>
                </c:pt>
                <c:pt idx="7">
                  <c:v>0.91380335500822818</c:v>
                </c:pt>
                <c:pt idx="8">
                  <c:v>1.0950446879080638</c:v>
                </c:pt>
                <c:pt idx="9">
                  <c:v>1.0894639541499027</c:v>
                </c:pt>
                <c:pt idx="10">
                  <c:v>0.98887365506690472</c:v>
                </c:pt>
                <c:pt idx="11">
                  <c:v>0.9600813219655665</c:v>
                </c:pt>
                <c:pt idx="12">
                  <c:v>0.97989455552625504</c:v>
                </c:pt>
                <c:pt idx="13">
                  <c:v>0.94499342441572987</c:v>
                </c:pt>
                <c:pt idx="14">
                  <c:v>0.76241593592741519</c:v>
                </c:pt>
                <c:pt idx="15">
                  <c:v>0.43317033720886688</c:v>
                </c:pt>
                <c:pt idx="16">
                  <c:v>8.595027046468956E-2</c:v>
                </c:pt>
                <c:pt idx="17">
                  <c:v>-0.16979307494460424</c:v>
                </c:pt>
                <c:pt idx="18">
                  <c:v>-0.33745823344571213</c:v>
                </c:pt>
                <c:pt idx="19">
                  <c:v>-0.55351108877679789</c:v>
                </c:pt>
                <c:pt idx="20">
                  <c:v>-0.85547286700126191</c:v>
                </c:pt>
                <c:pt idx="21">
                  <c:v>-1.1339827096612365</c:v>
                </c:pt>
                <c:pt idx="22">
                  <c:v>-1.2842397754680119</c:v>
                </c:pt>
                <c:pt idx="23">
                  <c:v>-1.2841257599586517</c:v>
                </c:pt>
                <c:pt idx="24">
                  <c:v>-1.2943541447594789</c:v>
                </c:pt>
                <c:pt idx="25">
                  <c:v>-1.5192878218642893</c:v>
                </c:pt>
                <c:pt idx="26">
                  <c:v>-1.8056144654270037</c:v>
                </c:pt>
                <c:pt idx="27">
                  <c:v>-2.0362961161184638</c:v>
                </c:pt>
                <c:pt idx="28">
                  <c:v>-2.1707927537960945</c:v>
                </c:pt>
                <c:pt idx="29">
                  <c:v>-2.1320336587201725</c:v>
                </c:pt>
                <c:pt idx="30">
                  <c:v>-1.898640305545769</c:v>
                </c:pt>
                <c:pt idx="31">
                  <c:v>-1.5696991394348536</c:v>
                </c:pt>
                <c:pt idx="32">
                  <c:v>-1.4731479566461563</c:v>
                </c:pt>
                <c:pt idx="33">
                  <c:v>-1.7227603975132333</c:v>
                </c:pt>
                <c:pt idx="34">
                  <c:v>-2.2751254895629689</c:v>
                </c:pt>
                <c:pt idx="35">
                  <c:v>-3.1515205597717095</c:v>
                </c:pt>
                <c:pt idx="36">
                  <c:v>-4.3156761485762756</c:v>
                </c:pt>
                <c:pt idx="37">
                  <c:v>-5.5495997456047501</c:v>
                </c:pt>
                <c:pt idx="38">
                  <c:v>-6.6747168506926551</c:v>
                </c:pt>
                <c:pt idx="39">
                  <c:v>-7.4845120336788025</c:v>
                </c:pt>
                <c:pt idx="40">
                  <c:v>-7.7779721330052265</c:v>
                </c:pt>
                <c:pt idx="41">
                  <c:v>-7.7079502103451221</c:v>
                </c:pt>
                <c:pt idx="42">
                  <c:v>-7.4398050861382199</c:v>
                </c:pt>
                <c:pt idx="43">
                  <c:v>-7.1699786844154554</c:v>
                </c:pt>
                <c:pt idx="44">
                  <c:v>-7.018806150727146</c:v>
                </c:pt>
                <c:pt idx="45">
                  <c:v>-7.0206035677126026</c:v>
                </c:pt>
                <c:pt idx="46">
                  <c:v>-7.1696625763583501</c:v>
                </c:pt>
                <c:pt idx="47">
                  <c:v>-7.606487304831183</c:v>
                </c:pt>
                <c:pt idx="48">
                  <c:v>-8.3830109187345592</c:v>
                </c:pt>
                <c:pt idx="49">
                  <c:v>-9.5046901803598676</c:v>
                </c:pt>
                <c:pt idx="50">
                  <c:v>-10.963519996752671</c:v>
                </c:pt>
                <c:pt idx="51">
                  <c:v>-12.630578156817617</c:v>
                </c:pt>
                <c:pt idx="52">
                  <c:v>-14.647449473681263</c:v>
                </c:pt>
                <c:pt idx="53">
                  <c:v>-17.040602444207639</c:v>
                </c:pt>
                <c:pt idx="54">
                  <c:v>-19.785385655323484</c:v>
                </c:pt>
                <c:pt idx="55">
                  <c:v>-22.905079922217016</c:v>
                </c:pt>
                <c:pt idx="56">
                  <c:v>-26.403739383772677</c:v>
                </c:pt>
                <c:pt idx="57">
                  <c:v>-30.070960576097225</c:v>
                </c:pt>
                <c:pt idx="58">
                  <c:v>-33.650911664575275</c:v>
                </c:pt>
                <c:pt idx="59">
                  <c:v>-37.100025531283762</c:v>
                </c:pt>
                <c:pt idx="60">
                  <c:v>-40.477379620658084</c:v>
                </c:pt>
                <c:pt idx="61">
                  <c:v>-43.891444688244917</c:v>
                </c:pt>
                <c:pt idx="62">
                  <c:v>-47.210565314480014</c:v>
                </c:pt>
                <c:pt idx="63">
                  <c:v>-50.474291908190409</c:v>
                </c:pt>
                <c:pt idx="64">
                  <c:v>-53.835712330026595</c:v>
                </c:pt>
                <c:pt idx="65">
                  <c:v>-57.389267863426063</c:v>
                </c:pt>
                <c:pt idx="66">
                  <c:v>-60.938122866157542</c:v>
                </c:pt>
                <c:pt idx="67">
                  <c:v>-64.361942168834389</c:v>
                </c:pt>
                <c:pt idx="68">
                  <c:v>-67.385795285457704</c:v>
                </c:pt>
                <c:pt idx="69">
                  <c:v>-70.03830903974854</c:v>
                </c:pt>
                <c:pt idx="70">
                  <c:v>-72.536816398953562</c:v>
                </c:pt>
                <c:pt idx="71">
                  <c:v>-74.974054870974498</c:v>
                </c:pt>
                <c:pt idx="72">
                  <c:v>-77.652955393555004</c:v>
                </c:pt>
                <c:pt idx="73">
                  <c:v>-80.881824165683895</c:v>
                </c:pt>
                <c:pt idx="74">
                  <c:v>-84.679078022370206</c:v>
                </c:pt>
                <c:pt idx="75">
                  <c:v>-88.938702901922809</c:v>
                </c:pt>
                <c:pt idx="76">
                  <c:v>-93.02083984388436</c:v>
                </c:pt>
                <c:pt idx="77">
                  <c:v>-96.492785407006664</c:v>
                </c:pt>
                <c:pt idx="78">
                  <c:v>-99.26826691886653</c:v>
                </c:pt>
                <c:pt idx="79">
                  <c:v>-101.4205877804892</c:v>
                </c:pt>
                <c:pt idx="80">
                  <c:v>-103.47515894487941</c:v>
                </c:pt>
                <c:pt idx="81">
                  <c:v>-105.84239230598183</c:v>
                </c:pt>
                <c:pt idx="82">
                  <c:v>-108.74602995986218</c:v>
                </c:pt>
                <c:pt idx="83">
                  <c:v>-112.07378170066494</c:v>
                </c:pt>
                <c:pt idx="84">
                  <c:v>-115.78948012665163</c:v>
                </c:pt>
                <c:pt idx="85">
                  <c:v>-119.85802302411859</c:v>
                </c:pt>
                <c:pt idx="86">
                  <c:v>-124.17116286363623</c:v>
                </c:pt>
                <c:pt idx="87">
                  <c:v>-128.59967528636349</c:v>
                </c:pt>
                <c:pt idx="88">
                  <c:v>-132.95066040063622</c:v>
                </c:pt>
                <c:pt idx="89">
                  <c:v>-136.99627861262348</c:v>
                </c:pt>
                <c:pt idx="90">
                  <c:v>-140.52885734037105</c:v>
                </c:pt>
                <c:pt idx="91">
                  <c:v>-143.64206739356362</c:v>
                </c:pt>
                <c:pt idx="92">
                  <c:v>-146.54543578569235</c:v>
                </c:pt>
                <c:pt idx="93">
                  <c:v>-149.30063828997854</c:v>
                </c:pt>
                <c:pt idx="94">
                  <c:v>-151.92367202417896</c:v>
                </c:pt>
                <c:pt idx="95">
                  <c:v>-154.38993146369535</c:v>
                </c:pt>
                <c:pt idx="96">
                  <c:v>-156.63646927442144</c:v>
                </c:pt>
                <c:pt idx="97">
                  <c:v>-158.604574668933</c:v>
                </c:pt>
                <c:pt idx="98">
                  <c:v>-160.27583717555433</c:v>
                </c:pt>
                <c:pt idx="99">
                  <c:v>-161.75487369204325</c:v>
                </c:pt>
                <c:pt idx="100">
                  <c:v>-163.44164335820238</c:v>
                </c:pt>
                <c:pt idx="101">
                  <c:v>-165.39340335103833</c:v>
                </c:pt>
                <c:pt idx="102">
                  <c:v>-167.23346946401756</c:v>
                </c:pt>
                <c:pt idx="103">
                  <c:v>-168.59541265473723</c:v>
                </c:pt>
                <c:pt idx="104">
                  <c:v>-169.32719884164246</c:v>
                </c:pt>
                <c:pt idx="105">
                  <c:v>-169.57479786480963</c:v>
                </c:pt>
                <c:pt idx="106">
                  <c:v>-169.52118442751342</c:v>
                </c:pt>
                <c:pt idx="107">
                  <c:v>-169.64507243896315</c:v>
                </c:pt>
                <c:pt idx="108">
                  <c:v>-170.24018827018389</c:v>
                </c:pt>
                <c:pt idx="109">
                  <c:v>-171.22846640478022</c:v>
                </c:pt>
                <c:pt idx="110">
                  <c:v>-172.49316033668458</c:v>
                </c:pt>
                <c:pt idx="111">
                  <c:v>-173.78919530995086</c:v>
                </c:pt>
                <c:pt idx="112">
                  <c:v>-174.72866192375184</c:v>
                </c:pt>
                <c:pt idx="113">
                  <c:v>-175.0381419052768</c:v>
                </c:pt>
                <c:pt idx="114">
                  <c:v>-174.64187428717125</c:v>
                </c:pt>
                <c:pt idx="115">
                  <c:v>-173.57368676142781</c:v>
                </c:pt>
                <c:pt idx="116">
                  <c:v>-171.99044088619925</c:v>
                </c:pt>
                <c:pt idx="117">
                  <c:v>-170.38797154847524</c:v>
                </c:pt>
                <c:pt idx="118">
                  <c:v>-169.24043343750574</c:v>
                </c:pt>
                <c:pt idx="119">
                  <c:v>-168.50204178875563</c:v>
                </c:pt>
                <c:pt idx="120">
                  <c:v>-167.84976153298049</c:v>
                </c:pt>
                <c:pt idx="121">
                  <c:v>-167.05903656232087</c:v>
                </c:pt>
                <c:pt idx="122">
                  <c:v>-165.90767135107444</c:v>
                </c:pt>
                <c:pt idx="123">
                  <c:v>-164.31964640405295</c:v>
                </c:pt>
                <c:pt idx="124">
                  <c:v>-162.50178223597186</c:v>
                </c:pt>
                <c:pt idx="125">
                  <c:v>-160.82657695125241</c:v>
                </c:pt>
                <c:pt idx="126">
                  <c:v>-159.58749969222737</c:v>
                </c:pt>
                <c:pt idx="127">
                  <c:v>-158.77000191838283</c:v>
                </c:pt>
                <c:pt idx="128">
                  <c:v>-158.17792034001519</c:v>
                </c:pt>
                <c:pt idx="129">
                  <c:v>-157.44444631321485</c:v>
                </c:pt>
                <c:pt idx="130">
                  <c:v>-156.35726352695056</c:v>
                </c:pt>
                <c:pt idx="131">
                  <c:v>-154.83505741641153</c:v>
                </c:pt>
                <c:pt idx="132">
                  <c:v>-152.86691430808332</c:v>
                </c:pt>
                <c:pt idx="133">
                  <c:v>-150.49203118192167</c:v>
                </c:pt>
                <c:pt idx="134">
                  <c:v>-147.86773839828325</c:v>
                </c:pt>
                <c:pt idx="135">
                  <c:v>-145.34750285031757</c:v>
                </c:pt>
                <c:pt idx="136">
                  <c:v>-143.27383217331123</c:v>
                </c:pt>
                <c:pt idx="137">
                  <c:v>-141.55689546984499</c:v>
                </c:pt>
                <c:pt idx="138">
                  <c:v>-139.88472268044811</c:v>
                </c:pt>
                <c:pt idx="139">
                  <c:v>-137.90753670683912</c:v>
                </c:pt>
                <c:pt idx="140">
                  <c:v>-135.35744031270232</c:v>
                </c:pt>
                <c:pt idx="141">
                  <c:v>-132.18718116644831</c:v>
                </c:pt>
                <c:pt idx="142">
                  <c:v>-128.78391318311935</c:v>
                </c:pt>
                <c:pt idx="143">
                  <c:v>-125.58391479945695</c:v>
                </c:pt>
                <c:pt idx="144">
                  <c:v>-122.7436939434678</c:v>
                </c:pt>
                <c:pt idx="145">
                  <c:v>-120.10113414459845</c:v>
                </c:pt>
                <c:pt idx="146">
                  <c:v>-117.39022610170649</c:v>
                </c:pt>
                <c:pt idx="147">
                  <c:v>-114.38287543967236</c:v>
                </c:pt>
                <c:pt idx="148">
                  <c:v>-110.91192841087891</c:v>
                </c:pt>
                <c:pt idx="149">
                  <c:v>-107.06358006266134</c:v>
                </c:pt>
                <c:pt idx="150">
                  <c:v>-103.1017625014081</c:v>
                </c:pt>
                <c:pt idx="151">
                  <c:v>-99.333922551379928</c:v>
                </c:pt>
                <c:pt idx="152">
                  <c:v>-95.988139640352315</c:v>
                </c:pt>
                <c:pt idx="153">
                  <c:v>-93.093899127545271</c:v>
                </c:pt>
                <c:pt idx="154">
                  <c:v>-90.418117164994371</c:v>
                </c:pt>
                <c:pt idx="155">
                  <c:v>-87.585148841694476</c:v>
                </c:pt>
                <c:pt idx="156">
                  <c:v>-84.348998924860595</c:v>
                </c:pt>
                <c:pt idx="157">
                  <c:v>-80.800479146363386</c:v>
                </c:pt>
                <c:pt idx="158">
                  <c:v>-77.103070283436111</c:v>
                </c:pt>
                <c:pt idx="159">
                  <c:v>-73.490728697767381</c:v>
                </c:pt>
                <c:pt idx="160">
                  <c:v>-70.16221544381203</c:v>
                </c:pt>
                <c:pt idx="161">
                  <c:v>-67.170860034935785</c:v>
                </c:pt>
                <c:pt idx="162">
                  <c:v>-64.428304174237056</c:v>
                </c:pt>
                <c:pt idx="163">
                  <c:v>-61.771917390752314</c:v>
                </c:pt>
                <c:pt idx="164">
                  <c:v>-58.965407902937258</c:v>
                </c:pt>
                <c:pt idx="165">
                  <c:v>-55.895558284878511</c:v>
                </c:pt>
                <c:pt idx="166">
                  <c:v>-52.548074679180942</c:v>
                </c:pt>
                <c:pt idx="167">
                  <c:v>-49.041206485597321</c:v>
                </c:pt>
                <c:pt idx="168">
                  <c:v>-45.639921895885379</c:v>
                </c:pt>
                <c:pt idx="169">
                  <c:v>-42.668906977967673</c:v>
                </c:pt>
                <c:pt idx="170">
                  <c:v>-40.175950858408314</c:v>
                </c:pt>
                <c:pt idx="171">
                  <c:v>-37.81217132124015</c:v>
                </c:pt>
                <c:pt idx="172">
                  <c:v>-35.239359474815352</c:v>
                </c:pt>
                <c:pt idx="173">
                  <c:v>-32.443639725319038</c:v>
                </c:pt>
                <c:pt idx="174">
                  <c:v>-29.547808450812656</c:v>
                </c:pt>
                <c:pt idx="175">
                  <c:v>-26.854980161796401</c:v>
                </c:pt>
                <c:pt idx="176">
                  <c:v>-24.455271238560474</c:v>
                </c:pt>
                <c:pt idx="177">
                  <c:v>-22.050553353789265</c:v>
                </c:pt>
                <c:pt idx="178">
                  <c:v>-19.695748766713482</c:v>
                </c:pt>
                <c:pt idx="179">
                  <c:v>-17.594521011379211</c:v>
                </c:pt>
                <c:pt idx="180">
                  <c:v>-15.747686771151626</c:v>
                </c:pt>
                <c:pt idx="181">
                  <c:v>-14.032480155728594</c:v>
                </c:pt>
                <c:pt idx="182">
                  <c:v>-12.469113392614021</c:v>
                </c:pt>
                <c:pt idx="183">
                  <c:v>-11.146246024761739</c:v>
                </c:pt>
                <c:pt idx="184">
                  <c:v>-9.9870516042665045</c:v>
                </c:pt>
                <c:pt idx="185">
                  <c:v>-8.7991770121811737</c:v>
                </c:pt>
                <c:pt idx="186">
                  <c:v>-7.5580070319375503</c:v>
                </c:pt>
                <c:pt idx="187">
                  <c:v>-6.360583651298799</c:v>
                </c:pt>
                <c:pt idx="188">
                  <c:v>-5.3082417782728228</c:v>
                </c:pt>
                <c:pt idx="189">
                  <c:v>-4.5202366427073661</c:v>
                </c:pt>
                <c:pt idx="190">
                  <c:v>-4.115900969853219</c:v>
                </c:pt>
                <c:pt idx="191">
                  <c:v>-4.038684750456154</c:v>
                </c:pt>
                <c:pt idx="192">
                  <c:v>-4.2056677754470311</c:v>
                </c:pt>
                <c:pt idx="193">
                  <c:v>-4.5603899599380906</c:v>
                </c:pt>
                <c:pt idx="194">
                  <c:v>-5.0886385207393294</c:v>
                </c:pt>
                <c:pt idx="195">
                  <c:v>-5.7387804503245423</c:v>
                </c:pt>
                <c:pt idx="196">
                  <c:v>-6.3994790813180513</c:v>
                </c:pt>
                <c:pt idx="197">
                  <c:v>-6.9857018996916898</c:v>
                </c:pt>
                <c:pt idx="198">
                  <c:v>-7.5066642416978562</c:v>
                </c:pt>
                <c:pt idx="199">
                  <c:v>-7.9820179768638981</c:v>
                </c:pt>
                <c:pt idx="200">
                  <c:v>-8.4889691973266199</c:v>
                </c:pt>
                <c:pt idx="201">
                  <c:v>-9.0552541333800871</c:v>
                </c:pt>
                <c:pt idx="202">
                  <c:v>-9.7332877107124851</c:v>
                </c:pt>
                <c:pt idx="203">
                  <c:v>-10.577244596498234</c:v>
                </c:pt>
                <c:pt idx="204">
                  <c:v>-11.606079704568268</c:v>
                </c:pt>
                <c:pt idx="205">
                  <c:v>-12.765556990476901</c:v>
                </c:pt>
                <c:pt idx="206">
                  <c:v>-13.911801610667363</c:v>
                </c:pt>
                <c:pt idx="207">
                  <c:v>-14.949395518454015</c:v>
                </c:pt>
                <c:pt idx="208">
                  <c:v>-15.914687768084933</c:v>
                </c:pt>
                <c:pt idx="209">
                  <c:v>-16.945915912723233</c:v>
                </c:pt>
                <c:pt idx="210">
                  <c:v>-18.050063314468773</c:v>
                </c:pt>
                <c:pt idx="211">
                  <c:v>-19.177790248179395</c:v>
                </c:pt>
                <c:pt idx="212">
                  <c:v>-20.407385963215805</c:v>
                </c:pt>
                <c:pt idx="213">
                  <c:v>-21.760285403951489</c:v>
                </c:pt>
                <c:pt idx="214">
                  <c:v>-23.20792567587246</c:v>
                </c:pt>
                <c:pt idx="215">
                  <c:v>-24.654809442355013</c:v>
                </c:pt>
                <c:pt idx="216">
                  <c:v>-26.033200553507914</c:v>
                </c:pt>
                <c:pt idx="217">
                  <c:v>-27.246923682437757</c:v>
                </c:pt>
                <c:pt idx="218">
                  <c:v>-28.069435868789004</c:v>
                </c:pt>
                <c:pt idx="219">
                  <c:v>-28.371168671413223</c:v>
                </c:pt>
                <c:pt idx="220">
                  <c:v>-28.306912977984958</c:v>
                </c:pt>
                <c:pt idx="221">
                  <c:v>-28.218189598425258</c:v>
                </c:pt>
                <c:pt idx="222">
                  <c:v>-28.620831706456752</c:v>
                </c:pt>
                <c:pt idx="223">
                  <c:v>-30.023578072327613</c:v>
                </c:pt>
                <c:pt idx="224">
                  <c:v>-32.35021649088106</c:v>
                </c:pt>
                <c:pt idx="225">
                  <c:v>-34.924266941063436</c:v>
                </c:pt>
                <c:pt idx="226">
                  <c:v>-37.02491388224216</c:v>
                </c:pt>
                <c:pt idx="227">
                  <c:v>-38.120882624597314</c:v>
                </c:pt>
                <c:pt idx="228">
                  <c:v>-38.069789272105368</c:v>
                </c:pt>
                <c:pt idx="229">
                  <c:v>-37.179679886663259</c:v>
                </c:pt>
                <c:pt idx="230">
                  <c:v>-36.275562688929995</c:v>
                </c:pt>
                <c:pt idx="231">
                  <c:v>-35.943207175151393</c:v>
                </c:pt>
                <c:pt idx="232">
                  <c:v>-36.135399431648366</c:v>
                </c:pt>
                <c:pt idx="233">
                  <c:v>-36.289786803015396</c:v>
                </c:pt>
                <c:pt idx="234">
                  <c:v>-35.690567726955088</c:v>
                </c:pt>
                <c:pt idx="235">
                  <c:v>-34.078361592415988</c:v>
                </c:pt>
                <c:pt idx="236">
                  <c:v>-31.717061300567671</c:v>
                </c:pt>
                <c:pt idx="237">
                  <c:v>-29.301799034556318</c:v>
                </c:pt>
                <c:pt idx="238">
                  <c:v>-27.550847933865192</c:v>
                </c:pt>
                <c:pt idx="239">
                  <c:v>-26.927666775187888</c:v>
                </c:pt>
                <c:pt idx="240">
                  <c:v>-27.297283019684127</c:v>
                </c:pt>
                <c:pt idx="241">
                  <c:v>-28.011199579290444</c:v>
                </c:pt>
                <c:pt idx="242">
                  <c:v>-28.412591147704635</c:v>
                </c:pt>
                <c:pt idx="243">
                  <c:v>-28.208610084750543</c:v>
                </c:pt>
                <c:pt idx="244">
                  <c:v>-27.538754683055533</c:v>
                </c:pt>
                <c:pt idx="245">
                  <c:v>-26.753544609394421</c:v>
                </c:pt>
                <c:pt idx="246">
                  <c:v>-26.202375517206534</c:v>
                </c:pt>
                <c:pt idx="247">
                  <c:v>-25.8815773468624</c:v>
                </c:pt>
                <c:pt idx="248">
                  <c:v>-25.55033991992515</c:v>
                </c:pt>
                <c:pt idx="249">
                  <c:v>-25.051509001526647</c:v>
                </c:pt>
                <c:pt idx="250">
                  <c:v>-24.340746861496115</c:v>
                </c:pt>
                <c:pt idx="251">
                  <c:v>-23.470500604266192</c:v>
                </c:pt>
                <c:pt idx="252">
                  <c:v>-22.587917892180865</c:v>
                </c:pt>
                <c:pt idx="253">
                  <c:v>-21.793348134337247</c:v>
                </c:pt>
                <c:pt idx="254">
                  <c:v>-21.043492631650501</c:v>
                </c:pt>
                <c:pt idx="255">
                  <c:v>-20.211351819017491</c:v>
                </c:pt>
                <c:pt idx="256">
                  <c:v>-19.225109502637142</c:v>
                </c:pt>
                <c:pt idx="257">
                  <c:v>-18.035697592584398</c:v>
                </c:pt>
                <c:pt idx="258">
                  <c:v>-16.646584480732709</c:v>
                </c:pt>
                <c:pt idx="259">
                  <c:v>-15.126917691118056</c:v>
                </c:pt>
                <c:pt idx="260">
                  <c:v>-13.655690717295695</c:v>
                </c:pt>
                <c:pt idx="261">
                  <c:v>-12.326820782949779</c:v>
                </c:pt>
                <c:pt idx="262">
                  <c:v>-11.057585427290784</c:v>
                </c:pt>
                <c:pt idx="263">
                  <c:v>-9.7691235987449669</c:v>
                </c:pt>
                <c:pt idx="264">
                  <c:v>-8.3317562267700662</c:v>
                </c:pt>
                <c:pt idx="265">
                  <c:v>-6.6389304022346654</c:v>
                </c:pt>
                <c:pt idx="266">
                  <c:v>-4.6839641541899724</c:v>
                </c:pt>
                <c:pt idx="267">
                  <c:v>-2.5414747111061731</c:v>
                </c:pt>
                <c:pt idx="268">
                  <c:v>-0.37871361688404959</c:v>
                </c:pt>
                <c:pt idx="269">
                  <c:v>1.6801910754536316</c:v>
                </c:pt>
                <c:pt idx="270">
                  <c:v>3.5944544939445588</c:v>
                </c:pt>
                <c:pt idx="271">
                  <c:v>5.3574217040656675</c:v>
                </c:pt>
                <c:pt idx="272">
                  <c:v>6.8963676899843538</c:v>
                </c:pt>
                <c:pt idx="273">
                  <c:v>8.1960638761846649</c:v>
                </c:pt>
                <c:pt idx="274">
                  <c:v>9.4458577786609705</c:v>
                </c:pt>
                <c:pt idx="275">
                  <c:v>10.803766803087752</c:v>
                </c:pt>
                <c:pt idx="276">
                  <c:v>12.396051087025997</c:v>
                </c:pt>
                <c:pt idx="277">
                  <c:v>14.294402945285476</c:v>
                </c:pt>
                <c:pt idx="278">
                  <c:v>16.295977106379762</c:v>
                </c:pt>
                <c:pt idx="279">
                  <c:v>17.973900044252165</c:v>
                </c:pt>
                <c:pt idx="280">
                  <c:v>19.159651103367121</c:v>
                </c:pt>
                <c:pt idx="281">
                  <c:v>20.131380981299777</c:v>
                </c:pt>
                <c:pt idx="282">
                  <c:v>21.256249221673784</c:v>
                </c:pt>
                <c:pt idx="283">
                  <c:v>22.698574557240306</c:v>
                </c:pt>
                <c:pt idx="284">
                  <c:v>24.262359186095502</c:v>
                </c:pt>
                <c:pt idx="285">
                  <c:v>25.53444104237359</c:v>
                </c:pt>
                <c:pt idx="286">
                  <c:v>26.47254116152612</c:v>
                </c:pt>
                <c:pt idx="287">
                  <c:v>27.198954278295599</c:v>
                </c:pt>
                <c:pt idx="288">
                  <c:v>27.801132272729685</c:v>
                </c:pt>
                <c:pt idx="289">
                  <c:v>28.355023147275087</c:v>
                </c:pt>
                <c:pt idx="290">
                  <c:v>28.845998944329587</c:v>
                </c:pt>
                <c:pt idx="291">
                  <c:v>29.094315425442996</c:v>
                </c:pt>
                <c:pt idx="292">
                  <c:v>28.940775836934133</c:v>
                </c:pt>
                <c:pt idx="293">
                  <c:v>28.541557700195447</c:v>
                </c:pt>
                <c:pt idx="294">
                  <c:v>28.105856846191539</c:v>
                </c:pt>
                <c:pt idx="295">
                  <c:v>27.825126709267707</c:v>
                </c:pt>
                <c:pt idx="296">
                  <c:v>27.665715575082352</c:v>
                </c:pt>
                <c:pt idx="297">
                  <c:v>27.403552563580703</c:v>
                </c:pt>
                <c:pt idx="298">
                  <c:v>26.878507772309092</c:v>
                </c:pt>
                <c:pt idx="299">
                  <c:v>26.031790536862911</c:v>
                </c:pt>
                <c:pt idx="300">
                  <c:v>24.841466726125653</c:v>
                </c:pt>
                <c:pt idx="301">
                  <c:v>23.310218011603141</c:v>
                </c:pt>
                <c:pt idx="302">
                  <c:v>21.58386851137108</c:v>
                </c:pt>
                <c:pt idx="303">
                  <c:v>19.807266121143659</c:v>
                </c:pt>
                <c:pt idx="304">
                  <c:v>18.232745358720784</c:v>
                </c:pt>
                <c:pt idx="305">
                  <c:v>17.074022131546368</c:v>
                </c:pt>
                <c:pt idx="306">
                  <c:v>16.191714468915439</c:v>
                </c:pt>
                <c:pt idx="307">
                  <c:v>15.403126099537129</c:v>
                </c:pt>
                <c:pt idx="308">
                  <c:v>14.633805477546387</c:v>
                </c:pt>
                <c:pt idx="309">
                  <c:v>13.871565167995458</c:v>
                </c:pt>
                <c:pt idx="310">
                  <c:v>13.009153564635549</c:v>
                </c:pt>
                <c:pt idx="311">
                  <c:v>11.951894953342837</c:v>
                </c:pt>
                <c:pt idx="312">
                  <c:v>10.650450814275981</c:v>
                </c:pt>
                <c:pt idx="313">
                  <c:v>9.0944284779904621</c:v>
                </c:pt>
                <c:pt idx="314">
                  <c:v>7.2279816084306532</c:v>
                </c:pt>
                <c:pt idx="315">
                  <c:v>5.0642249562620396</c:v>
                </c:pt>
                <c:pt idx="316">
                  <c:v>2.6548181371367989</c:v>
                </c:pt>
                <c:pt idx="317">
                  <c:v>0.10986829439406313</c:v>
                </c:pt>
                <c:pt idx="318">
                  <c:v>-2.3597675514938183</c:v>
                </c:pt>
                <c:pt idx="319">
                  <c:v>-4.614243840463943</c:v>
                </c:pt>
                <c:pt idx="320">
                  <c:v>-6.5297552036546644</c:v>
                </c:pt>
                <c:pt idx="321">
                  <c:v>-8.1142918195815703</c:v>
                </c:pt>
                <c:pt idx="322">
                  <c:v>-9.8321130031899369</c:v>
                </c:pt>
                <c:pt idx="323">
                  <c:v>-12.308077623126138</c:v>
                </c:pt>
                <c:pt idx="324">
                  <c:v>-15.613391230663616</c:v>
                </c:pt>
                <c:pt idx="325">
                  <c:v>-19.256161106050346</c:v>
                </c:pt>
                <c:pt idx="326">
                  <c:v>-22.34099668392934</c:v>
                </c:pt>
                <c:pt idx="327">
                  <c:v>-23.900359410250754</c:v>
                </c:pt>
                <c:pt idx="328">
                  <c:v>-23.55977582204574</c:v>
                </c:pt>
                <c:pt idx="329">
                  <c:v>-21.645548625604825</c:v>
                </c:pt>
                <c:pt idx="330">
                  <c:v>-19.255867533092726</c:v>
                </c:pt>
                <c:pt idx="331">
                  <c:v>-17.893745882430867</c:v>
                </c:pt>
                <c:pt idx="332">
                  <c:v>-18.287554284782249</c:v>
                </c:pt>
                <c:pt idx="333">
                  <c:v>-19.735895739086601</c:v>
                </c:pt>
                <c:pt idx="334">
                  <c:v>-21.149130184304866</c:v>
                </c:pt>
                <c:pt idx="335">
                  <c:v>-21.903776200618768</c:v>
                </c:pt>
                <c:pt idx="336">
                  <c:v>-21.980348796606396</c:v>
                </c:pt>
                <c:pt idx="337">
                  <c:v>-21.276425180674266</c:v>
                </c:pt>
                <c:pt idx="338">
                  <c:v>-19.619338857060782</c:v>
                </c:pt>
                <c:pt idx="339">
                  <c:v>-17.653678599919566</c:v>
                </c:pt>
                <c:pt idx="340">
                  <c:v>-16.027129267921175</c:v>
                </c:pt>
                <c:pt idx="341">
                  <c:v>-15.050562702562752</c:v>
                </c:pt>
                <c:pt idx="342">
                  <c:v>-14.701355388511496</c:v>
                </c:pt>
                <c:pt idx="343">
                  <c:v>-14.591073720741266</c:v>
                </c:pt>
                <c:pt idx="344">
                  <c:v>-14.174635666326441</c:v>
                </c:pt>
                <c:pt idx="345">
                  <c:v>-13.185637672999913</c:v>
                </c:pt>
                <c:pt idx="346">
                  <c:v>-11.773604599539917</c:v>
                </c:pt>
                <c:pt idx="347">
                  <c:v>-10.292781867549119</c:v>
                </c:pt>
                <c:pt idx="348">
                  <c:v>-9.1033995501981355</c:v>
                </c:pt>
                <c:pt idx="349">
                  <c:v>-8.3532748791941724</c:v>
                </c:pt>
                <c:pt idx="350">
                  <c:v>-7.9833462216102893</c:v>
                </c:pt>
                <c:pt idx="351">
                  <c:v>-7.9292080971780843</c:v>
                </c:pt>
                <c:pt idx="352">
                  <c:v>-8.1189223752345221</c:v>
                </c:pt>
                <c:pt idx="353">
                  <c:v>-8.4176364677298299</c:v>
                </c:pt>
                <c:pt idx="354">
                  <c:v>-8.7918465983752334</c:v>
                </c:pt>
                <c:pt idx="355">
                  <c:v>-9.1195556464077274</c:v>
                </c:pt>
                <c:pt idx="356">
                  <c:v>-9.3011246134795726</c:v>
                </c:pt>
                <c:pt idx="357">
                  <c:v>-9.3192223012099813</c:v>
                </c:pt>
                <c:pt idx="358">
                  <c:v>-9.1823116151857818</c:v>
                </c:pt>
                <c:pt idx="359">
                  <c:v>-9.0760463828820672</c:v>
                </c:pt>
                <c:pt idx="360">
                  <c:v>-9.1193906152244253</c:v>
                </c:pt>
                <c:pt idx="361">
                  <c:v>-9.3290431429199359</c:v>
                </c:pt>
                <c:pt idx="362">
                  <c:v>-9.6273460400615356</c:v>
                </c:pt>
                <c:pt idx="363">
                  <c:v>-9.8594353792603027</c:v>
                </c:pt>
                <c:pt idx="364">
                  <c:v>-9.8787925916750972</c:v>
                </c:pt>
                <c:pt idx="365">
                  <c:v>-9.5101643798415942</c:v>
                </c:pt>
                <c:pt idx="366">
                  <c:v>-8.6349061522447617</c:v>
                </c:pt>
                <c:pt idx="367">
                  <c:v>-7.3345152691998665</c:v>
                </c:pt>
                <c:pt idx="368">
                  <c:v>-5.7150466238158693</c:v>
                </c:pt>
                <c:pt idx="369">
                  <c:v>-3.9208279713395515</c:v>
                </c:pt>
                <c:pt idx="370">
                  <c:v>-2.20719101191276</c:v>
                </c:pt>
                <c:pt idx="371">
                  <c:v>-0.67180285167450482</c:v>
                </c:pt>
                <c:pt idx="372">
                  <c:v>0.81610720535898529</c:v>
                </c:pt>
                <c:pt idx="373">
                  <c:v>2.4858356012518055</c:v>
                </c:pt>
                <c:pt idx="374">
                  <c:v>4.4735838092267697</c:v>
                </c:pt>
                <c:pt idx="375">
                  <c:v>6.8682827530422355</c:v>
                </c:pt>
                <c:pt idx="376">
                  <c:v>9.560913457981389</c:v>
                </c:pt>
                <c:pt idx="377">
                  <c:v>12.36206512882176</c:v>
                </c:pt>
                <c:pt idx="378">
                  <c:v>15.274109226245326</c:v>
                </c:pt>
                <c:pt idx="379">
                  <c:v>18.26767118172042</c:v>
                </c:pt>
                <c:pt idx="380">
                  <c:v>21.365289118086007</c:v>
                </c:pt>
                <c:pt idx="381">
                  <c:v>24.466811295724288</c:v>
                </c:pt>
                <c:pt idx="382">
                  <c:v>27.286603509809801</c:v>
                </c:pt>
                <c:pt idx="383">
                  <c:v>29.495801659613605</c:v>
                </c:pt>
                <c:pt idx="384">
                  <c:v>31.206674686421334</c:v>
                </c:pt>
                <c:pt idx="385">
                  <c:v>32.766967092692909</c:v>
                </c:pt>
                <c:pt idx="386">
                  <c:v>34.609415310839047</c:v>
                </c:pt>
                <c:pt idx="387">
                  <c:v>37.016044904622269</c:v>
                </c:pt>
                <c:pt idx="388">
                  <c:v>39.856316966529825</c:v>
                </c:pt>
                <c:pt idx="389">
                  <c:v>42.712750707199227</c:v>
                </c:pt>
                <c:pt idx="390">
                  <c:v>44.98408549305524</c:v>
                </c:pt>
                <c:pt idx="391">
                  <c:v>46.314434303194133</c:v>
                </c:pt>
                <c:pt idx="392">
                  <c:v>46.802833797130255</c:v>
                </c:pt>
                <c:pt idx="393">
                  <c:v>46.67848960118765</c:v>
                </c:pt>
                <c:pt idx="394">
                  <c:v>46.15522076916389</c:v>
                </c:pt>
                <c:pt idx="395">
                  <c:v>45.29539867378061</c:v>
                </c:pt>
                <c:pt idx="396">
                  <c:v>44.110150760304997</c:v>
                </c:pt>
                <c:pt idx="397">
                  <c:v>42.583475825098894</c:v>
                </c:pt>
                <c:pt idx="398">
                  <c:v>40.809182608596913</c:v>
                </c:pt>
                <c:pt idx="399">
                  <c:v>38.931054376424974</c:v>
                </c:pt>
                <c:pt idx="400">
                  <c:v>36.96289186889647</c:v>
                </c:pt>
                <c:pt idx="401">
                  <c:v>35.030869891518535</c:v>
                </c:pt>
                <c:pt idx="402">
                  <c:v>33.269357553688167</c:v>
                </c:pt>
                <c:pt idx="403">
                  <c:v>31.709733342614403</c:v>
                </c:pt>
                <c:pt idx="404">
                  <c:v>30.233543435762115</c:v>
                </c:pt>
                <c:pt idx="405">
                  <c:v>28.751514067046873</c:v>
                </c:pt>
                <c:pt idx="406">
                  <c:v>27.246170845705937</c:v>
                </c:pt>
                <c:pt idx="407">
                  <c:v>25.723806208791817</c:v>
                </c:pt>
                <c:pt idx="408">
                  <c:v>24.22020938461598</c:v>
                </c:pt>
                <c:pt idx="409">
                  <c:v>22.726701876923659</c:v>
                </c:pt>
                <c:pt idx="410">
                  <c:v>21.266671639385187</c:v>
                </c:pt>
                <c:pt idx="411">
                  <c:v>19.788375906597484</c:v>
                </c:pt>
                <c:pt idx="412">
                  <c:v>18.155563448465536</c:v>
                </c:pt>
                <c:pt idx="413">
                  <c:v>16.42833405949623</c:v>
                </c:pt>
                <c:pt idx="414">
                  <c:v>14.693618378306304</c:v>
                </c:pt>
                <c:pt idx="415">
                  <c:v>12.978602750740178</c:v>
                </c:pt>
                <c:pt idx="416">
                  <c:v>11.332067015725373</c:v>
                </c:pt>
                <c:pt idx="417">
                  <c:v>9.7478989554108662</c:v>
                </c:pt>
                <c:pt idx="418">
                  <c:v>8.2549526363026473</c:v>
                </c:pt>
                <c:pt idx="419">
                  <c:v>6.9616539635765937</c:v>
                </c:pt>
                <c:pt idx="420">
                  <c:v>5.954757284305062</c:v>
                </c:pt>
                <c:pt idx="421">
                  <c:v>5.1190255986189612</c:v>
                </c:pt>
                <c:pt idx="422">
                  <c:v>3.7894415466465818</c:v>
                </c:pt>
                <c:pt idx="423">
                  <c:v>1.3068353357136502</c:v>
                </c:pt>
                <c:pt idx="424">
                  <c:v>-2.0613986310006225</c:v>
                </c:pt>
                <c:pt idx="425">
                  <c:v>-5.364606638380609</c:v>
                </c:pt>
                <c:pt idx="426">
                  <c:v>-7.6468135256129974</c:v>
                </c:pt>
                <c:pt idx="427">
                  <c:v>-8.2546197351007375</c:v>
                </c:pt>
                <c:pt idx="428">
                  <c:v>-7.2179627803987225</c:v>
                </c:pt>
                <c:pt idx="429">
                  <c:v>-5.3141940247907478</c:v>
                </c:pt>
                <c:pt idx="430">
                  <c:v>-3.7991549242949327</c:v>
                </c:pt>
                <c:pt idx="431">
                  <c:v>-3.1969978258090341</c:v>
                </c:pt>
                <c:pt idx="432">
                  <c:v>-3.4718884292928536</c:v>
                </c:pt>
                <c:pt idx="433">
                  <c:v>-4.0676639607069962</c:v>
                </c:pt>
                <c:pt idx="434">
                  <c:v>-4.3940625614928566</c:v>
                </c:pt>
                <c:pt idx="435">
                  <c:v>-4.3033182702630004</c:v>
                </c:pt>
                <c:pt idx="436">
                  <c:v>-4.0906502848577393</c:v>
                </c:pt>
                <c:pt idx="437">
                  <c:v>-4.0174745191605838</c:v>
                </c:pt>
                <c:pt idx="438">
                  <c:v>-4.1920273087773712</c:v>
                </c:pt>
                <c:pt idx="439">
                  <c:v>-4.6814631426018245</c:v>
                </c:pt>
                <c:pt idx="440">
                  <c:v>-5.557595699749788</c:v>
                </c:pt>
                <c:pt idx="441">
                  <c:v>-6.7353615457547917</c:v>
                </c:pt>
                <c:pt idx="442">
                  <c:v>-7.9012255148396964</c:v>
                </c:pt>
                <c:pt idx="443">
                  <c:v>-8.6986728845429013</c:v>
                </c:pt>
                <c:pt idx="444">
                  <c:v>-9.0007995268520435</c:v>
                </c:pt>
                <c:pt idx="445">
                  <c:v>-8.9917819963150016</c:v>
                </c:pt>
                <c:pt idx="446">
                  <c:v>-8.9960482763887022</c:v>
                </c:pt>
                <c:pt idx="447">
                  <c:v>-9.1861676108609274</c:v>
                </c:pt>
                <c:pt idx="448">
                  <c:v>-9.5089996586437078</c:v>
                </c:pt>
                <c:pt idx="449">
                  <c:v>-9.8096386454708338</c:v>
                </c:pt>
                <c:pt idx="450">
                  <c:v>-9.9297646125614154</c:v>
                </c:pt>
                <c:pt idx="451">
                  <c:v>-9.849899040310186</c:v>
                </c:pt>
                <c:pt idx="452">
                  <c:v>-9.6405242195039822</c:v>
                </c:pt>
                <c:pt idx="453">
                  <c:v>-9.3095425951139017</c:v>
                </c:pt>
                <c:pt idx="454">
                  <c:v>-8.9172388232116244</c:v>
                </c:pt>
                <c:pt idx="455">
                  <c:v>-8.6604667467473924</c:v>
                </c:pt>
                <c:pt idx="456">
                  <c:v>-8.5866379718124435</c:v>
                </c:pt>
                <c:pt idx="457">
                  <c:v>-8.6637782523761953</c:v>
                </c:pt>
                <c:pt idx="458">
                  <c:v>-8.8212662273286711</c:v>
                </c:pt>
                <c:pt idx="459">
                  <c:v>-8.9345157427820965</c:v>
                </c:pt>
                <c:pt idx="460">
                  <c:v>-8.7972939879264533</c:v>
                </c:pt>
                <c:pt idx="461">
                  <c:v>-8.2105904081679242</c:v>
                </c:pt>
                <c:pt idx="462">
                  <c:v>-7.0825434200045656</c:v>
                </c:pt>
                <c:pt idx="463">
                  <c:v>-5.5562424116044742</c:v>
                </c:pt>
                <c:pt idx="464">
                  <c:v>-3.972754543372385</c:v>
                </c:pt>
                <c:pt idx="465">
                  <c:v>-2.4396423725049372</c:v>
                </c:pt>
                <c:pt idx="466">
                  <c:v>-0.98248422505483846</c:v>
                </c:pt>
                <c:pt idx="467">
                  <c:v>0.4223604994462582</c:v>
                </c:pt>
                <c:pt idx="468">
                  <c:v>1.905072089457333</c:v>
                </c:pt>
                <c:pt idx="469">
                  <c:v>3.5143827476681864</c:v>
                </c:pt>
                <c:pt idx="470">
                  <c:v>5.2573279527148218</c:v>
                </c:pt>
                <c:pt idx="471">
                  <c:v>7.1192784736605246</c:v>
                </c:pt>
                <c:pt idx="472">
                  <c:v>9.1483641241873137</c:v>
                </c:pt>
                <c:pt idx="473">
                  <c:v>11.376288501703566</c:v>
                </c:pt>
                <c:pt idx="474">
                  <c:v>13.814044971669494</c:v>
                </c:pt>
                <c:pt idx="475">
                  <c:v>16.147295852236102</c:v>
                </c:pt>
                <c:pt idx="476">
                  <c:v>17.83473113519138</c:v>
                </c:pt>
                <c:pt idx="477">
                  <c:v>18.808188872487552</c:v>
                </c:pt>
                <c:pt idx="478">
                  <c:v>19.563210595037802</c:v>
                </c:pt>
                <c:pt idx="479">
                  <c:v>20.581359903137045</c:v>
                </c:pt>
                <c:pt idx="480">
                  <c:v>22.136641585074305</c:v>
                </c:pt>
                <c:pt idx="481">
                  <c:v>24.138680453372817</c:v>
                </c:pt>
                <c:pt idx="482">
                  <c:v>26.32945252430536</c:v>
                </c:pt>
                <c:pt idx="483">
                  <c:v>28.49024869381925</c:v>
                </c:pt>
                <c:pt idx="484">
                  <c:v>30.384754239942865</c:v>
                </c:pt>
                <c:pt idx="485">
                  <c:v>31.776075195144003</c:v>
                </c:pt>
                <c:pt idx="486">
                  <c:v>32.81555943124112</c:v>
                </c:pt>
                <c:pt idx="487">
                  <c:v>33.745396082616296</c:v>
                </c:pt>
                <c:pt idx="488">
                  <c:v>34.48529892096397</c:v>
                </c:pt>
                <c:pt idx="489">
                  <c:v>34.742297502544687</c:v>
                </c:pt>
                <c:pt idx="490">
                  <c:v>34.246011392493799</c:v>
                </c:pt>
                <c:pt idx="491">
                  <c:v>33.079418164643918</c:v>
                </c:pt>
                <c:pt idx="492">
                  <c:v>31.58037440135104</c:v>
                </c:pt>
                <c:pt idx="493">
                  <c:v>30.003202453324018</c:v>
                </c:pt>
                <c:pt idx="494">
                  <c:v>28.387940764257539</c:v>
                </c:pt>
                <c:pt idx="495">
                  <c:v>26.771776028972386</c:v>
                </c:pt>
                <c:pt idx="496">
                  <c:v>25.206199128392939</c:v>
                </c:pt>
                <c:pt idx="497">
                  <c:v>23.65770162582508</c:v>
                </c:pt>
                <c:pt idx="498">
                  <c:v>22.104834053308579</c:v>
                </c:pt>
                <c:pt idx="499">
                  <c:v>20.53693029224241</c:v>
                </c:pt>
                <c:pt idx="500">
                  <c:v>19.001657126397557</c:v>
                </c:pt>
                <c:pt idx="501">
                  <c:v>17.460845203869606</c:v>
                </c:pt>
                <c:pt idx="502">
                  <c:v>15.777370419792215</c:v>
                </c:pt>
                <c:pt idx="503">
                  <c:v>13.91694243139637</c:v>
                </c:pt>
                <c:pt idx="504">
                  <c:v>11.931415942768442</c:v>
                </c:pt>
                <c:pt idx="505">
                  <c:v>9.9044130239130723</c:v>
                </c:pt>
                <c:pt idx="506">
                  <c:v>7.9294951434348109</c:v>
                </c:pt>
                <c:pt idx="507">
                  <c:v>5.9861652405661143</c:v>
                </c:pt>
                <c:pt idx="508">
                  <c:v>3.9937895757547919</c:v>
                </c:pt>
                <c:pt idx="509">
                  <c:v>1.8748761842396962</c:v>
                </c:pt>
                <c:pt idx="510">
                  <c:v>-0.35500849944509771</c:v>
                </c:pt>
                <c:pt idx="511">
                  <c:v>-2.5696525494561953</c:v>
                </c:pt>
                <c:pt idx="512">
                  <c:v>-4.6181390984670712</c:v>
                </c:pt>
                <c:pt idx="513">
                  <c:v>-6.5064171164977296</c:v>
                </c:pt>
                <c:pt idx="514">
                  <c:v>-8.2132637941677746</c:v>
                </c:pt>
                <c:pt idx="515">
                  <c:v>-9.6747239982844189</c:v>
                </c:pt>
                <c:pt idx="516">
                  <c:v>-10.87589545831873</c:v>
                </c:pt>
                <c:pt idx="517">
                  <c:v>-11.995893169152355</c:v>
                </c:pt>
                <c:pt idx="518">
                  <c:v>-13.539097685769308</c:v>
                </c:pt>
                <c:pt idx="519">
                  <c:v>-15.879604832053923</c:v>
                </c:pt>
                <c:pt idx="520">
                  <c:v>-18.879250435412843</c:v>
                </c:pt>
                <c:pt idx="521">
                  <c:v>-21.952950946704586</c:v>
                </c:pt>
                <c:pt idx="522">
                  <c:v>-24.597226087770498</c:v>
                </c:pt>
                <c:pt idx="523">
                  <c:v>-26.526105846015085</c:v>
                </c:pt>
                <c:pt idx="524">
                  <c:v>-27.416305669094783</c:v>
                </c:pt>
                <c:pt idx="525">
                  <c:v>-27.003660375712887</c:v>
                </c:pt>
                <c:pt idx="526">
                  <c:v>-25.472883048198632</c:v>
                </c:pt>
                <c:pt idx="527">
                  <c:v>-23.690438027234659</c:v>
                </c:pt>
                <c:pt idx="528">
                  <c:v>-22.500924866689964</c:v>
                </c:pt>
                <c:pt idx="529">
                  <c:v>-22.095755309356164</c:v>
                </c:pt>
                <c:pt idx="530">
                  <c:v>-22.19504806316904</c:v>
                </c:pt>
                <c:pt idx="531">
                  <c:v>-22.380365301905659</c:v>
                </c:pt>
                <c:pt idx="532">
                  <c:v>-22.340892295867548</c:v>
                </c:pt>
                <c:pt idx="533">
                  <c:v>-21.973798989950197</c:v>
                </c:pt>
                <c:pt idx="534">
                  <c:v>-21.306225710151192</c:v>
                </c:pt>
                <c:pt idx="535">
                  <c:v>-20.60996029594817</c:v>
                </c:pt>
                <c:pt idx="536">
                  <c:v>-20.23813543002921</c:v>
                </c:pt>
                <c:pt idx="537">
                  <c:v>-20.275266981428626</c:v>
                </c:pt>
                <c:pt idx="538">
                  <c:v>-20.552020561800056</c:v>
                </c:pt>
                <c:pt idx="539">
                  <c:v>-20.560318830564057</c:v>
                </c:pt>
                <c:pt idx="540">
                  <c:v>-19.872922513952776</c:v>
                </c:pt>
                <c:pt idx="541">
                  <c:v>-18.523718563673722</c:v>
                </c:pt>
                <c:pt idx="542">
                  <c:v>-16.844999672400245</c:v>
                </c:pt>
                <c:pt idx="543">
                  <c:v>-15.16857669895224</c:v>
                </c:pt>
                <c:pt idx="544">
                  <c:v>-13.633675224973194</c:v>
                </c:pt>
                <c:pt idx="545">
                  <c:v>-12.159325900473728</c:v>
                </c:pt>
                <c:pt idx="546">
                  <c:v>-10.654734062464254</c:v>
                </c:pt>
                <c:pt idx="547">
                  <c:v>-9.165194021214969</c:v>
                </c:pt>
                <c:pt idx="548">
                  <c:v>-7.7037531807906694</c:v>
                </c:pt>
                <c:pt idx="549">
                  <c:v>-6.3583391571748553</c:v>
                </c:pt>
                <c:pt idx="550">
                  <c:v>-5.180723694031359</c:v>
                </c:pt>
                <c:pt idx="551">
                  <c:v>-4.0811868201507311</c:v>
                </c:pt>
                <c:pt idx="552">
                  <c:v>-3.0000395837477161</c:v>
                </c:pt>
                <c:pt idx="553">
                  <c:v>-1.8670196720727616</c:v>
                </c:pt>
                <c:pt idx="554">
                  <c:v>-0.59315395863130649</c:v>
                </c:pt>
                <c:pt idx="555">
                  <c:v>0.87609502054131949</c:v>
                </c:pt>
                <c:pt idx="556">
                  <c:v>2.5542070801304932</c:v>
                </c:pt>
                <c:pt idx="557">
                  <c:v>4.4730376185278828</c:v>
                </c:pt>
                <c:pt idx="558">
                  <c:v>6.5284948461573249</c:v>
                </c:pt>
                <c:pt idx="559">
                  <c:v>8.560837509234176</c:v>
                </c:pt>
                <c:pt idx="560">
                  <c:v>10.377503859049492</c:v>
                </c:pt>
                <c:pt idx="561">
                  <c:v>11.834952061868503</c:v>
                </c:pt>
                <c:pt idx="562">
                  <c:v>13.169509520631133</c:v>
                </c:pt>
                <c:pt idx="563">
                  <c:v>14.767465750218509</c:v>
                </c:pt>
                <c:pt idx="564">
                  <c:v>16.953381995214141</c:v>
                </c:pt>
                <c:pt idx="565">
                  <c:v>19.741590715309858</c:v>
                </c:pt>
                <c:pt idx="566">
                  <c:v>22.811912681003662</c:v>
                </c:pt>
                <c:pt idx="567">
                  <c:v>25.716073487383586</c:v>
                </c:pt>
                <c:pt idx="568">
                  <c:v>28.124152257635913</c:v>
                </c:pt>
                <c:pt idx="569">
                  <c:v>29.806218952483192</c:v>
                </c:pt>
                <c:pt idx="570">
                  <c:v>30.936577713433525</c:v>
                </c:pt>
                <c:pt idx="571">
                  <c:v>31.984475739164857</c:v>
                </c:pt>
                <c:pt idx="572">
                  <c:v>33.314501524381555</c:v>
                </c:pt>
                <c:pt idx="573">
                  <c:v>35.145506893893923</c:v>
                </c:pt>
                <c:pt idx="574">
                  <c:v>37.501276836016046</c:v>
                </c:pt>
                <c:pt idx="575">
                  <c:v>39.941129999295725</c:v>
                </c:pt>
                <c:pt idx="576">
                  <c:v>41.994765979309811</c:v>
                </c:pt>
                <c:pt idx="577">
                  <c:v>43.575357959723618</c:v>
                </c:pt>
                <c:pt idx="578">
                  <c:v>44.789892280529152</c:v>
                </c:pt>
                <c:pt idx="579">
                  <c:v>45.805859534918568</c:v>
                </c:pt>
                <c:pt idx="580">
                  <c:v>46.834312604220202</c:v>
                </c:pt>
                <c:pt idx="581">
                  <c:v>47.9657166121358</c:v>
                </c:pt>
                <c:pt idx="582">
                  <c:v>49.068345979893081</c:v>
                </c:pt>
                <c:pt idx="583">
                  <c:v>49.945251940295222</c:v>
                </c:pt>
                <c:pt idx="584">
                  <c:v>50.375762841489319</c:v>
                </c:pt>
                <c:pt idx="585">
                  <c:v>50.335062344659534</c:v>
                </c:pt>
                <c:pt idx="586">
                  <c:v>49.664078337766348</c:v>
                </c:pt>
                <c:pt idx="587">
                  <c:v>47.930432711011022</c:v>
                </c:pt>
                <c:pt idx="588">
                  <c:v>45.247192736790808</c:v>
                </c:pt>
                <c:pt idx="589">
                  <c:v>42.257668642054995</c:v>
                </c:pt>
                <c:pt idx="590">
                  <c:v>39.619300069213885</c:v>
                </c:pt>
                <c:pt idx="591">
                  <c:v>37.619004847829601</c:v>
                </c:pt>
                <c:pt idx="592">
                  <c:v>36.111167230873001</c:v>
                </c:pt>
                <c:pt idx="593">
                  <c:v>34.964595286255545</c:v>
                </c:pt>
                <c:pt idx="594">
                  <c:v>33.955883060530432</c:v>
                </c:pt>
                <c:pt idx="595">
                  <c:v>32.880604439319825</c:v>
                </c:pt>
                <c:pt idx="596">
                  <c:v>31.519052050533432</c:v>
                </c:pt>
                <c:pt idx="597">
                  <c:v>29.647078589522764</c:v>
                </c:pt>
                <c:pt idx="598">
                  <c:v>27.294685477732308</c:v>
                </c:pt>
                <c:pt idx="599">
                  <c:v>24.713940088177662</c:v>
                </c:pt>
                <c:pt idx="600">
                  <c:v>22.04244390641411</c:v>
                </c:pt>
                <c:pt idx="601">
                  <c:v>19.365111408285827</c:v>
                </c:pt>
                <c:pt idx="602">
                  <c:v>16.771189500120112</c:v>
                </c:pt>
                <c:pt idx="603">
                  <c:v>14.33236625011771</c:v>
                </c:pt>
                <c:pt idx="604">
                  <c:v>12.136691545115356</c:v>
                </c:pt>
                <c:pt idx="605">
                  <c:v>10.216560714213051</c:v>
                </c:pt>
                <c:pt idx="606">
                  <c:v>8.5721007599287908</c:v>
                </c:pt>
                <c:pt idx="607">
                  <c:v>7.0879490847302149</c:v>
                </c:pt>
                <c:pt idx="608">
                  <c:v>5.5118991830356103</c:v>
                </c:pt>
                <c:pt idx="609">
                  <c:v>3.7627899793748982</c:v>
                </c:pt>
                <c:pt idx="610">
                  <c:v>2.0621192197873999</c:v>
                </c:pt>
                <c:pt idx="611">
                  <c:v>0.67128857539165177</c:v>
                </c:pt>
                <c:pt idx="612">
                  <c:v>-0.30103111611618127</c:v>
                </c:pt>
                <c:pt idx="613">
                  <c:v>-1.2735285537938577</c:v>
                </c:pt>
                <c:pt idx="614">
                  <c:v>-2.8641355627179803</c:v>
                </c:pt>
                <c:pt idx="615">
                  <c:v>-5.3576589114636208</c:v>
                </c:pt>
                <c:pt idx="616">
                  <c:v>-8.1155249332343473</c:v>
                </c:pt>
                <c:pt idx="617">
                  <c:v>-10.132310054569661</c:v>
                </c:pt>
                <c:pt idx="618">
                  <c:v>-10.668744893478266</c:v>
                </c:pt>
                <c:pt idx="619">
                  <c:v>-9.3850475756087004</c:v>
                </c:pt>
                <c:pt idx="620">
                  <c:v>-7.003594784096526</c:v>
                </c:pt>
                <c:pt idx="621">
                  <c:v>-4.929863208414595</c:v>
                </c:pt>
                <c:pt idx="622">
                  <c:v>-4.1196346642463029</c:v>
                </c:pt>
                <c:pt idx="623">
                  <c:v>-4.7097688909613771</c:v>
                </c:pt>
                <c:pt idx="624">
                  <c:v>-5.8515587131421496</c:v>
                </c:pt>
                <c:pt idx="625">
                  <c:v>-6.651327198879307</c:v>
                </c:pt>
                <c:pt idx="626">
                  <c:v>-6.6038201149017208</c:v>
                </c:pt>
                <c:pt idx="627">
                  <c:v>-5.8935729326036865</c:v>
                </c:pt>
                <c:pt idx="628">
                  <c:v>-5.0640479739516131</c:v>
                </c:pt>
                <c:pt idx="629">
                  <c:v>-4.6670354344725808</c:v>
                </c:pt>
                <c:pt idx="630">
                  <c:v>-4.966664925783129</c:v>
                </c:pt>
                <c:pt idx="631">
                  <c:v>-5.8168922272674664</c:v>
                </c:pt>
                <c:pt idx="632">
                  <c:v>-6.8556069427221171</c:v>
                </c:pt>
                <c:pt idx="633">
                  <c:v>-7.7189585638676741</c:v>
                </c:pt>
                <c:pt idx="634">
                  <c:v>-8.1884778125903193</c:v>
                </c:pt>
                <c:pt idx="635">
                  <c:v>-8.2012888963385127</c:v>
                </c:pt>
                <c:pt idx="636">
                  <c:v>-7.9042205184117424</c:v>
                </c:pt>
                <c:pt idx="637">
                  <c:v>-7.4768728880435074</c:v>
                </c:pt>
                <c:pt idx="638">
                  <c:v>-7.0720740502826374</c:v>
                </c:pt>
                <c:pt idx="639">
                  <c:v>-6.7449875292769841</c:v>
                </c:pt>
                <c:pt idx="640">
                  <c:v>-6.4366034586914438</c:v>
                </c:pt>
                <c:pt idx="641">
                  <c:v>-6.0258389295176151</c:v>
                </c:pt>
                <c:pt idx="642">
                  <c:v>-5.4089451709272636</c:v>
                </c:pt>
                <c:pt idx="643">
                  <c:v>-4.6329303675087186</c:v>
                </c:pt>
                <c:pt idx="644">
                  <c:v>-3.825542120158544</c:v>
                </c:pt>
                <c:pt idx="645">
                  <c:v>-3.1245028977553728</c:v>
                </c:pt>
                <c:pt idx="646">
                  <c:v>-2.4496642798002655</c:v>
                </c:pt>
                <c:pt idx="647">
                  <c:v>-1.6059369142042599</c:v>
                </c:pt>
                <c:pt idx="648">
                  <c:v>-0.49278543592017476</c:v>
                </c:pt>
                <c:pt idx="649">
                  <c:v>0.94325293279822864</c:v>
                </c:pt>
                <c:pt idx="650">
                  <c:v>2.6855171141422645</c:v>
                </c:pt>
                <c:pt idx="651">
                  <c:v>4.6260372318594198</c:v>
                </c:pt>
                <c:pt idx="652">
                  <c:v>6.6104593672222309</c:v>
                </c:pt>
                <c:pt idx="653">
                  <c:v>8.4467466398777855</c:v>
                </c:pt>
                <c:pt idx="654">
                  <c:v>10.20413716708023</c:v>
                </c:pt>
                <c:pt idx="655">
                  <c:v>11.785667003738626</c:v>
                </c:pt>
                <c:pt idx="656">
                  <c:v>13.241357483663853</c:v>
                </c:pt>
                <c:pt idx="657">
                  <c:v>14.686762153990577</c:v>
                </c:pt>
                <c:pt idx="658">
                  <c:v>16.277343470910765</c:v>
                </c:pt>
                <c:pt idx="659">
                  <c:v>18.168755741492546</c:v>
                </c:pt>
                <c:pt idx="660">
                  <c:v>20.187345786662696</c:v>
                </c:pt>
                <c:pt idx="661">
                  <c:v>22.100042570929443</c:v>
                </c:pt>
                <c:pt idx="662">
                  <c:v>23.692276099510853</c:v>
                </c:pt>
                <c:pt idx="663">
                  <c:v>24.855847377520636</c:v>
                </c:pt>
                <c:pt idx="664">
                  <c:v>25.623441009970222</c:v>
                </c:pt>
                <c:pt idx="665">
                  <c:v>26.334681929770817</c:v>
                </c:pt>
                <c:pt idx="666">
                  <c:v>27.3522703711754</c:v>
                </c:pt>
                <c:pt idx="667">
                  <c:v>28.875584343751893</c:v>
                </c:pt>
                <c:pt idx="668">
                  <c:v>30.739674496876855</c:v>
                </c:pt>
                <c:pt idx="669">
                  <c:v>32.700974286939314</c:v>
                </c:pt>
                <c:pt idx="670">
                  <c:v>34.54706424120053</c:v>
                </c:pt>
                <c:pt idx="671">
                  <c:v>36.303882376376521</c:v>
                </c:pt>
                <c:pt idx="672">
                  <c:v>38.15572698884899</c:v>
                </c:pt>
                <c:pt idx="673">
                  <c:v>39.957749189072004</c:v>
                </c:pt>
                <c:pt idx="674">
                  <c:v>40.956430445290557</c:v>
                </c:pt>
                <c:pt idx="675">
                  <c:v>40.743623476384741</c:v>
                </c:pt>
                <c:pt idx="676">
                  <c:v>39.881379006857046</c:v>
                </c:pt>
                <c:pt idx="677">
                  <c:v>38.9696849267199</c:v>
                </c:pt>
                <c:pt idx="678">
                  <c:v>38.090921528185497</c:v>
                </c:pt>
                <c:pt idx="679">
                  <c:v>36.966282897621795</c:v>
                </c:pt>
                <c:pt idx="680">
                  <c:v>35.440026959669353</c:v>
                </c:pt>
                <c:pt idx="681">
                  <c:v>33.680432760475966</c:v>
                </c:pt>
                <c:pt idx="682">
                  <c:v>31.905629485266449</c:v>
                </c:pt>
                <c:pt idx="683">
                  <c:v>30.22895051556112</c:v>
                </c:pt>
                <c:pt idx="684">
                  <c:v>28.618276045249896</c:v>
                </c:pt>
                <c:pt idx="685">
                  <c:v>27.005522744344898</c:v>
                </c:pt>
                <c:pt idx="686">
                  <c:v>25.312926029457998</c:v>
                </c:pt>
                <c:pt idx="687">
                  <c:v>23.501501688868839</c:v>
                </c:pt>
                <c:pt idx="688">
                  <c:v>21.546238035091463</c:v>
                </c:pt>
                <c:pt idx="689">
                  <c:v>19.330535354389635</c:v>
                </c:pt>
                <c:pt idx="690">
                  <c:v>16.874204287301843</c:v>
                </c:pt>
                <c:pt idx="691">
                  <c:v>14.348547181555805</c:v>
                </c:pt>
                <c:pt idx="692">
                  <c:v>11.825857057924688</c:v>
                </c:pt>
                <c:pt idx="693">
                  <c:v>9.4061284967661933</c:v>
                </c:pt>
                <c:pt idx="694">
                  <c:v>7.1988205668308689</c:v>
                </c:pt>
                <c:pt idx="695">
                  <c:v>5.3532888554942515</c:v>
                </c:pt>
                <c:pt idx="696">
                  <c:v>4.1295974583843664</c:v>
                </c:pt>
                <c:pt idx="697">
                  <c:v>3.7211196092166787</c:v>
                </c:pt>
                <c:pt idx="698">
                  <c:v>4.1783087370323457</c:v>
                </c:pt>
                <c:pt idx="699">
                  <c:v>5.2870069622916986</c:v>
                </c:pt>
                <c:pt idx="700">
                  <c:v>6.2185740430458649</c:v>
                </c:pt>
                <c:pt idx="701">
                  <c:v>5.9433665221849479</c:v>
                </c:pt>
                <c:pt idx="702">
                  <c:v>4.1732141117412489</c:v>
                </c:pt>
                <c:pt idx="703">
                  <c:v>1.371290589506424</c:v>
                </c:pt>
                <c:pt idx="704">
                  <c:v>-1.5830988222837041</c:v>
                </c:pt>
                <c:pt idx="705">
                  <c:v>-3.9286133458380297</c:v>
                </c:pt>
                <c:pt idx="706">
                  <c:v>-5.0804045389212682</c:v>
                </c:pt>
                <c:pt idx="707">
                  <c:v>-4.6583304481428431</c:v>
                </c:pt>
                <c:pt idx="708">
                  <c:v>-2.8102505391799864</c:v>
                </c:pt>
                <c:pt idx="709">
                  <c:v>-0.60909138839638644</c:v>
                </c:pt>
                <c:pt idx="710">
                  <c:v>0.35641749937154127</c:v>
                </c:pt>
                <c:pt idx="711">
                  <c:v>-0.39956207061588961</c:v>
                </c:pt>
                <c:pt idx="712">
                  <c:v>-2.1216846892035717</c:v>
                </c:pt>
                <c:pt idx="713">
                  <c:v>-3.5885535554195003</c:v>
                </c:pt>
                <c:pt idx="714">
                  <c:v>-4.0504010443111103</c:v>
                </c:pt>
                <c:pt idx="715">
                  <c:v>-3.1191547034248881</c:v>
                </c:pt>
                <c:pt idx="716">
                  <c:v>-1.1945023293563901</c:v>
                </c:pt>
                <c:pt idx="717">
                  <c:v>0.42532741723073758</c:v>
                </c:pt>
                <c:pt idx="718">
                  <c:v>0.81265980888612288</c:v>
                </c:pt>
                <c:pt idx="719">
                  <c:v>-0.14365734729159962</c:v>
                </c:pt>
                <c:pt idx="720">
                  <c:v>-1.7804540203457675</c:v>
                </c:pt>
                <c:pt idx="721">
                  <c:v>-3.4320164599388523</c:v>
                </c:pt>
                <c:pt idx="722">
                  <c:v>-4.9997700907400748</c:v>
                </c:pt>
                <c:pt idx="723">
                  <c:v>-6.4649392289252727</c:v>
                </c:pt>
                <c:pt idx="724">
                  <c:v>-7.7288248243467672</c:v>
                </c:pt>
                <c:pt idx="725">
                  <c:v>-8.8454113878598317</c:v>
                </c:pt>
                <c:pt idx="726">
                  <c:v>-10.097333540102635</c:v>
                </c:pt>
                <c:pt idx="727">
                  <c:v>-11.478384669300581</c:v>
                </c:pt>
                <c:pt idx="728">
                  <c:v>-12.702417295914568</c:v>
                </c:pt>
                <c:pt idx="729">
                  <c:v>-13.417557049996278</c:v>
                </c:pt>
                <c:pt idx="730">
                  <c:v>-13.394583288996351</c:v>
                </c:pt>
                <c:pt idx="731">
                  <c:v>-12.750893143216423</c:v>
                </c:pt>
                <c:pt idx="732">
                  <c:v>-11.924248600352094</c:v>
                </c:pt>
                <c:pt idx="733">
                  <c:v>-11.345214948345051</c:v>
                </c:pt>
                <c:pt idx="734">
                  <c:v>-11.29147322937815</c:v>
                </c:pt>
                <c:pt idx="735">
                  <c:v>-11.793178624790588</c:v>
                </c:pt>
                <c:pt idx="736">
                  <c:v>-12.536239932294777</c:v>
                </c:pt>
                <c:pt idx="737">
                  <c:v>-13.100286413648881</c:v>
                </c:pt>
                <c:pt idx="738">
                  <c:v>-13.138152945375904</c:v>
                </c:pt>
                <c:pt idx="739">
                  <c:v>-12.337914086468384</c:v>
                </c:pt>
                <c:pt idx="740">
                  <c:v>-10.640420084739016</c:v>
                </c:pt>
                <c:pt idx="741">
                  <c:v>-8.4027100230442358</c:v>
                </c:pt>
                <c:pt idx="742">
                  <c:v>-6.1787627225833512</c:v>
                </c:pt>
                <c:pt idx="743">
                  <c:v>-4.5895456481316845</c:v>
                </c:pt>
                <c:pt idx="744">
                  <c:v>-3.665112175169051</c:v>
                </c:pt>
                <c:pt idx="745">
                  <c:v>-2.9594919516656697</c:v>
                </c:pt>
                <c:pt idx="746">
                  <c:v>-2.055586152632356</c:v>
                </c:pt>
                <c:pt idx="747">
                  <c:v>-0.70558280957970876</c:v>
                </c:pt>
                <c:pt idx="748">
                  <c:v>1.1108534866118851</c:v>
                </c:pt>
                <c:pt idx="749">
                  <c:v>3.2081157968796474</c:v>
                </c:pt>
                <c:pt idx="750">
                  <c:v>5.3869908609420545</c:v>
                </c:pt>
                <c:pt idx="751">
                  <c:v>7.5106601637232142</c:v>
                </c:pt>
                <c:pt idx="752">
                  <c:v>9.5299870004487506</c:v>
                </c:pt>
                <c:pt idx="753">
                  <c:v>11.304640080439775</c:v>
                </c:pt>
                <c:pt idx="754">
                  <c:v>12.69395015883098</c:v>
                </c:pt>
                <c:pt idx="755">
                  <c:v>13.607830075654361</c:v>
                </c:pt>
                <c:pt idx="756">
                  <c:v>14.140744934141274</c:v>
                </c:pt>
                <c:pt idx="757">
                  <c:v>14.62012157545845</c:v>
                </c:pt>
                <c:pt idx="758">
                  <c:v>15.24108388394928</c:v>
                </c:pt>
                <c:pt idx="759">
                  <c:v>15.853629586270296</c:v>
                </c:pt>
                <c:pt idx="760">
                  <c:v>16.684848734544889</c:v>
                </c:pt>
                <c:pt idx="761">
                  <c:v>18.084167079853991</c:v>
                </c:pt>
                <c:pt idx="762">
                  <c:v>20.148134578256911</c:v>
                </c:pt>
                <c:pt idx="763">
                  <c:v>22.780542246691773</c:v>
                </c:pt>
                <c:pt idx="764">
                  <c:v>25.608075221757936</c:v>
                </c:pt>
                <c:pt idx="765">
                  <c:v>28.180341637322773</c:v>
                </c:pt>
                <c:pt idx="766">
                  <c:v>30.158956364576316</c:v>
                </c:pt>
                <c:pt idx="767">
                  <c:v>31.358480637284789</c:v>
                </c:pt>
                <c:pt idx="768">
                  <c:v>31.682267944539092</c:v>
                </c:pt>
                <c:pt idx="769">
                  <c:v>31.167448065648308</c:v>
                </c:pt>
                <c:pt idx="770">
                  <c:v>30.031724124335341</c:v>
                </c:pt>
                <c:pt idx="771">
                  <c:v>28.468161421848635</c:v>
                </c:pt>
                <c:pt idx="772">
                  <c:v>26.679880573411662</c:v>
                </c:pt>
                <c:pt idx="773">
                  <c:v>24.883390641943429</c:v>
                </c:pt>
                <c:pt idx="774">
                  <c:v>23.20838946910456</c:v>
                </c:pt>
                <c:pt idx="775">
                  <c:v>21.714621959722471</c:v>
                </c:pt>
                <c:pt idx="776">
                  <c:v>20.372104200528021</c:v>
                </c:pt>
                <c:pt idx="777">
                  <c:v>19.020602396517461</c:v>
                </c:pt>
                <c:pt idx="778">
                  <c:v>17.540391808587113</c:v>
                </c:pt>
                <c:pt idx="779">
                  <c:v>15.78820997241537</c:v>
                </c:pt>
                <c:pt idx="780">
                  <c:v>13.721296032967063</c:v>
                </c:pt>
                <c:pt idx="781">
                  <c:v>11.458370972307721</c:v>
                </c:pt>
                <c:pt idx="782">
                  <c:v>9.0808828128615655</c:v>
                </c:pt>
                <c:pt idx="783">
                  <c:v>6.6740255766043353</c:v>
                </c:pt>
                <c:pt idx="784">
                  <c:v>4.4402306450722486</c:v>
                </c:pt>
                <c:pt idx="785">
                  <c:v>2.4367946121708033</c:v>
                </c:pt>
                <c:pt idx="786">
                  <c:v>0.68639403992738712</c:v>
                </c:pt>
                <c:pt idx="787">
                  <c:v>-0.83488338087116065</c:v>
                </c:pt>
                <c:pt idx="788">
                  <c:v>-2.3766341732537373</c:v>
                </c:pt>
                <c:pt idx="789">
                  <c:v>-4.1180628697886625</c:v>
                </c:pt>
                <c:pt idx="790">
                  <c:v>-5.8467023723928895</c:v>
                </c:pt>
                <c:pt idx="791">
                  <c:v>-7.1820697849450319</c:v>
                </c:pt>
                <c:pt idx="792">
                  <c:v>-7.7717404492461313</c:v>
                </c:pt>
                <c:pt idx="793">
                  <c:v>-7.690437740261209</c:v>
                </c:pt>
                <c:pt idx="794">
                  <c:v>-7.135381705455984</c:v>
                </c:pt>
                <c:pt idx="795">
                  <c:v>-6.4082308313468639</c:v>
                </c:pt>
                <c:pt idx="796">
                  <c:v>-5.9802507147199266</c:v>
                </c:pt>
                <c:pt idx="797">
                  <c:v>-6.3470848004255283</c:v>
                </c:pt>
                <c:pt idx="798">
                  <c:v>-7.5153232044170171</c:v>
                </c:pt>
                <c:pt idx="799">
                  <c:v>-8.7297322603286762</c:v>
                </c:pt>
                <c:pt idx="800">
                  <c:v>-8.9842546551221005</c:v>
                </c:pt>
                <c:pt idx="801">
                  <c:v>-7.5514158620196588</c:v>
                </c:pt>
                <c:pt idx="802">
                  <c:v>-4.3211067047792655</c:v>
                </c:pt>
                <c:pt idx="803">
                  <c:v>-0.35815485068368014</c:v>
                </c:pt>
                <c:pt idx="804">
                  <c:v>2.2279094263299934</c:v>
                </c:pt>
                <c:pt idx="805">
                  <c:v>2.5142360378033937</c:v>
                </c:pt>
                <c:pt idx="806">
                  <c:v>0.94040173704732566</c:v>
                </c:pt>
                <c:pt idx="807">
                  <c:v>-1.0082553176936206</c:v>
                </c:pt>
                <c:pt idx="808">
                  <c:v>-2.159083611339748</c:v>
                </c:pt>
                <c:pt idx="809">
                  <c:v>-2.0950098991129531</c:v>
                </c:pt>
                <c:pt idx="810">
                  <c:v>-1.172590081130694</c:v>
                </c:pt>
                <c:pt idx="811">
                  <c:v>-7.5130699508080101E-2</c:v>
                </c:pt>
                <c:pt idx="812">
                  <c:v>0.82431023448208163</c:v>
                </c:pt>
                <c:pt idx="813">
                  <c:v>1.3817953097924398</c:v>
                </c:pt>
                <c:pt idx="814">
                  <c:v>1.519418583596591</c:v>
                </c:pt>
                <c:pt idx="815">
                  <c:v>1.4353980319246591</c:v>
                </c:pt>
                <c:pt idx="816">
                  <c:v>1.3342743112861659</c:v>
                </c:pt>
                <c:pt idx="817">
                  <c:v>1.3934376250604426</c:v>
                </c:pt>
                <c:pt idx="818">
                  <c:v>1.8155616725592338</c:v>
                </c:pt>
                <c:pt idx="819">
                  <c:v>2.648154719108049</c:v>
                </c:pt>
                <c:pt idx="820">
                  <c:v>3.7471728847258881</c:v>
                </c:pt>
                <c:pt idx="821">
                  <c:v>4.7617660670313704</c:v>
                </c:pt>
                <c:pt idx="822">
                  <c:v>5.3796799856907427</c:v>
                </c:pt>
                <c:pt idx="823">
                  <c:v>5.6103167059769277</c:v>
                </c:pt>
                <c:pt idx="824">
                  <c:v>5.6914241118573896</c:v>
                </c:pt>
                <c:pt idx="825">
                  <c:v>5.8829198496202419</c:v>
                </c:pt>
                <c:pt idx="826">
                  <c:v>6.2590068126278364</c:v>
                </c:pt>
                <c:pt idx="827">
                  <c:v>6.7846771163752795</c:v>
                </c:pt>
                <c:pt idx="828">
                  <c:v>7.374187254047774</c:v>
                </c:pt>
                <c:pt idx="829">
                  <c:v>8.0175208889668177</c:v>
                </c:pt>
                <c:pt idx="830">
                  <c:v>8.8577075111874812</c:v>
                </c:pt>
                <c:pt idx="831">
                  <c:v>10.012874940963732</c:v>
                </c:pt>
                <c:pt idx="832">
                  <c:v>11.572927922144457</c:v>
                </c:pt>
                <c:pt idx="833">
                  <c:v>13.471439643701567</c:v>
                </c:pt>
                <c:pt idx="834">
                  <c:v>15.580070630827537</c:v>
                </c:pt>
                <c:pt idx="835">
                  <c:v>17.914037118210985</c:v>
                </c:pt>
                <c:pt idx="836">
                  <c:v>20.247053235846767</c:v>
                </c:pt>
                <c:pt idx="837">
                  <c:v>22.150471171129833</c:v>
                </c:pt>
                <c:pt idx="838">
                  <c:v>23.646191287707236</c:v>
                </c:pt>
                <c:pt idx="839">
                  <c:v>24.976354161953093</c:v>
                </c:pt>
                <c:pt idx="840">
                  <c:v>26.551923358714031</c:v>
                </c:pt>
                <c:pt idx="841">
                  <c:v>28.561430571539749</c:v>
                </c:pt>
                <c:pt idx="842">
                  <c:v>30.898264120108951</c:v>
                </c:pt>
                <c:pt idx="843">
                  <c:v>33.28227617770677</c:v>
                </c:pt>
                <c:pt idx="844">
                  <c:v>35.404439294152631</c:v>
                </c:pt>
                <c:pt idx="845">
                  <c:v>37.380953188269579</c:v>
                </c:pt>
                <c:pt idx="846">
                  <c:v>39.408801964504185</c:v>
                </c:pt>
                <c:pt idx="847">
                  <c:v>41.684729465214097</c:v>
                </c:pt>
                <c:pt idx="848">
                  <c:v>44.329092115909816</c:v>
                </c:pt>
                <c:pt idx="849">
                  <c:v>47.217309153591621</c:v>
                </c:pt>
                <c:pt idx="850">
                  <c:v>49.944109870519789</c:v>
                </c:pt>
                <c:pt idx="851">
                  <c:v>51.981275073109394</c:v>
                </c:pt>
                <c:pt idx="852">
                  <c:v>53.036786091647208</c:v>
                </c:pt>
                <c:pt idx="853">
                  <c:v>53.147137449814259</c:v>
                </c:pt>
                <c:pt idx="854">
                  <c:v>52.516098120817972</c:v>
                </c:pt>
                <c:pt idx="855">
                  <c:v>51.625254258401618</c:v>
                </c:pt>
                <c:pt idx="856">
                  <c:v>51.001905433233588</c:v>
                </c:pt>
                <c:pt idx="857">
                  <c:v>50.835562904568917</c:v>
                </c:pt>
                <c:pt idx="858">
                  <c:v>50.877139446477536</c:v>
                </c:pt>
                <c:pt idx="859">
                  <c:v>50.827802637547983</c:v>
                </c:pt>
                <c:pt idx="860">
                  <c:v>50.485560344797022</c:v>
                </c:pt>
                <c:pt idx="861">
                  <c:v>49.689969097901084</c:v>
                </c:pt>
                <c:pt idx="862">
                  <c:v>48.298482755943056</c:v>
                </c:pt>
                <c:pt idx="863">
                  <c:v>46.291039220824189</c:v>
                </c:pt>
                <c:pt idx="864">
                  <c:v>43.987558776407695</c:v>
                </c:pt>
                <c:pt idx="865">
                  <c:v>41.723887800879538</c:v>
                </c:pt>
                <c:pt idx="866">
                  <c:v>39.64586024486195</c:v>
                </c:pt>
                <c:pt idx="867">
                  <c:v>37.69907493996471</c:v>
                </c:pt>
                <c:pt idx="868">
                  <c:v>35.687188561165414</c:v>
                </c:pt>
                <c:pt idx="869">
                  <c:v>33.580292949942105</c:v>
                </c:pt>
                <c:pt idx="870">
                  <c:v>31.452789670943268</c:v>
                </c:pt>
                <c:pt idx="871">
                  <c:v>29.394499617524403</c:v>
                </c:pt>
                <c:pt idx="872">
                  <c:v>27.310489745173914</c:v>
                </c:pt>
                <c:pt idx="873">
                  <c:v>25.032756310270436</c:v>
                </c:pt>
                <c:pt idx="874">
                  <c:v>22.547243604065027</c:v>
                </c:pt>
                <c:pt idx="875">
                  <c:v>19.907221831983726</c:v>
                </c:pt>
                <c:pt idx="876">
                  <c:v>17.209616695344053</c:v>
                </c:pt>
                <c:pt idx="877">
                  <c:v>14.573385661437172</c:v>
                </c:pt>
                <c:pt idx="878">
                  <c:v>11.917025268208429</c:v>
                </c:pt>
                <c:pt idx="879">
                  <c:v>9.1102211028442603</c:v>
                </c:pt>
                <c:pt idx="880">
                  <c:v>6.0735077807873745</c:v>
                </c:pt>
                <c:pt idx="881">
                  <c:v>2.9306202451716268</c:v>
                </c:pt>
                <c:pt idx="882">
                  <c:v>-4.8242019731805807E-2</c:v>
                </c:pt>
                <c:pt idx="883">
                  <c:v>-2.6968137393371694</c:v>
                </c:pt>
                <c:pt idx="884">
                  <c:v>-4.9588977045504263</c:v>
                </c:pt>
                <c:pt idx="885">
                  <c:v>-6.9922445104594164</c:v>
                </c:pt>
                <c:pt idx="886">
                  <c:v>-9.0207831802502287</c:v>
                </c:pt>
                <c:pt idx="887">
                  <c:v>-11.212007656645225</c:v>
                </c:pt>
                <c:pt idx="888">
                  <c:v>-13.522371143512318</c:v>
                </c:pt>
                <c:pt idx="889">
                  <c:v>-15.87968554064207</c:v>
                </c:pt>
                <c:pt idx="890">
                  <c:v>-17.988180469829228</c:v>
                </c:pt>
                <c:pt idx="891">
                  <c:v>-19.583350980432645</c:v>
                </c:pt>
                <c:pt idx="892">
                  <c:v>-20.485097580823989</c:v>
                </c:pt>
                <c:pt idx="893">
                  <c:v>-20.377486209207508</c:v>
                </c:pt>
                <c:pt idx="894">
                  <c:v>-19.136571045023356</c:v>
                </c:pt>
                <c:pt idx="895">
                  <c:v>-17.048839104122887</c:v>
                </c:pt>
                <c:pt idx="896">
                  <c:v>-14.781226582040428</c:v>
                </c:pt>
                <c:pt idx="897">
                  <c:v>-13.10765909039962</c:v>
                </c:pt>
                <c:pt idx="898">
                  <c:v>-12.289512968591627</c:v>
                </c:pt>
                <c:pt idx="899">
                  <c:v>-12.071644929219792</c:v>
                </c:pt>
                <c:pt idx="900">
                  <c:v>-12.005723290635396</c:v>
                </c:pt>
                <c:pt idx="901">
                  <c:v>-11.806792884822686</c:v>
                </c:pt>
                <c:pt idx="902">
                  <c:v>-11.390418167126233</c:v>
                </c:pt>
                <c:pt idx="903">
                  <c:v>-10.786737923783708</c:v>
                </c:pt>
                <c:pt idx="904">
                  <c:v>-10.198612785308034</c:v>
                </c:pt>
                <c:pt idx="905">
                  <c:v>-10.084837949601873</c:v>
                </c:pt>
                <c:pt idx="906">
                  <c:v>-10.704593110609835</c:v>
                </c:pt>
                <c:pt idx="907">
                  <c:v>-11.718488068397638</c:v>
                </c:pt>
                <c:pt idx="908">
                  <c:v>-12.504781627029685</c:v>
                </c:pt>
                <c:pt idx="909">
                  <c:v>-12.685287994489091</c:v>
                </c:pt>
                <c:pt idx="910">
                  <c:v>-12.27071231459931</c:v>
                </c:pt>
                <c:pt idx="911">
                  <c:v>-11.589936648307322</c:v>
                </c:pt>
                <c:pt idx="912">
                  <c:v>-10.921335055341174</c:v>
                </c:pt>
                <c:pt idx="913">
                  <c:v>-10.407745934234349</c:v>
                </c:pt>
                <c:pt idx="914">
                  <c:v>-10.025992655549661</c:v>
                </c:pt>
                <c:pt idx="915">
                  <c:v>-9.6002889624386682</c:v>
                </c:pt>
                <c:pt idx="916">
                  <c:v>-8.9975998231898942</c:v>
                </c:pt>
                <c:pt idx="917">
                  <c:v>-8.1163810067260957</c:v>
                </c:pt>
                <c:pt idx="918">
                  <c:v>-6.9582756265915746</c:v>
                </c:pt>
                <c:pt idx="919">
                  <c:v>-5.6713201540597424</c:v>
                </c:pt>
                <c:pt idx="920">
                  <c:v>-4.4209683509785478</c:v>
                </c:pt>
                <c:pt idx="921">
                  <c:v>-3.2714411439589766</c:v>
                </c:pt>
                <c:pt idx="922">
                  <c:v>-2.2181600610797969</c:v>
                </c:pt>
                <c:pt idx="923">
                  <c:v>-1.1559064398582011</c:v>
                </c:pt>
                <c:pt idx="924">
                  <c:v>7.2897568938962931E-2</c:v>
                </c:pt>
                <c:pt idx="925">
                  <c:v>1.5333464975601838</c:v>
                </c:pt>
                <c:pt idx="926">
                  <c:v>3.24410068760898</c:v>
                </c:pt>
                <c:pt idx="927">
                  <c:v>5.1579690138567997</c:v>
                </c:pt>
                <c:pt idx="928">
                  <c:v>7.1810288935796631</c:v>
                </c:pt>
                <c:pt idx="929">
                  <c:v>9.3181524157080684</c:v>
                </c:pt>
                <c:pt idx="930">
                  <c:v>11.771957367393908</c:v>
                </c:pt>
                <c:pt idx="931">
                  <c:v>14.538291140046029</c:v>
                </c:pt>
                <c:pt idx="932">
                  <c:v>17.426763597245106</c:v>
                </c:pt>
                <c:pt idx="933">
                  <c:v>20.085129485300204</c:v>
                </c:pt>
                <c:pt idx="934">
                  <c:v>21.976992095594198</c:v>
                </c:pt>
                <c:pt idx="935">
                  <c:v>23.036811893682316</c:v>
                </c:pt>
                <c:pt idx="936">
                  <c:v>23.878744955808671</c:v>
                </c:pt>
                <c:pt idx="937">
                  <c:v>25.155321876692497</c:v>
                </c:pt>
                <c:pt idx="938">
                  <c:v>27.080671259158645</c:v>
                </c:pt>
                <c:pt idx="939">
                  <c:v>29.450250833975474</c:v>
                </c:pt>
                <c:pt idx="940">
                  <c:v>31.909988457295963</c:v>
                </c:pt>
                <c:pt idx="941">
                  <c:v>34.113940028150047</c:v>
                </c:pt>
                <c:pt idx="942">
                  <c:v>35.446172287587046</c:v>
                </c:pt>
                <c:pt idx="943">
                  <c:v>35.651644161835307</c:v>
                </c:pt>
                <c:pt idx="944">
                  <c:v>35.238488218598597</c:v>
                </c:pt>
                <c:pt idx="945">
                  <c:v>35.022298354226621</c:v>
                </c:pt>
                <c:pt idx="946">
                  <c:v>35.476556607142086</c:v>
                </c:pt>
                <c:pt idx="947">
                  <c:v>36.439594234999248</c:v>
                </c:pt>
                <c:pt idx="948">
                  <c:v>37.455148570299258</c:v>
                </c:pt>
                <c:pt idx="949">
                  <c:v>38.127363558893272</c:v>
                </c:pt>
                <c:pt idx="950">
                  <c:v>37.965162207715409</c:v>
                </c:pt>
                <c:pt idx="951">
                  <c:v>36.859798443561104</c:v>
                </c:pt>
                <c:pt idx="952">
                  <c:v>35.166654634689884</c:v>
                </c:pt>
                <c:pt idx="953">
                  <c:v>33.329003241996091</c:v>
                </c:pt>
                <c:pt idx="954">
                  <c:v>31.649405937156168</c:v>
                </c:pt>
                <c:pt idx="955">
                  <c:v>30.098514358413041</c:v>
                </c:pt>
                <c:pt idx="956">
                  <c:v>28.452913091244781</c:v>
                </c:pt>
                <c:pt idx="957">
                  <c:v>26.567863729419884</c:v>
                </c:pt>
                <c:pt idx="958">
                  <c:v>24.414674974831485</c:v>
                </c:pt>
                <c:pt idx="959">
                  <c:v>22.039438215334854</c:v>
                </c:pt>
                <c:pt idx="960">
                  <c:v>19.458656471028156</c:v>
                </c:pt>
                <c:pt idx="961">
                  <c:v>16.770335981607591</c:v>
                </c:pt>
                <c:pt idx="962">
                  <c:v>14.25391206197544</c:v>
                </c:pt>
                <c:pt idx="963">
                  <c:v>12.02161626073593</c:v>
                </c:pt>
                <c:pt idx="964">
                  <c:v>10.061259435521212</c:v>
                </c:pt>
                <c:pt idx="965">
                  <c:v>8.3280326268107867</c:v>
                </c:pt>
                <c:pt idx="966">
                  <c:v>6.6199939142745707</c:v>
                </c:pt>
                <c:pt idx="967">
                  <c:v>4.6498923359890796</c:v>
                </c:pt>
                <c:pt idx="968">
                  <c:v>2.132201749269298</c:v>
                </c:pt>
                <c:pt idx="969">
                  <c:v>-0.9987709857160878</c:v>
                </c:pt>
                <c:pt idx="970">
                  <c:v>-4.6413554860017658</c:v>
                </c:pt>
                <c:pt idx="971">
                  <c:v>-8.6101636562817312</c:v>
                </c:pt>
                <c:pt idx="972">
                  <c:v>-12.474957403156095</c:v>
                </c:pt>
                <c:pt idx="973">
                  <c:v>-15.685027695092971</c:v>
                </c:pt>
                <c:pt idx="974">
                  <c:v>-18.01249840119111</c:v>
                </c:pt>
                <c:pt idx="975">
                  <c:v>-19.654399093167285</c:v>
                </c:pt>
                <c:pt idx="976">
                  <c:v>-20.80723319130394</c:v>
                </c:pt>
                <c:pt idx="977">
                  <c:v>-21.391065167477862</c:v>
                </c:pt>
                <c:pt idx="978">
                  <c:v>-21.242277064128302</c:v>
                </c:pt>
                <c:pt idx="979">
                  <c:v>-20.460332802845734</c:v>
                </c:pt>
                <c:pt idx="980">
                  <c:v>-19.359617066788818</c:v>
                </c:pt>
                <c:pt idx="981">
                  <c:v>-17.994304725453041</c:v>
                </c:pt>
                <c:pt idx="982">
                  <c:v>-16.24538947094398</c:v>
                </c:pt>
                <c:pt idx="983">
                  <c:v>-14.3456925015251</c:v>
                </c:pt>
                <c:pt idx="984">
                  <c:v>-12.710535331494599</c:v>
                </c:pt>
                <c:pt idx="985">
                  <c:v>-11.470368244864707</c:v>
                </c:pt>
                <c:pt idx="986">
                  <c:v>-10.581574579967413</c:v>
                </c:pt>
                <c:pt idx="987">
                  <c:v>-9.8246221283680644</c:v>
                </c:pt>
                <c:pt idx="988">
                  <c:v>-8.992807925800701</c:v>
                </c:pt>
                <c:pt idx="989">
                  <c:v>-7.936200587284687</c:v>
                </c:pt>
                <c:pt idx="990">
                  <c:v>-6.6893226355389928</c:v>
                </c:pt>
                <c:pt idx="991">
                  <c:v>-5.4358075628282121</c:v>
                </c:pt>
                <c:pt idx="992">
                  <c:v>-4.3042435715716474</c:v>
                </c:pt>
                <c:pt idx="993">
                  <c:v>-3.6083717001402147</c:v>
                </c:pt>
                <c:pt idx="994">
                  <c:v>-3.5342701661374099</c:v>
                </c:pt>
                <c:pt idx="995">
                  <c:v>-3.9186265028146616</c:v>
                </c:pt>
                <c:pt idx="996">
                  <c:v>-4.3722010527583688</c:v>
                </c:pt>
                <c:pt idx="997">
                  <c:v>-4.523807851703201</c:v>
                </c:pt>
                <c:pt idx="998">
                  <c:v>-4.2696604346691371</c:v>
                </c:pt>
                <c:pt idx="999">
                  <c:v>-3.6702808859757541</c:v>
                </c:pt>
                <c:pt idx="1000">
                  <c:v>-2.643727728256239</c:v>
                </c:pt>
                <c:pt idx="1001">
                  <c:v>-1.5067271336911143</c:v>
                </c:pt>
                <c:pt idx="1002">
                  <c:v>-0.73067893101729198</c:v>
                </c:pt>
                <c:pt idx="1003">
                  <c:v>-0.45756779239694612</c:v>
                </c:pt>
                <c:pt idx="1004">
                  <c:v>-0.48646707654900717</c:v>
                </c:pt>
                <c:pt idx="1005">
                  <c:v>-0.45783505501802702</c:v>
                </c:pt>
                <c:pt idx="1006">
                  <c:v>-9.1095333917666471E-2</c:v>
                </c:pt>
                <c:pt idx="1007">
                  <c:v>0.68288403276068677</c:v>
                </c:pt>
                <c:pt idx="1008">
                  <c:v>1.561873392105473</c:v>
                </c:pt>
                <c:pt idx="1009">
                  <c:v>1.9829619642633634</c:v>
                </c:pt>
                <c:pt idx="1010">
                  <c:v>1.8263144449780961</c:v>
                </c:pt>
                <c:pt idx="1011">
                  <c:v>1.3249773760785342</c:v>
                </c:pt>
                <c:pt idx="1012">
                  <c:v>0.72351226855696349</c:v>
                </c:pt>
                <c:pt idx="1013">
                  <c:v>0.17482090318582419</c:v>
                </c:pt>
                <c:pt idx="1014">
                  <c:v>-0.32624873487789224</c:v>
                </c:pt>
                <c:pt idx="1015">
                  <c:v>-0.74234924018033444</c:v>
                </c:pt>
                <c:pt idx="1016">
                  <c:v>-0.85379985537672765</c:v>
                </c:pt>
                <c:pt idx="1017">
                  <c:v>-0.38180183826919306</c:v>
                </c:pt>
                <c:pt idx="1018">
                  <c:v>0.70233991849619071</c:v>
                </c:pt>
                <c:pt idx="1019">
                  <c:v>2.1436251001262674</c:v>
                </c:pt>
                <c:pt idx="1020">
                  <c:v>3.8079363981237422</c:v>
                </c:pt>
                <c:pt idx="1021">
                  <c:v>5.7022002701612671</c:v>
                </c:pt>
                <c:pt idx="1022">
                  <c:v>7.7380200247580415</c:v>
                </c:pt>
                <c:pt idx="1023">
                  <c:v>9.7472786242628811</c:v>
                </c:pt>
                <c:pt idx="1024">
                  <c:v>11.472413031777624</c:v>
                </c:pt>
                <c:pt idx="1025">
                  <c:v>12.797915331142072</c:v>
                </c:pt>
                <c:pt idx="1026">
                  <c:v>13.977058384519228</c:v>
                </c:pt>
                <c:pt idx="1027">
                  <c:v>15.285924656828845</c:v>
                </c:pt>
                <c:pt idx="1028">
                  <c:v>16.875346283692267</c:v>
                </c:pt>
                <c:pt idx="1029">
                  <c:v>18.81379675801842</c:v>
                </c:pt>
                <c:pt idx="1030">
                  <c:v>21.060986302858051</c:v>
                </c:pt>
                <c:pt idx="1031">
                  <c:v>23.787766556800889</c:v>
                </c:pt>
                <c:pt idx="1032">
                  <c:v>26.91807030566487</c:v>
                </c:pt>
                <c:pt idx="1033">
                  <c:v>29.997599759551573</c:v>
                </c:pt>
                <c:pt idx="1034">
                  <c:v>32.684446084360538</c:v>
                </c:pt>
                <c:pt idx="1035">
                  <c:v>34.597374702673328</c:v>
                </c:pt>
                <c:pt idx="1036">
                  <c:v>35.591288828619859</c:v>
                </c:pt>
                <c:pt idx="1037">
                  <c:v>36.306118112047464</c:v>
                </c:pt>
                <c:pt idx="1038">
                  <c:v>37.408304709806508</c:v>
                </c:pt>
                <c:pt idx="1039">
                  <c:v>39.142882555610377</c:v>
                </c:pt>
                <c:pt idx="1040">
                  <c:v>41.375029124498163</c:v>
                </c:pt>
                <c:pt idx="1041">
                  <c:v>43.6559855020082</c:v>
                </c:pt>
                <c:pt idx="1042">
                  <c:v>45.394085271968031</c:v>
                </c:pt>
                <c:pt idx="1043">
                  <c:v>46.232983246528669</c:v>
                </c:pt>
                <c:pt idx="1044">
                  <c:v>46.006577701598097</c:v>
                </c:pt>
                <c:pt idx="1045">
                  <c:v>45.052264707566138</c:v>
                </c:pt>
                <c:pt idx="1046">
                  <c:v>44.043717313414817</c:v>
                </c:pt>
                <c:pt idx="1047">
                  <c:v>43.367499607146527</c:v>
                </c:pt>
                <c:pt idx="1048">
                  <c:v>42.895793835003595</c:v>
                </c:pt>
                <c:pt idx="1049">
                  <c:v>42.169827098303521</c:v>
                </c:pt>
                <c:pt idx="1050">
                  <c:v>40.947362136337446</c:v>
                </c:pt>
                <c:pt idx="1051">
                  <c:v>39.288712573610695</c:v>
                </c:pt>
                <c:pt idx="1052">
                  <c:v>37.357461522138479</c:v>
                </c:pt>
                <c:pt idx="1053">
                  <c:v>35.314519071695706</c:v>
                </c:pt>
                <c:pt idx="1054">
                  <c:v>33.217150290261792</c:v>
                </c:pt>
                <c:pt idx="1055">
                  <c:v>30.992654704456555</c:v>
                </c:pt>
                <c:pt idx="1056">
                  <c:v>28.663187930367425</c:v>
                </c:pt>
                <c:pt idx="1057">
                  <c:v>26.307138991760077</c:v>
                </c:pt>
                <c:pt idx="1058">
                  <c:v>23.969493031924873</c:v>
                </c:pt>
                <c:pt idx="1059">
                  <c:v>21.729132571286375</c:v>
                </c:pt>
                <c:pt idx="1060">
                  <c:v>19.713910419860646</c:v>
                </c:pt>
                <c:pt idx="1061">
                  <c:v>17.940973451463435</c:v>
                </c:pt>
                <c:pt idx="1062">
                  <c:v>16.355745422434165</c:v>
                </c:pt>
                <c:pt idx="1063">
                  <c:v>14.685985113985481</c:v>
                </c:pt>
                <c:pt idx="1064">
                  <c:v>12.645434231705771</c:v>
                </c:pt>
                <c:pt idx="1065">
                  <c:v>10.225146947071655</c:v>
                </c:pt>
                <c:pt idx="1066">
                  <c:v>7.7174074681302214</c:v>
                </c:pt>
                <c:pt idx="1067">
                  <c:v>5.3319756587676173</c:v>
                </c:pt>
                <c:pt idx="1068">
                  <c:v>3.2713686455922648</c:v>
                </c:pt>
                <c:pt idx="1069">
                  <c:v>1.6838732526804197</c:v>
                </c:pt>
                <c:pt idx="1070">
                  <c:v>0.54338162762681119</c:v>
                </c:pt>
                <c:pt idx="1071">
                  <c:v>-0.36577558492572504</c:v>
                </c:pt>
                <c:pt idx="1072">
                  <c:v>-1.4754542932272108</c:v>
                </c:pt>
                <c:pt idx="1073">
                  <c:v>-3.1887058473626668</c:v>
                </c:pt>
                <c:pt idx="1074">
                  <c:v>-5.4850847904154127</c:v>
                </c:pt>
                <c:pt idx="1075">
                  <c:v>-7.9879999546071065</c:v>
                </c:pt>
                <c:pt idx="1076">
                  <c:v>-10.087970655514964</c:v>
                </c:pt>
                <c:pt idx="1077">
                  <c:v>-11.278785602404664</c:v>
                </c:pt>
                <c:pt idx="1078">
                  <c:v>-11.35296155035657</c:v>
                </c:pt>
                <c:pt idx="1079">
                  <c:v>-10.736437319349438</c:v>
                </c:pt>
                <c:pt idx="1080">
                  <c:v>-10.342140132962449</c:v>
                </c:pt>
                <c:pt idx="1081">
                  <c:v>-10.6092542703032</c:v>
                </c:pt>
                <c:pt idx="1082">
                  <c:v>-11.180034024897136</c:v>
                </c:pt>
                <c:pt idx="1083">
                  <c:v>-11.188256184399194</c:v>
                </c:pt>
                <c:pt idx="1084">
                  <c:v>-10.034257760711208</c:v>
                </c:pt>
                <c:pt idx="1085">
                  <c:v>-7.4311133454969838</c:v>
                </c:pt>
                <c:pt idx="1086">
                  <c:v>-3.6528323585870437</c:v>
                </c:pt>
                <c:pt idx="1087">
                  <c:v>0.34183284858469715</c:v>
                </c:pt>
                <c:pt idx="1088">
                  <c:v>3.6302027516130031</c:v>
                </c:pt>
                <c:pt idx="1089">
                  <c:v>5.6127142565807429</c:v>
                </c:pt>
                <c:pt idx="1090">
                  <c:v>6.1695883914491283</c:v>
                </c:pt>
                <c:pt idx="1091">
                  <c:v>5.684758803620146</c:v>
                </c:pt>
                <c:pt idx="1092">
                  <c:v>4.6835158075477432</c:v>
                </c:pt>
                <c:pt idx="1093">
                  <c:v>3.6333134913967884</c:v>
                </c:pt>
                <c:pt idx="1094">
                  <c:v>2.8296139015688526</c:v>
                </c:pt>
                <c:pt idx="1095">
                  <c:v>2.3401260235374757</c:v>
                </c:pt>
                <c:pt idx="1096">
                  <c:v>1.9837748430667264</c:v>
                </c:pt>
                <c:pt idx="1097">
                  <c:v>1.5983791062053918</c:v>
                </c:pt>
                <c:pt idx="1098">
                  <c:v>1.2326729440812838</c:v>
                </c:pt>
                <c:pt idx="1099">
                  <c:v>1.0428833851996582</c:v>
                </c:pt>
                <c:pt idx="1100">
                  <c:v>1.0778036174956649</c:v>
                </c:pt>
                <c:pt idx="1101">
                  <c:v>1.2496692651457517</c:v>
                </c:pt>
                <c:pt idx="1102">
                  <c:v>1.3850370798428369</c:v>
                </c:pt>
                <c:pt idx="1103">
                  <c:v>1.41126509824598</c:v>
                </c:pt>
                <c:pt idx="1104">
                  <c:v>1.3970579162810604</c:v>
                </c:pt>
                <c:pt idx="1105">
                  <c:v>1.4329281579554389</c:v>
                </c:pt>
                <c:pt idx="1106">
                  <c:v>1.6277500547963302</c:v>
                </c:pt>
                <c:pt idx="1107">
                  <c:v>2.0424366937004033</c:v>
                </c:pt>
                <c:pt idx="1108">
                  <c:v>2.7095677198263952</c:v>
                </c:pt>
                <c:pt idx="1109">
                  <c:v>3.5962601454298673</c:v>
                </c:pt>
                <c:pt idx="1110">
                  <c:v>4.5377931025212694</c:v>
                </c:pt>
                <c:pt idx="1111">
                  <c:v>5.404478420470844</c:v>
                </c:pt>
                <c:pt idx="1112">
                  <c:v>6.1805949520614272</c:v>
                </c:pt>
                <c:pt idx="1113">
                  <c:v>7.0006245530201987</c:v>
                </c:pt>
                <c:pt idx="1114">
                  <c:v>8.1233470419597946</c:v>
                </c:pt>
                <c:pt idx="1115">
                  <c:v>9.564261261120599</c:v>
                </c:pt>
                <c:pt idx="1116">
                  <c:v>11.146030815898188</c:v>
                </c:pt>
                <c:pt idx="1117">
                  <c:v>12.680073099580223</c:v>
                </c:pt>
                <c:pt idx="1118">
                  <c:v>13.962882557588618</c:v>
                </c:pt>
                <c:pt idx="1119">
                  <c:v>14.957089906436845</c:v>
                </c:pt>
                <c:pt idx="1120">
                  <c:v>15.79661308830811</c:v>
                </c:pt>
                <c:pt idx="1121">
                  <c:v>16.652655966541946</c:v>
                </c:pt>
                <c:pt idx="1122">
                  <c:v>17.734468007211106</c:v>
                </c:pt>
                <c:pt idx="1123">
                  <c:v>19.174914867066882</c:v>
                </c:pt>
                <c:pt idx="1124">
                  <c:v>21.034157329725545</c:v>
                </c:pt>
                <c:pt idx="1125">
                  <c:v>23.080790723131031</c:v>
                </c:pt>
                <c:pt idx="1126">
                  <c:v>25.117565048668411</c:v>
                </c:pt>
                <c:pt idx="1127">
                  <c:v>27.12946930769504</c:v>
                </c:pt>
                <c:pt idx="1128">
                  <c:v>29.024404241541141</c:v>
                </c:pt>
                <c:pt idx="1129">
                  <c:v>30.881627156710319</c:v>
                </c:pt>
                <c:pt idx="1130">
                  <c:v>32.690362973576114</c:v>
                </c:pt>
                <c:pt idx="1131">
                  <c:v>34.378303654104592</c:v>
                </c:pt>
                <c:pt idx="1132">
                  <c:v>35.911714861022496</c:v>
                </c:pt>
                <c:pt idx="1133">
                  <c:v>37.395605983802049</c:v>
                </c:pt>
                <c:pt idx="1134">
                  <c:v>39.025506044126011</c:v>
                </c:pt>
                <c:pt idx="1135">
                  <c:v>40.647453303243488</c:v>
                </c:pt>
                <c:pt idx="1136">
                  <c:v>41.740487177178622</c:v>
                </c:pt>
                <c:pt idx="1137">
                  <c:v>42.115959613635056</c:v>
                </c:pt>
                <c:pt idx="1138">
                  <c:v>42.040892721362354</c:v>
                </c:pt>
                <c:pt idx="1139">
                  <c:v>41.927174786935112</c:v>
                </c:pt>
                <c:pt idx="1140">
                  <c:v>41.897898731196406</c:v>
                </c:pt>
                <c:pt idx="1141">
                  <c:v>41.738915696572477</c:v>
                </c:pt>
                <c:pt idx="1142">
                  <c:v>41.240737962641028</c:v>
                </c:pt>
                <c:pt idx="1143">
                  <c:v>40.210570803388208</c:v>
                </c:pt>
                <c:pt idx="1144">
                  <c:v>38.798043107320439</c:v>
                </c:pt>
                <c:pt idx="1145">
                  <c:v>37.200297365174031</c:v>
                </c:pt>
                <c:pt idx="1146">
                  <c:v>35.527225237870546</c:v>
                </c:pt>
                <c:pt idx="1147">
                  <c:v>33.855473773113133</c:v>
                </c:pt>
                <c:pt idx="1148">
                  <c:v>32.177420417650865</c:v>
                </c:pt>
                <c:pt idx="1149">
                  <c:v>30.436098909297851</c:v>
                </c:pt>
                <c:pt idx="1150">
                  <c:v>28.627721511111893</c:v>
                </c:pt>
                <c:pt idx="1151">
                  <c:v>26.785929640889655</c:v>
                </c:pt>
                <c:pt idx="1152">
                  <c:v>24.978330228071862</c:v>
                </c:pt>
                <c:pt idx="1153">
                  <c:v>23.296080063510423</c:v>
                </c:pt>
                <c:pt idx="1154">
                  <c:v>21.776054982240211</c:v>
                </c:pt>
                <c:pt idx="1155">
                  <c:v>20.329682602595408</c:v>
                </c:pt>
                <c:pt idx="1156">
                  <c:v>18.726797950543499</c:v>
                </c:pt>
                <c:pt idx="1157">
                  <c:v>16.77230707153263</c:v>
                </c:pt>
                <c:pt idx="1158">
                  <c:v>14.417245610101977</c:v>
                </c:pt>
                <c:pt idx="1159">
                  <c:v>11.820386537899939</c:v>
                </c:pt>
                <c:pt idx="1160">
                  <c:v>9.259644747141941</c:v>
                </c:pt>
                <c:pt idx="1161">
                  <c:v>6.9187739921991014</c:v>
                </c:pt>
                <c:pt idx="1162">
                  <c:v>4.7241166923551186</c:v>
                </c:pt>
                <c:pt idx="1163">
                  <c:v>2.5037753385080159</c:v>
                </c:pt>
                <c:pt idx="1164">
                  <c:v>0.12973809173785572</c:v>
                </c:pt>
                <c:pt idx="1165">
                  <c:v>-2.4056958900969017</c:v>
                </c:pt>
                <c:pt idx="1166">
                  <c:v>-4.9635580522949638</c:v>
                </c:pt>
                <c:pt idx="1167">
                  <c:v>-7.3689969512490645</c:v>
                </c:pt>
                <c:pt idx="1168">
                  <c:v>-9.4466198722240851</c:v>
                </c:pt>
                <c:pt idx="1169">
                  <c:v>-10.774664354779603</c:v>
                </c:pt>
                <c:pt idx="1170">
                  <c:v>-11.16710776768401</c:v>
                </c:pt>
                <c:pt idx="1171">
                  <c:v>-10.945293232330329</c:v>
                </c:pt>
                <c:pt idx="1172">
                  <c:v>-10.781163987683723</c:v>
                </c:pt>
                <c:pt idx="1173">
                  <c:v>-11.305307687930046</c:v>
                </c:pt>
                <c:pt idx="1174">
                  <c:v>-12.657419534171446</c:v>
                </c:pt>
                <c:pt idx="1175">
                  <c:v>-14.215139063488017</c:v>
                </c:pt>
                <c:pt idx="1176">
                  <c:v>-15.171771862218256</c:v>
                </c:pt>
                <c:pt idx="1177">
                  <c:v>-14.89860374497389</c:v>
                </c:pt>
                <c:pt idx="1178">
                  <c:v>-13.329018170074411</c:v>
                </c:pt>
                <c:pt idx="1179">
                  <c:v>-10.946929386672922</c:v>
                </c:pt>
                <c:pt idx="1180">
                  <c:v>-8.6195347989394637</c:v>
                </c:pt>
                <c:pt idx="1181">
                  <c:v>-7.047640122960674</c:v>
                </c:pt>
                <c:pt idx="1182">
                  <c:v>-6.6486693405014607</c:v>
                </c:pt>
                <c:pt idx="1183">
                  <c:v>-7.3567112136914314</c:v>
                </c:pt>
                <c:pt idx="1184">
                  <c:v>-8.5605721694176022</c:v>
                </c:pt>
                <c:pt idx="1185">
                  <c:v>-9.5685451060292497</c:v>
                </c:pt>
                <c:pt idx="1186">
                  <c:v>-10.116332183908664</c:v>
                </c:pt>
                <c:pt idx="1187">
                  <c:v>-10.264687960230489</c:v>
                </c:pt>
                <c:pt idx="1188">
                  <c:v>-10.124636981025878</c:v>
                </c:pt>
                <c:pt idx="1189">
                  <c:v>-9.7512111214053601</c:v>
                </c:pt>
                <c:pt idx="1190">
                  <c:v>-9.1960987189772521</c:v>
                </c:pt>
                <c:pt idx="1191">
                  <c:v>-8.506138724597708</c:v>
                </c:pt>
                <c:pt idx="1192">
                  <c:v>-7.7567521101057544</c:v>
                </c:pt>
                <c:pt idx="1193">
                  <c:v>-7.0107374479036384</c:v>
                </c:pt>
                <c:pt idx="1194">
                  <c:v>-6.2455833589455656</c:v>
                </c:pt>
                <c:pt idx="1195">
                  <c:v>-5.3261888117666549</c:v>
                </c:pt>
                <c:pt idx="1196">
                  <c:v>-4.1150177755313218</c:v>
                </c:pt>
                <c:pt idx="1197">
                  <c:v>-2.6219928800206951</c:v>
                </c:pt>
                <c:pt idx="1198">
                  <c:v>-0.95966000242028127</c:v>
                </c:pt>
                <c:pt idx="1199">
                  <c:v>0.6310036176281244</c:v>
                </c:pt>
                <c:pt idx="1200">
                  <c:v>1.8984300652755619</c:v>
                </c:pt>
                <c:pt idx="1201">
                  <c:v>2.7018022239700508</c:v>
                </c:pt>
                <c:pt idx="1202">
                  <c:v>3.1448956394906493</c:v>
                </c:pt>
                <c:pt idx="1203">
                  <c:v>3.5305378067008366</c:v>
                </c:pt>
                <c:pt idx="1204">
                  <c:v>4.2160921905668198</c:v>
                </c:pt>
                <c:pt idx="1205">
                  <c:v>5.4180585267554831</c:v>
                </c:pt>
                <c:pt idx="1206">
                  <c:v>7.1194264562203733</c:v>
                </c:pt>
                <c:pt idx="1207">
                  <c:v>9.0456576070959649</c:v>
                </c:pt>
                <c:pt idx="1208">
                  <c:v>10.899281374954045</c:v>
                </c:pt>
                <c:pt idx="1209">
                  <c:v>12.685209727454964</c:v>
                </c:pt>
                <c:pt idx="1210">
                  <c:v>14.602324552905865</c:v>
                </c:pt>
                <c:pt idx="1211">
                  <c:v>16.896992961847747</c:v>
                </c:pt>
                <c:pt idx="1212">
                  <c:v>19.729093682610792</c:v>
                </c:pt>
                <c:pt idx="1213">
                  <c:v>22.887948968958575</c:v>
                </c:pt>
                <c:pt idx="1214">
                  <c:v>25.931635009579406</c:v>
                </c:pt>
                <c:pt idx="1215">
                  <c:v>28.370167289387815</c:v>
                </c:pt>
                <c:pt idx="1216">
                  <c:v>30.203477423600059</c:v>
                </c:pt>
                <c:pt idx="1217">
                  <c:v>31.959326515128058</c:v>
                </c:pt>
                <c:pt idx="1218">
                  <c:v>34.094770664825496</c:v>
                </c:pt>
                <c:pt idx="1219">
                  <c:v>36.633403851528989</c:v>
                </c:pt>
                <c:pt idx="1220">
                  <c:v>39.477581714498406</c:v>
                </c:pt>
                <c:pt idx="1221">
                  <c:v>42.554805640208436</c:v>
                </c:pt>
                <c:pt idx="1222">
                  <c:v>45.539319427404266</c:v>
                </c:pt>
                <c:pt idx="1223">
                  <c:v>47.829349098856177</c:v>
                </c:pt>
                <c:pt idx="1224">
                  <c:v>49.02679347687905</c:v>
                </c:pt>
                <c:pt idx="1225">
                  <c:v>49.265337567341469</c:v>
                </c:pt>
                <c:pt idx="1226">
                  <c:v>49.27832785599464</c:v>
                </c:pt>
                <c:pt idx="1227">
                  <c:v>49.544327078874751</c:v>
                </c:pt>
                <c:pt idx="1228">
                  <c:v>50.082630917297251</c:v>
                </c:pt>
                <c:pt idx="1229">
                  <c:v>50.653288238951305</c:v>
                </c:pt>
                <c:pt idx="1230">
                  <c:v>50.992197274172277</c:v>
                </c:pt>
                <c:pt idx="1231">
                  <c:v>50.875441028688833</c:v>
                </c:pt>
                <c:pt idx="1232">
                  <c:v>50.086725948115053</c:v>
                </c:pt>
                <c:pt idx="1233">
                  <c:v>48.657569449152753</c:v>
                </c:pt>
                <c:pt idx="1234">
                  <c:v>46.8797354001697</c:v>
                </c:pt>
                <c:pt idx="1235">
                  <c:v>45.118131452166303</c:v>
                </c:pt>
                <c:pt idx="1236">
                  <c:v>43.604872783122978</c:v>
                </c:pt>
                <c:pt idx="1237">
                  <c:v>42.403398887460519</c:v>
                </c:pt>
                <c:pt idx="1238">
                  <c:v>41.385784609711308</c:v>
                </c:pt>
                <c:pt idx="1239">
                  <c:v>40.404060897517077</c:v>
                </c:pt>
                <c:pt idx="1240">
                  <c:v>39.290000459566741</c:v>
                </c:pt>
                <c:pt idx="1241">
                  <c:v>37.943602270375408</c:v>
                </c:pt>
                <c:pt idx="1242">
                  <c:v>36.351154544967898</c:v>
                </c:pt>
                <c:pt idx="1243">
                  <c:v>34.570371894068543</c:v>
                </c:pt>
                <c:pt idx="1244">
                  <c:v>32.679473016187174</c:v>
                </c:pt>
                <c:pt idx="1245">
                  <c:v>30.736280595863434</c:v>
                </c:pt>
                <c:pt idx="1246">
                  <c:v>28.823511103946164</c:v>
                </c:pt>
                <c:pt idx="1247">
                  <c:v>27.020139081867239</c:v>
                </c:pt>
                <c:pt idx="1248">
                  <c:v>25.381786980229894</c:v>
                </c:pt>
                <c:pt idx="1249">
                  <c:v>23.927512020625297</c:v>
                </c:pt>
                <c:pt idx="1250">
                  <c:v>22.560298340212793</c:v>
                </c:pt>
                <c:pt idx="1251">
                  <c:v>20.998497953408535</c:v>
                </c:pt>
                <c:pt idx="1252">
                  <c:v>19.05927637434036</c:v>
                </c:pt>
                <c:pt idx="1253">
                  <c:v>16.662852106853553</c:v>
                </c:pt>
                <c:pt idx="1254">
                  <c:v>13.73940514471648</c:v>
                </c:pt>
                <c:pt idx="1255">
                  <c:v>10.48779318182215</c:v>
                </c:pt>
                <c:pt idx="1256">
                  <c:v>7.3803233581857075</c:v>
                </c:pt>
                <c:pt idx="1257">
                  <c:v>4.9144065910219936</c:v>
                </c:pt>
                <c:pt idx="1258">
                  <c:v>3.3956012592015536</c:v>
                </c:pt>
                <c:pt idx="1259">
                  <c:v>2.9256990940175225</c:v>
                </c:pt>
                <c:pt idx="1260">
                  <c:v>3.1306390921371721</c:v>
                </c:pt>
                <c:pt idx="1261">
                  <c:v>3.5297439502944283</c:v>
                </c:pt>
                <c:pt idx="1262">
                  <c:v>3.5665502912885394</c:v>
                </c:pt>
                <c:pt idx="1263">
                  <c:v>3.1651980654627687</c:v>
                </c:pt>
                <c:pt idx="1264">
                  <c:v>2.8054637641535134</c:v>
                </c:pt>
                <c:pt idx="1265">
                  <c:v>2.9359774488704433</c:v>
                </c:pt>
                <c:pt idx="1266">
                  <c:v>3.6862031598930343</c:v>
                </c:pt>
                <c:pt idx="1267">
                  <c:v>4.7502161366951725</c:v>
                </c:pt>
                <c:pt idx="1268">
                  <c:v>5.7607627739612699</c:v>
                </c:pt>
                <c:pt idx="1269">
                  <c:v>6.7044430984820442</c:v>
                </c:pt>
                <c:pt idx="1270">
                  <c:v>7.8033357365124028</c:v>
                </c:pt>
                <c:pt idx="1271">
                  <c:v>9.1520372417821534</c:v>
                </c:pt>
                <c:pt idx="1272">
                  <c:v>10.518954296946509</c:v>
                </c:pt>
                <c:pt idx="1273">
                  <c:v>11.476441991007579</c:v>
                </c:pt>
                <c:pt idx="1274">
                  <c:v>11.664852991187429</c:v>
                </c:pt>
                <c:pt idx="1275">
                  <c:v>11.19585401136368</c:v>
                </c:pt>
                <c:pt idx="1276">
                  <c:v>10.368058811136406</c:v>
                </c:pt>
                <c:pt idx="1277">
                  <c:v>9.4436329549136762</c:v>
                </c:pt>
                <c:pt idx="1278">
                  <c:v>8.6663165558154027</c:v>
                </c:pt>
                <c:pt idx="1279">
                  <c:v>8.1855670846990929</c:v>
                </c:pt>
                <c:pt idx="1280">
                  <c:v>8.0203969230051104</c:v>
                </c:pt>
                <c:pt idx="1281">
                  <c:v>8.0893134645450093</c:v>
                </c:pt>
                <c:pt idx="1282">
                  <c:v>8.25664439525411</c:v>
                </c:pt>
                <c:pt idx="1283">
                  <c:v>8.4060703073490277</c:v>
                </c:pt>
                <c:pt idx="1284">
                  <c:v>8.5010966812020463</c:v>
                </c:pt>
                <c:pt idx="1285">
                  <c:v>8.6050084675780045</c:v>
                </c:pt>
                <c:pt idx="1286">
                  <c:v>8.7751415182264445</c:v>
                </c:pt>
                <c:pt idx="1287">
                  <c:v>9.1038660478619153</c:v>
                </c:pt>
                <c:pt idx="1288">
                  <c:v>9.7334155069046755</c:v>
                </c:pt>
                <c:pt idx="1289">
                  <c:v>10.501577696766583</c:v>
                </c:pt>
                <c:pt idx="1290">
                  <c:v>11.303392422831253</c:v>
                </c:pt>
                <c:pt idx="1291">
                  <c:v>12.164376734374628</c:v>
                </c:pt>
                <c:pt idx="1292">
                  <c:v>13.110513859687133</c:v>
                </c:pt>
                <c:pt idx="1293">
                  <c:v>14.21499712249339</c:v>
                </c:pt>
                <c:pt idx="1294">
                  <c:v>15.535223880043521</c:v>
                </c:pt>
                <c:pt idx="1295">
                  <c:v>16.968804342442652</c:v>
                </c:pt>
                <c:pt idx="1296">
                  <c:v>18.523707415593801</c:v>
                </c:pt>
                <c:pt idx="1297">
                  <c:v>20.255802627281923</c:v>
                </c:pt>
                <c:pt idx="1298">
                  <c:v>22.197967814736284</c:v>
                </c:pt>
                <c:pt idx="1299">
                  <c:v>24.299485118441559</c:v>
                </c:pt>
                <c:pt idx="1300">
                  <c:v>26.49656871607273</c:v>
                </c:pt>
                <c:pt idx="1301">
                  <c:v>28.879885721751275</c:v>
                </c:pt>
                <c:pt idx="1302">
                  <c:v>31.488081667316244</c:v>
                </c:pt>
                <c:pt idx="1303">
                  <c:v>34.284901913969925</c:v>
                </c:pt>
                <c:pt idx="1304">
                  <c:v>37.102887535690527</c:v>
                </c:pt>
                <c:pt idx="1305">
                  <c:v>39.761625204976724</c:v>
                </c:pt>
                <c:pt idx="1306">
                  <c:v>42.101035640877193</c:v>
                </c:pt>
                <c:pt idx="1307">
                  <c:v>44.088581148059646</c:v>
                </c:pt>
                <c:pt idx="1308">
                  <c:v>46.02420312509846</c:v>
                </c:pt>
                <c:pt idx="1309">
                  <c:v>48.089220802596493</c:v>
                </c:pt>
                <c:pt idx="1310">
                  <c:v>50.27327502654456</c:v>
                </c:pt>
                <c:pt idx="1311">
                  <c:v>52.364042606013669</c:v>
                </c:pt>
                <c:pt idx="1312">
                  <c:v>54.154532253893393</c:v>
                </c:pt>
                <c:pt idx="1313">
                  <c:v>55.589662508815529</c:v>
                </c:pt>
                <c:pt idx="1314">
                  <c:v>56.66976835863921</c:v>
                </c:pt>
                <c:pt idx="1315">
                  <c:v>57.534494671466426</c:v>
                </c:pt>
                <c:pt idx="1316">
                  <c:v>58.219668398037093</c:v>
                </c:pt>
                <c:pt idx="1317">
                  <c:v>58.585037530076349</c:v>
                </c:pt>
                <c:pt idx="1318">
                  <c:v>58.55639561947482</c:v>
                </c:pt>
                <c:pt idx="1319">
                  <c:v>58.105608567085319</c:v>
                </c:pt>
                <c:pt idx="1320">
                  <c:v>57.307097015743608</c:v>
                </c:pt>
                <c:pt idx="1321">
                  <c:v>56.341494375428731</c:v>
                </c:pt>
                <c:pt idx="1322">
                  <c:v>55.330044427920157</c:v>
                </c:pt>
                <c:pt idx="1323">
                  <c:v>54.206007759361754</c:v>
                </c:pt>
                <c:pt idx="1324">
                  <c:v>52.892659404174516</c:v>
                </c:pt>
                <c:pt idx="1325">
                  <c:v>51.463963936091019</c:v>
                </c:pt>
                <c:pt idx="1326">
                  <c:v>49.934827877369202</c:v>
                </c:pt>
                <c:pt idx="1327">
                  <c:v>48.20737469982182</c:v>
                </c:pt>
                <c:pt idx="1328">
                  <c:v>46.196846045825389</c:v>
                </c:pt>
                <c:pt idx="1329">
                  <c:v>43.91518820490888</c:v>
                </c:pt>
                <c:pt idx="1330">
                  <c:v>41.4343504808107</c:v>
                </c:pt>
                <c:pt idx="1331">
                  <c:v>38.859766991194483</c:v>
                </c:pt>
                <c:pt idx="1332">
                  <c:v>36.32578757137059</c:v>
                </c:pt>
                <c:pt idx="1333">
                  <c:v>33.913086799943173</c:v>
                </c:pt>
                <c:pt idx="1334">
                  <c:v>31.622605843944307</c:v>
                </c:pt>
                <c:pt idx="1335">
                  <c:v>29.47608820706542</c:v>
                </c:pt>
                <c:pt idx="1336">
                  <c:v>27.409115522924107</c:v>
                </c:pt>
                <c:pt idx="1337">
                  <c:v>25.298786952465623</c:v>
                </c:pt>
                <c:pt idx="1338">
                  <c:v>23.124621813416312</c:v>
                </c:pt>
                <c:pt idx="1339">
                  <c:v>20.853318097147984</c:v>
                </c:pt>
                <c:pt idx="1340">
                  <c:v>18.413062455205026</c:v>
                </c:pt>
                <c:pt idx="1341">
                  <c:v>15.887267986100927</c:v>
                </c:pt>
                <c:pt idx="1342">
                  <c:v>13.202567846378908</c:v>
                </c:pt>
                <c:pt idx="1343">
                  <c:v>9.9718611494513301</c:v>
                </c:pt>
                <c:pt idx="1344">
                  <c:v>5.7524855064623033</c:v>
                </c:pt>
                <c:pt idx="1345">
                  <c:v>0.67533533633305742</c:v>
                </c:pt>
                <c:pt idx="1346">
                  <c:v>-4.4226883703936037</c:v>
                </c:pt>
                <c:pt idx="1347">
                  <c:v>-8.6591055029857316</c:v>
                </c:pt>
                <c:pt idx="1348">
                  <c:v>-11.412146532926016</c:v>
                </c:pt>
                <c:pt idx="1349">
                  <c:v>-12.550528222267495</c:v>
                </c:pt>
                <c:pt idx="1350">
                  <c:v>-12.384676757822145</c:v>
                </c:pt>
                <c:pt idx="1351">
                  <c:v>-11.424983122665703</c:v>
                </c:pt>
                <c:pt idx="1352">
                  <c:v>-10.358410160212388</c:v>
                </c:pt>
                <c:pt idx="1353">
                  <c:v>-9.7041914370081415</c:v>
                </c:pt>
                <c:pt idx="1354">
                  <c:v>-9.485194168267979</c:v>
                </c:pt>
                <c:pt idx="1355">
                  <c:v>-9.3671514649026175</c:v>
                </c:pt>
                <c:pt idx="1356">
                  <c:v>-8.8995983756045636</c:v>
                </c:pt>
                <c:pt idx="1357">
                  <c:v>-7.6892436480924724</c:v>
                </c:pt>
                <c:pt idx="1358">
                  <c:v>-5.7320929151306226</c:v>
                </c:pt>
                <c:pt idx="1359">
                  <c:v>-3.4203756168280104</c:v>
                </c:pt>
                <c:pt idx="1360">
                  <c:v>-1.18064910449145</c:v>
                </c:pt>
                <c:pt idx="1361">
                  <c:v>0.64154773759837913</c:v>
                </c:pt>
                <c:pt idx="1362">
                  <c:v>1.9149144828464113</c:v>
                </c:pt>
                <c:pt idx="1363">
                  <c:v>2.864243153189483</c:v>
                </c:pt>
                <c:pt idx="1364">
                  <c:v>3.7413867901256936</c:v>
                </c:pt>
                <c:pt idx="1365">
                  <c:v>4.6416520743231793</c:v>
                </c:pt>
                <c:pt idx="1366">
                  <c:v>5.333182372836716</c:v>
                </c:pt>
                <c:pt idx="1367">
                  <c:v>5.6744496653799814</c:v>
                </c:pt>
                <c:pt idx="1368">
                  <c:v>5.7315326520723815</c:v>
                </c:pt>
                <c:pt idx="1369">
                  <c:v>5.5168806190309336</c:v>
                </c:pt>
                <c:pt idx="1370">
                  <c:v>5.1514329266503145</c:v>
                </c:pt>
                <c:pt idx="1371">
                  <c:v>4.8171041281173084</c:v>
                </c:pt>
                <c:pt idx="1372">
                  <c:v>4.6150609055549614</c:v>
                </c:pt>
                <c:pt idx="1373">
                  <c:v>4.573943347443862</c:v>
                </c:pt>
                <c:pt idx="1374">
                  <c:v>4.660338560494985</c:v>
                </c:pt>
                <c:pt idx="1375">
                  <c:v>4.8529453892850851</c:v>
                </c:pt>
                <c:pt idx="1376">
                  <c:v>5.1581693814993832</c:v>
                </c:pt>
                <c:pt idx="1377">
                  <c:v>5.5723331138693961</c:v>
                </c:pt>
                <c:pt idx="1378">
                  <c:v>6.0772876115920074</c:v>
                </c:pt>
                <c:pt idx="1379">
                  <c:v>6.6597631593601676</c:v>
                </c:pt>
                <c:pt idx="1380">
                  <c:v>7.2318829161729639</c:v>
                </c:pt>
                <c:pt idx="1381">
                  <c:v>7.6381028778495041</c:v>
                </c:pt>
                <c:pt idx="1382">
                  <c:v>7.8971656602925133</c:v>
                </c:pt>
                <c:pt idx="1383">
                  <c:v>8.2019926070866624</c:v>
                </c:pt>
                <c:pt idx="1384">
                  <c:v>8.6948785149449304</c:v>
                </c:pt>
                <c:pt idx="1385">
                  <c:v>9.6835787846460324</c:v>
                </c:pt>
                <c:pt idx="1386">
                  <c:v>11.417415848953112</c:v>
                </c:pt>
                <c:pt idx="1387">
                  <c:v>13.727533351974049</c:v>
                </c:pt>
                <c:pt idx="1388">
                  <c:v>16.275370384934565</c:v>
                </c:pt>
                <c:pt idx="1389">
                  <c:v>18.765554157235876</c:v>
                </c:pt>
                <c:pt idx="1390">
                  <c:v>21.067385574091158</c:v>
                </c:pt>
                <c:pt idx="1391">
                  <c:v>23.200939302609335</c:v>
                </c:pt>
                <c:pt idx="1392">
                  <c:v>25.329338156557149</c:v>
                </c:pt>
                <c:pt idx="1393">
                  <c:v>27.724134953426006</c:v>
                </c:pt>
                <c:pt idx="1394">
                  <c:v>30.585855654357488</c:v>
                </c:pt>
                <c:pt idx="1395">
                  <c:v>33.829004281270336</c:v>
                </c:pt>
                <c:pt idx="1396">
                  <c:v>37.16564041564493</c:v>
                </c:pt>
                <c:pt idx="1397">
                  <c:v>40.101420367332032</c:v>
                </c:pt>
                <c:pt idx="1398">
                  <c:v>42.160829259985384</c:v>
                </c:pt>
                <c:pt idx="1399">
                  <c:v>43.196050994785672</c:v>
                </c:pt>
                <c:pt idx="1400">
                  <c:v>43.961257874889959</c:v>
                </c:pt>
                <c:pt idx="1401">
                  <c:v>45.264675697392157</c:v>
                </c:pt>
                <c:pt idx="1402">
                  <c:v>47.31917142344431</c:v>
                </c:pt>
                <c:pt idx="1403">
                  <c:v>49.684244334975418</c:v>
                </c:pt>
                <c:pt idx="1404">
                  <c:v>51.887608788275905</c:v>
                </c:pt>
                <c:pt idx="1405">
                  <c:v>53.320237652510379</c:v>
                </c:pt>
                <c:pt idx="1406">
                  <c:v>53.424177139460163</c:v>
                </c:pt>
                <c:pt idx="1407">
                  <c:v>52.196239676670956</c:v>
                </c:pt>
                <c:pt idx="1408">
                  <c:v>50.347137823137537</c:v>
                </c:pt>
                <c:pt idx="1409">
                  <c:v>48.850951466674786</c:v>
                </c:pt>
                <c:pt idx="1410">
                  <c:v>48.52458315734129</c:v>
                </c:pt>
                <c:pt idx="1411">
                  <c:v>49.192706254194462</c:v>
                </c:pt>
                <c:pt idx="1412">
                  <c:v>50.242410229110568</c:v>
                </c:pt>
                <c:pt idx="1413">
                  <c:v>51.068635384528356</c:v>
                </c:pt>
                <c:pt idx="1414">
                  <c:v>51.204862756837791</c:v>
                </c:pt>
                <c:pt idx="1415">
                  <c:v>50.401463021701041</c:v>
                </c:pt>
                <c:pt idx="1416">
                  <c:v>48.801707741267016</c:v>
                </c:pt>
                <c:pt idx="1417">
                  <c:v>46.761676686441675</c:v>
                </c:pt>
                <c:pt idx="1418">
                  <c:v>44.570493272712845</c:v>
                </c:pt>
                <c:pt idx="1419">
                  <c:v>42.427122067258587</c:v>
                </c:pt>
                <c:pt idx="1420">
                  <c:v>40.394605945913419</c:v>
                </c:pt>
                <c:pt idx="1421">
                  <c:v>38.454165066995152</c:v>
                </c:pt>
                <c:pt idx="1422">
                  <c:v>36.605603925655252</c:v>
                </c:pt>
                <c:pt idx="1423">
                  <c:v>34.842089247142148</c:v>
                </c:pt>
                <c:pt idx="1424">
                  <c:v>33.166803402199299</c:v>
                </c:pt>
                <c:pt idx="1425">
                  <c:v>31.381960834155315</c:v>
                </c:pt>
                <c:pt idx="1426">
                  <c:v>29.184434257472208</c:v>
                </c:pt>
                <c:pt idx="1427">
                  <c:v>26.469710512322763</c:v>
                </c:pt>
                <c:pt idx="1428">
                  <c:v>23.320785842076308</c:v>
                </c:pt>
                <c:pt idx="1429">
                  <c:v>19.983516785234784</c:v>
                </c:pt>
                <c:pt idx="1430">
                  <c:v>16.731678909530089</c:v>
                </c:pt>
                <c:pt idx="1431">
                  <c:v>13.634995671339487</c:v>
                </c:pt>
                <c:pt idx="1432">
                  <c:v>10.574402257912697</c:v>
                </c:pt>
                <c:pt idx="1433">
                  <c:v>7.4881451127544425</c:v>
                </c:pt>
                <c:pt idx="1434">
                  <c:v>4.4305941504993536</c:v>
                </c:pt>
                <c:pt idx="1435">
                  <c:v>1.5238622474893664</c:v>
                </c:pt>
                <c:pt idx="1436">
                  <c:v>-1.0863088374604208</c:v>
                </c:pt>
                <c:pt idx="1437">
                  <c:v>-3.3180115807112123</c:v>
                </c:pt>
                <c:pt idx="1438">
                  <c:v>-5.1163360490969874</c:v>
                </c:pt>
                <c:pt idx="1439">
                  <c:v>-6.4345998881150477</c:v>
                </c:pt>
                <c:pt idx="1440">
                  <c:v>-7.359233270352747</c:v>
                </c:pt>
                <c:pt idx="1441">
                  <c:v>-7.9939579649456931</c:v>
                </c:pt>
                <c:pt idx="1442">
                  <c:v>-8.3004546856467787</c:v>
                </c:pt>
                <c:pt idx="1443">
                  <c:v>-8.2463323519338427</c:v>
                </c:pt>
                <c:pt idx="1444">
                  <c:v>-8.0170047248951661</c:v>
                </c:pt>
                <c:pt idx="1445">
                  <c:v>-7.889035490397263</c:v>
                </c:pt>
                <c:pt idx="1446">
                  <c:v>-8.0612187405893163</c:v>
                </c:pt>
                <c:pt idx="1447">
                  <c:v>-8.4374957057775291</c:v>
                </c:pt>
                <c:pt idx="1448">
                  <c:v>-8.7272899116619786</c:v>
                </c:pt>
                <c:pt idx="1449">
                  <c:v>-8.5851901134287392</c:v>
                </c:pt>
                <c:pt idx="1450">
                  <c:v>-7.8358800511601645</c:v>
                </c:pt>
                <c:pt idx="1451">
                  <c:v>-6.5034439901369607</c:v>
                </c:pt>
                <c:pt idx="1452">
                  <c:v>-4.9456382903342222</c:v>
                </c:pt>
                <c:pt idx="1453">
                  <c:v>-3.7216330645275377</c:v>
                </c:pt>
                <c:pt idx="1454">
                  <c:v>-2.9408204232369868</c:v>
                </c:pt>
                <c:pt idx="1455">
                  <c:v>-2.4355957347722468</c:v>
                </c:pt>
                <c:pt idx="1456">
                  <c:v>-2.191362940076802</c:v>
                </c:pt>
                <c:pt idx="1457">
                  <c:v>-2.3124617012752662</c:v>
                </c:pt>
                <c:pt idx="1458">
                  <c:v>-2.775375407249761</c:v>
                </c:pt>
                <c:pt idx="1459">
                  <c:v>-3.4854418391047655</c:v>
                </c:pt>
                <c:pt idx="1460">
                  <c:v>-4.3073922023226707</c:v>
                </c:pt>
                <c:pt idx="1461">
                  <c:v>-4.9783244382762177</c:v>
                </c:pt>
                <c:pt idx="1462">
                  <c:v>-5.2780781295106927</c:v>
                </c:pt>
                <c:pt idx="1463">
                  <c:v>-5.162780446920479</c:v>
                </c:pt>
                <c:pt idx="1464">
                  <c:v>-4.6649007179820696</c:v>
                </c:pt>
                <c:pt idx="1465">
                  <c:v>-3.8959065636224284</c:v>
                </c:pt>
                <c:pt idx="1466">
                  <c:v>-2.94457525234998</c:v>
                </c:pt>
                <c:pt idx="1467">
                  <c:v>-1.9366626473029802</c:v>
                </c:pt>
                <c:pt idx="1468">
                  <c:v>-1.0369629343569207</c:v>
                </c:pt>
                <c:pt idx="1469">
                  <c:v>-0.31002803566978232</c:v>
                </c:pt>
                <c:pt idx="1470">
                  <c:v>0.37315024504361333</c:v>
                </c:pt>
                <c:pt idx="1471">
                  <c:v>1.1661477801427411</c:v>
                </c:pt>
                <c:pt idx="1472">
                  <c:v>2.1101742045398866</c:v>
                </c:pt>
                <c:pt idx="1473">
                  <c:v>3.1834280404490887</c:v>
                </c:pt>
                <c:pt idx="1474">
                  <c:v>4.422773999640107</c:v>
                </c:pt>
                <c:pt idx="1475">
                  <c:v>5.8563827196473044</c:v>
                </c:pt>
                <c:pt idx="1476">
                  <c:v>7.5145045252543587</c:v>
                </c:pt>
                <c:pt idx="1477">
                  <c:v>9.3510511347492713</c:v>
                </c:pt>
                <c:pt idx="1478">
                  <c:v>11.275554892054284</c:v>
                </c:pt>
                <c:pt idx="1479">
                  <c:v>13.169148354213197</c:v>
                </c:pt>
                <c:pt idx="1480">
                  <c:v>14.924533267128934</c:v>
                </c:pt>
                <c:pt idx="1481">
                  <c:v>16.562052641786355</c:v>
                </c:pt>
                <c:pt idx="1482">
                  <c:v>18.116137968950628</c:v>
                </c:pt>
                <c:pt idx="1483">
                  <c:v>19.702287169571616</c:v>
                </c:pt>
                <c:pt idx="1484">
                  <c:v>21.415519706180181</c:v>
                </c:pt>
                <c:pt idx="1485">
                  <c:v>23.11865421205658</c:v>
                </c:pt>
                <c:pt idx="1486">
                  <c:v>24.606903967815445</c:v>
                </c:pt>
                <c:pt idx="1487">
                  <c:v>25.722175148459133</c:v>
                </c:pt>
                <c:pt idx="1488">
                  <c:v>26.649872805489949</c:v>
                </c:pt>
                <c:pt idx="1489">
                  <c:v>27.94089496938015</c:v>
                </c:pt>
                <c:pt idx="1490">
                  <c:v>30.085564269992545</c:v>
                </c:pt>
                <c:pt idx="1491">
                  <c:v>33.070069724592692</c:v>
                </c:pt>
                <c:pt idx="1492">
                  <c:v>36.309972170100842</c:v>
                </c:pt>
                <c:pt idx="1493">
                  <c:v>39.292891826698828</c:v>
                </c:pt>
                <c:pt idx="1494">
                  <c:v>41.630197150164854</c:v>
                </c:pt>
                <c:pt idx="1495">
                  <c:v>43.391891107161555</c:v>
                </c:pt>
                <c:pt idx="1496">
                  <c:v>45.171176225018328</c:v>
                </c:pt>
                <c:pt idx="1497">
                  <c:v>47.311423800517957</c:v>
                </c:pt>
                <c:pt idx="1498">
                  <c:v>49.586827884507592</c:v>
                </c:pt>
                <c:pt idx="1499">
                  <c:v>51.552708646817436</c:v>
                </c:pt>
                <c:pt idx="1500">
                  <c:v>52.999856773881085</c:v>
                </c:pt>
                <c:pt idx="1501">
                  <c:v>53.884226138403456</c:v>
                </c:pt>
                <c:pt idx="1502">
                  <c:v>54.189137915635385</c:v>
                </c:pt>
                <c:pt idx="1503">
                  <c:v>54.070691157322678</c:v>
                </c:pt>
                <c:pt idx="1504">
                  <c:v>54.027469874176219</c:v>
                </c:pt>
                <c:pt idx="1505">
                  <c:v>54.295903676692696</c:v>
                </c:pt>
                <c:pt idx="1506">
                  <c:v>54.590693523158841</c:v>
                </c:pt>
                <c:pt idx="1507">
                  <c:v>54.517609152695655</c:v>
                </c:pt>
                <c:pt idx="1508">
                  <c:v>53.935294869641744</c:v>
                </c:pt>
                <c:pt idx="1509">
                  <c:v>52.939578992248904</c:v>
                </c:pt>
                <c:pt idx="1510">
                  <c:v>51.649733252403927</c:v>
                </c:pt>
                <c:pt idx="1511">
                  <c:v>50.028294087355846</c:v>
                </c:pt>
                <c:pt idx="1512">
                  <c:v>47.919495465608733</c:v>
                </c:pt>
                <c:pt idx="1513">
                  <c:v>45.372571696296554</c:v>
                </c:pt>
                <c:pt idx="1514">
                  <c:v>42.622073162370619</c:v>
                </c:pt>
                <c:pt idx="1515">
                  <c:v>39.893335419123211</c:v>
                </c:pt>
                <c:pt idx="1516">
                  <c:v>37.23379029074075</c:v>
                </c:pt>
                <c:pt idx="1517">
                  <c:v>34.597144804925939</c:v>
                </c:pt>
                <c:pt idx="1518">
                  <c:v>31.919448928827418</c:v>
                </c:pt>
                <c:pt idx="1519">
                  <c:v>29.150599270250868</c:v>
                </c:pt>
                <c:pt idx="1520">
                  <c:v>26.278612864845851</c:v>
                </c:pt>
                <c:pt idx="1521">
                  <c:v>23.347895287548933</c:v>
                </c:pt>
                <c:pt idx="1522">
                  <c:v>20.447582681797954</c:v>
                </c:pt>
                <c:pt idx="1523">
                  <c:v>17.601032328161995</c:v>
                </c:pt>
                <c:pt idx="1524">
                  <c:v>14.863309981598755</c:v>
                </c:pt>
                <c:pt idx="1525">
                  <c:v>12.29869602196678</c:v>
                </c:pt>
                <c:pt idx="1526">
                  <c:v>9.8735583815274435</c:v>
                </c:pt>
                <c:pt idx="1527">
                  <c:v>7.5272539938968936</c:v>
                </c:pt>
                <c:pt idx="1528">
                  <c:v>5.3165436740189556</c:v>
                </c:pt>
                <c:pt idx="1529">
                  <c:v>3.5074556005385764</c:v>
                </c:pt>
                <c:pt idx="1530">
                  <c:v>2.5418002085278046</c:v>
                </c:pt>
                <c:pt idx="1531">
                  <c:v>2.6807176043572487</c:v>
                </c:pt>
                <c:pt idx="1532">
                  <c:v>3.5860778922701031</c:v>
                </c:pt>
                <c:pt idx="1533">
                  <c:v>4.2115647744247005</c:v>
                </c:pt>
                <c:pt idx="1534">
                  <c:v>4.0023280989362062</c:v>
                </c:pt>
                <c:pt idx="1535">
                  <c:v>3.7396943569574823</c:v>
                </c:pt>
                <c:pt idx="1536">
                  <c:v>4.619945949818332</c:v>
                </c:pt>
                <c:pt idx="1537">
                  <c:v>6.8336636308219649</c:v>
                </c:pt>
                <c:pt idx="1538">
                  <c:v>9.6764983582055262</c:v>
                </c:pt>
                <c:pt idx="1539">
                  <c:v>11.462350991041415</c:v>
                </c:pt>
                <c:pt idx="1540">
                  <c:v>10.706869711220586</c:v>
                </c:pt>
                <c:pt idx="1541">
                  <c:v>7.6118582169961737</c:v>
                </c:pt>
                <c:pt idx="1542">
                  <c:v>3.6338193126562501</c:v>
                </c:pt>
                <c:pt idx="1543">
                  <c:v>-2.080645359687467E-2</c:v>
                </c:pt>
                <c:pt idx="1544">
                  <c:v>-2.5305435445249369</c:v>
                </c:pt>
                <c:pt idx="1545">
                  <c:v>-3.7217337536344379</c:v>
                </c:pt>
                <c:pt idx="1546">
                  <c:v>-3.875236478561749</c:v>
                </c:pt>
                <c:pt idx="1547">
                  <c:v>-3.4611055089905141</c:v>
                </c:pt>
                <c:pt idx="1548">
                  <c:v>-3.1279306188107037</c:v>
                </c:pt>
                <c:pt idx="1549">
                  <c:v>-3.3256451664344899</c:v>
                </c:pt>
                <c:pt idx="1550">
                  <c:v>-4.1712285231057997</c:v>
                </c:pt>
                <c:pt idx="1551">
                  <c:v>-5.533834032643683</c:v>
                </c:pt>
                <c:pt idx="1552">
                  <c:v>-7.1594728119908089</c:v>
                </c:pt>
                <c:pt idx="1553">
                  <c:v>-8.7340822557509927</c:v>
                </c:pt>
                <c:pt idx="1554">
                  <c:v>-9.9266711906359735</c:v>
                </c:pt>
                <c:pt idx="1555">
                  <c:v>-10.552484126823254</c:v>
                </c:pt>
                <c:pt idx="1556">
                  <c:v>-10.60473430428679</c:v>
                </c:pt>
                <c:pt idx="1557">
                  <c:v>-10.322883118201053</c:v>
                </c:pt>
                <c:pt idx="1558">
                  <c:v>-9.974481315837032</c:v>
                </c:pt>
                <c:pt idx="1559">
                  <c:v>-9.6714813095202903</c:v>
                </c:pt>
                <c:pt idx="1560">
                  <c:v>-9.3046687233298844</c:v>
                </c:pt>
                <c:pt idx="1561">
                  <c:v>-8.7197437688632853</c:v>
                </c:pt>
                <c:pt idx="1562">
                  <c:v>-7.8606266134860192</c:v>
                </c:pt>
                <c:pt idx="1563">
                  <c:v>-6.7933506212162982</c:v>
                </c:pt>
                <c:pt idx="1564">
                  <c:v>-5.775531368791972</c:v>
                </c:pt>
                <c:pt idx="1565">
                  <c:v>-5.0005035014161328</c:v>
                </c:pt>
                <c:pt idx="1566">
                  <c:v>-4.4182282313878103</c:v>
                </c:pt>
                <c:pt idx="1567">
                  <c:v>-3.7793157667600537</c:v>
                </c:pt>
                <c:pt idx="1568">
                  <c:v>-2.8370873314248524</c:v>
                </c:pt>
                <c:pt idx="1569">
                  <c:v>-1.4398881047963552</c:v>
                </c:pt>
                <c:pt idx="1570">
                  <c:v>0.43305847729957192</c:v>
                </c:pt>
                <c:pt idx="1571">
                  <c:v>2.6360148277535802</c:v>
                </c:pt>
                <c:pt idx="1572">
                  <c:v>4.7703178711985075</c:v>
                </c:pt>
                <c:pt idx="1573">
                  <c:v>6.4739690537745371</c:v>
                </c:pt>
                <c:pt idx="1574">
                  <c:v>7.7513454726990467</c:v>
                </c:pt>
                <c:pt idx="1575">
                  <c:v>8.7794669232450655</c:v>
                </c:pt>
                <c:pt idx="1576">
                  <c:v>9.9466046847801639</c:v>
                </c:pt>
                <c:pt idx="1577">
                  <c:v>11.52301611108456</c:v>
                </c:pt>
                <c:pt idx="1578">
                  <c:v>13.611448228862871</c:v>
                </c:pt>
                <c:pt idx="1579">
                  <c:v>16.137489264285616</c:v>
                </c:pt>
                <c:pt idx="1580">
                  <c:v>18.809872718999902</c:v>
                </c:pt>
                <c:pt idx="1581">
                  <c:v>21.307213764619902</c:v>
                </c:pt>
                <c:pt idx="1582">
                  <c:v>23.500982889327503</c:v>
                </c:pt>
                <c:pt idx="1583">
                  <c:v>25.565062831540953</c:v>
                </c:pt>
                <c:pt idx="1584">
                  <c:v>27.604387094910134</c:v>
                </c:pt>
                <c:pt idx="1585">
                  <c:v>29.739827713011927</c:v>
                </c:pt>
                <c:pt idx="1586">
                  <c:v>31.938070718751689</c:v>
                </c:pt>
                <c:pt idx="1587">
                  <c:v>34.069745544376659</c:v>
                </c:pt>
                <c:pt idx="1588">
                  <c:v>35.890856973489122</c:v>
                </c:pt>
                <c:pt idx="1589">
                  <c:v>37.092536394019341</c:v>
                </c:pt>
                <c:pt idx="1590">
                  <c:v>37.851061766138955</c:v>
                </c:pt>
                <c:pt idx="1591">
                  <c:v>38.575983450816175</c:v>
                </c:pt>
                <c:pt idx="1592">
                  <c:v>39.78152192179985</c:v>
                </c:pt>
                <c:pt idx="1593">
                  <c:v>41.704651103363858</c:v>
                </c:pt>
                <c:pt idx="1594">
                  <c:v>44.018095361296581</c:v>
                </c:pt>
                <c:pt idx="1595">
                  <c:v>46.18878497407065</c:v>
                </c:pt>
                <c:pt idx="1596">
                  <c:v>47.649385994589238</c:v>
                </c:pt>
                <c:pt idx="1597">
                  <c:v>48.154443634697451</c:v>
                </c:pt>
                <c:pt idx="1598">
                  <c:v>47.962797502003497</c:v>
                </c:pt>
                <c:pt idx="1599">
                  <c:v>47.464814791963427</c:v>
                </c:pt>
                <c:pt idx="1600">
                  <c:v>46.844552176124161</c:v>
                </c:pt>
                <c:pt idx="1601">
                  <c:v>46.095517772601674</c:v>
                </c:pt>
                <c:pt idx="1602">
                  <c:v>45.068254677149646</c:v>
                </c:pt>
                <c:pt idx="1603">
                  <c:v>43.57520442360665</c:v>
                </c:pt>
                <c:pt idx="1604">
                  <c:v>41.640282275134517</c:v>
                </c:pt>
                <c:pt idx="1605">
                  <c:v>39.425438289631828</c:v>
                </c:pt>
                <c:pt idx="1606">
                  <c:v>37.076479603839189</c:v>
                </c:pt>
                <c:pt idx="1607">
                  <c:v>34.6443062317624</c:v>
                </c:pt>
                <c:pt idx="1608">
                  <c:v>32.226709107127149</c:v>
                </c:pt>
                <c:pt idx="1609">
                  <c:v>29.831929904984609</c:v>
                </c:pt>
                <c:pt idx="1610">
                  <c:v>27.471600486884917</c:v>
                </c:pt>
                <c:pt idx="1611">
                  <c:v>25.222306357147218</c:v>
                </c:pt>
                <c:pt idx="1612">
                  <c:v>23.036968030004275</c:v>
                </c:pt>
                <c:pt idx="1613">
                  <c:v>20.81234186940419</c:v>
                </c:pt>
                <c:pt idx="1614">
                  <c:v>18.501687012016106</c:v>
                </c:pt>
                <c:pt idx="1615">
                  <c:v>16.07020523177578</c:v>
                </c:pt>
                <c:pt idx="1616">
                  <c:v>13.565588787140264</c:v>
                </c:pt>
                <c:pt idx="1617">
                  <c:v>10.915631731397458</c:v>
                </c:pt>
                <c:pt idx="1618">
                  <c:v>8.08251371676951</c:v>
                </c:pt>
                <c:pt idx="1619">
                  <c:v>5.1888516424341189</c:v>
                </c:pt>
                <c:pt idx="1620">
                  <c:v>2.3484619495854369</c:v>
                </c:pt>
                <c:pt idx="1621">
                  <c:v>-0.22811818940627188</c:v>
                </c:pt>
                <c:pt idx="1622">
                  <c:v>-2.3238370056181461</c:v>
                </c:pt>
                <c:pt idx="1623">
                  <c:v>-3.636307505505783</c:v>
                </c:pt>
                <c:pt idx="1624">
                  <c:v>-3.8016770753956672</c:v>
                </c:pt>
                <c:pt idx="1625">
                  <c:v>-2.8759476538877542</c:v>
                </c:pt>
                <c:pt idx="1626">
                  <c:v>-2.0296360608099993</c:v>
                </c:pt>
                <c:pt idx="1627">
                  <c:v>-2.7065396995937991</c:v>
                </c:pt>
                <c:pt idx="1628">
                  <c:v>-4.8495839056019232</c:v>
                </c:pt>
                <c:pt idx="1629">
                  <c:v>-7.1491951674898848</c:v>
                </c:pt>
                <c:pt idx="1630">
                  <c:v>-8.4509989641400871</c:v>
                </c:pt>
                <c:pt idx="1631">
                  <c:v>-8.1497650848572842</c:v>
                </c:pt>
                <c:pt idx="1632">
                  <c:v>-6.1199983031601386</c:v>
                </c:pt>
                <c:pt idx="1633">
                  <c:v>-2.8838219970969359</c:v>
                </c:pt>
                <c:pt idx="1634">
                  <c:v>6.3293482845002996E-2</c:v>
                </c:pt>
                <c:pt idx="1635">
                  <c:v>1.6918907531881029</c:v>
                </c:pt>
                <c:pt idx="1636">
                  <c:v>1.9494807181243408</c:v>
                </c:pt>
                <c:pt idx="1637">
                  <c:v>1.3935987637618539</c:v>
                </c:pt>
                <c:pt idx="1638">
                  <c:v>0.7479724684866168</c:v>
                </c:pt>
                <c:pt idx="1639">
                  <c:v>0.43194113911688448</c:v>
                </c:pt>
                <c:pt idx="1640">
                  <c:v>0.32137343633454674</c:v>
                </c:pt>
                <c:pt idx="1641">
                  <c:v>0.23515342760785579</c:v>
                </c:pt>
                <c:pt idx="1642">
                  <c:v>0.27476309905569868</c:v>
                </c:pt>
                <c:pt idx="1643">
                  <c:v>0.50867439707458473</c:v>
                </c:pt>
                <c:pt idx="1644">
                  <c:v>0.71637540913309294</c:v>
                </c:pt>
                <c:pt idx="1645">
                  <c:v>0.68280932095043101</c:v>
                </c:pt>
                <c:pt idx="1646">
                  <c:v>0.42686977453142239</c:v>
                </c:pt>
                <c:pt idx="1647">
                  <c:v>0.15208009904079395</c:v>
                </c:pt>
                <c:pt idx="1648">
                  <c:v>-4.2079629400219379E-3</c:v>
                </c:pt>
                <c:pt idx="1649">
                  <c:v>-6.6203823681221505E-2</c:v>
                </c:pt>
                <c:pt idx="1650">
                  <c:v>-4.5835847207597077E-2</c:v>
                </c:pt>
                <c:pt idx="1651">
                  <c:v>8.7142509736554852E-2</c:v>
                </c:pt>
                <c:pt idx="1652">
                  <c:v>0.39265171954182376</c:v>
                </c:pt>
                <c:pt idx="1653">
                  <c:v>0.92573354515098738</c:v>
                </c:pt>
                <c:pt idx="1654">
                  <c:v>1.7304240742479677</c:v>
                </c:pt>
                <c:pt idx="1655">
                  <c:v>2.8038422727630081</c:v>
                </c:pt>
                <c:pt idx="1656">
                  <c:v>4.0256160073077485</c:v>
                </c:pt>
                <c:pt idx="1657">
                  <c:v>5.2674597471615936</c:v>
                </c:pt>
                <c:pt idx="1658">
                  <c:v>6.3557170522183615</c:v>
                </c:pt>
                <c:pt idx="1659">
                  <c:v>7.1840329111739942</c:v>
                </c:pt>
                <c:pt idx="1660">
                  <c:v>7.8354789129505145</c:v>
                </c:pt>
                <c:pt idx="1661">
                  <c:v>8.5273290746915045</c:v>
                </c:pt>
                <c:pt idx="1662">
                  <c:v>9.5434268931976742</c:v>
                </c:pt>
                <c:pt idx="1663">
                  <c:v>11.04439505533372</c:v>
                </c:pt>
                <c:pt idx="1664">
                  <c:v>12.924383794227044</c:v>
                </c:pt>
                <c:pt idx="1665">
                  <c:v>14.789188398342501</c:v>
                </c:pt>
                <c:pt idx="1666">
                  <c:v>16.407885810375653</c:v>
                </c:pt>
                <c:pt idx="1667">
                  <c:v>17.728087734168138</c:v>
                </c:pt>
                <c:pt idx="1668">
                  <c:v>18.867766979484777</c:v>
                </c:pt>
                <c:pt idx="1669">
                  <c:v>19.985522679895084</c:v>
                </c:pt>
                <c:pt idx="1670">
                  <c:v>21.417877646297182</c:v>
                </c:pt>
                <c:pt idx="1671">
                  <c:v>23.325819713371239</c:v>
                </c:pt>
                <c:pt idx="1672">
                  <c:v>25.531783959103812</c:v>
                </c:pt>
                <c:pt idx="1673">
                  <c:v>27.693059439921736</c:v>
                </c:pt>
                <c:pt idx="1674">
                  <c:v>29.500508611123298</c:v>
                </c:pt>
                <c:pt idx="1675">
                  <c:v>30.901979358900832</c:v>
                </c:pt>
                <c:pt idx="1676">
                  <c:v>31.867557871722813</c:v>
                </c:pt>
                <c:pt idx="1677">
                  <c:v>32.767858734288353</c:v>
                </c:pt>
                <c:pt idx="1678">
                  <c:v>33.816259339602588</c:v>
                </c:pt>
                <c:pt idx="1679">
                  <c:v>34.744707772810536</c:v>
                </c:pt>
                <c:pt idx="1680">
                  <c:v>35.41271999735433</c:v>
                </c:pt>
                <c:pt idx="1681">
                  <c:v>36.034308577407238</c:v>
                </c:pt>
                <c:pt idx="1682">
                  <c:v>36.903006745859095</c:v>
                </c:pt>
                <c:pt idx="1683">
                  <c:v>38.133808090941912</c:v>
                </c:pt>
                <c:pt idx="1684">
                  <c:v>39.526561109123072</c:v>
                </c:pt>
                <c:pt idx="1685">
                  <c:v>40.66651246694061</c:v>
                </c:pt>
                <c:pt idx="1686">
                  <c:v>41.20169171760179</c:v>
                </c:pt>
                <c:pt idx="1687">
                  <c:v>40.976887883249759</c:v>
                </c:pt>
                <c:pt idx="1688">
                  <c:v>40.012424225584766</c:v>
                </c:pt>
                <c:pt idx="1689">
                  <c:v>38.420883781073073</c:v>
                </c:pt>
                <c:pt idx="1690">
                  <c:v>36.471917685451615</c:v>
                </c:pt>
                <c:pt idx="1691">
                  <c:v>34.484935851742577</c:v>
                </c:pt>
                <c:pt idx="1692">
                  <c:v>32.600648334707721</c:v>
                </c:pt>
                <c:pt idx="1693">
                  <c:v>30.798666108013567</c:v>
                </c:pt>
                <c:pt idx="1694">
                  <c:v>29.070441945853293</c:v>
                </c:pt>
                <c:pt idx="1695">
                  <c:v>27.304248246936226</c:v>
                </c:pt>
                <c:pt idx="1696">
                  <c:v>25.474215401997498</c:v>
                </c:pt>
                <c:pt idx="1697">
                  <c:v>23.625247833957545</c:v>
                </c:pt>
                <c:pt idx="1698">
                  <c:v>21.786245597278391</c:v>
                </c:pt>
                <c:pt idx="1699">
                  <c:v>19.990871525332825</c:v>
                </c:pt>
                <c:pt idx="1700">
                  <c:v>18.260950354826168</c:v>
                </c:pt>
                <c:pt idx="1701">
                  <c:v>16.594563187729644</c:v>
                </c:pt>
                <c:pt idx="1702">
                  <c:v>14.868864343975051</c:v>
                </c:pt>
                <c:pt idx="1703">
                  <c:v>13.011618937095552</c:v>
                </c:pt>
                <c:pt idx="1704">
                  <c:v>10.97383501835364</c:v>
                </c:pt>
                <c:pt idx="1705">
                  <c:v>8.7271960179865662</c:v>
                </c:pt>
                <c:pt idx="1706">
                  <c:v>6.360643277626834</c:v>
                </c:pt>
                <c:pt idx="1707">
                  <c:v>4.0138831520742979</c:v>
                </c:pt>
                <c:pt idx="1708">
                  <c:v>1.8553658290328121</c:v>
                </c:pt>
                <c:pt idx="1709">
                  <c:v>-1.4860647547844025E-2</c:v>
                </c:pt>
                <c:pt idx="1710">
                  <c:v>-1.541902434596887</c:v>
                </c:pt>
                <c:pt idx="1711">
                  <c:v>-2.560253925904949</c:v>
                </c:pt>
                <c:pt idx="1712">
                  <c:v>-2.9724521073868497</c:v>
                </c:pt>
                <c:pt idx="1713">
                  <c:v>-3.199846245239113</c:v>
                </c:pt>
                <c:pt idx="1714">
                  <c:v>-4.2862898803343308</c:v>
                </c:pt>
                <c:pt idx="1715">
                  <c:v>-6.7650028227276442</c:v>
                </c:pt>
                <c:pt idx="1716">
                  <c:v>-10.088485546273089</c:v>
                </c:pt>
                <c:pt idx="1717">
                  <c:v>-13.054122415347628</c:v>
                </c:pt>
                <c:pt idx="1718">
                  <c:v>-14.781202787040675</c:v>
                </c:pt>
                <c:pt idx="1719">
                  <c:v>-14.995005391299861</c:v>
                </c:pt>
                <c:pt idx="1720">
                  <c:v>-13.652286283473863</c:v>
                </c:pt>
                <c:pt idx="1721">
                  <c:v>-11.101582117804384</c:v>
                </c:pt>
                <c:pt idx="1722">
                  <c:v>-8.6927954154482965</c:v>
                </c:pt>
                <c:pt idx="1723">
                  <c:v>-7.2345439071393303</c:v>
                </c:pt>
                <c:pt idx="1724">
                  <c:v>-6.8691647289965427</c:v>
                </c:pt>
                <c:pt idx="1725">
                  <c:v>-7.0206466744166125</c:v>
                </c:pt>
                <c:pt idx="1726">
                  <c:v>-7.0430130009282808</c:v>
                </c:pt>
                <c:pt idx="1727">
                  <c:v>-6.7195107609097153</c:v>
                </c:pt>
                <c:pt idx="1728">
                  <c:v>-6.2476757256915203</c:v>
                </c:pt>
                <c:pt idx="1729">
                  <c:v>-5.8443020111776898</c:v>
                </c:pt>
                <c:pt idx="1730">
                  <c:v>-5.5962002309541363</c:v>
                </c:pt>
                <c:pt idx="1731">
                  <c:v>-5.7196526863350536</c:v>
                </c:pt>
                <c:pt idx="1732">
                  <c:v>-6.3641423326083526</c:v>
                </c:pt>
                <c:pt idx="1733">
                  <c:v>-7.3365713859561854</c:v>
                </c:pt>
                <c:pt idx="1734">
                  <c:v>-8.2726340582370614</c:v>
                </c:pt>
                <c:pt idx="1735">
                  <c:v>-8.8693071770723186</c:v>
                </c:pt>
                <c:pt idx="1736">
                  <c:v>-8.9711320735308728</c:v>
                </c:pt>
                <c:pt idx="1737">
                  <c:v>-8.6291142920602546</c:v>
                </c:pt>
                <c:pt idx="1738">
                  <c:v>-8.0721113262190496</c:v>
                </c:pt>
                <c:pt idx="1739">
                  <c:v>-7.5374585196946677</c:v>
                </c:pt>
                <c:pt idx="1740">
                  <c:v>-7.1438333093007733</c:v>
                </c:pt>
                <c:pt idx="1741">
                  <c:v>-6.8570945231147578</c:v>
                </c:pt>
                <c:pt idx="1742">
                  <c:v>-6.4214264326524626</c:v>
                </c:pt>
                <c:pt idx="1743">
                  <c:v>-5.6191123239994125</c:v>
                </c:pt>
                <c:pt idx="1744">
                  <c:v>-4.5337242375194231</c:v>
                </c:pt>
                <c:pt idx="1745">
                  <c:v>-3.4625899527690347</c:v>
                </c:pt>
                <c:pt idx="1746">
                  <c:v>-2.6602860537136541</c:v>
                </c:pt>
                <c:pt idx="1747">
                  <c:v>-2.1210151126393808</c:v>
                </c:pt>
                <c:pt idx="1748">
                  <c:v>-1.617323490386593</c:v>
                </c:pt>
                <c:pt idx="1749">
                  <c:v>-0.87496032057886097</c:v>
                </c:pt>
                <c:pt idx="1750">
                  <c:v>0.34800728583271634</c:v>
                </c:pt>
                <c:pt idx="1751">
                  <c:v>2.0255407401160621</c:v>
                </c:pt>
                <c:pt idx="1752">
                  <c:v>3.8900673653137408</c:v>
                </c:pt>
                <c:pt idx="1753">
                  <c:v>5.719677838007466</c:v>
                </c:pt>
                <c:pt idx="1754">
                  <c:v>7.3381783212473168</c:v>
                </c:pt>
                <c:pt idx="1755">
                  <c:v>8.7386886948223701</c:v>
                </c:pt>
                <c:pt idx="1756">
                  <c:v>10.146583780925923</c:v>
                </c:pt>
                <c:pt idx="1757">
                  <c:v>11.749287785307404</c:v>
                </c:pt>
                <c:pt idx="1758">
                  <c:v>13.703378469601255</c:v>
                </c:pt>
                <c:pt idx="1759">
                  <c:v>15.961666560209229</c:v>
                </c:pt>
                <c:pt idx="1760">
                  <c:v>18.463009029005043</c:v>
                </c:pt>
                <c:pt idx="1761">
                  <c:v>20.928365808424942</c:v>
                </c:pt>
                <c:pt idx="1762">
                  <c:v>22.921221732256445</c:v>
                </c:pt>
                <c:pt idx="1763">
                  <c:v>24.316428737611314</c:v>
                </c:pt>
                <c:pt idx="1764">
                  <c:v>25.264457322859087</c:v>
                </c:pt>
                <c:pt idx="1765">
                  <c:v>26.002321856401906</c:v>
                </c:pt>
                <c:pt idx="1766">
                  <c:v>26.77925627927387</c:v>
                </c:pt>
                <c:pt idx="1767">
                  <c:v>27.852123693688394</c:v>
                </c:pt>
                <c:pt idx="1768">
                  <c:v>29.296389379814627</c:v>
                </c:pt>
                <c:pt idx="1769">
                  <c:v>31.061619832218337</c:v>
                </c:pt>
                <c:pt idx="1770">
                  <c:v>32.921310695573972</c:v>
                </c:pt>
                <c:pt idx="1771">
                  <c:v>34.546216481662491</c:v>
                </c:pt>
                <c:pt idx="1772">
                  <c:v>35.78690247202924</c:v>
                </c:pt>
                <c:pt idx="1773">
                  <c:v>36.809177482588659</c:v>
                </c:pt>
                <c:pt idx="1774">
                  <c:v>37.632972392936885</c:v>
                </c:pt>
                <c:pt idx="1775">
                  <c:v>38.04728154507815</c:v>
                </c:pt>
                <c:pt idx="1776">
                  <c:v>37.855416774176582</c:v>
                </c:pt>
                <c:pt idx="1777">
                  <c:v>37.037228698693049</c:v>
                </c:pt>
                <c:pt idx="1778">
                  <c:v>35.76630196471919</c:v>
                </c:pt>
                <c:pt idx="1779">
                  <c:v>34.250184205424809</c:v>
                </c:pt>
                <c:pt idx="1780">
                  <c:v>32.596080961316311</c:v>
                </c:pt>
                <c:pt idx="1781">
                  <c:v>30.922255202089982</c:v>
                </c:pt>
                <c:pt idx="1782">
                  <c:v>29.420633338048184</c:v>
                </c:pt>
                <c:pt idx="1783">
                  <c:v>28.174380851287218</c:v>
                </c:pt>
                <c:pt idx="1784">
                  <c:v>27.035598214261473</c:v>
                </c:pt>
                <c:pt idx="1785">
                  <c:v>25.830840209976245</c:v>
                </c:pt>
                <c:pt idx="1786">
                  <c:v>24.398806365776718</c:v>
                </c:pt>
                <c:pt idx="1787">
                  <c:v>22.648130078461183</c:v>
                </c:pt>
                <c:pt idx="1788">
                  <c:v>20.586416936891961</c:v>
                </c:pt>
                <c:pt idx="1789">
                  <c:v>18.370075318154122</c:v>
                </c:pt>
                <c:pt idx="1790">
                  <c:v>16.128734071791037</c:v>
                </c:pt>
                <c:pt idx="1791">
                  <c:v>13.948958670355216</c:v>
                </c:pt>
                <c:pt idx="1792">
                  <c:v>11.77956275694811</c:v>
                </c:pt>
                <c:pt idx="1793">
                  <c:v>9.5084325218091479</c:v>
                </c:pt>
                <c:pt idx="1794">
                  <c:v>7.0557236513729649</c:v>
                </c:pt>
                <c:pt idx="1795">
                  <c:v>4.4675607183455064</c:v>
                </c:pt>
                <c:pt idx="1796">
                  <c:v>1.8407958439785963</c:v>
                </c:pt>
                <c:pt idx="1797">
                  <c:v>-0.77127189290097564</c:v>
                </c:pt>
                <c:pt idx="1798">
                  <c:v>-3.3386444750429565</c:v>
                </c:pt>
                <c:pt idx="1799">
                  <c:v>-5.8638222655420966</c:v>
                </c:pt>
                <c:pt idx="1800">
                  <c:v>-8.2027513402312557</c:v>
                </c:pt>
                <c:pt idx="1801">
                  <c:v>-10.04990083342663</c:v>
                </c:pt>
                <c:pt idx="1802">
                  <c:v>-11.244113456758098</c:v>
                </c:pt>
                <c:pt idx="1803">
                  <c:v>-11.849198667622936</c:v>
                </c:pt>
                <c:pt idx="1804">
                  <c:v>-12.177624034270476</c:v>
                </c:pt>
                <c:pt idx="1805">
                  <c:v>-12.686260013585064</c:v>
                </c:pt>
                <c:pt idx="1806">
                  <c:v>-13.871789453313362</c:v>
                </c:pt>
                <c:pt idx="1807">
                  <c:v>-15.858979944247096</c:v>
                </c:pt>
                <c:pt idx="1808">
                  <c:v>-18.174123405362156</c:v>
                </c:pt>
                <c:pt idx="1809">
                  <c:v>-20.146512497254911</c:v>
                </c:pt>
                <c:pt idx="1810">
                  <c:v>-21.093853907309811</c:v>
                </c:pt>
                <c:pt idx="1811">
                  <c:v>-20.599051509163612</c:v>
                </c:pt>
                <c:pt idx="1812">
                  <c:v>-18.794544438980338</c:v>
                </c:pt>
                <c:pt idx="1813">
                  <c:v>-16.53445857020073</c:v>
                </c:pt>
                <c:pt idx="1814">
                  <c:v>-14.675669918796716</c:v>
                </c:pt>
                <c:pt idx="1815">
                  <c:v>-13.618605600420782</c:v>
                </c:pt>
                <c:pt idx="1816">
                  <c:v>-13.064432908412366</c:v>
                </c:pt>
                <c:pt idx="1817">
                  <c:v>-12.629860630244119</c:v>
                </c:pt>
                <c:pt idx="1818">
                  <c:v>-12.105280477639235</c:v>
                </c:pt>
                <c:pt idx="1819">
                  <c:v>-11.509547088086451</c:v>
                </c:pt>
                <c:pt idx="1820">
                  <c:v>-10.925807286324723</c:v>
                </c:pt>
                <c:pt idx="1821">
                  <c:v>-10.42456536059823</c:v>
                </c:pt>
                <c:pt idx="1822">
                  <c:v>-10.271821273386266</c:v>
                </c:pt>
                <c:pt idx="1823">
                  <c:v>-10.50549532791854</c:v>
                </c:pt>
                <c:pt idx="1824">
                  <c:v>-10.899270881360168</c:v>
                </c:pt>
                <c:pt idx="1825">
                  <c:v>-11.247738303732964</c:v>
                </c:pt>
                <c:pt idx="1826">
                  <c:v>-11.362536537658304</c:v>
                </c:pt>
                <c:pt idx="1827">
                  <c:v>-11.131019746905137</c:v>
                </c:pt>
                <c:pt idx="1828">
                  <c:v>-10.577942851967034</c:v>
                </c:pt>
                <c:pt idx="1829">
                  <c:v>-9.7673811549276941</c:v>
                </c:pt>
                <c:pt idx="1830">
                  <c:v>-8.7854706518291401</c:v>
                </c:pt>
                <c:pt idx="1831">
                  <c:v>-7.6902147587925569</c:v>
                </c:pt>
                <c:pt idx="1832">
                  <c:v>-6.5346055236167055</c:v>
                </c:pt>
                <c:pt idx="1833">
                  <c:v>-5.398028593144371</c:v>
                </c:pt>
                <c:pt idx="1834">
                  <c:v>-4.3057708612814833</c:v>
                </c:pt>
                <c:pt idx="1835">
                  <c:v>-3.2238110240558533</c:v>
                </c:pt>
                <c:pt idx="1836">
                  <c:v>-2.180701303574736</c:v>
                </c:pt>
                <c:pt idx="1837">
                  <c:v>-1.1216962775032413</c:v>
                </c:pt>
                <c:pt idx="1838">
                  <c:v>-4.479865195317647E-2</c:v>
                </c:pt>
                <c:pt idx="1839">
                  <c:v>0.98378812108588709</c:v>
                </c:pt>
                <c:pt idx="1840">
                  <c:v>2.0373705386641694</c:v>
                </c:pt>
                <c:pt idx="1841">
                  <c:v>3.3016970478908858</c:v>
                </c:pt>
                <c:pt idx="1842">
                  <c:v>4.8278882469330675</c:v>
                </c:pt>
                <c:pt idx="1843">
                  <c:v>6.6922142219944059</c:v>
                </c:pt>
                <c:pt idx="1844">
                  <c:v>8.9468828575545185</c:v>
                </c:pt>
                <c:pt idx="1845">
                  <c:v>11.324270520403429</c:v>
                </c:pt>
                <c:pt idx="1846">
                  <c:v>13.525779549995359</c:v>
                </c:pt>
                <c:pt idx="1847">
                  <c:v>15.49696731899545</c:v>
                </c:pt>
                <c:pt idx="1848">
                  <c:v>17.408094572615543</c:v>
                </c:pt>
                <c:pt idx="1849">
                  <c:v>19.511914481163231</c:v>
                </c:pt>
                <c:pt idx="1850">
                  <c:v>21.757985711539966</c:v>
                </c:pt>
                <c:pt idx="1851">
                  <c:v>24.232515377309166</c:v>
                </c:pt>
                <c:pt idx="1852">
                  <c:v>27.04239946976298</c:v>
                </c:pt>
                <c:pt idx="1853">
                  <c:v>30.14593300036772</c:v>
                </c:pt>
                <c:pt idx="1854">
                  <c:v>33.335769100360366</c:v>
                </c:pt>
                <c:pt idx="1855">
                  <c:v>36.107841978353157</c:v>
                </c:pt>
                <c:pt idx="1856">
                  <c:v>38.087352538786092</c:v>
                </c:pt>
                <c:pt idx="1857">
                  <c:v>39.093856068010368</c:v>
                </c:pt>
                <c:pt idx="1858">
                  <c:v>39.440106066650159</c:v>
                </c:pt>
                <c:pt idx="1859">
                  <c:v>39.979753165317156</c:v>
                </c:pt>
                <c:pt idx="1860">
                  <c:v>41.259796362010817</c:v>
                </c:pt>
                <c:pt idx="1861">
                  <c:v>43.255624674770601</c:v>
                </c:pt>
                <c:pt idx="1862">
                  <c:v>45.510159961275185</c:v>
                </c:pt>
                <c:pt idx="1863">
                  <c:v>47.382265182049679</c:v>
                </c:pt>
                <c:pt idx="1864">
                  <c:v>48.330366198408683</c:v>
                </c:pt>
                <c:pt idx="1865">
                  <c:v>48.16211047444051</c:v>
                </c:pt>
                <c:pt idx="1866">
                  <c:v>46.993127524951696</c:v>
                </c:pt>
                <c:pt idx="1867">
                  <c:v>45.076486014452662</c:v>
                </c:pt>
                <c:pt idx="1868">
                  <c:v>42.828403594163611</c:v>
                </c:pt>
                <c:pt idx="1869">
                  <c:v>40.540683422280338</c:v>
                </c:pt>
                <c:pt idx="1870">
                  <c:v>38.298856153834727</c:v>
                </c:pt>
                <c:pt idx="1871">
                  <c:v>36.186661230758034</c:v>
                </c:pt>
                <c:pt idx="1872">
                  <c:v>34.245206506142871</c:v>
                </c:pt>
                <c:pt idx="1873">
                  <c:v>32.401802036020015</c:v>
                </c:pt>
                <c:pt idx="1874">
                  <c:v>30.603017095299613</c:v>
                </c:pt>
                <c:pt idx="1875">
                  <c:v>28.730320553393621</c:v>
                </c:pt>
                <c:pt idx="1876">
                  <c:v>26.624400262325747</c:v>
                </c:pt>
                <c:pt idx="1877">
                  <c:v>24.28141639707923</c:v>
                </c:pt>
                <c:pt idx="1878">
                  <c:v>21.800737749137642</c:v>
                </c:pt>
                <c:pt idx="1879">
                  <c:v>19.208800554154891</c:v>
                </c:pt>
                <c:pt idx="1880">
                  <c:v>16.533293403071792</c:v>
                </c:pt>
                <c:pt idx="1881">
                  <c:v>13.953654915010356</c:v>
                </c:pt>
                <c:pt idx="1882">
                  <c:v>11.424478216710147</c:v>
                </c:pt>
                <c:pt idx="1883">
                  <c:v>8.8361235523759447</c:v>
                </c:pt>
                <c:pt idx="1884">
                  <c:v>6.1243184613284258</c:v>
                </c:pt>
                <c:pt idx="1885">
                  <c:v>3.177131152101857</c:v>
                </c:pt>
                <c:pt idx="1886">
                  <c:v>0.11682290905981985</c:v>
                </c:pt>
                <c:pt idx="1887">
                  <c:v>-2.7724705691213765</c:v>
                </c:pt>
                <c:pt idx="1888">
                  <c:v>-5.3906084977389481</c:v>
                </c:pt>
                <c:pt idx="1889">
                  <c:v>-7.7593616677841695</c:v>
                </c:pt>
                <c:pt idx="1890">
                  <c:v>-9.9994837144284876</c:v>
                </c:pt>
                <c:pt idx="1891">
                  <c:v>-12.106854440139918</c:v>
                </c:pt>
                <c:pt idx="1892">
                  <c:v>-13.811945511337118</c:v>
                </c:pt>
                <c:pt idx="1893">
                  <c:v>-14.812821841110376</c:v>
                </c:pt>
                <c:pt idx="1894">
                  <c:v>-14.769418504288167</c:v>
                </c:pt>
                <c:pt idx="1895">
                  <c:v>-13.683629114202404</c:v>
                </c:pt>
                <c:pt idx="1896">
                  <c:v>-12.005093091918354</c:v>
                </c:pt>
                <c:pt idx="1897">
                  <c:v>-10.913082090079987</c:v>
                </c:pt>
                <c:pt idx="1898">
                  <c:v>-11.453619488278386</c:v>
                </c:pt>
                <c:pt idx="1899">
                  <c:v>-13.257585658512816</c:v>
                </c:pt>
                <c:pt idx="1900">
                  <c:v>-15.18959400534256</c:v>
                </c:pt>
                <c:pt idx="1901">
                  <c:v>-16.27896846523571</c:v>
                </c:pt>
                <c:pt idx="1902">
                  <c:v>-16.033037755930994</c:v>
                </c:pt>
                <c:pt idx="1903">
                  <c:v>-14.247596740812375</c:v>
                </c:pt>
                <c:pt idx="1904">
                  <c:v>-11.118671665996127</c:v>
                </c:pt>
                <c:pt idx="1905">
                  <c:v>-7.9235997926762041</c:v>
                </c:pt>
                <c:pt idx="1906">
                  <c:v>-5.9253172368226794</c:v>
                </c:pt>
                <c:pt idx="1907">
                  <c:v>-5.5483113520862259</c:v>
                </c:pt>
                <c:pt idx="1908">
                  <c:v>-6.0946979050445007</c:v>
                </c:pt>
                <c:pt idx="1909">
                  <c:v>-6.8880719869436104</c:v>
                </c:pt>
                <c:pt idx="1910">
                  <c:v>-7.7670620272047382</c:v>
                </c:pt>
                <c:pt idx="1911">
                  <c:v>-8.665561606660642</c:v>
                </c:pt>
                <c:pt idx="1912">
                  <c:v>-9.3779326345274292</c:v>
                </c:pt>
                <c:pt idx="1913">
                  <c:v>-9.8326170018368799</c:v>
                </c:pt>
                <c:pt idx="1914">
                  <c:v>-10.224321801800142</c:v>
                </c:pt>
                <c:pt idx="1915">
                  <c:v>-10.793890485764139</c:v>
                </c:pt>
                <c:pt idx="1916">
                  <c:v>-11.590899616048857</c:v>
                </c:pt>
                <c:pt idx="1917">
                  <c:v>-12.489821343727879</c:v>
                </c:pt>
                <c:pt idx="1918">
                  <c:v>-13.327289876853321</c:v>
                </c:pt>
                <c:pt idx="1919">
                  <c:v>-13.833595219316255</c:v>
                </c:pt>
                <c:pt idx="1920">
                  <c:v>-13.975048274929929</c:v>
                </c:pt>
                <c:pt idx="1921">
                  <c:v>-13.896668549431331</c:v>
                </c:pt>
                <c:pt idx="1922">
                  <c:v>-13.742352858442702</c:v>
                </c:pt>
                <c:pt idx="1923">
                  <c:v>-13.671292341273849</c:v>
                </c:pt>
                <c:pt idx="1924">
                  <c:v>-13.712888754448372</c:v>
                </c:pt>
                <c:pt idx="1925">
                  <c:v>-13.759926619359405</c:v>
                </c:pt>
                <c:pt idx="1926">
                  <c:v>-13.716261986972217</c:v>
                </c:pt>
                <c:pt idx="1927">
                  <c:v>-13.491790907232772</c:v>
                </c:pt>
                <c:pt idx="1928">
                  <c:v>-13.046204589088116</c:v>
                </c:pt>
                <c:pt idx="1929">
                  <c:v>-12.368364817306354</c:v>
                </c:pt>
                <c:pt idx="1930">
                  <c:v>-11.553526660960227</c:v>
                </c:pt>
                <c:pt idx="1931">
                  <c:v>-10.722214207741022</c:v>
                </c:pt>
                <c:pt idx="1932">
                  <c:v>-9.8840785635862023</c:v>
                </c:pt>
                <c:pt idx="1933">
                  <c:v>-9.0287051523144779</c:v>
                </c:pt>
                <c:pt idx="1934">
                  <c:v>-8.1216311892681876</c:v>
                </c:pt>
                <c:pt idx="1935">
                  <c:v>-7.1233642054828232</c:v>
                </c:pt>
                <c:pt idx="1936">
                  <c:v>-5.9943855013731664</c:v>
                </c:pt>
                <c:pt idx="1937">
                  <c:v>-4.6685116713457031</c:v>
                </c:pt>
                <c:pt idx="1938">
                  <c:v>-3.294674717918789</c:v>
                </c:pt>
                <c:pt idx="1939">
                  <c:v>-1.854867323560413</c:v>
                </c:pt>
                <c:pt idx="1940">
                  <c:v>-0.20370295708920461</c:v>
                </c:pt>
                <c:pt idx="1941">
                  <c:v>1.6989754620525797</c:v>
                </c:pt>
                <c:pt idx="1942">
                  <c:v>3.7144840928115279</c:v>
                </c:pt>
                <c:pt idx="1943">
                  <c:v>5.5230219709552975</c:v>
                </c:pt>
                <c:pt idx="1944">
                  <c:v>6.8550268715361913</c:v>
                </c:pt>
                <c:pt idx="1945">
                  <c:v>7.6791154941054671</c:v>
                </c:pt>
                <c:pt idx="1946">
                  <c:v>8.1079083042233577</c:v>
                </c:pt>
                <c:pt idx="1947">
                  <c:v>8.4157117581388903</c:v>
                </c:pt>
                <c:pt idx="1948">
                  <c:v>9.0178106029761125</c:v>
                </c:pt>
                <c:pt idx="1949">
                  <c:v>10.223260650916592</c:v>
                </c:pt>
                <c:pt idx="1950">
                  <c:v>12.19265667789826</c:v>
                </c:pt>
                <c:pt idx="1951">
                  <c:v>14.778168024340294</c:v>
                </c:pt>
                <c:pt idx="1952">
                  <c:v>17.823680923853487</c:v>
                </c:pt>
                <c:pt idx="1953">
                  <c:v>21.218883065376417</c:v>
                </c:pt>
                <c:pt idx="1954">
                  <c:v>24.829596884068888</c:v>
                </c:pt>
                <c:pt idx="1955">
                  <c:v>28.600076846387513</c:v>
                </c:pt>
                <c:pt idx="1956">
                  <c:v>32.751721829459761</c:v>
                </c:pt>
                <c:pt idx="1957">
                  <c:v>37.370795472870562</c:v>
                </c:pt>
                <c:pt idx="1958">
                  <c:v>42.313360063413157</c:v>
                </c:pt>
                <c:pt idx="1959">
                  <c:v>47.479563642144889</c:v>
                </c:pt>
                <c:pt idx="1960">
                  <c:v>52.780968789301987</c:v>
                </c:pt>
                <c:pt idx="1961">
                  <c:v>58.253224873515954</c:v>
                </c:pt>
                <c:pt idx="1962">
                  <c:v>64.177199276045641</c:v>
                </c:pt>
                <c:pt idx="1963">
                  <c:v>70.712835850524726</c:v>
                </c:pt>
                <c:pt idx="1964">
                  <c:v>77.920276573514244</c:v>
                </c:pt>
                <c:pt idx="1965">
                  <c:v>85.676303682043965</c:v>
                </c:pt>
                <c:pt idx="1966">
                  <c:v>93.652671088403082</c:v>
                </c:pt>
                <c:pt idx="1967">
                  <c:v>101.53469572663502</c:v>
                </c:pt>
                <c:pt idx="1968">
                  <c:v>109.23851747210232</c:v>
                </c:pt>
                <c:pt idx="1969">
                  <c:v>116.97499022266027</c:v>
                </c:pt>
                <c:pt idx="1970">
                  <c:v>124.89867553820707</c:v>
                </c:pt>
                <c:pt idx="1971">
                  <c:v>133.16642418744291</c:v>
                </c:pt>
                <c:pt idx="1972">
                  <c:v>141.97647536369402</c:v>
                </c:pt>
                <c:pt idx="1973">
                  <c:v>151.15537073642017</c:v>
                </c:pt>
                <c:pt idx="1974">
                  <c:v>160.20462308169178</c:v>
                </c:pt>
                <c:pt idx="1975">
                  <c:v>168.39479462005795</c:v>
                </c:pt>
                <c:pt idx="1976">
                  <c:v>175.51383790765678</c:v>
                </c:pt>
                <c:pt idx="1977">
                  <c:v>181.53683188950365</c:v>
                </c:pt>
                <c:pt idx="1978">
                  <c:v>186.55358707171357</c:v>
                </c:pt>
                <c:pt idx="1979">
                  <c:v>190.90089915027932</c:v>
                </c:pt>
                <c:pt idx="1980">
                  <c:v>194.92220302727372</c:v>
                </c:pt>
                <c:pt idx="1981">
                  <c:v>198.77629946672826</c:v>
                </c:pt>
                <c:pt idx="1982">
                  <c:v>202.3587197773937</c:v>
                </c:pt>
                <c:pt idx="1983">
                  <c:v>205.20209844184581</c:v>
                </c:pt>
                <c:pt idx="1984">
                  <c:v>207.3134277730089</c:v>
                </c:pt>
                <c:pt idx="1985">
                  <c:v>208.79138227754871</c:v>
                </c:pt>
                <c:pt idx="1986">
                  <c:v>209.27271271199774</c:v>
                </c:pt>
                <c:pt idx="1987">
                  <c:v>208.94555189775778</c:v>
                </c:pt>
                <c:pt idx="1988">
                  <c:v>208.09572415980264</c:v>
                </c:pt>
                <c:pt idx="1989">
                  <c:v>206.7205335566066</c:v>
                </c:pt>
                <c:pt idx="1990">
                  <c:v>205.43426658547443</c:v>
                </c:pt>
                <c:pt idx="1991">
                  <c:v>204.40777541376497</c:v>
                </c:pt>
                <c:pt idx="1992">
                  <c:v>203.46985842548969</c:v>
                </c:pt>
                <c:pt idx="1993">
                  <c:v>202.3370813969799</c:v>
                </c:pt>
                <c:pt idx="1994">
                  <c:v>200.94562494904031</c:v>
                </c:pt>
                <c:pt idx="1995">
                  <c:v>199.46605875005952</c:v>
                </c:pt>
                <c:pt idx="1996">
                  <c:v>198.02576117505834</c:v>
                </c:pt>
                <c:pt idx="1997">
                  <c:v>196.59248167155718</c:v>
                </c:pt>
                <c:pt idx="1998">
                  <c:v>194.99653627812603</c:v>
                </c:pt>
                <c:pt idx="1999">
                  <c:v>192.93670059256351</c:v>
                </c:pt>
                <c:pt idx="2000">
                  <c:v>190.29063308071227</c:v>
                </c:pt>
                <c:pt idx="2001">
                  <c:v>187.40486339909805</c:v>
                </c:pt>
                <c:pt idx="2002">
                  <c:v>184.69233543111608</c:v>
                </c:pt>
                <c:pt idx="2003">
                  <c:v>182.26434144249376</c:v>
                </c:pt>
                <c:pt idx="2004">
                  <c:v>179.88697125364388</c:v>
                </c:pt>
                <c:pt idx="2005">
                  <c:v>177.319579188571</c:v>
                </c:pt>
                <c:pt idx="2006">
                  <c:v>174.40337820479959</c:v>
                </c:pt>
                <c:pt idx="2007">
                  <c:v>170.9274619607036</c:v>
                </c:pt>
                <c:pt idx="2008">
                  <c:v>166.54220650148952</c:v>
                </c:pt>
                <c:pt idx="2009">
                  <c:v>161.31363003145975</c:v>
                </c:pt>
                <c:pt idx="2010">
                  <c:v>156.09335805083055</c:v>
                </c:pt>
                <c:pt idx="2011">
                  <c:v>151.58525710981391</c:v>
                </c:pt>
                <c:pt idx="2012">
                  <c:v>148.04601600761765</c:v>
                </c:pt>
                <c:pt idx="2013">
                  <c:v>145.41334460746532</c:v>
                </c:pt>
                <c:pt idx="2014">
                  <c:v>143.359065675316</c:v>
                </c:pt>
                <c:pt idx="2015">
                  <c:v>141.45621286180966</c:v>
                </c:pt>
                <c:pt idx="2016">
                  <c:v>139.17980410457346</c:v>
                </c:pt>
                <c:pt idx="2017">
                  <c:v>135.98695102248197</c:v>
                </c:pt>
                <c:pt idx="2018">
                  <c:v>131.90282126203235</c:v>
                </c:pt>
                <c:pt idx="2019">
                  <c:v>127.3908641967917</c:v>
                </c:pt>
                <c:pt idx="2020">
                  <c:v>122.87433165285587</c:v>
                </c:pt>
                <c:pt idx="2021">
                  <c:v>118.58961941979877</c:v>
                </c:pt>
                <c:pt idx="2022">
                  <c:v>114.6978038914028</c:v>
                </c:pt>
                <c:pt idx="2023">
                  <c:v>111.30578427357473</c:v>
                </c:pt>
                <c:pt idx="2024">
                  <c:v>108.25797778810323</c:v>
                </c:pt>
                <c:pt idx="2025">
                  <c:v>105.30668237234117</c:v>
                </c:pt>
                <c:pt idx="2026">
                  <c:v>102.43933736489434</c:v>
                </c:pt>
                <c:pt idx="2027">
                  <c:v>99.866869797596451</c:v>
                </c:pt>
                <c:pt idx="2028">
                  <c:v>97.641234441644514</c:v>
                </c:pt>
                <c:pt idx="2029">
                  <c:v>95.528568772811624</c:v>
                </c:pt>
                <c:pt idx="2030">
                  <c:v>93.259732037355391</c:v>
                </c:pt>
                <c:pt idx="2031">
                  <c:v>90.753275636608294</c:v>
                </c:pt>
                <c:pt idx="2032">
                  <c:v>88.01489448387612</c:v>
                </c:pt>
                <c:pt idx="2033">
                  <c:v>85.077679894198596</c:v>
                </c:pt>
                <c:pt idx="2034">
                  <c:v>82.013822936314625</c:v>
                </c:pt>
                <c:pt idx="2035">
                  <c:v>78.963904257588339</c:v>
                </c:pt>
                <c:pt idx="2036">
                  <c:v>76.03870953243657</c:v>
                </c:pt>
                <c:pt idx="2037">
                  <c:v>73.306408841787828</c:v>
                </c:pt>
                <c:pt idx="2038">
                  <c:v>70.875276504952055</c:v>
                </c:pt>
                <c:pt idx="2039">
                  <c:v>68.999880614853012</c:v>
                </c:pt>
                <c:pt idx="2040">
                  <c:v>67.784070142555947</c:v>
                </c:pt>
                <c:pt idx="2041">
                  <c:v>66.886775519704813</c:v>
                </c:pt>
                <c:pt idx="2042">
                  <c:v>65.978093549310699</c:v>
                </c:pt>
                <c:pt idx="2043">
                  <c:v>64.869222698324478</c:v>
                </c:pt>
                <c:pt idx="2044">
                  <c:v>63.489024764357985</c:v>
                </c:pt>
                <c:pt idx="2045">
                  <c:v>61.879823629070827</c:v>
                </c:pt>
                <c:pt idx="2046">
                  <c:v>60.225839836489406</c:v>
                </c:pt>
                <c:pt idx="2047">
                  <c:v>58.622330819759618</c:v>
                </c:pt>
                <c:pt idx="2048">
                  <c:v>57.157836843364421</c:v>
                </c:pt>
                <c:pt idx="2049">
                  <c:v>55.862213846497127</c:v>
                </c:pt>
                <c:pt idx="2050">
                  <c:v>54.628911789567184</c:v>
                </c:pt>
                <c:pt idx="2051">
                  <c:v>53.351400513775836</c:v>
                </c:pt>
                <c:pt idx="2052">
                  <c:v>51.960223483500322</c:v>
                </c:pt>
                <c:pt idx="2053">
                  <c:v>50.436622313830313</c:v>
                </c:pt>
                <c:pt idx="2054">
                  <c:v>48.906326647553705</c:v>
                </c:pt>
                <c:pt idx="2055">
                  <c:v>47.502195354602634</c:v>
                </c:pt>
                <c:pt idx="2056">
                  <c:v>46.256009987510581</c:v>
                </c:pt>
                <c:pt idx="2057">
                  <c:v>45.119559007760365</c:v>
                </c:pt>
                <c:pt idx="2058">
                  <c:v>44.026760467605158</c:v>
                </c:pt>
                <c:pt idx="2059">
                  <c:v>42.860594878253053</c:v>
                </c:pt>
                <c:pt idx="2060">
                  <c:v>41.529037540687987</c:v>
                </c:pt>
                <c:pt idx="2061">
                  <c:v>40.050141989874227</c:v>
                </c:pt>
                <c:pt idx="2062">
                  <c:v>38.525354630076741</c:v>
                </c:pt>
                <c:pt idx="2063">
                  <c:v>37.067086717475206</c:v>
                </c:pt>
                <c:pt idx="2064">
                  <c:v>35.749931943125702</c:v>
                </c:pt>
                <c:pt idx="2065">
                  <c:v>34.601901504263182</c:v>
                </c:pt>
                <c:pt idx="2066">
                  <c:v>33.522485754177914</c:v>
                </c:pt>
                <c:pt idx="2067">
                  <c:v>32.401322939094349</c:v>
                </c:pt>
                <c:pt idx="2068">
                  <c:v>31.278052320312462</c:v>
                </c:pt>
                <c:pt idx="2069">
                  <c:v>30.279559893906214</c:v>
                </c:pt>
                <c:pt idx="2070">
                  <c:v>29.491135736028088</c:v>
                </c:pt>
                <c:pt idx="2071">
                  <c:v>28.858355441307527</c:v>
                </c:pt>
                <c:pt idx="2072">
                  <c:v>28.304156072481376</c:v>
                </c:pt>
                <c:pt idx="2073">
                  <c:v>27.854164791031746</c:v>
                </c:pt>
                <c:pt idx="2074">
                  <c:v>27.37424799521111</c:v>
                </c:pt>
                <c:pt idx="2075">
                  <c:v>26.788248755306888</c:v>
                </c:pt>
                <c:pt idx="2076">
                  <c:v>26.092828400200752</c:v>
                </c:pt>
                <c:pt idx="2077">
                  <c:v>25.348763772196737</c:v>
                </c:pt>
                <c:pt idx="2078">
                  <c:v>24.6279003167528</c:v>
                </c:pt>
                <c:pt idx="2079">
                  <c:v>24.040380150417743</c:v>
                </c:pt>
                <c:pt idx="2080">
                  <c:v>23.678041147409388</c:v>
                </c:pt>
                <c:pt idx="2081">
                  <c:v>23.566031524461199</c:v>
                </c:pt>
                <c:pt idx="2082">
                  <c:v>23.624652433971974</c:v>
                </c:pt>
                <c:pt idx="2083">
                  <c:v>23.736381225292536</c:v>
                </c:pt>
                <c:pt idx="2084">
                  <c:v>23.861532220786685</c:v>
                </c:pt>
                <c:pt idx="2085">
                  <c:v>24.045567296370951</c:v>
                </c:pt>
                <c:pt idx="2086">
                  <c:v>24.304947470443533</c:v>
                </c:pt>
                <c:pt idx="2087">
                  <c:v>24.570600361034664</c:v>
                </c:pt>
                <c:pt idx="2088">
                  <c:v>24.76492009381397</c:v>
                </c:pt>
                <c:pt idx="2089">
                  <c:v>24.85408091193769</c:v>
                </c:pt>
                <c:pt idx="2090">
                  <c:v>24.816229933698938</c:v>
                </c:pt>
                <c:pt idx="2091">
                  <c:v>24.672780775024961</c:v>
                </c:pt>
                <c:pt idx="2092">
                  <c:v>24.481172319524461</c:v>
                </c:pt>
                <c:pt idx="2093">
                  <c:v>24.35108005313397</c:v>
                </c:pt>
                <c:pt idx="2094">
                  <c:v>24.367941612071288</c:v>
                </c:pt>
                <c:pt idx="2095">
                  <c:v>24.454500839829862</c:v>
                </c:pt>
                <c:pt idx="2096">
                  <c:v>24.543325063033265</c:v>
                </c:pt>
                <c:pt idx="2097">
                  <c:v>24.623502521772597</c:v>
                </c:pt>
                <c:pt idx="2098">
                  <c:v>24.691580271337141</c:v>
                </c:pt>
                <c:pt idx="2099">
                  <c:v>24.736349345910398</c:v>
                </c:pt>
                <c:pt idx="2100">
                  <c:v>24.73109133899219</c:v>
                </c:pt>
                <c:pt idx="2101">
                  <c:v>24.708124052212344</c:v>
                </c:pt>
                <c:pt idx="2102">
                  <c:v>24.668733891168095</c:v>
                </c:pt>
                <c:pt idx="2103">
                  <c:v>24.583411273344733</c:v>
                </c:pt>
                <c:pt idx="2104">
                  <c:v>24.495759847877839</c:v>
                </c:pt>
                <c:pt idx="2105">
                  <c:v>24.442142230920282</c:v>
                </c:pt>
                <c:pt idx="2106">
                  <c:v>24.404271786301873</c:v>
                </c:pt>
                <c:pt idx="2107">
                  <c:v>24.396440630575835</c:v>
                </c:pt>
                <c:pt idx="2108">
                  <c:v>24.414515977964317</c:v>
                </c:pt>
                <c:pt idx="2109">
                  <c:v>24.344004758405031</c:v>
                </c:pt>
                <c:pt idx="2110">
                  <c:v>24.121009103236929</c:v>
                </c:pt>
                <c:pt idx="2111">
                  <c:v>23.813475461172189</c:v>
                </c:pt>
                <c:pt idx="2112">
                  <c:v>23.472000191948744</c:v>
                </c:pt>
                <c:pt idx="2113">
                  <c:v>23.166081868109771</c:v>
                </c:pt>
                <c:pt idx="2114">
                  <c:v>22.942027610747573</c:v>
                </c:pt>
                <c:pt idx="2115">
                  <c:v>22.77911945853262</c:v>
                </c:pt>
                <c:pt idx="2116">
                  <c:v>22.630255569361967</c:v>
                </c:pt>
                <c:pt idx="2117">
                  <c:v>22.419220417974728</c:v>
                </c:pt>
                <c:pt idx="2118">
                  <c:v>22.100524529615232</c:v>
                </c:pt>
                <c:pt idx="2119">
                  <c:v>21.659709559022925</c:v>
                </c:pt>
                <c:pt idx="2120">
                  <c:v>21.151668507842466</c:v>
                </c:pt>
              </c:numCache>
            </c:numRef>
          </c:val>
          <c:smooth val="0"/>
          <c:extLst>
            <c:ext xmlns:c16="http://schemas.microsoft.com/office/drawing/2014/chart" uri="{C3380CC4-5D6E-409C-BE32-E72D297353CC}">
              <c16:uniqueId val="{00000001-2B8F-410D-9B0C-D70BDE7CE73B}"/>
            </c:ext>
          </c:extLst>
        </c:ser>
        <c:ser>
          <c:idx val="2"/>
          <c:order val="2"/>
          <c:tx>
            <c:strRef>
              <c:f>Sheet1!$N$1</c:f>
              <c:strCache>
                <c:ptCount val="1"/>
                <c:pt idx="0">
                  <c:v>Gyro_Z</c:v>
                </c:pt>
              </c:strCache>
            </c:strRef>
          </c:tx>
          <c:spPr>
            <a:ln w="28575" cap="rnd">
              <a:solidFill>
                <a:schemeClr val="accent3"/>
              </a:solidFill>
              <a:round/>
            </a:ln>
            <a:effectLst/>
          </c:spPr>
          <c:marker>
            <c:symbol val="none"/>
          </c:marker>
          <c:val>
            <c:numRef>
              <c:f>Sheet1!$N$2:$N$2122</c:f>
              <c:numCache>
                <c:formatCode>General</c:formatCode>
                <c:ptCount val="2121"/>
                <c:pt idx="0">
                  <c:v>-3.0123160000000003E-2</c:v>
                </c:pt>
                <c:pt idx="1">
                  <c:v>-6.5300276800000015E-2</c:v>
                </c:pt>
                <c:pt idx="2">
                  <c:v>-0.10784509126400002</c:v>
                </c:pt>
                <c:pt idx="3">
                  <c:v>-0.15341410943872</c:v>
                </c:pt>
                <c:pt idx="4">
                  <c:v>-0.21311066724994557</c:v>
                </c:pt>
                <c:pt idx="5">
                  <c:v>-0.30668441390494666</c:v>
                </c:pt>
                <c:pt idx="6">
                  <c:v>-0.38612332562684776</c:v>
                </c:pt>
                <c:pt idx="7">
                  <c:v>-0.43382821911431074</c:v>
                </c:pt>
                <c:pt idx="8">
                  <c:v>-0.49551361473202449</c:v>
                </c:pt>
                <c:pt idx="9">
                  <c:v>-0.618927142437384</c:v>
                </c:pt>
                <c:pt idx="10">
                  <c:v>-0.75612831958863636</c:v>
                </c:pt>
                <c:pt idx="11">
                  <c:v>-0.86054885319686369</c:v>
                </c:pt>
                <c:pt idx="12">
                  <c:v>-0.94445629613292648</c:v>
                </c:pt>
                <c:pt idx="13">
                  <c:v>-1.0573923902102678</c:v>
                </c:pt>
                <c:pt idx="14">
                  <c:v>-1.2160540824060624</c:v>
                </c:pt>
                <c:pt idx="15">
                  <c:v>-1.3409966007579412</c:v>
                </c:pt>
                <c:pt idx="16">
                  <c:v>-1.4860386287427825</c:v>
                </c:pt>
                <c:pt idx="17">
                  <c:v>-1.6278479561679269</c:v>
                </c:pt>
                <c:pt idx="18">
                  <c:v>-1.7689483970445681</c:v>
                </c:pt>
                <c:pt idx="19">
                  <c:v>-1.9134149691036768</c:v>
                </c:pt>
                <c:pt idx="20">
                  <c:v>-2.0653422497216032</c:v>
                </c:pt>
                <c:pt idx="21">
                  <c:v>-2.2200854247271709</c:v>
                </c:pt>
                <c:pt idx="22">
                  <c:v>-2.3419384162326278</c:v>
                </c:pt>
                <c:pt idx="23">
                  <c:v>-2.426890067907975</c:v>
                </c:pt>
                <c:pt idx="24">
                  <c:v>-2.4483175665498154</c:v>
                </c:pt>
                <c:pt idx="25">
                  <c:v>-2.3441498152188189</c:v>
                </c:pt>
                <c:pt idx="26">
                  <c:v>-2.2250162789144428</c:v>
                </c:pt>
                <c:pt idx="27">
                  <c:v>-2.0707765733361536</c:v>
                </c:pt>
                <c:pt idx="28">
                  <c:v>-1.9126088018694305</c:v>
                </c:pt>
                <c:pt idx="29">
                  <c:v>-1.8602966658320419</c:v>
                </c:pt>
                <c:pt idx="30">
                  <c:v>-1.926305252515401</c:v>
                </c:pt>
                <c:pt idx="31">
                  <c:v>-2.0620881474650927</c:v>
                </c:pt>
                <c:pt idx="32">
                  <c:v>-2.2254217845157913</c:v>
                </c:pt>
                <c:pt idx="33">
                  <c:v>-2.3867781288254757</c:v>
                </c:pt>
                <c:pt idx="34">
                  <c:v>-2.5900702262489661</c:v>
                </c:pt>
                <c:pt idx="35">
                  <c:v>-2.9037604617239867</c:v>
                </c:pt>
                <c:pt idx="36">
                  <c:v>-3.3268861124895066</c:v>
                </c:pt>
                <c:pt idx="37">
                  <c:v>-3.8421448902397164</c:v>
                </c:pt>
                <c:pt idx="38">
                  <c:v>-4.3728869124349226</c:v>
                </c:pt>
                <c:pt idx="39">
                  <c:v>-4.8604043141862245</c:v>
                </c:pt>
                <c:pt idx="40">
                  <c:v>-5.2550376879025009</c:v>
                </c:pt>
                <c:pt idx="41">
                  <c:v>-5.5073626941444509</c:v>
                </c:pt>
                <c:pt idx="42">
                  <c:v>-5.6590292402615621</c:v>
                </c:pt>
                <c:pt idx="43">
                  <c:v>-5.8203451554563301</c:v>
                </c:pt>
                <c:pt idx="44">
                  <c:v>-6.0508082323472028</c:v>
                </c:pt>
                <c:pt idx="45">
                  <c:v>-6.4512407877002591</c:v>
                </c:pt>
                <c:pt idx="46">
                  <c:v>-7.0574267319462534</c:v>
                </c:pt>
                <c:pt idx="47">
                  <c:v>-7.8697307373073278</c:v>
                </c:pt>
                <c:pt idx="48">
                  <c:v>-8.8629966025611822</c:v>
                </c:pt>
                <c:pt idx="49">
                  <c:v>-9.9857519305099594</c:v>
                </c:pt>
                <c:pt idx="50">
                  <c:v>-11.21272535189976</c:v>
                </c:pt>
                <c:pt idx="51">
                  <c:v>-12.633237064861763</c:v>
                </c:pt>
                <c:pt idx="52">
                  <c:v>-14.239967963564528</c:v>
                </c:pt>
                <c:pt idx="53">
                  <c:v>-15.999236684293237</c:v>
                </c:pt>
                <c:pt idx="54">
                  <c:v>-17.85924045060737</c:v>
                </c:pt>
                <c:pt idx="55">
                  <c:v>-19.685460701595222</c:v>
                </c:pt>
                <c:pt idx="56">
                  <c:v>-21.388098187563315</c:v>
                </c:pt>
                <c:pt idx="57">
                  <c:v>-23.004703523812047</c:v>
                </c:pt>
                <c:pt idx="58">
                  <c:v>-24.570760233335804</c:v>
                </c:pt>
                <c:pt idx="59">
                  <c:v>-26.143929988669086</c:v>
                </c:pt>
                <c:pt idx="60">
                  <c:v>-27.733745808895705</c:v>
                </c:pt>
                <c:pt idx="61">
                  <c:v>-29.375074472717788</c:v>
                </c:pt>
                <c:pt idx="62">
                  <c:v>-31.15018684326343</c:v>
                </c:pt>
                <c:pt idx="63">
                  <c:v>-33.019576906398164</c:v>
                </c:pt>
                <c:pt idx="64">
                  <c:v>-34.936761948270203</c:v>
                </c:pt>
                <c:pt idx="65">
                  <c:v>-36.929762189304796</c:v>
                </c:pt>
                <c:pt idx="66">
                  <c:v>-38.957138965518695</c:v>
                </c:pt>
                <c:pt idx="67">
                  <c:v>-40.913921866208319</c:v>
                </c:pt>
                <c:pt idx="68">
                  <c:v>-42.567847468884153</c:v>
                </c:pt>
                <c:pt idx="69">
                  <c:v>-43.866370439506468</c:v>
                </c:pt>
                <c:pt idx="70">
                  <c:v>-44.816142790716334</c:v>
                </c:pt>
                <c:pt idx="71">
                  <c:v>-45.546306154902013</c:v>
                </c:pt>
                <c:pt idx="72">
                  <c:v>-46.257881411803972</c:v>
                </c:pt>
                <c:pt idx="73">
                  <c:v>-47.101060283567897</c:v>
                </c:pt>
                <c:pt idx="74">
                  <c:v>-48.107746517896537</c:v>
                </c:pt>
                <c:pt idx="75">
                  <c:v>-49.236474787538612</c:v>
                </c:pt>
                <c:pt idx="76">
                  <c:v>-50.362888971787839</c:v>
                </c:pt>
                <c:pt idx="77">
                  <c:v>-51.253104832352079</c:v>
                </c:pt>
                <c:pt idx="78">
                  <c:v>-51.876782215705035</c:v>
                </c:pt>
                <c:pt idx="79">
                  <c:v>-52.325694011390937</c:v>
                </c:pt>
                <c:pt idx="80">
                  <c:v>-52.779138231163117</c:v>
                </c:pt>
                <c:pt idx="81">
                  <c:v>-53.434068806539848</c:v>
                </c:pt>
                <c:pt idx="82">
                  <c:v>-54.323158190409046</c:v>
                </c:pt>
                <c:pt idx="83">
                  <c:v>-55.409114626600868</c:v>
                </c:pt>
                <c:pt idx="84">
                  <c:v>-56.733206454068856</c:v>
                </c:pt>
                <c:pt idx="85">
                  <c:v>-58.374820004987477</c:v>
                </c:pt>
                <c:pt idx="86">
                  <c:v>-60.351198364887729</c:v>
                </c:pt>
                <c:pt idx="87">
                  <c:v>-62.677531157589975</c:v>
                </c:pt>
                <c:pt idx="88">
                  <c:v>-65.326273434438178</c:v>
                </c:pt>
                <c:pt idx="89">
                  <c:v>-68.212389925749406</c:v>
                </c:pt>
                <c:pt idx="90">
                  <c:v>-71.12565576723442</c:v>
                </c:pt>
                <c:pt idx="91">
                  <c:v>-73.88150301188972</c:v>
                </c:pt>
                <c:pt idx="92">
                  <c:v>-76.305544251651924</c:v>
                </c:pt>
                <c:pt idx="93">
                  <c:v>-78.358021046618902</c:v>
                </c:pt>
                <c:pt idx="94">
                  <c:v>-80.066660225686519</c:v>
                </c:pt>
                <c:pt idx="95">
                  <c:v>-81.435966981172783</c:v>
                </c:pt>
                <c:pt idx="96">
                  <c:v>-82.414702841549328</c:v>
                </c:pt>
                <c:pt idx="97">
                  <c:v>-82.997496524718343</c:v>
                </c:pt>
                <c:pt idx="98">
                  <c:v>-83.237024874223977</c:v>
                </c:pt>
                <c:pt idx="99">
                  <c:v>-83.138617356739502</c:v>
                </c:pt>
                <c:pt idx="100">
                  <c:v>-82.624487409604711</c:v>
                </c:pt>
                <c:pt idx="101">
                  <c:v>-81.672557301412624</c:v>
                </c:pt>
                <c:pt idx="102">
                  <c:v>-80.274158415384363</c:v>
                </c:pt>
                <c:pt idx="103">
                  <c:v>-78.435969207076681</c:v>
                </c:pt>
                <c:pt idx="104">
                  <c:v>-76.268937422935139</c:v>
                </c:pt>
                <c:pt idx="105">
                  <c:v>-73.85297045447642</c:v>
                </c:pt>
                <c:pt idx="106">
                  <c:v>-71.283044265386891</c:v>
                </c:pt>
                <c:pt idx="107">
                  <c:v>-68.499349020079151</c:v>
                </c:pt>
                <c:pt idx="108">
                  <c:v>-65.423728639677563</c:v>
                </c:pt>
                <c:pt idx="109">
                  <c:v>-62.027234646884018</c:v>
                </c:pt>
                <c:pt idx="110">
                  <c:v>-58.239252833946338</c:v>
                </c:pt>
                <c:pt idx="111">
                  <c:v>-54.023916837267414</c:v>
                </c:pt>
                <c:pt idx="112">
                  <c:v>-49.460982560522062</c:v>
                </c:pt>
                <c:pt idx="113">
                  <c:v>-44.623131889311622</c:v>
                </c:pt>
                <c:pt idx="114">
                  <c:v>-39.621570551525387</c:v>
                </c:pt>
                <c:pt idx="115">
                  <c:v>-34.520583560494877</c:v>
                </c:pt>
                <c:pt idx="116">
                  <c:v>-29.332378969284978</c:v>
                </c:pt>
                <c:pt idx="117">
                  <c:v>-24.087946209899279</c:v>
                </c:pt>
                <c:pt idx="118">
                  <c:v>-18.807186305701293</c:v>
                </c:pt>
                <c:pt idx="119">
                  <c:v>-13.482260139587268</c:v>
                </c:pt>
                <c:pt idx="120">
                  <c:v>-8.218353576795522</c:v>
                </c:pt>
                <c:pt idx="121">
                  <c:v>-3.1702104652596117</c:v>
                </c:pt>
                <c:pt idx="122">
                  <c:v>1.6138046840455806</c:v>
                </c:pt>
                <c:pt idx="123">
                  <c:v>6.1062869103646698</c:v>
                </c:pt>
                <c:pt idx="124">
                  <c:v>10.387227492157376</c:v>
                </c:pt>
                <c:pt idx="125">
                  <c:v>14.481732222314228</c:v>
                </c:pt>
                <c:pt idx="126">
                  <c:v>18.298926557867944</c:v>
                </c:pt>
                <c:pt idx="127">
                  <c:v>21.866129286710585</c:v>
                </c:pt>
                <c:pt idx="128">
                  <c:v>25.269393600976372</c:v>
                </c:pt>
                <c:pt idx="129">
                  <c:v>28.531517428956846</c:v>
                </c:pt>
                <c:pt idx="130">
                  <c:v>31.636878480377707</c:v>
                </c:pt>
                <c:pt idx="131">
                  <c:v>34.509263450770149</c:v>
                </c:pt>
                <c:pt idx="132">
                  <c:v>37.061577141754746</c:v>
                </c:pt>
                <c:pt idx="133">
                  <c:v>39.307920978919654</c:v>
                </c:pt>
                <c:pt idx="134">
                  <c:v>41.244797399341266</c:v>
                </c:pt>
                <c:pt idx="135">
                  <c:v>42.796485931354439</c:v>
                </c:pt>
                <c:pt idx="136">
                  <c:v>43.895749632727352</c:v>
                </c:pt>
                <c:pt idx="137">
                  <c:v>44.546260640072802</c:v>
                </c:pt>
                <c:pt idx="138">
                  <c:v>44.964550067271347</c:v>
                </c:pt>
                <c:pt idx="139">
                  <c:v>45.37716280592592</c:v>
                </c:pt>
                <c:pt idx="140">
                  <c:v>45.885380649807402</c:v>
                </c:pt>
                <c:pt idx="141">
                  <c:v>46.436184076811251</c:v>
                </c:pt>
                <c:pt idx="142">
                  <c:v>46.851232955275023</c:v>
                </c:pt>
                <c:pt idx="143">
                  <c:v>46.898490376169526</c:v>
                </c:pt>
                <c:pt idx="144">
                  <c:v>46.352086328646138</c:v>
                </c:pt>
                <c:pt idx="145">
                  <c:v>45.17410292207321</c:v>
                </c:pt>
                <c:pt idx="146">
                  <c:v>43.526571803631747</c:v>
                </c:pt>
                <c:pt idx="147">
                  <c:v>41.645843247559114</c:v>
                </c:pt>
                <c:pt idx="148">
                  <c:v>39.646886582607927</c:v>
                </c:pt>
                <c:pt idx="149">
                  <c:v>37.516103910955771</c:v>
                </c:pt>
                <c:pt idx="150">
                  <c:v>35.146523532736651</c:v>
                </c:pt>
                <c:pt idx="151">
                  <c:v>32.404340322081914</c:v>
                </c:pt>
                <c:pt idx="152">
                  <c:v>29.230423555640275</c:v>
                </c:pt>
                <c:pt idx="153">
                  <c:v>25.617405284527472</c:v>
                </c:pt>
                <c:pt idx="154">
                  <c:v>21.629538318836921</c:v>
                </c:pt>
                <c:pt idx="155">
                  <c:v>17.436922692460183</c:v>
                </c:pt>
                <c:pt idx="156">
                  <c:v>13.180592938610978</c:v>
                </c:pt>
                <c:pt idx="157">
                  <c:v>8.9320925398387576</c:v>
                </c:pt>
                <c:pt idx="158">
                  <c:v>4.6939474890419826</c:v>
                </c:pt>
                <c:pt idx="159">
                  <c:v>0.40952773926114289</c:v>
                </c:pt>
                <c:pt idx="160">
                  <c:v>-3.9754578155240803</c:v>
                </c:pt>
                <c:pt idx="161">
                  <c:v>-8.4670427792135978</c:v>
                </c:pt>
                <c:pt idx="162">
                  <c:v>-13.050641723629326</c:v>
                </c:pt>
                <c:pt idx="163">
                  <c:v>-17.668802169156738</c:v>
                </c:pt>
                <c:pt idx="164">
                  <c:v>-22.273147685773601</c:v>
                </c:pt>
                <c:pt idx="165">
                  <c:v>-26.787015852058129</c:v>
                </c:pt>
                <c:pt idx="166">
                  <c:v>-31.159849675016964</c:v>
                </c:pt>
                <c:pt idx="167">
                  <c:v>-35.39138116151662</c:v>
                </c:pt>
                <c:pt idx="168">
                  <c:v>-39.450573618286285</c:v>
                </c:pt>
                <c:pt idx="169">
                  <c:v>-43.269227545920558</c:v>
                </c:pt>
                <c:pt idx="170">
                  <c:v>-46.841757755002149</c:v>
                </c:pt>
                <c:pt idx="171">
                  <c:v>-50.308691779902098</c:v>
                </c:pt>
                <c:pt idx="172">
                  <c:v>-53.781449844304056</c:v>
                </c:pt>
                <c:pt idx="173">
                  <c:v>-57.237585987417972</c:v>
                </c:pt>
                <c:pt idx="174">
                  <c:v>-60.524757447669614</c:v>
                </c:pt>
                <c:pt idx="175">
                  <c:v>-63.425072778716213</c:v>
                </c:pt>
                <c:pt idx="176">
                  <c:v>-65.872989143141893</c:v>
                </c:pt>
                <c:pt idx="177">
                  <c:v>-67.950019520279056</c:v>
                </c:pt>
                <c:pt idx="178">
                  <c:v>-69.695596649873465</c:v>
                </c:pt>
                <c:pt idx="179">
                  <c:v>-71.148738256876001</c:v>
                </c:pt>
                <c:pt idx="180">
                  <c:v>-72.466872071738479</c:v>
                </c:pt>
                <c:pt idx="181">
                  <c:v>-73.79801615030371</c:v>
                </c:pt>
                <c:pt idx="182">
                  <c:v>-75.093934227297638</c:v>
                </c:pt>
                <c:pt idx="183">
                  <c:v>-76.235541842751687</c:v>
                </c:pt>
                <c:pt idx="184">
                  <c:v>-77.088820965896659</c:v>
                </c:pt>
                <c:pt idx="185">
                  <c:v>-77.583115886578724</c:v>
                </c:pt>
                <c:pt idx="186">
                  <c:v>-77.736567668847144</c:v>
                </c:pt>
                <c:pt idx="187">
                  <c:v>-77.615299035470201</c:v>
                </c:pt>
                <c:pt idx="188">
                  <c:v>-77.369785614760801</c:v>
                </c:pt>
                <c:pt idx="189">
                  <c:v>-77.126969782465579</c:v>
                </c:pt>
                <c:pt idx="190">
                  <c:v>-76.912024166816266</c:v>
                </c:pt>
                <c:pt idx="191">
                  <c:v>-76.680679363479939</c:v>
                </c:pt>
                <c:pt idx="192">
                  <c:v>-76.337707176210344</c:v>
                </c:pt>
                <c:pt idx="193">
                  <c:v>-75.763859252686146</c:v>
                </c:pt>
                <c:pt idx="194">
                  <c:v>-74.870692567632418</c:v>
                </c:pt>
                <c:pt idx="195">
                  <c:v>-73.630854236279774</c:v>
                </c:pt>
                <c:pt idx="196">
                  <c:v>-72.064110531554178</c:v>
                </c:pt>
                <c:pt idx="197">
                  <c:v>-70.209609740923085</c:v>
                </c:pt>
                <c:pt idx="198">
                  <c:v>-68.067582426104607</c:v>
                </c:pt>
                <c:pt idx="199">
                  <c:v>-65.649377277582516</c:v>
                </c:pt>
                <c:pt idx="200">
                  <c:v>-62.923480292030867</c:v>
                </c:pt>
                <c:pt idx="201">
                  <c:v>-59.893819146190246</c:v>
                </c:pt>
                <c:pt idx="202">
                  <c:v>-56.588679603266442</c:v>
                </c:pt>
                <c:pt idx="203">
                  <c:v>-53.005604711201116</c:v>
                </c:pt>
                <c:pt idx="204">
                  <c:v>-49.162592416977091</c:v>
                </c:pt>
                <c:pt idx="205">
                  <c:v>-45.104822488637552</c:v>
                </c:pt>
                <c:pt idx="206">
                  <c:v>-40.8994609588648</c:v>
                </c:pt>
                <c:pt idx="207">
                  <c:v>-36.634001819687505</c:v>
                </c:pt>
                <c:pt idx="208">
                  <c:v>-32.385803843293751</c:v>
                </c:pt>
                <c:pt idx="209">
                  <c:v>-28.138818566427872</c:v>
                </c:pt>
                <c:pt idx="210">
                  <c:v>-23.849821455099313</c:v>
                </c:pt>
                <c:pt idx="211">
                  <c:v>-19.459694465997327</c:v>
                </c:pt>
                <c:pt idx="212">
                  <c:v>-14.893726756677379</c:v>
                </c:pt>
                <c:pt idx="213">
                  <c:v>-10.112460141543831</c:v>
                </c:pt>
                <c:pt idx="214">
                  <c:v>-5.1057049987129552</c:v>
                </c:pt>
                <c:pt idx="215">
                  <c:v>4.1839001261303896E-2</c:v>
                </c:pt>
                <c:pt idx="216">
                  <c:v>5.2436534212360773</c:v>
                </c:pt>
                <c:pt idx="217">
                  <c:v>10.478108952811356</c:v>
                </c:pt>
                <c:pt idx="218">
                  <c:v>15.786488273755129</c:v>
                </c:pt>
                <c:pt idx="219">
                  <c:v>21.276535428280031</c:v>
                </c:pt>
                <c:pt idx="220">
                  <c:v>26.986248619714434</c:v>
                </c:pt>
                <c:pt idx="221">
                  <c:v>32.87037372732015</c:v>
                </c:pt>
                <c:pt idx="222">
                  <c:v>38.721150132773751</c:v>
                </c:pt>
                <c:pt idx="223">
                  <c:v>44.256589850118282</c:v>
                </c:pt>
                <c:pt idx="224">
                  <c:v>49.296506353115916</c:v>
                </c:pt>
                <c:pt idx="225">
                  <c:v>53.875061266053599</c:v>
                </c:pt>
                <c:pt idx="226">
                  <c:v>58.125738960732527</c:v>
                </c:pt>
                <c:pt idx="227">
                  <c:v>62.316211741517883</c:v>
                </c:pt>
                <c:pt idx="228">
                  <c:v>66.784984966687517</c:v>
                </c:pt>
                <c:pt idx="229">
                  <c:v>71.770276087353778</c:v>
                </c:pt>
                <c:pt idx="230">
                  <c:v>77.158972205606702</c:v>
                </c:pt>
                <c:pt idx="231">
                  <c:v>82.648306901494578</c:v>
                </c:pt>
                <c:pt idx="232">
                  <c:v>87.849028763464673</c:v>
                </c:pt>
                <c:pt idx="233">
                  <c:v>92.460339668195374</c:v>
                </c:pt>
                <c:pt idx="234">
                  <c:v>96.290661194831458</c:v>
                </c:pt>
                <c:pt idx="235">
                  <c:v>99.193367570934825</c:v>
                </c:pt>
                <c:pt idx="236">
                  <c:v>101.31359441951612</c:v>
                </c:pt>
                <c:pt idx="237">
                  <c:v>102.9095891711258</c:v>
                </c:pt>
                <c:pt idx="238">
                  <c:v>103.94853066770328</c:v>
                </c:pt>
                <c:pt idx="239">
                  <c:v>104.22455741434921</c:v>
                </c:pt>
                <c:pt idx="240">
                  <c:v>103.70352870606223</c:v>
                </c:pt>
                <c:pt idx="241">
                  <c:v>102.59126293194099</c:v>
                </c:pt>
                <c:pt idx="242">
                  <c:v>101.15086741330217</c:v>
                </c:pt>
                <c:pt idx="243">
                  <c:v>99.570010325036122</c:v>
                </c:pt>
                <c:pt idx="244">
                  <c:v>97.862105758535407</c:v>
                </c:pt>
                <c:pt idx="245">
                  <c:v>95.946219543364705</c:v>
                </c:pt>
                <c:pt idx="246">
                  <c:v>93.720521192497401</c:v>
                </c:pt>
                <c:pt idx="247">
                  <c:v>91.153068368647453</c:v>
                </c:pt>
                <c:pt idx="248">
                  <c:v>88.2781083012745</c:v>
                </c:pt>
                <c:pt idx="249">
                  <c:v>85.168454595249003</c:v>
                </c:pt>
                <c:pt idx="250">
                  <c:v>81.886574383344026</c:v>
                </c:pt>
                <c:pt idx="251">
                  <c:v>78.44691129567714</c:v>
                </c:pt>
                <c:pt idx="252">
                  <c:v>74.811650669763594</c:v>
                </c:pt>
                <c:pt idx="253">
                  <c:v>70.985413776368318</c:v>
                </c:pt>
                <c:pt idx="254">
                  <c:v>66.978577620840952</c:v>
                </c:pt>
                <c:pt idx="255">
                  <c:v>62.798085948424131</c:v>
                </c:pt>
                <c:pt idx="256">
                  <c:v>58.425187869455648</c:v>
                </c:pt>
                <c:pt idx="257">
                  <c:v>53.823619752066534</c:v>
                </c:pt>
                <c:pt idx="258">
                  <c:v>48.99487039702521</c:v>
                </c:pt>
                <c:pt idx="259">
                  <c:v>43.938099149084707</c:v>
                </c:pt>
                <c:pt idx="260">
                  <c:v>38.641973586103013</c:v>
                </c:pt>
                <c:pt idx="261">
                  <c:v>33.115449834380946</c:v>
                </c:pt>
                <c:pt idx="262">
                  <c:v>27.378611917693327</c:v>
                </c:pt>
                <c:pt idx="263">
                  <c:v>21.501474319339458</c:v>
                </c:pt>
                <c:pt idx="264">
                  <c:v>15.537019972952667</c:v>
                </c:pt>
                <c:pt idx="265">
                  <c:v>9.4754884734936144</c:v>
                </c:pt>
                <c:pt idx="266">
                  <c:v>3.3368731440237416</c:v>
                </c:pt>
                <c:pt idx="267">
                  <c:v>-2.8416521988567336</c:v>
                </c:pt>
                <c:pt idx="268">
                  <c:v>-9.0400494748795985</c:v>
                </c:pt>
                <c:pt idx="269">
                  <c:v>-15.321529825382006</c:v>
                </c:pt>
                <c:pt idx="270">
                  <c:v>-21.702626788874369</c:v>
                </c:pt>
                <c:pt idx="271">
                  <c:v>-28.131962953096881</c:v>
                </c:pt>
                <c:pt idx="272">
                  <c:v>-34.531570014034941</c:v>
                </c:pt>
                <c:pt idx="273">
                  <c:v>-40.816105833754243</c:v>
                </c:pt>
                <c:pt idx="274">
                  <c:v>-46.910479737079157</c:v>
                </c:pt>
                <c:pt idx="275">
                  <c:v>-52.730587122337568</c:v>
                </c:pt>
                <c:pt idx="276">
                  <c:v>-58.290494859890806</c:v>
                </c:pt>
                <c:pt idx="277">
                  <c:v>-63.607758062692994</c:v>
                </c:pt>
                <c:pt idx="278">
                  <c:v>-68.654705541439128</c:v>
                </c:pt>
                <c:pt idx="279">
                  <c:v>-73.379330210610348</c:v>
                </c:pt>
                <c:pt idx="280">
                  <c:v>-77.683007106398136</c:v>
                </c:pt>
                <c:pt idx="281">
                  <c:v>-81.611283824270188</c:v>
                </c:pt>
                <c:pt idx="282">
                  <c:v>-85.26903890778479</c:v>
                </c:pt>
                <c:pt idx="283">
                  <c:v>-88.713175909629101</c:v>
                </c:pt>
                <c:pt idx="284">
                  <c:v>-92.002338451436515</c:v>
                </c:pt>
                <c:pt idx="285">
                  <c:v>-95.147156362407785</c:v>
                </c:pt>
                <c:pt idx="286">
                  <c:v>-98.139496735159625</c:v>
                </c:pt>
                <c:pt idx="287">
                  <c:v>-100.96569494045643</c:v>
                </c:pt>
                <c:pt idx="288">
                  <c:v>-103.64993568164731</c:v>
                </c:pt>
                <c:pt idx="289">
                  <c:v>-106.16087828801436</c:v>
                </c:pt>
                <c:pt idx="290">
                  <c:v>-108.46447204225407</c:v>
                </c:pt>
                <c:pt idx="291">
                  <c:v>-110.41026382140899</c:v>
                </c:pt>
                <c:pt idx="292">
                  <c:v>-111.87278884498082</c:v>
                </c:pt>
                <c:pt idx="293">
                  <c:v>-112.6875233880812</c:v>
                </c:pt>
                <c:pt idx="294">
                  <c:v>-112.70724348031958</c:v>
                </c:pt>
                <c:pt idx="295">
                  <c:v>-111.89717821071319</c:v>
                </c:pt>
                <c:pt idx="296">
                  <c:v>-110.37847656649893</c:v>
                </c:pt>
                <c:pt idx="297">
                  <c:v>-108.29436203516896</c:v>
                </c:pt>
                <c:pt idx="298">
                  <c:v>-105.70295467446559</c:v>
                </c:pt>
                <c:pt idx="299">
                  <c:v>-102.58293534097628</c:v>
                </c:pt>
                <c:pt idx="300">
                  <c:v>-98.823102434156752</c:v>
                </c:pt>
                <c:pt idx="301">
                  <c:v>-94.361141425473633</c:v>
                </c:pt>
                <c:pt idx="302">
                  <c:v>-89.191966396964162</c:v>
                </c:pt>
                <c:pt idx="303">
                  <c:v>-83.358553329024872</c:v>
                </c:pt>
                <c:pt idx="304">
                  <c:v>-76.999062802444371</c:v>
                </c:pt>
                <c:pt idx="305">
                  <c:v>-70.238710306395475</c:v>
                </c:pt>
                <c:pt idx="306">
                  <c:v>-63.119215720267569</c:v>
                </c:pt>
                <c:pt idx="307">
                  <c:v>-55.696560025862219</c:v>
                </c:pt>
                <c:pt idx="308">
                  <c:v>-48.047072545344975</c:v>
                </c:pt>
                <c:pt idx="309">
                  <c:v>-40.26874439443808</c:v>
                </c:pt>
                <c:pt idx="310">
                  <c:v>-32.453884106549317</c:v>
                </c:pt>
                <c:pt idx="311">
                  <c:v>-24.667746124418329</c:v>
                </c:pt>
                <c:pt idx="312">
                  <c:v>-17.013504961929961</c:v>
                </c:pt>
                <c:pt idx="313">
                  <c:v>-9.5722699426913618</c:v>
                </c:pt>
                <c:pt idx="314">
                  <c:v>-2.3756001038375341</c:v>
                </c:pt>
                <c:pt idx="315">
                  <c:v>4.5332211782392156</c:v>
                </c:pt>
                <c:pt idx="316">
                  <c:v>11.145982714674432</c:v>
                </c:pt>
                <c:pt idx="317">
                  <c:v>17.466109940380942</c:v>
                </c:pt>
                <c:pt idx="318">
                  <c:v>23.505906281573328</c:v>
                </c:pt>
                <c:pt idx="319">
                  <c:v>29.375430535941859</c:v>
                </c:pt>
                <c:pt idx="320">
                  <c:v>35.20320012522302</c:v>
                </c:pt>
                <c:pt idx="321">
                  <c:v>41.057361362718559</c:v>
                </c:pt>
                <c:pt idx="322">
                  <c:v>46.867010555464184</c:v>
                </c:pt>
                <c:pt idx="323">
                  <c:v>52.4846481443549</c:v>
                </c:pt>
                <c:pt idx="324">
                  <c:v>57.857284781467804</c:v>
                </c:pt>
                <c:pt idx="325">
                  <c:v>63.086823885838456</c:v>
                </c:pt>
                <c:pt idx="326">
                  <c:v>68.357448748121683</c:v>
                </c:pt>
                <c:pt idx="327">
                  <c:v>73.699030953159252</c:v>
                </c:pt>
                <c:pt idx="328">
                  <c:v>78.887540374096062</c:v>
                </c:pt>
                <c:pt idx="329">
                  <c:v>83.765949786614144</c:v>
                </c:pt>
                <c:pt idx="330">
                  <c:v>88.264844890881861</c:v>
                </c:pt>
                <c:pt idx="331">
                  <c:v>92.095344013064235</c:v>
                </c:pt>
                <c:pt idx="332">
                  <c:v>95.013077912802942</c:v>
                </c:pt>
                <c:pt idx="333">
                  <c:v>97.028830474546893</c:v>
                </c:pt>
                <c:pt idx="334">
                  <c:v>98.518141405055957</c:v>
                </c:pt>
                <c:pt idx="335">
                  <c:v>99.996326436954831</c:v>
                </c:pt>
                <c:pt idx="336">
                  <c:v>101.89157848821573</c:v>
                </c:pt>
                <c:pt idx="337">
                  <c:v>104.36498215845141</c:v>
                </c:pt>
                <c:pt idx="338">
                  <c:v>107.19427983528237</c:v>
                </c:pt>
                <c:pt idx="339">
                  <c:v>109.78640393857673</c:v>
                </c:pt>
                <c:pt idx="340">
                  <c:v>111.53059189980519</c:v>
                </c:pt>
                <c:pt idx="341">
                  <c:v>112.11063600180908</c:v>
                </c:pt>
                <c:pt idx="342">
                  <c:v>111.58551744177291</c:v>
                </c:pt>
                <c:pt idx="343">
                  <c:v>110.33880307293744</c:v>
                </c:pt>
                <c:pt idx="344">
                  <c:v>108.75289331147869</c:v>
                </c:pt>
                <c:pt idx="345">
                  <c:v>106.99504928524911</c:v>
                </c:pt>
                <c:pt idx="346">
                  <c:v>104.96500611954413</c:v>
                </c:pt>
                <c:pt idx="347">
                  <c:v>102.45600623715325</c:v>
                </c:pt>
                <c:pt idx="348">
                  <c:v>99.318802592410165</c:v>
                </c:pt>
                <c:pt idx="349">
                  <c:v>95.524400180561955</c:v>
                </c:pt>
                <c:pt idx="350">
                  <c:v>91.159558176950725</c:v>
                </c:pt>
                <c:pt idx="351">
                  <c:v>86.351465793411705</c:v>
                </c:pt>
                <c:pt idx="352">
                  <c:v>81.211285297543469</c:v>
                </c:pt>
                <c:pt idx="353">
                  <c:v>75.877825451592614</c:v>
                </c:pt>
                <c:pt idx="354">
                  <c:v>70.433776842560746</c:v>
                </c:pt>
                <c:pt idx="355">
                  <c:v>64.896533945709535</c:v>
                </c:pt>
                <c:pt idx="356">
                  <c:v>59.299773086795348</c:v>
                </c:pt>
                <c:pt idx="357">
                  <c:v>53.581675585059436</c:v>
                </c:pt>
                <c:pt idx="358">
                  <c:v>47.562236573358248</c:v>
                </c:pt>
                <c:pt idx="359">
                  <c:v>41.119757261891081</c:v>
                </c:pt>
                <c:pt idx="360">
                  <c:v>34.207672276653255</c:v>
                </c:pt>
                <c:pt idx="361">
                  <c:v>26.885830011120191</c:v>
                </c:pt>
                <c:pt idx="362">
                  <c:v>19.298878890897786</c:v>
                </c:pt>
                <c:pt idx="363">
                  <c:v>11.622997513079831</c:v>
                </c:pt>
                <c:pt idx="364">
                  <c:v>4.0138483428182345</c:v>
                </c:pt>
                <c:pt idx="365">
                  <c:v>-3.4024569040381301</c:v>
                </c:pt>
                <c:pt idx="366">
                  <c:v>-10.531146825957368</c:v>
                </c:pt>
                <c:pt idx="367">
                  <c:v>-17.398079689438219</c:v>
                </c:pt>
                <c:pt idx="368">
                  <c:v>-24.064135215649458</c:v>
                </c:pt>
                <c:pt idx="369">
                  <c:v>-30.658453791336466</c:v>
                </c:pt>
                <c:pt idx="370">
                  <c:v>-37.352062515509743</c:v>
                </c:pt>
                <c:pt idx="371">
                  <c:v>-44.141191425199544</c:v>
                </c:pt>
                <c:pt idx="372">
                  <c:v>-50.914123536695548</c:v>
                </c:pt>
                <c:pt idx="373">
                  <c:v>-57.573049665961634</c:v>
                </c:pt>
                <c:pt idx="374">
                  <c:v>-63.991684992642398</c:v>
                </c:pt>
                <c:pt idx="375">
                  <c:v>-70.031330552789541</c:v>
                </c:pt>
                <c:pt idx="376">
                  <c:v>-75.586165561733736</c:v>
                </c:pt>
                <c:pt idx="377">
                  <c:v>-80.64444639049907</c:v>
                </c:pt>
                <c:pt idx="378">
                  <c:v>-85.293160382689095</c:v>
                </c:pt>
                <c:pt idx="379">
                  <c:v>-89.642587395035306</c:v>
                </c:pt>
                <c:pt idx="380">
                  <c:v>-93.843615827134599</c:v>
                </c:pt>
                <c:pt idx="381">
                  <c:v>-97.9770057505919</c:v>
                </c:pt>
                <c:pt idx="382">
                  <c:v>-101.97181599558006</c:v>
                </c:pt>
                <c:pt idx="383">
                  <c:v>-105.66057599566845</c:v>
                </c:pt>
                <c:pt idx="384">
                  <c:v>-108.92452997575508</c:v>
                </c:pt>
                <c:pt idx="385">
                  <c:v>-111.73233945623997</c:v>
                </c:pt>
                <c:pt idx="386">
                  <c:v>-114.11583628711516</c:v>
                </c:pt>
                <c:pt idx="387">
                  <c:v>-116.11893982137285</c:v>
                </c:pt>
                <c:pt idx="388">
                  <c:v>-117.77196762494539</c:v>
                </c:pt>
                <c:pt idx="389">
                  <c:v>-119.06350705244647</c:v>
                </c:pt>
                <c:pt idx="390">
                  <c:v>-119.92533243139754</c:v>
                </c:pt>
                <c:pt idx="391">
                  <c:v>-120.26760282276959</c:v>
                </c:pt>
                <c:pt idx="392">
                  <c:v>-120.16432022631419</c:v>
                </c:pt>
                <c:pt idx="393">
                  <c:v>-119.77346750178791</c:v>
                </c:pt>
                <c:pt idx="394">
                  <c:v>-119.17575561175214</c:v>
                </c:pt>
                <c:pt idx="395">
                  <c:v>-118.35615899951709</c:v>
                </c:pt>
                <c:pt idx="396">
                  <c:v>-117.14877583952673</c:v>
                </c:pt>
                <c:pt idx="397">
                  <c:v>-115.33317400273619</c:v>
                </c:pt>
                <c:pt idx="398">
                  <c:v>-112.71568424268146</c:v>
                </c:pt>
                <c:pt idx="399">
                  <c:v>-109.16835945782782</c:v>
                </c:pt>
                <c:pt idx="400">
                  <c:v>-104.70296046867125</c:v>
                </c:pt>
                <c:pt idx="401">
                  <c:v>-99.450045119297826</c:v>
                </c:pt>
                <c:pt idx="402">
                  <c:v>-93.59066025691186</c:v>
                </c:pt>
                <c:pt idx="403">
                  <c:v>-87.255189211773612</c:v>
                </c:pt>
                <c:pt idx="404">
                  <c:v>-80.510123287538136</c:v>
                </c:pt>
                <c:pt idx="405">
                  <c:v>-73.465144441787373</c:v>
                </c:pt>
                <c:pt idx="406">
                  <c:v>-66.237487832951629</c:v>
                </c:pt>
                <c:pt idx="407">
                  <c:v>-58.960412136292597</c:v>
                </c:pt>
                <c:pt idx="408">
                  <c:v>-51.749892193566744</c:v>
                </c:pt>
                <c:pt idx="409">
                  <c:v>-44.620873149695413</c:v>
                </c:pt>
                <c:pt idx="410">
                  <c:v>-37.641040726701505</c:v>
                </c:pt>
                <c:pt idx="411">
                  <c:v>-30.790907672167474</c:v>
                </c:pt>
                <c:pt idx="412">
                  <c:v>-23.995302418724126</c:v>
                </c:pt>
                <c:pt idx="413">
                  <c:v>-17.213957070349643</c:v>
                </c:pt>
                <c:pt idx="414">
                  <c:v>-10.407283028942651</c:v>
                </c:pt>
                <c:pt idx="415">
                  <c:v>-3.536772268363797</c:v>
                </c:pt>
                <c:pt idx="416">
                  <c:v>3.3631585570034788</c:v>
                </c:pt>
                <c:pt idx="417">
                  <c:v>10.224700065863409</c:v>
                </c:pt>
                <c:pt idx="418">
                  <c:v>16.972878784546143</c:v>
                </c:pt>
                <c:pt idx="419">
                  <c:v>23.58086298885522</c:v>
                </c:pt>
                <c:pt idx="420">
                  <c:v>30.059837709078113</c:v>
                </c:pt>
                <c:pt idx="421">
                  <c:v>36.417827394896548</c:v>
                </c:pt>
                <c:pt idx="422">
                  <c:v>42.608246426998612</c:v>
                </c:pt>
                <c:pt idx="423">
                  <c:v>48.45360107845864</c:v>
                </c:pt>
                <c:pt idx="424">
                  <c:v>53.853918276889466</c:v>
                </c:pt>
                <c:pt idx="425">
                  <c:v>58.854917531351674</c:v>
                </c:pt>
                <c:pt idx="426">
                  <c:v>63.593971900724647</c:v>
                </c:pt>
                <c:pt idx="427">
                  <c:v>68.263482962710142</c:v>
                </c:pt>
                <c:pt idx="428">
                  <c:v>73.038497743455935</c:v>
                </c:pt>
                <c:pt idx="429">
                  <c:v>77.940085468586815</c:v>
                </c:pt>
                <c:pt idx="430">
                  <c:v>82.741805839215075</c:v>
                </c:pt>
                <c:pt idx="431">
                  <c:v>87.09058482243077</c:v>
                </c:pt>
                <c:pt idx="432">
                  <c:v>90.670156945982143</c:v>
                </c:pt>
                <c:pt idx="433">
                  <c:v>93.3080449670625</c:v>
                </c:pt>
                <c:pt idx="434">
                  <c:v>95.065430367721248</c:v>
                </c:pt>
                <c:pt idx="435">
                  <c:v>95.994441380366823</c:v>
                </c:pt>
                <c:pt idx="436">
                  <c:v>96.115223332759484</c:v>
                </c:pt>
                <c:pt idx="437">
                  <c:v>95.477357026104301</c:v>
                </c:pt>
                <c:pt idx="438">
                  <c:v>94.13991036558221</c:v>
                </c:pt>
                <c:pt idx="439">
                  <c:v>92.186382198270564</c:v>
                </c:pt>
                <c:pt idx="440">
                  <c:v>89.722031514305158</c:v>
                </c:pt>
                <c:pt idx="441">
                  <c:v>86.908864024019053</c:v>
                </c:pt>
                <c:pt idx="442">
                  <c:v>83.981520183538677</c:v>
                </c:pt>
                <c:pt idx="443">
                  <c:v>81.147198899867902</c:v>
                </c:pt>
                <c:pt idx="444">
                  <c:v>78.460897821870546</c:v>
                </c:pt>
                <c:pt idx="445">
                  <c:v>75.812571165433127</c:v>
                </c:pt>
                <c:pt idx="446">
                  <c:v>73.00645674212447</c:v>
                </c:pt>
                <c:pt idx="447">
                  <c:v>69.877061627281975</c:v>
                </c:pt>
                <c:pt idx="448">
                  <c:v>66.366812574736343</c:v>
                </c:pt>
                <c:pt idx="449">
                  <c:v>62.485692003241617</c:v>
                </c:pt>
                <c:pt idx="450">
                  <c:v>58.300189523176783</c:v>
                </c:pt>
                <c:pt idx="451">
                  <c:v>53.870137332713249</c:v>
                </c:pt>
                <c:pt idx="452">
                  <c:v>49.258335146058982</c:v>
                </c:pt>
                <c:pt idx="453">
                  <c:v>44.485086343137802</c:v>
                </c:pt>
                <c:pt idx="454">
                  <c:v>39.491490136275047</c:v>
                </c:pt>
                <c:pt idx="455">
                  <c:v>34.158247433549548</c:v>
                </c:pt>
                <c:pt idx="456">
                  <c:v>28.382355164878554</c:v>
                </c:pt>
                <c:pt idx="457">
                  <c:v>22.148703681580979</c:v>
                </c:pt>
                <c:pt idx="458">
                  <c:v>15.507582027949361</c:v>
                </c:pt>
                <c:pt idx="459">
                  <c:v>8.5981484873903735</c:v>
                </c:pt>
                <c:pt idx="460">
                  <c:v>1.6239730776425663</c:v>
                </c:pt>
                <c:pt idx="461">
                  <c:v>-5.2487877239102847</c:v>
                </c:pt>
                <c:pt idx="462">
                  <c:v>-11.929595389432079</c:v>
                </c:pt>
                <c:pt idx="463">
                  <c:v>-18.373841721643434</c:v>
                </c:pt>
                <c:pt idx="464">
                  <c:v>-24.644375627210561</c:v>
                </c:pt>
                <c:pt idx="465">
                  <c:v>-30.88577857466635</c:v>
                </c:pt>
                <c:pt idx="466">
                  <c:v>-37.262287743173026</c:v>
                </c:pt>
                <c:pt idx="467">
                  <c:v>-43.762587728309562</c:v>
                </c:pt>
                <c:pt idx="468">
                  <c:v>-50.290724633743373</c:v>
                </c:pt>
                <c:pt idx="469">
                  <c:v>-56.756925821068506</c:v>
                </c:pt>
                <c:pt idx="470">
                  <c:v>-63.062820144647134</c:v>
                </c:pt>
                <c:pt idx="471">
                  <c:v>-69.093183741754189</c:v>
                </c:pt>
                <c:pt idx="472">
                  <c:v>-74.760996026919102</c:v>
                </c:pt>
                <c:pt idx="473">
                  <c:v>-80.119545146380702</c:v>
                </c:pt>
                <c:pt idx="474">
                  <c:v>-85.191532183453091</c:v>
                </c:pt>
                <c:pt idx="475">
                  <c:v>-90.033049179784015</c:v>
                </c:pt>
                <c:pt idx="476">
                  <c:v>-94.641287016188329</c:v>
                </c:pt>
                <c:pt idx="477">
                  <c:v>-98.958402175864549</c:v>
                </c:pt>
                <c:pt idx="478">
                  <c:v>-102.92197663234725</c:v>
                </c:pt>
                <c:pt idx="479">
                  <c:v>-106.4758204197003</c:v>
                </c:pt>
                <c:pt idx="480">
                  <c:v>-109.53097359130629</c:v>
                </c:pt>
                <c:pt idx="481">
                  <c:v>-112.04115685948017</c:v>
                </c:pt>
                <c:pt idx="482">
                  <c:v>-114.03418364229056</c:v>
                </c:pt>
                <c:pt idx="483">
                  <c:v>-115.54787486944474</c:v>
                </c:pt>
                <c:pt idx="484">
                  <c:v>-116.55430981205585</c:v>
                </c:pt>
                <c:pt idx="485">
                  <c:v>-117.03527069581473</c:v>
                </c:pt>
                <c:pt idx="486">
                  <c:v>-117.09982150189843</c:v>
                </c:pt>
                <c:pt idx="487">
                  <c:v>-116.85215475186047</c:v>
                </c:pt>
                <c:pt idx="488">
                  <c:v>-116.35939521682326</c:v>
                </c:pt>
                <c:pt idx="489">
                  <c:v>-115.59733109248678</c:v>
                </c:pt>
                <c:pt idx="490">
                  <c:v>-114.44678683063705</c:v>
                </c:pt>
                <c:pt idx="491">
                  <c:v>-112.82615333402431</c:v>
                </c:pt>
                <c:pt idx="492">
                  <c:v>-110.65596780734383</c:v>
                </c:pt>
                <c:pt idx="493">
                  <c:v>-107.86545721119695</c:v>
                </c:pt>
                <c:pt idx="494">
                  <c:v>-104.38067594697301</c:v>
                </c:pt>
                <c:pt idx="495">
                  <c:v>-100.15469374803354</c:v>
                </c:pt>
                <c:pt idx="496">
                  <c:v>-95.170831013072856</c:v>
                </c:pt>
                <c:pt idx="497">
                  <c:v>-89.483375772811385</c:v>
                </c:pt>
                <c:pt idx="498">
                  <c:v>-83.207766657355151</c:v>
                </c:pt>
                <c:pt idx="499">
                  <c:v>-76.486953944208054</c:v>
                </c:pt>
                <c:pt idx="500">
                  <c:v>-69.47025394532389</c:v>
                </c:pt>
                <c:pt idx="501">
                  <c:v>-62.279790426417414</c:v>
                </c:pt>
                <c:pt idx="502">
                  <c:v>-54.940451857889066</c:v>
                </c:pt>
                <c:pt idx="503">
                  <c:v>-47.504511620731286</c:v>
                </c:pt>
                <c:pt idx="504">
                  <c:v>-40.067233908316659</c:v>
                </c:pt>
                <c:pt idx="505">
                  <c:v>-32.692848410150319</c:v>
                </c:pt>
                <c:pt idx="506">
                  <c:v>-25.474803261947308</c:v>
                </c:pt>
                <c:pt idx="507">
                  <c:v>-18.397931236708359</c:v>
                </c:pt>
                <c:pt idx="508">
                  <c:v>-11.391906911974193</c:v>
                </c:pt>
                <c:pt idx="509">
                  <c:v>-4.441774013734709</c:v>
                </c:pt>
                <c:pt idx="510">
                  <c:v>2.4755027865399848</c:v>
                </c:pt>
                <c:pt idx="511">
                  <c:v>9.3805941908091839</c:v>
                </c:pt>
                <c:pt idx="512">
                  <c:v>16.231551806993</c:v>
                </c:pt>
                <c:pt idx="513">
                  <c:v>22.992753510853138</c:v>
                </c:pt>
                <c:pt idx="514">
                  <c:v>29.627708980636076</c:v>
                </c:pt>
                <c:pt idx="515">
                  <c:v>36.110168461023356</c:v>
                </c:pt>
                <c:pt idx="516">
                  <c:v>42.426611191802884</c:v>
                </c:pt>
                <c:pt idx="517">
                  <c:v>48.485413327966825</c:v>
                </c:pt>
                <c:pt idx="518">
                  <c:v>54.097523381407484</c:v>
                </c:pt>
                <c:pt idx="519">
                  <c:v>59.097292653779341</c:v>
                </c:pt>
                <c:pt idx="520">
                  <c:v>63.321725280703745</c:v>
                </c:pt>
                <c:pt idx="521">
                  <c:v>66.768726515089668</c:v>
                </c:pt>
                <c:pt idx="522">
                  <c:v>69.748779004787863</c:v>
                </c:pt>
                <c:pt idx="523">
                  <c:v>72.707036524692114</c:v>
                </c:pt>
                <c:pt idx="524">
                  <c:v>75.978257514198276</c:v>
                </c:pt>
                <c:pt idx="525">
                  <c:v>79.688676923914315</c:v>
                </c:pt>
                <c:pt idx="526">
                  <c:v>83.767536245436034</c:v>
                </c:pt>
                <c:pt idx="527">
                  <c:v>87.818811960527327</c:v>
                </c:pt>
                <c:pt idx="528">
                  <c:v>91.208275801316773</c:v>
                </c:pt>
                <c:pt idx="529">
                  <c:v>93.488945585290438</c:v>
                </c:pt>
                <c:pt idx="530">
                  <c:v>94.708145213584629</c:v>
                </c:pt>
                <c:pt idx="531">
                  <c:v>95.214884649312935</c:v>
                </c:pt>
                <c:pt idx="532">
                  <c:v>95.358252456326667</c:v>
                </c:pt>
                <c:pt idx="533">
                  <c:v>95.363570467200134</c:v>
                </c:pt>
                <c:pt idx="534">
                  <c:v>95.31046443785614</c:v>
                </c:pt>
                <c:pt idx="535">
                  <c:v>95.055125449099009</c:v>
                </c:pt>
                <c:pt idx="536">
                  <c:v>94.341383880117021</c:v>
                </c:pt>
                <c:pt idx="537">
                  <c:v>93.05786490251468</c:v>
                </c:pt>
                <c:pt idx="538">
                  <c:v>91.213527244464373</c:v>
                </c:pt>
                <c:pt idx="539">
                  <c:v>88.945579159575075</c:v>
                </c:pt>
                <c:pt idx="540">
                  <c:v>86.464367076383581</c:v>
                </c:pt>
                <c:pt idx="541">
                  <c:v>83.828944514855905</c:v>
                </c:pt>
                <c:pt idx="542">
                  <c:v>80.920578244558783</c:v>
                </c:pt>
                <c:pt idx="543">
                  <c:v>77.571997779667612</c:v>
                </c:pt>
                <c:pt idx="544">
                  <c:v>73.677717244074259</c:v>
                </c:pt>
                <c:pt idx="545">
                  <c:v>69.263670119192781</c:v>
                </c:pt>
                <c:pt idx="546">
                  <c:v>64.457974876808919</c:v>
                </c:pt>
                <c:pt idx="547">
                  <c:v>59.412476979272739</c:v>
                </c:pt>
                <c:pt idx="548">
                  <c:v>54.211352819687285</c:v>
                </c:pt>
                <c:pt idx="549">
                  <c:v>48.861189723293542</c:v>
                </c:pt>
                <c:pt idx="550">
                  <c:v>43.326650388827673</c:v>
                </c:pt>
                <c:pt idx="551">
                  <c:v>37.534931481051125</c:v>
                </c:pt>
                <c:pt idx="552">
                  <c:v>31.437967851430098</c:v>
                </c:pt>
                <c:pt idx="553">
                  <c:v>25.020528574401496</c:v>
                </c:pt>
                <c:pt idx="554">
                  <c:v>18.372380822913467</c:v>
                </c:pt>
                <c:pt idx="555">
                  <c:v>11.558495266455198</c:v>
                </c:pt>
                <c:pt idx="556">
                  <c:v>4.6316446811260938</c:v>
                </c:pt>
                <c:pt idx="557">
                  <c:v>-2.2956318124964281</c:v>
                </c:pt>
                <c:pt idx="558">
                  <c:v>-9.1585999562464977</c:v>
                </c:pt>
                <c:pt idx="559">
                  <c:v>-15.963681797121566</c:v>
                </c:pt>
                <c:pt idx="560">
                  <c:v>-22.765665761179132</c:v>
                </c:pt>
                <c:pt idx="561">
                  <c:v>-29.579764885955548</c:v>
                </c:pt>
                <c:pt idx="562">
                  <c:v>-36.324199288236436</c:v>
                </c:pt>
                <c:pt idx="563">
                  <c:v>-42.862933542471708</c:v>
                </c:pt>
                <c:pt idx="564">
                  <c:v>-49.135092811622272</c:v>
                </c:pt>
                <c:pt idx="565">
                  <c:v>-55.168731635389832</c:v>
                </c:pt>
                <c:pt idx="566">
                  <c:v>-60.997167402682031</c:v>
                </c:pt>
                <c:pt idx="567">
                  <c:v>-66.717577494628387</c:v>
                </c:pt>
                <c:pt idx="568">
                  <c:v>-72.335408664735823</c:v>
                </c:pt>
                <c:pt idx="569">
                  <c:v>-77.755488711441117</c:v>
                </c:pt>
                <c:pt idx="570">
                  <c:v>-82.849077317212291</c:v>
                </c:pt>
                <c:pt idx="571">
                  <c:v>-87.481218490868045</c:v>
                </c:pt>
                <c:pt idx="572">
                  <c:v>-91.600483101050685</c:v>
                </c:pt>
                <c:pt idx="573">
                  <c:v>-95.194373639029664</c:v>
                </c:pt>
                <c:pt idx="574">
                  <c:v>-98.320588806249063</c:v>
                </c:pt>
                <c:pt idx="575">
                  <c:v>-101.02093527012408</c:v>
                </c:pt>
                <c:pt idx="576">
                  <c:v>-103.2916081047216</c:v>
                </c:pt>
                <c:pt idx="577">
                  <c:v>-105.14368000262718</c:v>
                </c:pt>
                <c:pt idx="578">
                  <c:v>-106.57956314257464</c:v>
                </c:pt>
                <c:pt idx="579">
                  <c:v>-107.55013707972316</c:v>
                </c:pt>
                <c:pt idx="580">
                  <c:v>-108.01157509812869</c:v>
                </c:pt>
                <c:pt idx="581">
                  <c:v>-108.02405059616611</c:v>
                </c:pt>
                <c:pt idx="582">
                  <c:v>-107.65856308424279</c:v>
                </c:pt>
                <c:pt idx="583">
                  <c:v>-107.03274492255792</c:v>
                </c:pt>
                <c:pt idx="584">
                  <c:v>-106.27953780410677</c:v>
                </c:pt>
                <c:pt idx="585">
                  <c:v>-105.45211746802462</c:v>
                </c:pt>
                <c:pt idx="586">
                  <c:v>-104.47813047866414</c:v>
                </c:pt>
                <c:pt idx="587">
                  <c:v>-103.12627662909087</c:v>
                </c:pt>
                <c:pt idx="588">
                  <c:v>-101.19269931650905</c:v>
                </c:pt>
                <c:pt idx="589">
                  <c:v>-98.633304990178871</c:v>
                </c:pt>
                <c:pt idx="590">
                  <c:v>-95.457013690375291</c:v>
                </c:pt>
                <c:pt idx="591">
                  <c:v>-91.534389276567779</c:v>
                </c:pt>
                <c:pt idx="592">
                  <c:v>-86.775297711036416</c:v>
                </c:pt>
                <c:pt idx="593">
                  <c:v>-81.253962556815694</c:v>
                </c:pt>
                <c:pt idx="594">
                  <c:v>-75.094997625679383</c:v>
                </c:pt>
                <c:pt idx="595">
                  <c:v>-68.487551113165793</c:v>
                </c:pt>
                <c:pt idx="596">
                  <c:v>-61.583399910902479</c:v>
                </c:pt>
                <c:pt idx="597">
                  <c:v>-54.490659432684431</c:v>
                </c:pt>
                <c:pt idx="598">
                  <c:v>-47.375326364030734</c:v>
                </c:pt>
                <c:pt idx="599">
                  <c:v>-40.333606876750117</c:v>
                </c:pt>
                <c:pt idx="600">
                  <c:v>-33.328382339215111</c:v>
                </c:pt>
                <c:pt idx="601">
                  <c:v>-26.270576392430804</c:v>
                </c:pt>
                <c:pt idx="602">
                  <c:v>-19.060231864582189</c:v>
                </c:pt>
                <c:pt idx="603">
                  <c:v>-11.665574487290545</c:v>
                </c:pt>
                <c:pt idx="604">
                  <c:v>-4.1473855375447339</c:v>
                </c:pt>
                <c:pt idx="605">
                  <c:v>3.4471089332061613</c:v>
                </c:pt>
                <c:pt idx="606">
                  <c:v>11.082768574542039</c:v>
                </c:pt>
                <c:pt idx="607">
                  <c:v>18.777913763051199</c:v>
                </c:pt>
                <c:pt idx="608">
                  <c:v>26.623418247790173</c:v>
                </c:pt>
                <c:pt idx="609">
                  <c:v>34.618473202834366</c:v>
                </c:pt>
                <c:pt idx="610">
                  <c:v>42.590695798777674</c:v>
                </c:pt>
                <c:pt idx="611">
                  <c:v>50.381581502802128</c:v>
                </c:pt>
                <c:pt idx="612">
                  <c:v>57.904545272746077</c:v>
                </c:pt>
                <c:pt idx="613">
                  <c:v>65.028505427291165</c:v>
                </c:pt>
                <c:pt idx="614">
                  <c:v>71.573626638745338</c:v>
                </c:pt>
                <c:pt idx="615">
                  <c:v>77.490585305970427</c:v>
                </c:pt>
                <c:pt idx="616">
                  <c:v>82.946633999851016</c:v>
                </c:pt>
                <c:pt idx="617">
                  <c:v>88.088737199853995</c:v>
                </c:pt>
                <c:pt idx="618">
                  <c:v>92.953139375856907</c:v>
                </c:pt>
                <c:pt idx="619">
                  <c:v>97.611819488339762</c:v>
                </c:pt>
                <c:pt idx="620">
                  <c:v>101.98939923857296</c:v>
                </c:pt>
                <c:pt idx="621">
                  <c:v>105.81047531380149</c:v>
                </c:pt>
                <c:pt idx="622">
                  <c:v>108.76465720752546</c:v>
                </c:pt>
                <c:pt idx="623">
                  <c:v>110.71095640337494</c:v>
                </c:pt>
                <c:pt idx="624">
                  <c:v>111.87265395530744</c:v>
                </c:pt>
                <c:pt idx="625">
                  <c:v>112.57263121620129</c:v>
                </c:pt>
                <c:pt idx="626">
                  <c:v>112.92142769187727</c:v>
                </c:pt>
                <c:pt idx="627">
                  <c:v>112.94762423803972</c:v>
                </c:pt>
                <c:pt idx="628">
                  <c:v>112.62231779327894</c:v>
                </c:pt>
                <c:pt idx="629">
                  <c:v>111.76860981741335</c:v>
                </c:pt>
                <c:pt idx="630">
                  <c:v>110.17430692106508</c:v>
                </c:pt>
                <c:pt idx="631">
                  <c:v>107.75345234264377</c:v>
                </c:pt>
                <c:pt idx="632">
                  <c:v>104.62319367579089</c:v>
                </c:pt>
                <c:pt idx="633">
                  <c:v>100.98827946227506</c:v>
                </c:pt>
                <c:pt idx="634">
                  <c:v>97.058774113029557</c:v>
                </c:pt>
                <c:pt idx="635">
                  <c:v>92.973616950768971</c:v>
                </c:pt>
                <c:pt idx="636">
                  <c:v>88.803122371753588</c:v>
                </c:pt>
                <c:pt idx="637">
                  <c:v>84.546221884318513</c:v>
                </c:pt>
                <c:pt idx="638">
                  <c:v>80.171332666632139</c:v>
                </c:pt>
                <c:pt idx="639">
                  <c:v>75.6387491532995</c:v>
                </c:pt>
                <c:pt idx="640">
                  <c:v>70.920586670233504</c:v>
                </c:pt>
                <c:pt idx="641">
                  <c:v>65.984399556828834</c:v>
                </c:pt>
                <c:pt idx="642">
                  <c:v>60.753059885692252</c:v>
                </c:pt>
                <c:pt idx="643">
                  <c:v>55.172213387978402</c:v>
                </c:pt>
                <c:pt idx="644">
                  <c:v>49.252329700218837</c:v>
                </c:pt>
                <c:pt idx="645">
                  <c:v>43.033745446214454</c:v>
                </c:pt>
                <c:pt idx="646">
                  <c:v>36.551997417290167</c:v>
                </c:pt>
                <c:pt idx="647">
                  <c:v>29.85903706894436</c:v>
                </c:pt>
                <c:pt idx="648">
                  <c:v>23.020410387565473</c:v>
                </c:pt>
                <c:pt idx="649">
                  <c:v>16.099950599814164</c:v>
                </c:pt>
                <c:pt idx="650">
                  <c:v>9.1522395678178832</c:v>
                </c:pt>
                <c:pt idx="651">
                  <c:v>2.2619564364615257</c:v>
                </c:pt>
                <c:pt idx="652">
                  <c:v>-4.5511911722677052</c:v>
                </c:pt>
                <c:pt idx="653">
                  <c:v>-11.401906668822352</c:v>
                </c:pt>
                <c:pt idx="654">
                  <c:v>-18.47649373544591</c:v>
                </c:pt>
                <c:pt idx="655">
                  <c:v>-25.78459248073699</c:v>
                </c:pt>
                <c:pt idx="656">
                  <c:v>-33.146888671122255</c:v>
                </c:pt>
                <c:pt idx="657">
                  <c:v>-40.396158237699815</c:v>
                </c:pt>
                <c:pt idx="658">
                  <c:v>-47.460696652945821</c:v>
                </c:pt>
                <c:pt idx="659">
                  <c:v>-54.288513919886903</c:v>
                </c:pt>
                <c:pt idx="660">
                  <c:v>-60.894987421489169</c:v>
                </c:pt>
                <c:pt idx="661">
                  <c:v>-67.229253313059388</c:v>
                </c:pt>
                <c:pt idx="662">
                  <c:v>-73.216983646798198</c:v>
                </c:pt>
                <c:pt idx="663">
                  <c:v>-78.822018433862226</c:v>
                </c:pt>
                <c:pt idx="664">
                  <c:v>-83.962750645184983</c:v>
                </c:pt>
                <c:pt idx="665">
                  <c:v>-88.587266492281273</c:v>
                </c:pt>
                <c:pt idx="666">
                  <c:v>-92.64868292243564</c:v>
                </c:pt>
                <c:pt idx="667">
                  <c:v>-96.117713443986929</c:v>
                </c:pt>
                <c:pt idx="668">
                  <c:v>-99.015402915107188</c:v>
                </c:pt>
                <c:pt idx="669">
                  <c:v>-101.42238469680505</c:v>
                </c:pt>
                <c:pt idx="670">
                  <c:v>-103.37842334286894</c:v>
                </c:pt>
                <c:pt idx="671">
                  <c:v>-104.99951959601155</c:v>
                </c:pt>
                <c:pt idx="672">
                  <c:v>-106.47951086409131</c:v>
                </c:pt>
                <c:pt idx="673">
                  <c:v>-107.84385098680947</c:v>
                </c:pt>
                <c:pt idx="674">
                  <c:v>-108.75562428707327</c:v>
                </c:pt>
                <c:pt idx="675">
                  <c:v>-108.94438054133181</c:v>
                </c:pt>
                <c:pt idx="676">
                  <c:v>-108.45019971050517</c:v>
                </c:pt>
                <c:pt idx="677">
                  <c:v>-107.37083489629507</c:v>
                </c:pt>
                <c:pt idx="678">
                  <c:v>-105.71367551836917</c:v>
                </c:pt>
                <c:pt idx="679">
                  <c:v>-103.42981836800179</c:v>
                </c:pt>
                <c:pt idx="680">
                  <c:v>-100.46411696064175</c:v>
                </c:pt>
                <c:pt idx="681">
                  <c:v>-96.845850361428916</c:v>
                </c:pt>
                <c:pt idx="682">
                  <c:v>-92.64979523420034</c:v>
                </c:pt>
                <c:pt idx="683">
                  <c:v>-87.934279109516339</c:v>
                </c:pt>
                <c:pt idx="684">
                  <c:v>-82.763464227325997</c:v>
                </c:pt>
                <c:pt idx="685">
                  <c:v>-77.268972682779477</c:v>
                </c:pt>
                <c:pt idx="686">
                  <c:v>-71.565025769123892</c:v>
                </c:pt>
                <c:pt idx="687">
                  <c:v>-65.738613833741411</c:v>
                </c:pt>
                <c:pt idx="688">
                  <c:v>-59.838592217066584</c:v>
                </c:pt>
                <c:pt idx="689">
                  <c:v>-53.815955832725258</c:v>
                </c:pt>
                <c:pt idx="690">
                  <c:v>-47.667275716070748</c:v>
                </c:pt>
                <c:pt idx="691">
                  <c:v>-41.412908941749329</c:v>
                </c:pt>
                <c:pt idx="692">
                  <c:v>-35.038637602914335</c:v>
                </c:pt>
                <c:pt idx="693">
                  <c:v>-28.560201450856045</c:v>
                </c:pt>
                <c:pt idx="694">
                  <c:v>-21.923377201838925</c:v>
                </c:pt>
                <c:pt idx="695">
                  <c:v>-15.074264017802147</c:v>
                </c:pt>
                <c:pt idx="696">
                  <c:v>-7.9888946774461047</c:v>
                </c:pt>
                <c:pt idx="697">
                  <c:v>-0.59016308389718275</c:v>
                </c:pt>
                <c:pt idx="698">
                  <c:v>7.1897631177807604</c:v>
                </c:pt>
                <c:pt idx="699">
                  <c:v>15.293969855425145</c:v>
                </c:pt>
                <c:pt idx="700">
                  <c:v>23.520883738316645</c:v>
                </c:pt>
                <c:pt idx="701">
                  <c:v>31.61195362355031</c:v>
                </c:pt>
                <c:pt idx="702">
                  <c:v>39.420532611079295</c:v>
                </c:pt>
                <c:pt idx="703">
                  <c:v>46.836253018857704</c:v>
                </c:pt>
                <c:pt idx="704">
                  <c:v>53.755179238480551</c:v>
                </c:pt>
                <c:pt idx="705">
                  <c:v>60.155907153710935</c:v>
                </c:pt>
                <c:pt idx="706">
                  <c:v>66.208338530636723</c:v>
                </c:pt>
                <c:pt idx="707">
                  <c:v>72.175400280023993</c:v>
                </c:pt>
                <c:pt idx="708">
                  <c:v>78.167392194423513</c:v>
                </c:pt>
                <c:pt idx="709">
                  <c:v>84.057436310535039</c:v>
                </c:pt>
                <c:pt idx="710">
                  <c:v>89.558537644324332</c:v>
                </c:pt>
                <c:pt idx="711">
                  <c:v>94.340402811437841</c:v>
                </c:pt>
                <c:pt idx="712">
                  <c:v>98.312975515209089</c:v>
                </c:pt>
                <c:pt idx="713">
                  <c:v>101.67660176490492</c:v>
                </c:pt>
                <c:pt idx="714">
                  <c:v>104.78043442960683</c:v>
                </c:pt>
                <c:pt idx="715">
                  <c:v>107.96157822101469</c:v>
                </c:pt>
                <c:pt idx="716">
                  <c:v>111.27868827659439</c:v>
                </c:pt>
                <c:pt idx="717">
                  <c:v>114.39974125106249</c:v>
                </c:pt>
                <c:pt idx="718">
                  <c:v>116.75126126604124</c:v>
                </c:pt>
                <c:pt idx="719">
                  <c:v>117.76589844072041</c:v>
                </c:pt>
                <c:pt idx="720">
                  <c:v>117.20099683190601</c:v>
                </c:pt>
                <c:pt idx="721">
                  <c:v>115.14444279526789</c:v>
                </c:pt>
                <c:pt idx="722">
                  <c:v>111.97927835936254</c:v>
                </c:pt>
                <c:pt idx="723">
                  <c:v>108.07935723217528</c:v>
                </c:pt>
                <c:pt idx="724">
                  <c:v>103.68641652753178</c:v>
                </c:pt>
                <c:pt idx="725">
                  <c:v>98.938008896981131</c:v>
                </c:pt>
                <c:pt idx="726">
                  <c:v>93.913356939041506</c:v>
                </c:pt>
                <c:pt idx="727">
                  <c:v>88.751398740260683</c:v>
                </c:pt>
                <c:pt idx="728">
                  <c:v>83.605022125455463</c:v>
                </c:pt>
                <c:pt idx="729">
                  <c:v>78.562943742946359</c:v>
                </c:pt>
                <c:pt idx="730">
                  <c:v>73.674079748087436</c:v>
                </c:pt>
                <c:pt idx="731">
                  <c:v>68.860769253125682</c:v>
                </c:pt>
                <c:pt idx="732">
                  <c:v>63.897704248063157</c:v>
                </c:pt>
                <c:pt idx="733">
                  <c:v>58.560120783101887</c:v>
                </c:pt>
                <c:pt idx="734">
                  <c:v>52.658753567439852</c:v>
                </c:pt>
                <c:pt idx="735">
                  <c:v>46.143506216091055</c:v>
                </c:pt>
                <c:pt idx="736">
                  <c:v>39.152565511769232</c:v>
                </c:pt>
                <c:pt idx="737">
                  <c:v>31.898016281533849</c:v>
                </c:pt>
                <c:pt idx="738">
                  <c:v>24.63996765590317</c:v>
                </c:pt>
                <c:pt idx="739">
                  <c:v>17.586797102785109</c:v>
                </c:pt>
                <c:pt idx="740">
                  <c:v>10.780443900729408</c:v>
                </c:pt>
                <c:pt idx="741">
                  <c:v>4.1529517627148191</c:v>
                </c:pt>
                <c:pt idx="742">
                  <c:v>-2.4799220125394776</c:v>
                </c:pt>
                <c:pt idx="743">
                  <c:v>-9.3422323522886881</c:v>
                </c:pt>
                <c:pt idx="744">
                  <c:v>-16.440432025242913</c:v>
                </c:pt>
                <c:pt idx="745">
                  <c:v>-23.656960624738058</c:v>
                </c:pt>
                <c:pt idx="746">
                  <c:v>-30.774455392243294</c:v>
                </c:pt>
                <c:pt idx="747">
                  <c:v>-37.567820404398425</c:v>
                </c:pt>
                <c:pt idx="748">
                  <c:v>-43.974465376310455</c:v>
                </c:pt>
                <c:pt idx="749">
                  <c:v>-50.052210108784244</c:v>
                </c:pt>
                <c:pt idx="750">
                  <c:v>-55.932115546608557</c:v>
                </c:pt>
                <c:pt idx="751">
                  <c:v>-61.794494415676382</c:v>
                </c:pt>
                <c:pt idx="752">
                  <c:v>-67.711977147362859</c:v>
                </c:pt>
                <c:pt idx="753">
                  <c:v>-73.577497824415602</c:v>
                </c:pt>
                <c:pt idx="754">
                  <c:v>-79.266623207927282</c:v>
                </c:pt>
                <c:pt idx="755">
                  <c:v>-84.622908583768748</c:v>
                </c:pt>
                <c:pt idx="756">
                  <c:v>-89.533364732093361</c:v>
                </c:pt>
                <c:pt idx="757">
                  <c:v>-93.930861597451496</c:v>
                </c:pt>
                <c:pt idx="758">
                  <c:v>-97.787314685502466</c:v>
                </c:pt>
                <c:pt idx="759">
                  <c:v>-101.02052835179242</c:v>
                </c:pt>
                <c:pt idx="760">
                  <c:v>-103.61112314475656</c:v>
                </c:pt>
                <c:pt idx="761">
                  <c:v>-105.63076832186142</c:v>
                </c:pt>
                <c:pt idx="762">
                  <c:v>-106.9884441154242</c:v>
                </c:pt>
                <c:pt idx="763">
                  <c:v>-107.61975189311572</c:v>
                </c:pt>
                <c:pt idx="764">
                  <c:v>-107.49372711525341</c:v>
                </c:pt>
                <c:pt idx="765">
                  <c:v>-106.62521459294834</c:v>
                </c:pt>
                <c:pt idx="766">
                  <c:v>-105.13392094108937</c:v>
                </c:pt>
                <c:pt idx="767">
                  <c:v>-103.17525368226758</c:v>
                </c:pt>
                <c:pt idx="768">
                  <c:v>-100.85843068862222</c:v>
                </c:pt>
                <c:pt idx="769">
                  <c:v>-98.262850674849773</c:v>
                </c:pt>
                <c:pt idx="770">
                  <c:v>-95.450601761352772</c:v>
                </c:pt>
                <c:pt idx="771">
                  <c:v>-92.307004426125715</c:v>
                </c:pt>
                <c:pt idx="772">
                  <c:v>-88.685125277603206</c:v>
                </c:pt>
                <c:pt idx="773">
                  <c:v>-84.536171092051134</c:v>
                </c:pt>
                <c:pt idx="774">
                  <c:v>-79.878880150210122</c:v>
                </c:pt>
                <c:pt idx="775">
                  <c:v>-74.821639687205931</c:v>
                </c:pt>
                <c:pt idx="776">
                  <c:v>-69.480110633461805</c:v>
                </c:pt>
                <c:pt idx="777">
                  <c:v>-63.934796600792573</c:v>
                </c:pt>
                <c:pt idx="778">
                  <c:v>-58.267001908776727</c:v>
                </c:pt>
                <c:pt idx="779">
                  <c:v>-52.511735050601189</c:v>
                </c:pt>
                <c:pt idx="780">
                  <c:v>-46.688372629589168</c:v>
                </c:pt>
                <c:pt idx="781">
                  <c:v>-40.88642979699739</c:v>
                </c:pt>
                <c:pt idx="782">
                  <c:v>-35.144295021057445</c:v>
                </c:pt>
                <c:pt idx="783">
                  <c:v>-29.451697660636299</c:v>
                </c:pt>
                <c:pt idx="784">
                  <c:v>-23.769088507423572</c:v>
                </c:pt>
                <c:pt idx="785">
                  <c:v>-18.004026777275104</c:v>
                </c:pt>
                <c:pt idx="786">
                  <c:v>-12.131186061729604</c:v>
                </c:pt>
                <c:pt idx="787">
                  <c:v>-6.1326278404950116</c:v>
                </c:pt>
                <c:pt idx="788">
                  <c:v>1.1865936314888352E-2</c:v>
                </c:pt>
                <c:pt idx="789">
                  <c:v>6.2809066775885904</c:v>
                </c:pt>
                <c:pt idx="790">
                  <c:v>12.641685904036819</c:v>
                </c:pt>
                <c:pt idx="791">
                  <c:v>19.047669105956082</c:v>
                </c:pt>
                <c:pt idx="792">
                  <c:v>25.525549903836961</c:v>
                </c:pt>
                <c:pt idx="793">
                  <c:v>32.148802425760223</c:v>
                </c:pt>
                <c:pt idx="794">
                  <c:v>38.949141297245021</c:v>
                </c:pt>
                <c:pt idx="795">
                  <c:v>45.921993211300119</c:v>
                </c:pt>
                <c:pt idx="796">
                  <c:v>52.942566487074117</c:v>
                </c:pt>
                <c:pt idx="797">
                  <c:v>59.701085377332632</c:v>
                </c:pt>
                <c:pt idx="798">
                  <c:v>65.926048469785982</c:v>
                </c:pt>
                <c:pt idx="799">
                  <c:v>71.457670340390266</c:v>
                </c:pt>
                <c:pt idx="800">
                  <c:v>76.319351093582469</c:v>
                </c:pt>
                <c:pt idx="801">
                  <c:v>80.861332391710818</c:v>
                </c:pt>
                <c:pt idx="802">
                  <c:v>85.506837823876609</c:v>
                </c:pt>
                <c:pt idx="803">
                  <c:v>90.348219887399082</c:v>
                </c:pt>
                <c:pt idx="804">
                  <c:v>94.861880009651102</c:v>
                </c:pt>
                <c:pt idx="805">
                  <c:v>98.374596369458075</c:v>
                </c:pt>
                <c:pt idx="806">
                  <c:v>100.47067844206892</c:v>
                </c:pt>
                <c:pt idx="807">
                  <c:v>101.20278129322753</c:v>
                </c:pt>
                <c:pt idx="808">
                  <c:v>100.94300314736299</c:v>
                </c:pt>
                <c:pt idx="809">
                  <c:v>100.13747578441571</c:v>
                </c:pt>
                <c:pt idx="810">
                  <c:v>99.175074328727391</c:v>
                </c:pt>
                <c:pt idx="811">
                  <c:v>98.222658302152837</c:v>
                </c:pt>
                <c:pt idx="812">
                  <c:v>97.321135096109785</c:v>
                </c:pt>
                <c:pt idx="813">
                  <c:v>96.284699214187597</c:v>
                </c:pt>
                <c:pt idx="814">
                  <c:v>94.74492944990385</c:v>
                </c:pt>
                <c:pt idx="815">
                  <c:v>92.484190480905767</c:v>
                </c:pt>
                <c:pt idx="816">
                  <c:v>89.618122171287638</c:v>
                </c:pt>
                <c:pt idx="817">
                  <c:v>86.347534907861885</c:v>
                </c:pt>
                <c:pt idx="818">
                  <c:v>82.863130989704658</c:v>
                </c:pt>
                <c:pt idx="819">
                  <c:v>79.262910109910564</c:v>
                </c:pt>
                <c:pt idx="820">
                  <c:v>75.497135267712352</c:v>
                </c:pt>
                <c:pt idx="821">
                  <c:v>71.458692842358104</c:v>
                </c:pt>
                <c:pt idx="822">
                  <c:v>67.01864010551094</c:v>
                </c:pt>
                <c:pt idx="823">
                  <c:v>62.076270463400725</c:v>
                </c:pt>
                <c:pt idx="824">
                  <c:v>56.628137014132712</c:v>
                </c:pt>
                <c:pt idx="825">
                  <c:v>50.740353693850061</c:v>
                </c:pt>
                <c:pt idx="826">
                  <c:v>44.515516199973064</c:v>
                </c:pt>
                <c:pt idx="827">
                  <c:v>37.991643735973604</c:v>
                </c:pt>
                <c:pt idx="828">
                  <c:v>31.226922661254132</c:v>
                </c:pt>
                <c:pt idx="829">
                  <c:v>24.36483852802905</c:v>
                </c:pt>
                <c:pt idx="830">
                  <c:v>17.498897397468468</c:v>
                </c:pt>
                <c:pt idx="831">
                  <c:v>10.705745529519099</c:v>
                </c:pt>
                <c:pt idx="832">
                  <c:v>4.019953958928717</c:v>
                </c:pt>
                <c:pt idx="833">
                  <c:v>-2.6159240002498567</c:v>
                </c:pt>
                <c:pt idx="834">
                  <c:v>-9.1330491202448609</c:v>
                </c:pt>
                <c:pt idx="835">
                  <c:v>-15.442561677839963</c:v>
                </c:pt>
                <c:pt idx="836">
                  <c:v>-21.58137088428316</c:v>
                </c:pt>
                <c:pt idx="837">
                  <c:v>-27.671536006597499</c:v>
                </c:pt>
                <c:pt idx="838">
                  <c:v>-33.920355066465554</c:v>
                </c:pt>
                <c:pt idx="839">
                  <c:v>-40.362095465136242</c:v>
                </c:pt>
                <c:pt idx="840">
                  <c:v>-46.887531675833515</c:v>
                </c:pt>
                <c:pt idx="841">
                  <c:v>-53.334976342316843</c:v>
                </c:pt>
                <c:pt idx="842">
                  <c:v>-59.448736235470506</c:v>
                </c:pt>
                <c:pt idx="843">
                  <c:v>-65.058366370761092</c:v>
                </c:pt>
                <c:pt idx="844">
                  <c:v>-70.169986863345869</c:v>
                </c:pt>
                <c:pt idx="845">
                  <c:v>-74.882868386078954</c:v>
                </c:pt>
                <c:pt idx="846">
                  <c:v>-79.184869818357384</c:v>
                </c:pt>
                <c:pt idx="847">
                  <c:v>-83.026806661990236</c:v>
                </c:pt>
                <c:pt idx="848">
                  <c:v>-86.483917988750434</c:v>
                </c:pt>
                <c:pt idx="849">
                  <c:v>-89.711809368975423</c:v>
                </c:pt>
                <c:pt idx="850">
                  <c:v>-92.80969750159592</c:v>
                </c:pt>
                <c:pt idx="851">
                  <c:v>-95.784711591564005</c:v>
                </c:pt>
                <c:pt idx="852">
                  <c:v>-98.604193779732711</c:v>
                </c:pt>
                <c:pt idx="853">
                  <c:v>-101.11141280413806</c:v>
                </c:pt>
                <c:pt idx="854">
                  <c:v>-103.0576322480553</c:v>
                </c:pt>
                <c:pt idx="855">
                  <c:v>-104.29356310309419</c:v>
                </c:pt>
                <c:pt idx="856">
                  <c:v>-104.72858996103231</c:v>
                </c:pt>
                <c:pt idx="857">
                  <c:v>-104.30282128181166</c:v>
                </c:pt>
                <c:pt idx="858">
                  <c:v>-102.98179403617542</c:v>
                </c:pt>
                <c:pt idx="859">
                  <c:v>-100.8793839954519</c:v>
                </c:pt>
                <c:pt idx="860">
                  <c:v>-98.124777555542863</c:v>
                </c:pt>
                <c:pt idx="861">
                  <c:v>-94.835866704432007</c:v>
                </c:pt>
                <c:pt idx="862">
                  <c:v>-91.048887730343367</c:v>
                </c:pt>
                <c:pt idx="863">
                  <c:v>-86.752965695736506</c:v>
                </c:pt>
                <c:pt idx="864">
                  <c:v>-81.967734261821775</c:v>
                </c:pt>
                <c:pt idx="865">
                  <c:v>-76.728846856585349</c:v>
                </c:pt>
                <c:pt idx="866">
                  <c:v>-71.104272979453626</c:v>
                </c:pt>
                <c:pt idx="867">
                  <c:v>-65.140725039864549</c:v>
                </c:pt>
                <c:pt idx="868">
                  <c:v>-58.873338519067261</c:v>
                </c:pt>
                <c:pt idx="869">
                  <c:v>-52.370089528685916</c:v>
                </c:pt>
                <c:pt idx="870">
                  <c:v>-45.713928598112197</c:v>
                </c:pt>
                <c:pt idx="871">
                  <c:v>-39.038484386149953</c:v>
                </c:pt>
                <c:pt idx="872">
                  <c:v>-32.406548138426949</c:v>
                </c:pt>
                <c:pt idx="873">
                  <c:v>-25.76951123565841</c:v>
                </c:pt>
                <c:pt idx="874">
                  <c:v>-19.150685410945243</c:v>
                </c:pt>
                <c:pt idx="875">
                  <c:v>-12.563057002726339</c:v>
                </c:pt>
                <c:pt idx="876">
                  <c:v>-6.032884042671812</c:v>
                </c:pt>
                <c:pt idx="877">
                  <c:v>0.40180803818162453</c:v>
                </c:pt>
                <c:pt idx="878">
                  <c:v>6.7816129774179918</c:v>
                </c:pt>
                <c:pt idx="879">
                  <c:v>13.148074377869632</c:v>
                </c:pt>
                <c:pt idx="880">
                  <c:v>19.567755690312239</c:v>
                </c:pt>
                <c:pt idx="881">
                  <c:v>26.090191756505995</c:v>
                </c:pt>
                <c:pt idx="882">
                  <c:v>32.664633641375872</c:v>
                </c:pt>
                <c:pt idx="883">
                  <c:v>39.116647328548353</c:v>
                </c:pt>
                <c:pt idx="884">
                  <c:v>45.211346761977381</c:v>
                </c:pt>
                <c:pt idx="885">
                  <c:v>50.729058326737835</c:v>
                </c:pt>
                <c:pt idx="886">
                  <c:v>55.653895060203077</c:v>
                </c:pt>
                <c:pt idx="887">
                  <c:v>60.226298518999016</c:v>
                </c:pt>
                <c:pt idx="888">
                  <c:v>64.704021428619043</c:v>
                </c:pt>
                <c:pt idx="889">
                  <c:v>69.296628540046669</c:v>
                </c:pt>
                <c:pt idx="890">
                  <c:v>74.121335789245734</c:v>
                </c:pt>
                <c:pt idx="891">
                  <c:v>79.08094513346083</c:v>
                </c:pt>
                <c:pt idx="892">
                  <c:v>83.983081890791624</c:v>
                </c:pt>
                <c:pt idx="893">
                  <c:v>88.663134432975795</c:v>
                </c:pt>
                <c:pt idx="894">
                  <c:v>93.02507210431628</c:v>
                </c:pt>
                <c:pt idx="895">
                  <c:v>97.107052202229937</c:v>
                </c:pt>
                <c:pt idx="896">
                  <c:v>100.83705225818534</c:v>
                </c:pt>
                <c:pt idx="897">
                  <c:v>103.92579995302161</c:v>
                </c:pt>
                <c:pt idx="898">
                  <c:v>106.04739799396118</c:v>
                </c:pt>
                <c:pt idx="899">
                  <c:v>107.08064401408195</c:v>
                </c:pt>
                <c:pt idx="900">
                  <c:v>107.16713303380031</c:v>
                </c:pt>
                <c:pt idx="901">
                  <c:v>106.5035043331243</c:v>
                </c:pt>
                <c:pt idx="902">
                  <c:v>105.1909850264618</c:v>
                </c:pt>
                <c:pt idx="903">
                  <c:v>103.22508192593256</c:v>
                </c:pt>
                <c:pt idx="904">
                  <c:v>100.5946115274139</c:v>
                </c:pt>
                <c:pt idx="905">
                  <c:v>97.328454976865629</c:v>
                </c:pt>
                <c:pt idx="906">
                  <c:v>93.560977017328312</c:v>
                </c:pt>
                <c:pt idx="907">
                  <c:v>89.515998596981746</c:v>
                </c:pt>
                <c:pt idx="908">
                  <c:v>85.378802985042114</c:v>
                </c:pt>
                <c:pt idx="909">
                  <c:v>81.26974176534128</c:v>
                </c:pt>
                <c:pt idx="910">
                  <c:v>77.149336310034442</c:v>
                </c:pt>
                <c:pt idx="911">
                  <c:v>72.85003388383376</c:v>
                </c:pt>
                <c:pt idx="912">
                  <c:v>68.179609226157069</c:v>
                </c:pt>
                <c:pt idx="913">
                  <c:v>63.058211941633928</c:v>
                </c:pt>
                <c:pt idx="914">
                  <c:v>57.49471500280125</c:v>
                </c:pt>
                <c:pt idx="915">
                  <c:v>51.616192482745227</c:v>
                </c:pt>
                <c:pt idx="916">
                  <c:v>45.586287713090329</c:v>
                </c:pt>
                <c:pt idx="917">
                  <c:v>39.527532738828519</c:v>
                </c:pt>
                <c:pt idx="918">
                  <c:v>33.503623144051943</c:v>
                </c:pt>
                <c:pt idx="919">
                  <c:v>27.479964281170904</c:v>
                </c:pt>
                <c:pt idx="920">
                  <c:v>21.284979115547486</c:v>
                </c:pt>
                <c:pt idx="921">
                  <c:v>14.795119453236536</c:v>
                </c:pt>
                <c:pt idx="922">
                  <c:v>7.9374521241718048</c:v>
                </c:pt>
                <c:pt idx="923">
                  <c:v>0.77913196168836873</c:v>
                </c:pt>
                <c:pt idx="924">
                  <c:v>-6.4884422775453983</c:v>
                </c:pt>
                <c:pt idx="925">
                  <c:v>-13.657116311994489</c:v>
                </c:pt>
                <c:pt idx="926">
                  <c:v>-20.570839985754599</c:v>
                </c:pt>
                <c:pt idx="927">
                  <c:v>-27.165645806039507</c:v>
                </c:pt>
                <c:pt idx="928">
                  <c:v>-33.510379509918721</c:v>
                </c:pt>
                <c:pt idx="929">
                  <c:v>-39.656124119720346</c:v>
                </c:pt>
                <c:pt idx="930">
                  <c:v>-45.683285257325934</c:v>
                </c:pt>
                <c:pt idx="931">
                  <c:v>-51.718095372179413</c:v>
                </c:pt>
                <c:pt idx="932">
                  <c:v>-57.782953584735829</c:v>
                </c:pt>
                <c:pt idx="933">
                  <c:v>-63.781464093041109</c:v>
                </c:pt>
                <c:pt idx="934">
                  <c:v>-69.495810391180299</c:v>
                </c:pt>
                <c:pt idx="935">
                  <c:v>-74.772429303356702</c:v>
                </c:pt>
                <c:pt idx="936">
                  <c:v>-79.663553057289562</c:v>
                </c:pt>
                <c:pt idx="937">
                  <c:v>-84.183571136143769</c:v>
                </c:pt>
                <c:pt idx="938">
                  <c:v>-88.391323793420881</c:v>
                </c:pt>
                <c:pt idx="939">
                  <c:v>-92.492486257552471</c:v>
                </c:pt>
                <c:pt idx="940">
                  <c:v>-96.614162512401421</c:v>
                </c:pt>
                <c:pt idx="941">
                  <c:v>-100.73974080215339</c:v>
                </c:pt>
                <c:pt idx="942">
                  <c:v>-104.56320908611032</c:v>
                </c:pt>
                <c:pt idx="943">
                  <c:v>-107.75019754438812</c:v>
                </c:pt>
                <c:pt idx="944">
                  <c:v>-110.21177141350034</c:v>
                </c:pt>
                <c:pt idx="945">
                  <c:v>-111.98636800523033</c:v>
                </c:pt>
                <c:pt idx="946">
                  <c:v>-113.17356994512572</c:v>
                </c:pt>
                <c:pt idx="947">
                  <c:v>-113.95363342622319</c:v>
                </c:pt>
                <c:pt idx="948">
                  <c:v>-114.54472401769874</c:v>
                </c:pt>
                <c:pt idx="949">
                  <c:v>-115.01297463734477</c:v>
                </c:pt>
                <c:pt idx="950">
                  <c:v>-115.11636552459787</c:v>
                </c:pt>
                <c:pt idx="951">
                  <c:v>-114.51638053410591</c:v>
                </c:pt>
                <c:pt idx="952">
                  <c:v>-112.95776350342378</c:v>
                </c:pt>
                <c:pt idx="953">
                  <c:v>-110.38129957335529</c:v>
                </c:pt>
                <c:pt idx="954">
                  <c:v>-106.8823647618882</c:v>
                </c:pt>
                <c:pt idx="955">
                  <c:v>-102.59785082665043</c:v>
                </c:pt>
                <c:pt idx="956">
                  <c:v>-97.661897850117413</c:v>
                </c:pt>
                <c:pt idx="957">
                  <c:v>-92.176532113115059</c:v>
                </c:pt>
                <c:pt idx="958">
                  <c:v>-86.227413750852762</c:v>
                </c:pt>
                <c:pt idx="959">
                  <c:v>-79.864203735835702</c:v>
                </c:pt>
                <c:pt idx="960">
                  <c:v>-73.116382881118994</c:v>
                </c:pt>
                <c:pt idx="961">
                  <c:v>-66.062844483496619</c:v>
                </c:pt>
                <c:pt idx="962">
                  <c:v>-58.797479133826684</c:v>
                </c:pt>
                <c:pt idx="963">
                  <c:v>-51.436238791150146</c:v>
                </c:pt>
                <c:pt idx="964">
                  <c:v>-44.077920755327142</c:v>
                </c:pt>
                <c:pt idx="965">
                  <c:v>-36.783905720220595</c:v>
                </c:pt>
                <c:pt idx="966">
                  <c:v>-29.587674105816181</c:v>
                </c:pt>
                <c:pt idx="967">
                  <c:v>-22.528538163699857</c:v>
                </c:pt>
                <c:pt idx="968">
                  <c:v>-15.590174940425859</c:v>
                </c:pt>
                <c:pt idx="969">
                  <c:v>-8.7173852216173415</c:v>
                </c:pt>
                <c:pt idx="970">
                  <c:v>-1.8591030371849946</c:v>
                </c:pt>
                <c:pt idx="971">
                  <c:v>5.1016943235587053</c:v>
                </c:pt>
                <c:pt idx="972">
                  <c:v>12.24712097708753</c:v>
                </c:pt>
                <c:pt idx="973">
                  <c:v>19.513030817545779</c:v>
                </c:pt>
                <c:pt idx="974">
                  <c:v>26.855690761194861</c:v>
                </c:pt>
                <c:pt idx="975">
                  <c:v>34.360780685970965</c:v>
                </c:pt>
                <c:pt idx="976">
                  <c:v>41.980870872251543</c:v>
                </c:pt>
                <c:pt idx="977">
                  <c:v>49.597870394806513</c:v>
                </c:pt>
                <c:pt idx="978">
                  <c:v>57.129307626910382</c:v>
                </c:pt>
                <c:pt idx="979">
                  <c:v>64.528994254372179</c:v>
                </c:pt>
                <c:pt idx="980">
                  <c:v>71.718976089284737</c:v>
                </c:pt>
                <c:pt idx="981">
                  <c:v>78.461391067499051</c:v>
                </c:pt>
                <c:pt idx="982">
                  <c:v>84.467380206149059</c:v>
                </c:pt>
                <c:pt idx="983">
                  <c:v>89.552290022026085</c:v>
                </c:pt>
                <c:pt idx="984">
                  <c:v>93.72791280158556</c:v>
                </c:pt>
                <c:pt idx="985">
                  <c:v>97.150345165553844</c:v>
                </c:pt>
                <c:pt idx="986">
                  <c:v>100.02854512224278</c:v>
                </c:pt>
                <c:pt idx="987">
                  <c:v>102.55168705979793</c:v>
                </c:pt>
                <c:pt idx="988">
                  <c:v>104.80397487860196</c:v>
                </c:pt>
                <c:pt idx="989">
                  <c:v>106.77239328102992</c:v>
                </c:pt>
                <c:pt idx="990">
                  <c:v>108.40304589540933</c:v>
                </c:pt>
                <c:pt idx="991">
                  <c:v>109.57843065750116</c:v>
                </c:pt>
                <c:pt idx="992">
                  <c:v>110.13637686435113</c:v>
                </c:pt>
                <c:pt idx="993">
                  <c:v>109.97491912706411</c:v>
                </c:pt>
                <c:pt idx="994">
                  <c:v>109.11393072452282</c:v>
                </c:pt>
                <c:pt idx="995">
                  <c:v>107.64702727003237</c:v>
                </c:pt>
                <c:pt idx="996">
                  <c:v>105.72524654463172</c:v>
                </c:pt>
                <c:pt idx="997">
                  <c:v>103.52001641373909</c:v>
                </c:pt>
                <c:pt idx="998">
                  <c:v>101.1690106454643</c:v>
                </c:pt>
                <c:pt idx="999">
                  <c:v>98.767076132555005</c:v>
                </c:pt>
                <c:pt idx="1000">
                  <c:v>96.391003249903889</c:v>
                </c:pt>
                <c:pt idx="1001">
                  <c:v>93.957301504905814</c:v>
                </c:pt>
                <c:pt idx="1002">
                  <c:v>91.213964094807693</c:v>
                </c:pt>
                <c:pt idx="1003">
                  <c:v>88.086946952911532</c:v>
                </c:pt>
                <c:pt idx="1004">
                  <c:v>84.637199893853293</c:v>
                </c:pt>
                <c:pt idx="1005">
                  <c:v>80.958597815976219</c:v>
                </c:pt>
                <c:pt idx="1006">
                  <c:v>77.103957639656684</c:v>
                </c:pt>
                <c:pt idx="1007">
                  <c:v>73.074926726863566</c:v>
                </c:pt>
                <c:pt idx="1008">
                  <c:v>68.872631352326295</c:v>
                </c:pt>
                <c:pt idx="1009">
                  <c:v>64.54997818527977</c:v>
                </c:pt>
                <c:pt idx="1010">
                  <c:v>60.044731741574175</c:v>
                </c:pt>
                <c:pt idx="1011">
                  <c:v>55.256116906742697</c:v>
                </c:pt>
                <c:pt idx="1012">
                  <c:v>50.134322828607836</c:v>
                </c:pt>
                <c:pt idx="1013">
                  <c:v>44.724507192035681</c:v>
                </c:pt>
                <c:pt idx="1014">
                  <c:v>39.083449048194964</c:v>
                </c:pt>
                <c:pt idx="1015">
                  <c:v>33.289117387231066</c:v>
                </c:pt>
                <c:pt idx="1016">
                  <c:v>27.442630979486442</c:v>
                </c:pt>
                <c:pt idx="1017">
                  <c:v>21.685998459896709</c:v>
                </c:pt>
                <c:pt idx="1018">
                  <c:v>16.072813730698773</c:v>
                </c:pt>
                <c:pt idx="1019">
                  <c:v>10.511621796084796</c:v>
                </c:pt>
                <c:pt idx="1020">
                  <c:v>4.8034879401630999</c:v>
                </c:pt>
                <c:pt idx="1021">
                  <c:v>-1.2789500786401622</c:v>
                </c:pt>
                <c:pt idx="1022">
                  <c:v>-7.89648679706736</c:v>
                </c:pt>
                <c:pt idx="1023">
                  <c:v>-14.994241221126012</c:v>
                </c:pt>
                <c:pt idx="1024">
                  <c:v>-22.448713176703489</c:v>
                </c:pt>
                <c:pt idx="1025">
                  <c:v>-30.084212633169418</c:v>
                </c:pt>
                <c:pt idx="1026">
                  <c:v>-37.65029838050603</c:v>
                </c:pt>
                <c:pt idx="1027">
                  <c:v>-44.957326752895916</c:v>
                </c:pt>
                <c:pt idx="1028">
                  <c:v>-51.817970317838004</c:v>
                </c:pt>
                <c:pt idx="1029">
                  <c:v>-58.190861111481247</c:v>
                </c:pt>
                <c:pt idx="1030">
                  <c:v>-64.239027509251628</c:v>
                </c:pt>
                <c:pt idx="1031">
                  <c:v>-70.046925379066607</c:v>
                </c:pt>
                <c:pt idx="1032">
                  <c:v>-75.687369911485277</c:v>
                </c:pt>
                <c:pt idx="1033">
                  <c:v>-81.188923173255574</c:v>
                </c:pt>
                <c:pt idx="1034">
                  <c:v>-86.487427369790453</c:v>
                </c:pt>
                <c:pt idx="1035">
                  <c:v>-91.479385642394647</c:v>
                </c:pt>
                <c:pt idx="1036">
                  <c:v>-96.014749229546752</c:v>
                </c:pt>
                <c:pt idx="1037">
                  <c:v>-100.03047996495582</c:v>
                </c:pt>
                <c:pt idx="1038">
                  <c:v>-103.5957426856567</c:v>
                </c:pt>
                <c:pt idx="1039">
                  <c:v>-106.76309155194356</c:v>
                </c:pt>
                <c:pt idx="1040">
                  <c:v>-109.5714782609047</c:v>
                </c:pt>
                <c:pt idx="1041">
                  <c:v>-112.0421366356866</c:v>
                </c:pt>
                <c:pt idx="1042">
                  <c:v>-114.05120556297287</c:v>
                </c:pt>
                <c:pt idx="1043">
                  <c:v>-115.49713939171342</c:v>
                </c:pt>
                <c:pt idx="1044">
                  <c:v>-116.24768532387915</c:v>
                </c:pt>
                <c:pt idx="1045">
                  <c:v>-116.19051333740157</c:v>
                </c:pt>
                <c:pt idx="1046">
                  <c:v>-115.33383135065354</c:v>
                </c:pt>
                <c:pt idx="1047">
                  <c:v>-113.69262240364047</c:v>
                </c:pt>
                <c:pt idx="1048">
                  <c:v>-111.27300479556766</c:v>
                </c:pt>
                <c:pt idx="1049">
                  <c:v>-108.10509335965631</c:v>
                </c:pt>
                <c:pt idx="1050">
                  <c:v>-104.27353307246317</c:v>
                </c:pt>
                <c:pt idx="1051">
                  <c:v>-99.941051251013903</c:v>
                </c:pt>
                <c:pt idx="1052">
                  <c:v>-95.217875505993618</c:v>
                </c:pt>
                <c:pt idx="1053">
                  <c:v>-90.166857875873745</c:v>
                </c:pt>
                <c:pt idx="1054">
                  <c:v>-84.804598278356266</c:v>
                </c:pt>
                <c:pt idx="1055">
                  <c:v>-79.115817412789127</c:v>
                </c:pt>
                <c:pt idx="1056">
                  <c:v>-73.149013904533348</c:v>
                </c:pt>
                <c:pt idx="1057">
                  <c:v>-66.980454106442679</c:v>
                </c:pt>
                <c:pt idx="1058">
                  <c:v>-60.679986444313819</c:v>
                </c:pt>
                <c:pt idx="1059">
                  <c:v>-54.344684775427545</c:v>
                </c:pt>
                <c:pt idx="1060">
                  <c:v>-48.072992919918995</c:v>
                </c:pt>
                <c:pt idx="1061">
                  <c:v>-41.848480901520617</c:v>
                </c:pt>
                <c:pt idx="1062">
                  <c:v>-35.609011443490203</c:v>
                </c:pt>
                <c:pt idx="1063">
                  <c:v>-29.267936434620399</c:v>
                </c:pt>
                <c:pt idx="1064">
                  <c:v>-22.74387324592799</c:v>
                </c:pt>
                <c:pt idx="1065">
                  <c:v>-16.04363770100943</c:v>
                </c:pt>
                <c:pt idx="1066">
                  <c:v>-9.2555122469892428</c:v>
                </c:pt>
                <c:pt idx="1067">
                  <c:v>-2.3809823020494578</c:v>
                </c:pt>
                <c:pt idx="1068">
                  <c:v>4.5783434439915309</c:v>
                </c:pt>
                <c:pt idx="1069">
                  <c:v>11.5999704351117</c:v>
                </c:pt>
                <c:pt idx="1070">
                  <c:v>18.727923306409469</c:v>
                </c:pt>
                <c:pt idx="1071">
                  <c:v>25.995620800281277</c:v>
                </c:pt>
                <c:pt idx="1072">
                  <c:v>33.35767252427565</c:v>
                </c:pt>
                <c:pt idx="1073">
                  <c:v>40.667541613790135</c:v>
                </c:pt>
                <c:pt idx="1074">
                  <c:v>47.740351881514336</c:v>
                </c:pt>
                <c:pt idx="1075">
                  <c:v>54.441267303884054</c:v>
                </c:pt>
                <c:pt idx="1076">
                  <c:v>60.758560237806371</c:v>
                </c:pt>
                <c:pt idx="1077">
                  <c:v>66.82054489305024</c:v>
                </c:pt>
                <c:pt idx="1078">
                  <c:v>72.866204615189247</c:v>
                </c:pt>
                <c:pt idx="1079">
                  <c:v>79.08171358288547</c:v>
                </c:pt>
                <c:pt idx="1080">
                  <c:v>85.303345311227758</c:v>
                </c:pt>
                <c:pt idx="1081">
                  <c:v>91.137057225003204</c:v>
                </c:pt>
                <c:pt idx="1082">
                  <c:v>96.415695040503152</c:v>
                </c:pt>
                <c:pt idx="1083">
                  <c:v>101.34653875969309</c:v>
                </c:pt>
                <c:pt idx="1084">
                  <c:v>106.19394128449922</c:v>
                </c:pt>
                <c:pt idx="1085">
                  <c:v>111.11069715880923</c:v>
                </c:pt>
                <c:pt idx="1086">
                  <c:v>115.95157399563305</c:v>
                </c:pt>
                <c:pt idx="1087">
                  <c:v>120.21676449572038</c:v>
                </c:pt>
                <c:pt idx="1088">
                  <c:v>123.27637792580597</c:v>
                </c:pt>
                <c:pt idx="1089">
                  <c:v>124.67187378728985</c:v>
                </c:pt>
                <c:pt idx="1090">
                  <c:v>124.35051467154406</c:v>
                </c:pt>
                <c:pt idx="1091">
                  <c:v>122.69139049811318</c:v>
                </c:pt>
                <c:pt idx="1092">
                  <c:v>120.1759482281509</c:v>
                </c:pt>
                <c:pt idx="1093">
                  <c:v>117.13099424358788</c:v>
                </c:pt>
                <c:pt idx="1094">
                  <c:v>113.75647447871613</c:v>
                </c:pt>
                <c:pt idx="1095">
                  <c:v>110.20596538914181</c:v>
                </c:pt>
                <c:pt idx="1096">
                  <c:v>106.53113508135895</c:v>
                </c:pt>
                <c:pt idx="1097">
                  <c:v>102.70676169973179</c:v>
                </c:pt>
                <c:pt idx="1098">
                  <c:v>98.696399765737155</c:v>
                </c:pt>
                <c:pt idx="1099">
                  <c:v>94.466466990422418</c:v>
                </c:pt>
                <c:pt idx="1100">
                  <c:v>90.013665470613958</c:v>
                </c:pt>
                <c:pt idx="1101">
                  <c:v>85.354514341201678</c:v>
                </c:pt>
                <c:pt idx="1102">
                  <c:v>80.510733574377653</c:v>
                </c:pt>
                <c:pt idx="1103">
                  <c:v>75.499629002890103</c:v>
                </c:pt>
                <c:pt idx="1104">
                  <c:v>70.2851931628323</c:v>
                </c:pt>
                <c:pt idx="1105">
                  <c:v>64.813472919575659</c:v>
                </c:pt>
                <c:pt idx="1106">
                  <c:v>59.060183301184146</c:v>
                </c:pt>
                <c:pt idx="1107">
                  <c:v>53.074378175160462</c:v>
                </c:pt>
                <c:pt idx="1108">
                  <c:v>46.965806811657252</c:v>
                </c:pt>
                <c:pt idx="1109">
                  <c:v>40.746190295424114</c:v>
                </c:pt>
                <c:pt idx="1110">
                  <c:v>34.387229749515633</c:v>
                </c:pt>
                <c:pt idx="1111">
                  <c:v>27.906953334525319</c:v>
                </c:pt>
                <c:pt idx="1112">
                  <c:v>21.295793627834811</c:v>
                </c:pt>
                <c:pt idx="1113">
                  <c:v>14.596926575278113</c:v>
                </c:pt>
                <c:pt idx="1114">
                  <c:v>7.8731759237725507</c:v>
                </c:pt>
                <c:pt idx="1115">
                  <c:v>1.1684399052970993</c:v>
                </c:pt>
                <c:pt idx="1116">
                  <c:v>-5.4964929928088431</c:v>
                </c:pt>
                <c:pt idx="1117">
                  <c:v>-12.168205132952668</c:v>
                </c:pt>
                <c:pt idx="1118">
                  <c:v>-18.920922310293616</c:v>
                </c:pt>
                <c:pt idx="1119">
                  <c:v>-25.792779384087744</c:v>
                </c:pt>
                <c:pt idx="1120">
                  <c:v>-32.697763176405985</c:v>
                </c:pt>
                <c:pt idx="1121">
                  <c:v>-39.482436412877867</c:v>
                </c:pt>
                <c:pt idx="1122">
                  <c:v>-46.124947764620309</c:v>
                </c:pt>
                <c:pt idx="1123">
                  <c:v>-52.622064489327904</c:v>
                </c:pt>
                <c:pt idx="1124">
                  <c:v>-58.976987159541345</c:v>
                </c:pt>
                <c:pt idx="1125">
                  <c:v>-65.079778616350509</c:v>
                </c:pt>
                <c:pt idx="1126">
                  <c:v>-70.859545944023495</c:v>
                </c:pt>
                <c:pt idx="1127">
                  <c:v>-76.33974414514303</c:v>
                </c:pt>
                <c:pt idx="1128">
                  <c:v>-81.508509222240164</c:v>
                </c:pt>
                <c:pt idx="1129">
                  <c:v>-86.426369037795354</c:v>
                </c:pt>
                <c:pt idx="1130">
                  <c:v>-91.121698697039449</c:v>
                </c:pt>
                <c:pt idx="1131">
                  <c:v>-95.52154658309864</c:v>
                </c:pt>
                <c:pt idx="1132">
                  <c:v>-99.444282651436666</c:v>
                </c:pt>
                <c:pt idx="1133">
                  <c:v>-102.86801501840793</c:v>
                </c:pt>
                <c:pt idx="1134">
                  <c:v>-105.90573009803977</c:v>
                </c:pt>
                <c:pt idx="1135">
                  <c:v>-108.61646507607897</c:v>
                </c:pt>
                <c:pt idx="1136">
                  <c:v>-110.85762263455739</c:v>
                </c:pt>
                <c:pt idx="1137">
                  <c:v>-112.47324900186624</c:v>
                </c:pt>
                <c:pt idx="1138">
                  <c:v>-113.4107934018289</c:v>
                </c:pt>
                <c:pt idx="1139">
                  <c:v>-113.60929247379231</c:v>
                </c:pt>
                <c:pt idx="1140">
                  <c:v>-112.96659058431645</c:v>
                </c:pt>
                <c:pt idx="1141">
                  <c:v>-111.43271925263012</c:v>
                </c:pt>
                <c:pt idx="1142">
                  <c:v>-109.03290332757751</c:v>
                </c:pt>
                <c:pt idx="1143">
                  <c:v>-105.78354844102596</c:v>
                </c:pt>
                <c:pt idx="1144">
                  <c:v>-101.73856401220544</c:v>
                </c:pt>
                <c:pt idx="1145">
                  <c:v>-96.927512251961332</c:v>
                </c:pt>
                <c:pt idx="1146">
                  <c:v>-91.365750606922091</c:v>
                </c:pt>
                <c:pt idx="1147">
                  <c:v>-85.110894814783649</c:v>
                </c:pt>
                <c:pt idx="1148">
                  <c:v>-78.298541878487967</c:v>
                </c:pt>
                <c:pt idx="1149">
                  <c:v>-71.092588780918206</c:v>
                </c:pt>
                <c:pt idx="1150">
                  <c:v>-63.646266105299837</c:v>
                </c:pt>
                <c:pt idx="1151">
                  <c:v>-56.046460423193842</c:v>
                </c:pt>
                <c:pt idx="1152">
                  <c:v>-48.309442814729969</c:v>
                </c:pt>
                <c:pt idx="1153">
                  <c:v>-40.46116797843537</c:v>
                </c:pt>
                <c:pt idx="1154">
                  <c:v>-32.55388975886666</c:v>
                </c:pt>
                <c:pt idx="1155">
                  <c:v>-24.628876443689325</c:v>
                </c:pt>
                <c:pt idx="1156">
                  <c:v>-16.723464834815537</c:v>
                </c:pt>
                <c:pt idx="1157">
                  <c:v>-8.9433261381192271</c:v>
                </c:pt>
                <c:pt idx="1158">
                  <c:v>-1.3638777353568423</c:v>
                </c:pt>
                <c:pt idx="1159">
                  <c:v>5.9636782993502946</c:v>
                </c:pt>
                <c:pt idx="1160">
                  <c:v>13.03393807336329</c:v>
                </c:pt>
                <c:pt idx="1161">
                  <c:v>19.916086211896022</c:v>
                </c:pt>
                <c:pt idx="1162">
                  <c:v>26.6667556476581</c:v>
                </c:pt>
                <c:pt idx="1163">
                  <c:v>33.311160174704931</c:v>
                </c:pt>
                <c:pt idx="1164">
                  <c:v>39.843235551210832</c:v>
                </c:pt>
                <c:pt idx="1165">
                  <c:v>46.228759140186618</c:v>
                </c:pt>
                <c:pt idx="1166">
                  <c:v>52.439763917382884</c:v>
                </c:pt>
                <c:pt idx="1167">
                  <c:v>58.544727359035228</c:v>
                </c:pt>
                <c:pt idx="1168">
                  <c:v>64.673449711854531</c:v>
                </c:pt>
                <c:pt idx="1169">
                  <c:v>70.982116257617434</c:v>
                </c:pt>
                <c:pt idx="1170">
                  <c:v>77.488756272465096</c:v>
                </c:pt>
                <c:pt idx="1171">
                  <c:v>83.897200527015784</c:v>
                </c:pt>
                <c:pt idx="1172">
                  <c:v>89.796688336475469</c:v>
                </c:pt>
                <c:pt idx="1173">
                  <c:v>94.823822449745947</c:v>
                </c:pt>
                <c:pt idx="1174">
                  <c:v>98.860581640751022</c:v>
                </c:pt>
                <c:pt idx="1175">
                  <c:v>102.174775487936</c:v>
                </c:pt>
                <c:pt idx="1176">
                  <c:v>105.20294835817728</c:v>
                </c:pt>
                <c:pt idx="1177">
                  <c:v>108.25865795101373</c:v>
                </c:pt>
                <c:pt idx="1178">
                  <c:v>111.40199595199346</c:v>
                </c:pt>
                <c:pt idx="1179">
                  <c:v>114.33232689295359</c:v>
                </c:pt>
                <c:pt idx="1180">
                  <c:v>116.44115973509453</c:v>
                </c:pt>
                <c:pt idx="1181">
                  <c:v>117.16855022039265</c:v>
                </c:pt>
                <c:pt idx="1182">
                  <c:v>116.34432485598479</c:v>
                </c:pt>
                <c:pt idx="1183">
                  <c:v>114.15776089886511</c:v>
                </c:pt>
                <c:pt idx="1184">
                  <c:v>110.9629896808878</c:v>
                </c:pt>
                <c:pt idx="1185">
                  <c:v>107.10433082727005</c:v>
                </c:pt>
                <c:pt idx="1186">
                  <c:v>102.90509955072466</c:v>
                </c:pt>
                <c:pt idx="1187">
                  <c:v>98.580988299710157</c:v>
                </c:pt>
                <c:pt idx="1188">
                  <c:v>94.214888293715944</c:v>
                </c:pt>
                <c:pt idx="1189">
                  <c:v>89.798430767841623</c:v>
                </c:pt>
                <c:pt idx="1190">
                  <c:v>85.253730792484802</c:v>
                </c:pt>
                <c:pt idx="1191">
                  <c:v>80.459657256635111</c:v>
                </c:pt>
                <c:pt idx="1192">
                  <c:v>75.310676571502412</c:v>
                </c:pt>
                <c:pt idx="1193">
                  <c:v>69.79677674007236</c:v>
                </c:pt>
                <c:pt idx="1194">
                  <c:v>63.976565225270917</c:v>
                </c:pt>
                <c:pt idx="1195">
                  <c:v>57.994289460765501</c:v>
                </c:pt>
                <c:pt idx="1196">
                  <c:v>51.960911051550184</c:v>
                </c:pt>
                <c:pt idx="1197">
                  <c:v>45.879871690519181</c:v>
                </c:pt>
                <c:pt idx="1198">
                  <c:v>39.713921576708792</c:v>
                </c:pt>
                <c:pt idx="1199">
                  <c:v>33.390026345174618</c:v>
                </c:pt>
                <c:pt idx="1200">
                  <c:v>26.825217498271126</c:v>
                </c:pt>
                <c:pt idx="1201">
                  <c:v>19.879956368305702</c:v>
                </c:pt>
                <c:pt idx="1202">
                  <c:v>12.475931340939587</c:v>
                </c:pt>
                <c:pt idx="1203">
                  <c:v>4.7068402141207955</c:v>
                </c:pt>
                <c:pt idx="1204">
                  <c:v>-3.2443284301616204</c:v>
                </c:pt>
                <c:pt idx="1205">
                  <c:v>-11.185544681558389</c:v>
                </c:pt>
                <c:pt idx="1206">
                  <c:v>-18.939765307927221</c:v>
                </c:pt>
                <c:pt idx="1207">
                  <c:v>-26.452908461768676</c:v>
                </c:pt>
                <c:pt idx="1208">
                  <c:v>-33.739076332533308</c:v>
                </c:pt>
                <c:pt idx="1209">
                  <c:v>-40.884135505882639</c:v>
                </c:pt>
                <c:pt idx="1210">
                  <c:v>-47.998642355764986</c:v>
                </c:pt>
                <c:pt idx="1211">
                  <c:v>-55.101996728649688</c:v>
                </c:pt>
                <c:pt idx="1212">
                  <c:v>-62.247680854076691</c:v>
                </c:pt>
                <c:pt idx="1213">
                  <c:v>-69.405323776995161</c:v>
                </c:pt>
                <c:pt idx="1214">
                  <c:v>-76.284772741455271</c:v>
                </c:pt>
                <c:pt idx="1215">
                  <c:v>-82.574040106626157</c:v>
                </c:pt>
                <c:pt idx="1216">
                  <c:v>-88.171306644493626</c:v>
                </c:pt>
                <c:pt idx="1217">
                  <c:v>-93.13451509160376</c:v>
                </c:pt>
                <c:pt idx="1218">
                  <c:v>-97.530473889771699</c:v>
                </c:pt>
                <c:pt idx="1219">
                  <c:v>-101.32558659197628</c:v>
                </c:pt>
                <c:pt idx="1220">
                  <c:v>-104.57580520013676</c:v>
                </c:pt>
                <c:pt idx="1221">
                  <c:v>-107.49809115613402</c:v>
                </c:pt>
                <c:pt idx="1222">
                  <c:v>-110.32181247301135</c:v>
                </c:pt>
                <c:pt idx="1223">
                  <c:v>-113.05069626355112</c:v>
                </c:pt>
                <c:pt idx="1224">
                  <c:v>-115.50959893828009</c:v>
                </c:pt>
                <c:pt idx="1225">
                  <c:v>-117.46446893951449</c:v>
                </c:pt>
                <c:pt idx="1226">
                  <c:v>-118.6603272607242</c:v>
                </c:pt>
                <c:pt idx="1227">
                  <c:v>-118.97778075550971</c:v>
                </c:pt>
                <c:pt idx="1228">
                  <c:v>-118.3692795203995</c:v>
                </c:pt>
                <c:pt idx="1229">
                  <c:v>-116.90129446999151</c:v>
                </c:pt>
                <c:pt idx="1230">
                  <c:v>-114.72552952059168</c:v>
                </c:pt>
                <c:pt idx="1231">
                  <c:v>-111.94913725017985</c:v>
                </c:pt>
                <c:pt idx="1232">
                  <c:v>-108.60498582517624</c:v>
                </c:pt>
                <c:pt idx="1233">
                  <c:v>-104.71692374867271</c:v>
                </c:pt>
                <c:pt idx="1234">
                  <c:v>-100.26264853369926</c:v>
                </c:pt>
                <c:pt idx="1235">
                  <c:v>-95.275886023025279</c:v>
                </c:pt>
                <c:pt idx="1236">
                  <c:v>-89.814709162564768</c:v>
                </c:pt>
                <c:pt idx="1237">
                  <c:v>-83.914416719313479</c:v>
                </c:pt>
                <c:pt idx="1238">
                  <c:v>-77.664207564927196</c:v>
                </c:pt>
                <c:pt idx="1239">
                  <c:v>-71.176079773628658</c:v>
                </c:pt>
                <c:pt idx="1240">
                  <c:v>-64.489762558156087</c:v>
                </c:pt>
                <c:pt idx="1241">
                  <c:v>-57.63471128699296</c:v>
                </c:pt>
                <c:pt idx="1242">
                  <c:v>-50.606563761253099</c:v>
                </c:pt>
                <c:pt idx="1243">
                  <c:v>-43.390437206028039</c:v>
                </c:pt>
                <c:pt idx="1244">
                  <c:v>-36.000795021907479</c:v>
                </c:pt>
                <c:pt idx="1245">
                  <c:v>-28.461088061469329</c:v>
                </c:pt>
                <c:pt idx="1246">
                  <c:v>-20.821903900239946</c:v>
                </c:pt>
                <c:pt idx="1247">
                  <c:v>-13.138488042235144</c:v>
                </c:pt>
                <c:pt idx="1248">
                  <c:v>-5.4499828413904412</c:v>
                </c:pt>
                <c:pt idx="1249">
                  <c:v>2.1818164154373672</c:v>
                </c:pt>
                <c:pt idx="1250">
                  <c:v>9.6664853471286207</c:v>
                </c:pt>
                <c:pt idx="1251">
                  <c:v>16.898294740186049</c:v>
                </c:pt>
                <c:pt idx="1252">
                  <c:v>23.782727325382329</c:v>
                </c:pt>
                <c:pt idx="1253">
                  <c:v>30.314297078874684</c:v>
                </c:pt>
                <c:pt idx="1254">
                  <c:v>36.542118137297194</c:v>
                </c:pt>
                <c:pt idx="1255">
                  <c:v>42.609752054551251</c:v>
                </c:pt>
                <c:pt idx="1256">
                  <c:v>48.704685853460219</c:v>
                </c:pt>
                <c:pt idx="1257">
                  <c:v>54.998730636391016</c:v>
                </c:pt>
                <c:pt idx="1258">
                  <c:v>61.567029263663194</c:v>
                </c:pt>
                <c:pt idx="1259">
                  <c:v>68.339508838389932</c:v>
                </c:pt>
                <c:pt idx="1260">
                  <c:v>75.083467321622138</c:v>
                </c:pt>
                <c:pt idx="1261">
                  <c:v>81.506994495189687</c:v>
                </c:pt>
                <c:pt idx="1262">
                  <c:v>87.32117632528589</c:v>
                </c:pt>
                <c:pt idx="1263">
                  <c:v>92.386872358780167</c:v>
                </c:pt>
                <c:pt idx="1264">
                  <c:v>96.907628591604563</c:v>
                </c:pt>
                <c:pt idx="1265">
                  <c:v>101.17491685977247</c:v>
                </c:pt>
                <c:pt idx="1266">
                  <c:v>105.33094628257702</c:v>
                </c:pt>
                <c:pt idx="1267">
                  <c:v>109.30889077692547</c:v>
                </c:pt>
                <c:pt idx="1268">
                  <c:v>112.85888608138697</c:v>
                </c:pt>
                <c:pt idx="1269">
                  <c:v>115.74651327975923</c:v>
                </c:pt>
                <c:pt idx="1270">
                  <c:v>117.82596461416404</c:v>
                </c:pt>
                <c:pt idx="1271">
                  <c:v>119.08054370188076</c:v>
                </c:pt>
                <c:pt idx="1272">
                  <c:v>119.52086428784314</c:v>
                </c:pt>
                <c:pt idx="1273">
                  <c:v>119.05547054208628</c:v>
                </c:pt>
                <c:pt idx="1274">
                  <c:v>117.52255577124455</c:v>
                </c:pt>
                <c:pt idx="1275">
                  <c:v>114.95299099581966</c:v>
                </c:pt>
                <c:pt idx="1276">
                  <c:v>111.54911353590326</c:v>
                </c:pt>
                <c:pt idx="1277">
                  <c:v>107.6284338851852</c:v>
                </c:pt>
                <c:pt idx="1278">
                  <c:v>103.50216354748149</c:v>
                </c:pt>
                <c:pt idx="1279">
                  <c:v>99.331498716531854</c:v>
                </c:pt>
                <c:pt idx="1280">
                  <c:v>95.137309882201222</c:v>
                </c:pt>
                <c:pt idx="1281">
                  <c:v>90.817470724557197</c:v>
                </c:pt>
                <c:pt idx="1282">
                  <c:v>86.231682270066045</c:v>
                </c:pt>
                <c:pt idx="1283">
                  <c:v>81.263725864664735</c:v>
                </c:pt>
                <c:pt idx="1284">
                  <c:v>75.85872766737144</c:v>
                </c:pt>
                <c:pt idx="1285">
                  <c:v>70.056201434024004</c:v>
                </c:pt>
                <c:pt idx="1286">
                  <c:v>63.933027945343518</c:v>
                </c:pt>
                <c:pt idx="1287">
                  <c:v>57.612256186436646</c:v>
                </c:pt>
                <c:pt idx="1288">
                  <c:v>51.206191122707914</c:v>
                </c:pt>
                <c:pt idx="1289">
                  <c:v>44.780436360253752</c:v>
                </c:pt>
                <c:pt idx="1290">
                  <c:v>38.256166473048673</c:v>
                </c:pt>
                <c:pt idx="1291">
                  <c:v>31.543216543587697</c:v>
                </c:pt>
                <c:pt idx="1292">
                  <c:v>24.522557912715943</c:v>
                </c:pt>
                <c:pt idx="1293">
                  <c:v>17.163525314461626</c:v>
                </c:pt>
                <c:pt idx="1294">
                  <c:v>9.5497105681723955</c:v>
                </c:pt>
                <c:pt idx="1295">
                  <c:v>1.8902033768089475</c:v>
                </c:pt>
                <c:pt idx="1296">
                  <c:v>-5.5880727907272316</c:v>
                </c:pt>
                <c:pt idx="1297">
                  <c:v>-12.713762774912688</c:v>
                </c:pt>
                <c:pt idx="1298">
                  <c:v>-19.355775939414432</c:v>
                </c:pt>
                <c:pt idx="1299">
                  <c:v>-25.474976900626142</c:v>
                </c:pt>
                <c:pt idx="1300">
                  <c:v>-31.138069002613616</c:v>
                </c:pt>
                <c:pt idx="1301">
                  <c:v>-36.507127342561347</c:v>
                </c:pt>
                <c:pt idx="1302">
                  <c:v>-41.734474395710123</c:v>
                </c:pt>
                <c:pt idx="1303">
                  <c:v>-46.911560147795925</c:v>
                </c:pt>
                <c:pt idx="1304">
                  <c:v>-52.071592404840004</c:v>
                </c:pt>
                <c:pt idx="1305">
                  <c:v>-57.192955356743205</c:v>
                </c:pt>
                <c:pt idx="1306">
                  <c:v>-62.170487349608337</c:v>
                </c:pt>
                <c:pt idx="1307">
                  <c:v>-66.896205082616163</c:v>
                </c:pt>
                <c:pt idx="1308">
                  <c:v>-71.378440300963831</c:v>
                </c:pt>
                <c:pt idx="1309">
                  <c:v>-75.63630771494455</c:v>
                </c:pt>
                <c:pt idx="1310">
                  <c:v>-79.613718400645666</c:v>
                </c:pt>
                <c:pt idx="1311">
                  <c:v>-83.274082992632742</c:v>
                </c:pt>
                <c:pt idx="1312">
                  <c:v>-86.565197572780093</c:v>
                </c:pt>
                <c:pt idx="1313">
                  <c:v>-89.458516101324491</c:v>
                </c:pt>
                <c:pt idx="1314">
                  <c:v>-91.924524939297996</c:v>
                </c:pt>
                <c:pt idx="1315">
                  <c:v>-94.01603868051204</c:v>
                </c:pt>
                <c:pt idx="1316">
                  <c:v>-95.827673726901793</c:v>
                </c:pt>
                <c:pt idx="1317">
                  <c:v>-97.399244412363757</c:v>
                </c:pt>
                <c:pt idx="1318">
                  <c:v>-98.702659404116488</c:v>
                </c:pt>
                <c:pt idx="1319">
                  <c:v>-99.693823656034155</c:v>
                </c:pt>
                <c:pt idx="1320">
                  <c:v>-100.34325806291346</c:v>
                </c:pt>
                <c:pt idx="1321">
                  <c:v>-100.61064942165518</c:v>
                </c:pt>
                <c:pt idx="1322">
                  <c:v>-100.42952129322208</c:v>
                </c:pt>
                <c:pt idx="1323">
                  <c:v>-99.661711567357642</c:v>
                </c:pt>
                <c:pt idx="1324">
                  <c:v>-98.197703796010487</c:v>
                </c:pt>
                <c:pt idx="1325">
                  <c:v>-96.020650320090269</c:v>
                </c:pt>
                <c:pt idx="1326">
                  <c:v>-93.145182293688464</c:v>
                </c:pt>
                <c:pt idx="1327">
                  <c:v>-89.569884867814679</c:v>
                </c:pt>
                <c:pt idx="1328">
                  <c:v>-85.335769670458376</c:v>
                </c:pt>
                <c:pt idx="1329">
                  <c:v>-80.528917957049217</c:v>
                </c:pt>
                <c:pt idx="1330">
                  <c:v>-75.242170237908226</c:v>
                </c:pt>
                <c:pt idx="1331">
                  <c:v>-69.522465053150057</c:v>
                </c:pt>
                <c:pt idx="1332">
                  <c:v>-63.390908832087064</c:v>
                </c:pt>
                <c:pt idx="1333">
                  <c:v>-56.886009175445331</c:v>
                </c:pt>
                <c:pt idx="1334">
                  <c:v>-50.05073401193642</c:v>
                </c:pt>
                <c:pt idx="1335">
                  <c:v>-42.953321031697691</c:v>
                </c:pt>
                <c:pt idx="1336">
                  <c:v>-35.645212211063736</c:v>
                </c:pt>
                <c:pt idx="1337">
                  <c:v>-28.171236246842458</c:v>
                </c:pt>
                <c:pt idx="1338">
                  <c:v>-20.62278322190561</c:v>
                </c:pt>
                <c:pt idx="1339">
                  <c:v>-13.032238077467499</c:v>
                </c:pt>
                <c:pt idx="1340">
                  <c:v>-5.4154219959181482</c:v>
                </c:pt>
                <c:pt idx="1341">
                  <c:v>2.1525995640002145</c:v>
                </c:pt>
                <c:pt idx="1342">
                  <c:v>9.6750194127202107</c:v>
                </c:pt>
                <c:pt idx="1343">
                  <c:v>17.125734764465808</c:v>
                </c:pt>
                <c:pt idx="1344">
                  <c:v>24.28804218917649</c:v>
                </c:pt>
                <c:pt idx="1345">
                  <c:v>31.118596165392958</c:v>
                </c:pt>
                <c:pt idx="1346">
                  <c:v>37.756063442085093</c:v>
                </c:pt>
                <c:pt idx="1347">
                  <c:v>44.398577733243393</c:v>
                </c:pt>
                <c:pt idx="1348">
                  <c:v>51.180417838578528</c:v>
                </c:pt>
                <c:pt idx="1349">
                  <c:v>58.119959441806955</c:v>
                </c:pt>
                <c:pt idx="1350">
                  <c:v>65.199912692970813</c:v>
                </c:pt>
                <c:pt idx="1351">
                  <c:v>72.415896259111392</c:v>
                </c:pt>
                <c:pt idx="1352">
                  <c:v>79.550919153929158</c:v>
                </c:pt>
                <c:pt idx="1353">
                  <c:v>86.356989110850577</c:v>
                </c:pt>
                <c:pt idx="1354">
                  <c:v>92.761357828633564</c:v>
                </c:pt>
                <c:pt idx="1355">
                  <c:v>98.721730672060886</c:v>
                </c:pt>
                <c:pt idx="1356">
                  <c:v>104.22657685861967</c:v>
                </c:pt>
                <c:pt idx="1357">
                  <c:v>109.24212766144726</c:v>
                </c:pt>
                <c:pt idx="1358">
                  <c:v>113.6203979682183</c:v>
                </c:pt>
                <c:pt idx="1359">
                  <c:v>117.19702376885394</c:v>
                </c:pt>
                <c:pt idx="1360">
                  <c:v>119.84388497347686</c:v>
                </c:pt>
                <c:pt idx="1361">
                  <c:v>121.50919283400731</c:v>
                </c:pt>
                <c:pt idx="1362">
                  <c:v>122.28195629732717</c:v>
                </c:pt>
                <c:pt idx="1363">
                  <c:v>122.33372917138063</c:v>
                </c:pt>
                <c:pt idx="1364">
                  <c:v>121.79561214795302</c:v>
                </c:pt>
                <c:pt idx="1365">
                  <c:v>120.71621926499397</c:v>
                </c:pt>
                <c:pt idx="1366">
                  <c:v>119.02362349969408</c:v>
                </c:pt>
                <c:pt idx="1367">
                  <c:v>116.6294363097002</c:v>
                </c:pt>
                <c:pt idx="1368">
                  <c:v>113.52065228350619</c:v>
                </c:pt>
                <c:pt idx="1369">
                  <c:v>109.82688731783605</c:v>
                </c:pt>
                <c:pt idx="1370">
                  <c:v>105.74019867147933</c:v>
                </c:pt>
                <c:pt idx="1371">
                  <c:v>101.39653947804975</c:v>
                </c:pt>
                <c:pt idx="1372">
                  <c:v>96.900761328488741</c:v>
                </c:pt>
                <c:pt idx="1373">
                  <c:v>92.293104401918981</c:v>
                </c:pt>
                <c:pt idx="1374">
                  <c:v>87.53852631388061</c:v>
                </c:pt>
                <c:pt idx="1375">
                  <c:v>82.608230947603005</c:v>
                </c:pt>
                <c:pt idx="1376">
                  <c:v>77.487069408650953</c:v>
                </c:pt>
                <c:pt idx="1377">
                  <c:v>72.13744828047794</c:v>
                </c:pt>
                <c:pt idx="1378">
                  <c:v>66.467155774868374</c:v>
                </c:pt>
                <c:pt idx="1379">
                  <c:v>60.387921379371001</c:v>
                </c:pt>
                <c:pt idx="1380">
                  <c:v>53.884872391783574</c:v>
                </c:pt>
                <c:pt idx="1381">
                  <c:v>47.026930023947898</c:v>
                </c:pt>
                <c:pt idx="1382">
                  <c:v>39.88151358346893</c:v>
                </c:pt>
                <c:pt idx="1383">
                  <c:v>32.497519711799555</c:v>
                </c:pt>
                <c:pt idx="1384">
                  <c:v>24.971045257563564</c:v>
                </c:pt>
                <c:pt idx="1385">
                  <c:v>17.466561192412289</c:v>
                </c:pt>
                <c:pt idx="1386">
                  <c:v>10.110118728564045</c:v>
                </c:pt>
                <c:pt idx="1387">
                  <c:v>2.9487599739927632</c:v>
                </c:pt>
                <c:pt idx="1388">
                  <c:v>-4.0335872454870927</c:v>
                </c:pt>
                <c:pt idx="1389">
                  <c:v>-10.866799640577351</c:v>
                </c:pt>
                <c:pt idx="1390">
                  <c:v>-17.633791607765801</c:v>
                </c:pt>
                <c:pt idx="1391">
                  <c:v>-24.345983195610486</c:v>
                </c:pt>
                <c:pt idx="1392">
                  <c:v>-30.951728391698275</c:v>
                </c:pt>
                <c:pt idx="1393">
                  <c:v>-37.430477623864306</c:v>
                </c:pt>
                <c:pt idx="1394">
                  <c:v>-43.804072631387015</c:v>
                </c:pt>
                <c:pt idx="1395">
                  <c:v>-50.040957878759272</c:v>
                </c:pt>
                <c:pt idx="1396">
                  <c:v>-56.114925381184086</c:v>
                </c:pt>
                <c:pt idx="1397">
                  <c:v>-61.944863733560403</c:v>
                </c:pt>
                <c:pt idx="1398">
                  <c:v>-67.344027698889192</c:v>
                </c:pt>
                <c:pt idx="1399">
                  <c:v>-72.102848164911393</c:v>
                </c:pt>
                <c:pt idx="1400">
                  <c:v>-76.281036701613161</c:v>
                </c:pt>
                <c:pt idx="1401">
                  <c:v>-80.132002287580903</c:v>
                </c:pt>
                <c:pt idx="1402">
                  <c:v>-83.791335261829275</c:v>
                </c:pt>
                <c:pt idx="1403">
                  <c:v>-87.309235756592685</c:v>
                </c:pt>
                <c:pt idx="1404">
                  <c:v>-90.809901581460835</c:v>
                </c:pt>
                <c:pt idx="1405">
                  <c:v>-94.282952049831621</c:v>
                </c:pt>
                <c:pt idx="1406">
                  <c:v>-97.56784444883499</c:v>
                </c:pt>
                <c:pt idx="1407">
                  <c:v>-100.41705129985829</c:v>
                </c:pt>
                <c:pt idx="1408">
                  <c:v>-102.54461931386112</c:v>
                </c:pt>
                <c:pt idx="1409">
                  <c:v>-103.90469888758389</c:v>
                </c:pt>
                <c:pt idx="1410">
                  <c:v>-104.65188280983222</c:v>
                </c:pt>
                <c:pt idx="1411">
                  <c:v>-104.88977995363558</c:v>
                </c:pt>
                <c:pt idx="1412">
                  <c:v>-104.60490493456287</c:v>
                </c:pt>
                <c:pt idx="1413">
                  <c:v>-103.72409375587161</c:v>
                </c:pt>
                <c:pt idx="1414">
                  <c:v>-102.18588978075417</c:v>
                </c:pt>
                <c:pt idx="1415">
                  <c:v>-99.903664065139083</c:v>
                </c:pt>
                <c:pt idx="1416">
                  <c:v>-96.829018383836299</c:v>
                </c:pt>
                <c:pt idx="1417">
                  <c:v>-93.012995896159566</c:v>
                </c:pt>
                <c:pt idx="1418">
                  <c:v>-88.539525178236374</c:v>
                </c:pt>
                <c:pt idx="1419">
                  <c:v>-83.48925259467164</c:v>
                </c:pt>
                <c:pt idx="1420">
                  <c:v>-77.957704142778212</c:v>
                </c:pt>
                <c:pt idx="1421">
                  <c:v>-72.048667959922639</c:v>
                </c:pt>
                <c:pt idx="1422">
                  <c:v>-65.862190500724182</c:v>
                </c:pt>
                <c:pt idx="1423">
                  <c:v>-59.441679350709705</c:v>
                </c:pt>
                <c:pt idx="1424">
                  <c:v>-52.804121963695515</c:v>
                </c:pt>
                <c:pt idx="1425">
                  <c:v>-45.996522664421605</c:v>
                </c:pt>
                <c:pt idx="1426">
                  <c:v>-39.095043111133172</c:v>
                </c:pt>
                <c:pt idx="1427">
                  <c:v>-32.216978848910507</c:v>
                </c:pt>
                <c:pt idx="1428">
                  <c:v>-25.399031311932294</c:v>
                </c:pt>
                <c:pt idx="1429">
                  <c:v>-18.65162728569365</c:v>
                </c:pt>
                <c:pt idx="1430">
                  <c:v>-12.013699679979776</c:v>
                </c:pt>
                <c:pt idx="1431">
                  <c:v>-5.5113840863801808</c:v>
                </c:pt>
                <c:pt idx="1432">
                  <c:v>0.92855489534742275</c:v>
                </c:pt>
                <c:pt idx="1433">
                  <c:v>7.3960859574404747</c:v>
                </c:pt>
                <c:pt idx="1434">
                  <c:v>13.927255838291664</c:v>
                </c:pt>
                <c:pt idx="1435">
                  <c:v>20.598001801525832</c:v>
                </c:pt>
                <c:pt idx="1436">
                  <c:v>27.438945225495313</c:v>
                </c:pt>
                <c:pt idx="1437">
                  <c:v>34.411512480985408</c:v>
                </c:pt>
                <c:pt idx="1438">
                  <c:v>41.459963831365705</c:v>
                </c:pt>
                <c:pt idx="1439">
                  <c:v>48.532711334738387</c:v>
                </c:pt>
                <c:pt idx="1440">
                  <c:v>55.521694328043615</c:v>
                </c:pt>
                <c:pt idx="1441">
                  <c:v>62.380807641482747</c:v>
                </c:pt>
                <c:pt idx="1442">
                  <c:v>69.112844628653093</c:v>
                </c:pt>
                <c:pt idx="1443">
                  <c:v>75.685446736080024</c:v>
                </c:pt>
                <c:pt idx="1444">
                  <c:v>81.932252701358422</c:v>
                </c:pt>
                <c:pt idx="1445">
                  <c:v>87.601781287331249</c:v>
                </c:pt>
                <c:pt idx="1446">
                  <c:v>92.488471601584635</c:v>
                </c:pt>
                <c:pt idx="1447">
                  <c:v>96.554700069552936</c:v>
                </c:pt>
                <c:pt idx="1448">
                  <c:v>99.997417948161868</c:v>
                </c:pt>
                <c:pt idx="1449">
                  <c:v>103.03707084919863</c:v>
                </c:pt>
                <c:pt idx="1450">
                  <c:v>105.94263687221465</c:v>
                </c:pt>
                <c:pt idx="1451">
                  <c:v>108.83553121477037</c:v>
                </c:pt>
                <c:pt idx="1452">
                  <c:v>111.53120035047496</c:v>
                </c:pt>
                <c:pt idx="1453">
                  <c:v>113.53352110346546</c:v>
                </c:pt>
                <c:pt idx="1454">
                  <c:v>114.38701044139616</c:v>
                </c:pt>
                <c:pt idx="1455">
                  <c:v>113.90722193256823</c:v>
                </c:pt>
                <c:pt idx="1456">
                  <c:v>112.22954581391686</c:v>
                </c:pt>
                <c:pt idx="1457">
                  <c:v>109.59135137763852</c:v>
                </c:pt>
                <c:pt idx="1458">
                  <c:v>106.26133151008575</c:v>
                </c:pt>
                <c:pt idx="1459">
                  <c:v>102.49983123988403</c:v>
                </c:pt>
                <c:pt idx="1460">
                  <c:v>98.570495155086348</c:v>
                </c:pt>
                <c:pt idx="1461">
                  <c:v>94.705802251984622</c:v>
                </c:pt>
                <c:pt idx="1462">
                  <c:v>91.048361666944928</c:v>
                </c:pt>
                <c:pt idx="1463">
                  <c:v>87.626949213606025</c:v>
                </c:pt>
                <c:pt idx="1464">
                  <c:v>84.325617669333894</c:v>
                </c:pt>
                <c:pt idx="1465">
                  <c:v>80.914661275947211</c:v>
                </c:pt>
                <c:pt idx="1466">
                  <c:v>77.194363650428272</c:v>
                </c:pt>
                <c:pt idx="1467">
                  <c:v>73.045485397419696</c:v>
                </c:pt>
                <c:pt idx="1468">
                  <c:v>68.458952369471305</c:v>
                </c:pt>
                <c:pt idx="1469">
                  <c:v>63.524749202081871</c:v>
                </c:pt>
                <c:pt idx="1470">
                  <c:v>58.314542398040231</c:v>
                </c:pt>
                <c:pt idx="1471">
                  <c:v>52.918027470079423</c:v>
                </c:pt>
                <c:pt idx="1472">
                  <c:v>47.405916660677832</c:v>
                </c:pt>
                <c:pt idx="1473">
                  <c:v>41.831946627464276</c:v>
                </c:pt>
                <c:pt idx="1474">
                  <c:v>36.197103374914988</c:v>
                </c:pt>
                <c:pt idx="1475">
                  <c:v>30.484109687416687</c:v>
                </c:pt>
                <c:pt idx="1476">
                  <c:v>24.696496033668353</c:v>
                </c:pt>
                <c:pt idx="1477">
                  <c:v>18.831411432994987</c:v>
                </c:pt>
                <c:pt idx="1478">
                  <c:v>12.879141164335087</c:v>
                </c:pt>
                <c:pt idx="1479">
                  <c:v>6.8024274410483851</c:v>
                </c:pt>
                <c:pt idx="1480">
                  <c:v>0.57185453222741722</c:v>
                </c:pt>
                <c:pt idx="1481">
                  <c:v>-5.8282135784171318</c:v>
                </c:pt>
                <c:pt idx="1482">
                  <c:v>-12.37795360684879</c:v>
                </c:pt>
                <c:pt idx="1483">
                  <c:v>-19.036213314711812</c:v>
                </c:pt>
                <c:pt idx="1484">
                  <c:v>-25.782084328417579</c:v>
                </c:pt>
                <c:pt idx="1485">
                  <c:v>-32.666643421849223</c:v>
                </c:pt>
                <c:pt idx="1486">
                  <c:v>-39.701725513412235</c:v>
                </c:pt>
                <c:pt idx="1487">
                  <c:v>-46.74390024314399</c:v>
                </c:pt>
                <c:pt idx="1488">
                  <c:v>-53.49683775828111</c:v>
                </c:pt>
                <c:pt idx="1489">
                  <c:v>-59.758383583115489</c:v>
                </c:pt>
                <c:pt idx="1490">
                  <c:v>-65.453593791453173</c:v>
                </c:pt>
                <c:pt idx="1491">
                  <c:v>-70.54562105562411</c:v>
                </c:pt>
                <c:pt idx="1492">
                  <c:v>-75.07049185451163</c:v>
                </c:pt>
                <c:pt idx="1493">
                  <c:v>-79.059366937421402</c:v>
                </c:pt>
                <c:pt idx="1494">
                  <c:v>-82.585737638672981</c:v>
                </c:pt>
                <c:pt idx="1495">
                  <c:v>-85.724208745899517</c:v>
                </c:pt>
                <c:pt idx="1496">
                  <c:v>-88.588983530981523</c:v>
                </c:pt>
                <c:pt idx="1497">
                  <c:v>-91.3561904403619</c:v>
                </c:pt>
                <c:pt idx="1498">
                  <c:v>-94.088137691554664</c:v>
                </c:pt>
                <c:pt idx="1499">
                  <c:v>-96.759492357723559</c:v>
                </c:pt>
                <c:pt idx="1500">
                  <c:v>-99.298289630569073</c:v>
                </c:pt>
                <c:pt idx="1501">
                  <c:v>-101.5368456979577</c:v>
                </c:pt>
                <c:pt idx="1502">
                  <c:v>-103.25867730399855</c:v>
                </c:pt>
                <c:pt idx="1503">
                  <c:v>-104.27050069791858</c:v>
                </c:pt>
                <c:pt idx="1504">
                  <c:v>-104.61123938396021</c:v>
                </c:pt>
                <c:pt idx="1505">
                  <c:v>-104.371844696281</c:v>
                </c:pt>
                <c:pt idx="1506">
                  <c:v>-103.62237266235537</c:v>
                </c:pt>
                <c:pt idx="1507">
                  <c:v>-102.33875000910825</c:v>
                </c:pt>
                <c:pt idx="1508">
                  <c:v>-100.4712296489261</c:v>
                </c:pt>
                <c:pt idx="1509">
                  <c:v>-98.032273215947583</c:v>
                </c:pt>
                <c:pt idx="1510">
                  <c:v>-95.056788491628623</c:v>
                </c:pt>
                <c:pt idx="1511">
                  <c:v>-91.59239874179606</c:v>
                </c:pt>
                <c:pt idx="1512">
                  <c:v>-87.642441086960133</c:v>
                </c:pt>
                <c:pt idx="1513">
                  <c:v>-83.186813685220926</c:v>
                </c:pt>
                <c:pt idx="1514">
                  <c:v>-78.241462951516496</c:v>
                </c:pt>
                <c:pt idx="1515">
                  <c:v>-72.822064672486164</c:v>
                </c:pt>
                <c:pt idx="1516">
                  <c:v>-66.966778939036445</c:v>
                </c:pt>
                <c:pt idx="1517">
                  <c:v>-60.741462700255717</c:v>
                </c:pt>
                <c:pt idx="1518">
                  <c:v>-54.201664646250606</c:v>
                </c:pt>
                <c:pt idx="1519">
                  <c:v>-47.443855453325597</c:v>
                </c:pt>
                <c:pt idx="1520">
                  <c:v>-40.525129824259082</c:v>
                </c:pt>
                <c:pt idx="1521">
                  <c:v>-33.466025007773901</c:v>
                </c:pt>
                <c:pt idx="1522">
                  <c:v>-26.350028207618422</c:v>
                </c:pt>
                <c:pt idx="1523">
                  <c:v>-19.207420843466053</c:v>
                </c:pt>
                <c:pt idx="1524">
                  <c:v>-12.043477866596733</c:v>
                </c:pt>
                <c:pt idx="1525">
                  <c:v>-4.9168720292647983</c:v>
                </c:pt>
                <c:pt idx="1526">
                  <c:v>2.210137651320498</c:v>
                </c:pt>
                <c:pt idx="1527">
                  <c:v>9.4115814182940873</c:v>
                </c:pt>
                <c:pt idx="1528">
                  <c:v>16.778970229928206</c:v>
                </c:pt>
                <c:pt idx="1529">
                  <c:v>24.44667812532964</c:v>
                </c:pt>
                <c:pt idx="1530">
                  <c:v>32.514823982823046</c:v>
                </c:pt>
                <c:pt idx="1531">
                  <c:v>41.023050683166588</c:v>
                </c:pt>
                <c:pt idx="1532">
                  <c:v>49.780686409503254</c:v>
                </c:pt>
                <c:pt idx="1533">
                  <c:v>58.354107561313178</c:v>
                </c:pt>
                <c:pt idx="1534">
                  <c:v>66.198821670086915</c:v>
                </c:pt>
                <c:pt idx="1535">
                  <c:v>73.075373296685171</c:v>
                </c:pt>
                <c:pt idx="1536">
                  <c:v>79.255300990751479</c:v>
                </c:pt>
                <c:pt idx="1537">
                  <c:v>85.154307110936443</c:v>
                </c:pt>
                <c:pt idx="1538">
                  <c:v>90.958558548717718</c:v>
                </c:pt>
                <c:pt idx="1539">
                  <c:v>96.207202817743365</c:v>
                </c:pt>
                <c:pt idx="1540">
                  <c:v>100.0118036413885</c:v>
                </c:pt>
                <c:pt idx="1541">
                  <c:v>101.86043736856072</c:v>
                </c:pt>
                <c:pt idx="1542">
                  <c:v>102.1698092211895</c:v>
                </c:pt>
                <c:pt idx="1543">
                  <c:v>101.7700094167657</c:v>
                </c:pt>
                <c:pt idx="1544">
                  <c:v>101.4821269084304</c:v>
                </c:pt>
                <c:pt idx="1545">
                  <c:v>101.80002617026179</c:v>
                </c:pt>
                <c:pt idx="1546">
                  <c:v>102.74728426685654</c:v>
                </c:pt>
                <c:pt idx="1547">
                  <c:v>104.04892138151941</c:v>
                </c:pt>
                <c:pt idx="1548">
                  <c:v>105.21829941388901</c:v>
                </c:pt>
                <c:pt idx="1549">
                  <c:v>105.60195716561124</c:v>
                </c:pt>
                <c:pt idx="1550">
                  <c:v>104.85535156229902</c:v>
                </c:pt>
                <c:pt idx="1551">
                  <c:v>102.99363687105304</c:v>
                </c:pt>
                <c:pt idx="1552">
                  <c:v>100.30383413363198</c:v>
                </c:pt>
                <c:pt idx="1553">
                  <c:v>97.163301770959336</c:v>
                </c:pt>
                <c:pt idx="1554">
                  <c:v>93.88007767554015</c:v>
                </c:pt>
                <c:pt idx="1555">
                  <c:v>90.607502242029341</c:v>
                </c:pt>
                <c:pt idx="1556">
                  <c:v>87.359844277188756</c:v>
                </c:pt>
                <c:pt idx="1557">
                  <c:v>84.048684971644974</c:v>
                </c:pt>
                <c:pt idx="1558">
                  <c:v>80.546251532212082</c:v>
                </c:pt>
                <c:pt idx="1559">
                  <c:v>76.734233801567839</c:v>
                </c:pt>
                <c:pt idx="1560">
                  <c:v>72.597535865536472</c:v>
                </c:pt>
                <c:pt idx="1561">
                  <c:v>68.177507928225751</c:v>
                </c:pt>
                <c:pt idx="1562">
                  <c:v>63.531349829661238</c:v>
                </c:pt>
                <c:pt idx="1563">
                  <c:v>58.715710793068013</c:v>
                </c:pt>
                <c:pt idx="1564">
                  <c:v>53.71752367720665</c:v>
                </c:pt>
                <c:pt idx="1565">
                  <c:v>48.440173383662518</c:v>
                </c:pt>
                <c:pt idx="1566">
                  <c:v>42.808203355989271</c:v>
                </c:pt>
                <c:pt idx="1567">
                  <c:v>36.82343502886949</c:v>
                </c:pt>
                <c:pt idx="1568">
                  <c:v>30.621451868292102</c:v>
                </c:pt>
                <c:pt idx="1569">
                  <c:v>24.388267310926256</c:v>
                </c:pt>
                <c:pt idx="1570">
                  <c:v>18.234345184707728</c:v>
                </c:pt>
                <c:pt idx="1571">
                  <c:v>12.162704921013573</c:v>
                </c:pt>
                <c:pt idx="1572">
                  <c:v>6.0374670825933014</c:v>
                </c:pt>
                <c:pt idx="1573">
                  <c:v>-0.2916486590585643</c:v>
                </c:pt>
                <c:pt idx="1574">
                  <c:v>-6.9776208858773927</c:v>
                </c:pt>
                <c:pt idx="1575">
                  <c:v>-14.012513048159844</c:v>
                </c:pt>
                <c:pt idx="1576">
                  <c:v>-21.23294164719665</c:v>
                </c:pt>
                <c:pt idx="1577">
                  <c:v>-28.416133254252717</c:v>
                </c:pt>
                <c:pt idx="1578">
                  <c:v>-35.28540980916766</c:v>
                </c:pt>
                <c:pt idx="1579">
                  <c:v>-41.731924452984302</c:v>
                </c:pt>
                <c:pt idx="1580">
                  <c:v>-47.759752203924613</c:v>
                </c:pt>
                <c:pt idx="1581">
                  <c:v>-53.512646079846121</c:v>
                </c:pt>
                <c:pt idx="1582">
                  <c:v>-59.10806507824919</c:v>
                </c:pt>
                <c:pt idx="1583">
                  <c:v>-64.577554776684195</c:v>
                </c:pt>
                <c:pt idx="1584">
                  <c:v>-69.907019601150509</c:v>
                </c:pt>
                <c:pt idx="1585">
                  <c:v>-75.073753929127506</c:v>
                </c:pt>
                <c:pt idx="1586">
                  <c:v>-80.068984130544948</c:v>
                </c:pt>
                <c:pt idx="1587">
                  <c:v>-84.875342907934041</c:v>
                </c:pt>
                <c:pt idx="1588">
                  <c:v>-89.400513549775354</c:v>
                </c:pt>
                <c:pt idx="1589">
                  <c:v>-93.449880798779844</c:v>
                </c:pt>
                <c:pt idx="1590">
                  <c:v>-96.954787222804242</c:v>
                </c:pt>
                <c:pt idx="1591">
                  <c:v>-99.90421319834816</c:v>
                </c:pt>
                <c:pt idx="1592">
                  <c:v>-102.3432391943812</c:v>
                </c:pt>
                <c:pt idx="1593">
                  <c:v>-104.35489863049357</c:v>
                </c:pt>
                <c:pt idx="1594">
                  <c:v>-105.99736727788368</c:v>
                </c:pt>
                <c:pt idx="1595">
                  <c:v>-107.24700941232601</c:v>
                </c:pt>
                <c:pt idx="1596">
                  <c:v>-108.03095856407948</c:v>
                </c:pt>
                <c:pt idx="1597">
                  <c:v>-108.25803575279788</c:v>
                </c:pt>
                <c:pt idx="1598">
                  <c:v>-107.92520225774192</c:v>
                </c:pt>
                <c:pt idx="1599">
                  <c:v>-107.04242415258706</c:v>
                </c:pt>
                <c:pt idx="1600">
                  <c:v>-105.57012194953533</c:v>
                </c:pt>
                <c:pt idx="1601">
                  <c:v>-103.47332009054463</c:v>
                </c:pt>
                <c:pt idx="1602">
                  <c:v>-100.73244602873375</c:v>
                </c:pt>
                <c:pt idx="1603">
                  <c:v>-97.336885868159072</c:v>
                </c:pt>
                <c:pt idx="1604">
                  <c:v>-93.339013450795889</c:v>
                </c:pt>
                <c:pt idx="1605">
                  <c:v>-88.85166422177997</c:v>
                </c:pt>
                <c:pt idx="1606">
                  <c:v>-83.920667557344359</c:v>
                </c:pt>
                <c:pt idx="1607">
                  <c:v>-78.557999286197472</c:v>
                </c:pt>
                <c:pt idx="1608">
                  <c:v>-72.811670840473525</c:v>
                </c:pt>
                <c:pt idx="1609">
                  <c:v>-66.704980183664063</c:v>
                </c:pt>
                <c:pt idx="1610">
                  <c:v>-60.287123739990776</c:v>
                </c:pt>
                <c:pt idx="1611">
                  <c:v>-53.686692665190954</c:v>
                </c:pt>
                <c:pt idx="1612">
                  <c:v>-46.963752191887139</c:v>
                </c:pt>
                <c:pt idx="1613">
                  <c:v>-40.168694548049402</c:v>
                </c:pt>
                <c:pt idx="1614">
                  <c:v>-33.344315817088408</c:v>
                </c:pt>
                <c:pt idx="1615">
                  <c:v>-26.49566654074664</c:v>
                </c:pt>
                <c:pt idx="1616">
                  <c:v>-19.713939069931708</c:v>
                </c:pt>
                <c:pt idx="1617">
                  <c:v>-13.008097328533072</c:v>
                </c:pt>
                <c:pt idx="1618">
                  <c:v>-6.2914444019624112</c:v>
                </c:pt>
                <c:pt idx="1619">
                  <c:v>0.49814430607683691</c:v>
                </c:pt>
                <c:pt idx="1620">
                  <c:v>7.4609887999552997</c:v>
                </c:pt>
                <c:pt idx="1621">
                  <c:v>14.675168903956193</c:v>
                </c:pt>
                <c:pt idx="1622">
                  <c:v>22.201126605877068</c:v>
                </c:pt>
                <c:pt idx="1623">
                  <c:v>30.017941833759529</c:v>
                </c:pt>
                <c:pt idx="1624">
                  <c:v>38.153203417084342</c:v>
                </c:pt>
                <c:pt idx="1625">
                  <c:v>46.54799282874265</c:v>
                </c:pt>
                <c:pt idx="1626">
                  <c:v>54.875479072167792</c:v>
                </c:pt>
                <c:pt idx="1627">
                  <c:v>62.560607810724441</c:v>
                </c:pt>
                <c:pt idx="1628">
                  <c:v>69.251898014509948</c:v>
                </c:pt>
                <c:pt idx="1629">
                  <c:v>75.06110525421974</c:v>
                </c:pt>
                <c:pt idx="1630">
                  <c:v>80.53908180913534</c:v>
                </c:pt>
                <c:pt idx="1631">
                  <c:v>86.230047252952644</c:v>
                </c:pt>
                <c:pt idx="1632">
                  <c:v>92.344758867893589</c:v>
                </c:pt>
                <c:pt idx="1633">
                  <c:v>98.654966090535723</c:v>
                </c:pt>
                <c:pt idx="1634">
                  <c:v>104.43433698872501</c:v>
                </c:pt>
                <c:pt idx="1635">
                  <c:v>108.86161266895051</c:v>
                </c:pt>
                <c:pt idx="1636">
                  <c:v>111.5362579555715</c:v>
                </c:pt>
                <c:pt idx="1637">
                  <c:v>112.54057019646007</c:v>
                </c:pt>
                <c:pt idx="1638">
                  <c:v>112.34423379253086</c:v>
                </c:pt>
                <c:pt idx="1639">
                  <c:v>111.46750961668023</c:v>
                </c:pt>
                <c:pt idx="1640">
                  <c:v>110.21281034434662</c:v>
                </c:pt>
                <c:pt idx="1641">
                  <c:v>108.70562337745969</c:v>
                </c:pt>
                <c:pt idx="1642">
                  <c:v>106.9991219099105</c:v>
                </c:pt>
                <c:pt idx="1643">
                  <c:v>105.11599729171229</c:v>
                </c:pt>
                <c:pt idx="1644">
                  <c:v>102.97241598587804</c:v>
                </c:pt>
                <c:pt idx="1645">
                  <c:v>100.41979462616048</c:v>
                </c:pt>
                <c:pt idx="1646">
                  <c:v>97.388866153637267</c:v>
                </c:pt>
                <c:pt idx="1647">
                  <c:v>93.879882130564525</c:v>
                </c:pt>
                <c:pt idx="1648">
                  <c:v>89.955700287953235</c:v>
                </c:pt>
                <c:pt idx="1649">
                  <c:v>85.723361842194166</c:v>
                </c:pt>
                <c:pt idx="1650">
                  <c:v>81.271853925350285</c:v>
                </c:pt>
                <c:pt idx="1651">
                  <c:v>76.620763246843268</c:v>
                </c:pt>
                <c:pt idx="1652">
                  <c:v>71.761606541906403</c:v>
                </c:pt>
                <c:pt idx="1653">
                  <c:v>66.666980711068277</c:v>
                </c:pt>
                <c:pt idx="1654">
                  <c:v>61.269038816846908</c:v>
                </c:pt>
                <c:pt idx="1655">
                  <c:v>55.51358500050997</c:v>
                </c:pt>
                <c:pt idx="1656">
                  <c:v>49.408307220499765</c:v>
                </c:pt>
                <c:pt idx="1657">
                  <c:v>42.920209656089767</c:v>
                </c:pt>
                <c:pt idx="1658">
                  <c:v>36.03199366296797</c:v>
                </c:pt>
                <c:pt idx="1659">
                  <c:v>28.813503429708607</c:v>
                </c:pt>
                <c:pt idx="1660">
                  <c:v>21.399350821114432</c:v>
                </c:pt>
                <c:pt idx="1661">
                  <c:v>13.939959204692142</c:v>
                </c:pt>
                <c:pt idx="1662">
                  <c:v>6.5188174205982996</c:v>
                </c:pt>
                <c:pt idx="1663">
                  <c:v>-0.9293086078136662</c:v>
                </c:pt>
                <c:pt idx="1664">
                  <c:v>-8.4497422356573928</c:v>
                </c:pt>
                <c:pt idx="1665">
                  <c:v>-15.988307430944246</c:v>
                </c:pt>
                <c:pt idx="1666">
                  <c:v>-23.472073622325357</c:v>
                </c:pt>
                <c:pt idx="1667">
                  <c:v>-30.800532329878848</c:v>
                </c:pt>
                <c:pt idx="1668">
                  <c:v>-37.858194923281275</c:v>
                </c:pt>
                <c:pt idx="1669">
                  <c:v>-44.565686004815646</c:v>
                </c:pt>
                <c:pt idx="1670">
                  <c:v>-50.917940684719333</c:v>
                </c:pt>
                <c:pt idx="1671">
                  <c:v>-57.012804091024947</c:v>
                </c:pt>
                <c:pt idx="1672">
                  <c:v>-62.924152929204439</c:v>
                </c:pt>
                <c:pt idx="1673">
                  <c:v>-68.695082170620339</c:v>
                </c:pt>
                <c:pt idx="1674">
                  <c:v>-74.282225967207935</c:v>
                </c:pt>
                <c:pt idx="1675">
                  <c:v>-79.537476787863767</c:v>
                </c:pt>
                <c:pt idx="1676">
                  <c:v>-84.356725432106487</c:v>
                </c:pt>
                <c:pt idx="1677">
                  <c:v>-88.842259843464362</c:v>
                </c:pt>
                <c:pt idx="1678">
                  <c:v>-93.04301140659507</c:v>
                </c:pt>
                <c:pt idx="1679">
                  <c:v>-96.866884758463172</c:v>
                </c:pt>
                <c:pt idx="1680">
                  <c:v>-100.15247662329389</c:v>
                </c:pt>
                <c:pt idx="1681">
                  <c:v>-102.69599947082801</c:v>
                </c:pt>
                <c:pt idx="1682">
                  <c:v>-104.39793154141145</c:v>
                </c:pt>
                <c:pt idx="1683">
                  <c:v>-105.26423407058321</c:v>
                </c:pt>
                <c:pt idx="1684">
                  <c:v>-105.39827658917154</c:v>
                </c:pt>
                <c:pt idx="1685">
                  <c:v>-104.9870419773881</c:v>
                </c:pt>
                <c:pt idx="1686">
                  <c:v>-104.16714589784034</c:v>
                </c:pt>
                <c:pt idx="1687">
                  <c:v>-103.01890531988354</c:v>
                </c:pt>
                <c:pt idx="1688">
                  <c:v>-101.50374993348588</c:v>
                </c:pt>
                <c:pt idx="1689">
                  <c:v>-99.455502914816165</c:v>
                </c:pt>
                <c:pt idx="1690">
                  <c:v>-96.720646556519839</c:v>
                </c:pt>
                <c:pt idx="1691">
                  <c:v>-93.213127185389453</c:v>
                </c:pt>
                <c:pt idx="1692">
                  <c:v>-88.927084041681653</c:v>
                </c:pt>
                <c:pt idx="1693">
                  <c:v>-83.926771820848018</c:v>
                </c:pt>
                <c:pt idx="1694">
                  <c:v>-78.363434724431045</c:v>
                </c:pt>
                <c:pt idx="1695">
                  <c:v>-72.354777889942426</c:v>
                </c:pt>
                <c:pt idx="1696">
                  <c:v>-65.985086472143578</c:v>
                </c:pt>
                <c:pt idx="1697">
                  <c:v>-59.317094362700708</c:v>
                </c:pt>
                <c:pt idx="1698">
                  <c:v>-52.43918347544669</c:v>
                </c:pt>
                <c:pt idx="1699">
                  <c:v>-45.406067585937755</c:v>
                </c:pt>
                <c:pt idx="1700">
                  <c:v>-38.312524754219005</c:v>
                </c:pt>
                <c:pt idx="1701">
                  <c:v>-31.246827619134624</c:v>
                </c:pt>
                <c:pt idx="1702">
                  <c:v>-24.184321666751934</c:v>
                </c:pt>
                <c:pt idx="1703">
                  <c:v>-17.126419713416894</c:v>
                </c:pt>
                <c:pt idx="1704">
                  <c:v>-10.041810999148556</c:v>
                </c:pt>
                <c:pt idx="1705">
                  <c:v>-2.8849094791655845</c:v>
                </c:pt>
                <c:pt idx="1706">
                  <c:v>4.3880235704177259</c:v>
                </c:pt>
                <c:pt idx="1707">
                  <c:v>11.822640119009371</c:v>
                </c:pt>
                <c:pt idx="1708">
                  <c:v>19.424966056629184</c:v>
                </c:pt>
                <c:pt idx="1709">
                  <c:v>27.134515175496595</c:v>
                </c:pt>
                <c:pt idx="1710">
                  <c:v>34.87665191198667</c:v>
                </c:pt>
                <c:pt idx="1711">
                  <c:v>42.56989007374694</c:v>
                </c:pt>
                <c:pt idx="1712">
                  <c:v>50.089714732272</c:v>
                </c:pt>
                <c:pt idx="1713">
                  <c:v>57.226569337626557</c:v>
                </c:pt>
                <c:pt idx="1714">
                  <c:v>63.753424630874022</c:v>
                </c:pt>
                <c:pt idx="1715">
                  <c:v>69.485242858256541</c:v>
                </c:pt>
                <c:pt idx="1716">
                  <c:v>74.485968921091413</c:v>
                </c:pt>
                <c:pt idx="1717">
                  <c:v>79.119714822669593</c:v>
                </c:pt>
                <c:pt idx="1718">
                  <c:v>83.751483226216195</c:v>
                </c:pt>
                <c:pt idx="1719">
                  <c:v>88.701846401691867</c:v>
                </c:pt>
                <c:pt idx="1720">
                  <c:v>94.188226333658037</c:v>
                </c:pt>
                <c:pt idx="1721">
                  <c:v>100.03791480698489</c:v>
                </c:pt>
                <c:pt idx="1722">
                  <c:v>105.5878286508452</c:v>
                </c:pt>
                <c:pt idx="1723">
                  <c:v>110.1533422378283</c:v>
                </c:pt>
                <c:pt idx="1724">
                  <c:v>113.40368155307173</c:v>
                </c:pt>
                <c:pt idx="1725">
                  <c:v>115.3168006020103</c:v>
                </c:pt>
                <c:pt idx="1726">
                  <c:v>116.1724105899701</c:v>
                </c:pt>
                <c:pt idx="1727">
                  <c:v>116.2211058181707</c:v>
                </c:pt>
                <c:pt idx="1728">
                  <c:v>115.55258986180728</c:v>
                </c:pt>
                <c:pt idx="1729">
                  <c:v>114.23417426457112</c:v>
                </c:pt>
                <c:pt idx="1730">
                  <c:v>112.2798798192797</c:v>
                </c:pt>
                <c:pt idx="1731">
                  <c:v>109.6295716028941</c:v>
                </c:pt>
                <c:pt idx="1732">
                  <c:v>106.27090759083622</c:v>
                </c:pt>
                <c:pt idx="1733">
                  <c:v>102.3648386590195</c:v>
                </c:pt>
                <c:pt idx="1734">
                  <c:v>98.170767525839096</c:v>
                </c:pt>
                <c:pt idx="1735">
                  <c:v>93.925635675322312</c:v>
                </c:pt>
                <c:pt idx="1736">
                  <c:v>89.707416821815855</c:v>
                </c:pt>
                <c:pt idx="1737">
                  <c:v>85.449207105379529</c:v>
                </c:pt>
                <c:pt idx="1738">
                  <c:v>81.023024123271938</c:v>
                </c:pt>
                <c:pt idx="1739">
                  <c:v>76.327041360806504</c:v>
                </c:pt>
                <c:pt idx="1740">
                  <c:v>71.303293533590377</c:v>
                </c:pt>
                <c:pt idx="1741">
                  <c:v>65.913546982918575</c:v>
                </c:pt>
                <c:pt idx="1742">
                  <c:v>60.160848323260197</c:v>
                </c:pt>
                <c:pt idx="1743">
                  <c:v>54.074310656794992</c:v>
                </c:pt>
                <c:pt idx="1744">
                  <c:v>47.694449443659096</c:v>
                </c:pt>
                <c:pt idx="1745">
                  <c:v>41.043348534785913</c:v>
                </c:pt>
                <c:pt idx="1746">
                  <c:v>34.163584124090193</c:v>
                </c:pt>
                <c:pt idx="1747">
                  <c:v>27.132406961608389</c:v>
                </c:pt>
                <c:pt idx="1748">
                  <c:v>20.02625216237622</c:v>
                </c:pt>
                <c:pt idx="1749">
                  <c:v>12.933556599128694</c:v>
                </c:pt>
                <c:pt idx="1750">
                  <c:v>5.8820066271461204</c:v>
                </c:pt>
                <c:pt idx="1751">
                  <c:v>-1.2487076053968018</c:v>
                </c:pt>
                <c:pt idx="1752">
                  <c:v>-8.4964719332888645</c:v>
                </c:pt>
                <c:pt idx="1753">
                  <c:v>-15.881135034623087</c:v>
                </c:pt>
                <c:pt idx="1754">
                  <c:v>-23.356314913930625</c:v>
                </c:pt>
                <c:pt idx="1755">
                  <c:v>-30.810929975652012</c:v>
                </c:pt>
                <c:pt idx="1756">
                  <c:v>-38.092809396138968</c:v>
                </c:pt>
                <c:pt idx="1757">
                  <c:v>-45.015308528216188</c:v>
                </c:pt>
                <c:pt idx="1758">
                  <c:v>-51.557628777651864</c:v>
                </c:pt>
                <c:pt idx="1759">
                  <c:v>-57.826028182098824</c:v>
                </c:pt>
                <c:pt idx="1760">
                  <c:v>-63.905692518456846</c:v>
                </c:pt>
                <c:pt idx="1761">
                  <c:v>-69.880257548087712</c:v>
                </c:pt>
                <c:pt idx="1762">
                  <c:v>-75.731248277125957</c:v>
                </c:pt>
                <c:pt idx="1763">
                  <c:v>-81.340731931583434</c:v>
                </c:pt>
                <c:pt idx="1764">
                  <c:v>-86.605972072951758</c:v>
                </c:pt>
                <c:pt idx="1765">
                  <c:v>-91.521674331492719</c:v>
                </c:pt>
                <c:pt idx="1766">
                  <c:v>-96.205017804862862</c:v>
                </c:pt>
                <c:pt idx="1767">
                  <c:v>-100.6451923287656</c:v>
                </c:pt>
                <c:pt idx="1768">
                  <c:v>-104.75667366219028</c:v>
                </c:pt>
                <c:pt idx="1769">
                  <c:v>-108.33672434894646</c:v>
                </c:pt>
                <c:pt idx="1770">
                  <c:v>-111.15577524196753</c:v>
                </c:pt>
                <c:pt idx="1771">
                  <c:v>-113.02658855712816</c:v>
                </c:pt>
                <c:pt idx="1772">
                  <c:v>-113.96084212598561</c:v>
                </c:pt>
                <c:pt idx="1773">
                  <c:v>-114.1473435834659</c:v>
                </c:pt>
                <c:pt idx="1774">
                  <c:v>-113.76727089179657</c:v>
                </c:pt>
                <c:pt idx="1775">
                  <c:v>-112.90574713396063</c:v>
                </c:pt>
                <c:pt idx="1776">
                  <c:v>-111.53169689128143</c:v>
                </c:pt>
                <c:pt idx="1777">
                  <c:v>-109.57201593345579</c:v>
                </c:pt>
                <c:pt idx="1778">
                  <c:v>-106.98302643478667</c:v>
                </c:pt>
                <c:pt idx="1779">
                  <c:v>-103.71852836609092</c:v>
                </c:pt>
                <c:pt idx="1780">
                  <c:v>-99.710119298769101</c:v>
                </c:pt>
                <c:pt idx="1781">
                  <c:v>-94.96818083279372</c:v>
                </c:pt>
                <c:pt idx="1782">
                  <c:v>-89.612897416137841</c:v>
                </c:pt>
                <c:pt idx="1783">
                  <c:v>-83.777769807815091</c:v>
                </c:pt>
                <c:pt idx="1784">
                  <c:v>-77.587688091658791</c:v>
                </c:pt>
                <c:pt idx="1785">
                  <c:v>-71.141568589825624</c:v>
                </c:pt>
                <c:pt idx="1786">
                  <c:v>-64.524150278029111</c:v>
                </c:pt>
                <c:pt idx="1787">
                  <c:v>-57.786624612468529</c:v>
                </c:pt>
                <c:pt idx="1788">
                  <c:v>-50.974266740219157</c:v>
                </c:pt>
                <c:pt idx="1789">
                  <c:v>-44.171828945414774</c:v>
                </c:pt>
                <c:pt idx="1790">
                  <c:v>-37.461455966506477</c:v>
                </c:pt>
                <c:pt idx="1791">
                  <c:v>-30.842800467176346</c:v>
                </c:pt>
                <c:pt idx="1792">
                  <c:v>-24.273876397832819</c:v>
                </c:pt>
                <c:pt idx="1793">
                  <c:v>-17.701892369876159</c:v>
                </c:pt>
                <c:pt idx="1794">
                  <c:v>-11.098590162478637</c:v>
                </c:pt>
                <c:pt idx="1795">
                  <c:v>-4.4681953592290631</c:v>
                </c:pt>
                <c:pt idx="1796">
                  <c:v>2.1673963079555181</c:v>
                </c:pt>
                <c:pt idx="1797">
                  <c:v>8.8268056217964066</c:v>
                </c:pt>
                <c:pt idx="1798">
                  <c:v>15.557021289360478</c:v>
                </c:pt>
                <c:pt idx="1799">
                  <c:v>22.418601443573266</c:v>
                </c:pt>
                <c:pt idx="1800">
                  <c:v>29.402432474701801</c:v>
                </c:pt>
                <c:pt idx="1801">
                  <c:v>36.384779445207762</c:v>
                </c:pt>
                <c:pt idx="1802">
                  <c:v>43.206439916303601</c:v>
                </c:pt>
                <c:pt idx="1803">
                  <c:v>49.771605237977532</c:v>
                </c:pt>
                <c:pt idx="1804">
                  <c:v>56.007706973217985</c:v>
                </c:pt>
                <c:pt idx="1805">
                  <c:v>61.861298953753625</c:v>
                </c:pt>
                <c:pt idx="1806">
                  <c:v>67.240053794678559</c:v>
                </c:pt>
                <c:pt idx="1807">
                  <c:v>72.087838778784985</c:v>
                </c:pt>
                <c:pt idx="1808">
                  <c:v>76.55298870320928</c:v>
                </c:pt>
                <c:pt idx="1809">
                  <c:v>80.888946029145089</c:v>
                </c:pt>
                <c:pt idx="1810">
                  <c:v>85.377735408562188</c:v>
                </c:pt>
                <c:pt idx="1811">
                  <c:v>90.234493320390939</c:v>
                </c:pt>
                <c:pt idx="1812">
                  <c:v>95.445816473983115</c:v>
                </c:pt>
                <c:pt idx="1813">
                  <c:v>100.58864072450345</c:v>
                </c:pt>
                <c:pt idx="1814">
                  <c:v>105.01467519001336</c:v>
                </c:pt>
                <c:pt idx="1815">
                  <c:v>108.12566266621309</c:v>
                </c:pt>
                <c:pt idx="1816">
                  <c:v>109.71863157288882</c:v>
                </c:pt>
                <c:pt idx="1817">
                  <c:v>110.03239522143105</c:v>
                </c:pt>
                <c:pt idx="1818">
                  <c:v>109.42282281700241</c:v>
                </c:pt>
                <c:pt idx="1819">
                  <c:v>108.09019084066236</c:v>
                </c:pt>
                <c:pt idx="1820">
                  <c:v>106.09036924384911</c:v>
                </c:pt>
                <c:pt idx="1821">
                  <c:v>103.42985393897213</c:v>
                </c:pt>
                <c:pt idx="1822">
                  <c:v>100.13749782019268</c:v>
                </c:pt>
                <c:pt idx="1823">
                  <c:v>96.305705923788821</c:v>
                </c:pt>
                <c:pt idx="1824">
                  <c:v>92.130587085313053</c:v>
                </c:pt>
                <c:pt idx="1825">
                  <c:v>87.837378403606792</c:v>
                </c:pt>
                <c:pt idx="1826">
                  <c:v>83.58286667553466</c:v>
                </c:pt>
                <c:pt idx="1827">
                  <c:v>79.432138022023977</c:v>
                </c:pt>
                <c:pt idx="1828">
                  <c:v>75.323171921583494</c:v>
                </c:pt>
                <c:pt idx="1829">
                  <c:v>71.141334983151822</c:v>
                </c:pt>
                <c:pt idx="1830">
                  <c:v>66.723775243488788</c:v>
                </c:pt>
                <c:pt idx="1831">
                  <c:v>61.933625458619005</c:v>
                </c:pt>
                <c:pt idx="1832">
                  <c:v>56.716657809446623</c:v>
                </c:pt>
                <c:pt idx="1833">
                  <c:v>51.088845653257692</c:v>
                </c:pt>
                <c:pt idx="1834">
                  <c:v>45.116142600192539</c:v>
                </c:pt>
                <c:pt idx="1835">
                  <c:v>38.916346708188684</c:v>
                </c:pt>
                <c:pt idx="1836">
                  <c:v>32.609518014024907</c:v>
                </c:pt>
                <c:pt idx="1837">
                  <c:v>26.246483113744411</c:v>
                </c:pt>
                <c:pt idx="1838">
                  <c:v>19.761655791469526</c:v>
                </c:pt>
                <c:pt idx="1839">
                  <c:v>13.073917475640133</c:v>
                </c:pt>
                <c:pt idx="1840">
                  <c:v>6.1155180461273302</c:v>
                </c:pt>
                <c:pt idx="1841">
                  <c:v>-1.1243725947952166</c:v>
                </c:pt>
                <c:pt idx="1842">
                  <c:v>-8.5843374628993114</c:v>
                </c:pt>
                <c:pt idx="1843">
                  <c:v>-16.041450973641325</c:v>
                </c:pt>
                <c:pt idx="1844">
                  <c:v>-23.354113274168501</c:v>
                </c:pt>
                <c:pt idx="1845">
                  <c:v>-30.542285548685133</c:v>
                </c:pt>
                <c:pt idx="1846">
                  <c:v>-37.638941297711433</c:v>
                </c:pt>
                <c:pt idx="1847">
                  <c:v>-44.608175671757202</c:v>
                </c:pt>
                <c:pt idx="1848">
                  <c:v>-51.313191518322057</c:v>
                </c:pt>
                <c:pt idx="1849">
                  <c:v>-57.794682827955612</c:v>
                </c:pt>
                <c:pt idx="1850">
                  <c:v>-64.107125751396495</c:v>
                </c:pt>
                <c:pt idx="1851">
                  <c:v>-70.240999136368558</c:v>
                </c:pt>
                <c:pt idx="1852">
                  <c:v>-76.262761493641179</c:v>
                </c:pt>
                <c:pt idx="1853">
                  <c:v>-82.161162863768354</c:v>
                </c:pt>
                <c:pt idx="1854">
                  <c:v>-87.889264286492988</c:v>
                </c:pt>
                <c:pt idx="1855">
                  <c:v>-93.407750840763129</c:v>
                </c:pt>
                <c:pt idx="1856">
                  <c:v>-98.621192583947874</c:v>
                </c:pt>
                <c:pt idx="1857">
                  <c:v>-103.40746467226893</c:v>
                </c:pt>
                <c:pt idx="1858">
                  <c:v>-107.66124289882355</c:v>
                </c:pt>
                <c:pt idx="1859">
                  <c:v>-111.29046146084706</c:v>
                </c:pt>
                <c:pt idx="1860">
                  <c:v>-114.20078801163012</c:v>
                </c:pt>
                <c:pt idx="1861">
                  <c:v>-116.24832551139752</c:v>
                </c:pt>
                <c:pt idx="1862">
                  <c:v>-117.35769568116957</c:v>
                </c:pt>
                <c:pt idx="1863">
                  <c:v>-117.64680092754618</c:v>
                </c:pt>
                <c:pt idx="1864">
                  <c:v>-117.24913904899526</c:v>
                </c:pt>
                <c:pt idx="1865">
                  <c:v>-116.27665272801535</c:v>
                </c:pt>
                <c:pt idx="1866">
                  <c:v>-114.78732345345503</c:v>
                </c:pt>
                <c:pt idx="1867">
                  <c:v>-112.79718234438593</c:v>
                </c:pt>
                <c:pt idx="1868">
                  <c:v>-110.3526465574982</c:v>
                </c:pt>
                <c:pt idx="1869">
                  <c:v>-107.41406974634823</c:v>
                </c:pt>
                <c:pt idx="1870">
                  <c:v>-103.88966145142126</c:v>
                </c:pt>
                <c:pt idx="1871">
                  <c:v>-99.773983902392843</c:v>
                </c:pt>
                <c:pt idx="1872">
                  <c:v>-95.123377604344981</c:v>
                </c:pt>
                <c:pt idx="1873">
                  <c:v>-90.02993851225807</c:v>
                </c:pt>
                <c:pt idx="1874">
                  <c:v>-84.595583382012919</c:v>
                </c:pt>
                <c:pt idx="1875">
                  <c:v>-78.85801915437267</c:v>
                </c:pt>
                <c:pt idx="1876">
                  <c:v>-72.865929131285228</c:v>
                </c:pt>
                <c:pt idx="1877">
                  <c:v>-66.705733428659514</c:v>
                </c:pt>
                <c:pt idx="1878">
                  <c:v>-60.468189660086324</c:v>
                </c:pt>
                <c:pt idx="1879">
                  <c:v>-54.200910046884594</c:v>
                </c:pt>
                <c:pt idx="1880">
                  <c:v>-47.9131958259469</c:v>
                </c:pt>
                <c:pt idx="1881">
                  <c:v>-41.641156229427963</c:v>
                </c:pt>
                <c:pt idx="1882">
                  <c:v>-35.391647644839409</c:v>
                </c:pt>
                <c:pt idx="1883">
                  <c:v>-29.178696371942621</c:v>
                </c:pt>
                <c:pt idx="1884">
                  <c:v>-22.952754404503768</c:v>
                </c:pt>
                <c:pt idx="1885">
                  <c:v>-16.637746516413692</c:v>
                </c:pt>
                <c:pt idx="1886">
                  <c:v>-10.201136686085418</c:v>
                </c:pt>
                <c:pt idx="1887">
                  <c:v>-3.5313126323637092</c:v>
                </c:pt>
                <c:pt idx="1888">
                  <c:v>3.4476124802835644</c:v>
                </c:pt>
                <c:pt idx="1889">
                  <c:v>10.790542290677893</c:v>
                </c:pt>
                <c:pt idx="1890">
                  <c:v>18.515231964864334</c:v>
                </c:pt>
                <c:pt idx="1891">
                  <c:v>26.579354505567043</c:v>
                </c:pt>
                <c:pt idx="1892">
                  <c:v>34.868039575455704</c:v>
                </c:pt>
                <c:pt idx="1893">
                  <c:v>43.335275223946589</c:v>
                </c:pt>
                <c:pt idx="1894">
                  <c:v>52.014842859467656</c:v>
                </c:pt>
                <c:pt idx="1895">
                  <c:v>60.954199182278302</c:v>
                </c:pt>
                <c:pt idx="1896">
                  <c:v>70.009906278632741</c:v>
                </c:pt>
                <c:pt idx="1897">
                  <c:v>78.786258293060072</c:v>
                </c:pt>
                <c:pt idx="1898">
                  <c:v>86.684305387198862</c:v>
                </c:pt>
                <c:pt idx="1899">
                  <c:v>93.305883659454878</c:v>
                </c:pt>
                <c:pt idx="1900">
                  <c:v>98.653380046265781</c:v>
                </c:pt>
                <c:pt idx="1901">
                  <c:v>103.11385192534046</c:v>
                </c:pt>
                <c:pt idx="1902">
                  <c:v>107.18819396683364</c:v>
                </c:pt>
                <c:pt idx="1903">
                  <c:v>111.42347808749695</c:v>
                </c:pt>
                <c:pt idx="1904">
                  <c:v>116.07267866574699</c:v>
                </c:pt>
                <c:pt idx="1905">
                  <c:v>120.71284715243205</c:v>
                </c:pt>
                <c:pt idx="1906">
                  <c:v>124.5131258693834</c:v>
                </c:pt>
                <c:pt idx="1907">
                  <c:v>126.66955717199572</c:v>
                </c:pt>
                <c:pt idx="1908">
                  <c:v>126.85665724855581</c:v>
                </c:pt>
                <c:pt idx="1909">
                  <c:v>125.46037486358469</c:v>
                </c:pt>
                <c:pt idx="1910">
                  <c:v>123.14410254631299</c:v>
                </c:pt>
                <c:pt idx="1911">
                  <c:v>120.40088611538673</c:v>
                </c:pt>
                <c:pt idx="1912">
                  <c:v>117.42562783307899</c:v>
                </c:pt>
                <c:pt idx="1913">
                  <c:v>114.26121319641742</c:v>
                </c:pt>
                <c:pt idx="1914">
                  <c:v>110.87588175248905</c:v>
                </c:pt>
                <c:pt idx="1915">
                  <c:v>107.19203235743927</c:v>
                </c:pt>
                <c:pt idx="1916">
                  <c:v>103.19422819029049</c:v>
                </c:pt>
                <c:pt idx="1917">
                  <c:v>98.92892506648468</c:v>
                </c:pt>
                <c:pt idx="1918">
                  <c:v>94.470571625154989</c:v>
                </c:pt>
                <c:pt idx="1919">
                  <c:v>89.951301712651897</c:v>
                </c:pt>
                <c:pt idx="1920">
                  <c:v>85.439807078398871</c:v>
                </c:pt>
                <c:pt idx="1921">
                  <c:v>80.879199696830895</c:v>
                </c:pt>
                <c:pt idx="1922">
                  <c:v>76.15141068289428</c:v>
                </c:pt>
                <c:pt idx="1923">
                  <c:v>71.107990949236395</c:v>
                </c:pt>
                <c:pt idx="1924">
                  <c:v>65.676726730251673</c:v>
                </c:pt>
                <c:pt idx="1925">
                  <c:v>59.797764255646641</c:v>
                </c:pt>
                <c:pt idx="1926">
                  <c:v>53.484172470533707</c:v>
                </c:pt>
                <c:pt idx="1927">
                  <c:v>46.876448261123031</c:v>
                </c:pt>
                <c:pt idx="1928">
                  <c:v>40.123267935900564</c:v>
                </c:pt>
                <c:pt idx="1929">
                  <c:v>33.31314407718255</c:v>
                </c:pt>
                <c:pt idx="1930">
                  <c:v>26.474923495638897</c:v>
                </c:pt>
                <c:pt idx="1931">
                  <c:v>19.539156205726123</c:v>
                </c:pt>
                <c:pt idx="1932">
                  <c:v>12.445752201611599</c:v>
                </c:pt>
                <c:pt idx="1933">
                  <c:v>5.2224241975793673</c:v>
                </c:pt>
                <c:pt idx="1934">
                  <c:v>-2.1310379463722198</c:v>
                </c:pt>
                <c:pt idx="1935">
                  <c:v>-9.6258812474447755</c:v>
                </c:pt>
                <c:pt idx="1936">
                  <c:v>-17.111458322495878</c:v>
                </c:pt>
                <c:pt idx="1937">
                  <c:v>-24.492322356045957</c:v>
                </c:pt>
                <c:pt idx="1938">
                  <c:v>-31.751331248925037</c:v>
                </c:pt>
                <c:pt idx="1939">
                  <c:v>-38.896455903946539</c:v>
                </c:pt>
                <c:pt idx="1940">
                  <c:v>-46.019920805867599</c:v>
                </c:pt>
                <c:pt idx="1941">
                  <c:v>-53.152352729750248</c:v>
                </c:pt>
                <c:pt idx="1942">
                  <c:v>-60.213454115155244</c:v>
                </c:pt>
                <c:pt idx="1943">
                  <c:v>-67.090249292852135</c:v>
                </c:pt>
                <c:pt idx="1944">
                  <c:v>-73.752649886995101</c:v>
                </c:pt>
                <c:pt idx="1945">
                  <c:v>-80.085932869255188</c:v>
                </c:pt>
                <c:pt idx="1946">
                  <c:v>-86.066029891870087</c:v>
                </c:pt>
                <c:pt idx="1947">
                  <c:v>-91.670857214032679</c:v>
                </c:pt>
                <c:pt idx="1948">
                  <c:v>-96.66546304975202</c:v>
                </c:pt>
                <c:pt idx="1949">
                  <c:v>-101.02335668875696</c:v>
                </c:pt>
                <c:pt idx="1950">
                  <c:v>-104.64222525498181</c:v>
                </c:pt>
                <c:pt idx="1951">
                  <c:v>-107.49843946988217</c:v>
                </c:pt>
                <c:pt idx="1952">
                  <c:v>-109.53600602048452</c:v>
                </c:pt>
                <c:pt idx="1953">
                  <c:v>-110.70789094007483</c:v>
                </c:pt>
                <c:pt idx="1954">
                  <c:v>-111.05208982127333</c:v>
                </c:pt>
                <c:pt idx="1955">
                  <c:v>-110.66488634484786</c:v>
                </c:pt>
                <c:pt idx="1956">
                  <c:v>-109.6513124979509</c:v>
                </c:pt>
                <c:pt idx="1957">
                  <c:v>-108.04662412799188</c:v>
                </c:pt>
                <c:pt idx="1958">
                  <c:v>-105.84484044543203</c:v>
                </c:pt>
                <c:pt idx="1959">
                  <c:v>-103.00059909652339</c:v>
                </c:pt>
                <c:pt idx="1960">
                  <c:v>-99.500749174592912</c:v>
                </c:pt>
                <c:pt idx="1961">
                  <c:v>-95.341359991101058</c:v>
                </c:pt>
                <c:pt idx="1962">
                  <c:v>-90.617094811279031</c:v>
                </c:pt>
                <c:pt idx="1963">
                  <c:v>-85.497158535053444</c:v>
                </c:pt>
                <c:pt idx="1964">
                  <c:v>-80.114745744352376</c:v>
                </c:pt>
                <c:pt idx="1965">
                  <c:v>-74.486559349465324</c:v>
                </c:pt>
                <c:pt idx="1966">
                  <c:v>-68.738846622476018</c:v>
                </c:pt>
                <c:pt idx="1967">
                  <c:v>-63.138972550026502</c:v>
                </c:pt>
                <c:pt idx="1968">
                  <c:v>-57.839806019025964</c:v>
                </c:pt>
                <c:pt idx="1969">
                  <c:v>-52.948505758645446</c:v>
                </c:pt>
                <c:pt idx="1970">
                  <c:v>-48.516749703472534</c:v>
                </c:pt>
                <c:pt idx="1971">
                  <c:v>-44.444195529403082</c:v>
                </c:pt>
                <c:pt idx="1972">
                  <c:v>-40.640622738815019</c:v>
                </c:pt>
                <c:pt idx="1973">
                  <c:v>-37.086628024038717</c:v>
                </c:pt>
                <c:pt idx="1974">
                  <c:v>-33.929413743557937</c:v>
                </c:pt>
                <c:pt idx="1975">
                  <c:v>-31.106931688686778</c:v>
                </c:pt>
                <c:pt idx="1976">
                  <c:v>-28.405567014913043</c:v>
                </c:pt>
                <c:pt idx="1977">
                  <c:v>-25.705321814614781</c:v>
                </c:pt>
                <c:pt idx="1978">
                  <c:v>-22.859434718322486</c:v>
                </c:pt>
                <c:pt idx="1979">
                  <c:v>-19.882492463956037</c:v>
                </c:pt>
                <c:pt idx="1980">
                  <c:v>-17.031303454676916</c:v>
                </c:pt>
                <c:pt idx="1981">
                  <c:v>-14.648330045583377</c:v>
                </c:pt>
                <c:pt idx="1982">
                  <c:v>-12.987620284671708</c:v>
                </c:pt>
                <c:pt idx="1983">
                  <c:v>-12.264095278978274</c:v>
                </c:pt>
                <c:pt idx="1984">
                  <c:v>-12.410559393398708</c:v>
                </c:pt>
                <c:pt idx="1985">
                  <c:v>-12.852312825530733</c:v>
                </c:pt>
                <c:pt idx="1986">
                  <c:v>-13.014835229020118</c:v>
                </c:pt>
                <c:pt idx="1987">
                  <c:v>-12.663642724439715</c:v>
                </c:pt>
                <c:pt idx="1988">
                  <c:v>-11.85772012995092</c:v>
                </c:pt>
                <c:pt idx="1989">
                  <c:v>-10.757758387351901</c:v>
                </c:pt>
                <c:pt idx="1990">
                  <c:v>-9.7534190996048622</c:v>
                </c:pt>
                <c:pt idx="1991">
                  <c:v>-9.1843135976127641</c:v>
                </c:pt>
                <c:pt idx="1992">
                  <c:v>-9.2289887656605085</c:v>
                </c:pt>
                <c:pt idx="1993">
                  <c:v>-9.7191578903472973</c:v>
                </c:pt>
                <c:pt idx="1994">
                  <c:v>-10.47274107254035</c:v>
                </c:pt>
                <c:pt idx="1995">
                  <c:v>-11.400786291089542</c:v>
                </c:pt>
                <c:pt idx="1996">
                  <c:v>-12.33114238526775</c:v>
                </c:pt>
                <c:pt idx="1997">
                  <c:v>-13.075010417562394</c:v>
                </c:pt>
                <c:pt idx="1998">
                  <c:v>-13.482897849211145</c:v>
                </c:pt>
                <c:pt idx="1999">
                  <c:v>-13.465401632226921</c:v>
                </c:pt>
                <c:pt idx="2000">
                  <c:v>-13.145470079582383</c:v>
                </c:pt>
                <c:pt idx="2001">
                  <c:v>-12.768081377990736</c:v>
                </c:pt>
                <c:pt idx="2002">
                  <c:v>-12.542379610430922</c:v>
                </c:pt>
                <c:pt idx="2003">
                  <c:v>-12.471895098222305</c:v>
                </c:pt>
                <c:pt idx="2004">
                  <c:v>-12.409828456257857</c:v>
                </c:pt>
                <c:pt idx="2005">
                  <c:v>-12.2131828871327</c:v>
                </c:pt>
                <c:pt idx="2006">
                  <c:v>-11.818567229390045</c:v>
                </c:pt>
                <c:pt idx="2007">
                  <c:v>-11.220666384802243</c:v>
                </c:pt>
                <c:pt idx="2008">
                  <c:v>-10.494768157106197</c:v>
                </c:pt>
                <c:pt idx="2009">
                  <c:v>-9.7879267339640741</c:v>
                </c:pt>
                <c:pt idx="2010">
                  <c:v>-9.2524790392847933</c:v>
                </c:pt>
                <c:pt idx="2011">
                  <c:v>-8.8484445584990965</c:v>
                </c:pt>
                <c:pt idx="2012">
                  <c:v>-8.5168495073291126</c:v>
                </c:pt>
                <c:pt idx="2013">
                  <c:v>-8.1737334971825302</c:v>
                </c:pt>
                <c:pt idx="2014">
                  <c:v>-7.747179127238879</c:v>
                </c:pt>
                <c:pt idx="2015">
                  <c:v>-7.247251644694102</c:v>
                </c:pt>
                <c:pt idx="2016">
                  <c:v>-6.7527851518002198</c:v>
                </c:pt>
                <c:pt idx="2017">
                  <c:v>-6.2905462487642154</c:v>
                </c:pt>
                <c:pt idx="2018">
                  <c:v>-5.8965923837889314</c:v>
                </c:pt>
                <c:pt idx="2019">
                  <c:v>-5.6005036761131528</c:v>
                </c:pt>
                <c:pt idx="2020">
                  <c:v>-5.355656002590889</c:v>
                </c:pt>
                <c:pt idx="2021">
                  <c:v>-5.0829478025390715</c:v>
                </c:pt>
                <c:pt idx="2022">
                  <c:v>-4.7074155264882904</c:v>
                </c:pt>
                <c:pt idx="2023">
                  <c:v>-4.2114082559585242</c:v>
                </c:pt>
                <c:pt idx="2024">
                  <c:v>-3.5994605508393533</c:v>
                </c:pt>
                <c:pt idx="2025">
                  <c:v>-2.8987835998225662</c:v>
                </c:pt>
                <c:pt idx="2026">
                  <c:v>-2.1975856278261143</c:v>
                </c:pt>
                <c:pt idx="2027">
                  <c:v>-1.594666695269592</c:v>
                </c:pt>
                <c:pt idx="2028">
                  <c:v>-1.1144939013642003</c:v>
                </c:pt>
                <c:pt idx="2029">
                  <c:v>-0.69366776333691638</c:v>
                </c:pt>
                <c:pt idx="2030">
                  <c:v>-0.27694314807017806</c:v>
                </c:pt>
                <c:pt idx="2031">
                  <c:v>0.16584943489122547</c:v>
                </c:pt>
                <c:pt idx="2032">
                  <c:v>0.64204242619340102</c:v>
                </c:pt>
                <c:pt idx="2033">
                  <c:v>1.1335929376695331</c:v>
                </c:pt>
                <c:pt idx="2034">
                  <c:v>1.5785735789161421</c:v>
                </c:pt>
                <c:pt idx="2035">
                  <c:v>1.9282922273378191</c:v>
                </c:pt>
                <c:pt idx="2036">
                  <c:v>2.209326342791063</c:v>
                </c:pt>
                <c:pt idx="2037">
                  <c:v>2.4255763159352415</c:v>
                </c:pt>
                <c:pt idx="2038">
                  <c:v>2.5554535696165366</c:v>
                </c:pt>
                <c:pt idx="2039">
                  <c:v>2.5618668382242062</c:v>
                </c:pt>
                <c:pt idx="2040">
                  <c:v>2.4299261614597221</c:v>
                </c:pt>
                <c:pt idx="2041">
                  <c:v>2.2865694982305276</c:v>
                </c:pt>
                <c:pt idx="2042">
                  <c:v>2.2494401082659166</c:v>
                </c:pt>
                <c:pt idx="2043">
                  <c:v>2.3323426661005979</c:v>
                </c:pt>
                <c:pt idx="2044">
                  <c:v>2.4673760527785857</c:v>
                </c:pt>
                <c:pt idx="2045">
                  <c:v>2.6083716517230142</c:v>
                </c:pt>
                <c:pt idx="2046">
                  <c:v>2.7429604586885539</c:v>
                </c:pt>
                <c:pt idx="2047">
                  <c:v>2.8862161495147829</c:v>
                </c:pt>
                <c:pt idx="2048">
                  <c:v>3.0240273465244871</c:v>
                </c:pt>
                <c:pt idx="2049">
                  <c:v>3.1222985595939972</c:v>
                </c:pt>
                <c:pt idx="2050">
                  <c:v>3.1824296284021174</c:v>
                </c:pt>
                <c:pt idx="2051">
                  <c:v>3.2182896758340749</c:v>
                </c:pt>
                <c:pt idx="2052">
                  <c:v>3.2511965423173934</c:v>
                </c:pt>
                <c:pt idx="2053">
                  <c:v>3.2990632114710459</c:v>
                </c:pt>
                <c:pt idx="2054">
                  <c:v>3.3580746272416251</c:v>
                </c:pt>
                <c:pt idx="2055">
                  <c:v>3.4249946146967924</c:v>
                </c:pt>
                <c:pt idx="2056">
                  <c:v>3.5210484624028568</c:v>
                </c:pt>
                <c:pt idx="2057">
                  <c:v>3.6367642531547997</c:v>
                </c:pt>
                <c:pt idx="2058">
                  <c:v>3.7455663080917034</c:v>
                </c:pt>
                <c:pt idx="2059">
                  <c:v>3.8232022219298694</c:v>
                </c:pt>
                <c:pt idx="2060">
                  <c:v>3.8583244374912717</c:v>
                </c:pt>
                <c:pt idx="2061">
                  <c:v>3.8549099087414462</c:v>
                </c:pt>
                <c:pt idx="2062">
                  <c:v>3.8147472705666177</c:v>
                </c:pt>
                <c:pt idx="2063">
                  <c:v>3.760858645155285</c:v>
                </c:pt>
                <c:pt idx="2064">
                  <c:v>3.7240276922521791</c:v>
                </c:pt>
                <c:pt idx="2065">
                  <c:v>3.7291579784071351</c:v>
                </c:pt>
                <c:pt idx="2066">
                  <c:v>3.7950074188389928</c:v>
                </c:pt>
                <c:pt idx="2067">
                  <c:v>3.9089433704622127</c:v>
                </c:pt>
                <c:pt idx="2068">
                  <c:v>4.0337457430529682</c:v>
                </c:pt>
                <c:pt idx="2069">
                  <c:v>4.1266185081919087</c:v>
                </c:pt>
                <c:pt idx="2070">
                  <c:v>4.1581253180280706</c:v>
                </c:pt>
                <c:pt idx="2071">
                  <c:v>4.110899671667509</c:v>
                </c:pt>
                <c:pt idx="2072">
                  <c:v>3.9933612782341585</c:v>
                </c:pt>
                <c:pt idx="2073">
                  <c:v>3.8383563926694757</c:v>
                </c:pt>
                <c:pt idx="2074">
                  <c:v>3.7070034048160863</c:v>
                </c:pt>
                <c:pt idx="2075">
                  <c:v>3.6210787967197646</c:v>
                </c:pt>
                <c:pt idx="2076">
                  <c:v>3.5665415007853691</c:v>
                </c:pt>
                <c:pt idx="2077">
                  <c:v>3.5112600107696612</c:v>
                </c:pt>
                <c:pt idx="2078">
                  <c:v>3.4060747705542682</c:v>
                </c:pt>
                <c:pt idx="2079">
                  <c:v>3.297175515143183</c:v>
                </c:pt>
                <c:pt idx="2080">
                  <c:v>3.2443093448403189</c:v>
                </c:pt>
                <c:pt idx="2081">
                  <c:v>3.2437930579435128</c:v>
                </c:pt>
                <c:pt idx="2082">
                  <c:v>3.2763884967846422</c:v>
                </c:pt>
                <c:pt idx="2083">
                  <c:v>3.3087882868489493</c:v>
                </c:pt>
                <c:pt idx="2084">
                  <c:v>3.31455646111197</c:v>
                </c:pt>
                <c:pt idx="2085">
                  <c:v>3.2632503318897306</c:v>
                </c:pt>
                <c:pt idx="2086">
                  <c:v>3.1328171052519362</c:v>
                </c:pt>
                <c:pt idx="2087">
                  <c:v>2.9640529231468973</c:v>
                </c:pt>
                <c:pt idx="2088">
                  <c:v>2.8105101646839592</c:v>
                </c:pt>
                <c:pt idx="2089">
                  <c:v>2.6368815413902804</c:v>
                </c:pt>
                <c:pt idx="2090">
                  <c:v>2.4113892905624743</c:v>
                </c:pt>
                <c:pt idx="2091">
                  <c:v>2.1632911847512251</c:v>
                </c:pt>
                <c:pt idx="2092">
                  <c:v>1.9248246810562004</c:v>
                </c:pt>
                <c:pt idx="2093">
                  <c:v>1.7212080474350764</c:v>
                </c:pt>
                <c:pt idx="2094">
                  <c:v>1.5969913864863747</c:v>
                </c:pt>
                <c:pt idx="2095">
                  <c:v>1.5309872187566471</c:v>
                </c:pt>
                <c:pt idx="2096">
                  <c:v>1.4864057943815141</c:v>
                </c:pt>
                <c:pt idx="2097">
                  <c:v>1.4184215584938837</c:v>
                </c:pt>
                <c:pt idx="2098">
                  <c:v>1.3054952273240061</c:v>
                </c:pt>
                <c:pt idx="2099">
                  <c:v>1.145421662777526</c:v>
                </c:pt>
                <c:pt idx="2100">
                  <c:v>0.92499464952197552</c:v>
                </c:pt>
                <c:pt idx="2101">
                  <c:v>0.63379587653153602</c:v>
                </c:pt>
                <c:pt idx="2102">
                  <c:v>0.31110639900090531</c:v>
                </c:pt>
                <c:pt idx="2103">
                  <c:v>5.2311102088721528E-4</c:v>
                </c:pt>
                <c:pt idx="2104">
                  <c:v>-0.27439673119953051</c:v>
                </c:pt>
                <c:pt idx="2105">
                  <c:v>-0.50639225657553988</c:v>
                </c:pt>
                <c:pt idx="2106">
                  <c:v>-0.69094017144402908</c:v>
                </c:pt>
                <c:pt idx="2107">
                  <c:v>-0.84185454801514847</c:v>
                </c:pt>
                <c:pt idx="2108">
                  <c:v>-1.0017507770548455</c:v>
                </c:pt>
                <c:pt idx="2109">
                  <c:v>-1.2167778215137486</c:v>
                </c:pt>
                <c:pt idx="2110">
                  <c:v>-1.5305512650834736</c:v>
                </c:pt>
                <c:pt idx="2111">
                  <c:v>-1.9534363997818043</c:v>
                </c:pt>
                <c:pt idx="2112">
                  <c:v>-2.4436728717861684</c:v>
                </c:pt>
                <c:pt idx="2113">
                  <c:v>-2.9289282943504449</c:v>
                </c:pt>
                <c:pt idx="2114">
                  <c:v>-3.3311815084634357</c:v>
                </c:pt>
                <c:pt idx="2115">
                  <c:v>-3.6154428982941669</c:v>
                </c:pt>
                <c:pt idx="2116">
                  <c:v>-3.7908087403282837</c:v>
                </c:pt>
                <c:pt idx="2117">
                  <c:v>-3.9076781655217179</c:v>
                </c:pt>
                <c:pt idx="2118">
                  <c:v>-4.0289604222112834</c:v>
                </c:pt>
                <c:pt idx="2119">
                  <c:v>-4.2134579737670572</c:v>
                </c:pt>
                <c:pt idx="2120">
                  <c:v>-4.4898412942917165</c:v>
                </c:pt>
              </c:numCache>
            </c:numRef>
          </c:val>
          <c:smooth val="0"/>
          <c:extLst>
            <c:ext xmlns:c16="http://schemas.microsoft.com/office/drawing/2014/chart" uri="{C3380CC4-5D6E-409C-BE32-E72D297353CC}">
              <c16:uniqueId val="{00000002-2B8F-410D-9B0C-D70BDE7CE73B}"/>
            </c:ext>
          </c:extLst>
        </c:ser>
        <c:dLbls>
          <c:showLegendKey val="0"/>
          <c:showVal val="0"/>
          <c:showCatName val="0"/>
          <c:showSerName val="0"/>
          <c:showPercent val="0"/>
          <c:showBubbleSize val="0"/>
        </c:dLbls>
        <c:smooth val="0"/>
        <c:axId val="686983936"/>
        <c:axId val="686981312"/>
      </c:lineChart>
      <c:catAx>
        <c:axId val="686983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1312"/>
        <c:crosses val="autoZero"/>
        <c:auto val="1"/>
        <c:lblAlgn val="ctr"/>
        <c:lblOffset val="100"/>
        <c:noMultiLvlLbl val="0"/>
      </c:catAx>
      <c:valAx>
        <c:axId val="68698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3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 Dat in</a:t>
            </a:r>
            <a:r>
              <a:rPr lang="en-IE" baseline="0"/>
              <a:t>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Accel_X</c:v>
                </c:pt>
              </c:strCache>
            </c:strRef>
          </c:tx>
          <c:spPr>
            <a:ln w="28575" cap="rnd">
              <a:solidFill>
                <a:schemeClr val="accent1"/>
              </a:solidFill>
              <a:round/>
            </a:ln>
            <a:effectLst/>
          </c:spPr>
          <c:marker>
            <c:symbol val="none"/>
          </c:marker>
          <c:val>
            <c:numRef>
              <c:f>Sheet1!$F$2:$F$2122</c:f>
              <c:numCache>
                <c:formatCode>General</c:formatCode>
                <c:ptCount val="2121"/>
                <c:pt idx="0">
                  <c:v>0.89393784777743557</c:v>
                </c:pt>
                <c:pt idx="1">
                  <c:v>0.69861987936254566</c:v>
                </c:pt>
                <c:pt idx="2">
                  <c:v>0.98345450194784401</c:v>
                </c:pt>
                <c:pt idx="3">
                  <c:v>2.3195192106510865</c:v>
                </c:pt>
                <c:pt idx="4">
                  <c:v>3.4894206080732117</c:v>
                </c:pt>
                <c:pt idx="5">
                  <c:v>4.9217418366556389</c:v>
                </c:pt>
                <c:pt idx="6">
                  <c:v>4.6717785990842824</c:v>
                </c:pt>
                <c:pt idx="7">
                  <c:v>5.1084003644300742</c:v>
                </c:pt>
                <c:pt idx="8">
                  <c:v>4.3790348189263986</c:v>
                </c:pt>
                <c:pt idx="9">
                  <c:v>2.484976732892247</c:v>
                </c:pt>
                <c:pt idx="10">
                  <c:v>0.50839346227917992</c:v>
                </c:pt>
                <c:pt idx="11">
                  <c:v>0.40327975976698249</c:v>
                </c:pt>
                <c:pt idx="12">
                  <c:v>0.31423170802416972</c:v>
                </c:pt>
                <c:pt idx="13">
                  <c:v>1.4208210447135159</c:v>
                </c:pt>
                <c:pt idx="14">
                  <c:v>3.1350177129774051</c:v>
                </c:pt>
                <c:pt idx="15">
                  <c:v>4.2960818420510751</c:v>
                </c:pt>
                <c:pt idx="16">
                  <c:v>3.7398613298323533</c:v>
                </c:pt>
                <c:pt idx="17">
                  <c:v>2.4851434767961487</c:v>
                </c:pt>
                <c:pt idx="18">
                  <c:v>1.3636331675038658</c:v>
                </c:pt>
                <c:pt idx="19">
                  <c:v>1.7025345606147282</c:v>
                </c:pt>
                <c:pt idx="20">
                  <c:v>2.4107564953522624</c:v>
                </c:pt>
                <c:pt idx="21">
                  <c:v>2.9331367596936739</c:v>
                </c:pt>
                <c:pt idx="22">
                  <c:v>2.8680532286188667</c:v>
                </c:pt>
                <c:pt idx="23">
                  <c:v>3.2171162462233975</c:v>
                </c:pt>
                <c:pt idx="24">
                  <c:v>2.0484434101864926</c:v>
                </c:pt>
                <c:pt idx="25">
                  <c:v>1.2437781381551805</c:v>
                </c:pt>
                <c:pt idx="26">
                  <c:v>-1.1026834056743793</c:v>
                </c:pt>
                <c:pt idx="27">
                  <c:v>-1.8544403762508717</c:v>
                </c:pt>
                <c:pt idx="28">
                  <c:v>-4.9895743403076276</c:v>
                </c:pt>
                <c:pt idx="29">
                  <c:v>-5.0968340492487192</c:v>
                </c:pt>
                <c:pt idx="30">
                  <c:v>-6.3997980795394627</c:v>
                </c:pt>
                <c:pt idx="31">
                  <c:v>-6.6103733998167344</c:v>
                </c:pt>
                <c:pt idx="32">
                  <c:v>-3.3540743453692099</c:v>
                </c:pt>
                <c:pt idx="33">
                  <c:v>-3.3125317123919236</c:v>
                </c:pt>
                <c:pt idx="34">
                  <c:v>-4.7248159512740804</c:v>
                </c:pt>
                <c:pt idx="35">
                  <c:v>-5.5958053644002534</c:v>
                </c:pt>
                <c:pt idx="36">
                  <c:v>-7.6245848676258028</c:v>
                </c:pt>
                <c:pt idx="37">
                  <c:v>-8.8220981011971595</c:v>
                </c:pt>
                <c:pt idx="38">
                  <c:v>-10.265558130737487</c:v>
                </c:pt>
                <c:pt idx="39">
                  <c:v>-10.514045393198968</c:v>
                </c:pt>
                <c:pt idx="40">
                  <c:v>-9.0249826326611728</c:v>
                </c:pt>
                <c:pt idx="41">
                  <c:v>-9.4557632553082076</c:v>
                </c:pt>
                <c:pt idx="42">
                  <c:v>-8.4810596347960914</c:v>
                </c:pt>
                <c:pt idx="43">
                  <c:v>-8.7301283987435987</c:v>
                </c:pt>
                <c:pt idx="44">
                  <c:v>-10.588085394855657</c:v>
                </c:pt>
                <c:pt idx="45">
                  <c:v>-12.459827528997955</c:v>
                </c:pt>
                <c:pt idx="46">
                  <c:v>-13.018718035842712</c:v>
                </c:pt>
                <c:pt idx="47">
                  <c:v>-12.462059614129963</c:v>
                </c:pt>
                <c:pt idx="48">
                  <c:v>-10.590045090906711</c:v>
                </c:pt>
                <c:pt idx="49">
                  <c:v>-8.9952255963948193</c:v>
                </c:pt>
                <c:pt idx="50">
                  <c:v>-8.3326699487196656</c:v>
                </c:pt>
                <c:pt idx="51">
                  <c:v>-5.6599558481111982</c:v>
                </c:pt>
                <c:pt idx="52">
                  <c:v>-3.4768383811568548</c:v>
                </c:pt>
                <c:pt idx="53">
                  <c:v>-1.8405712062873552</c:v>
                </c:pt>
                <c:pt idx="54">
                  <c:v>0.88452504520452635</c:v>
                </c:pt>
                <c:pt idx="55">
                  <c:v>2.3406272736998561</c:v>
                </c:pt>
                <c:pt idx="56">
                  <c:v>3.1495130961579663</c:v>
                </c:pt>
                <c:pt idx="57">
                  <c:v>4.9421463293719645</c:v>
                </c:pt>
                <c:pt idx="58">
                  <c:v>4.4815206056020118</c:v>
                </c:pt>
                <c:pt idx="59">
                  <c:v>1.6955892736343356</c:v>
                </c:pt>
                <c:pt idx="60">
                  <c:v>1.433029016070166</c:v>
                </c:pt>
                <c:pt idx="61">
                  <c:v>-0.14235475879673565</c:v>
                </c:pt>
                <c:pt idx="62">
                  <c:v>-6.3660027387741103</c:v>
                </c:pt>
                <c:pt idx="63">
                  <c:v>-6.6005952644092183</c:v>
                </c:pt>
                <c:pt idx="64">
                  <c:v>-5.6501740003198728</c:v>
                </c:pt>
                <c:pt idx="65">
                  <c:v>-2.6708113187212597</c:v>
                </c:pt>
                <c:pt idx="66">
                  <c:v>1.5362694033552728</c:v>
                </c:pt>
                <c:pt idx="67">
                  <c:v>4.0519249280722889</c:v>
                </c:pt>
                <c:pt idx="68">
                  <c:v>3.8192552096558727</c:v>
                </c:pt>
                <c:pt idx="69">
                  <c:v>7.2974086691555113</c:v>
                </c:pt>
                <c:pt idx="70">
                  <c:v>5.5035351458922781</c:v>
                </c:pt>
                <c:pt idx="71">
                  <c:v>3.2295372958925532</c:v>
                </c:pt>
                <c:pt idx="72">
                  <c:v>0.73948739022617549</c:v>
                </c:pt>
                <c:pt idx="73">
                  <c:v>-2.4472131052068762</c:v>
                </c:pt>
                <c:pt idx="74">
                  <c:v>-0.94745100904781276</c:v>
                </c:pt>
                <c:pt idx="75">
                  <c:v>0.34283456904549481</c:v>
                </c:pt>
                <c:pt idx="76">
                  <c:v>-0.47302338925740589</c:v>
                </c:pt>
                <c:pt idx="77">
                  <c:v>0.34816105364426891</c:v>
                </c:pt>
                <c:pt idx="78">
                  <c:v>-0.95775007632666576</c:v>
                </c:pt>
                <c:pt idx="79">
                  <c:v>-1.6142893418083046</c:v>
                </c:pt>
                <c:pt idx="80">
                  <c:v>-2.1596931501411558</c:v>
                </c:pt>
                <c:pt idx="81">
                  <c:v>-4.7440798422235195</c:v>
                </c:pt>
                <c:pt idx="82">
                  <c:v>-3.9703916496875631</c:v>
                </c:pt>
                <c:pt idx="83">
                  <c:v>-1.2269822298721751</c:v>
                </c:pt>
                <c:pt idx="84">
                  <c:v>-0.78868646318607571</c:v>
                </c:pt>
                <c:pt idx="85">
                  <c:v>-2.0675266068144689</c:v>
                </c:pt>
                <c:pt idx="86">
                  <c:v>-1.8580627343869158</c:v>
                </c:pt>
                <c:pt idx="87">
                  <c:v>-6.8756070367025979</c:v>
                </c:pt>
                <c:pt idx="88">
                  <c:v>-10.408058872359087</c:v>
                </c:pt>
                <c:pt idx="89">
                  <c:v>-9.0125679406181121</c:v>
                </c:pt>
                <c:pt idx="90">
                  <c:v>-9.1137596162705581</c:v>
                </c:pt>
                <c:pt idx="91">
                  <c:v>-2.9078501675463904</c:v>
                </c:pt>
                <c:pt idx="92">
                  <c:v>5.9392763410857752</c:v>
                </c:pt>
                <c:pt idx="93">
                  <c:v>19.654376710561522</c:v>
                </c:pt>
                <c:pt idx="94">
                  <c:v>35.245673972865923</c:v>
                </c:pt>
                <c:pt idx="95">
                  <c:v>44.508045151428277</c:v>
                </c:pt>
                <c:pt idx="96">
                  <c:v>49.405870929303283</c:v>
                </c:pt>
                <c:pt idx="97">
                  <c:v>53.419244710139282</c:v>
                </c:pt>
                <c:pt idx="98">
                  <c:v>56.406283721054784</c:v>
                </c:pt>
                <c:pt idx="99">
                  <c:v>58.797142541021913</c:v>
                </c:pt>
                <c:pt idx="100">
                  <c:v>62.398873110148266</c:v>
                </c:pt>
                <c:pt idx="101">
                  <c:v>65.429472938691603</c:v>
                </c:pt>
                <c:pt idx="102">
                  <c:v>68.089603044067076</c:v>
                </c:pt>
                <c:pt idx="103">
                  <c:v>67.391638581132582</c:v>
                </c:pt>
                <c:pt idx="104">
                  <c:v>67.035840550499842</c:v>
                </c:pt>
                <c:pt idx="105">
                  <c:v>68.611876601580633</c:v>
                </c:pt>
                <c:pt idx="106">
                  <c:v>72.722022920892627</c:v>
                </c:pt>
                <c:pt idx="107">
                  <c:v>78.32583007565195</c:v>
                </c:pt>
                <c:pt idx="108">
                  <c:v>81.756501541257663</c:v>
                </c:pt>
                <c:pt idx="109">
                  <c:v>83.102573387040991</c:v>
                </c:pt>
                <c:pt idx="110">
                  <c:v>82.702207930245152</c:v>
                </c:pt>
                <c:pt idx="111">
                  <c:v>78.333679058732258</c:v>
                </c:pt>
                <c:pt idx="112">
                  <c:v>72.721971019586164</c:v>
                </c:pt>
                <c:pt idx="113">
                  <c:v>63.975227335553235</c:v>
                </c:pt>
                <c:pt idx="114">
                  <c:v>52.480614714380508</c:v>
                </c:pt>
                <c:pt idx="115">
                  <c:v>43.040464556457053</c:v>
                </c:pt>
                <c:pt idx="116">
                  <c:v>36.320243987368244</c:v>
                </c:pt>
                <c:pt idx="117">
                  <c:v>31.983330111111599</c:v>
                </c:pt>
                <c:pt idx="118">
                  <c:v>30.911862207844077</c:v>
                </c:pt>
                <c:pt idx="119">
                  <c:v>32.800976891718868</c:v>
                </c:pt>
                <c:pt idx="120">
                  <c:v>29.512659988808203</c:v>
                </c:pt>
                <c:pt idx="121">
                  <c:v>6.2797205744523339</c:v>
                </c:pt>
                <c:pt idx="122">
                  <c:v>-26.900183513666828</c:v>
                </c:pt>
                <c:pt idx="123">
                  <c:v>-39.46280996913184</c:v>
                </c:pt>
                <c:pt idx="124">
                  <c:v>-45.025141794686213</c:v>
                </c:pt>
                <c:pt idx="125">
                  <c:v>-48.043542320419689</c:v>
                </c:pt>
                <c:pt idx="126">
                  <c:v>-49.044882465579917</c:v>
                </c:pt>
                <c:pt idx="127">
                  <c:v>-57.315221659840709</c:v>
                </c:pt>
                <c:pt idx="128">
                  <c:v>-60.064743606966985</c:v>
                </c:pt>
                <c:pt idx="129">
                  <c:v>-58.592789389553907</c:v>
                </c:pt>
                <c:pt idx="130">
                  <c:v>-57.031123957055975</c:v>
                </c:pt>
                <c:pt idx="131">
                  <c:v>-57.787479572540661</c:v>
                </c:pt>
                <c:pt idx="132">
                  <c:v>-59.141894627716681</c:v>
                </c:pt>
                <c:pt idx="133">
                  <c:v>-60.783785887511335</c:v>
                </c:pt>
                <c:pt idx="134">
                  <c:v>-63.176340086218282</c:v>
                </c:pt>
                <c:pt idx="135">
                  <c:v>-63.773044697582733</c:v>
                </c:pt>
                <c:pt idx="136">
                  <c:v>-63.083144876563217</c:v>
                </c:pt>
                <c:pt idx="137">
                  <c:v>-61.708359994684869</c:v>
                </c:pt>
                <c:pt idx="138">
                  <c:v>-58.787558276199782</c:v>
                </c:pt>
                <c:pt idx="139">
                  <c:v>-57.085493692739867</c:v>
                </c:pt>
                <c:pt idx="140">
                  <c:v>-55.676984642139161</c:v>
                </c:pt>
                <c:pt idx="141">
                  <c:v>-55.556616698745948</c:v>
                </c:pt>
                <c:pt idx="142">
                  <c:v>-54.151116697882586</c:v>
                </c:pt>
                <c:pt idx="143">
                  <c:v>-50.813199480950566</c:v>
                </c:pt>
                <c:pt idx="144">
                  <c:v>-48.857868411482521</c:v>
                </c:pt>
                <c:pt idx="145">
                  <c:v>-46.60573870312426</c:v>
                </c:pt>
                <c:pt idx="146">
                  <c:v>-46.357946204883561</c:v>
                </c:pt>
                <c:pt idx="147">
                  <c:v>-47.341102592808149</c:v>
                </c:pt>
                <c:pt idx="148">
                  <c:v>-48.265056518435848</c:v>
                </c:pt>
                <c:pt idx="149">
                  <c:v>-49.471356070752734</c:v>
                </c:pt>
                <c:pt idx="150">
                  <c:v>-52.223424576689709</c:v>
                </c:pt>
                <c:pt idx="151">
                  <c:v>-54.677724921065717</c:v>
                </c:pt>
                <c:pt idx="152">
                  <c:v>-57.699161633540889</c:v>
                </c:pt>
                <c:pt idx="153">
                  <c:v>-60.301455901874007</c:v>
                </c:pt>
                <c:pt idx="154">
                  <c:v>-60.27041790400083</c:v>
                </c:pt>
                <c:pt idx="155">
                  <c:v>-60.055011121459074</c:v>
                </c:pt>
                <c:pt idx="156">
                  <c:v>-60.406820173237477</c:v>
                </c:pt>
                <c:pt idx="157">
                  <c:v>-61.460300102908931</c:v>
                </c:pt>
                <c:pt idx="158">
                  <c:v>-63.307854182387992</c:v>
                </c:pt>
                <c:pt idx="159">
                  <c:v>-63.001138927560987</c:v>
                </c:pt>
                <c:pt idx="160">
                  <c:v>-61.791340435183933</c:v>
                </c:pt>
                <c:pt idx="161">
                  <c:v>-62.64688597800339</c:v>
                </c:pt>
                <c:pt idx="162">
                  <c:v>-61.397954145132822</c:v>
                </c:pt>
                <c:pt idx="163">
                  <c:v>-58.526543598255259</c:v>
                </c:pt>
                <c:pt idx="164">
                  <c:v>-53.090617975792625</c:v>
                </c:pt>
                <c:pt idx="165">
                  <c:v>-47.076729876399625</c:v>
                </c:pt>
                <c:pt idx="166">
                  <c:v>-41.675634455269794</c:v>
                </c:pt>
                <c:pt idx="167">
                  <c:v>-33.785883426760002</c:v>
                </c:pt>
                <c:pt idx="168">
                  <c:v>-25.172155706342334</c:v>
                </c:pt>
                <c:pt idx="169">
                  <c:v>-9.6790760831275247</c:v>
                </c:pt>
                <c:pt idx="170">
                  <c:v>10.732091975730244</c:v>
                </c:pt>
                <c:pt idx="171">
                  <c:v>27.310348547310742</c:v>
                </c:pt>
                <c:pt idx="172">
                  <c:v>43.587136134743638</c:v>
                </c:pt>
                <c:pt idx="173">
                  <c:v>49.835169088321351</c:v>
                </c:pt>
                <c:pt idx="174">
                  <c:v>47.822462102066808</c:v>
                </c:pt>
                <c:pt idx="175">
                  <c:v>45.030142033193684</c:v>
                </c:pt>
                <c:pt idx="176">
                  <c:v>50.105053297766354</c:v>
                </c:pt>
                <c:pt idx="177">
                  <c:v>51.580626542193599</c:v>
                </c:pt>
                <c:pt idx="178">
                  <c:v>54.245177399013272</c:v>
                </c:pt>
                <c:pt idx="179">
                  <c:v>55.718865691888908</c:v>
                </c:pt>
                <c:pt idx="180">
                  <c:v>53.829245540707227</c:v>
                </c:pt>
                <c:pt idx="181">
                  <c:v>58.038427924591211</c:v>
                </c:pt>
                <c:pt idx="182">
                  <c:v>64.644736184947703</c:v>
                </c:pt>
                <c:pt idx="183">
                  <c:v>69.37074878499196</c:v>
                </c:pt>
                <c:pt idx="184">
                  <c:v>72.392268583452619</c:v>
                </c:pt>
                <c:pt idx="185">
                  <c:v>73.376047764402372</c:v>
                </c:pt>
                <c:pt idx="186">
                  <c:v>70.467278751190619</c:v>
                </c:pt>
                <c:pt idx="187">
                  <c:v>67.363321370565288</c:v>
                </c:pt>
                <c:pt idx="188">
                  <c:v>65.06549133359276</c:v>
                </c:pt>
                <c:pt idx="189">
                  <c:v>65.501471124987148</c:v>
                </c:pt>
                <c:pt idx="190">
                  <c:v>68.562838039767897</c:v>
                </c:pt>
                <c:pt idx="191">
                  <c:v>73.772962176504095</c:v>
                </c:pt>
                <c:pt idx="192">
                  <c:v>78.236989465310813</c:v>
                </c:pt>
                <c:pt idx="193">
                  <c:v>81.829300918490347</c:v>
                </c:pt>
                <c:pt idx="194">
                  <c:v>83.309185135703132</c:v>
                </c:pt>
                <c:pt idx="195">
                  <c:v>83.427261629536716</c:v>
                </c:pt>
                <c:pt idx="196">
                  <c:v>83.068455501026094</c:v>
                </c:pt>
                <c:pt idx="197">
                  <c:v>82.779405949980415</c:v>
                </c:pt>
                <c:pt idx="198">
                  <c:v>83.20961683395862</c:v>
                </c:pt>
                <c:pt idx="199">
                  <c:v>82.977680804035998</c:v>
                </c:pt>
                <c:pt idx="200">
                  <c:v>82.666684891240024</c:v>
                </c:pt>
                <c:pt idx="201">
                  <c:v>81.618476136882009</c:v>
                </c:pt>
                <c:pt idx="202">
                  <c:v>80.331582314819386</c:v>
                </c:pt>
                <c:pt idx="203">
                  <c:v>79.027590195615204</c:v>
                </c:pt>
                <c:pt idx="204">
                  <c:v>78.470504257396456</c:v>
                </c:pt>
                <c:pt idx="205">
                  <c:v>78.878118657746512</c:v>
                </c:pt>
                <c:pt idx="206">
                  <c:v>80.123072101662018</c:v>
                </c:pt>
                <c:pt idx="207">
                  <c:v>81.169825343862129</c:v>
                </c:pt>
                <c:pt idx="208">
                  <c:v>82.385260475670634</c:v>
                </c:pt>
                <c:pt idx="209">
                  <c:v>83.133378480414621</c:v>
                </c:pt>
                <c:pt idx="210">
                  <c:v>84.005091134101178</c:v>
                </c:pt>
                <c:pt idx="211">
                  <c:v>85.267403809519863</c:v>
                </c:pt>
                <c:pt idx="212">
                  <c:v>85.602257580243872</c:v>
                </c:pt>
                <c:pt idx="213">
                  <c:v>83.901970268454065</c:v>
                </c:pt>
                <c:pt idx="214">
                  <c:v>78.904279696766594</c:v>
                </c:pt>
                <c:pt idx="215">
                  <c:v>73.143354941225141</c:v>
                </c:pt>
                <c:pt idx="216">
                  <c:v>67.360758030964746</c:v>
                </c:pt>
                <c:pt idx="217">
                  <c:v>62.476997362558706</c:v>
                </c:pt>
                <c:pt idx="218">
                  <c:v>59.971999918733886</c:v>
                </c:pt>
                <c:pt idx="219">
                  <c:v>58.199189901215263</c:v>
                </c:pt>
                <c:pt idx="220">
                  <c:v>57.69841340540502</c:v>
                </c:pt>
                <c:pt idx="221">
                  <c:v>55.397052094223916</c:v>
                </c:pt>
                <c:pt idx="222">
                  <c:v>49.321678225534221</c:v>
                </c:pt>
                <c:pt idx="223">
                  <c:v>38.740136339049307</c:v>
                </c:pt>
                <c:pt idx="224">
                  <c:v>29.239615394920474</c:v>
                </c:pt>
                <c:pt idx="225">
                  <c:v>18.688953990387372</c:v>
                </c:pt>
                <c:pt idx="226">
                  <c:v>2.8295432096641373</c:v>
                </c:pt>
                <c:pt idx="227">
                  <c:v>-29.172611056601372</c:v>
                </c:pt>
                <c:pt idx="228">
                  <c:v>-55.431232968884785</c:v>
                </c:pt>
                <c:pt idx="229">
                  <c:v>-59.071108650587156</c:v>
                </c:pt>
                <c:pt idx="230">
                  <c:v>-55.640124892592631</c:v>
                </c:pt>
                <c:pt idx="231">
                  <c:v>-48.543191038502293</c:v>
                </c:pt>
                <c:pt idx="232">
                  <c:v>-44.329960832098564</c:v>
                </c:pt>
                <c:pt idx="233">
                  <c:v>-41.04578218655449</c:v>
                </c:pt>
                <c:pt idx="234">
                  <c:v>-47.173452743684408</c:v>
                </c:pt>
                <c:pt idx="235">
                  <c:v>-59.482069991555498</c:v>
                </c:pt>
                <c:pt idx="236">
                  <c:v>-67.959899014780149</c:v>
                </c:pt>
                <c:pt idx="237">
                  <c:v>-71.733322073502521</c:v>
                </c:pt>
                <c:pt idx="238">
                  <c:v>-77.241932814854536</c:v>
                </c:pt>
                <c:pt idx="239">
                  <c:v>-81.096570624147674</c:v>
                </c:pt>
                <c:pt idx="240">
                  <c:v>-79.788888143957394</c:v>
                </c:pt>
                <c:pt idx="241">
                  <c:v>-72.577246278367497</c:v>
                </c:pt>
                <c:pt idx="242">
                  <c:v>-63.076040622565891</c:v>
                </c:pt>
                <c:pt idx="243">
                  <c:v>-55.436927843075317</c:v>
                </c:pt>
                <c:pt idx="244">
                  <c:v>-51.417890776772623</c:v>
                </c:pt>
                <c:pt idx="245">
                  <c:v>-49.950172598536525</c:v>
                </c:pt>
                <c:pt idx="246">
                  <c:v>-49.532372659817241</c:v>
                </c:pt>
                <c:pt idx="247">
                  <c:v>-49.251266215686272</c:v>
                </c:pt>
                <c:pt idx="248">
                  <c:v>-48.053589233427758</c:v>
                </c:pt>
                <c:pt idx="249">
                  <c:v>-47.17457671121106</c:v>
                </c:pt>
                <c:pt idx="250">
                  <c:v>-46.975390590734882</c:v>
                </c:pt>
                <c:pt idx="251">
                  <c:v>-47.79299766634518</c:v>
                </c:pt>
                <c:pt idx="252">
                  <c:v>-49.759749358352394</c:v>
                </c:pt>
                <c:pt idx="253">
                  <c:v>-51.309928623200115</c:v>
                </c:pt>
                <c:pt idx="254">
                  <c:v>-51.532009389880919</c:v>
                </c:pt>
                <c:pt idx="255">
                  <c:v>-52.31209589135441</c:v>
                </c:pt>
                <c:pt idx="256">
                  <c:v>-53.024480499295144</c:v>
                </c:pt>
                <c:pt idx="257">
                  <c:v>-53.808640847374591</c:v>
                </c:pt>
                <c:pt idx="258">
                  <c:v>-55.061911335741613</c:v>
                </c:pt>
                <c:pt idx="259">
                  <c:v>-57.139520051781815</c:v>
                </c:pt>
                <c:pt idx="260">
                  <c:v>-59.754846525093896</c:v>
                </c:pt>
                <c:pt idx="261">
                  <c:v>-62.908641321485526</c:v>
                </c:pt>
                <c:pt idx="262">
                  <c:v>-65.685340813945629</c:v>
                </c:pt>
                <c:pt idx="263">
                  <c:v>-66.981217637974211</c:v>
                </c:pt>
                <c:pt idx="264">
                  <c:v>-66.381678149656182</c:v>
                </c:pt>
                <c:pt idx="265">
                  <c:v>-64.356653017911995</c:v>
                </c:pt>
                <c:pt idx="266">
                  <c:v>-63.129857367985558</c:v>
                </c:pt>
                <c:pt idx="267">
                  <c:v>-63.46219983343628</c:v>
                </c:pt>
                <c:pt idx="268">
                  <c:v>-67.541060891667442</c:v>
                </c:pt>
                <c:pt idx="269">
                  <c:v>-74.791188334223165</c:v>
                </c:pt>
                <c:pt idx="270">
                  <c:v>-81.788131898046814</c:v>
                </c:pt>
                <c:pt idx="271">
                  <c:v>-87.802192343102391</c:v>
                </c:pt>
                <c:pt idx="272">
                  <c:v>-83.865712697450405</c:v>
                </c:pt>
                <c:pt idx="273">
                  <c:v>-76.754220414297706</c:v>
                </c:pt>
                <c:pt idx="274">
                  <c:v>-69.130928082540251</c:v>
                </c:pt>
                <c:pt idx="275">
                  <c:v>-60.249194014256119</c:v>
                </c:pt>
                <c:pt idx="276">
                  <c:v>-41.832343995784278</c:v>
                </c:pt>
                <c:pt idx="277">
                  <c:v>-8.6058753319748877</c:v>
                </c:pt>
                <c:pt idx="278">
                  <c:v>23.454695453622929</c:v>
                </c:pt>
                <c:pt idx="279">
                  <c:v>33.625470019504753</c:v>
                </c:pt>
                <c:pt idx="280">
                  <c:v>30.34182087649371</c:v>
                </c:pt>
                <c:pt idx="281">
                  <c:v>28.600754284362957</c:v>
                </c:pt>
                <c:pt idx="282">
                  <c:v>30.30894205216865</c:v>
                </c:pt>
                <c:pt idx="283">
                  <c:v>34.481798661109565</c:v>
                </c:pt>
                <c:pt idx="284">
                  <c:v>42.040542604530089</c:v>
                </c:pt>
                <c:pt idx="285">
                  <c:v>48.256234813151337</c:v>
                </c:pt>
                <c:pt idx="286">
                  <c:v>46.009525313670579</c:v>
                </c:pt>
                <c:pt idx="287">
                  <c:v>43.80915154607596</c:v>
                </c:pt>
                <c:pt idx="288">
                  <c:v>39.866250958123814</c:v>
                </c:pt>
                <c:pt idx="289">
                  <c:v>37.742701747665024</c:v>
                </c:pt>
                <c:pt idx="290">
                  <c:v>40.615919501112252</c:v>
                </c:pt>
                <c:pt idx="291">
                  <c:v>43.5397008748863</c:v>
                </c:pt>
                <c:pt idx="292">
                  <c:v>46.514778227648677</c:v>
                </c:pt>
                <c:pt idx="293">
                  <c:v>51.85206533615564</c:v>
                </c:pt>
                <c:pt idx="294">
                  <c:v>56.201814506820114</c:v>
                </c:pt>
                <c:pt idx="295">
                  <c:v>59.359139213642472</c:v>
                </c:pt>
                <c:pt idx="296">
                  <c:v>62.083183238677719</c:v>
                </c:pt>
                <c:pt idx="297">
                  <c:v>64.391031546005621</c:v>
                </c:pt>
                <c:pt idx="298">
                  <c:v>65.421090556826158</c:v>
                </c:pt>
                <c:pt idx="299">
                  <c:v>67.033644401416439</c:v>
                </c:pt>
                <c:pt idx="300">
                  <c:v>68.391647760339822</c:v>
                </c:pt>
                <c:pt idx="301">
                  <c:v>68.998256413015724</c:v>
                </c:pt>
                <c:pt idx="302">
                  <c:v>69.153740358617171</c:v>
                </c:pt>
                <c:pt idx="303">
                  <c:v>69.263181208428975</c:v>
                </c:pt>
                <c:pt idx="304">
                  <c:v>69.176825542324636</c:v>
                </c:pt>
                <c:pt idx="305">
                  <c:v>69.450508554139219</c:v>
                </c:pt>
                <c:pt idx="306">
                  <c:v>69.519654511413037</c:v>
                </c:pt>
                <c:pt idx="307">
                  <c:v>69.184070456433318</c:v>
                </c:pt>
                <c:pt idx="308">
                  <c:v>68.262549509825149</c:v>
                </c:pt>
                <c:pt idx="309">
                  <c:v>66.21895800720398</c:v>
                </c:pt>
                <c:pt idx="310">
                  <c:v>63.698891286465432</c:v>
                </c:pt>
                <c:pt idx="311">
                  <c:v>60.566226121590915</c:v>
                </c:pt>
                <c:pt idx="312">
                  <c:v>57.148594912903917</c:v>
                </c:pt>
                <c:pt idx="313">
                  <c:v>52.905157819123673</c:v>
                </c:pt>
                <c:pt idx="314">
                  <c:v>48.639251798631456</c:v>
                </c:pt>
                <c:pt idx="315">
                  <c:v>44.355065606615199</c:v>
                </c:pt>
                <c:pt idx="316">
                  <c:v>40.966145924129748</c:v>
                </c:pt>
                <c:pt idx="317">
                  <c:v>37.615585083106133</c:v>
                </c:pt>
                <c:pt idx="318">
                  <c:v>33.948749421299659</c:v>
                </c:pt>
                <c:pt idx="319">
                  <c:v>29.756982227922027</c:v>
                </c:pt>
                <c:pt idx="320">
                  <c:v>26.330314681184504</c:v>
                </c:pt>
                <c:pt idx="321">
                  <c:v>19.939675752423632</c:v>
                </c:pt>
                <c:pt idx="322">
                  <c:v>13.204843888055969</c:v>
                </c:pt>
                <c:pt idx="323">
                  <c:v>4.4614592891428204</c:v>
                </c:pt>
                <c:pt idx="324">
                  <c:v>-3.731745250752299</c:v>
                </c:pt>
                <c:pt idx="325">
                  <c:v>-9.8045213868846872</c:v>
                </c:pt>
                <c:pt idx="326">
                  <c:v>-15.862480722201802</c:v>
                </c:pt>
                <c:pt idx="327">
                  <c:v>-22.230924370180524</c:v>
                </c:pt>
                <c:pt idx="328">
                  <c:v>-32.064511404166332</c:v>
                </c:pt>
                <c:pt idx="329">
                  <c:v>-41.784467550613613</c:v>
                </c:pt>
                <c:pt idx="330">
                  <c:v>-51.188588515392254</c:v>
                </c:pt>
                <c:pt idx="331">
                  <c:v>-59.094672339818551</c:v>
                </c:pt>
                <c:pt idx="332">
                  <c:v>-64.838661332768368</c:v>
                </c:pt>
                <c:pt idx="333">
                  <c:v>-68.136135410617342</c:v>
                </c:pt>
                <c:pt idx="334">
                  <c:v>-70.828122990098137</c:v>
                </c:pt>
                <c:pt idx="335">
                  <c:v>-73.606244278556176</c:v>
                </c:pt>
                <c:pt idx="336">
                  <c:v>-72.230525582838894</c:v>
                </c:pt>
                <c:pt idx="337">
                  <c:v>-55.895645880107431</c:v>
                </c:pt>
                <c:pt idx="338">
                  <c:v>-47.064090555676721</c:v>
                </c:pt>
                <c:pt idx="339">
                  <c:v>-46.636298206644021</c:v>
                </c:pt>
                <c:pt idx="340">
                  <c:v>-45.912583688678168</c:v>
                </c:pt>
                <c:pt idx="341">
                  <c:v>-41.385184470344157</c:v>
                </c:pt>
                <c:pt idx="342">
                  <c:v>-36.007909638864135</c:v>
                </c:pt>
                <c:pt idx="343">
                  <c:v>-36.399096089852698</c:v>
                </c:pt>
                <c:pt idx="344">
                  <c:v>-42.450561357876985</c:v>
                </c:pt>
                <c:pt idx="345">
                  <c:v>-47.613229181995784</c:v>
                </c:pt>
                <c:pt idx="346">
                  <c:v>-52.294496628293352</c:v>
                </c:pt>
                <c:pt idx="347">
                  <c:v>-56.505897369273434</c:v>
                </c:pt>
                <c:pt idx="348">
                  <c:v>-59.323056029972697</c:v>
                </c:pt>
                <c:pt idx="349">
                  <c:v>-60.778877752126355</c:v>
                </c:pt>
                <c:pt idx="350">
                  <c:v>-60.632859113288021</c:v>
                </c:pt>
                <c:pt idx="351">
                  <c:v>-58.911636465824721</c:v>
                </c:pt>
                <c:pt idx="352">
                  <c:v>-56.518911650484675</c:v>
                </c:pt>
                <c:pt idx="353">
                  <c:v>-54.394746482659762</c:v>
                </c:pt>
                <c:pt idx="354">
                  <c:v>-52.323058611044225</c:v>
                </c:pt>
                <c:pt idx="355">
                  <c:v>-50.609443932850738</c:v>
                </c:pt>
                <c:pt idx="356">
                  <c:v>-49.506406213206553</c:v>
                </c:pt>
                <c:pt idx="357">
                  <c:v>-48.951655546316381</c:v>
                </c:pt>
                <c:pt idx="358">
                  <c:v>-48.472950766516782</c:v>
                </c:pt>
                <c:pt idx="359">
                  <c:v>-48.482075789931372</c:v>
                </c:pt>
                <c:pt idx="360">
                  <c:v>-48.415323233414732</c:v>
                </c:pt>
                <c:pt idx="361">
                  <c:v>-49.469150103891359</c:v>
                </c:pt>
                <c:pt idx="362">
                  <c:v>-51.678493688329716</c:v>
                </c:pt>
                <c:pt idx="363">
                  <c:v>-54.492871346880968</c:v>
                </c:pt>
                <c:pt idx="364">
                  <c:v>-60.017698504366258</c:v>
                </c:pt>
                <c:pt idx="365">
                  <c:v>-64.237236833588582</c:v>
                </c:pt>
                <c:pt idx="366">
                  <c:v>-66.426469601670604</c:v>
                </c:pt>
                <c:pt idx="367">
                  <c:v>-66.807050739960843</c:v>
                </c:pt>
                <c:pt idx="368">
                  <c:v>-65.363220485224375</c:v>
                </c:pt>
                <c:pt idx="369">
                  <c:v>-62.328391124228268</c:v>
                </c:pt>
                <c:pt idx="370">
                  <c:v>-59.627607057604685</c:v>
                </c:pt>
                <c:pt idx="371">
                  <c:v>-57.832350389464246</c:v>
                </c:pt>
                <c:pt idx="372">
                  <c:v>-57.282355687017535</c:v>
                </c:pt>
                <c:pt idx="373">
                  <c:v>-57.658631590658722</c:v>
                </c:pt>
                <c:pt idx="374">
                  <c:v>-56.456604528421238</c:v>
                </c:pt>
                <c:pt idx="375">
                  <c:v>-55.023473629533918</c:v>
                </c:pt>
                <c:pt idx="376">
                  <c:v>-53.964727225164353</c:v>
                </c:pt>
                <c:pt idx="377">
                  <c:v>-50.347046647959289</c:v>
                </c:pt>
                <c:pt idx="378">
                  <c:v>-41.753079815053503</c:v>
                </c:pt>
                <c:pt idx="379">
                  <c:v>-36.540488104521323</c:v>
                </c:pt>
                <c:pt idx="380">
                  <c:v>-25.268815838870825</c:v>
                </c:pt>
                <c:pt idx="381">
                  <c:v>-9.3503331556910911</c:v>
                </c:pt>
                <c:pt idx="382">
                  <c:v>7.9706040838311445</c:v>
                </c:pt>
                <c:pt idx="383">
                  <c:v>19.826665929421139</c:v>
                </c:pt>
                <c:pt idx="384">
                  <c:v>22.600709419318559</c:v>
                </c:pt>
                <c:pt idx="385">
                  <c:v>22.833118414204844</c:v>
                </c:pt>
                <c:pt idx="386">
                  <c:v>18.355179269840026</c:v>
                </c:pt>
                <c:pt idx="387">
                  <c:v>16.405581468183552</c:v>
                </c:pt>
                <c:pt idx="388">
                  <c:v>19.864701918889335</c:v>
                </c:pt>
                <c:pt idx="389">
                  <c:v>29.549356717327033</c:v>
                </c:pt>
                <c:pt idx="390">
                  <c:v>39.22902294254807</c:v>
                </c:pt>
                <c:pt idx="391">
                  <c:v>43.220415277644591</c:v>
                </c:pt>
                <c:pt idx="392">
                  <c:v>46.15183191639202</c:v>
                </c:pt>
                <c:pt idx="393">
                  <c:v>48.943471783303771</c:v>
                </c:pt>
                <c:pt idx="394">
                  <c:v>50.795313285439903</c:v>
                </c:pt>
                <c:pt idx="395">
                  <c:v>53.578534589806154</c:v>
                </c:pt>
                <c:pt idx="396">
                  <c:v>54.527882078049636</c:v>
                </c:pt>
                <c:pt idx="397">
                  <c:v>53.934362840898814</c:v>
                </c:pt>
                <c:pt idx="398">
                  <c:v>53.333596214355815</c:v>
                </c:pt>
                <c:pt idx="399">
                  <c:v>51.691736647353174</c:v>
                </c:pt>
                <c:pt idx="400">
                  <c:v>52.080719958700996</c:v>
                </c:pt>
                <c:pt idx="401">
                  <c:v>53.935536040655961</c:v>
                </c:pt>
                <c:pt idx="402">
                  <c:v>56.975035500716622</c:v>
                </c:pt>
                <c:pt idx="403">
                  <c:v>60.456875518597919</c:v>
                </c:pt>
                <c:pt idx="404">
                  <c:v>63.432311640906512</c:v>
                </c:pt>
                <c:pt idx="405">
                  <c:v>65.397798055563783</c:v>
                </c:pt>
                <c:pt idx="406">
                  <c:v>66.493774105479346</c:v>
                </c:pt>
                <c:pt idx="407">
                  <c:v>67.056724027910576</c:v>
                </c:pt>
                <c:pt idx="408">
                  <c:v>66.389071288308244</c:v>
                </c:pt>
                <c:pt idx="409">
                  <c:v>64.720990746085334</c:v>
                </c:pt>
                <c:pt idx="410">
                  <c:v>62.962098588522153</c:v>
                </c:pt>
                <c:pt idx="411">
                  <c:v>61.373546074516362</c:v>
                </c:pt>
                <c:pt idx="412">
                  <c:v>59.690009736430952</c:v>
                </c:pt>
                <c:pt idx="413">
                  <c:v>57.589876752505205</c:v>
                </c:pt>
                <c:pt idx="414">
                  <c:v>55.247444011905799</c:v>
                </c:pt>
                <c:pt idx="415">
                  <c:v>52.702719081451995</c:v>
                </c:pt>
                <c:pt idx="416">
                  <c:v>49.659213208846595</c:v>
                </c:pt>
                <c:pt idx="417">
                  <c:v>47.659443871713997</c:v>
                </c:pt>
                <c:pt idx="418">
                  <c:v>45.539614011444691</c:v>
                </c:pt>
                <c:pt idx="419">
                  <c:v>42.563703081705043</c:v>
                </c:pt>
                <c:pt idx="420">
                  <c:v>37.738448887102059</c:v>
                </c:pt>
                <c:pt idx="421">
                  <c:v>31.978627546894721</c:v>
                </c:pt>
                <c:pt idx="422">
                  <c:v>26.912482722659504</c:v>
                </c:pt>
                <c:pt idx="423">
                  <c:v>21.802794261134572</c:v>
                </c:pt>
                <c:pt idx="424">
                  <c:v>15.000380498690872</c:v>
                </c:pt>
                <c:pt idx="425">
                  <c:v>7.2253523066432663</c:v>
                </c:pt>
                <c:pt idx="426">
                  <c:v>-0.45565682931924317</c:v>
                </c:pt>
                <c:pt idx="427">
                  <c:v>-8.8621265103323239</c:v>
                </c:pt>
                <c:pt idx="428">
                  <c:v>-14.814288098895929</c:v>
                </c:pt>
                <c:pt idx="429">
                  <c:v>-21.186723821849466</c:v>
                </c:pt>
                <c:pt idx="430">
                  <c:v>-29.947976688868444</c:v>
                </c:pt>
                <c:pt idx="431">
                  <c:v>-44.235826532651565</c:v>
                </c:pt>
                <c:pt idx="432">
                  <c:v>-57.476910310737125</c:v>
                </c:pt>
                <c:pt idx="433">
                  <c:v>-65.328929499288307</c:v>
                </c:pt>
                <c:pt idx="434">
                  <c:v>-69.567105270618057</c:v>
                </c:pt>
                <c:pt idx="435">
                  <c:v>-67.327649371902609</c:v>
                </c:pt>
                <c:pt idx="436">
                  <c:v>-62.006744057595306</c:v>
                </c:pt>
                <c:pt idx="437">
                  <c:v>-47.663503105609834</c:v>
                </c:pt>
                <c:pt idx="438">
                  <c:v>-43.727576607781366</c:v>
                </c:pt>
                <c:pt idx="439">
                  <c:v>-45.183440018549263</c:v>
                </c:pt>
                <c:pt idx="440">
                  <c:v>-47.956105921230225</c:v>
                </c:pt>
                <c:pt idx="441">
                  <c:v>-49.300507450682943</c:v>
                </c:pt>
                <c:pt idx="442">
                  <c:v>-49.205551455225503</c:v>
                </c:pt>
                <c:pt idx="443">
                  <c:v>-47.942781242026413</c:v>
                </c:pt>
                <c:pt idx="444">
                  <c:v>-44.844058660661595</c:v>
                </c:pt>
                <c:pt idx="445">
                  <c:v>-41.190445302226138</c:v>
                </c:pt>
                <c:pt idx="446">
                  <c:v>-37.565506480261291</c:v>
                </c:pt>
                <c:pt idx="447">
                  <c:v>-34.76380802490327</c:v>
                </c:pt>
                <c:pt idx="448">
                  <c:v>-33.26433975122702</c:v>
                </c:pt>
                <c:pt idx="449">
                  <c:v>-32.610961405463307</c:v>
                </c:pt>
                <c:pt idx="450">
                  <c:v>-32.83567346625631</c:v>
                </c:pt>
                <c:pt idx="451">
                  <c:v>-34.349040890882144</c:v>
                </c:pt>
                <c:pt idx="452">
                  <c:v>-36.86456384245308</c:v>
                </c:pt>
                <c:pt idx="453">
                  <c:v>-39.585457452517254</c:v>
                </c:pt>
                <c:pt idx="454">
                  <c:v>-41.261542831843869</c:v>
                </c:pt>
                <c:pt idx="455">
                  <c:v>-43.737157260180609</c:v>
                </c:pt>
                <c:pt idx="456">
                  <c:v>-46.39205997315895</c:v>
                </c:pt>
                <c:pt idx="457">
                  <c:v>-49.009721082363797</c:v>
                </c:pt>
                <c:pt idx="458">
                  <c:v>-51.793408367047569</c:v>
                </c:pt>
                <c:pt idx="459">
                  <c:v>-53.120647575252057</c:v>
                </c:pt>
                <c:pt idx="460">
                  <c:v>-54.194147115765873</c:v>
                </c:pt>
                <c:pt idx="461">
                  <c:v>-57.377851057656564</c:v>
                </c:pt>
                <c:pt idx="462">
                  <c:v>-61.72144644106757</c:v>
                </c:pt>
                <c:pt idx="463">
                  <c:v>-66.918390444504638</c:v>
                </c:pt>
                <c:pt idx="464">
                  <c:v>-72.471911118763359</c:v>
                </c:pt>
                <c:pt idx="465">
                  <c:v>-76.839474335300736</c:v>
                </c:pt>
                <c:pt idx="466">
                  <c:v>-79.449013214639848</c:v>
                </c:pt>
                <c:pt idx="467">
                  <c:v>-80.557117837162664</c:v>
                </c:pt>
                <c:pt idx="468">
                  <c:v>-81.195216569134871</c:v>
                </c:pt>
                <c:pt idx="469">
                  <c:v>-82.378067699122766</c:v>
                </c:pt>
                <c:pt idx="470">
                  <c:v>-84.094327708387155</c:v>
                </c:pt>
                <c:pt idx="471">
                  <c:v>-83.610246637910308</c:v>
                </c:pt>
                <c:pt idx="472">
                  <c:v>-73.541675571821003</c:v>
                </c:pt>
                <c:pt idx="473">
                  <c:v>-63.173972717464274</c:v>
                </c:pt>
                <c:pt idx="474">
                  <c:v>-53.885661873364818</c:v>
                </c:pt>
                <c:pt idx="475">
                  <c:v>-45.195801017514995</c:v>
                </c:pt>
                <c:pt idx="476">
                  <c:v>-31.246021584178656</c:v>
                </c:pt>
                <c:pt idx="477">
                  <c:v>-14.213641958092925</c:v>
                </c:pt>
                <c:pt idx="478">
                  <c:v>7.8379540885466685</c:v>
                </c:pt>
                <c:pt idx="479">
                  <c:v>24.841731769181628</c:v>
                </c:pt>
                <c:pt idx="480">
                  <c:v>32.237395822126196</c:v>
                </c:pt>
                <c:pt idx="481">
                  <c:v>29.322994903763281</c:v>
                </c:pt>
                <c:pt idx="482">
                  <c:v>29.517246240092042</c:v>
                </c:pt>
                <c:pt idx="483">
                  <c:v>28.91607971335392</c:v>
                </c:pt>
                <c:pt idx="484">
                  <c:v>32.111413581478061</c:v>
                </c:pt>
                <c:pt idx="485">
                  <c:v>38.336620982287094</c:v>
                </c:pt>
                <c:pt idx="486">
                  <c:v>42.858381879254168</c:v>
                </c:pt>
                <c:pt idx="487">
                  <c:v>46.072913623973328</c:v>
                </c:pt>
                <c:pt idx="488">
                  <c:v>49.627625711076711</c:v>
                </c:pt>
                <c:pt idx="489">
                  <c:v>51.401521161878854</c:v>
                </c:pt>
                <c:pt idx="490">
                  <c:v>50.983464954926362</c:v>
                </c:pt>
                <c:pt idx="491">
                  <c:v>50.059933521311869</c:v>
                </c:pt>
                <c:pt idx="492">
                  <c:v>50.305957356572009</c:v>
                </c:pt>
                <c:pt idx="493">
                  <c:v>51.726106243547733</c:v>
                </c:pt>
                <c:pt idx="494">
                  <c:v>54.053598627339348</c:v>
                </c:pt>
                <c:pt idx="495">
                  <c:v>55.279709618988434</c:v>
                </c:pt>
                <c:pt idx="496">
                  <c:v>56.327678251630942</c:v>
                </c:pt>
                <c:pt idx="497">
                  <c:v>58.288933810743487</c:v>
                </c:pt>
                <c:pt idx="498">
                  <c:v>59.701623847636377</c:v>
                </c:pt>
                <c:pt idx="499">
                  <c:v>60.468011999962968</c:v>
                </c:pt>
                <c:pt idx="500">
                  <c:v>60.629280109007922</c:v>
                </c:pt>
                <c:pt idx="501">
                  <c:v>60.832158257356717</c:v>
                </c:pt>
                <c:pt idx="502">
                  <c:v>61.444415645901138</c:v>
                </c:pt>
                <c:pt idx="503">
                  <c:v>62.389040433674801</c:v>
                </c:pt>
                <c:pt idx="504">
                  <c:v>63.020421553651524</c:v>
                </c:pt>
                <c:pt idx="505">
                  <c:v>63.19814004793524</c:v>
                </c:pt>
                <c:pt idx="506">
                  <c:v>62.722166618029092</c:v>
                </c:pt>
                <c:pt idx="507">
                  <c:v>61.176628650122431</c:v>
                </c:pt>
                <c:pt idx="508">
                  <c:v>58.850256647535566</c:v>
                </c:pt>
                <c:pt idx="509">
                  <c:v>55.426339524762156</c:v>
                </c:pt>
                <c:pt idx="510">
                  <c:v>52.1944853916985</c:v>
                </c:pt>
                <c:pt idx="511">
                  <c:v>49.796937846793234</c:v>
                </c:pt>
                <c:pt idx="512">
                  <c:v>45.952130987819665</c:v>
                </c:pt>
                <c:pt idx="513">
                  <c:v>42.646764886930292</c:v>
                </c:pt>
                <c:pt idx="514">
                  <c:v>39.879373702942516</c:v>
                </c:pt>
                <c:pt idx="515">
                  <c:v>37.614131993062486</c:v>
                </c:pt>
                <c:pt idx="516">
                  <c:v>36.58058351450498</c:v>
                </c:pt>
                <c:pt idx="517">
                  <c:v>35.716174048471196</c:v>
                </c:pt>
                <c:pt idx="518">
                  <c:v>32.760054383594067</c:v>
                </c:pt>
                <c:pt idx="519">
                  <c:v>27.087878156675934</c:v>
                </c:pt>
                <c:pt idx="520">
                  <c:v>20.343040426333399</c:v>
                </c:pt>
                <c:pt idx="521">
                  <c:v>13.966358050267729</c:v>
                </c:pt>
                <c:pt idx="522">
                  <c:v>7.9153747789682081</c:v>
                </c:pt>
                <c:pt idx="523">
                  <c:v>2.4989017519234369</c:v>
                </c:pt>
                <c:pt idx="524">
                  <c:v>-6.1482752768615221</c:v>
                </c:pt>
                <c:pt idx="525">
                  <c:v>-14.832262699930359</c:v>
                </c:pt>
                <c:pt idx="526">
                  <c:v>-22.517506922010458</c:v>
                </c:pt>
                <c:pt idx="527">
                  <c:v>-32.469266539450707</c:v>
                </c:pt>
                <c:pt idx="528">
                  <c:v>-47.831248249927889</c:v>
                </c:pt>
                <c:pt idx="529">
                  <c:v>-65.241155248613509</c:v>
                </c:pt>
                <c:pt idx="530">
                  <c:v>-75.345724212149875</c:v>
                </c:pt>
                <c:pt idx="531">
                  <c:v>-78.235850454467695</c:v>
                </c:pt>
                <c:pt idx="532">
                  <c:v>-73.150587883555531</c:v>
                </c:pt>
                <c:pt idx="533">
                  <c:v>-66.886362279508191</c:v>
                </c:pt>
                <c:pt idx="534">
                  <c:v>-62.15077356000802</c:v>
                </c:pt>
                <c:pt idx="535">
                  <c:v>-57.226885962281393</c:v>
                </c:pt>
                <c:pt idx="536">
                  <c:v>-48.948365253849609</c:v>
                </c:pt>
                <c:pt idx="537">
                  <c:v>-45.961498175193817</c:v>
                </c:pt>
                <c:pt idx="538">
                  <c:v>-46.383593114035818</c:v>
                </c:pt>
                <c:pt idx="539">
                  <c:v>-47.221527279290314</c:v>
                </c:pt>
                <c:pt idx="540">
                  <c:v>-47.829560502201161</c:v>
                </c:pt>
                <c:pt idx="541">
                  <c:v>-47.698282368451245</c:v>
                </c:pt>
                <c:pt idx="542">
                  <c:v>-45.810084310068198</c:v>
                </c:pt>
                <c:pt idx="543">
                  <c:v>-41.255989327072164</c:v>
                </c:pt>
                <c:pt idx="544">
                  <c:v>-37.037805429442727</c:v>
                </c:pt>
                <c:pt idx="545">
                  <c:v>-35.690648830879475</c:v>
                </c:pt>
                <c:pt idx="546">
                  <c:v>-36.512270414739007</c:v>
                </c:pt>
                <c:pt idx="547">
                  <c:v>-38.824185997404108</c:v>
                </c:pt>
                <c:pt idx="548">
                  <c:v>-42.224912967055694</c:v>
                </c:pt>
                <c:pt idx="549">
                  <c:v>-46.718610080842588</c:v>
                </c:pt>
                <c:pt idx="550">
                  <c:v>-49.970523846110545</c:v>
                </c:pt>
                <c:pt idx="551">
                  <c:v>-49.972819518931395</c:v>
                </c:pt>
                <c:pt idx="552">
                  <c:v>-48.428386520159528</c:v>
                </c:pt>
                <c:pt idx="553">
                  <c:v>-47.165685867073314</c:v>
                </c:pt>
                <c:pt idx="554">
                  <c:v>-47.073504727682248</c:v>
                </c:pt>
                <c:pt idx="555">
                  <c:v>-47.696476705836837</c:v>
                </c:pt>
                <c:pt idx="556">
                  <c:v>-47.533648616468412</c:v>
                </c:pt>
                <c:pt idx="557">
                  <c:v>-45.140540953125559</c:v>
                </c:pt>
                <c:pt idx="558">
                  <c:v>-43.465383282580298</c:v>
                </c:pt>
                <c:pt idx="559">
                  <c:v>-42.198790583731906</c:v>
                </c:pt>
                <c:pt idx="560">
                  <c:v>-41.700282297067027</c:v>
                </c:pt>
                <c:pt idx="561">
                  <c:v>-43.96699306440587</c:v>
                </c:pt>
                <c:pt idx="562">
                  <c:v>-47.995767963367221</c:v>
                </c:pt>
                <c:pt idx="563">
                  <c:v>-52.158082614023463</c:v>
                </c:pt>
                <c:pt idx="564">
                  <c:v>-54.196690371258555</c:v>
                </c:pt>
                <c:pt idx="565">
                  <c:v>-57.629424137929838</c:v>
                </c:pt>
                <c:pt idx="566">
                  <c:v>-59.144064488786412</c:v>
                </c:pt>
                <c:pt idx="567">
                  <c:v>-60.044810850697843</c:v>
                </c:pt>
                <c:pt idx="568">
                  <c:v>-60.685116065065351</c:v>
                </c:pt>
                <c:pt idx="569">
                  <c:v>-57.781220940888829</c:v>
                </c:pt>
                <c:pt idx="570">
                  <c:v>-47.837022572266456</c:v>
                </c:pt>
                <c:pt idx="571">
                  <c:v>-36.154898461970994</c:v>
                </c:pt>
                <c:pt idx="572">
                  <c:v>-27.857747191636218</c:v>
                </c:pt>
                <c:pt idx="573">
                  <c:v>-19.177606843939142</c:v>
                </c:pt>
                <c:pt idx="574">
                  <c:v>-12.680346253155431</c:v>
                </c:pt>
                <c:pt idx="575">
                  <c:v>-1.182832319203923</c:v>
                </c:pt>
                <c:pt idx="576">
                  <c:v>7.5689177224650876</c:v>
                </c:pt>
                <c:pt idx="577">
                  <c:v>15.056220045757016</c:v>
                </c:pt>
                <c:pt idx="578">
                  <c:v>21.777117604994576</c:v>
                </c:pt>
                <c:pt idx="579">
                  <c:v>26.636903772307782</c:v>
                </c:pt>
                <c:pt idx="580">
                  <c:v>29.742132134465347</c:v>
                </c:pt>
                <c:pt idx="581">
                  <c:v>30.421538176623176</c:v>
                </c:pt>
                <c:pt idx="582">
                  <c:v>30.771089245822203</c:v>
                </c:pt>
                <c:pt idx="583">
                  <c:v>33.284669334644377</c:v>
                </c:pt>
                <c:pt idx="584">
                  <c:v>37.720137202853458</c:v>
                </c:pt>
                <c:pt idx="585">
                  <c:v>45.122208390906302</c:v>
                </c:pt>
                <c:pt idx="586">
                  <c:v>53.230647735509145</c:v>
                </c:pt>
                <c:pt idx="587">
                  <c:v>57.176086964992052</c:v>
                </c:pt>
                <c:pt idx="588">
                  <c:v>56.430282487594809</c:v>
                </c:pt>
                <c:pt idx="589">
                  <c:v>55.204541584185982</c:v>
                </c:pt>
                <c:pt idx="590">
                  <c:v>54.936820848511168</c:v>
                </c:pt>
                <c:pt idx="591">
                  <c:v>55.288087271648394</c:v>
                </c:pt>
                <c:pt idx="592">
                  <c:v>56.813810968729591</c:v>
                </c:pt>
                <c:pt idx="593">
                  <c:v>58.145876101037118</c:v>
                </c:pt>
                <c:pt idx="594">
                  <c:v>58.936597991135017</c:v>
                </c:pt>
                <c:pt idx="595">
                  <c:v>59.129631942628606</c:v>
                </c:pt>
                <c:pt idx="596">
                  <c:v>59.155913236934488</c:v>
                </c:pt>
                <c:pt idx="597">
                  <c:v>59.884874665564219</c:v>
                </c:pt>
                <c:pt idx="598">
                  <c:v>60.803441426896235</c:v>
                </c:pt>
                <c:pt idx="599">
                  <c:v>60.548971748491041</c:v>
                </c:pt>
                <c:pt idx="600">
                  <c:v>59.228167050258335</c:v>
                </c:pt>
                <c:pt idx="601">
                  <c:v>57.506441864235597</c:v>
                </c:pt>
                <c:pt idx="602">
                  <c:v>57.131201198946115</c:v>
                </c:pt>
                <c:pt idx="603">
                  <c:v>57.467696286371073</c:v>
                </c:pt>
                <c:pt idx="604">
                  <c:v>56.687568978937534</c:v>
                </c:pt>
                <c:pt idx="605">
                  <c:v>56.016150419920187</c:v>
                </c:pt>
                <c:pt idx="606">
                  <c:v>55.135551524292921</c:v>
                </c:pt>
                <c:pt idx="607">
                  <c:v>53.460127310366055</c:v>
                </c:pt>
                <c:pt idx="608">
                  <c:v>51.967795335259758</c:v>
                </c:pt>
                <c:pt idx="609">
                  <c:v>48.44027718730279</c:v>
                </c:pt>
                <c:pt idx="610">
                  <c:v>45.011117437192233</c:v>
                </c:pt>
                <c:pt idx="611">
                  <c:v>43.039167268564789</c:v>
                </c:pt>
                <c:pt idx="612">
                  <c:v>41.924432233029677</c:v>
                </c:pt>
                <c:pt idx="613">
                  <c:v>41.170796075981542</c:v>
                </c:pt>
                <c:pt idx="614">
                  <c:v>39.111543136259677</c:v>
                </c:pt>
                <c:pt idx="615">
                  <c:v>34.954877930673</c:v>
                </c:pt>
                <c:pt idx="616">
                  <c:v>29.738571024801669</c:v>
                </c:pt>
                <c:pt idx="617">
                  <c:v>24.711796984457362</c:v>
                </c:pt>
                <c:pt idx="618">
                  <c:v>21.802179777402191</c:v>
                </c:pt>
                <c:pt idx="619">
                  <c:v>21.39452885695167</c:v>
                </c:pt>
                <c:pt idx="620">
                  <c:v>13.346821198203825</c:v>
                </c:pt>
                <c:pt idx="621">
                  <c:v>-0.85976851953131628</c:v>
                </c:pt>
                <c:pt idx="622">
                  <c:v>-13.265114241007591</c:v>
                </c:pt>
                <c:pt idx="623">
                  <c:v>-23.686681354667613</c:v>
                </c:pt>
                <c:pt idx="624">
                  <c:v>-33.752503857607913</c:v>
                </c:pt>
                <c:pt idx="625">
                  <c:v>-43.885760047236666</c:v>
                </c:pt>
                <c:pt idx="626">
                  <c:v>-49.800102860989099</c:v>
                </c:pt>
                <c:pt idx="627">
                  <c:v>-54.606947890147111</c:v>
                </c:pt>
                <c:pt idx="628">
                  <c:v>-62.622365843657995</c:v>
                </c:pt>
                <c:pt idx="629">
                  <c:v>-67.471151559246792</c:v>
                </c:pt>
                <c:pt idx="630">
                  <c:v>-68.252620350450158</c:v>
                </c:pt>
                <c:pt idx="631">
                  <c:v>-65.122334996809357</c:v>
                </c:pt>
                <c:pt idx="632">
                  <c:v>-57.881566997061427</c:v>
                </c:pt>
                <c:pt idx="633">
                  <c:v>-48.708325651839786</c:v>
                </c:pt>
                <c:pt idx="634">
                  <c:v>-43.185697124234345</c:v>
                </c:pt>
                <c:pt idx="635">
                  <c:v>-42.918030691108662</c:v>
                </c:pt>
                <c:pt idx="636">
                  <c:v>-44.787835049520886</c:v>
                </c:pt>
                <c:pt idx="637">
                  <c:v>-45.768860999990991</c:v>
                </c:pt>
                <c:pt idx="638">
                  <c:v>-44.543301157503812</c:v>
                </c:pt>
                <c:pt idx="639">
                  <c:v>-41.742959007902755</c:v>
                </c:pt>
                <c:pt idx="640">
                  <c:v>-39.091333150190046</c:v>
                </c:pt>
                <c:pt idx="641">
                  <c:v>-38.842976418433487</c:v>
                </c:pt>
                <c:pt idx="642">
                  <c:v>-40.441949480571168</c:v>
                </c:pt>
                <c:pt idx="643">
                  <c:v>-42.825419919093214</c:v>
                </c:pt>
                <c:pt idx="644">
                  <c:v>-45.221167581587395</c:v>
                </c:pt>
                <c:pt idx="645">
                  <c:v>-46.088899272848053</c:v>
                </c:pt>
                <c:pt idx="646">
                  <c:v>-45.520532209523999</c:v>
                </c:pt>
                <c:pt idx="647">
                  <c:v>-43.943536717074188</c:v>
                </c:pt>
                <c:pt idx="648">
                  <c:v>-42.307550895002535</c:v>
                </c:pt>
                <c:pt idx="649">
                  <c:v>-42.084366298984996</c:v>
                </c:pt>
                <c:pt idx="650">
                  <c:v>-43.2645771805769</c:v>
                </c:pt>
                <c:pt idx="651">
                  <c:v>-46.076973786585697</c:v>
                </c:pt>
                <c:pt idx="652">
                  <c:v>-49.69578525803729</c:v>
                </c:pt>
                <c:pt idx="653">
                  <c:v>-53.223533005525894</c:v>
                </c:pt>
                <c:pt idx="654">
                  <c:v>-55.535045427432166</c:v>
                </c:pt>
                <c:pt idx="655">
                  <c:v>-56.926800104013914</c:v>
                </c:pt>
                <c:pt idx="656">
                  <c:v>-58.402599200691391</c:v>
                </c:pt>
                <c:pt idx="657">
                  <c:v>-58.421026299812944</c:v>
                </c:pt>
                <c:pt idx="658">
                  <c:v>-61.113930277714388</c:v>
                </c:pt>
                <c:pt idx="659">
                  <c:v>-64.950640898947867</c:v>
                </c:pt>
                <c:pt idx="660">
                  <c:v>-68.760330071381702</c:v>
                </c:pt>
                <c:pt idx="661">
                  <c:v>-72.88803237866064</c:v>
                </c:pt>
                <c:pt idx="662">
                  <c:v>-75.472707829462323</c:v>
                </c:pt>
                <c:pt idx="663">
                  <c:v>-75.420883347357801</c:v>
                </c:pt>
                <c:pt idx="664">
                  <c:v>-71.77629520851508</c:v>
                </c:pt>
                <c:pt idx="665">
                  <c:v>-66.071020419302329</c:v>
                </c:pt>
                <c:pt idx="666">
                  <c:v>-62.838006849798369</c:v>
                </c:pt>
                <c:pt idx="667">
                  <c:v>-54.346534608320233</c:v>
                </c:pt>
                <c:pt idx="668">
                  <c:v>-36.576550528492461</c:v>
                </c:pt>
                <c:pt idx="669">
                  <c:v>-15.767428871735056</c:v>
                </c:pt>
                <c:pt idx="670">
                  <c:v>3.8319268330883833</c:v>
                </c:pt>
                <c:pt idx="671">
                  <c:v>12.771492794687255</c:v>
                </c:pt>
                <c:pt idx="672">
                  <c:v>19.58643668256876</c:v>
                </c:pt>
                <c:pt idx="673">
                  <c:v>26.067889415202146</c:v>
                </c:pt>
                <c:pt idx="674">
                  <c:v>31.583071892531464</c:v>
                </c:pt>
                <c:pt idx="675">
                  <c:v>36.952091371492656</c:v>
                </c:pt>
                <c:pt idx="676">
                  <c:v>41.766813522731319</c:v>
                </c:pt>
                <c:pt idx="677">
                  <c:v>42.791157913250636</c:v>
                </c:pt>
                <c:pt idx="678">
                  <c:v>45.729086682547099</c:v>
                </c:pt>
                <c:pt idx="679">
                  <c:v>48.718655670505292</c:v>
                </c:pt>
                <c:pt idx="680">
                  <c:v>51.047081352573237</c:v>
                </c:pt>
                <c:pt idx="681">
                  <c:v>51.698592534515328</c:v>
                </c:pt>
                <c:pt idx="682">
                  <c:v>52.608662388382584</c:v>
                </c:pt>
                <c:pt idx="683">
                  <c:v>52.568039874613838</c:v>
                </c:pt>
                <c:pt idx="684">
                  <c:v>51.052600967634731</c:v>
                </c:pt>
                <c:pt idx="685">
                  <c:v>50.180998931528414</c:v>
                </c:pt>
                <c:pt idx="686">
                  <c:v>52.890186427164096</c:v>
                </c:pt>
                <c:pt idx="687">
                  <c:v>57.604884427431791</c:v>
                </c:pt>
                <c:pt idx="688">
                  <c:v>60.383125577128823</c:v>
                </c:pt>
                <c:pt idx="689">
                  <c:v>61.257439935913787</c:v>
                </c:pt>
                <c:pt idx="690">
                  <c:v>62.152376359232271</c:v>
                </c:pt>
                <c:pt idx="691">
                  <c:v>63.597227144324776</c:v>
                </c:pt>
                <c:pt idx="692">
                  <c:v>64.441761110630409</c:v>
                </c:pt>
                <c:pt idx="693">
                  <c:v>64.007084494468643</c:v>
                </c:pt>
                <c:pt idx="694">
                  <c:v>62.792226039280813</c:v>
                </c:pt>
                <c:pt idx="695">
                  <c:v>61.261458672477971</c:v>
                </c:pt>
                <c:pt idx="696">
                  <c:v>59.923378743498837</c:v>
                </c:pt>
                <c:pt idx="697">
                  <c:v>58.808789293277705</c:v>
                </c:pt>
                <c:pt idx="698">
                  <c:v>57.40574835871822</c:v>
                </c:pt>
                <c:pt idx="699">
                  <c:v>56.882114842932459</c:v>
                </c:pt>
                <c:pt idx="700">
                  <c:v>56.203772220333136</c:v>
                </c:pt>
                <c:pt idx="701">
                  <c:v>55.923254278590711</c:v>
                </c:pt>
                <c:pt idx="702">
                  <c:v>55.597714848410867</c:v>
                </c:pt>
                <c:pt idx="703">
                  <c:v>53.817637646073571</c:v>
                </c:pt>
                <c:pt idx="704">
                  <c:v>51.70848041553451</c:v>
                </c:pt>
                <c:pt idx="705">
                  <c:v>49.895712845146569</c:v>
                </c:pt>
                <c:pt idx="706">
                  <c:v>47.771878275532686</c:v>
                </c:pt>
                <c:pt idx="707">
                  <c:v>46.861769850967178</c:v>
                </c:pt>
                <c:pt idx="708">
                  <c:v>45.710345479920413</c:v>
                </c:pt>
                <c:pt idx="709">
                  <c:v>43.36451166996531</c:v>
                </c:pt>
                <c:pt idx="710">
                  <c:v>42.138102143483735</c:v>
                </c:pt>
                <c:pt idx="711">
                  <c:v>39.227928486930736</c:v>
                </c:pt>
                <c:pt idx="712">
                  <c:v>35.463860114708737</c:v>
                </c:pt>
                <c:pt idx="713">
                  <c:v>29.001179068708787</c:v>
                </c:pt>
                <c:pt idx="714">
                  <c:v>15.910539441731014</c:v>
                </c:pt>
                <c:pt idx="715">
                  <c:v>-5.1740554187101289</c:v>
                </c:pt>
                <c:pt idx="716">
                  <c:v>-29.376890224876476</c:v>
                </c:pt>
                <c:pt idx="717">
                  <c:v>-48.375855784991018</c:v>
                </c:pt>
                <c:pt idx="718">
                  <c:v>-57.432157300167042</c:v>
                </c:pt>
                <c:pt idx="719">
                  <c:v>-56.599689862328468</c:v>
                </c:pt>
                <c:pt idx="720">
                  <c:v>-49.997631741565023</c:v>
                </c:pt>
                <c:pt idx="721">
                  <c:v>-44.034773635304177</c:v>
                </c:pt>
                <c:pt idx="722">
                  <c:v>-36.716364444998554</c:v>
                </c:pt>
                <c:pt idx="723">
                  <c:v>-33.346394236486923</c:v>
                </c:pt>
                <c:pt idx="724">
                  <c:v>-35.871813622844833</c:v>
                </c:pt>
                <c:pt idx="725">
                  <c:v>-41.993902262882258</c:v>
                </c:pt>
                <c:pt idx="726">
                  <c:v>-48.020548389573527</c:v>
                </c:pt>
                <c:pt idx="727">
                  <c:v>-49.001959597694011</c:v>
                </c:pt>
                <c:pt idx="728">
                  <c:v>-45.235093943938828</c:v>
                </c:pt>
                <c:pt idx="729">
                  <c:v>-38.712335744775132</c:v>
                </c:pt>
                <c:pt idx="730">
                  <c:v>-33.524447250475973</c:v>
                </c:pt>
                <c:pt idx="731">
                  <c:v>-33.002884230634024</c:v>
                </c:pt>
                <c:pt idx="732">
                  <c:v>-35.911858219044042</c:v>
                </c:pt>
                <c:pt idx="733">
                  <c:v>-40.108074993507209</c:v>
                </c:pt>
                <c:pt idx="734">
                  <c:v>-44.218082189898489</c:v>
                </c:pt>
                <c:pt idx="735">
                  <c:v>-45.962508946417621</c:v>
                </c:pt>
                <c:pt idx="736">
                  <c:v>-46.679927782582986</c:v>
                </c:pt>
                <c:pt idx="737">
                  <c:v>-46.632616488673762</c:v>
                </c:pt>
                <c:pt idx="738">
                  <c:v>-45.599216916464336</c:v>
                </c:pt>
                <c:pt idx="739">
                  <c:v>-42.808996701794058</c:v>
                </c:pt>
                <c:pt idx="740">
                  <c:v>-40.518417899346431</c:v>
                </c:pt>
                <c:pt idx="741">
                  <c:v>-40.18035308617322</c:v>
                </c:pt>
                <c:pt idx="742">
                  <c:v>-42.184916010011968</c:v>
                </c:pt>
                <c:pt idx="743">
                  <c:v>-45.007196977134264</c:v>
                </c:pt>
                <c:pt idx="744">
                  <c:v>-47.984351686773181</c:v>
                </c:pt>
                <c:pt idx="745">
                  <c:v>-50.911142816436268</c:v>
                </c:pt>
                <c:pt idx="746">
                  <c:v>-54.168313922075932</c:v>
                </c:pt>
                <c:pt idx="747">
                  <c:v>-57.433533704716666</c:v>
                </c:pt>
                <c:pt idx="748">
                  <c:v>-59.838662495061598</c:v>
                </c:pt>
                <c:pt idx="749">
                  <c:v>-62.082772252818302</c:v>
                </c:pt>
                <c:pt idx="750">
                  <c:v>-66.138181121155569</c:v>
                </c:pt>
                <c:pt idx="751">
                  <c:v>-69.559589906993352</c:v>
                </c:pt>
                <c:pt idx="752">
                  <c:v>-74.521598274443903</c:v>
                </c:pt>
                <c:pt idx="753">
                  <c:v>-81.660966353139528</c:v>
                </c:pt>
                <c:pt idx="754">
                  <c:v>-80.117334930972973</c:v>
                </c:pt>
                <c:pt idx="755">
                  <c:v>-73.129492953753086</c:v>
                </c:pt>
                <c:pt idx="756">
                  <c:v>-69.713432464179675</c:v>
                </c:pt>
                <c:pt idx="757">
                  <c:v>-67.403302163814814</c:v>
                </c:pt>
                <c:pt idx="758">
                  <c:v>-62.146061007872746</c:v>
                </c:pt>
                <c:pt idx="759">
                  <c:v>-52.739706322399257</c:v>
                </c:pt>
                <c:pt idx="760">
                  <c:v>-35.321322208449828</c:v>
                </c:pt>
                <c:pt idx="761">
                  <c:v>-13.886035844403057</c:v>
                </c:pt>
                <c:pt idx="762">
                  <c:v>0.97203294032395915</c:v>
                </c:pt>
                <c:pt idx="763">
                  <c:v>8.4424066347839162</c:v>
                </c:pt>
                <c:pt idx="764">
                  <c:v>11.257771943365436</c:v>
                </c:pt>
                <c:pt idx="765">
                  <c:v>17.883491202010632</c:v>
                </c:pt>
                <c:pt idx="766">
                  <c:v>27.133503556172496</c:v>
                </c:pt>
                <c:pt idx="767">
                  <c:v>36.496431333806591</c:v>
                </c:pt>
                <c:pt idx="768">
                  <c:v>42.406123931473857</c:v>
                </c:pt>
                <c:pt idx="769">
                  <c:v>46.185915314851847</c:v>
                </c:pt>
                <c:pt idx="770">
                  <c:v>48.860802525983729</c:v>
                </c:pt>
                <c:pt idx="771">
                  <c:v>48.140166668550982</c:v>
                </c:pt>
                <c:pt idx="772">
                  <c:v>46.392213331878708</c:v>
                </c:pt>
                <c:pt idx="773">
                  <c:v>48.024089831434154</c:v>
                </c:pt>
                <c:pt idx="774">
                  <c:v>48.909987628431047</c:v>
                </c:pt>
                <c:pt idx="775">
                  <c:v>51.288182165112431</c:v>
                </c:pt>
                <c:pt idx="776">
                  <c:v>56.756582840467381</c:v>
                </c:pt>
                <c:pt idx="777">
                  <c:v>61.764257248762767</c:v>
                </c:pt>
                <c:pt idx="778">
                  <c:v>66.433681773600071</c:v>
                </c:pt>
                <c:pt idx="779">
                  <c:v>69.606771538171969</c:v>
                </c:pt>
                <c:pt idx="780">
                  <c:v>70.62808771747801</c:v>
                </c:pt>
                <c:pt idx="781">
                  <c:v>69.871157831395521</c:v>
                </c:pt>
                <c:pt idx="782">
                  <c:v>68.033544192511371</c:v>
                </c:pt>
                <c:pt idx="783">
                  <c:v>65.519668441248641</c:v>
                </c:pt>
                <c:pt idx="784">
                  <c:v>62.605626251226234</c:v>
                </c:pt>
                <c:pt idx="785">
                  <c:v>61.265667772627673</c:v>
                </c:pt>
                <c:pt idx="786">
                  <c:v>61.090439222166012</c:v>
                </c:pt>
                <c:pt idx="787">
                  <c:v>61.365708820489552</c:v>
                </c:pt>
                <c:pt idx="788">
                  <c:v>61.023699526314864</c:v>
                </c:pt>
                <c:pt idx="789">
                  <c:v>59.956354033314035</c:v>
                </c:pt>
                <c:pt idx="790">
                  <c:v>58.340350422641414</c:v>
                </c:pt>
                <c:pt idx="791">
                  <c:v>57.512099110606833</c:v>
                </c:pt>
                <c:pt idx="792">
                  <c:v>55.487051349776188</c:v>
                </c:pt>
                <c:pt idx="793">
                  <c:v>53.113647405474175</c:v>
                </c:pt>
                <c:pt idx="794">
                  <c:v>50.729513053647821</c:v>
                </c:pt>
                <c:pt idx="795">
                  <c:v>47.909980983634256</c:v>
                </c:pt>
                <c:pt idx="796">
                  <c:v>45.477094910088709</c:v>
                </c:pt>
                <c:pt idx="797">
                  <c:v>44.045857237588351</c:v>
                </c:pt>
                <c:pt idx="798">
                  <c:v>42.502567553647715</c:v>
                </c:pt>
                <c:pt idx="799">
                  <c:v>40.919285092837399</c:v>
                </c:pt>
                <c:pt idx="800">
                  <c:v>40.164110942484001</c:v>
                </c:pt>
                <c:pt idx="801">
                  <c:v>39.131666558269849</c:v>
                </c:pt>
                <c:pt idx="802">
                  <c:v>37.311957205651012</c:v>
                </c:pt>
                <c:pt idx="803">
                  <c:v>32.571137961796076</c:v>
                </c:pt>
                <c:pt idx="804">
                  <c:v>24.999325672020593</c:v>
                </c:pt>
                <c:pt idx="805">
                  <c:v>14.682915382643211</c:v>
                </c:pt>
                <c:pt idx="806">
                  <c:v>7.2032221081779246</c:v>
                </c:pt>
                <c:pt idx="807">
                  <c:v>2.9747188701290415</c:v>
                </c:pt>
                <c:pt idx="808">
                  <c:v>0.72945108324397456</c:v>
                </c:pt>
                <c:pt idx="809">
                  <c:v>-1.6106569193677602</c:v>
                </c:pt>
                <c:pt idx="810">
                  <c:v>-8.8695021563860781</c:v>
                </c:pt>
                <c:pt idx="811">
                  <c:v>-23.466000531581859</c:v>
                </c:pt>
                <c:pt idx="812">
                  <c:v>-33.325303765122648</c:v>
                </c:pt>
                <c:pt idx="813">
                  <c:v>-41.840284307674693</c:v>
                </c:pt>
                <c:pt idx="814">
                  <c:v>-50.768539116273807</c:v>
                </c:pt>
                <c:pt idx="815">
                  <c:v>-59.724399784382015</c:v>
                </c:pt>
                <c:pt idx="816">
                  <c:v>-64.383841910598136</c:v>
                </c:pt>
                <c:pt idx="817">
                  <c:v>-57.385706078830111</c:v>
                </c:pt>
                <c:pt idx="818">
                  <c:v>-36.98137331680266</c:v>
                </c:pt>
                <c:pt idx="819">
                  <c:v>-31.969962195158711</c:v>
                </c:pt>
                <c:pt idx="820">
                  <c:v>-37.989517684805996</c:v>
                </c:pt>
                <c:pt idx="821">
                  <c:v>-44.275176739858978</c:v>
                </c:pt>
                <c:pt idx="822">
                  <c:v>-50.552809103166304</c:v>
                </c:pt>
                <c:pt idx="823">
                  <c:v>-53.375565444643215</c:v>
                </c:pt>
                <c:pt idx="824">
                  <c:v>-51.2357560680991</c:v>
                </c:pt>
                <c:pt idx="825">
                  <c:v>-44.946184661972126</c:v>
                </c:pt>
                <c:pt idx="826">
                  <c:v>-37.190568522464069</c:v>
                </c:pt>
                <c:pt idx="827">
                  <c:v>-32.215973895306888</c:v>
                </c:pt>
                <c:pt idx="828">
                  <c:v>-30.64777346729073</c:v>
                </c:pt>
                <c:pt idx="829">
                  <c:v>-31.320278393931211</c:v>
                </c:pt>
                <c:pt idx="830">
                  <c:v>-32.887231577877721</c:v>
                </c:pt>
                <c:pt idx="831">
                  <c:v>-34.013667109042508</c:v>
                </c:pt>
                <c:pt idx="832">
                  <c:v>-34.816273098790219</c:v>
                </c:pt>
                <c:pt idx="833">
                  <c:v>-35.633386393672481</c:v>
                </c:pt>
                <c:pt idx="834">
                  <c:v>-36.439879924992645</c:v>
                </c:pt>
                <c:pt idx="835">
                  <c:v>-36.608864014416007</c:v>
                </c:pt>
                <c:pt idx="836">
                  <c:v>-37.120188974534095</c:v>
                </c:pt>
                <c:pt idx="837">
                  <c:v>-38.174682504652964</c:v>
                </c:pt>
                <c:pt idx="838">
                  <c:v>-40.299733460445353</c:v>
                </c:pt>
                <c:pt idx="839">
                  <c:v>-42.704789248161006</c:v>
                </c:pt>
                <c:pt idx="840">
                  <c:v>-44.690480445629106</c:v>
                </c:pt>
                <c:pt idx="841">
                  <c:v>-44.335651346262381</c:v>
                </c:pt>
                <c:pt idx="842">
                  <c:v>-43.240167557987355</c:v>
                </c:pt>
                <c:pt idx="843">
                  <c:v>-41.909484749954956</c:v>
                </c:pt>
                <c:pt idx="844">
                  <c:v>-39.897390974866589</c:v>
                </c:pt>
                <c:pt idx="845">
                  <c:v>-40.440367432204219</c:v>
                </c:pt>
                <c:pt idx="846">
                  <c:v>-44.053534369621914</c:v>
                </c:pt>
                <c:pt idx="847">
                  <c:v>-48.144857047346456</c:v>
                </c:pt>
                <c:pt idx="848">
                  <c:v>-54.667976532020461</c:v>
                </c:pt>
                <c:pt idx="849">
                  <c:v>-56.12688763949653</c:v>
                </c:pt>
                <c:pt idx="850">
                  <c:v>-55.270544819027116</c:v>
                </c:pt>
                <c:pt idx="851">
                  <c:v>-52.961003494945139</c:v>
                </c:pt>
                <c:pt idx="852">
                  <c:v>-44.536897042583028</c:v>
                </c:pt>
                <c:pt idx="853">
                  <c:v>-42.267571132333515</c:v>
                </c:pt>
                <c:pt idx="854">
                  <c:v>-36.653989247712474</c:v>
                </c:pt>
                <c:pt idx="855">
                  <c:v>-27.964028241619204</c:v>
                </c:pt>
                <c:pt idx="856">
                  <c:v>-15.404798509470501</c:v>
                </c:pt>
                <c:pt idx="857">
                  <c:v>-1.3559656539332106</c:v>
                </c:pt>
                <c:pt idx="858">
                  <c:v>7.7075555669825881</c:v>
                </c:pt>
                <c:pt idx="859">
                  <c:v>17.457895979128505</c:v>
                </c:pt>
                <c:pt idx="860">
                  <c:v>23.278891166739765</c:v>
                </c:pt>
                <c:pt idx="861">
                  <c:v>24.677941394538198</c:v>
                </c:pt>
                <c:pt idx="862">
                  <c:v>27.321514383907829</c:v>
                </c:pt>
                <c:pt idx="863">
                  <c:v>29.853998167882704</c:v>
                </c:pt>
                <c:pt idx="864">
                  <c:v>33.393542660203387</c:v>
                </c:pt>
                <c:pt idx="865">
                  <c:v>38.748686705686787</c:v>
                </c:pt>
                <c:pt idx="866">
                  <c:v>43.386885344374789</c:v>
                </c:pt>
                <c:pt idx="867">
                  <c:v>47.595065016049993</c:v>
                </c:pt>
                <c:pt idx="868">
                  <c:v>50.408473282126991</c:v>
                </c:pt>
                <c:pt idx="869">
                  <c:v>53.047580202496412</c:v>
                </c:pt>
                <c:pt idx="870">
                  <c:v>55.687764119692339</c:v>
                </c:pt>
                <c:pt idx="871">
                  <c:v>57.216873148526652</c:v>
                </c:pt>
                <c:pt idx="872">
                  <c:v>58.849681959165643</c:v>
                </c:pt>
                <c:pt idx="873">
                  <c:v>60.670147125544396</c:v>
                </c:pt>
                <c:pt idx="874">
                  <c:v>62.984876136797801</c:v>
                </c:pt>
                <c:pt idx="875">
                  <c:v>64.172897014373461</c:v>
                </c:pt>
                <c:pt idx="876">
                  <c:v>64.659561374193402</c:v>
                </c:pt>
                <c:pt idx="877">
                  <c:v>64.578441756006995</c:v>
                </c:pt>
                <c:pt idx="878">
                  <c:v>63.819956954847214</c:v>
                </c:pt>
                <c:pt idx="879">
                  <c:v>63.330506006590696</c:v>
                </c:pt>
                <c:pt idx="880">
                  <c:v>61.72505459907314</c:v>
                </c:pt>
                <c:pt idx="881">
                  <c:v>59.763212349026084</c:v>
                </c:pt>
                <c:pt idx="882">
                  <c:v>58.191481766529456</c:v>
                </c:pt>
                <c:pt idx="883">
                  <c:v>57.276138360157361</c:v>
                </c:pt>
                <c:pt idx="884">
                  <c:v>56.869287873360825</c:v>
                </c:pt>
                <c:pt idx="885">
                  <c:v>55.375289013381312</c:v>
                </c:pt>
                <c:pt idx="886">
                  <c:v>52.496751356476814</c:v>
                </c:pt>
                <c:pt idx="887">
                  <c:v>48.376126439076181</c:v>
                </c:pt>
                <c:pt idx="888">
                  <c:v>44.618298620005667</c:v>
                </c:pt>
                <c:pt idx="889">
                  <c:v>41.737343302001634</c:v>
                </c:pt>
                <c:pt idx="890">
                  <c:v>38.646349146018345</c:v>
                </c:pt>
                <c:pt idx="891">
                  <c:v>36.512537570609069</c:v>
                </c:pt>
                <c:pt idx="892">
                  <c:v>33.594495910806543</c:v>
                </c:pt>
                <c:pt idx="893">
                  <c:v>28.768654220633326</c:v>
                </c:pt>
                <c:pt idx="894">
                  <c:v>24.714067305530701</c:v>
                </c:pt>
                <c:pt idx="895">
                  <c:v>21.098955001286559</c:v>
                </c:pt>
                <c:pt idx="896">
                  <c:v>16.26663214402749</c:v>
                </c:pt>
                <c:pt idx="897">
                  <c:v>11.419411685836765</c:v>
                </c:pt>
                <c:pt idx="898">
                  <c:v>5.0970749378103299</c:v>
                </c:pt>
                <c:pt idx="899">
                  <c:v>-2.5989078964760939</c:v>
                </c:pt>
                <c:pt idx="900">
                  <c:v>-11.192580918865477</c:v>
                </c:pt>
                <c:pt idx="901">
                  <c:v>-21.654793864525157</c:v>
                </c:pt>
                <c:pt idx="902">
                  <c:v>-32.324502323951087</c:v>
                </c:pt>
                <c:pt idx="903">
                  <c:v>-39.892947333298252</c:v>
                </c:pt>
                <c:pt idx="904">
                  <c:v>-44.206500898102043</c:v>
                </c:pt>
                <c:pt idx="905">
                  <c:v>-48.054930646625841</c:v>
                </c:pt>
                <c:pt idx="906">
                  <c:v>-53.476573650361679</c:v>
                </c:pt>
                <c:pt idx="907">
                  <c:v>-57.817980988121548</c:v>
                </c:pt>
                <c:pt idx="908">
                  <c:v>-63.062966403968588</c:v>
                </c:pt>
                <c:pt idx="909">
                  <c:v>-67.467023429471425</c:v>
                </c:pt>
                <c:pt idx="910">
                  <c:v>-70.699013992315869</c:v>
                </c:pt>
                <c:pt idx="911">
                  <c:v>-69.739980716202737</c:v>
                </c:pt>
                <c:pt idx="912">
                  <c:v>-62.342103668067175</c:v>
                </c:pt>
                <c:pt idx="913">
                  <c:v>-54.874907336564938</c:v>
                </c:pt>
                <c:pt idx="914">
                  <c:v>-50.441915419077318</c:v>
                </c:pt>
                <c:pt idx="915">
                  <c:v>-50.200800768061768</c:v>
                </c:pt>
                <c:pt idx="916">
                  <c:v>-50.62995602527171</c:v>
                </c:pt>
                <c:pt idx="917">
                  <c:v>-50.815436926721041</c:v>
                </c:pt>
                <c:pt idx="918">
                  <c:v>-49.458566250170463</c:v>
                </c:pt>
                <c:pt idx="919">
                  <c:v>-47.399814006138996</c:v>
                </c:pt>
                <c:pt idx="920">
                  <c:v>-44.645227812175548</c:v>
                </c:pt>
                <c:pt idx="921">
                  <c:v>-41.51875376985106</c:v>
                </c:pt>
                <c:pt idx="922">
                  <c:v>-38.347143108149865</c:v>
                </c:pt>
                <c:pt idx="923">
                  <c:v>-36.597621326413446</c:v>
                </c:pt>
                <c:pt idx="924">
                  <c:v>-38.488356776098165</c:v>
                </c:pt>
                <c:pt idx="925">
                  <c:v>-42.763993062533146</c:v>
                </c:pt>
                <c:pt idx="926">
                  <c:v>-47.234043610006125</c:v>
                </c:pt>
                <c:pt idx="927">
                  <c:v>-50.75730535976588</c:v>
                </c:pt>
                <c:pt idx="928">
                  <c:v>-53.491323081250577</c:v>
                </c:pt>
                <c:pt idx="929">
                  <c:v>-55.836170380831291</c:v>
                </c:pt>
                <c:pt idx="930">
                  <c:v>-56.808121060913237</c:v>
                </c:pt>
                <c:pt idx="931">
                  <c:v>-56.462242162837711</c:v>
                </c:pt>
                <c:pt idx="932">
                  <c:v>-55.747211121833416</c:v>
                </c:pt>
                <c:pt idx="933">
                  <c:v>-54.80736477163628</c:v>
                </c:pt>
                <c:pt idx="934">
                  <c:v>-55.219935881195042</c:v>
                </c:pt>
                <c:pt idx="935">
                  <c:v>-57.396557875044905</c:v>
                </c:pt>
                <c:pt idx="936">
                  <c:v>-61.786120529295182</c:v>
                </c:pt>
                <c:pt idx="937">
                  <c:v>-68.51679678491125</c:v>
                </c:pt>
                <c:pt idx="938">
                  <c:v>-76.170509081927506</c:v>
                </c:pt>
                <c:pt idx="939">
                  <c:v>-81.369783496060663</c:v>
                </c:pt>
                <c:pt idx="940">
                  <c:v>-80.074219365551983</c:v>
                </c:pt>
                <c:pt idx="941">
                  <c:v>-77.676876910622937</c:v>
                </c:pt>
                <c:pt idx="942">
                  <c:v>-71.305439508167197</c:v>
                </c:pt>
                <c:pt idx="943">
                  <c:v>-59.051821349297704</c:v>
                </c:pt>
                <c:pt idx="944">
                  <c:v>-43.370314543203698</c:v>
                </c:pt>
                <c:pt idx="945">
                  <c:v>-28.671953378325075</c:v>
                </c:pt>
                <c:pt idx="946">
                  <c:v>-17.209126509423044</c:v>
                </c:pt>
                <c:pt idx="947">
                  <c:v>-11.044087236640239</c:v>
                </c:pt>
                <c:pt idx="948">
                  <c:v>-5.8040346823674103</c:v>
                </c:pt>
                <c:pt idx="949">
                  <c:v>1.3391511140073784</c:v>
                </c:pt>
                <c:pt idx="950">
                  <c:v>9.4897157319861574</c:v>
                </c:pt>
                <c:pt idx="951">
                  <c:v>20.072840507118919</c:v>
                </c:pt>
                <c:pt idx="952">
                  <c:v>27.726863823167637</c:v>
                </c:pt>
                <c:pt idx="953">
                  <c:v>28.993419319219054</c:v>
                </c:pt>
                <c:pt idx="954">
                  <c:v>29.085378979082062</c:v>
                </c:pt>
                <c:pt idx="955">
                  <c:v>31.225216631312151</c:v>
                </c:pt>
                <c:pt idx="956">
                  <c:v>33.886275177726375</c:v>
                </c:pt>
                <c:pt idx="957">
                  <c:v>38.087690336526087</c:v>
                </c:pt>
                <c:pt idx="958">
                  <c:v>41.190820510892038</c:v>
                </c:pt>
                <c:pt idx="959">
                  <c:v>44.847113517877112</c:v>
                </c:pt>
                <c:pt idx="960">
                  <c:v>49.87874045567002</c:v>
                </c:pt>
                <c:pt idx="961">
                  <c:v>52.737302938361935</c:v>
                </c:pt>
                <c:pt idx="962">
                  <c:v>53.301462940400164</c:v>
                </c:pt>
                <c:pt idx="963">
                  <c:v>53.777320217210885</c:v>
                </c:pt>
                <c:pt idx="964">
                  <c:v>55.158111185201165</c:v>
                </c:pt>
                <c:pt idx="965">
                  <c:v>56.751225614661905</c:v>
                </c:pt>
                <c:pt idx="966">
                  <c:v>58.466853032379333</c:v>
                </c:pt>
                <c:pt idx="967">
                  <c:v>60.067960082425728</c:v>
                </c:pt>
                <c:pt idx="968">
                  <c:v>63.147060690574932</c:v>
                </c:pt>
                <c:pt idx="969">
                  <c:v>64.913695684751914</c:v>
                </c:pt>
                <c:pt idx="970">
                  <c:v>65.812540608745906</c:v>
                </c:pt>
                <c:pt idx="971">
                  <c:v>66.228535631574829</c:v>
                </c:pt>
                <c:pt idx="972">
                  <c:v>66.394430124286288</c:v>
                </c:pt>
                <c:pt idx="973">
                  <c:v>66.308423435110271</c:v>
                </c:pt>
                <c:pt idx="974">
                  <c:v>65.730244824251812</c:v>
                </c:pt>
                <c:pt idx="975">
                  <c:v>64.613467563743825</c:v>
                </c:pt>
                <c:pt idx="976">
                  <c:v>62.966804344143725</c:v>
                </c:pt>
                <c:pt idx="977">
                  <c:v>60.29994209249967</c:v>
                </c:pt>
                <c:pt idx="978">
                  <c:v>57.036712950432488</c:v>
                </c:pt>
                <c:pt idx="979">
                  <c:v>53.199955220478301</c:v>
                </c:pt>
                <c:pt idx="980">
                  <c:v>47.726133729420553</c:v>
                </c:pt>
                <c:pt idx="981">
                  <c:v>43.296879507089024</c:v>
                </c:pt>
                <c:pt idx="982">
                  <c:v>40.217259024417096</c:v>
                </c:pt>
                <c:pt idx="983">
                  <c:v>39.043022611356186</c:v>
                </c:pt>
                <c:pt idx="984">
                  <c:v>39.5837278717378</c:v>
                </c:pt>
                <c:pt idx="985">
                  <c:v>40.898631645527765</c:v>
                </c:pt>
                <c:pt idx="986">
                  <c:v>42.237881573505462</c:v>
                </c:pt>
                <c:pt idx="987">
                  <c:v>41.194873408944176</c:v>
                </c:pt>
                <c:pt idx="988">
                  <c:v>38.71226427761497</c:v>
                </c:pt>
                <c:pt idx="989">
                  <c:v>36.242067042582377</c:v>
                </c:pt>
                <c:pt idx="990">
                  <c:v>27.936968171121976</c:v>
                </c:pt>
                <c:pt idx="991">
                  <c:v>14.839873736732649</c:v>
                </c:pt>
                <c:pt idx="992">
                  <c:v>9.1821889308197253</c:v>
                </c:pt>
                <c:pt idx="993">
                  <c:v>5.5625962109795042</c:v>
                </c:pt>
                <c:pt idx="994">
                  <c:v>0.63268931105819015</c:v>
                </c:pt>
                <c:pt idx="995">
                  <c:v>-10.020049752124621</c:v>
                </c:pt>
                <c:pt idx="996">
                  <c:v>-23.944317547439045</c:v>
                </c:pt>
                <c:pt idx="997">
                  <c:v>-35.641752468235573</c:v>
                </c:pt>
                <c:pt idx="998">
                  <c:v>-41.824474207309379</c:v>
                </c:pt>
                <c:pt idx="999">
                  <c:v>-50.528091747566812</c:v>
                </c:pt>
                <c:pt idx="1000">
                  <c:v>-58.224823784625222</c:v>
                </c:pt>
                <c:pt idx="1001">
                  <c:v>-60.944409356153166</c:v>
                </c:pt>
                <c:pt idx="1002">
                  <c:v>-63.208204652307991</c:v>
                </c:pt>
                <c:pt idx="1003">
                  <c:v>-61.787864975554335</c:v>
                </c:pt>
                <c:pt idx="1004">
                  <c:v>-53.850797924052003</c:v>
                </c:pt>
                <c:pt idx="1005">
                  <c:v>-47.707987087036585</c:v>
                </c:pt>
                <c:pt idx="1006">
                  <c:v>-44.545138201405969</c:v>
                </c:pt>
                <c:pt idx="1007">
                  <c:v>-43.936465398028979</c:v>
                </c:pt>
                <c:pt idx="1008">
                  <c:v>-43.888405250831546</c:v>
                </c:pt>
                <c:pt idx="1009">
                  <c:v>-42.04118743044571</c:v>
                </c:pt>
                <c:pt idx="1010">
                  <c:v>-41.339286222518567</c:v>
                </c:pt>
                <c:pt idx="1011">
                  <c:v>-40.570702086381523</c:v>
                </c:pt>
                <c:pt idx="1012">
                  <c:v>-40.510902609155586</c:v>
                </c:pt>
                <c:pt idx="1013">
                  <c:v>-40.629651187293533</c:v>
                </c:pt>
                <c:pt idx="1014">
                  <c:v>-41.317152791376216</c:v>
                </c:pt>
                <c:pt idx="1015">
                  <c:v>-41.931459616075372</c:v>
                </c:pt>
                <c:pt idx="1016">
                  <c:v>-41.728520623178483</c:v>
                </c:pt>
                <c:pt idx="1017">
                  <c:v>-39.764683577260136</c:v>
                </c:pt>
                <c:pt idx="1018">
                  <c:v>-38.340156103262558</c:v>
                </c:pt>
                <c:pt idx="1019">
                  <c:v>-37.311925896868026</c:v>
                </c:pt>
                <c:pt idx="1020">
                  <c:v>-36.361383080507061</c:v>
                </c:pt>
                <c:pt idx="1021">
                  <c:v>-36.805589680172105</c:v>
                </c:pt>
                <c:pt idx="1022">
                  <c:v>-39.160839215547647</c:v>
                </c:pt>
                <c:pt idx="1023">
                  <c:v>-42.316727395318388</c:v>
                </c:pt>
                <c:pt idx="1024">
                  <c:v>-45.436166442896827</c:v>
                </c:pt>
                <c:pt idx="1025">
                  <c:v>-47.64750640176694</c:v>
                </c:pt>
                <c:pt idx="1026">
                  <c:v>-48.540007832934222</c:v>
                </c:pt>
                <c:pt idx="1027">
                  <c:v>-46.650669971929737</c:v>
                </c:pt>
                <c:pt idx="1028">
                  <c:v>-42.775997731886932</c:v>
                </c:pt>
                <c:pt idx="1029">
                  <c:v>-42.957977037538761</c:v>
                </c:pt>
                <c:pt idx="1030">
                  <c:v>-45.330180175749945</c:v>
                </c:pt>
                <c:pt idx="1031">
                  <c:v>-47.567238616775654</c:v>
                </c:pt>
                <c:pt idx="1032">
                  <c:v>-49.697869849424855</c:v>
                </c:pt>
                <c:pt idx="1033">
                  <c:v>-50.626486571295061</c:v>
                </c:pt>
                <c:pt idx="1034">
                  <c:v>-52.566082534769691</c:v>
                </c:pt>
                <c:pt idx="1035">
                  <c:v>-55.485945787534469</c:v>
                </c:pt>
                <c:pt idx="1036">
                  <c:v>-59.101310850422266</c:v>
                </c:pt>
                <c:pt idx="1037">
                  <c:v>-60.806023518904716</c:v>
                </c:pt>
                <c:pt idx="1038">
                  <c:v>-62.139230226319434</c:v>
                </c:pt>
                <c:pt idx="1039">
                  <c:v>-65.583958823683631</c:v>
                </c:pt>
                <c:pt idx="1040">
                  <c:v>-71.337876910429657</c:v>
                </c:pt>
                <c:pt idx="1041">
                  <c:v>-71.676556131145546</c:v>
                </c:pt>
                <c:pt idx="1042">
                  <c:v>-66.95241135541913</c:v>
                </c:pt>
                <c:pt idx="1043">
                  <c:v>-54.792630559163022</c:v>
                </c:pt>
                <c:pt idx="1044">
                  <c:v>-34.232726994822585</c:v>
                </c:pt>
                <c:pt idx="1045">
                  <c:v>-13.240978943919639</c:v>
                </c:pt>
                <c:pt idx="1046">
                  <c:v>7.8878669769122745</c:v>
                </c:pt>
                <c:pt idx="1047">
                  <c:v>21.418300474630879</c:v>
                </c:pt>
                <c:pt idx="1048">
                  <c:v>20.129489484718309</c:v>
                </c:pt>
                <c:pt idx="1049">
                  <c:v>21.397716715809587</c:v>
                </c:pt>
                <c:pt idx="1050">
                  <c:v>22.424232670414188</c:v>
                </c:pt>
                <c:pt idx="1051">
                  <c:v>23.118401565761033</c:v>
                </c:pt>
                <c:pt idx="1052">
                  <c:v>29.208303665550201</c:v>
                </c:pt>
                <c:pt idx="1053">
                  <c:v>33.892801957078866</c:v>
                </c:pt>
                <c:pt idx="1054">
                  <c:v>36.523851164003347</c:v>
                </c:pt>
                <c:pt idx="1055">
                  <c:v>40.431774970333819</c:v>
                </c:pt>
                <c:pt idx="1056">
                  <c:v>41.45112847312339</c:v>
                </c:pt>
                <c:pt idx="1057">
                  <c:v>40.488542177965705</c:v>
                </c:pt>
                <c:pt idx="1058">
                  <c:v>42.349245390658396</c:v>
                </c:pt>
                <c:pt idx="1059">
                  <c:v>46.167201308429462</c:v>
                </c:pt>
                <c:pt idx="1060">
                  <c:v>50.668800765545477</c:v>
                </c:pt>
                <c:pt idx="1061">
                  <c:v>55.26237819853587</c:v>
                </c:pt>
                <c:pt idx="1062">
                  <c:v>58.288397603088569</c:v>
                </c:pt>
                <c:pt idx="1063">
                  <c:v>60.377564212982712</c:v>
                </c:pt>
                <c:pt idx="1064">
                  <c:v>61.663162681345092</c:v>
                </c:pt>
                <c:pt idx="1065">
                  <c:v>61.851127102685382</c:v>
                </c:pt>
                <c:pt idx="1066">
                  <c:v>62.140709871122141</c:v>
                </c:pt>
                <c:pt idx="1067">
                  <c:v>63.189149195906815</c:v>
                </c:pt>
                <c:pt idx="1068">
                  <c:v>65.154080117850413</c:v>
                </c:pt>
                <c:pt idx="1069">
                  <c:v>66.571412604170234</c:v>
                </c:pt>
                <c:pt idx="1070">
                  <c:v>66.174686495782154</c:v>
                </c:pt>
                <c:pt idx="1071">
                  <c:v>64.867659537390765</c:v>
                </c:pt>
                <c:pt idx="1072">
                  <c:v>63.264112027440213</c:v>
                </c:pt>
                <c:pt idx="1073">
                  <c:v>61.177773733037789</c:v>
                </c:pt>
                <c:pt idx="1074">
                  <c:v>59.55744845866316</c:v>
                </c:pt>
                <c:pt idx="1075">
                  <c:v>58.829770239305333</c:v>
                </c:pt>
                <c:pt idx="1076">
                  <c:v>57.905565562904272</c:v>
                </c:pt>
                <c:pt idx="1077">
                  <c:v>57.314677938898136</c:v>
                </c:pt>
                <c:pt idx="1078">
                  <c:v>56.891675897501727</c:v>
                </c:pt>
                <c:pt idx="1079">
                  <c:v>55.220653009511409</c:v>
                </c:pt>
                <c:pt idx="1080">
                  <c:v>52.918019964954723</c:v>
                </c:pt>
                <c:pt idx="1081">
                  <c:v>51.509129743645921</c:v>
                </c:pt>
                <c:pt idx="1082">
                  <c:v>50.688828601385126</c:v>
                </c:pt>
                <c:pt idx="1083">
                  <c:v>51.197353333644948</c:v>
                </c:pt>
                <c:pt idx="1084">
                  <c:v>51.968536250557392</c:v>
                </c:pt>
                <c:pt idx="1085">
                  <c:v>51.411993921959365</c:v>
                </c:pt>
                <c:pt idx="1086">
                  <c:v>49.650851257857653</c:v>
                </c:pt>
                <c:pt idx="1087">
                  <c:v>48.082478845265612</c:v>
                </c:pt>
                <c:pt idx="1088">
                  <c:v>43.810642544052946</c:v>
                </c:pt>
                <c:pt idx="1089">
                  <c:v>37.202425593958857</c:v>
                </c:pt>
                <c:pt idx="1090">
                  <c:v>31.342051961107032</c:v>
                </c:pt>
                <c:pt idx="1091">
                  <c:v>27.136739740878159</c:v>
                </c:pt>
                <c:pt idx="1092">
                  <c:v>23.990514948827485</c:v>
                </c:pt>
                <c:pt idx="1093">
                  <c:v>18.552115967132952</c:v>
                </c:pt>
                <c:pt idx="1094">
                  <c:v>6.9618930629067064</c:v>
                </c:pt>
                <c:pt idx="1095">
                  <c:v>-11.676886820951307</c:v>
                </c:pt>
                <c:pt idx="1096">
                  <c:v>-27.882987943897735</c:v>
                </c:pt>
                <c:pt idx="1097">
                  <c:v>-35.105532360238392</c:v>
                </c:pt>
                <c:pt idx="1098">
                  <c:v>-33.479400268963332</c:v>
                </c:pt>
                <c:pt idx="1099">
                  <c:v>-28.471331129570089</c:v>
                </c:pt>
                <c:pt idx="1100">
                  <c:v>-30.021084646893911</c:v>
                </c:pt>
                <c:pt idx="1101">
                  <c:v>-39.53662664254815</c:v>
                </c:pt>
                <c:pt idx="1102">
                  <c:v>-49.523618937240215</c:v>
                </c:pt>
                <c:pt idx="1103">
                  <c:v>-55.740593366440898</c:v>
                </c:pt>
                <c:pt idx="1104">
                  <c:v>-58.693551683724117</c:v>
                </c:pt>
                <c:pt idx="1105">
                  <c:v>-58.506936525952938</c:v>
                </c:pt>
                <c:pt idx="1106">
                  <c:v>-56.865645867974884</c:v>
                </c:pt>
                <c:pt idx="1107">
                  <c:v>-52.389019493621028</c:v>
                </c:pt>
                <c:pt idx="1108">
                  <c:v>-49.355647327188564</c:v>
                </c:pt>
                <c:pt idx="1109">
                  <c:v>-47.746509658613533</c:v>
                </c:pt>
                <c:pt idx="1110">
                  <c:v>-46.665125556813251</c:v>
                </c:pt>
                <c:pt idx="1111">
                  <c:v>-45.782319782179414</c:v>
                </c:pt>
                <c:pt idx="1112">
                  <c:v>-44.492333847570045</c:v>
                </c:pt>
                <c:pt idx="1113">
                  <c:v>-42.421439963994153</c:v>
                </c:pt>
                <c:pt idx="1114">
                  <c:v>-39.669908646957126</c:v>
                </c:pt>
                <c:pt idx="1115">
                  <c:v>-37.292009851378751</c:v>
                </c:pt>
                <c:pt idx="1116">
                  <c:v>-36.045508293955528</c:v>
                </c:pt>
                <c:pt idx="1117">
                  <c:v>-36.238166267374623</c:v>
                </c:pt>
                <c:pt idx="1118">
                  <c:v>-38.88212998061821</c:v>
                </c:pt>
                <c:pt idx="1119">
                  <c:v>-43.334143401609523</c:v>
                </c:pt>
                <c:pt idx="1120">
                  <c:v>-48.311799681374254</c:v>
                </c:pt>
                <c:pt idx="1121">
                  <c:v>-51.756600861212796</c:v>
                </c:pt>
                <c:pt idx="1122">
                  <c:v>-53.564880316597872</c:v>
                </c:pt>
                <c:pt idx="1123">
                  <c:v>-54.03266044112646</c:v>
                </c:pt>
                <c:pt idx="1124">
                  <c:v>-55.150787409728011</c:v>
                </c:pt>
                <c:pt idx="1125">
                  <c:v>-56.85638202898955</c:v>
                </c:pt>
                <c:pt idx="1126">
                  <c:v>-58.693195009017955</c:v>
                </c:pt>
                <c:pt idx="1127">
                  <c:v>-60.947092963347707</c:v>
                </c:pt>
                <c:pt idx="1128">
                  <c:v>-61.897939478316793</c:v>
                </c:pt>
                <c:pt idx="1129">
                  <c:v>-62.757642142730759</c:v>
                </c:pt>
                <c:pt idx="1130">
                  <c:v>-62.480561962583536</c:v>
                </c:pt>
                <c:pt idx="1131">
                  <c:v>-60.946008174848508</c:v>
                </c:pt>
                <c:pt idx="1132">
                  <c:v>-61.34231845971108</c:v>
                </c:pt>
                <c:pt idx="1133">
                  <c:v>-63.384187303970229</c:v>
                </c:pt>
                <c:pt idx="1134">
                  <c:v>-69.838674378758967</c:v>
                </c:pt>
                <c:pt idx="1135">
                  <c:v>-76.111090224785286</c:v>
                </c:pt>
                <c:pt idx="1136">
                  <c:v>-79.068054476413906</c:v>
                </c:pt>
                <c:pt idx="1137">
                  <c:v>-77.694359719269357</c:v>
                </c:pt>
                <c:pt idx="1138">
                  <c:v>-73.721722235899875</c:v>
                </c:pt>
                <c:pt idx="1139">
                  <c:v>-63.141189970522333</c:v>
                </c:pt>
                <c:pt idx="1140">
                  <c:v>-52.234879460560663</c:v>
                </c:pt>
                <c:pt idx="1141">
                  <c:v>-33.596861082378652</c:v>
                </c:pt>
                <c:pt idx="1142">
                  <c:v>-23.956661311565671</c:v>
                </c:pt>
                <c:pt idx="1143">
                  <c:v>-13.18676884071991</c:v>
                </c:pt>
                <c:pt idx="1144">
                  <c:v>-4.3723941643993491</c:v>
                </c:pt>
                <c:pt idx="1145">
                  <c:v>2.4742460135826168</c:v>
                </c:pt>
                <c:pt idx="1146">
                  <c:v>13.971312453992136</c:v>
                </c:pt>
                <c:pt idx="1147">
                  <c:v>20.166005122087501</c:v>
                </c:pt>
                <c:pt idx="1148">
                  <c:v>25.336780896278615</c:v>
                </c:pt>
                <c:pt idx="1149">
                  <c:v>32.910065258598806</c:v>
                </c:pt>
                <c:pt idx="1150">
                  <c:v>37.950930270017125</c:v>
                </c:pt>
                <c:pt idx="1151">
                  <c:v>41.830983548860438</c:v>
                </c:pt>
                <c:pt idx="1152">
                  <c:v>46.077418119491171</c:v>
                </c:pt>
                <c:pt idx="1153">
                  <c:v>48.963136992746747</c:v>
                </c:pt>
                <c:pt idx="1154">
                  <c:v>50.698536593860972</c:v>
                </c:pt>
                <c:pt idx="1155">
                  <c:v>50.970887439246049</c:v>
                </c:pt>
                <c:pt idx="1156">
                  <c:v>52.431956693894001</c:v>
                </c:pt>
                <c:pt idx="1157">
                  <c:v>55.986363079273026</c:v>
                </c:pt>
                <c:pt idx="1158">
                  <c:v>59.167648909960072</c:v>
                </c:pt>
                <c:pt idx="1159">
                  <c:v>60.570704936057936</c:v>
                </c:pt>
                <c:pt idx="1160">
                  <c:v>61.633050705378096</c:v>
                </c:pt>
                <c:pt idx="1161">
                  <c:v>62.737271027003899</c:v>
                </c:pt>
                <c:pt idx="1162">
                  <c:v>64.368120064044916</c:v>
                </c:pt>
                <c:pt idx="1163">
                  <c:v>64.921494429068062</c:v>
                </c:pt>
                <c:pt idx="1164">
                  <c:v>65.069497352449631</c:v>
                </c:pt>
                <c:pt idx="1165">
                  <c:v>64.558163427425981</c:v>
                </c:pt>
                <c:pt idx="1166">
                  <c:v>63.481164183008651</c:v>
                </c:pt>
                <c:pt idx="1167">
                  <c:v>62.498834130637654</c:v>
                </c:pt>
                <c:pt idx="1168">
                  <c:v>61.339198350104311</c:v>
                </c:pt>
                <c:pt idx="1169">
                  <c:v>59.434588119572055</c:v>
                </c:pt>
                <c:pt idx="1170">
                  <c:v>57.130143272262629</c:v>
                </c:pt>
                <c:pt idx="1171">
                  <c:v>54.448731831243734</c:v>
                </c:pt>
                <c:pt idx="1172">
                  <c:v>51.57060577042018</c:v>
                </c:pt>
                <c:pt idx="1173">
                  <c:v>48.812997095017003</c:v>
                </c:pt>
                <c:pt idx="1174">
                  <c:v>45.380427503274596</c:v>
                </c:pt>
                <c:pt idx="1175">
                  <c:v>42.162956021261536</c:v>
                </c:pt>
                <c:pt idx="1176">
                  <c:v>39.108604970702345</c:v>
                </c:pt>
                <c:pt idx="1177">
                  <c:v>36.244551437135023</c:v>
                </c:pt>
                <c:pt idx="1178">
                  <c:v>33.457705980772808</c:v>
                </c:pt>
                <c:pt idx="1179">
                  <c:v>30.749255570177493</c:v>
                </c:pt>
                <c:pt idx="1180">
                  <c:v>28.018744375193602</c:v>
                </c:pt>
                <c:pt idx="1181">
                  <c:v>24.254774144152083</c:v>
                </c:pt>
                <c:pt idx="1182">
                  <c:v>19.403634842078066</c:v>
                </c:pt>
                <c:pt idx="1183">
                  <c:v>14.599181251045763</c:v>
                </c:pt>
                <c:pt idx="1184">
                  <c:v>10.860857315156078</c:v>
                </c:pt>
                <c:pt idx="1185">
                  <c:v>6.7358725629006377</c:v>
                </c:pt>
                <c:pt idx="1186">
                  <c:v>0.64819341560670329</c:v>
                </c:pt>
                <c:pt idx="1187">
                  <c:v>-9.6418498063666576</c:v>
                </c:pt>
                <c:pt idx="1188">
                  <c:v>-21.582028169656738</c:v>
                </c:pt>
                <c:pt idx="1189">
                  <c:v>-29.231268454889737</c:v>
                </c:pt>
                <c:pt idx="1190">
                  <c:v>-33.864203982873725</c:v>
                </c:pt>
                <c:pt idx="1191">
                  <c:v>-39.194596716015582</c:v>
                </c:pt>
                <c:pt idx="1192">
                  <c:v>-43.638977819850389</c:v>
                </c:pt>
                <c:pt idx="1193">
                  <c:v>-51.186584046174964</c:v>
                </c:pt>
                <c:pt idx="1194">
                  <c:v>-59.563724899953996</c:v>
                </c:pt>
                <c:pt idx="1195">
                  <c:v>-65.618437611741342</c:v>
                </c:pt>
                <c:pt idx="1196">
                  <c:v>-67.783979633740643</c:v>
                </c:pt>
                <c:pt idx="1197">
                  <c:v>-69.022595589030587</c:v>
                </c:pt>
                <c:pt idx="1198">
                  <c:v>-70.369580640702281</c:v>
                </c:pt>
                <c:pt idx="1199">
                  <c:v>-70.596981133339455</c:v>
                </c:pt>
                <c:pt idx="1200">
                  <c:v>-67.507913460717816</c:v>
                </c:pt>
                <c:pt idx="1201">
                  <c:v>-62.49040604113879</c:v>
                </c:pt>
                <c:pt idx="1202">
                  <c:v>-57.881471294905914</c:v>
                </c:pt>
                <c:pt idx="1203">
                  <c:v>-55.077035159924876</c:v>
                </c:pt>
                <c:pt idx="1204">
                  <c:v>-53.14664966400457</c:v>
                </c:pt>
                <c:pt idx="1205">
                  <c:v>-52.216895930380034</c:v>
                </c:pt>
                <c:pt idx="1206">
                  <c:v>-52.489955379294692</c:v>
                </c:pt>
                <c:pt idx="1207">
                  <c:v>-53.147126260717286</c:v>
                </c:pt>
                <c:pt idx="1208">
                  <c:v>-52.539610988553186</c:v>
                </c:pt>
                <c:pt idx="1209">
                  <c:v>-51.626531626909347</c:v>
                </c:pt>
                <c:pt idx="1210">
                  <c:v>-51.511748742699318</c:v>
                </c:pt>
                <c:pt idx="1211">
                  <c:v>-53.466674183252074</c:v>
                </c:pt>
                <c:pt idx="1212">
                  <c:v>-56.540670502851697</c:v>
                </c:pt>
                <c:pt idx="1213">
                  <c:v>-60.324060010817831</c:v>
                </c:pt>
                <c:pt idx="1214">
                  <c:v>-63.209099883238821</c:v>
                </c:pt>
                <c:pt idx="1215">
                  <c:v>-64.918721473193287</c:v>
                </c:pt>
                <c:pt idx="1216">
                  <c:v>-65.476222121364515</c:v>
                </c:pt>
                <c:pt idx="1217">
                  <c:v>-64.846961103013072</c:v>
                </c:pt>
                <c:pt idx="1218">
                  <c:v>-64.932602953445752</c:v>
                </c:pt>
                <c:pt idx="1219">
                  <c:v>-65.478001530082437</c:v>
                </c:pt>
                <c:pt idx="1220">
                  <c:v>-67.800920612895681</c:v>
                </c:pt>
                <c:pt idx="1221">
                  <c:v>-71.305583866435043</c:v>
                </c:pt>
                <c:pt idx="1222">
                  <c:v>-76.519919452415309</c:v>
                </c:pt>
                <c:pt idx="1223">
                  <c:v>-81.901948977449166</c:v>
                </c:pt>
                <c:pt idx="1224">
                  <c:v>-83.66899294023149</c:v>
                </c:pt>
                <c:pt idx="1225">
                  <c:v>-82.178878471843717</c:v>
                </c:pt>
                <c:pt idx="1226">
                  <c:v>-82.079350557117564</c:v>
                </c:pt>
                <c:pt idx="1227">
                  <c:v>-84.314792928670599</c:v>
                </c:pt>
                <c:pt idx="1228">
                  <c:v>-80.144587180741922</c:v>
                </c:pt>
                <c:pt idx="1229">
                  <c:v>-66.069170018761952</c:v>
                </c:pt>
                <c:pt idx="1230">
                  <c:v>-47.141307707656281</c:v>
                </c:pt>
                <c:pt idx="1231">
                  <c:v>-32.51046533782953</c:v>
                </c:pt>
                <c:pt idx="1232">
                  <c:v>-30.217913067678438</c:v>
                </c:pt>
                <c:pt idx="1233">
                  <c:v>-24.992900791590028</c:v>
                </c:pt>
                <c:pt idx="1234">
                  <c:v>-21.612047881154346</c:v>
                </c:pt>
                <c:pt idx="1235">
                  <c:v>-18.56644663374054</c:v>
                </c:pt>
                <c:pt idx="1236">
                  <c:v>-7.7124904552674769</c:v>
                </c:pt>
                <c:pt idx="1237">
                  <c:v>7.9684447351433629</c:v>
                </c:pt>
                <c:pt idx="1238">
                  <c:v>25.5294347821618</c:v>
                </c:pt>
                <c:pt idx="1239">
                  <c:v>34.013728383388425</c:v>
                </c:pt>
                <c:pt idx="1240">
                  <c:v>38.1420073985513</c:v>
                </c:pt>
                <c:pt idx="1241">
                  <c:v>39.359004461607491</c:v>
                </c:pt>
                <c:pt idx="1242">
                  <c:v>41.458091274818145</c:v>
                </c:pt>
                <c:pt idx="1243">
                  <c:v>42.048345001434583</c:v>
                </c:pt>
                <c:pt idx="1244">
                  <c:v>41.688516573473571</c:v>
                </c:pt>
                <c:pt idx="1245">
                  <c:v>44.131062016425176</c:v>
                </c:pt>
                <c:pt idx="1246">
                  <c:v>48.529261422340213</c:v>
                </c:pt>
                <c:pt idx="1247">
                  <c:v>52.384871062996545</c:v>
                </c:pt>
                <c:pt idx="1248">
                  <c:v>56.821735850766942</c:v>
                </c:pt>
                <c:pt idx="1249">
                  <c:v>58.658441482253963</c:v>
                </c:pt>
                <c:pt idx="1250">
                  <c:v>60.550842034028257</c:v>
                </c:pt>
                <c:pt idx="1251">
                  <c:v>62.209139368770323</c:v>
                </c:pt>
                <c:pt idx="1252">
                  <c:v>63.246566167747481</c:v>
                </c:pt>
                <c:pt idx="1253">
                  <c:v>63.361490554517232</c:v>
                </c:pt>
                <c:pt idx="1254">
                  <c:v>63.48383049904384</c:v>
                </c:pt>
                <c:pt idx="1255">
                  <c:v>62.980777725947036</c:v>
                </c:pt>
                <c:pt idx="1256">
                  <c:v>61.953059380322969</c:v>
                </c:pt>
                <c:pt idx="1257">
                  <c:v>60.219765027204367</c:v>
                </c:pt>
                <c:pt idx="1258">
                  <c:v>57.825978567803247</c:v>
                </c:pt>
                <c:pt idx="1259">
                  <c:v>56.110431461775008</c:v>
                </c:pt>
                <c:pt idx="1260">
                  <c:v>55.052192532654473</c:v>
                </c:pt>
                <c:pt idx="1261">
                  <c:v>54.784142229536258</c:v>
                </c:pt>
                <c:pt idx="1262">
                  <c:v>54.290466326427811</c:v>
                </c:pt>
                <c:pt idx="1263">
                  <c:v>54.142195021014125</c:v>
                </c:pt>
                <c:pt idx="1264">
                  <c:v>53.724340218792449</c:v>
                </c:pt>
                <c:pt idx="1265">
                  <c:v>52.470235926391879</c:v>
                </c:pt>
                <c:pt idx="1266">
                  <c:v>50.215665222773168</c:v>
                </c:pt>
                <c:pt idx="1267">
                  <c:v>47.220032087723467</c:v>
                </c:pt>
                <c:pt idx="1268">
                  <c:v>44.33685962045346</c:v>
                </c:pt>
                <c:pt idx="1269">
                  <c:v>40.759626901769145</c:v>
                </c:pt>
                <c:pt idx="1270">
                  <c:v>37.479048126603246</c:v>
                </c:pt>
                <c:pt idx="1271">
                  <c:v>34.9913774375784</c:v>
                </c:pt>
                <c:pt idx="1272">
                  <c:v>31.787920906828187</c:v>
                </c:pt>
                <c:pt idx="1273">
                  <c:v>27.265015529443723</c:v>
                </c:pt>
                <c:pt idx="1274">
                  <c:v>22.801922016562131</c:v>
                </c:pt>
                <c:pt idx="1275">
                  <c:v>17.814336671546343</c:v>
                </c:pt>
                <c:pt idx="1276">
                  <c:v>12.697858341707212</c:v>
                </c:pt>
                <c:pt idx="1277">
                  <c:v>8.6961239702263384</c:v>
                </c:pt>
                <c:pt idx="1278">
                  <c:v>6.6670854961646766</c:v>
                </c:pt>
                <c:pt idx="1279">
                  <c:v>3.7281726043414607</c:v>
                </c:pt>
                <c:pt idx="1280">
                  <c:v>-0.6991018666339972</c:v>
                </c:pt>
                <c:pt idx="1281">
                  <c:v>-7.7845041082338238</c:v>
                </c:pt>
                <c:pt idx="1282">
                  <c:v>-17.552352626124257</c:v>
                </c:pt>
                <c:pt idx="1283">
                  <c:v>-30.573532755780935</c:v>
                </c:pt>
                <c:pt idx="1284">
                  <c:v>-45.763178835877717</c:v>
                </c:pt>
                <c:pt idx="1285">
                  <c:v>-55.715543452757387</c:v>
                </c:pt>
                <c:pt idx="1286">
                  <c:v>-62.595362117288857</c:v>
                </c:pt>
                <c:pt idx="1287">
                  <c:v>-66.528818925471512</c:v>
                </c:pt>
                <c:pt idx="1288">
                  <c:v>-68.622942057596603</c:v>
                </c:pt>
                <c:pt idx="1289">
                  <c:v>-68.870952664619296</c:v>
                </c:pt>
                <c:pt idx="1290">
                  <c:v>-63.976245155717017</c:v>
                </c:pt>
                <c:pt idx="1291">
                  <c:v>-57.038720750776527</c:v>
                </c:pt>
                <c:pt idx="1292">
                  <c:v>-53.530336540276608</c:v>
                </c:pt>
                <c:pt idx="1293">
                  <c:v>-52.759944606164304</c:v>
                </c:pt>
                <c:pt idx="1294">
                  <c:v>-52.198435307034565</c:v>
                </c:pt>
                <c:pt idx="1295">
                  <c:v>-50.603886866609649</c:v>
                </c:pt>
                <c:pt idx="1296">
                  <c:v>-48.065807370369519</c:v>
                </c:pt>
                <c:pt idx="1297">
                  <c:v>-45.746531636286122</c:v>
                </c:pt>
                <c:pt idx="1298">
                  <c:v>-43.977080831692035</c:v>
                </c:pt>
                <c:pt idx="1299">
                  <c:v>-43.673640955569589</c:v>
                </c:pt>
                <c:pt idx="1300">
                  <c:v>-43.422843061783155</c:v>
                </c:pt>
                <c:pt idx="1301">
                  <c:v>-42.302692218963109</c:v>
                </c:pt>
                <c:pt idx="1302">
                  <c:v>-41.378126718059107</c:v>
                </c:pt>
                <c:pt idx="1303">
                  <c:v>-41.330118990083427</c:v>
                </c:pt>
                <c:pt idx="1304">
                  <c:v>-42.511690119833609</c:v>
                </c:pt>
                <c:pt idx="1305">
                  <c:v>-45.523742176674197</c:v>
                </c:pt>
                <c:pt idx="1306">
                  <c:v>-49.466159506595908</c:v>
                </c:pt>
                <c:pt idx="1307">
                  <c:v>-52.900065109715655</c:v>
                </c:pt>
                <c:pt idx="1308">
                  <c:v>-56.033303136951275</c:v>
                </c:pt>
                <c:pt idx="1309">
                  <c:v>-58.597832709725978</c:v>
                </c:pt>
                <c:pt idx="1310">
                  <c:v>-58.988182752124253</c:v>
                </c:pt>
                <c:pt idx="1311">
                  <c:v>-58.818039400940606</c:v>
                </c:pt>
                <c:pt idx="1312">
                  <c:v>-59.431755046700921</c:v>
                </c:pt>
                <c:pt idx="1313">
                  <c:v>-57.812317708961857</c:v>
                </c:pt>
                <c:pt idx="1314">
                  <c:v>-58.145328353549949</c:v>
                </c:pt>
                <c:pt idx="1315">
                  <c:v>-61.854265748337539</c:v>
                </c:pt>
                <c:pt idx="1316">
                  <c:v>-68.777913567964546</c:v>
                </c:pt>
                <c:pt idx="1317">
                  <c:v>-73.706509416451269</c:v>
                </c:pt>
                <c:pt idx="1318">
                  <c:v>-76.687096972962081</c:v>
                </c:pt>
                <c:pt idx="1319">
                  <c:v>-73.642460407073528</c:v>
                </c:pt>
                <c:pt idx="1320">
                  <c:v>-64.18294983320466</c:v>
                </c:pt>
                <c:pt idx="1321">
                  <c:v>-50.768863029227212</c:v>
                </c:pt>
                <c:pt idx="1322">
                  <c:v>-29.899827705623665</c:v>
                </c:pt>
                <c:pt idx="1323">
                  <c:v>-7.4149777766211136</c:v>
                </c:pt>
                <c:pt idx="1324">
                  <c:v>4.7221261273005091</c:v>
                </c:pt>
                <c:pt idx="1325">
                  <c:v>0.95128168527440959</c:v>
                </c:pt>
                <c:pt idx="1326">
                  <c:v>-1.0923391037562791</c:v>
                </c:pt>
                <c:pt idx="1327">
                  <c:v>0.98517726881875978</c:v>
                </c:pt>
                <c:pt idx="1328">
                  <c:v>6.3613530125881335</c:v>
                </c:pt>
                <c:pt idx="1329">
                  <c:v>15.529352215581222</c:v>
                </c:pt>
                <c:pt idx="1330">
                  <c:v>25.070075045204963</c:v>
                </c:pt>
                <c:pt idx="1331">
                  <c:v>35.288188575998632</c:v>
                </c:pt>
                <c:pt idx="1332">
                  <c:v>39.170058810278555</c:v>
                </c:pt>
                <c:pt idx="1333">
                  <c:v>39.170225424235369</c:v>
                </c:pt>
                <c:pt idx="1334">
                  <c:v>41.936656871361393</c:v>
                </c:pt>
                <c:pt idx="1335">
                  <c:v>42.992746085313925</c:v>
                </c:pt>
                <c:pt idx="1336">
                  <c:v>44.73107339737868</c:v>
                </c:pt>
                <c:pt idx="1337">
                  <c:v>45.98124773411093</c:v>
                </c:pt>
                <c:pt idx="1338">
                  <c:v>47.466037176340123</c:v>
                </c:pt>
                <c:pt idx="1339">
                  <c:v>48.993994267408866</c:v>
                </c:pt>
                <c:pt idx="1340">
                  <c:v>49.768486333345585</c:v>
                </c:pt>
                <c:pt idx="1341">
                  <c:v>51.909226453840652</c:v>
                </c:pt>
                <c:pt idx="1342">
                  <c:v>54.961624243144129</c:v>
                </c:pt>
                <c:pt idx="1343">
                  <c:v>57.205338804317712</c:v>
                </c:pt>
                <c:pt idx="1344">
                  <c:v>59.105961354823428</c:v>
                </c:pt>
                <c:pt idx="1345">
                  <c:v>59.942587963498646</c:v>
                </c:pt>
                <c:pt idx="1346">
                  <c:v>60.505777077006414</c:v>
                </c:pt>
                <c:pt idx="1347">
                  <c:v>61.534493707519438</c:v>
                </c:pt>
                <c:pt idx="1348">
                  <c:v>62.785174440546726</c:v>
                </c:pt>
                <c:pt idx="1349">
                  <c:v>64.036843936017874</c:v>
                </c:pt>
                <c:pt idx="1350">
                  <c:v>64.768554953249463</c:v>
                </c:pt>
                <c:pt idx="1351">
                  <c:v>65.004982050308655</c:v>
                </c:pt>
                <c:pt idx="1352">
                  <c:v>65.238145316978205</c:v>
                </c:pt>
                <c:pt idx="1353">
                  <c:v>64.778313956814813</c:v>
                </c:pt>
                <c:pt idx="1354">
                  <c:v>63.445896492781387</c:v>
                </c:pt>
                <c:pt idx="1355">
                  <c:v>61.445367768193613</c:v>
                </c:pt>
                <c:pt idx="1356">
                  <c:v>59.080541055560147</c:v>
                </c:pt>
                <c:pt idx="1357">
                  <c:v>56.361595595433108</c:v>
                </c:pt>
                <c:pt idx="1358">
                  <c:v>53.906636610206213</c:v>
                </c:pt>
                <c:pt idx="1359">
                  <c:v>51.833809736799886</c:v>
                </c:pt>
                <c:pt idx="1360">
                  <c:v>49.522544751096049</c:v>
                </c:pt>
                <c:pt idx="1361">
                  <c:v>47.693128500506553</c:v>
                </c:pt>
                <c:pt idx="1362">
                  <c:v>45.75792424434637</c:v>
                </c:pt>
                <c:pt idx="1363">
                  <c:v>42.38355859193414</c:v>
                </c:pt>
                <c:pt idx="1364">
                  <c:v>39.197176081537293</c:v>
                </c:pt>
                <c:pt idx="1365">
                  <c:v>36.468683008150144</c:v>
                </c:pt>
                <c:pt idx="1366">
                  <c:v>32.675283651943893</c:v>
                </c:pt>
                <c:pt idx="1367">
                  <c:v>30.517795385089265</c:v>
                </c:pt>
                <c:pt idx="1368">
                  <c:v>29.013731422137273</c:v>
                </c:pt>
                <c:pt idx="1369">
                  <c:v>24.384338398085706</c:v>
                </c:pt>
                <c:pt idx="1370">
                  <c:v>15.569249780452653</c:v>
                </c:pt>
                <c:pt idx="1371">
                  <c:v>4.044022407521279</c:v>
                </c:pt>
                <c:pt idx="1372">
                  <c:v>-4.8917188928485507</c:v>
                </c:pt>
                <c:pt idx="1373">
                  <c:v>-10.913858188795819</c:v>
                </c:pt>
                <c:pt idx="1374">
                  <c:v>-16.764549331955941</c:v>
                </c:pt>
                <c:pt idx="1375">
                  <c:v>-22.539154834223869</c:v>
                </c:pt>
                <c:pt idx="1376">
                  <c:v>-28.400081210190791</c:v>
                </c:pt>
                <c:pt idx="1377">
                  <c:v>-37.277819008915962</c:v>
                </c:pt>
                <c:pt idx="1378">
                  <c:v>-45.498002933499357</c:v>
                </c:pt>
                <c:pt idx="1379">
                  <c:v>-51.058384374761367</c:v>
                </c:pt>
                <c:pt idx="1380">
                  <c:v>-57.211370782527595</c:v>
                </c:pt>
                <c:pt idx="1381">
                  <c:v>-63.831658261615011</c:v>
                </c:pt>
                <c:pt idx="1382">
                  <c:v>-70.131722465968608</c:v>
                </c:pt>
                <c:pt idx="1383">
                  <c:v>-75.152123204768813</c:v>
                </c:pt>
                <c:pt idx="1384">
                  <c:v>-76.67539319928774</c:v>
                </c:pt>
                <c:pt idx="1385">
                  <c:v>-72.652694201028268</c:v>
                </c:pt>
                <c:pt idx="1386">
                  <c:v>-67.076186755576771</c:v>
                </c:pt>
                <c:pt idx="1387">
                  <c:v>-61.590275431502825</c:v>
                </c:pt>
                <c:pt idx="1388">
                  <c:v>-57.861804729440763</c:v>
                </c:pt>
                <c:pt idx="1389">
                  <c:v>-55.244250673127361</c:v>
                </c:pt>
                <c:pt idx="1390">
                  <c:v>-53.19775261274971</c:v>
                </c:pt>
                <c:pt idx="1391">
                  <c:v>-52.351866619652327</c:v>
                </c:pt>
                <c:pt idx="1392">
                  <c:v>-50.907061505697399</c:v>
                </c:pt>
                <c:pt idx="1393">
                  <c:v>-50.164845120545692</c:v>
                </c:pt>
                <c:pt idx="1394">
                  <c:v>-48.898353266555652</c:v>
                </c:pt>
                <c:pt idx="1395">
                  <c:v>-47.888101448364608</c:v>
                </c:pt>
                <c:pt idx="1396">
                  <c:v>-48.267273596011925</c:v>
                </c:pt>
                <c:pt idx="1397">
                  <c:v>-49.626821037662552</c:v>
                </c:pt>
                <c:pt idx="1398">
                  <c:v>-51.57339788257736</c:v>
                </c:pt>
                <c:pt idx="1399">
                  <c:v>-53.188851584462881</c:v>
                </c:pt>
                <c:pt idx="1400">
                  <c:v>-54.125280229150192</c:v>
                </c:pt>
                <c:pt idx="1401">
                  <c:v>-56.069673865327708</c:v>
                </c:pt>
                <c:pt idx="1402">
                  <c:v>-59.254081274480093</c:v>
                </c:pt>
                <c:pt idx="1403">
                  <c:v>-62.657239105268985</c:v>
                </c:pt>
                <c:pt idx="1404">
                  <c:v>-66.064850747355976</c:v>
                </c:pt>
                <c:pt idx="1405">
                  <c:v>-69.144503792375886</c:v>
                </c:pt>
                <c:pt idx="1406">
                  <c:v>-68.830354545001612</c:v>
                </c:pt>
                <c:pt idx="1407">
                  <c:v>-65.92459111246157</c:v>
                </c:pt>
                <c:pt idx="1408">
                  <c:v>-63.783483715903103</c:v>
                </c:pt>
                <c:pt idx="1409">
                  <c:v>-63.186221980200798</c:v>
                </c:pt>
                <c:pt idx="1410">
                  <c:v>-62.754004748407922</c:v>
                </c:pt>
                <c:pt idx="1411">
                  <c:v>-68.802054598129359</c:v>
                </c:pt>
                <c:pt idx="1412">
                  <c:v>-80.481896049996422</c:v>
                </c:pt>
                <c:pt idx="1413">
                  <c:v>-79.823995467109455</c:v>
                </c:pt>
                <c:pt idx="1414">
                  <c:v>-66.098674954340353</c:v>
                </c:pt>
                <c:pt idx="1415">
                  <c:v>-50.044096303506507</c:v>
                </c:pt>
                <c:pt idx="1416">
                  <c:v>-34.381231918763625</c:v>
                </c:pt>
                <c:pt idx="1417">
                  <c:v>-19.997199132879857</c:v>
                </c:pt>
                <c:pt idx="1418">
                  <c:v>-4.4545825829868066</c:v>
                </c:pt>
                <c:pt idx="1419">
                  <c:v>2.2048191034748448</c:v>
                </c:pt>
                <c:pt idx="1420">
                  <c:v>8.3115238102008835</c:v>
                </c:pt>
                <c:pt idx="1421">
                  <c:v>18.267388663830062</c:v>
                </c:pt>
                <c:pt idx="1422">
                  <c:v>26.446939864561198</c:v>
                </c:pt>
                <c:pt idx="1423">
                  <c:v>33.434785546614101</c:v>
                </c:pt>
                <c:pt idx="1424">
                  <c:v>39.957752072060302</c:v>
                </c:pt>
                <c:pt idx="1425">
                  <c:v>46.855257457628788</c:v>
                </c:pt>
                <c:pt idx="1426">
                  <c:v>46.090972864016479</c:v>
                </c:pt>
                <c:pt idx="1427">
                  <c:v>44.31722739217193</c:v>
                </c:pt>
                <c:pt idx="1428">
                  <c:v>46.33917680100911</c:v>
                </c:pt>
                <c:pt idx="1429">
                  <c:v>51.329856384006504</c:v>
                </c:pt>
                <c:pt idx="1430">
                  <c:v>53.611840142349578</c:v>
                </c:pt>
                <c:pt idx="1431">
                  <c:v>55.437996584904894</c:v>
                </c:pt>
                <c:pt idx="1432">
                  <c:v>57.33756278897107</c:v>
                </c:pt>
                <c:pt idx="1433">
                  <c:v>58.826113243968472</c:v>
                </c:pt>
                <c:pt idx="1434">
                  <c:v>58.820024987186798</c:v>
                </c:pt>
                <c:pt idx="1435">
                  <c:v>58.51959317448069</c:v>
                </c:pt>
                <c:pt idx="1436">
                  <c:v>58.17130813544231</c:v>
                </c:pt>
                <c:pt idx="1437">
                  <c:v>59.099495408996958</c:v>
                </c:pt>
                <c:pt idx="1438">
                  <c:v>62.423808691370319</c:v>
                </c:pt>
                <c:pt idx="1439">
                  <c:v>65.111828717252891</c:v>
                </c:pt>
                <c:pt idx="1440">
                  <c:v>66.903539165179609</c:v>
                </c:pt>
                <c:pt idx="1441">
                  <c:v>67.395171346995213</c:v>
                </c:pt>
                <c:pt idx="1442">
                  <c:v>67.275498633497946</c:v>
                </c:pt>
                <c:pt idx="1443">
                  <c:v>66.089916752664465</c:v>
                </c:pt>
                <c:pt idx="1444">
                  <c:v>64.159003036118435</c:v>
                </c:pt>
                <c:pt idx="1445">
                  <c:v>61.880852892868511</c:v>
                </c:pt>
                <c:pt idx="1446">
                  <c:v>59.79057450456731</c:v>
                </c:pt>
                <c:pt idx="1447">
                  <c:v>57.750355331880307</c:v>
                </c:pt>
                <c:pt idx="1448">
                  <c:v>56.227552739104574</c:v>
                </c:pt>
                <c:pt idx="1449">
                  <c:v>54.858514738718348</c:v>
                </c:pt>
                <c:pt idx="1450">
                  <c:v>54.051730624183357</c:v>
                </c:pt>
                <c:pt idx="1451">
                  <c:v>52.551593797118308</c:v>
                </c:pt>
                <c:pt idx="1452">
                  <c:v>51.486682959589288</c:v>
                </c:pt>
                <c:pt idx="1453">
                  <c:v>49.934823159493554</c:v>
                </c:pt>
                <c:pt idx="1454">
                  <c:v>47.624193680142824</c:v>
                </c:pt>
                <c:pt idx="1455">
                  <c:v>45.482172764850205</c:v>
                </c:pt>
                <c:pt idx="1456">
                  <c:v>43.622673573944446</c:v>
                </c:pt>
                <c:pt idx="1457">
                  <c:v>41.813626078770056</c:v>
                </c:pt>
                <c:pt idx="1458">
                  <c:v>41.502694837521751</c:v>
                </c:pt>
                <c:pt idx="1459">
                  <c:v>38.577439382499449</c:v>
                </c:pt>
                <c:pt idx="1460">
                  <c:v>33.821068671572625</c:v>
                </c:pt>
                <c:pt idx="1461">
                  <c:v>26.700387331803825</c:v>
                </c:pt>
                <c:pt idx="1462">
                  <c:v>20.177353768930494</c:v>
                </c:pt>
                <c:pt idx="1463">
                  <c:v>14.708759892016065</c:v>
                </c:pt>
                <c:pt idx="1464">
                  <c:v>9.1479400263296675</c:v>
                </c:pt>
                <c:pt idx="1465">
                  <c:v>0.38788226087713912</c:v>
                </c:pt>
                <c:pt idx="1466">
                  <c:v>-11.968845040300312</c:v>
                </c:pt>
                <c:pt idx="1467">
                  <c:v>-26.03925856532701</c:v>
                </c:pt>
                <c:pt idx="1468">
                  <c:v>-38.227772243657036</c:v>
                </c:pt>
                <c:pt idx="1469">
                  <c:v>-47.387211298183274</c:v>
                </c:pt>
                <c:pt idx="1470">
                  <c:v>-52.898162192771416</c:v>
                </c:pt>
                <c:pt idx="1471">
                  <c:v>-57.428288008370174</c:v>
                </c:pt>
                <c:pt idx="1472">
                  <c:v>-63.904432713668285</c:v>
                </c:pt>
                <c:pt idx="1473">
                  <c:v>-68.857129861851931</c:v>
                </c:pt>
                <c:pt idx="1474">
                  <c:v>-68.029173706200552</c:v>
                </c:pt>
                <c:pt idx="1475">
                  <c:v>-63.633318006107963</c:v>
                </c:pt>
                <c:pt idx="1476">
                  <c:v>-58.949483427444811</c:v>
                </c:pt>
                <c:pt idx="1477">
                  <c:v>-54.434805225638875</c:v>
                </c:pt>
                <c:pt idx="1478">
                  <c:v>-50.191842556461253</c:v>
                </c:pt>
                <c:pt idx="1479">
                  <c:v>-48.06218574958131</c:v>
                </c:pt>
                <c:pt idx="1480">
                  <c:v>-47.359523283388683</c:v>
                </c:pt>
                <c:pt idx="1481">
                  <c:v>-47.836249185365759</c:v>
                </c:pt>
                <c:pt idx="1482">
                  <c:v>-48.695025720360455</c:v>
                </c:pt>
                <c:pt idx="1483">
                  <c:v>-48.461288997677087</c:v>
                </c:pt>
                <c:pt idx="1484">
                  <c:v>-46.533942844070253</c:v>
                </c:pt>
                <c:pt idx="1485">
                  <c:v>-43.9286853721743</c:v>
                </c:pt>
                <c:pt idx="1486">
                  <c:v>-40.5746642290135</c:v>
                </c:pt>
                <c:pt idx="1487">
                  <c:v>-37.502115262846381</c:v>
                </c:pt>
                <c:pt idx="1488">
                  <c:v>-36.462846563199896</c:v>
                </c:pt>
                <c:pt idx="1489">
                  <c:v>-37.337299788975287</c:v>
                </c:pt>
                <c:pt idx="1490">
                  <c:v>-39.309201883601055</c:v>
                </c:pt>
                <c:pt idx="1491">
                  <c:v>-43.10299459236213</c:v>
                </c:pt>
                <c:pt idx="1492">
                  <c:v>-48.380379822400378</c:v>
                </c:pt>
                <c:pt idx="1493">
                  <c:v>-53.364219138357797</c:v>
                </c:pt>
                <c:pt idx="1494">
                  <c:v>-56.670151163071203</c:v>
                </c:pt>
                <c:pt idx="1495">
                  <c:v>-56.89452440769589</c:v>
                </c:pt>
                <c:pt idx="1496">
                  <c:v>-54.224895505978736</c:v>
                </c:pt>
                <c:pt idx="1497">
                  <c:v>-51.247990446943255</c:v>
                </c:pt>
                <c:pt idx="1498">
                  <c:v>-49.976010990546975</c:v>
                </c:pt>
                <c:pt idx="1499">
                  <c:v>-50.778449336723561</c:v>
                </c:pt>
                <c:pt idx="1500">
                  <c:v>-52.435599907356917</c:v>
                </c:pt>
                <c:pt idx="1501">
                  <c:v>-56.426546934129199</c:v>
                </c:pt>
                <c:pt idx="1502">
                  <c:v>-62.124387264731311</c:v>
                </c:pt>
                <c:pt idx="1503">
                  <c:v>-66.383644034852011</c:v>
                </c:pt>
                <c:pt idx="1504">
                  <c:v>-68.074028292139403</c:v>
                </c:pt>
                <c:pt idx="1505">
                  <c:v>-67.544611134269786</c:v>
                </c:pt>
                <c:pt idx="1506">
                  <c:v>-67.743246551905472</c:v>
                </c:pt>
                <c:pt idx="1507">
                  <c:v>-66.663660892839445</c:v>
                </c:pt>
                <c:pt idx="1508">
                  <c:v>-65.916117064342345</c:v>
                </c:pt>
                <c:pt idx="1509">
                  <c:v>-67.873735279038499</c:v>
                </c:pt>
                <c:pt idx="1510">
                  <c:v>-70.154702042813483</c:v>
                </c:pt>
                <c:pt idx="1511">
                  <c:v>-70.95664769928031</c:v>
                </c:pt>
                <c:pt idx="1512">
                  <c:v>-59.137990343623606</c:v>
                </c:pt>
                <c:pt idx="1513">
                  <c:v>-34.745330977701535</c:v>
                </c:pt>
                <c:pt idx="1514">
                  <c:v>-10.097911648886646</c:v>
                </c:pt>
                <c:pt idx="1515">
                  <c:v>7.8987645506634889</c:v>
                </c:pt>
                <c:pt idx="1516">
                  <c:v>18.015561892835457</c:v>
                </c:pt>
                <c:pt idx="1517">
                  <c:v>25.169478656241282</c:v>
                </c:pt>
                <c:pt idx="1518">
                  <c:v>32.080845204698868</c:v>
                </c:pt>
                <c:pt idx="1519">
                  <c:v>39.795477411560853</c:v>
                </c:pt>
                <c:pt idx="1520">
                  <c:v>49.482695307389271</c:v>
                </c:pt>
                <c:pt idx="1521">
                  <c:v>49.527345428801276</c:v>
                </c:pt>
                <c:pt idx="1522">
                  <c:v>45.76136149819316</c:v>
                </c:pt>
                <c:pt idx="1523">
                  <c:v>42.611025644840929</c:v>
                </c:pt>
                <c:pt idx="1524">
                  <c:v>38.453753302442387</c:v>
                </c:pt>
                <c:pt idx="1525">
                  <c:v>38.367640461997283</c:v>
                </c:pt>
                <c:pt idx="1526">
                  <c:v>43.35398041434842</c:v>
                </c:pt>
                <c:pt idx="1527">
                  <c:v>48.660353980348646</c:v>
                </c:pt>
                <c:pt idx="1528">
                  <c:v>52.107828789685527</c:v>
                </c:pt>
                <c:pt idx="1529">
                  <c:v>54.987908267472896</c:v>
                </c:pt>
                <c:pt idx="1530">
                  <c:v>56.801906682187926</c:v>
                </c:pt>
                <c:pt idx="1531">
                  <c:v>58.212282117471155</c:v>
                </c:pt>
                <c:pt idx="1532">
                  <c:v>58.547718669348924</c:v>
                </c:pt>
                <c:pt idx="1533">
                  <c:v>58.741674387682728</c:v>
                </c:pt>
                <c:pt idx="1534">
                  <c:v>59.319683968290541</c:v>
                </c:pt>
                <c:pt idx="1535">
                  <c:v>60.514451016639356</c:v>
                </c:pt>
                <c:pt idx="1536">
                  <c:v>61.4105155215208</c:v>
                </c:pt>
                <c:pt idx="1537">
                  <c:v>61.714148365106617</c:v>
                </c:pt>
                <c:pt idx="1538">
                  <c:v>61.879313264202132</c:v>
                </c:pt>
                <c:pt idx="1539">
                  <c:v>61.884971214393211</c:v>
                </c:pt>
                <c:pt idx="1540">
                  <c:v>61.900079010511156</c:v>
                </c:pt>
                <c:pt idx="1541">
                  <c:v>61.942355786143118</c:v>
                </c:pt>
                <c:pt idx="1542">
                  <c:v>61.561524540145228</c:v>
                </c:pt>
                <c:pt idx="1543">
                  <c:v>60.742625196644575</c:v>
                </c:pt>
                <c:pt idx="1544">
                  <c:v>59.834909840370372</c:v>
                </c:pt>
                <c:pt idx="1545">
                  <c:v>58.751784915599004</c:v>
                </c:pt>
                <c:pt idx="1546">
                  <c:v>57.073503038048976</c:v>
                </c:pt>
                <c:pt idx="1547">
                  <c:v>54.248538249764621</c:v>
                </c:pt>
                <c:pt idx="1548">
                  <c:v>51.322962325919903</c:v>
                </c:pt>
                <c:pt idx="1549">
                  <c:v>48.770886170006008</c:v>
                </c:pt>
                <c:pt idx="1550">
                  <c:v>46.307223250874401</c:v>
                </c:pt>
                <c:pt idx="1551">
                  <c:v>44.581665549170921</c:v>
                </c:pt>
                <c:pt idx="1552">
                  <c:v>42.376513673450951</c:v>
                </c:pt>
                <c:pt idx="1553">
                  <c:v>39.304777643809885</c:v>
                </c:pt>
                <c:pt idx="1554">
                  <c:v>36.740862758822558</c:v>
                </c:pt>
                <c:pt idx="1555">
                  <c:v>35.861636149366618</c:v>
                </c:pt>
                <c:pt idx="1556">
                  <c:v>33.563702576094286</c:v>
                </c:pt>
                <c:pt idx="1557">
                  <c:v>28.180317431254906</c:v>
                </c:pt>
                <c:pt idx="1558">
                  <c:v>20.313986134408118</c:v>
                </c:pt>
                <c:pt idx="1559">
                  <c:v>12.388045561338584</c:v>
                </c:pt>
                <c:pt idx="1560">
                  <c:v>5.3339061043653491</c:v>
                </c:pt>
                <c:pt idx="1561">
                  <c:v>-2.3833644038289714</c:v>
                </c:pt>
                <c:pt idx="1562">
                  <c:v>-15.357916076044413</c:v>
                </c:pt>
                <c:pt idx="1563">
                  <c:v>-40.500826218993339</c:v>
                </c:pt>
                <c:pt idx="1564">
                  <c:v>-58.771017743759494</c:v>
                </c:pt>
                <c:pt idx="1565">
                  <c:v>-62.949908548476849</c:v>
                </c:pt>
                <c:pt idx="1566">
                  <c:v>-60.446152955944719</c:v>
                </c:pt>
                <c:pt idx="1567">
                  <c:v>-46.83634896714824</c:v>
                </c:pt>
                <c:pt idx="1568">
                  <c:v>-43.461539223366174</c:v>
                </c:pt>
                <c:pt idx="1569">
                  <c:v>-49.942885103631575</c:v>
                </c:pt>
                <c:pt idx="1570">
                  <c:v>-54.702799504334706</c:v>
                </c:pt>
                <c:pt idx="1571">
                  <c:v>-56.73949205160811</c:v>
                </c:pt>
                <c:pt idx="1572">
                  <c:v>-55.104338692720184</c:v>
                </c:pt>
                <c:pt idx="1573">
                  <c:v>-48.637271658335976</c:v>
                </c:pt>
                <c:pt idx="1574">
                  <c:v>-39.63944505462355</c:v>
                </c:pt>
                <c:pt idx="1575">
                  <c:v>-32.03157638238946</c:v>
                </c:pt>
                <c:pt idx="1576">
                  <c:v>-28.459531713232032</c:v>
                </c:pt>
                <c:pt idx="1577">
                  <c:v>-30.043938265199611</c:v>
                </c:pt>
                <c:pt idx="1578">
                  <c:v>-34.048404510732205</c:v>
                </c:pt>
                <c:pt idx="1579">
                  <c:v>-37.946941139990223</c:v>
                </c:pt>
                <c:pt idx="1580">
                  <c:v>-41.688887829258363</c:v>
                </c:pt>
                <c:pt idx="1581">
                  <c:v>-43.977334478580872</c:v>
                </c:pt>
                <c:pt idx="1582">
                  <c:v>-44.741588710460356</c:v>
                </c:pt>
                <c:pt idx="1583">
                  <c:v>-45.148884369169359</c:v>
                </c:pt>
                <c:pt idx="1584">
                  <c:v>-45.682895857070406</c:v>
                </c:pt>
                <c:pt idx="1585">
                  <c:v>-46.310314847801017</c:v>
                </c:pt>
                <c:pt idx="1586">
                  <c:v>-46.178815793953014</c:v>
                </c:pt>
                <c:pt idx="1587">
                  <c:v>-46.281652913973168</c:v>
                </c:pt>
                <c:pt idx="1588">
                  <c:v>-46.25754675068093</c:v>
                </c:pt>
                <c:pt idx="1589">
                  <c:v>-47.313338498853852</c:v>
                </c:pt>
                <c:pt idx="1590">
                  <c:v>-49.194442660723055</c:v>
                </c:pt>
                <c:pt idx="1591">
                  <c:v>-50.874444948138134</c:v>
                </c:pt>
                <c:pt idx="1592">
                  <c:v>-52.345489392461488</c:v>
                </c:pt>
                <c:pt idx="1593">
                  <c:v>-53.917034641282932</c:v>
                </c:pt>
                <c:pt idx="1594">
                  <c:v>-55.933981366578571</c:v>
                </c:pt>
                <c:pt idx="1595">
                  <c:v>-58.489354391998667</c:v>
                </c:pt>
                <c:pt idx="1596">
                  <c:v>-60.998142995071007</c:v>
                </c:pt>
                <c:pt idx="1597">
                  <c:v>-61.884301359587951</c:v>
                </c:pt>
                <c:pt idx="1598">
                  <c:v>-62.596000868917237</c:v>
                </c:pt>
                <c:pt idx="1599">
                  <c:v>-63.828221595198549</c:v>
                </c:pt>
                <c:pt idx="1600">
                  <c:v>-67.65165561731294</c:v>
                </c:pt>
                <c:pt idx="1601">
                  <c:v>-72.492579959981356</c:v>
                </c:pt>
                <c:pt idx="1602">
                  <c:v>-74.167057042068905</c:v>
                </c:pt>
                <c:pt idx="1603">
                  <c:v>-76.437814771810963</c:v>
                </c:pt>
                <c:pt idx="1604">
                  <c:v>-78.389172227325801</c:v>
                </c:pt>
                <c:pt idx="1605">
                  <c:v>-76.597709873760152</c:v>
                </c:pt>
                <c:pt idx="1606">
                  <c:v>-69.47203268900671</c:v>
                </c:pt>
                <c:pt idx="1607">
                  <c:v>-53.074109541380963</c:v>
                </c:pt>
                <c:pt idx="1608">
                  <c:v>-24.967119650203045</c:v>
                </c:pt>
                <c:pt idx="1609">
                  <c:v>3.6740707505247312</c:v>
                </c:pt>
                <c:pt idx="1610">
                  <c:v>11.274799310842653</c:v>
                </c:pt>
                <c:pt idx="1611">
                  <c:v>12.250741301129906</c:v>
                </c:pt>
                <c:pt idx="1612">
                  <c:v>12.460240333469589</c:v>
                </c:pt>
                <c:pt idx="1613">
                  <c:v>14.95933145412717</c:v>
                </c:pt>
                <c:pt idx="1614">
                  <c:v>23.114968835449545</c:v>
                </c:pt>
                <c:pt idx="1615">
                  <c:v>29.867869007110855</c:v>
                </c:pt>
                <c:pt idx="1616">
                  <c:v>35.245987119141851</c:v>
                </c:pt>
                <c:pt idx="1617">
                  <c:v>39.914292785507719</c:v>
                </c:pt>
                <c:pt idx="1618">
                  <c:v>43.770899111438993</c:v>
                </c:pt>
                <c:pt idx="1619">
                  <c:v>45.495060778367773</c:v>
                </c:pt>
                <c:pt idx="1620">
                  <c:v>43.773541122523206</c:v>
                </c:pt>
                <c:pt idx="1621">
                  <c:v>43.27293535242422</c:v>
                </c:pt>
                <c:pt idx="1622">
                  <c:v>42.57714429327342</c:v>
                </c:pt>
                <c:pt idx="1623">
                  <c:v>45.500257171558339</c:v>
                </c:pt>
                <c:pt idx="1624">
                  <c:v>51.706151664811422</c:v>
                </c:pt>
                <c:pt idx="1625">
                  <c:v>57.897542548797375</c:v>
                </c:pt>
                <c:pt idx="1626">
                  <c:v>63.090952399328501</c:v>
                </c:pt>
                <c:pt idx="1627">
                  <c:v>65.254357002439434</c:v>
                </c:pt>
                <c:pt idx="1628">
                  <c:v>65.070997523669917</c:v>
                </c:pt>
                <c:pt idx="1629">
                  <c:v>63.552745564824718</c:v>
                </c:pt>
                <c:pt idx="1630">
                  <c:v>63.043143576620075</c:v>
                </c:pt>
                <c:pt idx="1631">
                  <c:v>63.396087440828637</c:v>
                </c:pt>
                <c:pt idx="1632">
                  <c:v>64.30990103011267</c:v>
                </c:pt>
                <c:pt idx="1633">
                  <c:v>65.233775175160901</c:v>
                </c:pt>
                <c:pt idx="1634">
                  <c:v>65.005747984971691</c:v>
                </c:pt>
                <c:pt idx="1635">
                  <c:v>63.771579801791461</c:v>
                </c:pt>
                <c:pt idx="1636">
                  <c:v>62.002678577213338</c:v>
                </c:pt>
                <c:pt idx="1637">
                  <c:v>60.475770638488534</c:v>
                </c:pt>
                <c:pt idx="1638">
                  <c:v>58.105258476661824</c:v>
                </c:pt>
                <c:pt idx="1639">
                  <c:v>55.62151692498459</c:v>
                </c:pt>
                <c:pt idx="1640">
                  <c:v>53.506958424287383</c:v>
                </c:pt>
                <c:pt idx="1641">
                  <c:v>51.148446972775105</c:v>
                </c:pt>
                <c:pt idx="1642">
                  <c:v>50.222554577644303</c:v>
                </c:pt>
                <c:pt idx="1643">
                  <c:v>49.670147499039345</c:v>
                </c:pt>
                <c:pt idx="1644">
                  <c:v>48.859300977662883</c:v>
                </c:pt>
                <c:pt idx="1645">
                  <c:v>47.500334956668112</c:v>
                </c:pt>
                <c:pt idx="1646">
                  <c:v>45.798991309084471</c:v>
                </c:pt>
                <c:pt idx="1647">
                  <c:v>44.426829691411946</c:v>
                </c:pt>
                <c:pt idx="1648">
                  <c:v>43.201491285105071</c:v>
                </c:pt>
                <c:pt idx="1649">
                  <c:v>39.558915648938196</c:v>
                </c:pt>
                <c:pt idx="1650">
                  <c:v>36.457137172598195</c:v>
                </c:pt>
                <c:pt idx="1651">
                  <c:v>33.434349506098044</c:v>
                </c:pt>
                <c:pt idx="1652">
                  <c:v>29.718586233571326</c:v>
                </c:pt>
                <c:pt idx="1653">
                  <c:v>22.784751972689314</c:v>
                </c:pt>
                <c:pt idx="1654">
                  <c:v>11.858261166379789</c:v>
                </c:pt>
                <c:pt idx="1655">
                  <c:v>2.1749949658475112</c:v>
                </c:pt>
                <c:pt idx="1656">
                  <c:v>-5.5338853520147628</c:v>
                </c:pt>
                <c:pt idx="1657">
                  <c:v>-20.731083512064838</c:v>
                </c:pt>
                <c:pt idx="1658">
                  <c:v>-42.185776367838862</c:v>
                </c:pt>
                <c:pt idx="1659">
                  <c:v>-57.361467672540506</c:v>
                </c:pt>
                <c:pt idx="1660">
                  <c:v>-63.137723108496907</c:v>
                </c:pt>
                <c:pt idx="1661">
                  <c:v>-63.025355627170434</c:v>
                </c:pt>
                <c:pt idx="1662">
                  <c:v>-60.991717114316913</c:v>
                </c:pt>
                <c:pt idx="1663">
                  <c:v>-59.068478958694129</c:v>
                </c:pt>
                <c:pt idx="1664">
                  <c:v>-53.995351002412079</c:v>
                </c:pt>
                <c:pt idx="1665">
                  <c:v>-49.658252687385421</c:v>
                </c:pt>
                <c:pt idx="1666">
                  <c:v>-48.779860050285905</c:v>
                </c:pt>
                <c:pt idx="1667">
                  <c:v>-49.008832885335224</c:v>
                </c:pt>
                <c:pt idx="1668">
                  <c:v>-49.781605819646515</c:v>
                </c:pt>
                <c:pt idx="1669">
                  <c:v>-50.180880841094975</c:v>
                </c:pt>
                <c:pt idx="1670">
                  <c:v>-47.964028793711748</c:v>
                </c:pt>
                <c:pt idx="1671">
                  <c:v>-42.643221705213456</c:v>
                </c:pt>
                <c:pt idx="1672">
                  <c:v>-38.260495893709425</c:v>
                </c:pt>
                <c:pt idx="1673">
                  <c:v>-36.926636409706113</c:v>
                </c:pt>
                <c:pt idx="1674">
                  <c:v>-37.768160727936412</c:v>
                </c:pt>
                <c:pt idx="1675">
                  <c:v>-39.218624907886692</c:v>
                </c:pt>
                <c:pt idx="1676">
                  <c:v>-41.580817532546163</c:v>
                </c:pt>
                <c:pt idx="1677">
                  <c:v>-44.236397412422683</c:v>
                </c:pt>
                <c:pt idx="1678">
                  <c:v>-47.561312471220674</c:v>
                </c:pt>
                <c:pt idx="1679">
                  <c:v>-49.084918271892228</c:v>
                </c:pt>
                <c:pt idx="1680">
                  <c:v>-48.616072200139968</c:v>
                </c:pt>
                <c:pt idx="1681">
                  <c:v>-48.221499919722682</c:v>
                </c:pt>
                <c:pt idx="1682">
                  <c:v>-48.862220091885803</c:v>
                </c:pt>
                <c:pt idx="1683">
                  <c:v>-50.830022188268494</c:v>
                </c:pt>
                <c:pt idx="1684">
                  <c:v>-53.936244780103806</c:v>
                </c:pt>
                <c:pt idx="1685">
                  <c:v>-58.240419767956951</c:v>
                </c:pt>
                <c:pt idx="1686">
                  <c:v>-62.38105047040095</c:v>
                </c:pt>
                <c:pt idx="1687">
                  <c:v>-64.701145451818746</c:v>
                </c:pt>
                <c:pt idx="1688">
                  <c:v>-66.311684470849883</c:v>
                </c:pt>
                <c:pt idx="1689">
                  <c:v>-66.186726681590102</c:v>
                </c:pt>
                <c:pt idx="1690">
                  <c:v>-65.208870951572578</c:v>
                </c:pt>
                <c:pt idx="1691">
                  <c:v>-64.692251359362885</c:v>
                </c:pt>
                <c:pt idx="1692">
                  <c:v>-65.320316279744148</c:v>
                </c:pt>
                <c:pt idx="1693">
                  <c:v>-70.758141037694031</c:v>
                </c:pt>
                <c:pt idx="1694">
                  <c:v>-76.006733524165114</c:v>
                </c:pt>
                <c:pt idx="1695">
                  <c:v>-68.617867528577662</c:v>
                </c:pt>
                <c:pt idx="1696">
                  <c:v>-56.285992906791428</c:v>
                </c:pt>
                <c:pt idx="1697">
                  <c:v>-40.004995274914286</c:v>
                </c:pt>
                <c:pt idx="1698">
                  <c:v>-23.070637470798459</c:v>
                </c:pt>
                <c:pt idx="1699">
                  <c:v>-7.1827051612034269</c:v>
                </c:pt>
                <c:pt idx="1700">
                  <c:v>8.7808660795382742</c:v>
                </c:pt>
                <c:pt idx="1701">
                  <c:v>17.476651635311065</c:v>
                </c:pt>
                <c:pt idx="1702">
                  <c:v>19.82539848867447</c:v>
                </c:pt>
                <c:pt idx="1703">
                  <c:v>20.540355872847833</c:v>
                </c:pt>
                <c:pt idx="1704">
                  <c:v>19.403722994813645</c:v>
                </c:pt>
                <c:pt idx="1705">
                  <c:v>22.540523794635913</c:v>
                </c:pt>
                <c:pt idx="1706">
                  <c:v>26.170147331394681</c:v>
                </c:pt>
                <c:pt idx="1707">
                  <c:v>30.930750415105773</c:v>
                </c:pt>
                <c:pt idx="1708">
                  <c:v>35.492695372866436</c:v>
                </c:pt>
                <c:pt idx="1709">
                  <c:v>39.036718589304371</c:v>
                </c:pt>
                <c:pt idx="1710">
                  <c:v>45.720743485290733</c:v>
                </c:pt>
                <c:pt idx="1711">
                  <c:v>52.652425341168744</c:v>
                </c:pt>
                <c:pt idx="1712">
                  <c:v>56.636481904598377</c:v>
                </c:pt>
                <c:pt idx="1713">
                  <c:v>59.045990100597542</c:v>
                </c:pt>
                <c:pt idx="1714">
                  <c:v>60.747307938621617</c:v>
                </c:pt>
                <c:pt idx="1715">
                  <c:v>62.476555492730597</c:v>
                </c:pt>
                <c:pt idx="1716">
                  <c:v>63.468657909694464</c:v>
                </c:pt>
                <c:pt idx="1717">
                  <c:v>64.103644070029731</c:v>
                </c:pt>
                <c:pt idx="1718">
                  <c:v>64.276662490383472</c:v>
                </c:pt>
                <c:pt idx="1719">
                  <c:v>63.848168181121501</c:v>
                </c:pt>
                <c:pt idx="1720">
                  <c:v>63.821849556010875</c:v>
                </c:pt>
                <c:pt idx="1721">
                  <c:v>64.370050373183986</c:v>
                </c:pt>
                <c:pt idx="1722">
                  <c:v>64.98781051227482</c:v>
                </c:pt>
                <c:pt idx="1723">
                  <c:v>65.371898872324195</c:v>
                </c:pt>
                <c:pt idx="1724">
                  <c:v>65.492608012585507</c:v>
                </c:pt>
                <c:pt idx="1725">
                  <c:v>64.696969130077477</c:v>
                </c:pt>
                <c:pt idx="1726">
                  <c:v>62.444018207293176</c:v>
                </c:pt>
                <c:pt idx="1727">
                  <c:v>60.509044051372669</c:v>
                </c:pt>
                <c:pt idx="1728">
                  <c:v>57.716242891165329</c:v>
                </c:pt>
                <c:pt idx="1729">
                  <c:v>54.854225793834694</c:v>
                </c:pt>
                <c:pt idx="1730">
                  <c:v>52.372277522072544</c:v>
                </c:pt>
                <c:pt idx="1731">
                  <c:v>49.201624526094434</c:v>
                </c:pt>
                <c:pt idx="1732">
                  <c:v>46.094771010336721</c:v>
                </c:pt>
                <c:pt idx="1733">
                  <c:v>43.92797126441873</c:v>
                </c:pt>
                <c:pt idx="1734">
                  <c:v>42.931458992586684</c:v>
                </c:pt>
                <c:pt idx="1735">
                  <c:v>41.742163751113651</c:v>
                </c:pt>
                <c:pt idx="1736">
                  <c:v>40.43810995886993</c:v>
                </c:pt>
                <c:pt idx="1737">
                  <c:v>38.720395631847076</c:v>
                </c:pt>
                <c:pt idx="1738">
                  <c:v>35.128286105478203</c:v>
                </c:pt>
                <c:pt idx="1739">
                  <c:v>31.122146352630686</c:v>
                </c:pt>
                <c:pt idx="1740">
                  <c:v>25.244495141815051</c:v>
                </c:pt>
                <c:pt idx="1741">
                  <c:v>19.112920761908484</c:v>
                </c:pt>
                <c:pt idx="1742">
                  <c:v>11.565770784823822</c:v>
                </c:pt>
                <c:pt idx="1743">
                  <c:v>1.1477693415792527</c:v>
                </c:pt>
                <c:pt idx="1744">
                  <c:v>-9.9384214205580825</c:v>
                </c:pt>
                <c:pt idx="1745">
                  <c:v>-18.63686577913607</c:v>
                </c:pt>
                <c:pt idx="1746">
                  <c:v>-26.731631784725625</c:v>
                </c:pt>
                <c:pt idx="1747">
                  <c:v>-37.851559334319347</c:v>
                </c:pt>
                <c:pt idx="1748">
                  <c:v>-48.798573770041429</c:v>
                </c:pt>
                <c:pt idx="1749">
                  <c:v>-56.556620227960245</c:v>
                </c:pt>
                <c:pt idx="1750">
                  <c:v>-60.060070884995042</c:v>
                </c:pt>
                <c:pt idx="1751">
                  <c:v>-57.73068439868176</c:v>
                </c:pt>
                <c:pt idx="1752">
                  <c:v>-51.868976151103432</c:v>
                </c:pt>
                <c:pt idx="1753">
                  <c:v>-46.657101606458447</c:v>
                </c:pt>
                <c:pt idx="1754">
                  <c:v>-43.984586210267466</c:v>
                </c:pt>
                <c:pt idx="1755">
                  <c:v>-46.509315122542297</c:v>
                </c:pt>
                <c:pt idx="1756">
                  <c:v>-48.832883951818395</c:v>
                </c:pt>
                <c:pt idx="1757">
                  <c:v>-50.919522072269856</c:v>
                </c:pt>
                <c:pt idx="1758">
                  <c:v>-52.773132644498759</c:v>
                </c:pt>
                <c:pt idx="1759">
                  <c:v>-52.400834571624301</c:v>
                </c:pt>
                <c:pt idx="1760">
                  <c:v>-49.822424169295331</c:v>
                </c:pt>
                <c:pt idx="1761">
                  <c:v>-45.861267818616909</c:v>
                </c:pt>
                <c:pt idx="1762">
                  <c:v>-42.8456057440631</c:v>
                </c:pt>
                <c:pt idx="1763">
                  <c:v>-41.240608448195893</c:v>
                </c:pt>
                <c:pt idx="1764">
                  <c:v>-40.286753887108347</c:v>
                </c:pt>
                <c:pt idx="1765">
                  <c:v>-40.582331971122144</c:v>
                </c:pt>
                <c:pt idx="1766">
                  <c:v>-41.728597038100503</c:v>
                </c:pt>
                <c:pt idx="1767">
                  <c:v>-43.055599328884796</c:v>
                </c:pt>
                <c:pt idx="1768">
                  <c:v>-44.620447069356331</c:v>
                </c:pt>
                <c:pt idx="1769">
                  <c:v>-46.751803169926291</c:v>
                </c:pt>
                <c:pt idx="1770">
                  <c:v>-48.396584534403367</c:v>
                </c:pt>
                <c:pt idx="1771">
                  <c:v>-49.167755959010826</c:v>
                </c:pt>
                <c:pt idx="1772">
                  <c:v>-50.616357684966907</c:v>
                </c:pt>
                <c:pt idx="1773">
                  <c:v>-52.103024212725856</c:v>
                </c:pt>
                <c:pt idx="1774">
                  <c:v>-53.845816358399418</c:v>
                </c:pt>
                <c:pt idx="1775">
                  <c:v>-57.58058441521672</c:v>
                </c:pt>
                <c:pt idx="1776">
                  <c:v>-60.797944450222218</c:v>
                </c:pt>
                <c:pt idx="1777">
                  <c:v>-62.819489155025508</c:v>
                </c:pt>
                <c:pt idx="1778">
                  <c:v>-62.905363976841841</c:v>
                </c:pt>
                <c:pt idx="1779">
                  <c:v>-62.187654389020771</c:v>
                </c:pt>
                <c:pt idx="1780">
                  <c:v>-62.799256092230614</c:v>
                </c:pt>
                <c:pt idx="1781">
                  <c:v>-65.31807466386833</c:v>
                </c:pt>
                <c:pt idx="1782">
                  <c:v>-70.893881132280825</c:v>
                </c:pt>
                <c:pt idx="1783">
                  <c:v>-77.88691725286084</c:v>
                </c:pt>
                <c:pt idx="1784">
                  <c:v>-78.780282570957269</c:v>
                </c:pt>
                <c:pt idx="1785">
                  <c:v>-73.367094303881785</c:v>
                </c:pt>
                <c:pt idx="1786">
                  <c:v>-66.471055014393201</c:v>
                </c:pt>
                <c:pt idx="1787">
                  <c:v>-55.825049837151475</c:v>
                </c:pt>
                <c:pt idx="1788">
                  <c:v>-40.294652276514853</c:v>
                </c:pt>
                <c:pt idx="1789">
                  <c:v>-21.9472157950118</c:v>
                </c:pt>
                <c:pt idx="1790">
                  <c:v>-7.3837844133737409</c:v>
                </c:pt>
                <c:pt idx="1791">
                  <c:v>-0.478514677013614</c:v>
                </c:pt>
                <c:pt idx="1792">
                  <c:v>4.1291813992760797</c:v>
                </c:pt>
                <c:pt idx="1793">
                  <c:v>6.5337264428095416</c:v>
                </c:pt>
                <c:pt idx="1794">
                  <c:v>10.518539893749805</c:v>
                </c:pt>
                <c:pt idx="1795">
                  <c:v>16.765209676408382</c:v>
                </c:pt>
                <c:pt idx="1796">
                  <c:v>22.235092927833616</c:v>
                </c:pt>
                <c:pt idx="1797">
                  <c:v>27.036132397673708</c:v>
                </c:pt>
                <c:pt idx="1798">
                  <c:v>31.472146990037132</c:v>
                </c:pt>
                <c:pt idx="1799">
                  <c:v>36.378692089286602</c:v>
                </c:pt>
                <c:pt idx="1800">
                  <c:v>40.911666788945226</c:v>
                </c:pt>
                <c:pt idx="1801">
                  <c:v>45.100391177346644</c:v>
                </c:pt>
                <c:pt idx="1802">
                  <c:v>50.126724615586681</c:v>
                </c:pt>
                <c:pt idx="1803">
                  <c:v>54.105729994653913</c:v>
                </c:pt>
                <c:pt idx="1804">
                  <c:v>57.873496322502042</c:v>
                </c:pt>
                <c:pt idx="1805">
                  <c:v>60.860884922654115</c:v>
                </c:pt>
                <c:pt idx="1806">
                  <c:v>62.036023473228703</c:v>
                </c:pt>
                <c:pt idx="1807">
                  <c:v>61.981844675928272</c:v>
                </c:pt>
                <c:pt idx="1808">
                  <c:v>62.275533375988402</c:v>
                </c:pt>
                <c:pt idx="1809">
                  <c:v>62.700759755597467</c:v>
                </c:pt>
                <c:pt idx="1810">
                  <c:v>62.82558420817444</c:v>
                </c:pt>
                <c:pt idx="1811">
                  <c:v>62.293613811507498</c:v>
                </c:pt>
                <c:pt idx="1812">
                  <c:v>61.244340349277422</c:v>
                </c:pt>
                <c:pt idx="1813">
                  <c:v>60.35502001123664</c:v>
                </c:pt>
                <c:pt idx="1814">
                  <c:v>59.634724394504843</c:v>
                </c:pt>
                <c:pt idx="1815">
                  <c:v>58.730299863082195</c:v>
                </c:pt>
                <c:pt idx="1816">
                  <c:v>57.424970799761532</c:v>
                </c:pt>
                <c:pt idx="1817">
                  <c:v>56.81771129720741</c:v>
                </c:pt>
                <c:pt idx="1818">
                  <c:v>56.450366829795939</c:v>
                </c:pt>
                <c:pt idx="1819">
                  <c:v>55.758383298204308</c:v>
                </c:pt>
                <c:pt idx="1820">
                  <c:v>55.067244679606169</c:v>
                </c:pt>
                <c:pt idx="1821">
                  <c:v>52.954136030491227</c:v>
                </c:pt>
                <c:pt idx="1822">
                  <c:v>49.259225021464694</c:v>
                </c:pt>
                <c:pt idx="1823">
                  <c:v>44.058898513678514</c:v>
                </c:pt>
                <c:pt idx="1824">
                  <c:v>39.903273758764087</c:v>
                </c:pt>
                <c:pt idx="1825">
                  <c:v>37.793767640524415</c:v>
                </c:pt>
                <c:pt idx="1826">
                  <c:v>37.572820023313582</c:v>
                </c:pt>
                <c:pt idx="1827">
                  <c:v>37.811583262825046</c:v>
                </c:pt>
                <c:pt idx="1828">
                  <c:v>37.543786016489896</c:v>
                </c:pt>
                <c:pt idx="1829">
                  <c:v>36.352266788115976</c:v>
                </c:pt>
                <c:pt idx="1830">
                  <c:v>35.213291825025408</c:v>
                </c:pt>
                <c:pt idx="1831">
                  <c:v>35.129321134044389</c:v>
                </c:pt>
                <c:pt idx="1832">
                  <c:v>35.623860693676541</c:v>
                </c:pt>
                <c:pt idx="1833">
                  <c:v>33.196135278988933</c:v>
                </c:pt>
                <c:pt idx="1834">
                  <c:v>21.922282959292236</c:v>
                </c:pt>
                <c:pt idx="1835">
                  <c:v>6.9806815331265097</c:v>
                </c:pt>
                <c:pt idx="1836">
                  <c:v>-5.233170660988522</c:v>
                </c:pt>
                <c:pt idx="1837">
                  <c:v>-15.772340181312527</c:v>
                </c:pt>
                <c:pt idx="1838">
                  <c:v>-27.139973273021297</c:v>
                </c:pt>
                <c:pt idx="1839">
                  <c:v>-34.977828177532992</c:v>
                </c:pt>
                <c:pt idx="1840">
                  <c:v>-39.511140346680726</c:v>
                </c:pt>
                <c:pt idx="1841">
                  <c:v>-45.441789107130091</c:v>
                </c:pt>
                <c:pt idx="1842">
                  <c:v>-52.634080963667607</c:v>
                </c:pt>
                <c:pt idx="1843">
                  <c:v>-58.247903183192804</c:v>
                </c:pt>
                <c:pt idx="1844">
                  <c:v>-59.429659294757357</c:v>
                </c:pt>
                <c:pt idx="1845">
                  <c:v>-57.599878981454509</c:v>
                </c:pt>
                <c:pt idx="1846">
                  <c:v>-55.074416103690972</c:v>
                </c:pt>
                <c:pt idx="1847">
                  <c:v>-54.846900863015819</c:v>
                </c:pt>
                <c:pt idx="1848">
                  <c:v>-55.751400643617544</c:v>
                </c:pt>
                <c:pt idx="1849">
                  <c:v>-55.871697654557245</c:v>
                </c:pt>
                <c:pt idx="1850">
                  <c:v>-54.866912170874336</c:v>
                </c:pt>
                <c:pt idx="1851">
                  <c:v>-52.726334216953312</c:v>
                </c:pt>
                <c:pt idx="1852">
                  <c:v>-49.942185325527369</c:v>
                </c:pt>
                <c:pt idx="1853">
                  <c:v>-47.21813629907362</c:v>
                </c:pt>
                <c:pt idx="1854">
                  <c:v>-44.39023169744825</c:v>
                </c:pt>
                <c:pt idx="1855">
                  <c:v>-42.132783876148842</c:v>
                </c:pt>
                <c:pt idx="1856">
                  <c:v>-40.013357292450955</c:v>
                </c:pt>
                <c:pt idx="1857">
                  <c:v>-38.624441683570375</c:v>
                </c:pt>
                <c:pt idx="1858">
                  <c:v>-38.189331969962495</c:v>
                </c:pt>
                <c:pt idx="1859">
                  <c:v>-37.881605432236348</c:v>
                </c:pt>
                <c:pt idx="1860">
                  <c:v>-38.392399575039377</c:v>
                </c:pt>
                <c:pt idx="1861">
                  <c:v>-39.405800648560188</c:v>
                </c:pt>
                <c:pt idx="1862">
                  <c:v>-41.507643045826597</c:v>
                </c:pt>
                <c:pt idx="1863">
                  <c:v>-45.269962610187918</c:v>
                </c:pt>
                <c:pt idx="1864">
                  <c:v>-48.949089339729994</c:v>
                </c:pt>
                <c:pt idx="1865">
                  <c:v>-52.07836789830364</c:v>
                </c:pt>
                <c:pt idx="1866">
                  <c:v>-54.068965494889746</c:v>
                </c:pt>
                <c:pt idx="1867">
                  <c:v>-55.143042794595672</c:v>
                </c:pt>
                <c:pt idx="1868">
                  <c:v>-56.227694388426791</c:v>
                </c:pt>
                <c:pt idx="1869">
                  <c:v>-58.541025367306062</c:v>
                </c:pt>
                <c:pt idx="1870">
                  <c:v>-61.277183247296335</c:v>
                </c:pt>
                <c:pt idx="1871">
                  <c:v>-65.453496971692616</c:v>
                </c:pt>
                <c:pt idx="1872">
                  <c:v>-72.339117621524608</c:v>
                </c:pt>
                <c:pt idx="1873">
                  <c:v>-76.787188793745557</c:v>
                </c:pt>
                <c:pt idx="1874">
                  <c:v>-78.830295465020228</c:v>
                </c:pt>
                <c:pt idx="1875">
                  <c:v>-80.03769106378715</c:v>
                </c:pt>
                <c:pt idx="1876">
                  <c:v>-80.018087412166182</c:v>
                </c:pt>
                <c:pt idx="1877">
                  <c:v>-76.288827825516364</c:v>
                </c:pt>
                <c:pt idx="1878">
                  <c:v>-67.763495466192012</c:v>
                </c:pt>
                <c:pt idx="1879">
                  <c:v>-59.092222584885164</c:v>
                </c:pt>
                <c:pt idx="1880">
                  <c:v>-46.120193067196695</c:v>
                </c:pt>
                <c:pt idx="1881">
                  <c:v>-30.473814897074046</c:v>
                </c:pt>
                <c:pt idx="1882">
                  <c:v>-16.552940005185704</c:v>
                </c:pt>
                <c:pt idx="1883">
                  <c:v>-14.583760568770055</c:v>
                </c:pt>
                <c:pt idx="1884">
                  <c:v>-9.0074195074077359</c:v>
                </c:pt>
                <c:pt idx="1885">
                  <c:v>-1.6660130385642071</c:v>
                </c:pt>
                <c:pt idx="1886">
                  <c:v>1.0788880992963206</c:v>
                </c:pt>
                <c:pt idx="1887">
                  <c:v>6.4521751948080706</c:v>
                </c:pt>
                <c:pt idx="1888">
                  <c:v>11.784906039176651</c:v>
                </c:pt>
                <c:pt idx="1889">
                  <c:v>18.49808182519762</c:v>
                </c:pt>
                <c:pt idx="1890">
                  <c:v>26.50576787163337</c:v>
                </c:pt>
                <c:pt idx="1891">
                  <c:v>30.136395126375405</c:v>
                </c:pt>
                <c:pt idx="1892">
                  <c:v>33.055789528211321</c:v>
                </c:pt>
                <c:pt idx="1893">
                  <c:v>36.461223788738806</c:v>
                </c:pt>
                <c:pt idx="1894">
                  <c:v>38.195832281416067</c:v>
                </c:pt>
                <c:pt idx="1895">
                  <c:v>42.975529659951562</c:v>
                </c:pt>
                <c:pt idx="1896">
                  <c:v>49.543592969302978</c:v>
                </c:pt>
                <c:pt idx="1897">
                  <c:v>55.498066232410537</c:v>
                </c:pt>
                <c:pt idx="1898">
                  <c:v>60.348986312141562</c:v>
                </c:pt>
                <c:pt idx="1899">
                  <c:v>63.617798766245578</c:v>
                </c:pt>
                <c:pt idx="1900">
                  <c:v>65.061691345006054</c:v>
                </c:pt>
                <c:pt idx="1901">
                  <c:v>64.354079105195183</c:v>
                </c:pt>
                <c:pt idx="1902">
                  <c:v>62.418914987765035</c:v>
                </c:pt>
                <c:pt idx="1903">
                  <c:v>59.291852974459005</c:v>
                </c:pt>
                <c:pt idx="1904">
                  <c:v>56.67565827706769</c:v>
                </c:pt>
                <c:pt idx="1905">
                  <c:v>56.380659222070648</c:v>
                </c:pt>
                <c:pt idx="1906">
                  <c:v>56.641817656713037</c:v>
                </c:pt>
                <c:pt idx="1907">
                  <c:v>57.193645286664285</c:v>
                </c:pt>
                <c:pt idx="1908">
                  <c:v>57.216419665659437</c:v>
                </c:pt>
                <c:pt idx="1909">
                  <c:v>56.977367090895711</c:v>
                </c:pt>
                <c:pt idx="1910">
                  <c:v>55.940491170132731</c:v>
                </c:pt>
                <c:pt idx="1911">
                  <c:v>55.207349988223577</c:v>
                </c:pt>
                <c:pt idx="1912">
                  <c:v>52.744407914527457</c:v>
                </c:pt>
                <c:pt idx="1913">
                  <c:v>48.926052585109147</c:v>
                </c:pt>
                <c:pt idx="1914">
                  <c:v>45.587893178311447</c:v>
                </c:pt>
                <c:pt idx="1915">
                  <c:v>43.095035989958049</c:v>
                </c:pt>
                <c:pt idx="1916">
                  <c:v>40.30688629559976</c:v>
                </c:pt>
                <c:pt idx="1917">
                  <c:v>39.254853033026322</c:v>
                </c:pt>
                <c:pt idx="1918">
                  <c:v>39.778458569911066</c:v>
                </c:pt>
                <c:pt idx="1919">
                  <c:v>40.587316810580795</c:v>
                </c:pt>
                <c:pt idx="1920">
                  <c:v>42.090698456147756</c:v>
                </c:pt>
                <c:pt idx="1921">
                  <c:v>41.307597542235953</c:v>
                </c:pt>
                <c:pt idx="1922">
                  <c:v>39.066054829888017</c:v>
                </c:pt>
                <c:pt idx="1923">
                  <c:v>36.646124833259286</c:v>
                </c:pt>
                <c:pt idx="1924">
                  <c:v>34.605539398851882</c:v>
                </c:pt>
                <c:pt idx="1925">
                  <c:v>31.042677388161433</c:v>
                </c:pt>
                <c:pt idx="1926">
                  <c:v>25.954343234169293</c:v>
                </c:pt>
                <c:pt idx="1927">
                  <c:v>18.029769579422474</c:v>
                </c:pt>
                <c:pt idx="1928">
                  <c:v>8.8356627422293155</c:v>
                </c:pt>
                <c:pt idx="1929">
                  <c:v>0.51655731154768247</c:v>
                </c:pt>
                <c:pt idx="1930">
                  <c:v>-7.4950683814573651</c:v>
                </c:pt>
                <c:pt idx="1931">
                  <c:v>-13.301192947485685</c:v>
                </c:pt>
                <c:pt idx="1932">
                  <c:v>-19.805228955699619</c:v>
                </c:pt>
                <c:pt idx="1933">
                  <c:v>-29.913403802582703</c:v>
                </c:pt>
                <c:pt idx="1934">
                  <c:v>-42.922066824041636</c:v>
                </c:pt>
                <c:pt idx="1935">
                  <c:v>-53.229603652671805</c:v>
                </c:pt>
                <c:pt idx="1936">
                  <c:v>-58.79152363284733</c:v>
                </c:pt>
                <c:pt idx="1937">
                  <c:v>-60.510538340368576</c:v>
                </c:pt>
                <c:pt idx="1938">
                  <c:v>-57.850112889457684</c:v>
                </c:pt>
                <c:pt idx="1939">
                  <c:v>-48.539287677129735</c:v>
                </c:pt>
                <c:pt idx="1940">
                  <c:v>-37.186416703100605</c:v>
                </c:pt>
                <c:pt idx="1941">
                  <c:v>-34.679442793118447</c:v>
                </c:pt>
                <c:pt idx="1942">
                  <c:v>-36.192596740032442</c:v>
                </c:pt>
                <c:pt idx="1943">
                  <c:v>-39.175746386828813</c:v>
                </c:pt>
                <c:pt idx="1944">
                  <c:v>-42.665593761209543</c:v>
                </c:pt>
                <c:pt idx="1945">
                  <c:v>-44.102347872397722</c:v>
                </c:pt>
                <c:pt idx="1946">
                  <c:v>-43.298251821367835</c:v>
                </c:pt>
                <c:pt idx="1947">
                  <c:v>-41.158341637697362</c:v>
                </c:pt>
                <c:pt idx="1948">
                  <c:v>-39.561524876198355</c:v>
                </c:pt>
                <c:pt idx="1949">
                  <c:v>-38.151027572004189</c:v>
                </c:pt>
                <c:pt idx="1950">
                  <c:v>-36.669149141735424</c:v>
                </c:pt>
                <c:pt idx="1951">
                  <c:v>-35.64916620324248</c:v>
                </c:pt>
                <c:pt idx="1952">
                  <c:v>-35.559705693022472</c:v>
                </c:pt>
                <c:pt idx="1953">
                  <c:v>-36.018755192543139</c:v>
                </c:pt>
                <c:pt idx="1954">
                  <c:v>-36.858047721138277</c:v>
                </c:pt>
                <c:pt idx="1955">
                  <c:v>-39.325595908859576</c:v>
                </c:pt>
                <c:pt idx="1956">
                  <c:v>-42.461011065262213</c:v>
                </c:pt>
                <c:pt idx="1957">
                  <c:v>-45.887107381065199</c:v>
                </c:pt>
                <c:pt idx="1958">
                  <c:v>-50.152788888257412</c:v>
                </c:pt>
                <c:pt idx="1959">
                  <c:v>-54.044838808681234</c:v>
                </c:pt>
                <c:pt idx="1960">
                  <c:v>-57.990367761542522</c:v>
                </c:pt>
                <c:pt idx="1961">
                  <c:v>-61.865618002714442</c:v>
                </c:pt>
                <c:pt idx="1962">
                  <c:v>-64.205637294294604</c:v>
                </c:pt>
                <c:pt idx="1963">
                  <c:v>-65.864610390551235</c:v>
                </c:pt>
                <c:pt idx="1964">
                  <c:v>-66.077002024733162</c:v>
                </c:pt>
                <c:pt idx="1965">
                  <c:v>-66.562948885487458</c:v>
                </c:pt>
                <c:pt idx="1966">
                  <c:v>-67.854454524625908</c:v>
                </c:pt>
                <c:pt idx="1967">
                  <c:v>-70.447312053211903</c:v>
                </c:pt>
                <c:pt idx="1968">
                  <c:v>-74.860610713785348</c:v>
                </c:pt>
                <c:pt idx="1969">
                  <c:v>-76.892260135710657</c:v>
                </c:pt>
                <c:pt idx="1970">
                  <c:v>-74.263160799847739</c:v>
                </c:pt>
                <c:pt idx="1971">
                  <c:v>-67.528962297670901</c:v>
                </c:pt>
                <c:pt idx="1972">
                  <c:v>-58.694903150684368</c:v>
                </c:pt>
                <c:pt idx="1973">
                  <c:v>-49.055983614984115</c:v>
                </c:pt>
                <c:pt idx="1974">
                  <c:v>-41.83140450529347</c:v>
                </c:pt>
                <c:pt idx="1975">
                  <c:v>-36.361771109514194</c:v>
                </c:pt>
                <c:pt idx="1976">
                  <c:v>-28.984555453927783</c:v>
                </c:pt>
                <c:pt idx="1977">
                  <c:v>-19.000308144210081</c:v>
                </c:pt>
                <c:pt idx="1978">
                  <c:v>-8.2502905960671917</c:v>
                </c:pt>
                <c:pt idx="1979">
                  <c:v>3.6761107361222485</c:v>
                </c:pt>
                <c:pt idx="1980">
                  <c:v>13.303772517855831</c:v>
                </c:pt>
                <c:pt idx="1981">
                  <c:v>18.226587509597266</c:v>
                </c:pt>
                <c:pt idx="1982">
                  <c:v>25.310399167617703</c:v>
                </c:pt>
                <c:pt idx="1983">
                  <c:v>27.236695171359624</c:v>
                </c:pt>
                <c:pt idx="1984">
                  <c:v>33.171497706065026</c:v>
                </c:pt>
                <c:pt idx="1985">
                  <c:v>39.154998412255658</c:v>
                </c:pt>
                <c:pt idx="1986">
                  <c:v>44.393414699339914</c:v>
                </c:pt>
                <c:pt idx="1987">
                  <c:v>50.128835964806456</c:v>
                </c:pt>
                <c:pt idx="1988">
                  <c:v>55.327202125086153</c:v>
                </c:pt>
                <c:pt idx="1989">
                  <c:v>59.015008442511657</c:v>
                </c:pt>
                <c:pt idx="1990">
                  <c:v>61.513080713899903</c:v>
                </c:pt>
                <c:pt idx="1991">
                  <c:v>63.523864082400763</c:v>
                </c:pt>
                <c:pt idx="1992">
                  <c:v>65.037840004988794</c:v>
                </c:pt>
                <c:pt idx="1993">
                  <c:v>65.58741412595576</c:v>
                </c:pt>
                <c:pt idx="1994">
                  <c:v>66.144523231394459</c:v>
                </c:pt>
                <c:pt idx="1995">
                  <c:v>66.536885839026766</c:v>
                </c:pt>
                <c:pt idx="1996">
                  <c:v>65.908752522283422</c:v>
                </c:pt>
                <c:pt idx="1997">
                  <c:v>64.597079216207675</c:v>
                </c:pt>
                <c:pt idx="1998">
                  <c:v>61.161729090240513</c:v>
                </c:pt>
                <c:pt idx="1999">
                  <c:v>57.733959621426457</c:v>
                </c:pt>
                <c:pt idx="2000">
                  <c:v>54.325627658976316</c:v>
                </c:pt>
                <c:pt idx="2001">
                  <c:v>51.783826056741738</c:v>
                </c:pt>
                <c:pt idx="2002">
                  <c:v>51.601021780884487</c:v>
                </c:pt>
                <c:pt idx="2003">
                  <c:v>50.476773212574741</c:v>
                </c:pt>
                <c:pt idx="2004">
                  <c:v>50.456287458050689</c:v>
                </c:pt>
                <c:pt idx="2005">
                  <c:v>45.974485526404266</c:v>
                </c:pt>
                <c:pt idx="2006">
                  <c:v>35.830678091578498</c:v>
                </c:pt>
                <c:pt idx="2007">
                  <c:v>27.401927175254375</c:v>
                </c:pt>
                <c:pt idx="2008">
                  <c:v>21.022612437381191</c:v>
                </c:pt>
                <c:pt idx="2009">
                  <c:v>17.70051119414385</c:v>
                </c:pt>
                <c:pt idx="2010">
                  <c:v>20.284621112532605</c:v>
                </c:pt>
                <c:pt idx="2011">
                  <c:v>29.731076839732289</c:v>
                </c:pt>
                <c:pt idx="2012">
                  <c:v>67.696233633203946</c:v>
                </c:pt>
                <c:pt idx="2013">
                  <c:v>43.904069391850868</c:v>
                </c:pt>
                <c:pt idx="2014">
                  <c:v>27.368557838061275</c:v>
                </c:pt>
                <c:pt idx="2015">
                  <c:v>14.424931061572609</c:v>
                </c:pt>
                <c:pt idx="2016">
                  <c:v>3.8257371306579007</c:v>
                </c:pt>
                <c:pt idx="2017">
                  <c:v>-10.458159676590249</c:v>
                </c:pt>
                <c:pt idx="2018">
                  <c:v>-20.387038357528354</c:v>
                </c:pt>
                <c:pt idx="2019">
                  <c:v>-24.670837913238145</c:v>
                </c:pt>
                <c:pt idx="2020">
                  <c:v>-25.231359485266118</c:v>
                </c:pt>
                <c:pt idx="2021">
                  <c:v>-14.116233266142155</c:v>
                </c:pt>
                <c:pt idx="2022">
                  <c:v>1.5577414638911111</c:v>
                </c:pt>
                <c:pt idx="2023">
                  <c:v>10.560823996192152</c:v>
                </c:pt>
                <c:pt idx="2024">
                  <c:v>8.5206419303121663</c:v>
                </c:pt>
                <c:pt idx="2025">
                  <c:v>7.7396436612632176</c:v>
                </c:pt>
                <c:pt idx="2026">
                  <c:v>-4.5102301026844094</c:v>
                </c:pt>
                <c:pt idx="2027">
                  <c:v>-13.535106525454815</c:v>
                </c:pt>
                <c:pt idx="2028">
                  <c:v>-16.849367430221108</c:v>
                </c:pt>
                <c:pt idx="2029">
                  <c:v>-14.963034245204335</c:v>
                </c:pt>
                <c:pt idx="2030">
                  <c:v>-8.829851834287215</c:v>
                </c:pt>
                <c:pt idx="2031">
                  <c:v>-3.5660695781126033</c:v>
                </c:pt>
                <c:pt idx="2032">
                  <c:v>2.776894756153355</c:v>
                </c:pt>
                <c:pt idx="2033">
                  <c:v>9.5695658944683721</c:v>
                </c:pt>
                <c:pt idx="2034">
                  <c:v>13.53908751238418</c:v>
                </c:pt>
                <c:pt idx="2035">
                  <c:v>16.086554961515176</c:v>
                </c:pt>
                <c:pt idx="2036">
                  <c:v>12.380817120901204</c:v>
                </c:pt>
                <c:pt idx="2037">
                  <c:v>3.6804374493662113</c:v>
                </c:pt>
                <c:pt idx="2038">
                  <c:v>1.4738878352069424</c:v>
                </c:pt>
                <c:pt idx="2039">
                  <c:v>6.2179914488228185</c:v>
                </c:pt>
                <c:pt idx="2040">
                  <c:v>10.944742056104346</c:v>
                </c:pt>
                <c:pt idx="2041">
                  <c:v>13.75043419289706</c:v>
                </c:pt>
                <c:pt idx="2042">
                  <c:v>12.225748779677799</c:v>
                </c:pt>
                <c:pt idx="2043">
                  <c:v>10.9599714438388</c:v>
                </c:pt>
                <c:pt idx="2044">
                  <c:v>9.875846862158193</c:v>
                </c:pt>
                <c:pt idx="2045">
                  <c:v>9.1646545772962913</c:v>
                </c:pt>
                <c:pt idx="2046">
                  <c:v>9.5827201728982452</c:v>
                </c:pt>
                <c:pt idx="2047">
                  <c:v>8.1688389872202105</c:v>
                </c:pt>
                <c:pt idx="2048">
                  <c:v>5.9428412745816157</c:v>
                </c:pt>
                <c:pt idx="2049">
                  <c:v>1.9832861742048065</c:v>
                </c:pt>
                <c:pt idx="2050">
                  <c:v>-0.60373162820388726</c:v>
                </c:pt>
                <c:pt idx="2051">
                  <c:v>0.79579552846858714</c:v>
                </c:pt>
                <c:pt idx="2052">
                  <c:v>2.673817024119844</c:v>
                </c:pt>
                <c:pt idx="2053">
                  <c:v>6.6797028387783586</c:v>
                </c:pt>
                <c:pt idx="2054">
                  <c:v>12.28894723820563</c:v>
                </c:pt>
                <c:pt idx="2055">
                  <c:v>14.631711226197556</c:v>
                </c:pt>
                <c:pt idx="2056">
                  <c:v>12.448292529584089</c:v>
                </c:pt>
                <c:pt idx="2057">
                  <c:v>10.732530002849709</c:v>
                </c:pt>
                <c:pt idx="2058">
                  <c:v>9.6682645449533862</c:v>
                </c:pt>
                <c:pt idx="2059">
                  <c:v>5.1634952231496536</c:v>
                </c:pt>
                <c:pt idx="2060">
                  <c:v>0.37834182708651221</c:v>
                </c:pt>
                <c:pt idx="2061">
                  <c:v>-2.1253288330316105</c:v>
                </c:pt>
                <c:pt idx="2062">
                  <c:v>-1.774841597079621</c:v>
                </c:pt>
                <c:pt idx="2063">
                  <c:v>-1.4219117957097878</c:v>
                </c:pt>
                <c:pt idx="2064">
                  <c:v>-1.0253381345959094</c:v>
                </c:pt>
                <c:pt idx="2065">
                  <c:v>-0.86173138657184234</c:v>
                </c:pt>
                <c:pt idx="2066">
                  <c:v>-0.22090399938150682</c:v>
                </c:pt>
                <c:pt idx="2067">
                  <c:v>4.1215576330633212E-2</c:v>
                </c:pt>
                <c:pt idx="2068">
                  <c:v>0.51062749631193283</c:v>
                </c:pt>
                <c:pt idx="2069">
                  <c:v>0.41436047290080325</c:v>
                </c:pt>
                <c:pt idx="2070">
                  <c:v>-0.50246599017559901</c:v>
                </c:pt>
                <c:pt idx="2071">
                  <c:v>-2.0703310308291698</c:v>
                </c:pt>
                <c:pt idx="2072">
                  <c:v>-3.9090365996134113</c:v>
                </c:pt>
                <c:pt idx="2073">
                  <c:v>-5.5683185199961294</c:v>
                </c:pt>
                <c:pt idx="2074">
                  <c:v>-6.3291403247074145</c:v>
                </c:pt>
                <c:pt idx="2075">
                  <c:v>-8.7573744524121313</c:v>
                </c:pt>
                <c:pt idx="2076">
                  <c:v>-10.743730103784143</c:v>
                </c:pt>
                <c:pt idx="2077">
                  <c:v>-12.285911545968121</c:v>
                </c:pt>
                <c:pt idx="2078">
                  <c:v>-13.762489534215728</c:v>
                </c:pt>
                <c:pt idx="2079">
                  <c:v>-10.498677944306099</c:v>
                </c:pt>
                <c:pt idx="2080">
                  <c:v>-8.3815602723532123</c:v>
                </c:pt>
                <c:pt idx="2081">
                  <c:v>-6.8335609386658955</c:v>
                </c:pt>
                <c:pt idx="2082">
                  <c:v>-6.3355668988979552</c:v>
                </c:pt>
                <c:pt idx="2083">
                  <c:v>-6.324553917459113</c:v>
                </c:pt>
                <c:pt idx="2084">
                  <c:v>-6.4572140577433013</c:v>
                </c:pt>
                <c:pt idx="2085">
                  <c:v>-6.6259525851710857</c:v>
                </c:pt>
                <c:pt idx="2086">
                  <c:v>-7.1353139935215397</c:v>
                </c:pt>
                <c:pt idx="2087">
                  <c:v>-8.4962562045234105</c:v>
                </c:pt>
                <c:pt idx="2088">
                  <c:v>-8.5217204962087916</c:v>
                </c:pt>
                <c:pt idx="2089">
                  <c:v>-8.2520181861021626</c:v>
                </c:pt>
                <c:pt idx="2090">
                  <c:v>-7.4691688682149024</c:v>
                </c:pt>
                <c:pt idx="2091">
                  <c:v>-6.3205087105165623</c:v>
                </c:pt>
                <c:pt idx="2092">
                  <c:v>-6.4096302184664369</c:v>
                </c:pt>
                <c:pt idx="2093">
                  <c:v>-7.7710069782844187</c:v>
                </c:pt>
                <c:pt idx="2094">
                  <c:v>-9.872058711473688</c:v>
                </c:pt>
                <c:pt idx="2095">
                  <c:v>-10.811857940905931</c:v>
                </c:pt>
                <c:pt idx="2096">
                  <c:v>-11.319788487197854</c:v>
                </c:pt>
                <c:pt idx="2097">
                  <c:v>-10.763768934752349</c:v>
                </c:pt>
                <c:pt idx="2098">
                  <c:v>-10.12412683426799</c:v>
                </c:pt>
                <c:pt idx="2099">
                  <c:v>-9.4713961647503968</c:v>
                </c:pt>
                <c:pt idx="2100">
                  <c:v>-8.8824641766384058</c:v>
                </c:pt>
                <c:pt idx="2101">
                  <c:v>-8.7536024436938717</c:v>
                </c:pt>
                <c:pt idx="2102">
                  <c:v>-8.9225280034751435</c:v>
                </c:pt>
                <c:pt idx="2103">
                  <c:v>-10.22045066855895</c:v>
                </c:pt>
                <c:pt idx="2104">
                  <c:v>-10.352334389636367</c:v>
                </c:pt>
                <c:pt idx="2105">
                  <c:v>-10.08952336525585</c:v>
                </c:pt>
                <c:pt idx="2106">
                  <c:v>-9.8902413135190379</c:v>
                </c:pt>
                <c:pt idx="2107">
                  <c:v>-10.764743379383523</c:v>
                </c:pt>
                <c:pt idx="2108">
                  <c:v>-12.172040304280783</c:v>
                </c:pt>
                <c:pt idx="2109">
                  <c:v>-12.651464002974123</c:v>
                </c:pt>
                <c:pt idx="2110">
                  <c:v>-12.53639562982182</c:v>
                </c:pt>
                <c:pt idx="2111">
                  <c:v>-12.625725938223956</c:v>
                </c:pt>
                <c:pt idx="2112">
                  <c:v>-15.617585715698308</c:v>
                </c:pt>
                <c:pt idx="2113">
                  <c:v>-13.005616299072711</c:v>
                </c:pt>
                <c:pt idx="2114">
                  <c:v>-12.203187024891074</c:v>
                </c:pt>
                <c:pt idx="2115">
                  <c:v>-12.524436674763074</c:v>
                </c:pt>
                <c:pt idx="2116">
                  <c:v>-12.985846486316168</c:v>
                </c:pt>
                <c:pt idx="2117">
                  <c:v>-13.392343369109128</c:v>
                </c:pt>
                <c:pt idx="2118">
                  <c:v>-13.230968096602684</c:v>
                </c:pt>
                <c:pt idx="2119">
                  <c:v>-13.564930501279065</c:v>
                </c:pt>
                <c:pt idx="2120">
                  <c:v>-13.32453618569531</c:v>
                </c:pt>
              </c:numCache>
            </c:numRef>
          </c:val>
          <c:smooth val="0"/>
          <c:extLst>
            <c:ext xmlns:c16="http://schemas.microsoft.com/office/drawing/2014/chart" uri="{C3380CC4-5D6E-409C-BE32-E72D297353CC}">
              <c16:uniqueId val="{00000000-FD24-4672-956C-42A7F68991C7}"/>
            </c:ext>
          </c:extLst>
        </c:ser>
        <c:ser>
          <c:idx val="1"/>
          <c:order val="1"/>
          <c:tx>
            <c:strRef>
              <c:f>Sheet1!$G$1</c:f>
              <c:strCache>
                <c:ptCount val="1"/>
                <c:pt idx="0">
                  <c:v>Accel_Y</c:v>
                </c:pt>
              </c:strCache>
            </c:strRef>
          </c:tx>
          <c:spPr>
            <a:ln w="28575" cap="rnd">
              <a:solidFill>
                <a:schemeClr val="accent2"/>
              </a:solidFill>
              <a:round/>
            </a:ln>
            <a:effectLst/>
          </c:spPr>
          <c:marker>
            <c:symbol val="none"/>
          </c:marker>
          <c:val>
            <c:numRef>
              <c:f>Sheet1!$G$2:$G$2122</c:f>
              <c:numCache>
                <c:formatCode>General</c:formatCode>
                <c:ptCount val="2121"/>
                <c:pt idx="0">
                  <c:v>-13.159009150534594</c:v>
                </c:pt>
                <c:pt idx="1">
                  <c:v>-12.888905188874647</c:v>
                </c:pt>
                <c:pt idx="2">
                  <c:v>-12.475467218646783</c:v>
                </c:pt>
                <c:pt idx="3">
                  <c:v>-11.693952704029231</c:v>
                </c:pt>
                <c:pt idx="4">
                  <c:v>-11.333172955683274</c:v>
                </c:pt>
                <c:pt idx="5">
                  <c:v>-11.660007240179493</c:v>
                </c:pt>
                <c:pt idx="6">
                  <c:v>-11.056891251578808</c:v>
                </c:pt>
                <c:pt idx="7">
                  <c:v>-11.223787663122669</c:v>
                </c:pt>
                <c:pt idx="8">
                  <c:v>-11.329941115130591</c:v>
                </c:pt>
                <c:pt idx="9">
                  <c:v>-12.485230834915631</c:v>
                </c:pt>
                <c:pt idx="10">
                  <c:v>-12.888995766105982</c:v>
                </c:pt>
                <c:pt idx="11">
                  <c:v>-13.612142483097324</c:v>
                </c:pt>
                <c:pt idx="12">
                  <c:v>-13.613441349091165</c:v>
                </c:pt>
                <c:pt idx="13">
                  <c:v>-13.187829274101812</c:v>
                </c:pt>
                <c:pt idx="14">
                  <c:v>-13.103021916849043</c:v>
                </c:pt>
                <c:pt idx="15">
                  <c:v>-15.406063742258052</c:v>
                </c:pt>
                <c:pt idx="16">
                  <c:v>-8.4178956942111967</c:v>
                </c:pt>
                <c:pt idx="17">
                  <c:v>-8.6426608506198779</c:v>
                </c:pt>
                <c:pt idx="18">
                  <c:v>-7.2858037110261469</c:v>
                </c:pt>
                <c:pt idx="19">
                  <c:v>-8.6701213663763799</c:v>
                </c:pt>
                <c:pt idx="20">
                  <c:v>-10.014668749907136</c:v>
                </c:pt>
                <c:pt idx="21">
                  <c:v>-11.484962856644511</c:v>
                </c:pt>
                <c:pt idx="22">
                  <c:v>-13.570244595026299</c:v>
                </c:pt>
                <c:pt idx="23">
                  <c:v>-13.835916528580864</c:v>
                </c:pt>
                <c:pt idx="24">
                  <c:v>-13.688362722040715</c:v>
                </c:pt>
                <c:pt idx="25">
                  <c:v>-18.732271127187961</c:v>
                </c:pt>
                <c:pt idx="26">
                  <c:v>-14.053147206219361</c:v>
                </c:pt>
                <c:pt idx="27">
                  <c:v>-17.394674717759724</c:v>
                </c:pt>
                <c:pt idx="28">
                  <c:v>-14.99044569515975</c:v>
                </c:pt>
                <c:pt idx="29">
                  <c:v>-12.06665420761996</c:v>
                </c:pt>
                <c:pt idx="30">
                  <c:v>-11.210914397315793</c:v>
                </c:pt>
                <c:pt idx="31">
                  <c:v>-11.009906181800467</c:v>
                </c:pt>
                <c:pt idx="32">
                  <c:v>-11.172298076417158</c:v>
                </c:pt>
                <c:pt idx="33">
                  <c:v>-9.924126596591389</c:v>
                </c:pt>
                <c:pt idx="34">
                  <c:v>-9.113962815837878</c:v>
                </c:pt>
                <c:pt idx="35">
                  <c:v>-7.9569435028183326</c:v>
                </c:pt>
                <c:pt idx="36">
                  <c:v>-8.0931450500324544</c:v>
                </c:pt>
                <c:pt idx="37">
                  <c:v>-7.9817647796177642</c:v>
                </c:pt>
                <c:pt idx="38">
                  <c:v>-8.8264942960039168</c:v>
                </c:pt>
                <c:pt idx="39">
                  <c:v>-10.044620533164158</c:v>
                </c:pt>
                <c:pt idx="40">
                  <c:v>-10.631023867115783</c:v>
                </c:pt>
                <c:pt idx="41">
                  <c:v>-10.528254991685682</c:v>
                </c:pt>
                <c:pt idx="42">
                  <c:v>-12.909068043684535</c:v>
                </c:pt>
                <c:pt idx="43">
                  <c:v>-9.6386380602441033</c:v>
                </c:pt>
                <c:pt idx="44">
                  <c:v>-10.646883529831335</c:v>
                </c:pt>
                <c:pt idx="45">
                  <c:v>-11.254361978253968</c:v>
                </c:pt>
                <c:pt idx="46">
                  <c:v>-10.858010605510421</c:v>
                </c:pt>
                <c:pt idx="47">
                  <c:v>-11.56095331775057</c:v>
                </c:pt>
                <c:pt idx="48">
                  <c:v>-13.165487998867283</c:v>
                </c:pt>
                <c:pt idx="49">
                  <c:v>-14.367502980660108</c:v>
                </c:pt>
                <c:pt idx="50">
                  <c:v>-15.334852400176795</c:v>
                </c:pt>
                <c:pt idx="51">
                  <c:v>-15.686865955440936</c:v>
                </c:pt>
                <c:pt idx="52">
                  <c:v>-14.791029843112968</c:v>
                </c:pt>
                <c:pt idx="53">
                  <c:v>-12.983998177784116</c:v>
                </c:pt>
                <c:pt idx="54">
                  <c:v>-11.807601398220006</c:v>
                </c:pt>
                <c:pt idx="55">
                  <c:v>-11.689857282260853</c:v>
                </c:pt>
                <c:pt idx="56">
                  <c:v>-12.518286939866368</c:v>
                </c:pt>
                <c:pt idx="57">
                  <c:v>-15.281997178653667</c:v>
                </c:pt>
                <c:pt idx="58">
                  <c:v>-21.657463795228804</c:v>
                </c:pt>
                <c:pt idx="59">
                  <c:v>-27.45185452499711</c:v>
                </c:pt>
                <c:pt idx="60">
                  <c:v>-32.828483181197058</c:v>
                </c:pt>
                <c:pt idx="61">
                  <c:v>-38.955055177431596</c:v>
                </c:pt>
                <c:pt idx="62">
                  <c:v>-36.44700936127488</c:v>
                </c:pt>
                <c:pt idx="63">
                  <c:v>-35.868535516873841</c:v>
                </c:pt>
                <c:pt idx="64">
                  <c:v>-33.588415571996968</c:v>
                </c:pt>
                <c:pt idx="65">
                  <c:v>-31.731752836121625</c:v>
                </c:pt>
                <c:pt idx="66">
                  <c:v>-31.273879071230205</c:v>
                </c:pt>
                <c:pt idx="67">
                  <c:v>-35.98122351930688</c:v>
                </c:pt>
                <c:pt idx="68">
                  <c:v>-39.240104191196615</c:v>
                </c:pt>
                <c:pt idx="69">
                  <c:v>-53.962985012536578</c:v>
                </c:pt>
                <c:pt idx="70">
                  <c:v>-58.80834378069644</c:v>
                </c:pt>
                <c:pt idx="71">
                  <c:v>-64.480054119090596</c:v>
                </c:pt>
                <c:pt idx="72">
                  <c:v>-68.798368539203892</c:v>
                </c:pt>
                <c:pt idx="73">
                  <c:v>-67.145680815640958</c:v>
                </c:pt>
                <c:pt idx="74">
                  <c:v>-64.541415762115406</c:v>
                </c:pt>
                <c:pt idx="75">
                  <c:v>-67.41538232221906</c:v>
                </c:pt>
                <c:pt idx="76">
                  <c:v>-72.145260554188994</c:v>
                </c:pt>
                <c:pt idx="77">
                  <c:v>-88.282986232418324</c:v>
                </c:pt>
                <c:pt idx="78">
                  <c:v>-77.515911769194005</c:v>
                </c:pt>
                <c:pt idx="79">
                  <c:v>-69.197404842775626</c:v>
                </c:pt>
                <c:pt idx="80">
                  <c:v>-63.114947016826264</c:v>
                </c:pt>
                <c:pt idx="81">
                  <c:v>-60.13420587163592</c:v>
                </c:pt>
                <c:pt idx="82">
                  <c:v>-59.176216930352304</c:v>
                </c:pt>
                <c:pt idx="83">
                  <c:v>-61.328006313075839</c:v>
                </c:pt>
                <c:pt idx="84">
                  <c:v>-62.166623464159855</c:v>
                </c:pt>
                <c:pt idx="85">
                  <c:v>-60.759984539550409</c:v>
                </c:pt>
                <c:pt idx="86">
                  <c:v>-57.884115590794046</c:v>
                </c:pt>
                <c:pt idx="87">
                  <c:v>-50.178720301232971</c:v>
                </c:pt>
                <c:pt idx="88">
                  <c:v>-41.062090053858242</c:v>
                </c:pt>
                <c:pt idx="89">
                  <c:v>-37.988671713298793</c:v>
                </c:pt>
                <c:pt idx="90">
                  <c:v>-33.01338894832535</c:v>
                </c:pt>
                <c:pt idx="91">
                  <c:v>-35.178900248489683</c:v>
                </c:pt>
                <c:pt idx="92">
                  <c:v>-37.106950042060319</c:v>
                </c:pt>
                <c:pt idx="93">
                  <c:v>-35.621503947578617</c:v>
                </c:pt>
                <c:pt idx="94">
                  <c:v>-31.27406401718941</c:v>
                </c:pt>
                <c:pt idx="95">
                  <c:v>-28.66499432597805</c:v>
                </c:pt>
                <c:pt idx="96">
                  <c:v>-25.676348768854144</c:v>
                </c:pt>
                <c:pt idx="97">
                  <c:v>-22.29372819823277</c:v>
                </c:pt>
                <c:pt idx="98">
                  <c:v>-19.308123340065872</c:v>
                </c:pt>
                <c:pt idx="99">
                  <c:v>-17.889431705631804</c:v>
                </c:pt>
                <c:pt idx="100">
                  <c:v>-14.899139092667696</c:v>
                </c:pt>
                <c:pt idx="101">
                  <c:v>-11.777163565307958</c:v>
                </c:pt>
                <c:pt idx="102">
                  <c:v>-9.4142700242956785</c:v>
                </c:pt>
                <c:pt idx="103">
                  <c:v>-7.3493386150091187</c:v>
                </c:pt>
                <c:pt idx="104">
                  <c:v>-6.0242876517443547</c:v>
                </c:pt>
                <c:pt idx="105">
                  <c:v>-6.3405236772038318</c:v>
                </c:pt>
                <c:pt idx="106">
                  <c:v>-6.5253492166542788</c:v>
                </c:pt>
                <c:pt idx="107">
                  <c:v>-6.682420335066916</c:v>
                </c:pt>
                <c:pt idx="108">
                  <c:v>-6.5613974779594297</c:v>
                </c:pt>
                <c:pt idx="109">
                  <c:v>-6.5929133090592167</c:v>
                </c:pt>
                <c:pt idx="110">
                  <c:v>-6.2597326294751454</c:v>
                </c:pt>
                <c:pt idx="111">
                  <c:v>-7.3065248591642264</c:v>
                </c:pt>
                <c:pt idx="112">
                  <c:v>-7.7722861553344069</c:v>
                </c:pt>
                <c:pt idx="113">
                  <c:v>-8.4953712542886226</c:v>
                </c:pt>
                <c:pt idx="114">
                  <c:v>-9.2842085394623624</c:v>
                </c:pt>
                <c:pt idx="115">
                  <c:v>-12.803959674189644</c:v>
                </c:pt>
                <c:pt idx="116">
                  <c:v>-9.7830030006138369</c:v>
                </c:pt>
                <c:pt idx="117">
                  <c:v>-22.010160846294184</c:v>
                </c:pt>
                <c:pt idx="118">
                  <c:v>-25.679323346012186</c:v>
                </c:pt>
                <c:pt idx="119">
                  <c:v>-31.936300158588239</c:v>
                </c:pt>
                <c:pt idx="120">
                  <c:v>-36.348425718791539</c:v>
                </c:pt>
                <c:pt idx="121">
                  <c:v>-50.254539489993157</c:v>
                </c:pt>
                <c:pt idx="122">
                  <c:v>-42.069756223872702</c:v>
                </c:pt>
                <c:pt idx="123">
                  <c:v>-33.462200693162806</c:v>
                </c:pt>
                <c:pt idx="124">
                  <c:v>-29.494065159795269</c:v>
                </c:pt>
                <c:pt idx="125">
                  <c:v>-28.568579352845457</c:v>
                </c:pt>
                <c:pt idx="126">
                  <c:v>-31.958167771379383</c:v>
                </c:pt>
                <c:pt idx="127">
                  <c:v>-29.914711377169745</c:v>
                </c:pt>
                <c:pt idx="128">
                  <c:v>-29.45751433224363</c:v>
                </c:pt>
                <c:pt idx="129">
                  <c:v>-25.627699301876902</c:v>
                </c:pt>
                <c:pt idx="130">
                  <c:v>-20.711169568320457</c:v>
                </c:pt>
                <c:pt idx="131">
                  <c:v>-17.454159605391297</c:v>
                </c:pt>
                <c:pt idx="132">
                  <c:v>-15.095095965935633</c:v>
                </c:pt>
                <c:pt idx="133">
                  <c:v>-15.518823264359968</c:v>
                </c:pt>
                <c:pt idx="134">
                  <c:v>-18.285459722676862</c:v>
                </c:pt>
                <c:pt idx="135">
                  <c:v>-20.579381923049723</c:v>
                </c:pt>
                <c:pt idx="136">
                  <c:v>-22.760159356605381</c:v>
                </c:pt>
                <c:pt idx="137">
                  <c:v>-24.287828542676618</c:v>
                </c:pt>
                <c:pt idx="138">
                  <c:v>-26.289124447171723</c:v>
                </c:pt>
                <c:pt idx="139">
                  <c:v>-27.199370237997481</c:v>
                </c:pt>
                <c:pt idx="140">
                  <c:v>-27.8369879899316</c:v>
                </c:pt>
                <c:pt idx="141">
                  <c:v>-26.136261077782518</c:v>
                </c:pt>
                <c:pt idx="142">
                  <c:v>-25.171773627110021</c:v>
                </c:pt>
                <c:pt idx="143">
                  <c:v>-25.212643128587064</c:v>
                </c:pt>
                <c:pt idx="144">
                  <c:v>-23.339604212950704</c:v>
                </c:pt>
                <c:pt idx="145">
                  <c:v>-21.982787679354193</c:v>
                </c:pt>
                <c:pt idx="146">
                  <c:v>-20.175996640015754</c:v>
                </c:pt>
                <c:pt idx="147">
                  <c:v>-18.69439079289663</c:v>
                </c:pt>
                <c:pt idx="148">
                  <c:v>-17.495543803732385</c:v>
                </c:pt>
                <c:pt idx="149">
                  <c:v>-16.44408959641282</c:v>
                </c:pt>
                <c:pt idx="150">
                  <c:v>-16.110227328088904</c:v>
                </c:pt>
                <c:pt idx="151">
                  <c:v>-16.994477944682956</c:v>
                </c:pt>
                <c:pt idx="152">
                  <c:v>-17.648150104068055</c:v>
                </c:pt>
                <c:pt idx="153">
                  <c:v>-18.405668203565561</c:v>
                </c:pt>
                <c:pt idx="154">
                  <c:v>-20.23673209679913</c:v>
                </c:pt>
                <c:pt idx="155">
                  <c:v>-21.7336173904521</c:v>
                </c:pt>
                <c:pt idx="156">
                  <c:v>-23.132712983968123</c:v>
                </c:pt>
                <c:pt idx="157">
                  <c:v>-23.98867631591639</c:v>
                </c:pt>
                <c:pt idx="158">
                  <c:v>-24.345613251818595</c:v>
                </c:pt>
                <c:pt idx="159">
                  <c:v>-25.481108645340846</c:v>
                </c:pt>
                <c:pt idx="160">
                  <c:v>-26.962451291956249</c:v>
                </c:pt>
                <c:pt idx="161">
                  <c:v>-26.885206905972918</c:v>
                </c:pt>
                <c:pt idx="162">
                  <c:v>-28.534347413785312</c:v>
                </c:pt>
                <c:pt idx="163">
                  <c:v>-31.1456354030183</c:v>
                </c:pt>
                <c:pt idx="164">
                  <c:v>-34.707793742663547</c:v>
                </c:pt>
                <c:pt idx="165">
                  <c:v>-38.986190299514234</c:v>
                </c:pt>
                <c:pt idx="166">
                  <c:v>-43.090436172168779</c:v>
                </c:pt>
                <c:pt idx="167">
                  <c:v>-49.362047946467605</c:v>
                </c:pt>
                <c:pt idx="168">
                  <c:v>-55.609116038990791</c:v>
                </c:pt>
                <c:pt idx="169">
                  <c:v>-57.891170841297765</c:v>
                </c:pt>
                <c:pt idx="170">
                  <c:v>-50.125933259413486</c:v>
                </c:pt>
                <c:pt idx="171">
                  <c:v>-35.603895146425636</c:v>
                </c:pt>
                <c:pt idx="172">
                  <c:v>-24.47217867124052</c:v>
                </c:pt>
                <c:pt idx="173">
                  <c:v>-22.824855394109996</c:v>
                </c:pt>
                <c:pt idx="174">
                  <c:v>-22.271919722052477</c:v>
                </c:pt>
                <c:pt idx="175">
                  <c:v>-19.69410725355592</c:v>
                </c:pt>
                <c:pt idx="176">
                  <c:v>-12.258747245511394</c:v>
                </c:pt>
                <c:pt idx="177">
                  <c:v>-5.8139187944667174</c:v>
                </c:pt>
                <c:pt idx="178">
                  <c:v>-2.446090673327713</c:v>
                </c:pt>
                <c:pt idx="179">
                  <c:v>-2.7763717921975459</c:v>
                </c:pt>
                <c:pt idx="180">
                  <c:v>-3.967077060111007</c:v>
                </c:pt>
                <c:pt idx="181">
                  <c:v>-3.072578315917895</c:v>
                </c:pt>
                <c:pt idx="182">
                  <c:v>-2.5534441222928974</c:v>
                </c:pt>
                <c:pt idx="183">
                  <c:v>-2.0563592919173912</c:v>
                </c:pt>
                <c:pt idx="184">
                  <c:v>-1.8452605368007386</c:v>
                </c:pt>
                <c:pt idx="185">
                  <c:v>-1.5357790848941861</c:v>
                </c:pt>
                <c:pt idx="186">
                  <c:v>-0.97245021888786021</c:v>
                </c:pt>
                <c:pt idx="187">
                  <c:v>-0.32864429952721486</c:v>
                </c:pt>
                <c:pt idx="188">
                  <c:v>0.74252354746957472</c:v>
                </c:pt>
                <c:pt idx="189">
                  <c:v>0.46220516028923747</c:v>
                </c:pt>
                <c:pt idx="190">
                  <c:v>1.3402209924381414</c:v>
                </c:pt>
                <c:pt idx="191">
                  <c:v>1.8227543450195511</c:v>
                </c:pt>
                <c:pt idx="192">
                  <c:v>2.2144742366317338</c:v>
                </c:pt>
                <c:pt idx="193">
                  <c:v>2.7792319412024571</c:v>
                </c:pt>
                <c:pt idx="194">
                  <c:v>2.9558046937933664</c:v>
                </c:pt>
                <c:pt idx="195">
                  <c:v>3.2805491466087466</c:v>
                </c:pt>
                <c:pt idx="196">
                  <c:v>4.1216713852870139</c:v>
                </c:pt>
                <c:pt idx="197">
                  <c:v>5.330287010009962</c:v>
                </c:pt>
                <c:pt idx="198">
                  <c:v>5.7386207827711955</c:v>
                </c:pt>
                <c:pt idx="199">
                  <c:v>6.7135525573483124</c:v>
                </c:pt>
                <c:pt idx="200">
                  <c:v>7.3142208365064079</c:v>
                </c:pt>
                <c:pt idx="201">
                  <c:v>7.5840762384996303</c:v>
                </c:pt>
                <c:pt idx="202">
                  <c:v>7.6179790817189419</c:v>
                </c:pt>
                <c:pt idx="203">
                  <c:v>7.81178490794741</c:v>
                </c:pt>
                <c:pt idx="204">
                  <c:v>7.7649262015447365</c:v>
                </c:pt>
                <c:pt idx="205">
                  <c:v>8.6361931146376403</c:v>
                </c:pt>
                <c:pt idx="206">
                  <c:v>8.687125144414269</c:v>
                </c:pt>
                <c:pt idx="207">
                  <c:v>8.5892797707138389</c:v>
                </c:pt>
                <c:pt idx="208">
                  <c:v>7.6102367896455174</c:v>
                </c:pt>
                <c:pt idx="209">
                  <c:v>6.5818376437753363</c:v>
                </c:pt>
                <c:pt idx="210">
                  <c:v>5.317795413911103</c:v>
                </c:pt>
                <c:pt idx="211">
                  <c:v>3.2628780269985524</c:v>
                </c:pt>
                <c:pt idx="212">
                  <c:v>1.8217147634570179</c:v>
                </c:pt>
                <c:pt idx="213">
                  <c:v>1.3261962739582616</c:v>
                </c:pt>
                <c:pt idx="214">
                  <c:v>0.87795683875638042</c:v>
                </c:pt>
                <c:pt idx="215">
                  <c:v>1.3789650069063034E-2</c:v>
                </c:pt>
                <c:pt idx="216">
                  <c:v>-0.72863844030591118</c:v>
                </c:pt>
                <c:pt idx="217">
                  <c:v>-0.57104640075765722</c:v>
                </c:pt>
                <c:pt idx="218">
                  <c:v>-2.8416152147687224</c:v>
                </c:pt>
                <c:pt idx="219">
                  <c:v>-4.5953824808467836</c:v>
                </c:pt>
                <c:pt idx="220">
                  <c:v>-4.6286347391784188</c:v>
                </c:pt>
                <c:pt idx="221">
                  <c:v>-4.5385123756292369</c:v>
                </c:pt>
                <c:pt idx="222">
                  <c:v>-4.7224271818510974</c:v>
                </c:pt>
                <c:pt idx="223">
                  <c:v>-1.4523461457591313</c:v>
                </c:pt>
                <c:pt idx="224">
                  <c:v>2.3308306645874581</c:v>
                </c:pt>
                <c:pt idx="225">
                  <c:v>7.6826101452387032</c:v>
                </c:pt>
                <c:pt idx="226">
                  <c:v>14.382542470536265</c:v>
                </c:pt>
                <c:pt idx="227">
                  <c:v>21.52716989932059</c:v>
                </c:pt>
                <c:pt idx="228">
                  <c:v>13.650554411579479</c:v>
                </c:pt>
                <c:pt idx="229">
                  <c:v>7.5681325135540654</c:v>
                </c:pt>
                <c:pt idx="230">
                  <c:v>0.89865178615231933</c:v>
                </c:pt>
                <c:pt idx="231">
                  <c:v>1.6574165956431106</c:v>
                </c:pt>
                <c:pt idx="232">
                  <c:v>5.856061733313294</c:v>
                </c:pt>
                <c:pt idx="233">
                  <c:v>15.873767562051508</c:v>
                </c:pt>
                <c:pt idx="234">
                  <c:v>31.150968205299819</c:v>
                </c:pt>
                <c:pt idx="235">
                  <c:v>29.835158860722178</c:v>
                </c:pt>
                <c:pt idx="236">
                  <c:v>21.148998655243211</c:v>
                </c:pt>
                <c:pt idx="237">
                  <c:v>14.242997172055086</c:v>
                </c:pt>
                <c:pt idx="238">
                  <c:v>8.274910713954915</c:v>
                </c:pt>
                <c:pt idx="239">
                  <c:v>3.5485500585657381</c:v>
                </c:pt>
                <c:pt idx="240">
                  <c:v>1.4956756830215325</c:v>
                </c:pt>
                <c:pt idx="241">
                  <c:v>1.8157257299943772</c:v>
                </c:pt>
                <c:pt idx="242">
                  <c:v>4.9405134579351619</c:v>
                </c:pt>
                <c:pt idx="243">
                  <c:v>4.8616923337093416</c:v>
                </c:pt>
                <c:pt idx="244">
                  <c:v>3.5669212167610644</c:v>
                </c:pt>
                <c:pt idx="245">
                  <c:v>1.8721096945101683</c:v>
                </c:pt>
                <c:pt idx="246">
                  <c:v>1.2382981636322066</c:v>
                </c:pt>
                <c:pt idx="247">
                  <c:v>0.82044562317425263</c:v>
                </c:pt>
                <c:pt idx="248">
                  <c:v>-0.46589571211180747</c:v>
                </c:pt>
                <c:pt idx="249">
                  <c:v>-1.1333546082356039</c:v>
                </c:pt>
                <c:pt idx="250">
                  <c:v>-1.2013556626089812</c:v>
                </c:pt>
                <c:pt idx="251">
                  <c:v>-1.4758616524035602</c:v>
                </c:pt>
                <c:pt idx="252">
                  <c:v>-1.4674711971949577</c:v>
                </c:pt>
                <c:pt idx="253">
                  <c:v>-1.2853255390464251</c:v>
                </c:pt>
                <c:pt idx="254">
                  <c:v>-1.3754140011852205</c:v>
                </c:pt>
                <c:pt idx="255">
                  <c:v>-1.7298868791121025</c:v>
                </c:pt>
                <c:pt idx="256">
                  <c:v>-2.869314029328053</c:v>
                </c:pt>
                <c:pt idx="257">
                  <c:v>-4.0299685448428111</c:v>
                </c:pt>
                <c:pt idx="258">
                  <c:v>-4.4315147831982964</c:v>
                </c:pt>
                <c:pt idx="259">
                  <c:v>-3.9980581724106985</c:v>
                </c:pt>
                <c:pt idx="260">
                  <c:v>-3.4220137390449681</c:v>
                </c:pt>
                <c:pt idx="261">
                  <c:v>-2.7480588615165655</c:v>
                </c:pt>
                <c:pt idx="262">
                  <c:v>-1.3606932810638943</c:v>
                </c:pt>
                <c:pt idx="263">
                  <c:v>0.49680332503028463</c:v>
                </c:pt>
                <c:pt idx="264">
                  <c:v>1.796034574856453</c:v>
                </c:pt>
                <c:pt idx="265">
                  <c:v>3.2984512830141819</c:v>
                </c:pt>
                <c:pt idx="266">
                  <c:v>3.6794449533520539</c:v>
                </c:pt>
                <c:pt idx="267">
                  <c:v>3.0667084386273205</c:v>
                </c:pt>
                <c:pt idx="268">
                  <c:v>3.0931334895711835</c:v>
                </c:pt>
                <c:pt idx="269">
                  <c:v>2.3111373870619221</c:v>
                </c:pt>
                <c:pt idx="270">
                  <c:v>1.2288299968095877</c:v>
                </c:pt>
                <c:pt idx="271">
                  <c:v>1.919023854434776</c:v>
                </c:pt>
                <c:pt idx="272">
                  <c:v>3.7349886774139134</c:v>
                </c:pt>
                <c:pt idx="273">
                  <c:v>5.4850826739630305</c:v>
                </c:pt>
                <c:pt idx="274">
                  <c:v>5.9887245464249839</c:v>
                </c:pt>
                <c:pt idx="275">
                  <c:v>8.791216182360424</c:v>
                </c:pt>
                <c:pt idx="276">
                  <c:v>15.982243488272811</c:v>
                </c:pt>
                <c:pt idx="277">
                  <c:v>28.256941258863229</c:v>
                </c:pt>
                <c:pt idx="278">
                  <c:v>31.934935136467104</c:v>
                </c:pt>
                <c:pt idx="279">
                  <c:v>26.31121815913551</c:v>
                </c:pt>
                <c:pt idx="280">
                  <c:v>22.91729307309031</c:v>
                </c:pt>
                <c:pt idx="281">
                  <c:v>18.588845888014234</c:v>
                </c:pt>
                <c:pt idx="282">
                  <c:v>16.244795443460422</c:v>
                </c:pt>
                <c:pt idx="283">
                  <c:v>16.95056633164327</c:v>
                </c:pt>
                <c:pt idx="284">
                  <c:v>18.679618539600305</c:v>
                </c:pt>
                <c:pt idx="285">
                  <c:v>19.595000735397075</c:v>
                </c:pt>
                <c:pt idx="286">
                  <c:v>20.694240245482906</c:v>
                </c:pt>
                <c:pt idx="287">
                  <c:v>20.369742085990953</c:v>
                </c:pt>
                <c:pt idx="288">
                  <c:v>21.603758163469553</c:v>
                </c:pt>
                <c:pt idx="289">
                  <c:v>19.333433532411906</c:v>
                </c:pt>
                <c:pt idx="290">
                  <c:v>19.689247227383497</c:v>
                </c:pt>
                <c:pt idx="291">
                  <c:v>19.093849095621621</c:v>
                </c:pt>
                <c:pt idx="292">
                  <c:v>20.095506608324186</c:v>
                </c:pt>
                <c:pt idx="293">
                  <c:v>20.254760985339587</c:v>
                </c:pt>
                <c:pt idx="294">
                  <c:v>20.456566426076318</c:v>
                </c:pt>
                <c:pt idx="295">
                  <c:v>20.390125846962775</c:v>
                </c:pt>
                <c:pt idx="296">
                  <c:v>19.079136551176468</c:v>
                </c:pt>
                <c:pt idx="297">
                  <c:v>17.959527889498929</c:v>
                </c:pt>
                <c:pt idx="298">
                  <c:v>17.079832336796368</c:v>
                </c:pt>
                <c:pt idx="299">
                  <c:v>16.308051683307866</c:v>
                </c:pt>
                <c:pt idx="300">
                  <c:v>16.447118266845358</c:v>
                </c:pt>
                <c:pt idx="301">
                  <c:v>16.850051865594079</c:v>
                </c:pt>
                <c:pt idx="302">
                  <c:v>17.434385675284076</c:v>
                </c:pt>
                <c:pt idx="303">
                  <c:v>18.152937800066798</c:v>
                </c:pt>
                <c:pt idx="304">
                  <c:v>18.919106237608361</c:v>
                </c:pt>
                <c:pt idx="305">
                  <c:v>19.437554369723394</c:v>
                </c:pt>
                <c:pt idx="306">
                  <c:v>19.985839759820013</c:v>
                </c:pt>
                <c:pt idx="307">
                  <c:v>20.543255855988527</c:v>
                </c:pt>
                <c:pt idx="308">
                  <c:v>21.496605834036242</c:v>
                </c:pt>
                <c:pt idx="309">
                  <c:v>23.172770078510563</c:v>
                </c:pt>
                <c:pt idx="310">
                  <c:v>24.415388557816687</c:v>
                </c:pt>
                <c:pt idx="311">
                  <c:v>25.565726012975713</c:v>
                </c:pt>
                <c:pt idx="312">
                  <c:v>26.63139219551217</c:v>
                </c:pt>
                <c:pt idx="313">
                  <c:v>27.299585164816165</c:v>
                </c:pt>
                <c:pt idx="314">
                  <c:v>28.156396449335251</c:v>
                </c:pt>
                <c:pt idx="315">
                  <c:v>28.954901100993244</c:v>
                </c:pt>
                <c:pt idx="316">
                  <c:v>30.219521607582028</c:v>
                </c:pt>
                <c:pt idx="317">
                  <c:v>31.94294808347615</c:v>
                </c:pt>
                <c:pt idx="318">
                  <c:v>32.196447727620139</c:v>
                </c:pt>
                <c:pt idx="319">
                  <c:v>31.018280754929545</c:v>
                </c:pt>
                <c:pt idx="320">
                  <c:v>29.356084017125188</c:v>
                </c:pt>
                <c:pt idx="321">
                  <c:v>27.305238941169023</c:v>
                </c:pt>
                <c:pt idx="322">
                  <c:v>22.835562172093514</c:v>
                </c:pt>
                <c:pt idx="323">
                  <c:v>18.68063448722625</c:v>
                </c:pt>
                <c:pt idx="324">
                  <c:v>16.396932213519246</c:v>
                </c:pt>
                <c:pt idx="325">
                  <c:v>19.127105519826674</c:v>
                </c:pt>
                <c:pt idx="326">
                  <c:v>27.454032819465034</c:v>
                </c:pt>
                <c:pt idx="327">
                  <c:v>37.674111042705725</c:v>
                </c:pt>
                <c:pt idx="328">
                  <c:v>49.574867357539759</c:v>
                </c:pt>
                <c:pt idx="329">
                  <c:v>47.336003667121197</c:v>
                </c:pt>
                <c:pt idx="330">
                  <c:v>38.699475789824561</c:v>
                </c:pt>
                <c:pt idx="331">
                  <c:v>30.856268128028074</c:v>
                </c:pt>
                <c:pt idx="332">
                  <c:v>24.577463921230247</c:v>
                </c:pt>
                <c:pt idx="333">
                  <c:v>17.934355683882412</c:v>
                </c:pt>
                <c:pt idx="334">
                  <c:v>12.20592243700851</c:v>
                </c:pt>
                <c:pt idx="335">
                  <c:v>11.909644838891714</c:v>
                </c:pt>
                <c:pt idx="336">
                  <c:v>17.287887222404809</c:v>
                </c:pt>
                <c:pt idx="337">
                  <c:v>21.583951891701243</c:v>
                </c:pt>
                <c:pt idx="338">
                  <c:v>18.916164159159173</c:v>
                </c:pt>
                <c:pt idx="339">
                  <c:v>15.049753316515504</c:v>
                </c:pt>
                <c:pt idx="340">
                  <c:v>13.666169892388616</c:v>
                </c:pt>
                <c:pt idx="341">
                  <c:v>15.146877559319281</c:v>
                </c:pt>
                <c:pt idx="342">
                  <c:v>18.152233150101655</c:v>
                </c:pt>
                <c:pt idx="343">
                  <c:v>18.325764583470942</c:v>
                </c:pt>
                <c:pt idx="344">
                  <c:v>15.1089942987443</c:v>
                </c:pt>
                <c:pt idx="345">
                  <c:v>12.182551837806521</c:v>
                </c:pt>
                <c:pt idx="346">
                  <c:v>8.4921409736258653</c:v>
                </c:pt>
                <c:pt idx="347">
                  <c:v>4.6559315349915993</c:v>
                </c:pt>
                <c:pt idx="348">
                  <c:v>3.0325760443849377</c:v>
                </c:pt>
                <c:pt idx="349">
                  <c:v>2.5600952509760875</c:v>
                </c:pt>
                <c:pt idx="350">
                  <c:v>2.007070378543145</c:v>
                </c:pt>
                <c:pt idx="351">
                  <c:v>1.534878517037926</c:v>
                </c:pt>
                <c:pt idx="352">
                  <c:v>1.7394631150472288</c:v>
                </c:pt>
                <c:pt idx="353">
                  <c:v>2.0786925656888053</c:v>
                </c:pt>
                <c:pt idx="354">
                  <c:v>2.2934142415468926</c:v>
                </c:pt>
                <c:pt idx="355">
                  <c:v>1.9351414007168843</c:v>
                </c:pt>
                <c:pt idx="356">
                  <c:v>1.9570395432767409</c:v>
                </c:pt>
                <c:pt idx="357">
                  <c:v>2.7504272014843121</c:v>
                </c:pt>
                <c:pt idx="358">
                  <c:v>4.294324232249294</c:v>
                </c:pt>
                <c:pt idx="359">
                  <c:v>5.313734369708019</c:v>
                </c:pt>
                <c:pt idx="360">
                  <c:v>4.5993454156190436</c:v>
                </c:pt>
                <c:pt idx="361">
                  <c:v>3.7638653226226904</c:v>
                </c:pt>
                <c:pt idx="362">
                  <c:v>4.0140889895457486</c:v>
                </c:pt>
                <c:pt idx="363">
                  <c:v>4.4427813173660029</c:v>
                </c:pt>
                <c:pt idx="364">
                  <c:v>3.7430312296022166</c:v>
                </c:pt>
                <c:pt idx="365">
                  <c:v>2.4754370857496855</c:v>
                </c:pt>
                <c:pt idx="366">
                  <c:v>2.6461485065758903</c:v>
                </c:pt>
                <c:pt idx="367">
                  <c:v>4.2110801675036686</c:v>
                </c:pt>
                <c:pt idx="368">
                  <c:v>7.2553935668180412</c:v>
                </c:pt>
                <c:pt idx="369">
                  <c:v>11.117130849693407</c:v>
                </c:pt>
                <c:pt idx="370">
                  <c:v>14.197028360022562</c:v>
                </c:pt>
                <c:pt idx="371">
                  <c:v>15.924734663575897</c:v>
                </c:pt>
                <c:pt idx="372">
                  <c:v>19.516308898871877</c:v>
                </c:pt>
                <c:pt idx="373">
                  <c:v>22.080137077881002</c:v>
                </c:pt>
                <c:pt idx="374">
                  <c:v>26.249691206381229</c:v>
                </c:pt>
                <c:pt idx="375">
                  <c:v>29.814155031811321</c:v>
                </c:pt>
                <c:pt idx="376">
                  <c:v>32.460767464243922</c:v>
                </c:pt>
                <c:pt idx="377">
                  <c:v>38.068368306383242</c:v>
                </c:pt>
                <c:pt idx="378">
                  <c:v>47.395250047847739</c:v>
                </c:pt>
                <c:pt idx="379">
                  <c:v>53.4445468883305</c:v>
                </c:pt>
                <c:pt idx="380">
                  <c:v>63.935818348425023</c:v>
                </c:pt>
                <c:pt idx="381">
                  <c:v>78.221508360510569</c:v>
                </c:pt>
                <c:pt idx="382">
                  <c:v>77.654759206005735</c:v>
                </c:pt>
                <c:pt idx="383">
                  <c:v>67.718784688770072</c:v>
                </c:pt>
                <c:pt idx="384">
                  <c:v>63.681321493899233</c:v>
                </c:pt>
                <c:pt idx="385">
                  <c:v>57.979619027871358</c:v>
                </c:pt>
                <c:pt idx="386">
                  <c:v>52.86832814944016</c:v>
                </c:pt>
                <c:pt idx="387">
                  <c:v>47.297904589927079</c:v>
                </c:pt>
                <c:pt idx="388">
                  <c:v>43.966305520330167</c:v>
                </c:pt>
                <c:pt idx="389">
                  <c:v>39.097336626780788</c:v>
                </c:pt>
                <c:pt idx="390">
                  <c:v>32.972376271840076</c:v>
                </c:pt>
                <c:pt idx="391">
                  <c:v>28.90432812011235</c:v>
                </c:pt>
                <c:pt idx="392">
                  <c:v>26.77750303924152</c:v>
                </c:pt>
                <c:pt idx="393">
                  <c:v>25.685022930558635</c:v>
                </c:pt>
                <c:pt idx="394">
                  <c:v>24.78645967533307</c:v>
                </c:pt>
                <c:pt idx="395">
                  <c:v>23.25507895355355</c:v>
                </c:pt>
                <c:pt idx="396">
                  <c:v>22.307970078581882</c:v>
                </c:pt>
                <c:pt idx="397">
                  <c:v>20.560555125427502</c:v>
                </c:pt>
                <c:pt idx="398">
                  <c:v>18.878474155219067</c:v>
                </c:pt>
                <c:pt idx="399">
                  <c:v>19.073239683452925</c:v>
                </c:pt>
                <c:pt idx="400">
                  <c:v>18.146287880809496</c:v>
                </c:pt>
                <c:pt idx="401">
                  <c:v>18.773340039459516</c:v>
                </c:pt>
                <c:pt idx="402">
                  <c:v>20.148569643339322</c:v>
                </c:pt>
                <c:pt idx="403">
                  <c:v>20.854495999041177</c:v>
                </c:pt>
                <c:pt idx="404">
                  <c:v>20.871523625010493</c:v>
                </c:pt>
                <c:pt idx="405">
                  <c:v>20.687208243744244</c:v>
                </c:pt>
                <c:pt idx="406">
                  <c:v>20.287612497870903</c:v>
                </c:pt>
                <c:pt idx="407">
                  <c:v>20.110037874259106</c:v>
                </c:pt>
                <c:pt idx="408">
                  <c:v>20.735304803702771</c:v>
                </c:pt>
                <c:pt idx="409">
                  <c:v>21.877685026983546</c:v>
                </c:pt>
                <c:pt idx="410">
                  <c:v>22.931772708592472</c:v>
                </c:pt>
                <c:pt idx="411">
                  <c:v>23.935201619110604</c:v>
                </c:pt>
                <c:pt idx="412">
                  <c:v>25.14912832675946</c:v>
                </c:pt>
                <c:pt idx="413">
                  <c:v>26.301017853165387</c:v>
                </c:pt>
                <c:pt idx="414">
                  <c:v>26.916547562619083</c:v>
                </c:pt>
                <c:pt idx="415">
                  <c:v>26.773479259883903</c:v>
                </c:pt>
                <c:pt idx="416">
                  <c:v>26.334735424406713</c:v>
                </c:pt>
                <c:pt idx="417">
                  <c:v>24.429770469303286</c:v>
                </c:pt>
                <c:pt idx="418">
                  <c:v>21.61049677602475</c:v>
                </c:pt>
                <c:pt idx="419">
                  <c:v>19.650262518338259</c:v>
                </c:pt>
                <c:pt idx="420">
                  <c:v>17.473045217912976</c:v>
                </c:pt>
                <c:pt idx="421">
                  <c:v>15.562019928260145</c:v>
                </c:pt>
                <c:pt idx="422">
                  <c:v>14.709710358212662</c:v>
                </c:pt>
                <c:pt idx="423">
                  <c:v>14.981095902946624</c:v>
                </c:pt>
                <c:pt idx="424">
                  <c:v>15.477412948725583</c:v>
                </c:pt>
                <c:pt idx="425">
                  <c:v>17.923642364443719</c:v>
                </c:pt>
                <c:pt idx="426">
                  <c:v>19.26657034417239</c:v>
                </c:pt>
                <c:pt idx="427">
                  <c:v>21.428994081172632</c:v>
                </c:pt>
                <c:pt idx="428">
                  <c:v>25.128985498074428</c:v>
                </c:pt>
                <c:pt idx="429">
                  <c:v>32.817028139194399</c:v>
                </c:pt>
                <c:pt idx="430">
                  <c:v>46.587592309134884</c:v>
                </c:pt>
                <c:pt idx="431">
                  <c:v>44.237266142429654</c:v>
                </c:pt>
                <c:pt idx="432">
                  <c:v>32.464094672550274</c:v>
                </c:pt>
                <c:pt idx="433">
                  <c:v>24.625854372595729</c:v>
                </c:pt>
                <c:pt idx="434">
                  <c:v>20.432561611658286</c:v>
                </c:pt>
                <c:pt idx="435">
                  <c:v>22.469878035081368</c:v>
                </c:pt>
                <c:pt idx="436">
                  <c:v>27.974909981895976</c:v>
                </c:pt>
                <c:pt idx="437">
                  <c:v>40.197767189391151</c:v>
                </c:pt>
                <c:pt idx="438">
                  <c:v>35.565890716011126</c:v>
                </c:pt>
                <c:pt idx="439">
                  <c:v>27.536728729224226</c:v>
                </c:pt>
                <c:pt idx="440">
                  <c:v>19.497226248204289</c:v>
                </c:pt>
                <c:pt idx="441">
                  <c:v>13.546637206192285</c:v>
                </c:pt>
                <c:pt idx="442">
                  <c:v>10.435317679330065</c:v>
                </c:pt>
                <c:pt idx="443">
                  <c:v>8.3704920337161504</c:v>
                </c:pt>
                <c:pt idx="444">
                  <c:v>7.107295000740705</c:v>
                </c:pt>
                <c:pt idx="445">
                  <c:v>5.3272332870156962</c:v>
                </c:pt>
                <c:pt idx="446">
                  <c:v>3.2916235510441703</c:v>
                </c:pt>
                <c:pt idx="447">
                  <c:v>2.110711653176863</c:v>
                </c:pt>
                <c:pt idx="448">
                  <c:v>1.3882438640371964</c:v>
                </c:pt>
                <c:pt idx="449">
                  <c:v>0.39418160352296577</c:v>
                </c:pt>
                <c:pt idx="450">
                  <c:v>-0.89257849526098587</c:v>
                </c:pt>
                <c:pt idx="451">
                  <c:v>-2.501289659354708</c:v>
                </c:pt>
                <c:pt idx="452">
                  <c:v>-4.1586464099712179</c:v>
                </c:pt>
                <c:pt idx="453">
                  <c:v>-6.0871297472409402</c:v>
                </c:pt>
                <c:pt idx="454">
                  <c:v>-8.215003547014236</c:v>
                </c:pt>
                <c:pt idx="455">
                  <c:v>-8.5790941021351479</c:v>
                </c:pt>
                <c:pt idx="456">
                  <c:v>-8.3538763071168702</c:v>
                </c:pt>
                <c:pt idx="457">
                  <c:v>-7.6727877353996465</c:v>
                </c:pt>
                <c:pt idx="458">
                  <c:v>-6.1068017558980889</c:v>
                </c:pt>
                <c:pt idx="459">
                  <c:v>-5.554221895772943</c:v>
                </c:pt>
                <c:pt idx="460">
                  <c:v>-5.2865188358611572</c:v>
                </c:pt>
                <c:pt idx="461">
                  <c:v>-5.1455390953236737</c:v>
                </c:pt>
                <c:pt idx="462">
                  <c:v>-6.1203221459712811</c:v>
                </c:pt>
                <c:pt idx="463">
                  <c:v>-6.7581010204160172</c:v>
                </c:pt>
                <c:pt idx="464">
                  <c:v>-7.1406326133203049</c:v>
                </c:pt>
                <c:pt idx="465">
                  <c:v>-6.739408588115297</c:v>
                </c:pt>
                <c:pt idx="466">
                  <c:v>-6.1787567961566525</c:v>
                </c:pt>
                <c:pt idx="467">
                  <c:v>-5.350240143707274</c:v>
                </c:pt>
                <c:pt idx="468">
                  <c:v>-3.4260491733593645</c:v>
                </c:pt>
                <c:pt idx="469">
                  <c:v>-1.3408038288118405</c:v>
                </c:pt>
                <c:pt idx="470">
                  <c:v>0.98703679242894449</c:v>
                </c:pt>
                <c:pt idx="471">
                  <c:v>6.3394506561658819</c:v>
                </c:pt>
                <c:pt idx="472">
                  <c:v>15.421599622533684</c:v>
                </c:pt>
                <c:pt idx="473">
                  <c:v>22.448622503604518</c:v>
                </c:pt>
                <c:pt idx="474">
                  <c:v>21.627932237570135</c:v>
                </c:pt>
                <c:pt idx="475">
                  <c:v>24.883132632263962</c:v>
                </c:pt>
                <c:pt idx="476">
                  <c:v>30.331487803292063</c:v>
                </c:pt>
                <c:pt idx="477">
                  <c:v>39.84944632809318</c:v>
                </c:pt>
                <c:pt idx="478">
                  <c:v>45.175429885772729</c:v>
                </c:pt>
                <c:pt idx="479">
                  <c:v>41.573230462246585</c:v>
                </c:pt>
                <c:pt idx="480">
                  <c:v>36.985530429765113</c:v>
                </c:pt>
                <c:pt idx="481">
                  <c:v>32.624461420684767</c:v>
                </c:pt>
                <c:pt idx="482">
                  <c:v>29.946209334497183</c:v>
                </c:pt>
                <c:pt idx="483">
                  <c:v>28.882534369235611</c:v>
                </c:pt>
                <c:pt idx="484">
                  <c:v>27.632368053833599</c:v>
                </c:pt>
                <c:pt idx="485">
                  <c:v>28.456057767138816</c:v>
                </c:pt>
                <c:pt idx="486">
                  <c:v>27.253555562616611</c:v>
                </c:pt>
                <c:pt idx="487">
                  <c:v>25.973253429804426</c:v>
                </c:pt>
                <c:pt idx="488">
                  <c:v>24.924265703262996</c:v>
                </c:pt>
                <c:pt idx="489">
                  <c:v>22.761919728229387</c:v>
                </c:pt>
                <c:pt idx="490">
                  <c:v>21.719757297240871</c:v>
                </c:pt>
                <c:pt idx="491">
                  <c:v>20.84556689385456</c:v>
                </c:pt>
                <c:pt idx="492">
                  <c:v>19.537321466090802</c:v>
                </c:pt>
                <c:pt idx="493">
                  <c:v>19.359582378845186</c:v>
                </c:pt>
                <c:pt idx="494">
                  <c:v>20.071879744763176</c:v>
                </c:pt>
                <c:pt idx="495">
                  <c:v>20.822938407457102</c:v>
                </c:pt>
                <c:pt idx="496">
                  <c:v>21.821502994445893</c:v>
                </c:pt>
                <c:pt idx="497">
                  <c:v>22.361200877690731</c:v>
                </c:pt>
                <c:pt idx="498">
                  <c:v>22.315668179121506</c:v>
                </c:pt>
                <c:pt idx="499">
                  <c:v>21.933863640640578</c:v>
                </c:pt>
                <c:pt idx="500">
                  <c:v>21.827268282095893</c:v>
                </c:pt>
                <c:pt idx="501">
                  <c:v>21.947798115627911</c:v>
                </c:pt>
                <c:pt idx="502">
                  <c:v>22.260035693856373</c:v>
                </c:pt>
                <c:pt idx="503">
                  <c:v>22.625000319285537</c:v>
                </c:pt>
                <c:pt idx="504">
                  <c:v>22.90010196915296</c:v>
                </c:pt>
                <c:pt idx="505">
                  <c:v>23.06571809213083</c:v>
                </c:pt>
                <c:pt idx="506">
                  <c:v>23.506652964536613</c:v>
                </c:pt>
                <c:pt idx="507">
                  <c:v>24.453485980333017</c:v>
                </c:pt>
                <c:pt idx="508">
                  <c:v>25.571821492626949</c:v>
                </c:pt>
                <c:pt idx="509">
                  <c:v>26.692115628581757</c:v>
                </c:pt>
                <c:pt idx="510">
                  <c:v>26.894618053466981</c:v>
                </c:pt>
                <c:pt idx="511">
                  <c:v>26.529140717915833</c:v>
                </c:pt>
                <c:pt idx="512">
                  <c:v>26.549001019516595</c:v>
                </c:pt>
                <c:pt idx="513">
                  <c:v>25.241663024251618</c:v>
                </c:pt>
                <c:pt idx="514">
                  <c:v>24.180929885685661</c:v>
                </c:pt>
                <c:pt idx="515">
                  <c:v>22.852873416412692</c:v>
                </c:pt>
                <c:pt idx="516">
                  <c:v>21.196674315116979</c:v>
                </c:pt>
                <c:pt idx="517">
                  <c:v>20.960654199447347</c:v>
                </c:pt>
                <c:pt idx="518">
                  <c:v>20.371724405126844</c:v>
                </c:pt>
                <c:pt idx="519">
                  <c:v>18.732786594199698</c:v>
                </c:pt>
                <c:pt idx="520">
                  <c:v>17.632191114176507</c:v>
                </c:pt>
                <c:pt idx="521">
                  <c:v>16.437032016579703</c:v>
                </c:pt>
                <c:pt idx="522">
                  <c:v>16.361031310394313</c:v>
                </c:pt>
                <c:pt idx="523">
                  <c:v>17.269675461821961</c:v>
                </c:pt>
                <c:pt idx="524">
                  <c:v>20.038807040058781</c:v>
                </c:pt>
                <c:pt idx="525">
                  <c:v>19.865726254482148</c:v>
                </c:pt>
                <c:pt idx="526">
                  <c:v>18.655544209519746</c:v>
                </c:pt>
                <c:pt idx="527">
                  <c:v>21.702873323316105</c:v>
                </c:pt>
                <c:pt idx="528">
                  <c:v>24.509332587821199</c:v>
                </c:pt>
                <c:pt idx="529">
                  <c:v>20.487403302577416</c:v>
                </c:pt>
                <c:pt idx="530">
                  <c:v>14.648153535846113</c:v>
                </c:pt>
                <c:pt idx="531">
                  <c:v>10.006431246842705</c:v>
                </c:pt>
                <c:pt idx="532">
                  <c:v>12.019326616027476</c:v>
                </c:pt>
                <c:pt idx="533">
                  <c:v>15.618046903366517</c:v>
                </c:pt>
                <c:pt idx="534">
                  <c:v>18.797286097123692</c:v>
                </c:pt>
                <c:pt idx="535">
                  <c:v>20.685358799254406</c:v>
                </c:pt>
                <c:pt idx="536">
                  <c:v>24.083581758476576</c:v>
                </c:pt>
                <c:pt idx="537">
                  <c:v>22.086683864502312</c:v>
                </c:pt>
                <c:pt idx="538">
                  <c:v>15.368270181371985</c:v>
                </c:pt>
                <c:pt idx="539">
                  <c:v>11.54583774514451</c:v>
                </c:pt>
                <c:pt idx="540">
                  <c:v>9.5989548955731809</c:v>
                </c:pt>
                <c:pt idx="541">
                  <c:v>9.4181144418342981</c:v>
                </c:pt>
                <c:pt idx="542">
                  <c:v>9.9274932286398343</c:v>
                </c:pt>
                <c:pt idx="543">
                  <c:v>9.6524531225624006</c:v>
                </c:pt>
                <c:pt idx="544">
                  <c:v>8.9336289940216123</c:v>
                </c:pt>
                <c:pt idx="545">
                  <c:v>7.8413380565788335</c:v>
                </c:pt>
                <c:pt idx="546">
                  <c:v>6.5245756913728252</c:v>
                </c:pt>
                <c:pt idx="547">
                  <c:v>6.4658082615850638</c:v>
                </c:pt>
                <c:pt idx="548">
                  <c:v>5.5302484783215302</c:v>
                </c:pt>
                <c:pt idx="549">
                  <c:v>4.9450952894019657</c:v>
                </c:pt>
                <c:pt idx="550">
                  <c:v>4.6283105371496607</c:v>
                </c:pt>
                <c:pt idx="551">
                  <c:v>4.0815074101775632</c:v>
                </c:pt>
                <c:pt idx="552">
                  <c:v>3.2707476658936421</c:v>
                </c:pt>
                <c:pt idx="553">
                  <c:v>2.5590904854386358</c:v>
                </c:pt>
                <c:pt idx="554">
                  <c:v>1.9377529030641594</c:v>
                </c:pt>
                <c:pt idx="555">
                  <c:v>2.4244789248362828</c:v>
                </c:pt>
                <c:pt idx="556">
                  <c:v>3.7524012973297793</c:v>
                </c:pt>
                <c:pt idx="557">
                  <c:v>3.9117933619999934</c:v>
                </c:pt>
                <c:pt idx="558">
                  <c:v>3.594809935689891</c:v>
                </c:pt>
                <c:pt idx="559">
                  <c:v>2.6665570191302113</c:v>
                </c:pt>
                <c:pt idx="560">
                  <c:v>2.2506484076921196</c:v>
                </c:pt>
                <c:pt idx="561">
                  <c:v>2.8469072781728513</c:v>
                </c:pt>
                <c:pt idx="562">
                  <c:v>4.2756834903283298</c:v>
                </c:pt>
                <c:pt idx="563">
                  <c:v>6.587666570727821</c:v>
                </c:pt>
                <c:pt idx="564">
                  <c:v>8.8413490506137951</c:v>
                </c:pt>
                <c:pt idx="565">
                  <c:v>11.153069393201584</c:v>
                </c:pt>
                <c:pt idx="566">
                  <c:v>13.491331801133645</c:v>
                </c:pt>
                <c:pt idx="567">
                  <c:v>17.667980653822703</c:v>
                </c:pt>
                <c:pt idx="568">
                  <c:v>23.425233313307213</c:v>
                </c:pt>
                <c:pt idx="569">
                  <c:v>32.145846599363075</c:v>
                </c:pt>
                <c:pt idx="570">
                  <c:v>37.599063436872427</c:v>
                </c:pt>
                <c:pt idx="571">
                  <c:v>40.317334664588728</c:v>
                </c:pt>
                <c:pt idx="572">
                  <c:v>43.847319366994405</c:v>
                </c:pt>
                <c:pt idx="573">
                  <c:v>48.457589910216747</c:v>
                </c:pt>
                <c:pt idx="574">
                  <c:v>52.504754648439601</c:v>
                </c:pt>
                <c:pt idx="575">
                  <c:v>54.476196925449415</c:v>
                </c:pt>
                <c:pt idx="576">
                  <c:v>52.306860331789331</c:v>
                </c:pt>
                <c:pt idx="577">
                  <c:v>45.663235054202303</c:v>
                </c:pt>
                <c:pt idx="578">
                  <c:v>37.424650107248596</c:v>
                </c:pt>
                <c:pt idx="579">
                  <c:v>29.187026069073688</c:v>
                </c:pt>
                <c:pt idx="580">
                  <c:v>23.270955924007641</c:v>
                </c:pt>
                <c:pt idx="581">
                  <c:v>19.50222380170575</c:v>
                </c:pt>
                <c:pt idx="582">
                  <c:v>17.543619244671422</c:v>
                </c:pt>
                <c:pt idx="583">
                  <c:v>18.191425637966184</c:v>
                </c:pt>
                <c:pt idx="584">
                  <c:v>20.590774783587477</c:v>
                </c:pt>
                <c:pt idx="585">
                  <c:v>21.949068998749986</c:v>
                </c:pt>
                <c:pt idx="586">
                  <c:v>22.438883943028863</c:v>
                </c:pt>
                <c:pt idx="587">
                  <c:v>20.983739987641474</c:v>
                </c:pt>
                <c:pt idx="588">
                  <c:v>20.118805287860518</c:v>
                </c:pt>
                <c:pt idx="589">
                  <c:v>19.496233731284946</c:v>
                </c:pt>
                <c:pt idx="590">
                  <c:v>19.280784411453794</c:v>
                </c:pt>
                <c:pt idx="591">
                  <c:v>19.876026313948486</c:v>
                </c:pt>
                <c:pt idx="592">
                  <c:v>21.084080145064405</c:v>
                </c:pt>
                <c:pt idx="593">
                  <c:v>22.433638392273341</c:v>
                </c:pt>
                <c:pt idx="594">
                  <c:v>23.160965986830274</c:v>
                </c:pt>
                <c:pt idx="595">
                  <c:v>24.359762759364013</c:v>
                </c:pt>
                <c:pt idx="596">
                  <c:v>24.970096538360629</c:v>
                </c:pt>
                <c:pt idx="597">
                  <c:v>24.725036663207064</c:v>
                </c:pt>
                <c:pt idx="598">
                  <c:v>24.188710304271673</c:v>
                </c:pt>
                <c:pt idx="599">
                  <c:v>23.372103091158376</c:v>
                </c:pt>
                <c:pt idx="600">
                  <c:v>22.763692170781123</c:v>
                </c:pt>
                <c:pt idx="601">
                  <c:v>22.433366119391518</c:v>
                </c:pt>
                <c:pt idx="602">
                  <c:v>21.999914487861322</c:v>
                </c:pt>
                <c:pt idx="603">
                  <c:v>22.147681811638865</c:v>
                </c:pt>
                <c:pt idx="604">
                  <c:v>23.250489082712903</c:v>
                </c:pt>
                <c:pt idx="605">
                  <c:v>24.834173358190483</c:v>
                </c:pt>
                <c:pt idx="606">
                  <c:v>26.385451293159974</c:v>
                </c:pt>
                <c:pt idx="607">
                  <c:v>28.069573970274249</c:v>
                </c:pt>
                <c:pt idx="608">
                  <c:v>28.535212349255353</c:v>
                </c:pt>
                <c:pt idx="609">
                  <c:v>29.655335817546497</c:v>
                </c:pt>
                <c:pt idx="610">
                  <c:v>29.217676798768377</c:v>
                </c:pt>
                <c:pt idx="611">
                  <c:v>28.108468231345537</c:v>
                </c:pt>
                <c:pt idx="612">
                  <c:v>27.347249204636547</c:v>
                </c:pt>
                <c:pt idx="613">
                  <c:v>27.342143881269649</c:v>
                </c:pt>
                <c:pt idx="614">
                  <c:v>28.209788362072434</c:v>
                </c:pt>
                <c:pt idx="615">
                  <c:v>29.46222778674526</c:v>
                </c:pt>
                <c:pt idx="616">
                  <c:v>30.952360082741503</c:v>
                </c:pt>
                <c:pt idx="617">
                  <c:v>32.971061586269172</c:v>
                </c:pt>
                <c:pt idx="618">
                  <c:v>35.543702346254996</c:v>
                </c:pt>
                <c:pt idx="619">
                  <c:v>39.310645666896832</c:v>
                </c:pt>
                <c:pt idx="620">
                  <c:v>43.981041606927555</c:v>
                </c:pt>
                <c:pt idx="621">
                  <c:v>43.001527722113217</c:v>
                </c:pt>
                <c:pt idx="622">
                  <c:v>40.133367076833807</c:v>
                </c:pt>
                <c:pt idx="623">
                  <c:v>38.727847238215489</c:v>
                </c:pt>
                <c:pt idx="624">
                  <c:v>44.207146125252684</c:v>
                </c:pt>
                <c:pt idx="625">
                  <c:v>44.920648092125042</c:v>
                </c:pt>
                <c:pt idx="626">
                  <c:v>39.417221348705162</c:v>
                </c:pt>
                <c:pt idx="627">
                  <c:v>33.326697994386336</c:v>
                </c:pt>
                <c:pt idx="628">
                  <c:v>27.349519998653065</c:v>
                </c:pt>
                <c:pt idx="629">
                  <c:v>20.949587745489588</c:v>
                </c:pt>
                <c:pt idx="630">
                  <c:v>19.314163676611567</c:v>
                </c:pt>
                <c:pt idx="631">
                  <c:v>24.423699439320057</c:v>
                </c:pt>
                <c:pt idx="632">
                  <c:v>29.22786980447313</c:v>
                </c:pt>
                <c:pt idx="633">
                  <c:v>27.938719594854554</c:v>
                </c:pt>
                <c:pt idx="634">
                  <c:v>22.745654905469507</c:v>
                </c:pt>
                <c:pt idx="635">
                  <c:v>17.575784315664869</c:v>
                </c:pt>
                <c:pt idx="636">
                  <c:v>13.767753747327095</c:v>
                </c:pt>
                <c:pt idx="637">
                  <c:v>10.595714383978679</c:v>
                </c:pt>
                <c:pt idx="638">
                  <c:v>8.8353906275531777</c:v>
                </c:pt>
                <c:pt idx="639">
                  <c:v>8.0955886836591446</c:v>
                </c:pt>
                <c:pt idx="640">
                  <c:v>7.5489904350889896</c:v>
                </c:pt>
                <c:pt idx="641">
                  <c:v>6.8293749772880252</c:v>
                </c:pt>
                <c:pt idx="642">
                  <c:v>4.9290551058297511</c:v>
                </c:pt>
                <c:pt idx="643">
                  <c:v>4.3192629895356918</c:v>
                </c:pt>
                <c:pt idx="644">
                  <c:v>3.4085949373136821</c:v>
                </c:pt>
                <c:pt idx="645">
                  <c:v>1.8560795792651696</c:v>
                </c:pt>
                <c:pt idx="646">
                  <c:v>0.86682257042456168</c:v>
                </c:pt>
                <c:pt idx="647">
                  <c:v>0.18859804994792551</c:v>
                </c:pt>
                <c:pt idx="648">
                  <c:v>8.3437728763514366E-2</c:v>
                </c:pt>
                <c:pt idx="649">
                  <c:v>0.34394576491707429</c:v>
                </c:pt>
                <c:pt idx="650">
                  <c:v>0.80432014736625512</c:v>
                </c:pt>
                <c:pt idx="651">
                  <c:v>1.6308949835073621</c:v>
                </c:pt>
                <c:pt idx="652">
                  <c:v>2.3018390348720605</c:v>
                </c:pt>
                <c:pt idx="653">
                  <c:v>1.6219240463256317</c:v>
                </c:pt>
                <c:pt idx="654">
                  <c:v>-0.83234581367278659</c:v>
                </c:pt>
                <c:pt idx="655">
                  <c:v>-0.69663006875898981</c:v>
                </c:pt>
                <c:pt idx="656">
                  <c:v>1.3235796391247237</c:v>
                </c:pt>
                <c:pt idx="657">
                  <c:v>3.4707335826417061</c:v>
                </c:pt>
                <c:pt idx="658">
                  <c:v>4.9979736581450833</c:v>
                </c:pt>
                <c:pt idx="659">
                  <c:v>6.1847898847063671</c:v>
                </c:pt>
                <c:pt idx="660">
                  <c:v>6.7499840791217007</c:v>
                </c:pt>
                <c:pt idx="661">
                  <c:v>8.0659383825408835</c:v>
                </c:pt>
                <c:pt idx="662">
                  <c:v>10.41562415164773</c:v>
                </c:pt>
                <c:pt idx="663">
                  <c:v>13.934143943437279</c:v>
                </c:pt>
                <c:pt idx="664">
                  <c:v>18.144124579980303</c:v>
                </c:pt>
                <c:pt idx="665">
                  <c:v>23.62458785918394</c:v>
                </c:pt>
                <c:pt idx="666">
                  <c:v>24.27974453556963</c:v>
                </c:pt>
                <c:pt idx="667">
                  <c:v>31.535275306529339</c:v>
                </c:pt>
                <c:pt idx="668">
                  <c:v>43.778942750817052</c:v>
                </c:pt>
                <c:pt idx="669">
                  <c:v>51.295713489900407</c:v>
                </c:pt>
                <c:pt idx="670">
                  <c:v>49.477462350426165</c:v>
                </c:pt>
                <c:pt idx="671">
                  <c:v>38.7207100848794</c:v>
                </c:pt>
                <c:pt idx="672">
                  <c:v>31.692007855804775</c:v>
                </c:pt>
                <c:pt idx="673">
                  <c:v>27.975874332319151</c:v>
                </c:pt>
                <c:pt idx="674">
                  <c:v>25.532433148761825</c:v>
                </c:pt>
                <c:pt idx="675">
                  <c:v>23.358245810589782</c:v>
                </c:pt>
                <c:pt idx="676">
                  <c:v>22.757181332872637</c:v>
                </c:pt>
                <c:pt idx="677">
                  <c:v>23.049727011471976</c:v>
                </c:pt>
                <c:pt idx="678">
                  <c:v>23.052345545426991</c:v>
                </c:pt>
                <c:pt idx="679">
                  <c:v>21.815646281187465</c:v>
                </c:pt>
                <c:pt idx="680">
                  <c:v>20.588134616714882</c:v>
                </c:pt>
                <c:pt idx="681">
                  <c:v>19.993579962199927</c:v>
                </c:pt>
                <c:pt idx="682">
                  <c:v>19.152259865968432</c:v>
                </c:pt>
                <c:pt idx="683">
                  <c:v>19.082374874174342</c:v>
                </c:pt>
                <c:pt idx="684">
                  <c:v>20.4361874431149</c:v>
                </c:pt>
                <c:pt idx="685">
                  <c:v>21.97851424385491</c:v>
                </c:pt>
                <c:pt idx="686">
                  <c:v>21.649662457867233</c:v>
                </c:pt>
                <c:pt idx="687">
                  <c:v>20.828807668745132</c:v>
                </c:pt>
                <c:pt idx="688">
                  <c:v>20.092206185406191</c:v>
                </c:pt>
                <c:pt idx="689">
                  <c:v>20.826317652912525</c:v>
                </c:pt>
                <c:pt idx="690">
                  <c:v>21.550279239402208</c:v>
                </c:pt>
                <c:pt idx="691">
                  <c:v>21.552239829890205</c:v>
                </c:pt>
                <c:pt idx="692">
                  <c:v>21.535157623746972</c:v>
                </c:pt>
                <c:pt idx="693">
                  <c:v>21.876906859495854</c:v>
                </c:pt>
                <c:pt idx="694">
                  <c:v>22.333110076123688</c:v>
                </c:pt>
                <c:pt idx="695">
                  <c:v>23.235098183526517</c:v>
                </c:pt>
                <c:pt idx="696">
                  <c:v>24.190303532615587</c:v>
                </c:pt>
                <c:pt idx="697">
                  <c:v>25.280020111973414</c:v>
                </c:pt>
                <c:pt idx="698">
                  <c:v>26.433622270724992</c:v>
                </c:pt>
                <c:pt idx="699">
                  <c:v>26.831319412343326</c:v>
                </c:pt>
                <c:pt idx="700">
                  <c:v>27.137208505518949</c:v>
                </c:pt>
                <c:pt idx="701">
                  <c:v>26.743749204882622</c:v>
                </c:pt>
                <c:pt idx="702">
                  <c:v>26.078498466551341</c:v>
                </c:pt>
                <c:pt idx="703">
                  <c:v>25.638305254163541</c:v>
                </c:pt>
                <c:pt idx="704">
                  <c:v>24.685701415184205</c:v>
                </c:pt>
                <c:pt idx="705">
                  <c:v>23.034039078682877</c:v>
                </c:pt>
                <c:pt idx="706">
                  <c:v>20.726339908840025</c:v>
                </c:pt>
                <c:pt idx="707">
                  <c:v>17.788386251829266</c:v>
                </c:pt>
                <c:pt idx="708">
                  <c:v>15.456173692001677</c:v>
                </c:pt>
                <c:pt idx="709">
                  <c:v>14.728012625404821</c:v>
                </c:pt>
                <c:pt idx="710">
                  <c:v>14.110348598522409</c:v>
                </c:pt>
                <c:pt idx="711">
                  <c:v>14.326298799408375</c:v>
                </c:pt>
                <c:pt idx="712">
                  <c:v>16.620805087866685</c:v>
                </c:pt>
                <c:pt idx="713">
                  <c:v>25.032096341183411</c:v>
                </c:pt>
                <c:pt idx="714">
                  <c:v>38.683225306067889</c:v>
                </c:pt>
                <c:pt idx="715">
                  <c:v>48.461302718124593</c:v>
                </c:pt>
                <c:pt idx="716">
                  <c:v>47.299443839577208</c:v>
                </c:pt>
                <c:pt idx="717">
                  <c:v>32.502329891344083</c:v>
                </c:pt>
                <c:pt idx="718">
                  <c:v>18.947847985108492</c:v>
                </c:pt>
                <c:pt idx="719">
                  <c:v>14.488149692553533</c:v>
                </c:pt>
                <c:pt idx="720">
                  <c:v>18.420640670455306</c:v>
                </c:pt>
                <c:pt idx="721">
                  <c:v>27.234838764456907</c:v>
                </c:pt>
                <c:pt idx="722">
                  <c:v>46.677926003468109</c:v>
                </c:pt>
                <c:pt idx="723">
                  <c:v>56.234328161424713</c:v>
                </c:pt>
                <c:pt idx="724">
                  <c:v>48.008527346733082</c:v>
                </c:pt>
                <c:pt idx="725">
                  <c:v>36.995522563065137</c:v>
                </c:pt>
                <c:pt idx="726">
                  <c:v>30.106929580389199</c:v>
                </c:pt>
                <c:pt idx="727">
                  <c:v>27.468820047176088</c:v>
                </c:pt>
                <c:pt idx="728">
                  <c:v>28.450186627454578</c:v>
                </c:pt>
                <c:pt idx="729">
                  <c:v>31.500709965312705</c:v>
                </c:pt>
                <c:pt idx="730">
                  <c:v>28.776402782264373</c:v>
                </c:pt>
                <c:pt idx="731">
                  <c:v>22.336348517275589</c:v>
                </c:pt>
                <c:pt idx="732">
                  <c:v>15.971696279931566</c:v>
                </c:pt>
                <c:pt idx="733">
                  <c:v>10.695581715011997</c:v>
                </c:pt>
                <c:pt idx="734">
                  <c:v>8.3658604240997754</c:v>
                </c:pt>
                <c:pt idx="735">
                  <c:v>6.718444801839091</c:v>
                </c:pt>
                <c:pt idx="736">
                  <c:v>6.9863466527933298</c:v>
                </c:pt>
                <c:pt idx="737">
                  <c:v>6.8359400451008128</c:v>
                </c:pt>
                <c:pt idx="738">
                  <c:v>5.7547270509739077</c:v>
                </c:pt>
                <c:pt idx="739">
                  <c:v>4.8107617144526937</c:v>
                </c:pt>
                <c:pt idx="740">
                  <c:v>4.6293134594236935</c:v>
                </c:pt>
                <c:pt idx="741">
                  <c:v>3.6046681784314849</c:v>
                </c:pt>
                <c:pt idx="742">
                  <c:v>2.5931645573935573</c:v>
                </c:pt>
                <c:pt idx="743">
                  <c:v>2.0781547970029957</c:v>
                </c:pt>
                <c:pt idx="744">
                  <c:v>1.5018701531269649</c:v>
                </c:pt>
                <c:pt idx="745">
                  <c:v>2.6517191109430667</c:v>
                </c:pt>
                <c:pt idx="746">
                  <c:v>5.0602532717781559</c:v>
                </c:pt>
                <c:pt idx="747">
                  <c:v>5.3238719648856749</c:v>
                </c:pt>
                <c:pt idx="748">
                  <c:v>5.5160895077356109</c:v>
                </c:pt>
                <c:pt idx="749">
                  <c:v>4.762140896398102</c:v>
                </c:pt>
                <c:pt idx="750">
                  <c:v>3.8670379974193914</c:v>
                </c:pt>
                <c:pt idx="751">
                  <c:v>2.7763466248466111</c:v>
                </c:pt>
                <c:pt idx="752">
                  <c:v>3.8615957656576168</c:v>
                </c:pt>
                <c:pt idx="753">
                  <c:v>6.0864369362144748</c:v>
                </c:pt>
                <c:pt idx="754">
                  <c:v>9.3002748288509398</c:v>
                </c:pt>
                <c:pt idx="755">
                  <c:v>12.081478577229362</c:v>
                </c:pt>
                <c:pt idx="756">
                  <c:v>12.885298360252381</c:v>
                </c:pt>
                <c:pt idx="757">
                  <c:v>15.443110186001963</c:v>
                </c:pt>
                <c:pt idx="758">
                  <c:v>18.297133016128893</c:v>
                </c:pt>
                <c:pt idx="759">
                  <c:v>21.861435184112175</c:v>
                </c:pt>
                <c:pt idx="760">
                  <c:v>28.747288875704463</c:v>
                </c:pt>
                <c:pt idx="761">
                  <c:v>27.1656443409438</c:v>
                </c:pt>
                <c:pt idx="762">
                  <c:v>23.349301330182744</c:v>
                </c:pt>
                <c:pt idx="763">
                  <c:v>21.589451085525358</c:v>
                </c:pt>
                <c:pt idx="764">
                  <c:v>20.417978787853439</c:v>
                </c:pt>
                <c:pt idx="765">
                  <c:v>21.26998624013477</c:v>
                </c:pt>
                <c:pt idx="766">
                  <c:v>21.783870459691059</c:v>
                </c:pt>
                <c:pt idx="767">
                  <c:v>22.46524784105387</c:v>
                </c:pt>
                <c:pt idx="768">
                  <c:v>24.293433430276195</c:v>
                </c:pt>
                <c:pt idx="769">
                  <c:v>23.622727636018318</c:v>
                </c:pt>
                <c:pt idx="770">
                  <c:v>21.07857426249592</c:v>
                </c:pt>
                <c:pt idx="771">
                  <c:v>19.833163416632747</c:v>
                </c:pt>
                <c:pt idx="772">
                  <c:v>18.344128079114768</c:v>
                </c:pt>
                <c:pt idx="773">
                  <c:v>16.711219594522152</c:v>
                </c:pt>
                <c:pt idx="774">
                  <c:v>15.429495939121303</c:v>
                </c:pt>
                <c:pt idx="775">
                  <c:v>15.953505276113098</c:v>
                </c:pt>
                <c:pt idx="776">
                  <c:v>15.98929812909622</c:v>
                </c:pt>
                <c:pt idx="777">
                  <c:v>16.401597830293241</c:v>
                </c:pt>
                <c:pt idx="778">
                  <c:v>16.179095001910291</c:v>
                </c:pt>
                <c:pt idx="779">
                  <c:v>15.851493125653855</c:v>
                </c:pt>
                <c:pt idx="780">
                  <c:v>16.09652894992854</c:v>
                </c:pt>
                <c:pt idx="781">
                  <c:v>16.774230774178712</c:v>
                </c:pt>
                <c:pt idx="782">
                  <c:v>17.071262979979625</c:v>
                </c:pt>
                <c:pt idx="783">
                  <c:v>16.908067616777782</c:v>
                </c:pt>
                <c:pt idx="784">
                  <c:v>16.720299466077947</c:v>
                </c:pt>
                <c:pt idx="785">
                  <c:v>16.414585222194955</c:v>
                </c:pt>
                <c:pt idx="786">
                  <c:v>16.315482955425789</c:v>
                </c:pt>
                <c:pt idx="787">
                  <c:v>16.438387997786101</c:v>
                </c:pt>
                <c:pt idx="788">
                  <c:v>17.177011968194087</c:v>
                </c:pt>
                <c:pt idx="789">
                  <c:v>18.28958887513966</c:v>
                </c:pt>
                <c:pt idx="790">
                  <c:v>19.072368070949818</c:v>
                </c:pt>
                <c:pt idx="791">
                  <c:v>19.560795950661678</c:v>
                </c:pt>
                <c:pt idx="792">
                  <c:v>19.928185498368737</c:v>
                </c:pt>
                <c:pt idx="793">
                  <c:v>19.437729104782942</c:v>
                </c:pt>
                <c:pt idx="794">
                  <c:v>18.903063021865311</c:v>
                </c:pt>
                <c:pt idx="795">
                  <c:v>18.525284995288175</c:v>
                </c:pt>
                <c:pt idx="796">
                  <c:v>18.000099564372075</c:v>
                </c:pt>
                <c:pt idx="797">
                  <c:v>17.500600620656151</c:v>
                </c:pt>
                <c:pt idx="798">
                  <c:v>16.131187271765739</c:v>
                </c:pt>
                <c:pt idx="799">
                  <c:v>15.387740160665379</c:v>
                </c:pt>
                <c:pt idx="800">
                  <c:v>14.929959759755715</c:v>
                </c:pt>
                <c:pt idx="801">
                  <c:v>13.592250923285356</c:v>
                </c:pt>
                <c:pt idx="802">
                  <c:v>12.177892186483509</c:v>
                </c:pt>
                <c:pt idx="803">
                  <c:v>11.479807054949852</c:v>
                </c:pt>
                <c:pt idx="804">
                  <c:v>10.873656340558373</c:v>
                </c:pt>
                <c:pt idx="805">
                  <c:v>12.455355518448878</c:v>
                </c:pt>
                <c:pt idx="806">
                  <c:v>13.362134805778222</c:v>
                </c:pt>
                <c:pt idx="807">
                  <c:v>15.311756833316977</c:v>
                </c:pt>
                <c:pt idx="808">
                  <c:v>20.999919336179502</c:v>
                </c:pt>
                <c:pt idx="809">
                  <c:v>29.448283285532959</c:v>
                </c:pt>
                <c:pt idx="810">
                  <c:v>47.447918111902538</c:v>
                </c:pt>
                <c:pt idx="811">
                  <c:v>65.471549996588266</c:v>
                </c:pt>
                <c:pt idx="812">
                  <c:v>50.040177837181382</c:v>
                </c:pt>
                <c:pt idx="813">
                  <c:v>32.533056557134891</c:v>
                </c:pt>
                <c:pt idx="814">
                  <c:v>23.319712805880574</c:v>
                </c:pt>
                <c:pt idx="815">
                  <c:v>16.965704035612536</c:v>
                </c:pt>
                <c:pt idx="816">
                  <c:v>16.231051484247558</c:v>
                </c:pt>
                <c:pt idx="817">
                  <c:v>27.223756682917436</c:v>
                </c:pt>
                <c:pt idx="818">
                  <c:v>47.011507337437344</c:v>
                </c:pt>
                <c:pt idx="819">
                  <c:v>42.74503612635268</c:v>
                </c:pt>
                <c:pt idx="820">
                  <c:v>31.022631833461212</c:v>
                </c:pt>
                <c:pt idx="821">
                  <c:v>21.010665594182242</c:v>
                </c:pt>
                <c:pt idx="822">
                  <c:v>14.941531435665111</c:v>
                </c:pt>
                <c:pt idx="823">
                  <c:v>11.33417950705228</c:v>
                </c:pt>
                <c:pt idx="824">
                  <c:v>11.1957619694219</c:v>
                </c:pt>
                <c:pt idx="825">
                  <c:v>12.448954776868565</c:v>
                </c:pt>
                <c:pt idx="826">
                  <c:v>13.096683718797397</c:v>
                </c:pt>
                <c:pt idx="827">
                  <c:v>13.084200099586862</c:v>
                </c:pt>
                <c:pt idx="828">
                  <c:v>12.14542732727422</c:v>
                </c:pt>
                <c:pt idx="829">
                  <c:v>10.156457929019778</c:v>
                </c:pt>
                <c:pt idx="830">
                  <c:v>8.6384045073575848</c:v>
                </c:pt>
                <c:pt idx="831">
                  <c:v>8.5571317270436271</c:v>
                </c:pt>
                <c:pt idx="832">
                  <c:v>9.083653795391557</c:v>
                </c:pt>
                <c:pt idx="833">
                  <c:v>9.0547102336934486</c:v>
                </c:pt>
                <c:pt idx="834">
                  <c:v>9.2995616348219379</c:v>
                </c:pt>
                <c:pt idx="835">
                  <c:v>9.6717506380685307</c:v>
                </c:pt>
                <c:pt idx="836">
                  <c:v>10.592865283432101</c:v>
                </c:pt>
                <c:pt idx="837">
                  <c:v>12.093541357811514</c:v>
                </c:pt>
                <c:pt idx="838">
                  <c:v>13.965890916082135</c:v>
                </c:pt>
                <c:pt idx="839">
                  <c:v>15.201897944464122</c:v>
                </c:pt>
                <c:pt idx="840">
                  <c:v>15.902770262782481</c:v>
                </c:pt>
                <c:pt idx="841">
                  <c:v>16.838172922823588</c:v>
                </c:pt>
                <c:pt idx="842">
                  <c:v>17.562712260136742</c:v>
                </c:pt>
                <c:pt idx="843">
                  <c:v>18.102402438708339</c:v>
                </c:pt>
                <c:pt idx="844">
                  <c:v>19.039499633092522</c:v>
                </c:pt>
                <c:pt idx="845">
                  <c:v>19.048822045800044</c:v>
                </c:pt>
                <c:pt idx="846">
                  <c:v>21.012491696196488</c:v>
                </c:pt>
                <c:pt idx="847">
                  <c:v>23.527773395053696</c:v>
                </c:pt>
                <c:pt idx="848">
                  <c:v>26.322725271865398</c:v>
                </c:pt>
                <c:pt idx="849">
                  <c:v>26.704981585182548</c:v>
                </c:pt>
                <c:pt idx="850">
                  <c:v>29.042190340835436</c:v>
                </c:pt>
                <c:pt idx="851">
                  <c:v>32.735272741680987</c:v>
                </c:pt>
                <c:pt idx="852">
                  <c:v>40.608241749480975</c:v>
                </c:pt>
                <c:pt idx="853">
                  <c:v>43.495987776374648</c:v>
                </c:pt>
                <c:pt idx="854">
                  <c:v>53.306139919657561</c:v>
                </c:pt>
                <c:pt idx="855">
                  <c:v>57.927105995073106</c:v>
                </c:pt>
                <c:pt idx="856">
                  <c:v>48.316318260949423</c:v>
                </c:pt>
                <c:pt idx="857">
                  <c:v>39.759404817164054</c:v>
                </c:pt>
                <c:pt idx="858">
                  <c:v>30.931891383868315</c:v>
                </c:pt>
                <c:pt idx="859">
                  <c:v>25.004834916708312</c:v>
                </c:pt>
                <c:pt idx="860">
                  <c:v>19.275239547692788</c:v>
                </c:pt>
                <c:pt idx="861">
                  <c:v>16.669501106158116</c:v>
                </c:pt>
                <c:pt idx="862">
                  <c:v>16.788810785266001</c:v>
                </c:pt>
                <c:pt idx="863">
                  <c:v>17.870284410406313</c:v>
                </c:pt>
                <c:pt idx="864">
                  <c:v>20.27196116712755</c:v>
                </c:pt>
                <c:pt idx="865">
                  <c:v>20.64883846028285</c:v>
                </c:pt>
                <c:pt idx="866">
                  <c:v>21.235783658751799</c:v>
                </c:pt>
                <c:pt idx="867">
                  <c:v>20.965919930929921</c:v>
                </c:pt>
                <c:pt idx="868">
                  <c:v>19.866636533829791</c:v>
                </c:pt>
                <c:pt idx="869">
                  <c:v>18.15648499100498</c:v>
                </c:pt>
                <c:pt idx="870">
                  <c:v>16.93198510482387</c:v>
                </c:pt>
                <c:pt idx="871">
                  <c:v>16.4552907652775</c:v>
                </c:pt>
                <c:pt idx="872">
                  <c:v>16.000353859706749</c:v>
                </c:pt>
                <c:pt idx="873">
                  <c:v>16.207947800858673</c:v>
                </c:pt>
                <c:pt idx="874">
                  <c:v>16.472688712762277</c:v>
                </c:pt>
                <c:pt idx="875">
                  <c:v>16.994893749756191</c:v>
                </c:pt>
                <c:pt idx="876">
                  <c:v>17.56140325509222</c:v>
                </c:pt>
                <c:pt idx="877">
                  <c:v>18.195553036629484</c:v>
                </c:pt>
                <c:pt idx="878">
                  <c:v>18.703296255528919</c:v>
                </c:pt>
                <c:pt idx="879">
                  <c:v>19.012768101117764</c:v>
                </c:pt>
                <c:pt idx="880">
                  <c:v>19.560596517067456</c:v>
                </c:pt>
                <c:pt idx="881">
                  <c:v>20.30946918844538</c:v>
                </c:pt>
                <c:pt idx="882">
                  <c:v>21.066892934199227</c:v>
                </c:pt>
                <c:pt idx="883">
                  <c:v>21.704037821906866</c:v>
                </c:pt>
                <c:pt idx="884">
                  <c:v>22.336779754507969</c:v>
                </c:pt>
                <c:pt idx="885">
                  <c:v>22.8979611206207</c:v>
                </c:pt>
                <c:pt idx="886">
                  <c:v>23.217059985597604</c:v>
                </c:pt>
                <c:pt idx="887">
                  <c:v>22.992248048246072</c:v>
                </c:pt>
                <c:pt idx="888">
                  <c:v>21.604595201258391</c:v>
                </c:pt>
                <c:pt idx="889">
                  <c:v>20.309624847049101</c:v>
                </c:pt>
                <c:pt idx="890">
                  <c:v>19.630594792108674</c:v>
                </c:pt>
                <c:pt idx="891">
                  <c:v>18.58023832793846</c:v>
                </c:pt>
                <c:pt idx="892">
                  <c:v>17.608323463207569</c:v>
                </c:pt>
                <c:pt idx="893">
                  <c:v>17.065750956702043</c:v>
                </c:pt>
                <c:pt idx="894">
                  <c:v>17.259695002058987</c:v>
                </c:pt>
                <c:pt idx="895">
                  <c:v>17.530319924300311</c:v>
                </c:pt>
                <c:pt idx="896">
                  <c:v>17.26880322310728</c:v>
                </c:pt>
                <c:pt idx="897">
                  <c:v>18.081899091915741</c:v>
                </c:pt>
                <c:pt idx="898">
                  <c:v>18.285479722360328</c:v>
                </c:pt>
                <c:pt idx="899">
                  <c:v>17.336516153937517</c:v>
                </c:pt>
                <c:pt idx="900">
                  <c:v>16.867226205235028</c:v>
                </c:pt>
                <c:pt idx="901">
                  <c:v>15.959361241919797</c:v>
                </c:pt>
                <c:pt idx="902">
                  <c:v>16.289890018971388</c:v>
                </c:pt>
                <c:pt idx="903">
                  <c:v>21.60582254952363</c:v>
                </c:pt>
                <c:pt idx="904">
                  <c:v>25.182390330577935</c:v>
                </c:pt>
                <c:pt idx="905">
                  <c:v>29.801646428798506</c:v>
                </c:pt>
                <c:pt idx="906">
                  <c:v>30.496917537070534</c:v>
                </c:pt>
                <c:pt idx="907">
                  <c:v>27.578345513251364</c:v>
                </c:pt>
                <c:pt idx="908">
                  <c:v>25.262557716637232</c:v>
                </c:pt>
                <c:pt idx="909">
                  <c:v>22.195170662931186</c:v>
                </c:pt>
                <c:pt idx="910">
                  <c:v>19.28873590647575</c:v>
                </c:pt>
                <c:pt idx="911">
                  <c:v>19.228767118366139</c:v>
                </c:pt>
                <c:pt idx="912">
                  <c:v>22.140793387211215</c:v>
                </c:pt>
                <c:pt idx="913">
                  <c:v>21.877441002021982</c:v>
                </c:pt>
                <c:pt idx="914">
                  <c:v>17.733286720635046</c:v>
                </c:pt>
                <c:pt idx="915">
                  <c:v>13.271279861991525</c:v>
                </c:pt>
                <c:pt idx="916">
                  <c:v>10.268068192502653</c:v>
                </c:pt>
                <c:pt idx="917">
                  <c:v>8.5785615150715202</c:v>
                </c:pt>
                <c:pt idx="918">
                  <c:v>7.6985601371206203</c:v>
                </c:pt>
                <c:pt idx="919">
                  <c:v>7.4150006597227343</c:v>
                </c:pt>
                <c:pt idx="920">
                  <c:v>6.6332769728306884</c:v>
                </c:pt>
                <c:pt idx="921">
                  <c:v>5.1489082538032385</c:v>
                </c:pt>
                <c:pt idx="922">
                  <c:v>4.3971069602743684</c:v>
                </c:pt>
                <c:pt idx="923">
                  <c:v>3.6149589792042489</c:v>
                </c:pt>
                <c:pt idx="924">
                  <c:v>2.4004222156684141</c:v>
                </c:pt>
                <c:pt idx="925">
                  <c:v>0.83860131773689295</c:v>
                </c:pt>
                <c:pt idx="926">
                  <c:v>6.0383440460690989E-2</c:v>
                </c:pt>
                <c:pt idx="927">
                  <c:v>-0.19107074377294556</c:v>
                </c:pt>
                <c:pt idx="928">
                  <c:v>-0.16291444378207587</c:v>
                </c:pt>
                <c:pt idx="929">
                  <c:v>-0.1790446657084688</c:v>
                </c:pt>
                <c:pt idx="930">
                  <c:v>-1.0479021811895208</c:v>
                </c:pt>
                <c:pt idx="931">
                  <c:v>-1.3927876087068887</c:v>
                </c:pt>
                <c:pt idx="932">
                  <c:v>-0.84619675607533196</c:v>
                </c:pt>
                <c:pt idx="933">
                  <c:v>-0.85938394886231539</c:v>
                </c:pt>
                <c:pt idx="934">
                  <c:v>-0.1995174325981022</c:v>
                </c:pt>
                <c:pt idx="935">
                  <c:v>1.3231915977909274</c:v>
                </c:pt>
                <c:pt idx="936">
                  <c:v>2.16772949949452</c:v>
                </c:pt>
                <c:pt idx="937">
                  <c:v>2.9514110317553639</c:v>
                </c:pt>
                <c:pt idx="938">
                  <c:v>4.7128597095577156</c:v>
                </c:pt>
                <c:pt idx="939">
                  <c:v>6.0710710086562294</c:v>
                </c:pt>
                <c:pt idx="940">
                  <c:v>9.4143102860288383</c:v>
                </c:pt>
                <c:pt idx="941">
                  <c:v>12.239925930834518</c:v>
                </c:pt>
                <c:pt idx="942">
                  <c:v>18.584730187719362</c:v>
                </c:pt>
                <c:pt idx="943">
                  <c:v>30.946084122820341</c:v>
                </c:pt>
                <c:pt idx="944">
                  <c:v>45.306668386070044</c:v>
                </c:pt>
                <c:pt idx="945">
                  <c:v>47.687776719881974</c:v>
                </c:pt>
                <c:pt idx="946">
                  <c:v>45.648371438031141</c:v>
                </c:pt>
                <c:pt idx="947">
                  <c:v>38.029248992359285</c:v>
                </c:pt>
                <c:pt idx="948">
                  <c:v>31.524500890970245</c:v>
                </c:pt>
                <c:pt idx="949">
                  <c:v>28.644827436852378</c:v>
                </c:pt>
                <c:pt idx="950">
                  <c:v>26.816997180880872</c:v>
                </c:pt>
                <c:pt idx="951">
                  <c:v>25.052408737172652</c:v>
                </c:pt>
                <c:pt idx="952">
                  <c:v>23.243519872389999</c:v>
                </c:pt>
                <c:pt idx="953">
                  <c:v>20.395853210197515</c:v>
                </c:pt>
                <c:pt idx="954">
                  <c:v>18.885300174356406</c:v>
                </c:pt>
                <c:pt idx="955">
                  <c:v>18.664827424193248</c:v>
                </c:pt>
                <c:pt idx="956">
                  <c:v>19.476938313870729</c:v>
                </c:pt>
                <c:pt idx="957">
                  <c:v>21.228842273246066</c:v>
                </c:pt>
                <c:pt idx="958">
                  <c:v>22.366774116746839</c:v>
                </c:pt>
                <c:pt idx="959">
                  <c:v>22.323985127740666</c:v>
                </c:pt>
                <c:pt idx="960">
                  <c:v>21.766631456110002</c:v>
                </c:pt>
                <c:pt idx="961">
                  <c:v>20.427626279254632</c:v>
                </c:pt>
                <c:pt idx="962">
                  <c:v>20.035629199421621</c:v>
                </c:pt>
                <c:pt idx="963">
                  <c:v>20.35235049039871</c:v>
                </c:pt>
                <c:pt idx="964">
                  <c:v>20.755268296840033</c:v>
                </c:pt>
                <c:pt idx="965">
                  <c:v>21.968088539856733</c:v>
                </c:pt>
                <c:pt idx="966">
                  <c:v>23.065450018627956</c:v>
                </c:pt>
                <c:pt idx="967">
                  <c:v>23.122248069454002</c:v>
                </c:pt>
                <c:pt idx="968">
                  <c:v>21.859631675339781</c:v>
                </c:pt>
                <c:pt idx="969">
                  <c:v>20.825872074165151</c:v>
                </c:pt>
                <c:pt idx="970">
                  <c:v>20.351530833893076</c:v>
                </c:pt>
                <c:pt idx="971">
                  <c:v>20.450437083135263</c:v>
                </c:pt>
                <c:pt idx="972">
                  <c:v>21.0046036503111</c:v>
                </c:pt>
                <c:pt idx="973">
                  <c:v>21.624303173305535</c:v>
                </c:pt>
                <c:pt idx="974">
                  <c:v>22.40970834727413</c:v>
                </c:pt>
                <c:pt idx="975">
                  <c:v>23.205789014908216</c:v>
                </c:pt>
                <c:pt idx="976">
                  <c:v>24.134118512678967</c:v>
                </c:pt>
                <c:pt idx="977">
                  <c:v>25.139675096093065</c:v>
                </c:pt>
                <c:pt idx="978">
                  <c:v>25.844561474087655</c:v>
                </c:pt>
                <c:pt idx="979">
                  <c:v>26.330329899513472</c:v>
                </c:pt>
                <c:pt idx="980">
                  <c:v>27.056811126500101</c:v>
                </c:pt>
                <c:pt idx="981">
                  <c:v>26.147255057694924</c:v>
                </c:pt>
                <c:pt idx="982">
                  <c:v>25.706230924181405</c:v>
                </c:pt>
                <c:pt idx="983">
                  <c:v>25.830888656706009</c:v>
                </c:pt>
                <c:pt idx="984">
                  <c:v>26.333391304626947</c:v>
                </c:pt>
                <c:pt idx="985">
                  <c:v>26.652200489206589</c:v>
                </c:pt>
                <c:pt idx="986">
                  <c:v>26.706681539878474</c:v>
                </c:pt>
                <c:pt idx="987">
                  <c:v>26.558335248727019</c:v>
                </c:pt>
                <c:pt idx="988">
                  <c:v>26.265696920742975</c:v>
                </c:pt>
                <c:pt idx="989">
                  <c:v>26.039534812693759</c:v>
                </c:pt>
                <c:pt idx="990">
                  <c:v>27.114371519609087</c:v>
                </c:pt>
                <c:pt idx="991">
                  <c:v>23.993811510561549</c:v>
                </c:pt>
                <c:pt idx="992">
                  <c:v>22.743537261754462</c:v>
                </c:pt>
                <c:pt idx="993">
                  <c:v>26.404034196078321</c:v>
                </c:pt>
                <c:pt idx="994">
                  <c:v>32.768976204017711</c:v>
                </c:pt>
                <c:pt idx="995">
                  <c:v>38.714426145423467</c:v>
                </c:pt>
                <c:pt idx="996">
                  <c:v>44.099030706992281</c:v>
                </c:pt>
                <c:pt idx="997">
                  <c:v>47.503283931676044</c:v>
                </c:pt>
                <c:pt idx="998">
                  <c:v>47.830166029593045</c:v>
                </c:pt>
                <c:pt idx="999">
                  <c:v>39.292144641579547</c:v>
                </c:pt>
                <c:pt idx="1000">
                  <c:v>29.861411799066854</c:v>
                </c:pt>
                <c:pt idx="1001">
                  <c:v>25.022259863731605</c:v>
                </c:pt>
                <c:pt idx="1002">
                  <c:v>25.948841094966991</c:v>
                </c:pt>
                <c:pt idx="1003">
                  <c:v>27.021850352876047</c:v>
                </c:pt>
                <c:pt idx="1004">
                  <c:v>26.243724593526419</c:v>
                </c:pt>
                <c:pt idx="1005">
                  <c:v>22.53698557360832</c:v>
                </c:pt>
                <c:pt idx="1006">
                  <c:v>19.295124404780747</c:v>
                </c:pt>
                <c:pt idx="1007">
                  <c:v>17.742389322101332</c:v>
                </c:pt>
                <c:pt idx="1008">
                  <c:v>15.173605625236878</c:v>
                </c:pt>
                <c:pt idx="1009">
                  <c:v>13.500786453864768</c:v>
                </c:pt>
                <c:pt idx="1010">
                  <c:v>10.120221490347904</c:v>
                </c:pt>
                <c:pt idx="1011">
                  <c:v>8.9778361473184773</c:v>
                </c:pt>
                <c:pt idx="1012">
                  <c:v>7.9300271266229778</c:v>
                </c:pt>
                <c:pt idx="1013">
                  <c:v>7.7311635199234097</c:v>
                </c:pt>
                <c:pt idx="1014">
                  <c:v>7.628714445013796</c:v>
                </c:pt>
                <c:pt idx="1015">
                  <c:v>7.0663247894811629</c:v>
                </c:pt>
                <c:pt idx="1016">
                  <c:v>6.3552096936384084</c:v>
                </c:pt>
                <c:pt idx="1017">
                  <c:v>5.07966609247186</c:v>
                </c:pt>
                <c:pt idx="1018">
                  <c:v>4.4923980519921773</c:v>
                </c:pt>
                <c:pt idx="1019">
                  <c:v>2.1090419182975855</c:v>
                </c:pt>
                <c:pt idx="1020">
                  <c:v>1.9768211736340187</c:v>
                </c:pt>
                <c:pt idx="1021">
                  <c:v>1.091858447328802</c:v>
                </c:pt>
                <c:pt idx="1022">
                  <c:v>0.39595165296377682</c:v>
                </c:pt>
                <c:pt idx="1023">
                  <c:v>0.41991499571669888</c:v>
                </c:pt>
                <c:pt idx="1024">
                  <c:v>1.1718456798761885</c:v>
                </c:pt>
                <c:pt idx="1025">
                  <c:v>2.6443964324162277</c:v>
                </c:pt>
                <c:pt idx="1026">
                  <c:v>4.683831890072887</c:v>
                </c:pt>
                <c:pt idx="1027">
                  <c:v>7.5703043803181025</c:v>
                </c:pt>
                <c:pt idx="1028">
                  <c:v>8.4119521466994449</c:v>
                </c:pt>
                <c:pt idx="1029">
                  <c:v>7.2524932911699223</c:v>
                </c:pt>
                <c:pt idx="1030">
                  <c:v>5.0011017982680555</c:v>
                </c:pt>
                <c:pt idx="1031">
                  <c:v>1.887204870412132</c:v>
                </c:pt>
                <c:pt idx="1032">
                  <c:v>1.4079967973140932</c:v>
                </c:pt>
                <c:pt idx="1033">
                  <c:v>1.9228153450598986</c:v>
                </c:pt>
                <c:pt idx="1034">
                  <c:v>3.1017504541986609</c:v>
                </c:pt>
                <c:pt idx="1035">
                  <c:v>4.9013297020362163</c:v>
                </c:pt>
                <c:pt idx="1036">
                  <c:v>7.0975910148674703</c:v>
                </c:pt>
                <c:pt idx="1037">
                  <c:v>8.3177095380032942</c:v>
                </c:pt>
                <c:pt idx="1038">
                  <c:v>10.257914367483822</c:v>
                </c:pt>
                <c:pt idx="1039">
                  <c:v>8.7535156703304153</c:v>
                </c:pt>
                <c:pt idx="1040">
                  <c:v>9.604854061608906</c:v>
                </c:pt>
                <c:pt idx="1041">
                  <c:v>12.714753200965561</c:v>
                </c:pt>
                <c:pt idx="1042">
                  <c:v>20.550462041674351</c:v>
                </c:pt>
                <c:pt idx="1043">
                  <c:v>34.032883560306871</c:v>
                </c:pt>
                <c:pt idx="1044">
                  <c:v>54.134364705232052</c:v>
                </c:pt>
                <c:pt idx="1045">
                  <c:v>75.533383009146277</c:v>
                </c:pt>
                <c:pt idx="1046">
                  <c:v>63.460385135073601</c:v>
                </c:pt>
                <c:pt idx="1047">
                  <c:v>46.547829883317256</c:v>
                </c:pt>
                <c:pt idx="1048">
                  <c:v>37.220719173105934</c:v>
                </c:pt>
                <c:pt idx="1049">
                  <c:v>31.701376983634688</c:v>
                </c:pt>
                <c:pt idx="1050">
                  <c:v>31.558816539412316</c:v>
                </c:pt>
                <c:pt idx="1051">
                  <c:v>29.723495527875919</c:v>
                </c:pt>
                <c:pt idx="1052">
                  <c:v>31.808771249028663</c:v>
                </c:pt>
                <c:pt idx="1053">
                  <c:v>29.858717344084766</c:v>
                </c:pt>
                <c:pt idx="1054">
                  <c:v>27.316490314265494</c:v>
                </c:pt>
                <c:pt idx="1055">
                  <c:v>25.308415848696779</c:v>
                </c:pt>
                <c:pt idx="1056">
                  <c:v>22.794502677038878</c:v>
                </c:pt>
                <c:pt idx="1057">
                  <c:v>21.734717098272135</c:v>
                </c:pt>
                <c:pt idx="1058">
                  <c:v>22.289451594871231</c:v>
                </c:pt>
                <c:pt idx="1059">
                  <c:v>22.993697282854985</c:v>
                </c:pt>
                <c:pt idx="1060">
                  <c:v>22.565391864110623</c:v>
                </c:pt>
                <c:pt idx="1061">
                  <c:v>22.132707598333866</c:v>
                </c:pt>
                <c:pt idx="1062">
                  <c:v>21.613014196330102</c:v>
                </c:pt>
                <c:pt idx="1063">
                  <c:v>20.554929119665779</c:v>
                </c:pt>
                <c:pt idx="1064">
                  <c:v>19.939986144685594</c:v>
                </c:pt>
                <c:pt idx="1065">
                  <c:v>19.653458436696756</c:v>
                </c:pt>
                <c:pt idx="1066">
                  <c:v>19.939012839241176</c:v>
                </c:pt>
                <c:pt idx="1067">
                  <c:v>20.723035279592224</c:v>
                </c:pt>
                <c:pt idx="1068">
                  <c:v>21.188732685696369</c:v>
                </c:pt>
                <c:pt idx="1069">
                  <c:v>21.397716753064437</c:v>
                </c:pt>
                <c:pt idx="1070">
                  <c:v>22.185972408490759</c:v>
                </c:pt>
                <c:pt idx="1071">
                  <c:v>23.115724805505952</c:v>
                </c:pt>
                <c:pt idx="1072">
                  <c:v>23.714649746979369</c:v>
                </c:pt>
                <c:pt idx="1073">
                  <c:v>24.33395467053224</c:v>
                </c:pt>
                <c:pt idx="1074">
                  <c:v>24.993104309120316</c:v>
                </c:pt>
                <c:pt idx="1075">
                  <c:v>25.564622518258687</c:v>
                </c:pt>
                <c:pt idx="1076">
                  <c:v>26.713415047435731</c:v>
                </c:pt>
                <c:pt idx="1077">
                  <c:v>27.640263374736683</c:v>
                </c:pt>
                <c:pt idx="1078">
                  <c:v>28.252039605886722</c:v>
                </c:pt>
                <c:pt idx="1079">
                  <c:v>28.405283605886972</c:v>
                </c:pt>
                <c:pt idx="1080">
                  <c:v>27.325458538679104</c:v>
                </c:pt>
                <c:pt idx="1081">
                  <c:v>25.104016006948164</c:v>
                </c:pt>
                <c:pt idx="1082">
                  <c:v>23.194715716737601</c:v>
                </c:pt>
                <c:pt idx="1083">
                  <c:v>22.597146955900456</c:v>
                </c:pt>
                <c:pt idx="1084">
                  <c:v>22.101552782759036</c:v>
                </c:pt>
                <c:pt idx="1085">
                  <c:v>21.956051943580874</c:v>
                </c:pt>
                <c:pt idx="1086">
                  <c:v>20.947486748419365</c:v>
                </c:pt>
                <c:pt idx="1087">
                  <c:v>20.005990003486573</c:v>
                </c:pt>
                <c:pt idx="1088">
                  <c:v>19.596603088239693</c:v>
                </c:pt>
                <c:pt idx="1089">
                  <c:v>18.660556674995597</c:v>
                </c:pt>
                <c:pt idx="1090">
                  <c:v>18.225926285247414</c:v>
                </c:pt>
                <c:pt idx="1091">
                  <c:v>20.381849766206692</c:v>
                </c:pt>
                <c:pt idx="1092">
                  <c:v>25.160322080999467</c:v>
                </c:pt>
                <c:pt idx="1093">
                  <c:v>33.495830558836474</c:v>
                </c:pt>
                <c:pt idx="1094">
                  <c:v>42.950487264024119</c:v>
                </c:pt>
                <c:pt idx="1095">
                  <c:v>45.432714757750425</c:v>
                </c:pt>
                <c:pt idx="1096">
                  <c:v>36.695909449003281</c:v>
                </c:pt>
                <c:pt idx="1097">
                  <c:v>25.52621577822968</c:v>
                </c:pt>
                <c:pt idx="1098">
                  <c:v>23.687026126652839</c:v>
                </c:pt>
                <c:pt idx="1099">
                  <c:v>36.21953532562376</c:v>
                </c:pt>
                <c:pt idx="1100">
                  <c:v>49.472940757745725</c:v>
                </c:pt>
                <c:pt idx="1101">
                  <c:v>48.461753252784817</c:v>
                </c:pt>
                <c:pt idx="1102">
                  <c:v>40.144983515097607</c:v>
                </c:pt>
                <c:pt idx="1103">
                  <c:v>33.848218723312669</c:v>
                </c:pt>
                <c:pt idx="1104">
                  <c:v>31.148402501910436</c:v>
                </c:pt>
                <c:pt idx="1105">
                  <c:v>31.423763013961434</c:v>
                </c:pt>
                <c:pt idx="1106">
                  <c:v>31.109419368691348</c:v>
                </c:pt>
                <c:pt idx="1107">
                  <c:v>28.565525727014123</c:v>
                </c:pt>
                <c:pt idx="1108">
                  <c:v>21.733017752505479</c:v>
                </c:pt>
                <c:pt idx="1109">
                  <c:v>16.050211772286485</c:v>
                </c:pt>
                <c:pt idx="1110">
                  <c:v>11.162331014302209</c:v>
                </c:pt>
                <c:pt idx="1111">
                  <c:v>10.011617651103681</c:v>
                </c:pt>
                <c:pt idx="1112">
                  <c:v>9.6999872384379451</c:v>
                </c:pt>
                <c:pt idx="1113">
                  <c:v>9.3533941867059003</c:v>
                </c:pt>
                <c:pt idx="1114">
                  <c:v>8.5540085975311015</c:v>
                </c:pt>
                <c:pt idx="1115">
                  <c:v>6.5025827633768234</c:v>
                </c:pt>
                <c:pt idx="1116">
                  <c:v>5.6327596238720643</c:v>
                </c:pt>
                <c:pt idx="1117">
                  <c:v>3.8204596437007941</c:v>
                </c:pt>
                <c:pt idx="1118">
                  <c:v>2.0634902683345793</c:v>
                </c:pt>
                <c:pt idx="1119">
                  <c:v>0.48430770358757308</c:v>
                </c:pt>
                <c:pt idx="1120">
                  <c:v>-0.59070700623290684</c:v>
                </c:pt>
                <c:pt idx="1121">
                  <c:v>-0.82818483701004753</c:v>
                </c:pt>
                <c:pt idx="1122">
                  <c:v>0.14245233947553076</c:v>
                </c:pt>
                <c:pt idx="1123">
                  <c:v>0.66856074687351918</c:v>
                </c:pt>
                <c:pt idx="1124">
                  <c:v>0.46486559960700352</c:v>
                </c:pt>
                <c:pt idx="1125">
                  <c:v>-1.2305623932719474</c:v>
                </c:pt>
                <c:pt idx="1126">
                  <c:v>-2.2066330645493926</c:v>
                </c:pt>
                <c:pt idx="1127">
                  <c:v>-2.5037838638668366</c:v>
                </c:pt>
                <c:pt idx="1128">
                  <c:v>-2.44468488466199</c:v>
                </c:pt>
                <c:pt idx="1129">
                  <c:v>-2.8603696725204379</c:v>
                </c:pt>
                <c:pt idx="1130">
                  <c:v>-3.3593650726220177</c:v>
                </c:pt>
                <c:pt idx="1131">
                  <c:v>-2.3110311263944099</c:v>
                </c:pt>
                <c:pt idx="1132">
                  <c:v>-1.1100326284981075</c:v>
                </c:pt>
                <c:pt idx="1133">
                  <c:v>-0.78728291320535682</c:v>
                </c:pt>
                <c:pt idx="1134">
                  <c:v>1.1083924741681268</c:v>
                </c:pt>
                <c:pt idx="1135">
                  <c:v>1.2726315486715136</c:v>
                </c:pt>
                <c:pt idx="1136">
                  <c:v>3.2077680783037064</c:v>
                </c:pt>
                <c:pt idx="1137">
                  <c:v>9.248866439523475</c:v>
                </c:pt>
                <c:pt idx="1138">
                  <c:v>12.489769126956338</c:v>
                </c:pt>
                <c:pt idx="1139">
                  <c:v>20.695995590738313</c:v>
                </c:pt>
                <c:pt idx="1140">
                  <c:v>31.091590856186905</c:v>
                </c:pt>
                <c:pt idx="1141">
                  <c:v>51.358702329990386</c:v>
                </c:pt>
                <c:pt idx="1142">
                  <c:v>66.024679292098739</c:v>
                </c:pt>
                <c:pt idx="1143">
                  <c:v>68.833073277002185</c:v>
                </c:pt>
                <c:pt idx="1144">
                  <c:v>60.378122593829517</c:v>
                </c:pt>
                <c:pt idx="1145">
                  <c:v>52.53334375298823</c:v>
                </c:pt>
                <c:pt idx="1146">
                  <c:v>48.285588270822132</c:v>
                </c:pt>
                <c:pt idx="1147">
                  <c:v>45.729310459784372</c:v>
                </c:pt>
                <c:pt idx="1148">
                  <c:v>40.63173934967466</c:v>
                </c:pt>
                <c:pt idx="1149">
                  <c:v>37.489171803007153</c:v>
                </c:pt>
                <c:pt idx="1150">
                  <c:v>34.048108774622847</c:v>
                </c:pt>
                <c:pt idx="1151">
                  <c:v>31.474385726293967</c:v>
                </c:pt>
                <c:pt idx="1152">
                  <c:v>29.611051824236529</c:v>
                </c:pt>
                <c:pt idx="1153">
                  <c:v>28.437572110089835</c:v>
                </c:pt>
                <c:pt idx="1154">
                  <c:v>27.975494637615874</c:v>
                </c:pt>
                <c:pt idx="1155">
                  <c:v>28.476771149561237</c:v>
                </c:pt>
                <c:pt idx="1156">
                  <c:v>28.42988379917109</c:v>
                </c:pt>
                <c:pt idx="1157">
                  <c:v>26.658869909718224</c:v>
                </c:pt>
                <c:pt idx="1158">
                  <c:v>24.756293109258085</c:v>
                </c:pt>
                <c:pt idx="1159">
                  <c:v>23.61293270273984</c:v>
                </c:pt>
                <c:pt idx="1160">
                  <c:v>22.962994046504232</c:v>
                </c:pt>
                <c:pt idx="1161">
                  <c:v>23.012590643185874</c:v>
                </c:pt>
                <c:pt idx="1162">
                  <c:v>22.735314966094968</c:v>
                </c:pt>
                <c:pt idx="1163">
                  <c:v>22.834091415090086</c:v>
                </c:pt>
                <c:pt idx="1164">
                  <c:v>22.889206176499528</c:v>
                </c:pt>
                <c:pt idx="1165">
                  <c:v>23.152983148280406</c:v>
                </c:pt>
                <c:pt idx="1166">
                  <c:v>23.754477478438186</c:v>
                </c:pt>
                <c:pt idx="1167">
                  <c:v>24.396677331895599</c:v>
                </c:pt>
                <c:pt idx="1168">
                  <c:v>25.166768870399043</c:v>
                </c:pt>
                <c:pt idx="1169">
                  <c:v>26.524531145741499</c:v>
                </c:pt>
                <c:pt idx="1170">
                  <c:v>28.109422857590221</c:v>
                </c:pt>
                <c:pt idx="1171">
                  <c:v>29.653313344592512</c:v>
                </c:pt>
                <c:pt idx="1172">
                  <c:v>31.014160691995496</c:v>
                </c:pt>
                <c:pt idx="1173">
                  <c:v>31.446025295293392</c:v>
                </c:pt>
                <c:pt idx="1174">
                  <c:v>31.806873424676088</c:v>
                </c:pt>
                <c:pt idx="1175">
                  <c:v>31.737495184829701</c:v>
                </c:pt>
                <c:pt idx="1176">
                  <c:v>31.73125249411056</c:v>
                </c:pt>
                <c:pt idx="1177">
                  <c:v>31.960606277031069</c:v>
                </c:pt>
                <c:pt idx="1178">
                  <c:v>32.997696365597371</c:v>
                </c:pt>
                <c:pt idx="1179">
                  <c:v>33.561076565490495</c:v>
                </c:pt>
                <c:pt idx="1180">
                  <c:v>34.346054603876105</c:v>
                </c:pt>
                <c:pt idx="1181">
                  <c:v>33.393840325027327</c:v>
                </c:pt>
                <c:pt idx="1182">
                  <c:v>31.333828780947652</c:v>
                </c:pt>
                <c:pt idx="1183">
                  <c:v>29.329404702283615</c:v>
                </c:pt>
                <c:pt idx="1184">
                  <c:v>29.461320970660758</c:v>
                </c:pt>
                <c:pt idx="1185">
                  <c:v>32.087457600802651</c:v>
                </c:pt>
                <c:pt idx="1186">
                  <c:v>37.857052604887137</c:v>
                </c:pt>
                <c:pt idx="1187">
                  <c:v>46.989289722550481</c:v>
                </c:pt>
                <c:pt idx="1188">
                  <c:v>53.131564969695901</c:v>
                </c:pt>
                <c:pt idx="1189">
                  <c:v>54.333113766880963</c:v>
                </c:pt>
                <c:pt idx="1190">
                  <c:v>51.827445915104114</c:v>
                </c:pt>
                <c:pt idx="1191">
                  <c:v>41.19805142049151</c:v>
                </c:pt>
                <c:pt idx="1192">
                  <c:v>35.545178120776285</c:v>
                </c:pt>
                <c:pt idx="1193">
                  <c:v>30.753102357863273</c:v>
                </c:pt>
                <c:pt idx="1194">
                  <c:v>28.131684159108499</c:v>
                </c:pt>
                <c:pt idx="1195">
                  <c:v>24.380678599716962</c:v>
                </c:pt>
                <c:pt idx="1196">
                  <c:v>20.674709194454319</c:v>
                </c:pt>
                <c:pt idx="1197">
                  <c:v>18.455483263736593</c:v>
                </c:pt>
                <c:pt idx="1198">
                  <c:v>16.490114915018101</c:v>
                </c:pt>
                <c:pt idx="1199">
                  <c:v>14.338238816126488</c:v>
                </c:pt>
                <c:pt idx="1200">
                  <c:v>11.524730019783895</c:v>
                </c:pt>
                <c:pt idx="1201">
                  <c:v>9.0394081607797236</c:v>
                </c:pt>
                <c:pt idx="1202">
                  <c:v>6.6411315941840909</c:v>
                </c:pt>
                <c:pt idx="1203">
                  <c:v>4.0935807802058717</c:v>
                </c:pt>
                <c:pt idx="1204">
                  <c:v>2.7483171328038773</c:v>
                </c:pt>
                <c:pt idx="1205">
                  <c:v>2.1218978035267564</c:v>
                </c:pt>
                <c:pt idx="1206">
                  <c:v>1.6042836716868483</c:v>
                </c:pt>
                <c:pt idx="1207">
                  <c:v>0.49302224720151888</c:v>
                </c:pt>
                <c:pt idx="1208">
                  <c:v>-0.43366667499533357</c:v>
                </c:pt>
                <c:pt idx="1209">
                  <c:v>-0.92237527093997207</c:v>
                </c:pt>
                <c:pt idx="1210">
                  <c:v>-1.8912513265752249</c:v>
                </c:pt>
                <c:pt idx="1211">
                  <c:v>-3.4038931952688247</c:v>
                </c:pt>
                <c:pt idx="1212">
                  <c:v>-4.48814140877887</c:v>
                </c:pt>
                <c:pt idx="1213">
                  <c:v>-5.2993779565958778</c:v>
                </c:pt>
                <c:pt idx="1214">
                  <c:v>-6.1607503154716126</c:v>
                </c:pt>
                <c:pt idx="1215">
                  <c:v>-6.3719423015387147</c:v>
                </c:pt>
                <c:pt idx="1216">
                  <c:v>-6.222407694342575</c:v>
                </c:pt>
                <c:pt idx="1217">
                  <c:v>-7.061064445211259</c:v>
                </c:pt>
                <c:pt idx="1218">
                  <c:v>-8.3587166299363513</c:v>
                </c:pt>
                <c:pt idx="1219">
                  <c:v>-9.8250435864279186</c:v>
                </c:pt>
                <c:pt idx="1220">
                  <c:v>-10.955374230490136</c:v>
                </c:pt>
                <c:pt idx="1221">
                  <c:v>-10.839129653149273</c:v>
                </c:pt>
                <c:pt idx="1222">
                  <c:v>-8.6801381428991373</c:v>
                </c:pt>
                <c:pt idx="1223">
                  <c:v>-7.091038257615681</c:v>
                </c:pt>
                <c:pt idx="1224">
                  <c:v>-5.8926494701325929</c:v>
                </c:pt>
                <c:pt idx="1225">
                  <c:v>-5.4919645139717783</c:v>
                </c:pt>
                <c:pt idx="1226">
                  <c:v>-3.6050825227730274</c:v>
                </c:pt>
                <c:pt idx="1227">
                  <c:v>1.2449337696188443</c:v>
                </c:pt>
                <c:pt idx="1228">
                  <c:v>9.263038797504608</c:v>
                </c:pt>
                <c:pt idx="1229">
                  <c:v>23.924126482957714</c:v>
                </c:pt>
                <c:pt idx="1230">
                  <c:v>42.728278395982436</c:v>
                </c:pt>
                <c:pt idx="1231">
                  <c:v>57.489536197404981</c:v>
                </c:pt>
                <c:pt idx="1232">
                  <c:v>55.710238918448063</c:v>
                </c:pt>
                <c:pt idx="1233">
                  <c:v>55.084722050683254</c:v>
                </c:pt>
                <c:pt idx="1234">
                  <c:v>55.344746677022918</c:v>
                </c:pt>
                <c:pt idx="1235">
                  <c:v>58.507834822939564</c:v>
                </c:pt>
                <c:pt idx="1236">
                  <c:v>68.523862891883439</c:v>
                </c:pt>
                <c:pt idx="1237">
                  <c:v>73.671123804263715</c:v>
                </c:pt>
                <c:pt idx="1238">
                  <c:v>61.122335926231145</c:v>
                </c:pt>
                <c:pt idx="1239">
                  <c:v>50.808970111615928</c:v>
                </c:pt>
                <c:pt idx="1240">
                  <c:v>43.207596719258831</c:v>
                </c:pt>
                <c:pt idx="1241">
                  <c:v>38.746324514289334</c:v>
                </c:pt>
                <c:pt idx="1242">
                  <c:v>35.86969422864604</c:v>
                </c:pt>
                <c:pt idx="1243">
                  <c:v>35.806153530963101</c:v>
                </c:pt>
                <c:pt idx="1244">
                  <c:v>37.699901188492028</c:v>
                </c:pt>
                <c:pt idx="1245">
                  <c:v>38.387804539656784</c:v>
                </c:pt>
                <c:pt idx="1246">
                  <c:v>36.428452146237447</c:v>
                </c:pt>
                <c:pt idx="1247">
                  <c:v>33.131221519978908</c:v>
                </c:pt>
                <c:pt idx="1248">
                  <c:v>28.733583278574951</c:v>
                </c:pt>
                <c:pt idx="1249">
                  <c:v>26.320481650031937</c:v>
                </c:pt>
                <c:pt idx="1250">
                  <c:v>24.764256330424871</c:v>
                </c:pt>
                <c:pt idx="1251">
                  <c:v>24.087691965543044</c:v>
                </c:pt>
                <c:pt idx="1252">
                  <c:v>24.262849442524203</c:v>
                </c:pt>
                <c:pt idx="1253">
                  <c:v>25.003824768650478</c:v>
                </c:pt>
                <c:pt idx="1254">
                  <c:v>25.087979557383644</c:v>
                </c:pt>
                <c:pt idx="1255">
                  <c:v>25.182747371464096</c:v>
                </c:pt>
                <c:pt idx="1256">
                  <c:v>25.19950801220665</c:v>
                </c:pt>
                <c:pt idx="1257">
                  <c:v>25.258154760637073</c:v>
                </c:pt>
                <c:pt idx="1258">
                  <c:v>25.389880022543213</c:v>
                </c:pt>
                <c:pt idx="1259">
                  <c:v>25.675028200828727</c:v>
                </c:pt>
                <c:pt idx="1260">
                  <c:v>26.536606371359099</c:v>
                </c:pt>
                <c:pt idx="1261">
                  <c:v>27.777953818632472</c:v>
                </c:pt>
                <c:pt idx="1262">
                  <c:v>29.371061686837908</c:v>
                </c:pt>
                <c:pt idx="1263">
                  <c:v>30.369756557749437</c:v>
                </c:pt>
                <c:pt idx="1264">
                  <c:v>30.863825445305366</c:v>
                </c:pt>
                <c:pt idx="1265">
                  <c:v>30.854658996385947</c:v>
                </c:pt>
                <c:pt idx="1266">
                  <c:v>31.069479046211558</c:v>
                </c:pt>
                <c:pt idx="1267">
                  <c:v>30.852045232795309</c:v>
                </c:pt>
                <c:pt idx="1268">
                  <c:v>29.825770654017518</c:v>
                </c:pt>
                <c:pt idx="1269">
                  <c:v>29.874281728069121</c:v>
                </c:pt>
                <c:pt idx="1270">
                  <c:v>29.667527192474047</c:v>
                </c:pt>
                <c:pt idx="1271">
                  <c:v>29.25332105002909</c:v>
                </c:pt>
                <c:pt idx="1272">
                  <c:v>28.965833531921792</c:v>
                </c:pt>
                <c:pt idx="1273">
                  <c:v>28.12088417973218</c:v>
                </c:pt>
                <c:pt idx="1274">
                  <c:v>27.309665236197596</c:v>
                </c:pt>
                <c:pt idx="1275">
                  <c:v>26.484252325378378</c:v>
                </c:pt>
                <c:pt idx="1276">
                  <c:v>25.055963235392753</c:v>
                </c:pt>
                <c:pt idx="1277">
                  <c:v>24.553799717899537</c:v>
                </c:pt>
                <c:pt idx="1278">
                  <c:v>23.410716500509626</c:v>
                </c:pt>
                <c:pt idx="1279">
                  <c:v>22.988473384117757</c:v>
                </c:pt>
                <c:pt idx="1280">
                  <c:v>23.227193828175054</c:v>
                </c:pt>
                <c:pt idx="1281">
                  <c:v>25.378697860348979</c:v>
                </c:pt>
                <c:pt idx="1282">
                  <c:v>28.037835965077573</c:v>
                </c:pt>
                <c:pt idx="1283">
                  <c:v>31.838790599287719</c:v>
                </c:pt>
                <c:pt idx="1284">
                  <c:v>31.73349739136161</c:v>
                </c:pt>
                <c:pt idx="1285">
                  <c:v>29.499057652500479</c:v>
                </c:pt>
                <c:pt idx="1286">
                  <c:v>26.651702200547668</c:v>
                </c:pt>
                <c:pt idx="1287">
                  <c:v>23.295783298067402</c:v>
                </c:pt>
                <c:pt idx="1288">
                  <c:v>21.344543441513629</c:v>
                </c:pt>
                <c:pt idx="1289">
                  <c:v>20.669901838241415</c:v>
                </c:pt>
                <c:pt idx="1290">
                  <c:v>21.94373491848232</c:v>
                </c:pt>
                <c:pt idx="1291">
                  <c:v>21.638028366865864</c:v>
                </c:pt>
                <c:pt idx="1292">
                  <c:v>18.395592145805733</c:v>
                </c:pt>
                <c:pt idx="1293">
                  <c:v>14.735739839927813</c:v>
                </c:pt>
                <c:pt idx="1294">
                  <c:v>12.16593580769992</c:v>
                </c:pt>
                <c:pt idx="1295">
                  <c:v>9.8888185623792193</c:v>
                </c:pt>
                <c:pt idx="1296">
                  <c:v>9.0558518673573012</c:v>
                </c:pt>
                <c:pt idx="1297">
                  <c:v>7.6339375118037243</c:v>
                </c:pt>
                <c:pt idx="1298">
                  <c:v>6.8158745155038876</c:v>
                </c:pt>
                <c:pt idx="1299">
                  <c:v>5.7618608412254257</c:v>
                </c:pt>
                <c:pt idx="1300">
                  <c:v>5.0312592566754528</c:v>
                </c:pt>
                <c:pt idx="1301">
                  <c:v>4.5444700765745791</c:v>
                </c:pt>
                <c:pt idx="1302">
                  <c:v>4.0641292212601376</c:v>
                </c:pt>
                <c:pt idx="1303">
                  <c:v>3.2301634538118451</c:v>
                </c:pt>
                <c:pt idx="1304">
                  <c:v>1.2915238753890828</c:v>
                </c:pt>
                <c:pt idx="1305">
                  <c:v>-0.36912432059480516</c:v>
                </c:pt>
                <c:pt idx="1306">
                  <c:v>-1.7629346480575627</c:v>
                </c:pt>
                <c:pt idx="1307">
                  <c:v>-2.5850426370130637</c:v>
                </c:pt>
                <c:pt idx="1308">
                  <c:v>-2.4810007104152305</c:v>
                </c:pt>
                <c:pt idx="1309">
                  <c:v>-1.1389440797964387</c:v>
                </c:pt>
                <c:pt idx="1310">
                  <c:v>-0.7794776658754321</c:v>
                </c:pt>
                <c:pt idx="1311">
                  <c:v>-0.72336483955466491</c:v>
                </c:pt>
                <c:pt idx="1312">
                  <c:v>-0.97333241723173125</c:v>
                </c:pt>
                <c:pt idx="1313">
                  <c:v>-2.5484740484400152</c:v>
                </c:pt>
                <c:pt idx="1314">
                  <c:v>-3.4540601488617537</c:v>
                </c:pt>
                <c:pt idx="1315">
                  <c:v>-1.9555265700803128</c:v>
                </c:pt>
                <c:pt idx="1316">
                  <c:v>0.70330661192564448</c:v>
                </c:pt>
                <c:pt idx="1317">
                  <c:v>4.2353203290802144</c:v>
                </c:pt>
                <c:pt idx="1318">
                  <c:v>7.7322722275636586</c:v>
                </c:pt>
                <c:pt idx="1319">
                  <c:v>14.246342386289319</c:v>
                </c:pt>
                <c:pt idx="1320">
                  <c:v>25.114867626406703</c:v>
                </c:pt>
                <c:pt idx="1321">
                  <c:v>39.053826447662267</c:v>
                </c:pt>
                <c:pt idx="1322">
                  <c:v>59.970462943299765</c:v>
                </c:pt>
                <c:pt idx="1323">
                  <c:v>75.877847486811376</c:v>
                </c:pt>
                <c:pt idx="1324">
                  <c:v>68.376550029413579</c:v>
                </c:pt>
                <c:pt idx="1325">
                  <c:v>56.916040666913943</c:v>
                </c:pt>
                <c:pt idx="1326">
                  <c:v>45.936403897111646</c:v>
                </c:pt>
                <c:pt idx="1327">
                  <c:v>39.928439394453186</c:v>
                </c:pt>
                <c:pt idx="1328">
                  <c:v>35.799408588393909</c:v>
                </c:pt>
                <c:pt idx="1329">
                  <c:v>32.668853166051058</c:v>
                </c:pt>
                <c:pt idx="1330">
                  <c:v>28.512226295002034</c:v>
                </c:pt>
                <c:pt idx="1331">
                  <c:v>25.358004391880701</c:v>
                </c:pt>
                <c:pt idx="1332">
                  <c:v>20.045230764603044</c:v>
                </c:pt>
                <c:pt idx="1333">
                  <c:v>18.257564877815163</c:v>
                </c:pt>
                <c:pt idx="1334">
                  <c:v>16.035609089942618</c:v>
                </c:pt>
                <c:pt idx="1335">
                  <c:v>14.950707491613155</c:v>
                </c:pt>
                <c:pt idx="1336">
                  <c:v>14.401798653764681</c:v>
                </c:pt>
                <c:pt idx="1337">
                  <c:v>14.023338786291497</c:v>
                </c:pt>
                <c:pt idx="1338">
                  <c:v>13.448871083909484</c:v>
                </c:pt>
                <c:pt idx="1339">
                  <c:v>13.157542979224674</c:v>
                </c:pt>
                <c:pt idx="1340">
                  <c:v>13.587760458742837</c:v>
                </c:pt>
                <c:pt idx="1341">
                  <c:v>14.85955828338351</c:v>
                </c:pt>
                <c:pt idx="1342">
                  <c:v>15.778873707541855</c:v>
                </c:pt>
                <c:pt idx="1343">
                  <c:v>16.53314937402406</c:v>
                </c:pt>
                <c:pt idx="1344">
                  <c:v>16.997002969972041</c:v>
                </c:pt>
                <c:pt idx="1345">
                  <c:v>17.883325928041799</c:v>
                </c:pt>
                <c:pt idx="1346">
                  <c:v>18.905314720783572</c:v>
                </c:pt>
                <c:pt idx="1347">
                  <c:v>19.616057488487037</c:v>
                </c:pt>
                <c:pt idx="1348">
                  <c:v>20.295009634637566</c:v>
                </c:pt>
                <c:pt idx="1349">
                  <c:v>20.691806933398915</c:v>
                </c:pt>
                <c:pt idx="1350">
                  <c:v>21.136503976062652</c:v>
                </c:pt>
                <c:pt idx="1351">
                  <c:v>21.859585500435252</c:v>
                </c:pt>
                <c:pt idx="1352">
                  <c:v>22.156455599095491</c:v>
                </c:pt>
                <c:pt idx="1353">
                  <c:v>22.624002832320226</c:v>
                </c:pt>
                <c:pt idx="1354">
                  <c:v>23.286318156254339</c:v>
                </c:pt>
                <c:pt idx="1355">
                  <c:v>23.977344735585511</c:v>
                </c:pt>
                <c:pt idx="1356">
                  <c:v>24.652783275514938</c:v>
                </c:pt>
                <c:pt idx="1357">
                  <c:v>25.367160465580174</c:v>
                </c:pt>
                <c:pt idx="1358">
                  <c:v>25.72050700488845</c:v>
                </c:pt>
                <c:pt idx="1359">
                  <c:v>26.071410899948614</c:v>
                </c:pt>
                <c:pt idx="1360">
                  <c:v>26.808925828771343</c:v>
                </c:pt>
                <c:pt idx="1361">
                  <c:v>27.134965692255093</c:v>
                </c:pt>
                <c:pt idx="1362">
                  <c:v>27.3759214152672</c:v>
                </c:pt>
                <c:pt idx="1363">
                  <c:v>27.807579082592273</c:v>
                </c:pt>
                <c:pt idx="1364">
                  <c:v>27.275810626975929</c:v>
                </c:pt>
                <c:pt idx="1365">
                  <c:v>26.28696722079734</c:v>
                </c:pt>
                <c:pt idx="1366">
                  <c:v>26.548473619464296</c:v>
                </c:pt>
                <c:pt idx="1367">
                  <c:v>27.612785262314663</c:v>
                </c:pt>
                <c:pt idx="1368">
                  <c:v>32.168301759769598</c:v>
                </c:pt>
                <c:pt idx="1369">
                  <c:v>42.645899757250469</c:v>
                </c:pt>
                <c:pt idx="1370">
                  <c:v>49.840454485329488</c:v>
                </c:pt>
                <c:pt idx="1371">
                  <c:v>46.417103530195199</c:v>
                </c:pt>
                <c:pt idx="1372">
                  <c:v>35.790269265820896</c:v>
                </c:pt>
                <c:pt idx="1373">
                  <c:v>27.11231823117506</c:v>
                </c:pt>
                <c:pt idx="1374">
                  <c:v>24.310965312779043</c:v>
                </c:pt>
                <c:pt idx="1375">
                  <c:v>25.276609935834284</c:v>
                </c:pt>
                <c:pt idx="1376">
                  <c:v>33.22233663645828</c:v>
                </c:pt>
                <c:pt idx="1377">
                  <c:v>41.525929404419102</c:v>
                </c:pt>
                <c:pt idx="1378">
                  <c:v>43.707562415877177</c:v>
                </c:pt>
                <c:pt idx="1379">
                  <c:v>38.690131407667302</c:v>
                </c:pt>
                <c:pt idx="1380">
                  <c:v>32.167257373586338</c:v>
                </c:pt>
                <c:pt idx="1381">
                  <c:v>25.831251585215039</c:v>
                </c:pt>
                <c:pt idx="1382">
                  <c:v>19.867013110733904</c:v>
                </c:pt>
                <c:pt idx="1383">
                  <c:v>14.847323237573795</c:v>
                </c:pt>
                <c:pt idx="1384">
                  <c:v>11.917803954677453</c:v>
                </c:pt>
                <c:pt idx="1385">
                  <c:v>10.583356462928533</c:v>
                </c:pt>
                <c:pt idx="1386">
                  <c:v>9.4960821526969248</c:v>
                </c:pt>
                <c:pt idx="1387">
                  <c:v>9.0501239563864146</c:v>
                </c:pt>
                <c:pt idx="1388">
                  <c:v>8.4949462976129499</c:v>
                </c:pt>
                <c:pt idx="1389">
                  <c:v>6.690885537636488</c:v>
                </c:pt>
                <c:pt idx="1390">
                  <c:v>4.9811946271189775</c:v>
                </c:pt>
                <c:pt idx="1391">
                  <c:v>4.0430853920070531</c:v>
                </c:pt>
                <c:pt idx="1392">
                  <c:v>2.9568834029178066</c:v>
                </c:pt>
                <c:pt idx="1393">
                  <c:v>0.92778586086027359</c:v>
                </c:pt>
                <c:pt idx="1394">
                  <c:v>-0.86886647355651014</c:v>
                </c:pt>
                <c:pt idx="1395">
                  <c:v>-1.8865596662537951</c:v>
                </c:pt>
                <c:pt idx="1396">
                  <c:v>-2.6379978245062476</c:v>
                </c:pt>
                <c:pt idx="1397">
                  <c:v>-3.3906826009680135</c:v>
                </c:pt>
                <c:pt idx="1398">
                  <c:v>-3.554500539596158</c:v>
                </c:pt>
                <c:pt idx="1399">
                  <c:v>-3.2076886725772962</c:v>
                </c:pt>
                <c:pt idx="1400">
                  <c:v>-2.7611096861094899</c:v>
                </c:pt>
                <c:pt idx="1401">
                  <c:v>-1.5313633886951026</c:v>
                </c:pt>
                <c:pt idx="1402">
                  <c:v>0.15722052090523772</c:v>
                </c:pt>
                <c:pt idx="1403">
                  <c:v>1.0326362942233285</c:v>
                </c:pt>
                <c:pt idx="1404">
                  <c:v>1.5103106959527839</c:v>
                </c:pt>
                <c:pt idx="1405">
                  <c:v>2.6235979396158</c:v>
                </c:pt>
                <c:pt idx="1406">
                  <c:v>1.3059983244893845</c:v>
                </c:pt>
                <c:pt idx="1407">
                  <c:v>2.0414572582124944</c:v>
                </c:pt>
                <c:pt idx="1408">
                  <c:v>4.6518934371340714</c:v>
                </c:pt>
                <c:pt idx="1409">
                  <c:v>6.1741864417893293</c:v>
                </c:pt>
                <c:pt idx="1410">
                  <c:v>7.5421705493976257</c:v>
                </c:pt>
                <c:pt idx="1411">
                  <c:v>8.1007796801758953</c:v>
                </c:pt>
                <c:pt idx="1412">
                  <c:v>7.3408478779407798</c:v>
                </c:pt>
                <c:pt idx="1413">
                  <c:v>6.8476651953661429</c:v>
                </c:pt>
                <c:pt idx="1414">
                  <c:v>8.3836166449110987</c:v>
                </c:pt>
                <c:pt idx="1415">
                  <c:v>12.862985890050318</c:v>
                </c:pt>
                <c:pt idx="1416">
                  <c:v>19.623667062880692</c:v>
                </c:pt>
                <c:pt idx="1417">
                  <c:v>27.693682261977383</c:v>
                </c:pt>
                <c:pt idx="1418">
                  <c:v>40.699733520020565</c:v>
                </c:pt>
                <c:pt idx="1419">
                  <c:v>42.891214680070675</c:v>
                </c:pt>
                <c:pt idx="1420">
                  <c:v>39.217062538254133</c:v>
                </c:pt>
                <c:pt idx="1421">
                  <c:v>34.635315311550201</c:v>
                </c:pt>
                <c:pt idx="1422">
                  <c:v>31.567877128950798</c:v>
                </c:pt>
                <c:pt idx="1423">
                  <c:v>30.633614654438379</c:v>
                </c:pt>
                <c:pt idx="1424">
                  <c:v>27.622921511171402</c:v>
                </c:pt>
                <c:pt idx="1425">
                  <c:v>24.352939519285243</c:v>
                </c:pt>
                <c:pt idx="1426">
                  <c:v>22.712634277444977</c:v>
                </c:pt>
                <c:pt idx="1427">
                  <c:v>23.507464260127335</c:v>
                </c:pt>
                <c:pt idx="1428">
                  <c:v>23.031574531348014</c:v>
                </c:pt>
                <c:pt idx="1429">
                  <c:v>24.102391696470939</c:v>
                </c:pt>
                <c:pt idx="1430">
                  <c:v>25.45137461567586</c:v>
                </c:pt>
                <c:pt idx="1431">
                  <c:v>25.005232231175981</c:v>
                </c:pt>
                <c:pt idx="1432">
                  <c:v>23.550503130849918</c:v>
                </c:pt>
                <c:pt idx="1433">
                  <c:v>21.048955933496323</c:v>
                </c:pt>
                <c:pt idx="1434">
                  <c:v>18.906575868160999</c:v>
                </c:pt>
                <c:pt idx="1435">
                  <c:v>17.797249161243943</c:v>
                </c:pt>
                <c:pt idx="1436">
                  <c:v>17.843851486112516</c:v>
                </c:pt>
                <c:pt idx="1437">
                  <c:v>19.205830200514526</c:v>
                </c:pt>
                <c:pt idx="1438">
                  <c:v>19.841979824269764</c:v>
                </c:pt>
                <c:pt idx="1439">
                  <c:v>20.001300800004699</c:v>
                </c:pt>
                <c:pt idx="1440">
                  <c:v>19.868115746263989</c:v>
                </c:pt>
                <c:pt idx="1441">
                  <c:v>20.09191780293709</c:v>
                </c:pt>
                <c:pt idx="1442">
                  <c:v>20.080448659069045</c:v>
                </c:pt>
                <c:pt idx="1443">
                  <c:v>20.345588598663518</c:v>
                </c:pt>
                <c:pt idx="1444">
                  <c:v>20.979722503517745</c:v>
                </c:pt>
                <c:pt idx="1445">
                  <c:v>21.896383108951557</c:v>
                </c:pt>
                <c:pt idx="1446">
                  <c:v>22.986507696475915</c:v>
                </c:pt>
                <c:pt idx="1447">
                  <c:v>24.335934745459568</c:v>
                </c:pt>
                <c:pt idx="1448">
                  <c:v>25.651804067270813</c:v>
                </c:pt>
                <c:pt idx="1449">
                  <c:v>27.003743002567173</c:v>
                </c:pt>
                <c:pt idx="1450">
                  <c:v>28.001765471330756</c:v>
                </c:pt>
                <c:pt idx="1451">
                  <c:v>29.137117117164163</c:v>
                </c:pt>
                <c:pt idx="1452">
                  <c:v>30.160644645507567</c:v>
                </c:pt>
                <c:pt idx="1453">
                  <c:v>30.682678335663351</c:v>
                </c:pt>
                <c:pt idx="1454">
                  <c:v>30.667817363865296</c:v>
                </c:pt>
                <c:pt idx="1455">
                  <c:v>29.744066745474047</c:v>
                </c:pt>
                <c:pt idx="1456">
                  <c:v>27.827658248824964</c:v>
                </c:pt>
                <c:pt idx="1457">
                  <c:v>24.508805428729058</c:v>
                </c:pt>
                <c:pt idx="1458">
                  <c:v>20.212918037497204</c:v>
                </c:pt>
                <c:pt idx="1459">
                  <c:v>17.859933318099031</c:v>
                </c:pt>
                <c:pt idx="1460">
                  <c:v>15.84719404699201</c:v>
                </c:pt>
                <c:pt idx="1461">
                  <c:v>16.134658423062021</c:v>
                </c:pt>
                <c:pt idx="1462">
                  <c:v>16.198076332289229</c:v>
                </c:pt>
                <c:pt idx="1463">
                  <c:v>17.482120665953186</c:v>
                </c:pt>
                <c:pt idx="1464">
                  <c:v>20.812862014494332</c:v>
                </c:pt>
                <c:pt idx="1465">
                  <c:v>29.49906310249202</c:v>
                </c:pt>
                <c:pt idx="1466">
                  <c:v>40.55501983511531</c:v>
                </c:pt>
                <c:pt idx="1467">
                  <c:v>49.383636483262194</c:v>
                </c:pt>
                <c:pt idx="1468">
                  <c:v>47.592675045820229</c:v>
                </c:pt>
                <c:pt idx="1469">
                  <c:v>39.548895739756311</c:v>
                </c:pt>
                <c:pt idx="1470">
                  <c:v>32.762535680729272</c:v>
                </c:pt>
                <c:pt idx="1471">
                  <c:v>28.36524367162388</c:v>
                </c:pt>
                <c:pt idx="1472">
                  <c:v>24.272879496218657</c:v>
                </c:pt>
                <c:pt idx="1473">
                  <c:v>21.141979007057465</c:v>
                </c:pt>
                <c:pt idx="1474">
                  <c:v>19.795573154994987</c:v>
                </c:pt>
                <c:pt idx="1475">
                  <c:v>19.213943280453663</c:v>
                </c:pt>
                <c:pt idx="1476">
                  <c:v>18.620989555762058</c:v>
                </c:pt>
                <c:pt idx="1477">
                  <c:v>18.096907369992266</c:v>
                </c:pt>
                <c:pt idx="1478">
                  <c:v>18.646405707572448</c:v>
                </c:pt>
                <c:pt idx="1479">
                  <c:v>17.804988953149323</c:v>
                </c:pt>
                <c:pt idx="1480">
                  <c:v>15.561044919806635</c:v>
                </c:pt>
                <c:pt idx="1481">
                  <c:v>11.764113303027999</c:v>
                </c:pt>
                <c:pt idx="1482">
                  <c:v>8.9500525334503553</c:v>
                </c:pt>
                <c:pt idx="1483">
                  <c:v>7.9338502454393742</c:v>
                </c:pt>
                <c:pt idx="1484">
                  <c:v>6.8523389990007724</c:v>
                </c:pt>
                <c:pt idx="1485">
                  <c:v>5.8815198947881271</c:v>
                </c:pt>
                <c:pt idx="1486">
                  <c:v>4.6190912664781001</c:v>
                </c:pt>
                <c:pt idx="1487">
                  <c:v>3.6902521564717956</c:v>
                </c:pt>
                <c:pt idx="1488">
                  <c:v>2.7027187707716789</c:v>
                </c:pt>
                <c:pt idx="1489">
                  <c:v>1.1075806500575553</c:v>
                </c:pt>
                <c:pt idx="1490">
                  <c:v>-0.53047409305896953</c:v>
                </c:pt>
                <c:pt idx="1491">
                  <c:v>-1.350056082810235</c:v>
                </c:pt>
                <c:pt idx="1492">
                  <c:v>-2.0772203233864523</c:v>
                </c:pt>
                <c:pt idx="1493">
                  <c:v>-2.7869503952692818</c:v>
                </c:pt>
                <c:pt idx="1494">
                  <c:v>-3.1535897126681305</c:v>
                </c:pt>
                <c:pt idx="1495">
                  <c:v>-3.2935809370287306</c:v>
                </c:pt>
                <c:pt idx="1496">
                  <c:v>-4.2319522840839783</c:v>
                </c:pt>
                <c:pt idx="1497">
                  <c:v>-5.998155001793168</c:v>
                </c:pt>
                <c:pt idx="1498">
                  <c:v>-6.9170801624620371</c:v>
                </c:pt>
                <c:pt idx="1499">
                  <c:v>-7.2712968886754279</c:v>
                </c:pt>
                <c:pt idx="1500">
                  <c:v>-6.9328310235335895</c:v>
                </c:pt>
                <c:pt idx="1501">
                  <c:v>-5.4263532900632132</c:v>
                </c:pt>
                <c:pt idx="1502">
                  <c:v>-4.0464124670319386</c:v>
                </c:pt>
                <c:pt idx="1503">
                  <c:v>-2.226212232260572</c:v>
                </c:pt>
                <c:pt idx="1504">
                  <c:v>-1.3484144441296899</c:v>
                </c:pt>
                <c:pt idx="1505">
                  <c:v>-0.20563431957812744</c:v>
                </c:pt>
                <c:pt idx="1506">
                  <c:v>0.55990963569411401</c:v>
                </c:pt>
                <c:pt idx="1507">
                  <c:v>0.84327703077449212</c:v>
                </c:pt>
                <c:pt idx="1508">
                  <c:v>2.5724383353967863</c:v>
                </c:pt>
                <c:pt idx="1509">
                  <c:v>4.7291829447882332</c:v>
                </c:pt>
                <c:pt idx="1510">
                  <c:v>9.2305253723857117</c:v>
                </c:pt>
                <c:pt idx="1511">
                  <c:v>18.12809957447233</c:v>
                </c:pt>
                <c:pt idx="1512">
                  <c:v>26.702654478270006</c:v>
                </c:pt>
                <c:pt idx="1513">
                  <c:v>28.320109114902607</c:v>
                </c:pt>
                <c:pt idx="1514">
                  <c:v>23.735930285579407</c:v>
                </c:pt>
                <c:pt idx="1515">
                  <c:v>21.438181606151367</c:v>
                </c:pt>
                <c:pt idx="1516">
                  <c:v>19.98064686401116</c:v>
                </c:pt>
                <c:pt idx="1517">
                  <c:v>16.967375457933201</c:v>
                </c:pt>
                <c:pt idx="1518">
                  <c:v>16.662282761099519</c:v>
                </c:pt>
                <c:pt idx="1519">
                  <c:v>17.642525133823749</c:v>
                </c:pt>
                <c:pt idx="1520">
                  <c:v>17.821213951253302</c:v>
                </c:pt>
                <c:pt idx="1521">
                  <c:v>16.838046920262091</c:v>
                </c:pt>
                <c:pt idx="1522">
                  <c:v>16.110911230881172</c:v>
                </c:pt>
                <c:pt idx="1523">
                  <c:v>16.171071369884665</c:v>
                </c:pt>
                <c:pt idx="1524">
                  <c:v>16.427571774830806</c:v>
                </c:pt>
                <c:pt idx="1525">
                  <c:v>18.444737477245376</c:v>
                </c:pt>
                <c:pt idx="1526">
                  <c:v>20.031859591994547</c:v>
                </c:pt>
                <c:pt idx="1527">
                  <c:v>21.828082926646367</c:v>
                </c:pt>
                <c:pt idx="1528">
                  <c:v>22.364380257876444</c:v>
                </c:pt>
                <c:pt idx="1529">
                  <c:v>21.588706401577049</c:v>
                </c:pt>
                <c:pt idx="1530">
                  <c:v>20.473327731386615</c:v>
                </c:pt>
                <c:pt idx="1531">
                  <c:v>19.791655535935313</c:v>
                </c:pt>
                <c:pt idx="1532">
                  <c:v>19.480564415703476</c:v>
                </c:pt>
                <c:pt idx="1533">
                  <c:v>19.693286472918484</c:v>
                </c:pt>
                <c:pt idx="1534">
                  <c:v>20.791104464894797</c:v>
                </c:pt>
                <c:pt idx="1535">
                  <c:v>21.470089402667369</c:v>
                </c:pt>
                <c:pt idx="1536">
                  <c:v>21.822227973593694</c:v>
                </c:pt>
                <c:pt idx="1537">
                  <c:v>22.50185611055586</c:v>
                </c:pt>
                <c:pt idx="1538">
                  <c:v>23.21470588883474</c:v>
                </c:pt>
                <c:pt idx="1539">
                  <c:v>24.030672440024176</c:v>
                </c:pt>
                <c:pt idx="1540">
                  <c:v>24.297701593551654</c:v>
                </c:pt>
                <c:pt idx="1541">
                  <c:v>24.342882131555221</c:v>
                </c:pt>
                <c:pt idx="1542">
                  <c:v>24.345941245430073</c:v>
                </c:pt>
                <c:pt idx="1543">
                  <c:v>24.476590831580125</c:v>
                </c:pt>
                <c:pt idx="1544">
                  <c:v>24.911693173544311</c:v>
                </c:pt>
                <c:pt idx="1545">
                  <c:v>25.456063234941993</c:v>
                </c:pt>
                <c:pt idx="1546">
                  <c:v>26.069737841430417</c:v>
                </c:pt>
                <c:pt idx="1547">
                  <c:v>26.940015587686247</c:v>
                </c:pt>
                <c:pt idx="1548">
                  <c:v>26.785167347080705</c:v>
                </c:pt>
                <c:pt idx="1549">
                  <c:v>26.193303284745873</c:v>
                </c:pt>
                <c:pt idx="1550">
                  <c:v>25.433587084932761</c:v>
                </c:pt>
                <c:pt idx="1551">
                  <c:v>24.767405686421416</c:v>
                </c:pt>
                <c:pt idx="1552">
                  <c:v>24.188541141743883</c:v>
                </c:pt>
                <c:pt idx="1553">
                  <c:v>23.475031976692868</c:v>
                </c:pt>
                <c:pt idx="1554">
                  <c:v>23.18659760659903</c:v>
                </c:pt>
                <c:pt idx="1555">
                  <c:v>22.882658228933831</c:v>
                </c:pt>
                <c:pt idx="1556">
                  <c:v>22.70027689659398</c:v>
                </c:pt>
                <c:pt idx="1557">
                  <c:v>21.273936666386057</c:v>
                </c:pt>
                <c:pt idx="1558">
                  <c:v>20.704934784022651</c:v>
                </c:pt>
                <c:pt idx="1559">
                  <c:v>20.368767307065021</c:v>
                </c:pt>
                <c:pt idx="1560">
                  <c:v>22.241172458359905</c:v>
                </c:pt>
                <c:pt idx="1561">
                  <c:v>30.00712289394323</c:v>
                </c:pt>
                <c:pt idx="1562">
                  <c:v>39.428138348203092</c:v>
                </c:pt>
                <c:pt idx="1563">
                  <c:v>36.348024056310585</c:v>
                </c:pt>
                <c:pt idx="1564">
                  <c:v>24.59390866586709</c:v>
                </c:pt>
                <c:pt idx="1565">
                  <c:v>22.088791608968368</c:v>
                </c:pt>
                <c:pt idx="1566">
                  <c:v>27.92205182132529</c:v>
                </c:pt>
                <c:pt idx="1567">
                  <c:v>43.128216690867454</c:v>
                </c:pt>
                <c:pt idx="1568">
                  <c:v>44.081820170117318</c:v>
                </c:pt>
                <c:pt idx="1569">
                  <c:v>31.52106991011831</c:v>
                </c:pt>
                <c:pt idx="1570">
                  <c:v>22.087263559738808</c:v>
                </c:pt>
                <c:pt idx="1571">
                  <c:v>17.558793338924779</c:v>
                </c:pt>
                <c:pt idx="1572">
                  <c:v>15.746410780825039</c:v>
                </c:pt>
                <c:pt idx="1573">
                  <c:v>19.383630888603086</c:v>
                </c:pt>
                <c:pt idx="1574">
                  <c:v>22.259415939418293</c:v>
                </c:pt>
                <c:pt idx="1575">
                  <c:v>20.377176251520456</c:v>
                </c:pt>
                <c:pt idx="1576">
                  <c:v>17.516361635326977</c:v>
                </c:pt>
                <c:pt idx="1577">
                  <c:v>14.83946571291847</c:v>
                </c:pt>
                <c:pt idx="1578">
                  <c:v>11.553206984978932</c:v>
                </c:pt>
                <c:pt idx="1579">
                  <c:v>9.4390015145481634</c:v>
                </c:pt>
                <c:pt idx="1580">
                  <c:v>8.4200173699752128</c:v>
                </c:pt>
                <c:pt idx="1581">
                  <c:v>8.1187799206455988</c:v>
                </c:pt>
                <c:pt idx="1582">
                  <c:v>7.7894818408836599</c:v>
                </c:pt>
                <c:pt idx="1583">
                  <c:v>7.0819714397283482</c:v>
                </c:pt>
                <c:pt idx="1584">
                  <c:v>6.038612070990161</c:v>
                </c:pt>
                <c:pt idx="1585">
                  <c:v>5.0031448414795037</c:v>
                </c:pt>
                <c:pt idx="1586">
                  <c:v>3.4955061955124154</c:v>
                </c:pt>
                <c:pt idx="1587">
                  <c:v>2.0815158429700786</c:v>
                </c:pt>
                <c:pt idx="1588">
                  <c:v>0.23426031980627562</c:v>
                </c:pt>
                <c:pt idx="1589">
                  <c:v>-0.38058811305367263</c:v>
                </c:pt>
                <c:pt idx="1590">
                  <c:v>-0.89630752595301633</c:v>
                </c:pt>
                <c:pt idx="1591">
                  <c:v>-1.3270706605343185</c:v>
                </c:pt>
                <c:pt idx="1592">
                  <c:v>-1.4478858087558168</c:v>
                </c:pt>
                <c:pt idx="1593">
                  <c:v>-0.97813791139204953</c:v>
                </c:pt>
                <c:pt idx="1594">
                  <c:v>-0.36403454026238796</c:v>
                </c:pt>
                <c:pt idx="1595">
                  <c:v>-0.83645629716103431</c:v>
                </c:pt>
                <c:pt idx="1596">
                  <c:v>-0.72528591560394562</c:v>
                </c:pt>
                <c:pt idx="1597">
                  <c:v>-0.68675433205187697</c:v>
                </c:pt>
                <c:pt idx="1598">
                  <c:v>0.79670256794884364</c:v>
                </c:pt>
                <c:pt idx="1599">
                  <c:v>2.2464326362034872</c:v>
                </c:pt>
                <c:pt idx="1600">
                  <c:v>5.3511900464476314</c:v>
                </c:pt>
                <c:pt idx="1601">
                  <c:v>7.1970571587852019</c:v>
                </c:pt>
                <c:pt idx="1602">
                  <c:v>9.4530731984105891</c:v>
                </c:pt>
                <c:pt idx="1603">
                  <c:v>10.91847787132828</c:v>
                </c:pt>
                <c:pt idx="1604">
                  <c:v>10.006706426274679</c:v>
                </c:pt>
                <c:pt idx="1605">
                  <c:v>12.976377735636001</c:v>
                </c:pt>
                <c:pt idx="1606">
                  <c:v>20.262558298128432</c:v>
                </c:pt>
                <c:pt idx="1607">
                  <c:v>35.997081594490034</c:v>
                </c:pt>
                <c:pt idx="1608">
                  <c:v>59.88366702755642</c:v>
                </c:pt>
                <c:pt idx="1609">
                  <c:v>60.115355183569278</c:v>
                </c:pt>
                <c:pt idx="1610">
                  <c:v>47.976426811886391</c:v>
                </c:pt>
                <c:pt idx="1611">
                  <c:v>39.097588433959359</c:v>
                </c:pt>
                <c:pt idx="1612">
                  <c:v>36.31881006728328</c:v>
                </c:pt>
                <c:pt idx="1613">
                  <c:v>35.512828209720148</c:v>
                </c:pt>
                <c:pt idx="1614">
                  <c:v>35.8001216530972</c:v>
                </c:pt>
                <c:pt idx="1615">
                  <c:v>34.560571261665366</c:v>
                </c:pt>
                <c:pt idx="1616">
                  <c:v>33.751709980223524</c:v>
                </c:pt>
                <c:pt idx="1617">
                  <c:v>30.445994050277498</c:v>
                </c:pt>
                <c:pt idx="1618">
                  <c:v>26.45214934997626</c:v>
                </c:pt>
                <c:pt idx="1619">
                  <c:v>23.392830770839126</c:v>
                </c:pt>
                <c:pt idx="1620">
                  <c:v>20.472327531814205</c:v>
                </c:pt>
                <c:pt idx="1621">
                  <c:v>18.128256016621709</c:v>
                </c:pt>
                <c:pt idx="1622">
                  <c:v>17.619238506086788</c:v>
                </c:pt>
                <c:pt idx="1623">
                  <c:v>17.382785587831197</c:v>
                </c:pt>
                <c:pt idx="1624">
                  <c:v>18.123117978455493</c:v>
                </c:pt>
                <c:pt idx="1625">
                  <c:v>18.033986633200655</c:v>
                </c:pt>
                <c:pt idx="1626">
                  <c:v>17.00514733898855</c:v>
                </c:pt>
                <c:pt idx="1627">
                  <c:v>16.670327181976194</c:v>
                </c:pt>
                <c:pt idx="1628">
                  <c:v>16.459211021899172</c:v>
                </c:pt>
                <c:pt idx="1629">
                  <c:v>17.226642656893727</c:v>
                </c:pt>
                <c:pt idx="1630">
                  <c:v>17.805576597587972</c:v>
                </c:pt>
                <c:pt idx="1631">
                  <c:v>18.483348900335937</c:v>
                </c:pt>
                <c:pt idx="1632">
                  <c:v>19.247166218156181</c:v>
                </c:pt>
                <c:pt idx="1633">
                  <c:v>20.007770829033721</c:v>
                </c:pt>
                <c:pt idx="1634">
                  <c:v>21.249342621360249</c:v>
                </c:pt>
                <c:pt idx="1635">
                  <c:v>22.564473104941747</c:v>
                </c:pt>
                <c:pt idx="1636">
                  <c:v>23.87184729075107</c:v>
                </c:pt>
                <c:pt idx="1637">
                  <c:v>24.672775295139839</c:v>
                </c:pt>
                <c:pt idx="1638">
                  <c:v>25.540888972531565</c:v>
                </c:pt>
                <c:pt idx="1639">
                  <c:v>26.505257271871908</c:v>
                </c:pt>
                <c:pt idx="1640">
                  <c:v>27.518165499978775</c:v>
                </c:pt>
                <c:pt idx="1641">
                  <c:v>28.671363064530585</c:v>
                </c:pt>
                <c:pt idx="1642">
                  <c:v>28.674292844605073</c:v>
                </c:pt>
                <c:pt idx="1643">
                  <c:v>28.691755196661614</c:v>
                </c:pt>
                <c:pt idx="1644">
                  <c:v>28.273992282181727</c:v>
                </c:pt>
                <c:pt idx="1645">
                  <c:v>27.761129161176175</c:v>
                </c:pt>
                <c:pt idx="1646">
                  <c:v>26.601518469938014</c:v>
                </c:pt>
                <c:pt idx="1647">
                  <c:v>23.876137824485301</c:v>
                </c:pt>
                <c:pt idx="1648">
                  <c:v>21.284867645948736</c:v>
                </c:pt>
                <c:pt idx="1649">
                  <c:v>19.919578556717038</c:v>
                </c:pt>
                <c:pt idx="1650">
                  <c:v>19.136964893533801</c:v>
                </c:pt>
                <c:pt idx="1651">
                  <c:v>19.986642636206462</c:v>
                </c:pt>
                <c:pt idx="1652">
                  <c:v>23.156128883855821</c:v>
                </c:pt>
                <c:pt idx="1653">
                  <c:v>27.069058019478319</c:v>
                </c:pt>
                <c:pt idx="1654">
                  <c:v>28.191000715550008</c:v>
                </c:pt>
                <c:pt idx="1655">
                  <c:v>29.165267215721645</c:v>
                </c:pt>
                <c:pt idx="1656">
                  <c:v>36.735563626662803</c:v>
                </c:pt>
                <c:pt idx="1657">
                  <c:v>52.171186624993112</c:v>
                </c:pt>
                <c:pt idx="1658">
                  <c:v>46.701709440116844</c:v>
                </c:pt>
                <c:pt idx="1659">
                  <c:v>32.626745737642182</c:v>
                </c:pt>
                <c:pt idx="1660">
                  <c:v>26.861367040637202</c:v>
                </c:pt>
                <c:pt idx="1661">
                  <c:v>26.858518505623973</c:v>
                </c:pt>
                <c:pt idx="1662">
                  <c:v>28.774098480528977</c:v>
                </c:pt>
                <c:pt idx="1663">
                  <c:v>30.90963652961613</c:v>
                </c:pt>
                <c:pt idx="1664">
                  <c:v>33.287350602420773</c:v>
                </c:pt>
                <c:pt idx="1665">
                  <c:v>28.188654850262285</c:v>
                </c:pt>
                <c:pt idx="1666">
                  <c:v>19.967414722318878</c:v>
                </c:pt>
                <c:pt idx="1667">
                  <c:v>13.906075430825711</c:v>
                </c:pt>
                <c:pt idx="1668">
                  <c:v>10.006829324013928</c:v>
                </c:pt>
                <c:pt idx="1669">
                  <c:v>8.0041873845889153</c:v>
                </c:pt>
                <c:pt idx="1670">
                  <c:v>7.7623340160798264</c:v>
                </c:pt>
                <c:pt idx="1671">
                  <c:v>7.4575698343860486</c:v>
                </c:pt>
                <c:pt idx="1672">
                  <c:v>6.0510291561898235</c:v>
                </c:pt>
                <c:pt idx="1673">
                  <c:v>4.4331710302326996</c:v>
                </c:pt>
                <c:pt idx="1674">
                  <c:v>4.1423143754609368</c:v>
                </c:pt>
                <c:pt idx="1675">
                  <c:v>3.7761224774907434</c:v>
                </c:pt>
                <c:pt idx="1676">
                  <c:v>2.6733531771511858</c:v>
                </c:pt>
                <c:pt idx="1677">
                  <c:v>-1.6604542050393651E-2</c:v>
                </c:pt>
                <c:pt idx="1678">
                  <c:v>-1.5802315068214319</c:v>
                </c:pt>
                <c:pt idx="1679">
                  <c:v>-2.2508416854175528</c:v>
                </c:pt>
                <c:pt idx="1680">
                  <c:v>-1.8810695838839226</c:v>
                </c:pt>
                <c:pt idx="1681">
                  <c:v>-0.63029371316409255</c:v>
                </c:pt>
                <c:pt idx="1682">
                  <c:v>0.76981227753907733</c:v>
                </c:pt>
                <c:pt idx="1683">
                  <c:v>1.9734522529978313</c:v>
                </c:pt>
                <c:pt idx="1684">
                  <c:v>3.6849438850589569</c:v>
                </c:pt>
                <c:pt idx="1685">
                  <c:v>5.5357067795912247</c:v>
                </c:pt>
                <c:pt idx="1686">
                  <c:v>6.3151331700724436</c:v>
                </c:pt>
                <c:pt idx="1687">
                  <c:v>7.0327232004669282</c:v>
                </c:pt>
                <c:pt idx="1688">
                  <c:v>5.9182655607928547</c:v>
                </c:pt>
                <c:pt idx="1689">
                  <c:v>5.4980889321494262</c:v>
                </c:pt>
                <c:pt idx="1690">
                  <c:v>7.1094511584499855</c:v>
                </c:pt>
                <c:pt idx="1691">
                  <c:v>8.8275954504307013</c:v>
                </c:pt>
                <c:pt idx="1692">
                  <c:v>11.036250541764602</c:v>
                </c:pt>
                <c:pt idx="1693">
                  <c:v>14.513081156745992</c:v>
                </c:pt>
                <c:pt idx="1694">
                  <c:v>13.993259313669013</c:v>
                </c:pt>
                <c:pt idx="1695">
                  <c:v>15.638546734910969</c:v>
                </c:pt>
                <c:pt idx="1696">
                  <c:v>20.996119121626716</c:v>
                </c:pt>
                <c:pt idx="1697">
                  <c:v>27.801855507218423</c:v>
                </c:pt>
                <c:pt idx="1698">
                  <c:v>34.033111433919785</c:v>
                </c:pt>
                <c:pt idx="1699">
                  <c:v>38.961545826467749</c:v>
                </c:pt>
                <c:pt idx="1700">
                  <c:v>43.177408090301043</c:v>
                </c:pt>
                <c:pt idx="1701">
                  <c:v>42.866017879943747</c:v>
                </c:pt>
                <c:pt idx="1702">
                  <c:v>36.716006999626913</c:v>
                </c:pt>
                <c:pt idx="1703">
                  <c:v>33.344906529515534</c:v>
                </c:pt>
                <c:pt idx="1704">
                  <c:v>30.461920257482809</c:v>
                </c:pt>
                <c:pt idx="1705">
                  <c:v>29.483369203915352</c:v>
                </c:pt>
                <c:pt idx="1706">
                  <c:v>27.6086114087515</c:v>
                </c:pt>
                <c:pt idx="1707">
                  <c:v>27.066564676193519</c:v>
                </c:pt>
                <c:pt idx="1708">
                  <c:v>27.279334598707575</c:v>
                </c:pt>
                <c:pt idx="1709">
                  <c:v>26.516232948443434</c:v>
                </c:pt>
                <c:pt idx="1710">
                  <c:v>25.871879828742827</c:v>
                </c:pt>
                <c:pt idx="1711">
                  <c:v>23.758394924539342</c:v>
                </c:pt>
                <c:pt idx="1712">
                  <c:v>21.545484584095966</c:v>
                </c:pt>
                <c:pt idx="1713">
                  <c:v>20.142731477615396</c:v>
                </c:pt>
                <c:pt idx="1714">
                  <c:v>19.768865661308617</c:v>
                </c:pt>
                <c:pt idx="1715">
                  <c:v>19.809378917022997</c:v>
                </c:pt>
                <c:pt idx="1716">
                  <c:v>20.623123358396104</c:v>
                </c:pt>
                <c:pt idx="1717">
                  <c:v>21.144526957069672</c:v>
                </c:pt>
                <c:pt idx="1718">
                  <c:v>21.221681477579637</c:v>
                </c:pt>
                <c:pt idx="1719">
                  <c:v>21.279744953203018</c:v>
                </c:pt>
                <c:pt idx="1720">
                  <c:v>20.877765590395899</c:v>
                </c:pt>
                <c:pt idx="1721">
                  <c:v>20.337717856744217</c:v>
                </c:pt>
                <c:pt idx="1722">
                  <c:v>20.08405135083197</c:v>
                </c:pt>
                <c:pt idx="1723">
                  <c:v>20.314994170916918</c:v>
                </c:pt>
                <c:pt idx="1724">
                  <c:v>20.873492847049437</c:v>
                </c:pt>
                <c:pt idx="1725">
                  <c:v>21.687892810463659</c:v>
                </c:pt>
                <c:pt idx="1726">
                  <c:v>22.773331630707446</c:v>
                </c:pt>
                <c:pt idx="1727">
                  <c:v>23.395118194657776</c:v>
                </c:pt>
                <c:pt idx="1728">
                  <c:v>24.24643699556265</c:v>
                </c:pt>
                <c:pt idx="1729">
                  <c:v>25.044897703385359</c:v>
                </c:pt>
                <c:pt idx="1730">
                  <c:v>25.146482762489221</c:v>
                </c:pt>
                <c:pt idx="1731">
                  <c:v>25.085539884708179</c:v>
                </c:pt>
                <c:pt idx="1732">
                  <c:v>24.345262609228033</c:v>
                </c:pt>
                <c:pt idx="1733">
                  <c:v>22.188124905046305</c:v>
                </c:pt>
                <c:pt idx="1734">
                  <c:v>20.553739008236597</c:v>
                </c:pt>
                <c:pt idx="1735">
                  <c:v>19.90725013043425</c:v>
                </c:pt>
                <c:pt idx="1736">
                  <c:v>20.058672072999407</c:v>
                </c:pt>
                <c:pt idx="1737">
                  <c:v>20.362806400772168</c:v>
                </c:pt>
                <c:pt idx="1738">
                  <c:v>22.033600688400604</c:v>
                </c:pt>
                <c:pt idx="1739">
                  <c:v>24.41013348059893</c:v>
                </c:pt>
                <c:pt idx="1740">
                  <c:v>27.573248297365502</c:v>
                </c:pt>
                <c:pt idx="1741">
                  <c:v>31.813897129453743</c:v>
                </c:pt>
                <c:pt idx="1742">
                  <c:v>36.757370473600552</c:v>
                </c:pt>
                <c:pt idx="1743">
                  <c:v>41.185111484095998</c:v>
                </c:pt>
                <c:pt idx="1744">
                  <c:v>41.558328732978104</c:v>
                </c:pt>
                <c:pt idx="1745">
                  <c:v>42.523531745811901</c:v>
                </c:pt>
                <c:pt idx="1746">
                  <c:v>50.600226008514284</c:v>
                </c:pt>
                <c:pt idx="1747">
                  <c:v>49.25379741385926</c:v>
                </c:pt>
                <c:pt idx="1748">
                  <c:v>41.064754246809954</c:v>
                </c:pt>
                <c:pt idx="1749">
                  <c:v>33.382504027318767</c:v>
                </c:pt>
                <c:pt idx="1750">
                  <c:v>29.740525135724841</c:v>
                </c:pt>
                <c:pt idx="1751">
                  <c:v>32.063966308297537</c:v>
                </c:pt>
                <c:pt idx="1752">
                  <c:v>38.031423043148244</c:v>
                </c:pt>
                <c:pt idx="1753">
                  <c:v>43.329016873497814</c:v>
                </c:pt>
                <c:pt idx="1754">
                  <c:v>43.17235699315566</c:v>
                </c:pt>
                <c:pt idx="1755">
                  <c:v>32.827347735056996</c:v>
                </c:pt>
                <c:pt idx="1756">
                  <c:v>24.616802665390253</c:v>
                </c:pt>
                <c:pt idx="1757">
                  <c:v>18.18343997591116</c:v>
                </c:pt>
                <c:pt idx="1758">
                  <c:v>14.812414184716609</c:v>
                </c:pt>
                <c:pt idx="1759">
                  <c:v>13.118559003119774</c:v>
                </c:pt>
                <c:pt idx="1760">
                  <c:v>12.056064725133231</c:v>
                </c:pt>
                <c:pt idx="1761">
                  <c:v>10.502894946946682</c:v>
                </c:pt>
                <c:pt idx="1762">
                  <c:v>9.218515351200459</c:v>
                </c:pt>
                <c:pt idx="1763">
                  <c:v>7.9821703426102077</c:v>
                </c:pt>
                <c:pt idx="1764">
                  <c:v>6.4388818340714398</c:v>
                </c:pt>
                <c:pt idx="1765">
                  <c:v>5.5281770199861748</c:v>
                </c:pt>
                <c:pt idx="1766">
                  <c:v>4.5214057955850881</c:v>
                </c:pt>
                <c:pt idx="1767">
                  <c:v>4.0618887568093198</c:v>
                </c:pt>
                <c:pt idx="1768">
                  <c:v>2.9327343223080207</c:v>
                </c:pt>
                <c:pt idx="1769">
                  <c:v>2.0049870508629994</c:v>
                </c:pt>
                <c:pt idx="1770">
                  <c:v>1.8548599952013185</c:v>
                </c:pt>
                <c:pt idx="1771">
                  <c:v>1.5241190534935534</c:v>
                </c:pt>
                <c:pt idx="1772">
                  <c:v>1.6585195527073373</c:v>
                </c:pt>
                <c:pt idx="1773">
                  <c:v>1.475613607220835</c:v>
                </c:pt>
                <c:pt idx="1774">
                  <c:v>2.5635513542472739E-2</c:v>
                </c:pt>
                <c:pt idx="1775">
                  <c:v>-1.2205885081857679</c:v>
                </c:pt>
                <c:pt idx="1776">
                  <c:v>-1.5697885115336507</c:v>
                </c:pt>
                <c:pt idx="1777">
                  <c:v>-0.44949363517651092</c:v>
                </c:pt>
                <c:pt idx="1778">
                  <c:v>1.2672073233109598</c:v>
                </c:pt>
                <c:pt idx="1779">
                  <c:v>3.5691448717929952</c:v>
                </c:pt>
                <c:pt idx="1780">
                  <c:v>6.1959595953338491</c:v>
                </c:pt>
                <c:pt idx="1781">
                  <c:v>6.2973568996100235</c:v>
                </c:pt>
                <c:pt idx="1782">
                  <c:v>8.1062595833486828</c:v>
                </c:pt>
                <c:pt idx="1783">
                  <c:v>10.211958308486468</c:v>
                </c:pt>
                <c:pt idx="1784">
                  <c:v>11.177714587770849</c:v>
                </c:pt>
                <c:pt idx="1785">
                  <c:v>15.600292505841081</c:v>
                </c:pt>
                <c:pt idx="1786">
                  <c:v>20.078856343046983</c:v>
                </c:pt>
                <c:pt idx="1787">
                  <c:v>29.462473247410422</c:v>
                </c:pt>
                <c:pt idx="1788">
                  <c:v>43.122331968747815</c:v>
                </c:pt>
                <c:pt idx="1789">
                  <c:v>56.737823343131787</c:v>
                </c:pt>
                <c:pt idx="1790">
                  <c:v>63.087173415586079</c:v>
                </c:pt>
                <c:pt idx="1791">
                  <c:v>53.509907635261762</c:v>
                </c:pt>
                <c:pt idx="1792">
                  <c:v>45.494053638364598</c:v>
                </c:pt>
                <c:pt idx="1793">
                  <c:v>39.185941803241583</c:v>
                </c:pt>
                <c:pt idx="1794">
                  <c:v>36.240365052697761</c:v>
                </c:pt>
                <c:pt idx="1795">
                  <c:v>34.37071993091606</c:v>
                </c:pt>
                <c:pt idx="1796">
                  <c:v>32.446980374406365</c:v>
                </c:pt>
                <c:pt idx="1797">
                  <c:v>30.580873043691419</c:v>
                </c:pt>
                <c:pt idx="1798">
                  <c:v>30.589334516287213</c:v>
                </c:pt>
                <c:pt idx="1799">
                  <c:v>31.135559792158052</c:v>
                </c:pt>
                <c:pt idx="1800">
                  <c:v>30.847109235311557</c:v>
                </c:pt>
                <c:pt idx="1801">
                  <c:v>30.656088824570222</c:v>
                </c:pt>
                <c:pt idx="1802">
                  <c:v>28.86211995645418</c:v>
                </c:pt>
                <c:pt idx="1803">
                  <c:v>27.043601979256209</c:v>
                </c:pt>
                <c:pt idx="1804">
                  <c:v>24.895478243716958</c:v>
                </c:pt>
                <c:pt idx="1805">
                  <c:v>23.40185834911815</c:v>
                </c:pt>
                <c:pt idx="1806">
                  <c:v>22.776904217987145</c:v>
                </c:pt>
                <c:pt idx="1807">
                  <c:v>23.040243355383506</c:v>
                </c:pt>
                <c:pt idx="1808">
                  <c:v>23.096847567310757</c:v>
                </c:pt>
                <c:pt idx="1809">
                  <c:v>22.653345827275967</c:v>
                </c:pt>
                <c:pt idx="1810">
                  <c:v>21.896618035485471</c:v>
                </c:pt>
                <c:pt idx="1811">
                  <c:v>21.252923492178947</c:v>
                </c:pt>
                <c:pt idx="1812">
                  <c:v>20.766878348144317</c:v>
                </c:pt>
                <c:pt idx="1813">
                  <c:v>20.190075955246567</c:v>
                </c:pt>
                <c:pt idx="1814">
                  <c:v>19.954651210348402</c:v>
                </c:pt>
                <c:pt idx="1815">
                  <c:v>20.176501888221779</c:v>
                </c:pt>
                <c:pt idx="1816">
                  <c:v>20.96645188639144</c:v>
                </c:pt>
                <c:pt idx="1817">
                  <c:v>21.862933598378245</c:v>
                </c:pt>
                <c:pt idx="1818">
                  <c:v>22.401020326075177</c:v>
                </c:pt>
                <c:pt idx="1819">
                  <c:v>23.21325323550483</c:v>
                </c:pt>
                <c:pt idx="1820">
                  <c:v>23.452815511583161</c:v>
                </c:pt>
                <c:pt idx="1821">
                  <c:v>24.037157844030641</c:v>
                </c:pt>
                <c:pt idx="1822">
                  <c:v>23.649360319830645</c:v>
                </c:pt>
                <c:pt idx="1823">
                  <c:v>22.547911055909186</c:v>
                </c:pt>
                <c:pt idx="1824">
                  <c:v>21.053243926135089</c:v>
                </c:pt>
                <c:pt idx="1825">
                  <c:v>19.905314958564684</c:v>
                </c:pt>
                <c:pt idx="1826">
                  <c:v>19.344427925232509</c:v>
                </c:pt>
                <c:pt idx="1827">
                  <c:v>19.561673251450941</c:v>
                </c:pt>
                <c:pt idx="1828">
                  <c:v>20.284339484886825</c:v>
                </c:pt>
                <c:pt idx="1829">
                  <c:v>21.164945857513985</c:v>
                </c:pt>
                <c:pt idx="1830">
                  <c:v>21.43448448387759</c:v>
                </c:pt>
                <c:pt idx="1831">
                  <c:v>21.737976946618801</c:v>
                </c:pt>
                <c:pt idx="1832">
                  <c:v>23.469414383475645</c:v>
                </c:pt>
                <c:pt idx="1833">
                  <c:v>25.67000834682807</c:v>
                </c:pt>
                <c:pt idx="1834">
                  <c:v>28.29377416503317</c:v>
                </c:pt>
                <c:pt idx="1835">
                  <c:v>27.146087867403839</c:v>
                </c:pt>
                <c:pt idx="1836">
                  <c:v>27.093637913843764</c:v>
                </c:pt>
                <c:pt idx="1837">
                  <c:v>32.833684867947106</c:v>
                </c:pt>
                <c:pt idx="1838">
                  <c:v>43.423032180124636</c:v>
                </c:pt>
                <c:pt idx="1839">
                  <c:v>51.752932143843452</c:v>
                </c:pt>
                <c:pt idx="1840">
                  <c:v>50.321500228485739</c:v>
                </c:pt>
                <c:pt idx="1841">
                  <c:v>42.714750528298211</c:v>
                </c:pt>
                <c:pt idx="1842">
                  <c:v>36.222164809918041</c:v>
                </c:pt>
                <c:pt idx="1843">
                  <c:v>31.181985523805466</c:v>
                </c:pt>
                <c:pt idx="1844">
                  <c:v>30.360142184156384</c:v>
                </c:pt>
                <c:pt idx="1845">
                  <c:v>32.218011499627693</c:v>
                </c:pt>
                <c:pt idx="1846">
                  <c:v>34.356575793443334</c:v>
                </c:pt>
                <c:pt idx="1847">
                  <c:v>32.191289810475517</c:v>
                </c:pt>
                <c:pt idx="1848">
                  <c:v>26.812105204359757</c:v>
                </c:pt>
                <c:pt idx="1849">
                  <c:v>19.471728681753607</c:v>
                </c:pt>
                <c:pt idx="1850">
                  <c:v>14.3204119322998</c:v>
                </c:pt>
                <c:pt idx="1851">
                  <c:v>11.280065299668889</c:v>
                </c:pt>
                <c:pt idx="1852">
                  <c:v>10.078940237202833</c:v>
                </c:pt>
                <c:pt idx="1853">
                  <c:v>9.5353197352935606</c:v>
                </c:pt>
                <c:pt idx="1854">
                  <c:v>8.7347500329268009</c:v>
                </c:pt>
                <c:pt idx="1855">
                  <c:v>7.647423749268726</c:v>
                </c:pt>
                <c:pt idx="1856">
                  <c:v>6.2907294990887239</c:v>
                </c:pt>
                <c:pt idx="1857">
                  <c:v>4.8979517870255433</c:v>
                </c:pt>
                <c:pt idx="1858">
                  <c:v>3.6309469991026981</c:v>
                </c:pt>
                <c:pt idx="1859">
                  <c:v>2.3279228161174808</c:v>
                </c:pt>
                <c:pt idx="1860">
                  <c:v>1.4447568145986325</c:v>
                </c:pt>
                <c:pt idx="1861">
                  <c:v>0.4526609172893073</c:v>
                </c:pt>
                <c:pt idx="1862">
                  <c:v>-0.41607131988181467</c:v>
                </c:pt>
                <c:pt idx="1863">
                  <c:v>-0.615330516726456</c:v>
                </c:pt>
                <c:pt idx="1864">
                  <c:v>-1.1778174471255289</c:v>
                </c:pt>
                <c:pt idx="1865">
                  <c:v>-1.6507961755788141</c:v>
                </c:pt>
                <c:pt idx="1866">
                  <c:v>-2.8508893215401483</c:v>
                </c:pt>
                <c:pt idx="1867">
                  <c:v>-3.2863827576198186</c:v>
                </c:pt>
                <c:pt idx="1868">
                  <c:v>-2.4821658243497549</c:v>
                </c:pt>
                <c:pt idx="1869">
                  <c:v>-1.0276903043459569</c:v>
                </c:pt>
                <c:pt idx="1870">
                  <c:v>0.71299356682946491</c:v>
                </c:pt>
                <c:pt idx="1871">
                  <c:v>2.5918574288422787</c:v>
                </c:pt>
                <c:pt idx="1872">
                  <c:v>4.224420037805805</c:v>
                </c:pt>
                <c:pt idx="1873">
                  <c:v>5.1383282532052466</c:v>
                </c:pt>
                <c:pt idx="1874">
                  <c:v>5.7196008302637722</c:v>
                </c:pt>
                <c:pt idx="1875">
                  <c:v>7.214943078527349</c:v>
                </c:pt>
                <c:pt idx="1876">
                  <c:v>9.530682621341068</c:v>
                </c:pt>
                <c:pt idx="1877">
                  <c:v>13.673166219492577</c:v>
                </c:pt>
                <c:pt idx="1878">
                  <c:v>21.570056496035178</c:v>
                </c:pt>
                <c:pt idx="1879">
                  <c:v>28.805318275450517</c:v>
                </c:pt>
                <c:pt idx="1880">
                  <c:v>42.345906729482152</c:v>
                </c:pt>
                <c:pt idx="1881">
                  <c:v>57.918036178312292</c:v>
                </c:pt>
                <c:pt idx="1882">
                  <c:v>71.438633478725237</c:v>
                </c:pt>
                <c:pt idx="1883">
                  <c:v>70.193543728497346</c:v>
                </c:pt>
                <c:pt idx="1884">
                  <c:v>64.553706860150257</c:v>
                </c:pt>
                <c:pt idx="1885">
                  <c:v>63.591070939430281</c:v>
                </c:pt>
                <c:pt idx="1886">
                  <c:v>56.762624702434231</c:v>
                </c:pt>
                <c:pt idx="1887">
                  <c:v>52.884841668013649</c:v>
                </c:pt>
                <c:pt idx="1888">
                  <c:v>50.915092609611996</c:v>
                </c:pt>
                <c:pt idx="1889">
                  <c:v>47.17985193352888</c:v>
                </c:pt>
                <c:pt idx="1890">
                  <c:v>40.332212006600045</c:v>
                </c:pt>
                <c:pt idx="1891">
                  <c:v>33.069576480961288</c:v>
                </c:pt>
                <c:pt idx="1892">
                  <c:v>27.223680077089735</c:v>
                </c:pt>
                <c:pt idx="1893">
                  <c:v>22.029050149348052</c:v>
                </c:pt>
                <c:pt idx="1894">
                  <c:v>20.638944737465817</c:v>
                </c:pt>
                <c:pt idx="1895">
                  <c:v>20.267050630601549</c:v>
                </c:pt>
                <c:pt idx="1896">
                  <c:v>20.931218516457488</c:v>
                </c:pt>
                <c:pt idx="1897">
                  <c:v>22.493984726943069</c:v>
                </c:pt>
                <c:pt idx="1898">
                  <c:v>23.286997778815458</c:v>
                </c:pt>
                <c:pt idx="1899">
                  <c:v>23.245463210615025</c:v>
                </c:pt>
                <c:pt idx="1900">
                  <c:v>22.960872732581013</c:v>
                </c:pt>
                <c:pt idx="1901">
                  <c:v>23.464638216174194</c:v>
                </c:pt>
                <c:pt idx="1902">
                  <c:v>24.368319078131627</c:v>
                </c:pt>
                <c:pt idx="1903">
                  <c:v>25.472920691119864</c:v>
                </c:pt>
                <c:pt idx="1904">
                  <c:v>26.534612274751339</c:v>
                </c:pt>
                <c:pt idx="1905">
                  <c:v>26.746022784105669</c:v>
                </c:pt>
                <c:pt idx="1906">
                  <c:v>27.437955862102367</c:v>
                </c:pt>
                <c:pt idx="1907">
                  <c:v>28.2844714256461</c:v>
                </c:pt>
                <c:pt idx="1908">
                  <c:v>29.477541857201729</c:v>
                </c:pt>
                <c:pt idx="1909">
                  <c:v>30.248737520976025</c:v>
                </c:pt>
                <c:pt idx="1910">
                  <c:v>31.029068037753234</c:v>
                </c:pt>
                <c:pt idx="1911">
                  <c:v>31.204880666546536</c:v>
                </c:pt>
                <c:pt idx="1912">
                  <c:v>31.699250039017393</c:v>
                </c:pt>
                <c:pt idx="1913">
                  <c:v>32.005767853123757</c:v>
                </c:pt>
                <c:pt idx="1914">
                  <c:v>31.01996077820494</c:v>
                </c:pt>
                <c:pt idx="1915">
                  <c:v>29.599234540729757</c:v>
                </c:pt>
                <c:pt idx="1916">
                  <c:v>28.481549500221686</c:v>
                </c:pt>
                <c:pt idx="1917">
                  <c:v>26.888995759905008</c:v>
                </c:pt>
                <c:pt idx="1918">
                  <c:v>26.181568725125075</c:v>
                </c:pt>
                <c:pt idx="1919">
                  <c:v>25.567582216522034</c:v>
                </c:pt>
                <c:pt idx="1920">
                  <c:v>23.975843111458211</c:v>
                </c:pt>
                <c:pt idx="1921">
                  <c:v>22.699804284429156</c:v>
                </c:pt>
                <c:pt idx="1922">
                  <c:v>20.303188721479415</c:v>
                </c:pt>
                <c:pt idx="1923">
                  <c:v>18.558846654513129</c:v>
                </c:pt>
                <c:pt idx="1924">
                  <c:v>18.001211210177289</c:v>
                </c:pt>
                <c:pt idx="1925">
                  <c:v>18.908746746695044</c:v>
                </c:pt>
                <c:pt idx="1926">
                  <c:v>20.369561221442542</c:v>
                </c:pt>
                <c:pt idx="1927">
                  <c:v>23.706930631637412</c:v>
                </c:pt>
                <c:pt idx="1928">
                  <c:v>26.221391755415436</c:v>
                </c:pt>
                <c:pt idx="1929">
                  <c:v>28.913838652590762</c:v>
                </c:pt>
                <c:pt idx="1930">
                  <c:v>35.54622486541448</c:v>
                </c:pt>
                <c:pt idx="1931">
                  <c:v>45.290756186669412</c:v>
                </c:pt>
                <c:pt idx="1932">
                  <c:v>54.948001955561232</c:v>
                </c:pt>
                <c:pt idx="1933">
                  <c:v>58.632907814822573</c:v>
                </c:pt>
                <c:pt idx="1934">
                  <c:v>46.505453472318493</c:v>
                </c:pt>
                <c:pt idx="1935">
                  <c:v>34.105815132125819</c:v>
                </c:pt>
                <c:pt idx="1936">
                  <c:v>27.802105921140345</c:v>
                </c:pt>
                <c:pt idx="1937">
                  <c:v>26.905879966549143</c:v>
                </c:pt>
                <c:pt idx="1938">
                  <c:v>30.399617273503424</c:v>
                </c:pt>
                <c:pt idx="1939">
                  <c:v>39.623482503605096</c:v>
                </c:pt>
                <c:pt idx="1940">
                  <c:v>48.017758631998703</c:v>
                </c:pt>
                <c:pt idx="1941">
                  <c:v>39.620135670913676</c:v>
                </c:pt>
                <c:pt idx="1942">
                  <c:v>29.280917079325341</c:v>
                </c:pt>
                <c:pt idx="1943">
                  <c:v>18.731607020497151</c:v>
                </c:pt>
                <c:pt idx="1944">
                  <c:v>12.548569376401396</c:v>
                </c:pt>
                <c:pt idx="1945">
                  <c:v>11.05352540750534</c:v>
                </c:pt>
                <c:pt idx="1946">
                  <c:v>12.108484713291656</c:v>
                </c:pt>
                <c:pt idx="1947">
                  <c:v>12.654470743534844</c:v>
                </c:pt>
                <c:pt idx="1948">
                  <c:v>11.606272566411262</c:v>
                </c:pt>
                <c:pt idx="1949">
                  <c:v>10.592919906448801</c:v>
                </c:pt>
                <c:pt idx="1950">
                  <c:v>9.5002674844405046</c:v>
                </c:pt>
                <c:pt idx="1951">
                  <c:v>8.2436652562523456</c:v>
                </c:pt>
                <c:pt idx="1952">
                  <c:v>6.8550556425368301</c:v>
                </c:pt>
                <c:pt idx="1953">
                  <c:v>5.171201747978551</c:v>
                </c:pt>
                <c:pt idx="1954">
                  <c:v>4.6367135084422717</c:v>
                </c:pt>
                <c:pt idx="1955">
                  <c:v>5.2916257824819777</c:v>
                </c:pt>
                <c:pt idx="1956">
                  <c:v>5.210605870207873</c:v>
                </c:pt>
                <c:pt idx="1957">
                  <c:v>5.1741689718868198</c:v>
                </c:pt>
                <c:pt idx="1958">
                  <c:v>5.1996618445062088</c:v>
                </c:pt>
                <c:pt idx="1959">
                  <c:v>4.3766940832932706</c:v>
                </c:pt>
                <c:pt idx="1960">
                  <c:v>4.3367322965663604</c:v>
                </c:pt>
                <c:pt idx="1961">
                  <c:v>4.0470661985985936</c:v>
                </c:pt>
                <c:pt idx="1962">
                  <c:v>3.3248341936758208</c:v>
                </c:pt>
                <c:pt idx="1963">
                  <c:v>4.8215217524525009</c:v>
                </c:pt>
                <c:pt idx="1964">
                  <c:v>6.0319803690382665</c:v>
                </c:pt>
                <c:pt idx="1965">
                  <c:v>7.2216849228762641</c:v>
                </c:pt>
                <c:pt idx="1966">
                  <c:v>8.7439201163996714</c:v>
                </c:pt>
                <c:pt idx="1967">
                  <c:v>10.841712688070047</c:v>
                </c:pt>
                <c:pt idx="1968">
                  <c:v>10.945489808229645</c:v>
                </c:pt>
                <c:pt idx="1969">
                  <c:v>12.97364166546279</c:v>
                </c:pt>
                <c:pt idx="1970">
                  <c:v>14.465297836175671</c:v>
                </c:pt>
                <c:pt idx="1971">
                  <c:v>16.286636276503192</c:v>
                </c:pt>
                <c:pt idx="1972">
                  <c:v>20.436216033769604</c:v>
                </c:pt>
                <c:pt idx="1973">
                  <c:v>25.588907478057333</c:v>
                </c:pt>
                <c:pt idx="1974">
                  <c:v>32.320215617413282</c:v>
                </c:pt>
                <c:pt idx="1975">
                  <c:v>39.857796991810091</c:v>
                </c:pt>
                <c:pt idx="1976">
                  <c:v>43.572508737019476</c:v>
                </c:pt>
                <c:pt idx="1977">
                  <c:v>46.504952342675836</c:v>
                </c:pt>
                <c:pt idx="1978">
                  <c:v>46.246672060533093</c:v>
                </c:pt>
                <c:pt idx="1979">
                  <c:v>44.5466626431568</c:v>
                </c:pt>
                <c:pt idx="1980">
                  <c:v>41.188957702725759</c:v>
                </c:pt>
                <c:pt idx="1981">
                  <c:v>36.992702919492544</c:v>
                </c:pt>
                <c:pt idx="1982">
                  <c:v>28.651920241575809</c:v>
                </c:pt>
                <c:pt idx="1983">
                  <c:v>31.652401466752199</c:v>
                </c:pt>
                <c:pt idx="1984">
                  <c:v>28.045309342587817</c:v>
                </c:pt>
                <c:pt idx="1985">
                  <c:v>25.06710980033246</c:v>
                </c:pt>
                <c:pt idx="1986">
                  <c:v>25.818701589243137</c:v>
                </c:pt>
                <c:pt idx="1987">
                  <c:v>26.562485074475482</c:v>
                </c:pt>
                <c:pt idx="1988">
                  <c:v>26.724747380331291</c:v>
                </c:pt>
                <c:pt idx="1989">
                  <c:v>26.657907357636269</c:v>
                </c:pt>
                <c:pt idx="1990">
                  <c:v>26.104910799329204</c:v>
                </c:pt>
                <c:pt idx="1991">
                  <c:v>25.032650707284326</c:v>
                </c:pt>
                <c:pt idx="1992">
                  <c:v>23.471063953552829</c:v>
                </c:pt>
                <c:pt idx="1993">
                  <c:v>21.470339519865703</c:v>
                </c:pt>
                <c:pt idx="1994">
                  <c:v>18.728922922993597</c:v>
                </c:pt>
                <c:pt idx="1995">
                  <c:v>16.132617166239328</c:v>
                </c:pt>
                <c:pt idx="1996">
                  <c:v>13.815150628404988</c:v>
                </c:pt>
                <c:pt idx="1997">
                  <c:v>12.419208379097899</c:v>
                </c:pt>
                <c:pt idx="1998">
                  <c:v>11.733903979842442</c:v>
                </c:pt>
                <c:pt idx="1999">
                  <c:v>9.3990656275501188</c:v>
                </c:pt>
                <c:pt idx="2000">
                  <c:v>7.3076415275462683</c:v>
                </c:pt>
                <c:pt idx="2001">
                  <c:v>5.4257956476328015</c:v>
                </c:pt>
                <c:pt idx="2002">
                  <c:v>5.7944054801854668</c:v>
                </c:pt>
                <c:pt idx="2003">
                  <c:v>6.5088700783277504</c:v>
                </c:pt>
                <c:pt idx="2004">
                  <c:v>3.1983806168840423</c:v>
                </c:pt>
                <c:pt idx="2005">
                  <c:v>-1.2474124610105222</c:v>
                </c:pt>
                <c:pt idx="2006">
                  <c:v>-7.0287864041875627</c:v>
                </c:pt>
                <c:pt idx="2007">
                  <c:v>-12.512800122010701</c:v>
                </c:pt>
                <c:pt idx="2008">
                  <c:v>-16.041098689949166</c:v>
                </c:pt>
                <c:pt idx="2009">
                  <c:v>-15.504711327169801</c:v>
                </c:pt>
                <c:pt idx="2010">
                  <c:v>-20.264706488686343</c:v>
                </c:pt>
                <c:pt idx="2011">
                  <c:v>-4.0625008034839034</c:v>
                </c:pt>
                <c:pt idx="2012">
                  <c:v>-12.875453069062443</c:v>
                </c:pt>
                <c:pt idx="2013">
                  <c:v>-35.523134877425534</c:v>
                </c:pt>
                <c:pt idx="2014">
                  <c:v>-32.025722792600682</c:v>
                </c:pt>
                <c:pt idx="2015">
                  <c:v>-32.377198895314606</c:v>
                </c:pt>
                <c:pt idx="2016">
                  <c:v>-34.643947630250288</c:v>
                </c:pt>
                <c:pt idx="2017">
                  <c:v>-34.19154698989238</c:v>
                </c:pt>
                <c:pt idx="2018">
                  <c:v>-34.787413889378783</c:v>
                </c:pt>
                <c:pt idx="2019">
                  <c:v>-32.904512252114188</c:v>
                </c:pt>
                <c:pt idx="2020">
                  <c:v>-30.31617381837426</c:v>
                </c:pt>
                <c:pt idx="2021">
                  <c:v>-26.246930399189733</c:v>
                </c:pt>
                <c:pt idx="2022">
                  <c:v>-22.590775434283991</c:v>
                </c:pt>
                <c:pt idx="2023">
                  <c:v>-19.6884550166547</c:v>
                </c:pt>
                <c:pt idx="2024">
                  <c:v>-19.659228876636501</c:v>
                </c:pt>
                <c:pt idx="2025">
                  <c:v>-19.480009251031312</c:v>
                </c:pt>
                <c:pt idx="2026">
                  <c:v>-20.510937787683432</c:v>
                </c:pt>
                <c:pt idx="2027">
                  <c:v>-23.206459089193956</c:v>
                </c:pt>
                <c:pt idx="2028">
                  <c:v>-27.702248048368169</c:v>
                </c:pt>
                <c:pt idx="2029">
                  <c:v>-29.570494621537637</c:v>
                </c:pt>
                <c:pt idx="2030">
                  <c:v>-31.738303635532674</c:v>
                </c:pt>
                <c:pt idx="2031">
                  <c:v>-33.943579612067111</c:v>
                </c:pt>
                <c:pt idx="2032">
                  <c:v>-33.443218464459527</c:v>
                </c:pt>
                <c:pt idx="2033">
                  <c:v>-33.177398193594833</c:v>
                </c:pt>
                <c:pt idx="2034">
                  <c:v>-33.888910306093813</c:v>
                </c:pt>
                <c:pt idx="2035">
                  <c:v>-32.981165143861183</c:v>
                </c:pt>
                <c:pt idx="2036">
                  <c:v>-33.924485499569329</c:v>
                </c:pt>
                <c:pt idx="2037">
                  <c:v>-33.703171019763765</c:v>
                </c:pt>
                <c:pt idx="2038">
                  <c:v>-35.900794276613851</c:v>
                </c:pt>
                <c:pt idx="2039">
                  <c:v>-38.30172643040769</c:v>
                </c:pt>
                <c:pt idx="2040">
                  <c:v>-37.709859764907556</c:v>
                </c:pt>
                <c:pt idx="2041">
                  <c:v>-36.525556634861367</c:v>
                </c:pt>
                <c:pt idx="2042">
                  <c:v>-36.365978415883575</c:v>
                </c:pt>
                <c:pt idx="2043">
                  <c:v>-37.349254928632597</c:v>
                </c:pt>
                <c:pt idx="2044">
                  <c:v>-38.91344390164771</c:v>
                </c:pt>
                <c:pt idx="2045">
                  <c:v>-38.518359465398845</c:v>
                </c:pt>
                <c:pt idx="2046">
                  <c:v>-33.636468433446289</c:v>
                </c:pt>
                <c:pt idx="2047">
                  <c:v>-31.807187828159876</c:v>
                </c:pt>
                <c:pt idx="2048">
                  <c:v>-36.147927396883674</c:v>
                </c:pt>
                <c:pt idx="2049">
                  <c:v>-42.469427908725635</c:v>
                </c:pt>
                <c:pt idx="2050">
                  <c:v>-45.362623437847361</c:v>
                </c:pt>
                <c:pt idx="2051">
                  <c:v>-45.617143904375581</c:v>
                </c:pt>
                <c:pt idx="2052">
                  <c:v>-42.729046357223773</c:v>
                </c:pt>
                <c:pt idx="2053">
                  <c:v>-38.880518418059424</c:v>
                </c:pt>
                <c:pt idx="2054">
                  <c:v>-35.333164063241476</c:v>
                </c:pt>
                <c:pt idx="2055">
                  <c:v>-32.428208464567525</c:v>
                </c:pt>
                <c:pt idx="2056">
                  <c:v>-35.027359198452814</c:v>
                </c:pt>
                <c:pt idx="2057">
                  <c:v>-38.521449920306651</c:v>
                </c:pt>
                <c:pt idx="2058">
                  <c:v>-40.653879281746875</c:v>
                </c:pt>
                <c:pt idx="2059">
                  <c:v>-39.922401424695288</c:v>
                </c:pt>
                <c:pt idx="2060">
                  <c:v>-41.724333720555734</c:v>
                </c:pt>
                <c:pt idx="2061">
                  <c:v>-41.661421570714474</c:v>
                </c:pt>
                <c:pt idx="2062">
                  <c:v>-38.918287854690455</c:v>
                </c:pt>
                <c:pt idx="2063">
                  <c:v>-36.697668130950674</c:v>
                </c:pt>
                <c:pt idx="2064">
                  <c:v>-36.831441345951561</c:v>
                </c:pt>
                <c:pt idx="2065">
                  <c:v>-41.585041684655572</c:v>
                </c:pt>
                <c:pt idx="2066">
                  <c:v>-44.299513715950752</c:v>
                </c:pt>
                <c:pt idx="2067">
                  <c:v>-43.630618002796894</c:v>
                </c:pt>
                <c:pt idx="2068">
                  <c:v>-41.615897712937617</c:v>
                </c:pt>
                <c:pt idx="2069">
                  <c:v>-39.640497870754828</c:v>
                </c:pt>
                <c:pt idx="2070">
                  <c:v>-38.009985021658238</c:v>
                </c:pt>
                <c:pt idx="2071">
                  <c:v>-36.377717874464018</c:v>
                </c:pt>
                <c:pt idx="2072">
                  <c:v>-35.047857529898621</c:v>
                </c:pt>
                <c:pt idx="2073">
                  <c:v>-34.395093923240282</c:v>
                </c:pt>
                <c:pt idx="2074">
                  <c:v>-36.55519529664906</c:v>
                </c:pt>
                <c:pt idx="2075">
                  <c:v>-37.137731348915807</c:v>
                </c:pt>
                <c:pt idx="2076">
                  <c:v>-37.366654053370567</c:v>
                </c:pt>
                <c:pt idx="2077">
                  <c:v>-39.458575877967149</c:v>
                </c:pt>
                <c:pt idx="2078">
                  <c:v>-36.156828233765957</c:v>
                </c:pt>
                <c:pt idx="2079">
                  <c:v>-34.779912451212546</c:v>
                </c:pt>
                <c:pt idx="2080">
                  <c:v>-34.536747191268987</c:v>
                </c:pt>
                <c:pt idx="2081">
                  <c:v>-35.89169939853808</c:v>
                </c:pt>
                <c:pt idx="2082">
                  <c:v>-36.51453739077828</c:v>
                </c:pt>
                <c:pt idx="2083">
                  <c:v>-36.535868857891124</c:v>
                </c:pt>
                <c:pt idx="2084">
                  <c:v>-36.911320489664334</c:v>
                </c:pt>
                <c:pt idx="2085">
                  <c:v>-35.635973953019203</c:v>
                </c:pt>
                <c:pt idx="2086">
                  <c:v>-36.458822762273911</c:v>
                </c:pt>
                <c:pt idx="2087">
                  <c:v>-37.56114253914717</c:v>
                </c:pt>
                <c:pt idx="2088">
                  <c:v>-38.765428779011238</c:v>
                </c:pt>
                <c:pt idx="2089">
                  <c:v>-37.985575044903563</c:v>
                </c:pt>
                <c:pt idx="2090">
                  <c:v>-37.009003396175785</c:v>
                </c:pt>
                <c:pt idx="2091">
                  <c:v>-35.750027551775851</c:v>
                </c:pt>
                <c:pt idx="2092">
                  <c:v>-35.6383566951421</c:v>
                </c:pt>
                <c:pt idx="2093">
                  <c:v>-36.363726504747525</c:v>
                </c:pt>
                <c:pt idx="2094">
                  <c:v>-36.362428467937953</c:v>
                </c:pt>
                <c:pt idx="2095">
                  <c:v>-35.504302619436444</c:v>
                </c:pt>
                <c:pt idx="2096">
                  <c:v>-34.931981426916927</c:v>
                </c:pt>
                <c:pt idx="2097">
                  <c:v>-36.084456957913574</c:v>
                </c:pt>
                <c:pt idx="2098">
                  <c:v>-35.770612823258233</c:v>
                </c:pt>
                <c:pt idx="2099">
                  <c:v>-35.337363615504458</c:v>
                </c:pt>
                <c:pt idx="2100">
                  <c:v>-35.723273257590854</c:v>
                </c:pt>
                <c:pt idx="2101">
                  <c:v>-35.959791979655265</c:v>
                </c:pt>
                <c:pt idx="2102">
                  <c:v>-36.666768447024687</c:v>
                </c:pt>
                <c:pt idx="2103">
                  <c:v>-36.102755071349769</c:v>
                </c:pt>
                <c:pt idx="2104">
                  <c:v>-35.672374279374473</c:v>
                </c:pt>
                <c:pt idx="2105">
                  <c:v>-35.422864035986997</c:v>
                </c:pt>
                <c:pt idx="2106">
                  <c:v>-35.380268671344275</c:v>
                </c:pt>
                <c:pt idx="2107">
                  <c:v>-36.860564200396254</c:v>
                </c:pt>
                <c:pt idx="2108">
                  <c:v>-39.234509035154915</c:v>
                </c:pt>
                <c:pt idx="2109">
                  <c:v>-41.035934271503692</c:v>
                </c:pt>
                <c:pt idx="2110">
                  <c:v>-40.585825571504074</c:v>
                </c:pt>
                <c:pt idx="2111">
                  <c:v>-39.800176881633959</c:v>
                </c:pt>
                <c:pt idx="2112">
                  <c:v>-44.275994675594802</c:v>
                </c:pt>
                <c:pt idx="2113">
                  <c:v>-37.58211465294962</c:v>
                </c:pt>
                <c:pt idx="2114">
                  <c:v>-36.438350409618437</c:v>
                </c:pt>
                <c:pt idx="2115">
                  <c:v>-36.309322172841284</c:v>
                </c:pt>
                <c:pt idx="2116">
                  <c:v>-35.646885547016716</c:v>
                </c:pt>
                <c:pt idx="2117">
                  <c:v>-34.052041827493852</c:v>
                </c:pt>
                <c:pt idx="2118">
                  <c:v>-35.260560858293999</c:v>
                </c:pt>
                <c:pt idx="2119">
                  <c:v>-36.366535981941546</c:v>
                </c:pt>
                <c:pt idx="2120">
                  <c:v>-35.246244366883154</c:v>
                </c:pt>
              </c:numCache>
            </c:numRef>
          </c:val>
          <c:smooth val="0"/>
          <c:extLst>
            <c:ext xmlns:c16="http://schemas.microsoft.com/office/drawing/2014/chart" uri="{C3380CC4-5D6E-409C-BE32-E72D297353CC}">
              <c16:uniqueId val="{00000001-FD24-4672-956C-42A7F68991C7}"/>
            </c:ext>
          </c:extLst>
        </c:ser>
        <c:ser>
          <c:idx val="2"/>
          <c:order val="2"/>
          <c:tx>
            <c:strRef>
              <c:f>Sheet1!$H$1</c:f>
              <c:strCache>
                <c:ptCount val="1"/>
                <c:pt idx="0">
                  <c:v>Accel_Z</c:v>
                </c:pt>
              </c:strCache>
            </c:strRef>
          </c:tx>
          <c:spPr>
            <a:ln w="28575" cap="rnd">
              <a:solidFill>
                <a:schemeClr val="accent3"/>
              </a:solidFill>
              <a:round/>
            </a:ln>
            <a:effectLst/>
          </c:spPr>
          <c:marker>
            <c:symbol val="none"/>
          </c:marker>
          <c:val>
            <c:numRef>
              <c:f>Sheet1!$H$2:$H$2122</c:f>
              <c:numCache>
                <c:formatCode>General</c:formatCode>
                <c:ptCount val="2121"/>
                <c:pt idx="0">
                  <c:v>-76.809570960438606</c:v>
                </c:pt>
                <c:pt idx="1">
                  <c:v>-77.091523281267115</c:v>
                </c:pt>
                <c:pt idx="2">
                  <c:v>-77.484581886270135</c:v>
                </c:pt>
                <c:pt idx="3">
                  <c:v>-78.071833730123075</c:v>
                </c:pt>
                <c:pt idx="4">
                  <c:v>-78.128146767032376</c:v>
                </c:pt>
                <c:pt idx="5">
                  <c:v>-77.316795701895032</c:v>
                </c:pt>
                <c:pt idx="6">
                  <c:v>-77.973631931768267</c:v>
                </c:pt>
                <c:pt idx="7">
                  <c:v>-77.640732853427778</c:v>
                </c:pt>
                <c:pt idx="8">
                  <c:v>-77.83225253280402</c:v>
                </c:pt>
                <c:pt idx="9">
                  <c:v>-77.262019716990537</c:v>
                </c:pt>
                <c:pt idx="10">
                  <c:v>-77.100636968604277</c:v>
                </c:pt>
                <c:pt idx="11">
                  <c:v>-76.381655728734103</c:v>
                </c:pt>
                <c:pt idx="12">
                  <c:v>-76.382793911085997</c:v>
                </c:pt>
                <c:pt idx="13">
                  <c:v>-76.733099173674205</c:v>
                </c:pt>
                <c:pt idx="14">
                  <c:v>-76.514110274791648</c:v>
                </c:pt>
                <c:pt idx="15">
                  <c:v>-73.977322443820128</c:v>
                </c:pt>
                <c:pt idx="16">
                  <c:v>-80.777677517881685</c:v>
                </c:pt>
                <c:pt idx="17">
                  <c:v>-81.001874119600842</c:v>
                </c:pt>
                <c:pt idx="18">
                  <c:v>-82.586322678676382</c:v>
                </c:pt>
                <c:pt idx="19">
                  <c:v>-81.161767893182926</c:v>
                </c:pt>
                <c:pt idx="20">
                  <c:v>-79.693425041610354</c:v>
                </c:pt>
                <c:pt idx="21">
                  <c:v>-78.136493968768036</c:v>
                </c:pt>
                <c:pt idx="22">
                  <c:v>-76.118592304169454</c:v>
                </c:pt>
                <c:pt idx="23">
                  <c:v>-75.780414811121375</c:v>
                </c:pt>
                <c:pt idx="24">
                  <c:v>-76.153286346481977</c:v>
                </c:pt>
                <c:pt idx="25">
                  <c:v>-71.223394030302501</c:v>
                </c:pt>
                <c:pt idx="26">
                  <c:v>-75.901879804044825</c:v>
                </c:pt>
                <c:pt idx="27">
                  <c:v>-72.500443213960367</c:v>
                </c:pt>
                <c:pt idx="28">
                  <c:v>-74.163739127240504</c:v>
                </c:pt>
                <c:pt idx="29">
                  <c:v>-76.871055796710806</c:v>
                </c:pt>
                <c:pt idx="30">
                  <c:v>-77.049602883884461</c:v>
                </c:pt>
                <c:pt idx="31">
                  <c:v>-77.115257358947957</c:v>
                </c:pt>
                <c:pt idx="32">
                  <c:v>-78.322636900762745</c:v>
                </c:pt>
                <c:pt idx="33">
                  <c:v>-79.526984297401142</c:v>
                </c:pt>
                <c:pt idx="34">
                  <c:v>-79.715522497234588</c:v>
                </c:pt>
                <c:pt idx="35">
                  <c:v>-80.251458407405792</c:v>
                </c:pt>
                <c:pt idx="36">
                  <c:v>-78.845610899700134</c:v>
                </c:pt>
                <c:pt idx="37">
                  <c:v>-78.059915004509136</c:v>
                </c:pt>
                <c:pt idx="38">
                  <c:v>-76.39850419724948</c:v>
                </c:pt>
                <c:pt idx="39">
                  <c:v>-75.378952242949808</c:v>
                </c:pt>
                <c:pt idx="40">
                  <c:v>-75.986016862233441</c:v>
                </c:pt>
                <c:pt idx="41">
                  <c:v>-75.775814424918337</c:v>
                </c:pt>
                <c:pt idx="42">
                  <c:v>-74.472851543714739</c:v>
                </c:pt>
                <c:pt idx="43">
                  <c:v>-76.938915795870429</c:v>
                </c:pt>
                <c:pt idx="44">
                  <c:v>-74.896018583419547</c:v>
                </c:pt>
                <c:pt idx="45">
                  <c:v>-73.086426990492285</c:v>
                </c:pt>
                <c:pt idx="46">
                  <c:v>-72.923256616651329</c:v>
                </c:pt>
                <c:pt idx="47">
                  <c:v>-72.872373563898293</c:v>
                </c:pt>
                <c:pt idx="48">
                  <c:v>-72.98251897005575</c:v>
                </c:pt>
                <c:pt idx="49">
                  <c:v>-72.944905980663592</c:v>
                </c:pt>
                <c:pt idx="50">
                  <c:v>-72.448434073588487</c:v>
                </c:pt>
                <c:pt idx="51">
                  <c:v>-73.273386025884918</c:v>
                </c:pt>
                <c:pt idx="52">
                  <c:v>-74.787564796927768</c:v>
                </c:pt>
                <c:pt idx="53">
                  <c:v>-76.881663513067139</c:v>
                </c:pt>
                <c:pt idx="54">
                  <c:v>-78.158361586622561</c:v>
                </c:pt>
                <c:pt idx="55">
                  <c:v>-78.071612431387493</c:v>
                </c:pt>
                <c:pt idx="56">
                  <c:v>-77.079077933902084</c:v>
                </c:pt>
                <c:pt idx="57">
                  <c:v>-73.901345812224534</c:v>
                </c:pt>
                <c:pt idx="58">
                  <c:v>-67.837303588690247</c:v>
                </c:pt>
                <c:pt idx="59">
                  <c:v>-62.486881862771718</c:v>
                </c:pt>
                <c:pt idx="60">
                  <c:v>-57.132199673438095</c:v>
                </c:pt>
                <c:pt idx="61">
                  <c:v>-51.044584647523095</c:v>
                </c:pt>
                <c:pt idx="62">
                  <c:v>-52.818797230502248</c:v>
                </c:pt>
                <c:pt idx="63">
                  <c:v>-53.337791484225725</c:v>
                </c:pt>
                <c:pt idx="64">
                  <c:v>-55.811626049778077</c:v>
                </c:pt>
                <c:pt idx="65">
                  <c:v>-58.129358266436128</c:v>
                </c:pt>
                <c:pt idx="66">
                  <c:v>-58.6797341668914</c:v>
                </c:pt>
                <c:pt idx="67">
                  <c:v>-53.718426729438164</c:v>
                </c:pt>
                <c:pt idx="68">
                  <c:v>-50.500697400670404</c:v>
                </c:pt>
                <c:pt idx="69">
                  <c:v>-35.059860399477543</c:v>
                </c:pt>
                <c:pt idx="70">
                  <c:v>-30.593566775750428</c:v>
                </c:pt>
                <c:pt idx="71">
                  <c:v>-25.285310627428444</c:v>
                </c:pt>
                <c:pt idx="72">
                  <c:v>-21.187476671110854</c:v>
                </c:pt>
                <c:pt idx="73">
                  <c:v>-22.708018332995735</c:v>
                </c:pt>
                <c:pt idx="74">
                  <c:v>-25.438398288862317</c:v>
                </c:pt>
                <c:pt idx="75">
                  <c:v>-22.581726541167619</c:v>
                </c:pt>
                <c:pt idx="76">
                  <c:v>-17.848049353399684</c:v>
                </c:pt>
                <c:pt idx="77">
                  <c:v>-1.6813256123533187</c:v>
                </c:pt>
                <c:pt idx="78">
                  <c:v>12.446111995800583</c:v>
                </c:pt>
                <c:pt idx="79">
                  <c:v>20.734024633913702</c:v>
                </c:pt>
                <c:pt idx="80">
                  <c:v>26.784052114263144</c:v>
                </c:pt>
                <c:pt idx="81">
                  <c:v>29.409885916517933</c:v>
                </c:pt>
                <c:pt idx="82">
                  <c:v>30.510718605874466</c:v>
                </c:pt>
                <c:pt idx="83">
                  <c:v>28.640780052035446</c:v>
                </c:pt>
                <c:pt idx="84">
                  <c:v>27.8202298477533</c:v>
                </c:pt>
                <c:pt idx="85">
                  <c:v>29.152452918656728</c:v>
                </c:pt>
                <c:pt idx="86">
                  <c:v>32.048962457598037</c:v>
                </c:pt>
                <c:pt idx="87">
                  <c:v>38.984191805700192</c:v>
                </c:pt>
                <c:pt idx="88">
                  <c:v>47.057320336356121</c:v>
                </c:pt>
                <c:pt idx="89">
                  <c:v>50.570568848003532</c:v>
                </c:pt>
                <c:pt idx="90">
                  <c:v>55.431407332600578</c:v>
                </c:pt>
                <c:pt idx="91">
                  <c:v>54.664691340422742</c:v>
                </c:pt>
                <c:pt idx="92">
                  <c:v>52.257485297748381</c:v>
                </c:pt>
                <c:pt idx="93">
                  <c:v>47.734250645337575</c:v>
                </c:pt>
                <c:pt idx="94">
                  <c:v>39.083863902804033</c:v>
                </c:pt>
                <c:pt idx="95">
                  <c:v>31.851363459100213</c:v>
                </c:pt>
                <c:pt idx="96">
                  <c:v>29.042394444436724</c:v>
                </c:pt>
                <c:pt idx="97">
                  <c:v>27.362725884418825</c:v>
                </c:pt>
                <c:pt idx="98">
                  <c:v>26.336103523681388</c:v>
                </c:pt>
                <c:pt idx="99">
                  <c:v>24.656437189978458</c:v>
                </c:pt>
                <c:pt idx="100">
                  <c:v>22.669897916491454</c:v>
                </c:pt>
                <c:pt idx="101">
                  <c:v>21.239816627200192</c:v>
                </c:pt>
                <c:pt idx="102">
                  <c:v>19.596561974986002</c:v>
                </c:pt>
                <c:pt idx="103">
                  <c:v>21.255253671518446</c:v>
                </c:pt>
                <c:pt idx="104">
                  <c:v>22.072202045007501</c:v>
                </c:pt>
                <c:pt idx="105">
                  <c:v>20.338140237276871</c:v>
                </c:pt>
                <c:pt idx="106">
                  <c:v>15.926657149431851</c:v>
                </c:pt>
                <c:pt idx="107">
                  <c:v>9.5284834066743276</c:v>
                </c:pt>
                <c:pt idx="108">
                  <c:v>4.9684435817685397</c:v>
                </c:pt>
                <c:pt idx="109">
                  <c:v>2.0178756782313871</c:v>
                </c:pt>
                <c:pt idx="110">
                  <c:v>3.7365215913542449</c:v>
                </c:pt>
                <c:pt idx="111">
                  <c:v>9.0450746243218525</c:v>
                </c:pt>
                <c:pt idx="112">
                  <c:v>15.333323314306444</c:v>
                </c:pt>
                <c:pt idx="113">
                  <c:v>24.402347452089696</c:v>
                </c:pt>
                <c:pt idx="114">
                  <c:v>35.963718272660749</c:v>
                </c:pt>
                <c:pt idx="115">
                  <c:v>44.143879832368953</c:v>
                </c:pt>
                <c:pt idx="116">
                  <c:v>51.961649845788074</c:v>
                </c:pt>
                <c:pt idx="117">
                  <c:v>49.545051377777881</c:v>
                </c:pt>
                <c:pt idx="118">
                  <c:v>47.772553324975291</c:v>
                </c:pt>
                <c:pt idx="119">
                  <c:v>40.786245136145709</c:v>
                </c:pt>
                <c:pt idx="120">
                  <c:v>39.584481997900866</c:v>
                </c:pt>
                <c:pt idx="121">
                  <c:v>39.046599375094864</c:v>
                </c:pt>
                <c:pt idx="122">
                  <c:v>36.051918206123595</c:v>
                </c:pt>
                <c:pt idx="123">
                  <c:v>32.709746279412862</c:v>
                </c:pt>
                <c:pt idx="124">
                  <c:v>30.472075728953126</c:v>
                </c:pt>
                <c:pt idx="125">
                  <c:v>27.854021935585877</c:v>
                </c:pt>
                <c:pt idx="126">
                  <c:v>22.744700114618713</c:v>
                </c:pt>
                <c:pt idx="127">
                  <c:v>11.95468129309719</c:v>
                </c:pt>
                <c:pt idx="128">
                  <c:v>-4.8595645953241515</c:v>
                </c:pt>
                <c:pt idx="129">
                  <c:v>-16.897963439195816</c:v>
                </c:pt>
                <c:pt idx="130">
                  <c:v>-24.430969539963758</c:v>
                </c:pt>
                <c:pt idx="131">
                  <c:v>-26.146535424799289</c:v>
                </c:pt>
                <c:pt idx="132">
                  <c:v>-26.224111031987274</c:v>
                </c:pt>
                <c:pt idx="133">
                  <c:v>-24.094521909064568</c:v>
                </c:pt>
                <c:pt idx="134">
                  <c:v>-18.924343848242419</c:v>
                </c:pt>
                <c:pt idx="135">
                  <c:v>-15.536489207020283</c:v>
                </c:pt>
                <c:pt idx="136">
                  <c:v>-13.596358967857551</c:v>
                </c:pt>
                <c:pt idx="137">
                  <c:v>-13.620203227569492</c:v>
                </c:pt>
                <c:pt idx="138">
                  <c:v>-15.607219371173768</c:v>
                </c:pt>
                <c:pt idx="139">
                  <c:v>-17.087782020085314</c:v>
                </c:pt>
                <c:pt idx="140">
                  <c:v>-18.424088134164023</c:v>
                </c:pt>
                <c:pt idx="141">
                  <c:v>-20.778083115876136</c:v>
                </c:pt>
                <c:pt idx="142">
                  <c:v>-23.74003767465916</c:v>
                </c:pt>
                <c:pt idx="143">
                  <c:v>-27.818109427576925</c:v>
                </c:pt>
                <c:pt idx="144">
                  <c:v>-31.686644016371442</c:v>
                </c:pt>
                <c:pt idx="145">
                  <c:v>-35.175277607661698</c:v>
                </c:pt>
                <c:pt idx="146">
                  <c:v>-36.711538060574604</c:v>
                </c:pt>
                <c:pt idx="147">
                  <c:v>-36.657929641582577</c:v>
                </c:pt>
                <c:pt idx="148">
                  <c:v>-36.43669838650225</c:v>
                </c:pt>
                <c:pt idx="149">
                  <c:v>-35.798012370363708</c:v>
                </c:pt>
                <c:pt idx="150">
                  <c:v>-33.10208015055531</c:v>
                </c:pt>
                <c:pt idx="151">
                  <c:v>-29.924446669458003</c:v>
                </c:pt>
                <c:pt idx="152">
                  <c:v>-26.106282933772114</c:v>
                </c:pt>
                <c:pt idx="153">
                  <c:v>-22.444624400307248</c:v>
                </c:pt>
                <c:pt idx="154">
                  <c:v>-20.815204313884013</c:v>
                </c:pt>
                <c:pt idx="155">
                  <c:v>-19.556916473830029</c:v>
                </c:pt>
                <c:pt idx="156">
                  <c:v>-17.411063256831472</c:v>
                </c:pt>
                <c:pt idx="157">
                  <c:v>-14.533514006216379</c:v>
                </c:pt>
                <c:pt idx="158">
                  <c:v>-10.278101286626191</c:v>
                </c:pt>
                <c:pt idx="159">
                  <c:v>-8.3338198018768601</c:v>
                </c:pt>
                <c:pt idx="160">
                  <c:v>-7.678483402214634</c:v>
                </c:pt>
                <c:pt idx="161">
                  <c:v>-4.6693073180130096</c:v>
                </c:pt>
                <c:pt idx="162">
                  <c:v>-1.8053354671973658</c:v>
                </c:pt>
                <c:pt idx="163">
                  <c:v>4.0873967171593035</c:v>
                </c:pt>
                <c:pt idx="164">
                  <c:v>11.007208095630727</c:v>
                </c:pt>
                <c:pt idx="165">
                  <c:v>15.113091805167818</c:v>
                </c:pt>
                <c:pt idx="166">
                  <c:v>17.576824574084505</c:v>
                </c:pt>
                <c:pt idx="167">
                  <c:v>19.816294766684656</c:v>
                </c:pt>
                <c:pt idx="168">
                  <c:v>21.817577843169691</c:v>
                </c:pt>
                <c:pt idx="169">
                  <c:v>30.280766835906043</c:v>
                </c:pt>
                <c:pt idx="170">
                  <c:v>37.840242095153819</c:v>
                </c:pt>
                <c:pt idx="171">
                  <c:v>42.162767379190392</c:v>
                </c:pt>
                <c:pt idx="172">
                  <c:v>36.453905361707299</c:v>
                </c:pt>
                <c:pt idx="173">
                  <c:v>31.017379839895533</c:v>
                </c:pt>
                <c:pt idx="174">
                  <c:v>33.657975289150421</c:v>
                </c:pt>
                <c:pt idx="175">
                  <c:v>38.404792994711997</c:v>
                </c:pt>
                <c:pt idx="176">
                  <c:v>37.244490873460293</c:v>
                </c:pt>
                <c:pt idx="177">
                  <c:v>37.814046884837296</c:v>
                </c:pt>
                <c:pt idx="178">
                  <c:v>35.644706258354589</c:v>
                </c:pt>
                <c:pt idx="179">
                  <c:v>34.136571412121576</c:v>
                </c:pt>
                <c:pt idx="180">
                  <c:v>35.88249286557501</c:v>
                </c:pt>
                <c:pt idx="181">
                  <c:v>31.778014571145704</c:v>
                </c:pt>
                <c:pt idx="182">
                  <c:v>25.208019867529838</c:v>
                </c:pt>
                <c:pt idx="183">
                  <c:v>20.517135335053741</c:v>
                </c:pt>
                <c:pt idx="184">
                  <c:v>17.504447373745805</c:v>
                </c:pt>
                <c:pt idx="185">
                  <c:v>16.548737257734146</c:v>
                </c:pt>
                <c:pt idx="186">
                  <c:v>19.506520958294008</c:v>
                </c:pt>
                <c:pt idx="187">
                  <c:v>22.634026796287952</c:v>
                </c:pt>
                <c:pt idx="188">
                  <c:v>24.921922831541021</c:v>
                </c:pt>
                <c:pt idx="189">
                  <c:v>24.493589470110333</c:v>
                </c:pt>
                <c:pt idx="190">
                  <c:v>21.391056352596898</c:v>
                </c:pt>
                <c:pt idx="191">
                  <c:v>16.118693626872542</c:v>
                </c:pt>
                <c:pt idx="192">
                  <c:v>11.546822921324406</c:v>
                </c:pt>
                <c:pt idx="193">
                  <c:v>7.6774263764193513</c:v>
                </c:pt>
                <c:pt idx="194">
                  <c:v>5.9971678079631294</c:v>
                </c:pt>
                <c:pt idx="195">
                  <c:v>5.6892644451186305</c:v>
                </c:pt>
                <c:pt idx="196">
                  <c:v>5.5633303501583189</c:v>
                </c:pt>
                <c:pt idx="197">
                  <c:v>4.8567404198032911</c:v>
                </c:pt>
                <c:pt idx="198">
                  <c:v>3.6179331737986504</c:v>
                </c:pt>
                <c:pt idx="199">
                  <c:v>2.0499911317942079</c:v>
                </c:pt>
                <c:pt idx="200">
                  <c:v>-0.52600144912588709</c:v>
                </c:pt>
                <c:pt idx="201">
                  <c:v>-3.5472938652778487</c:v>
                </c:pt>
                <c:pt idx="202">
                  <c:v>-5.9183090629225132</c:v>
                </c:pt>
                <c:pt idx="203">
                  <c:v>-7.6570642597764085</c:v>
                </c:pt>
                <c:pt idx="204">
                  <c:v>-8.4699447523721698</c:v>
                </c:pt>
                <c:pt idx="205">
                  <c:v>-6.954624527792558</c:v>
                </c:pt>
                <c:pt idx="206">
                  <c:v>-4.6636457601417645</c:v>
                </c:pt>
                <c:pt idx="207">
                  <c:v>-2.0331403928010743</c:v>
                </c:pt>
                <c:pt idx="208">
                  <c:v>0.26033377673454045</c:v>
                </c:pt>
                <c:pt idx="209">
                  <c:v>1.948410219677376</c:v>
                </c:pt>
                <c:pt idx="210">
                  <c:v>2.7597174767244685</c:v>
                </c:pt>
                <c:pt idx="211">
                  <c:v>3.4242774173681978</c:v>
                </c:pt>
                <c:pt idx="212">
                  <c:v>4.0013356724033766</c:v>
                </c:pt>
                <c:pt idx="213">
                  <c:v>5.9510060064060522</c:v>
                </c:pt>
                <c:pt idx="214">
                  <c:v>11.060051825914035</c:v>
                </c:pt>
                <c:pt idx="215">
                  <c:v>16.856640614553825</c:v>
                </c:pt>
                <c:pt idx="216">
                  <c:v>22.626200117305903</c:v>
                </c:pt>
                <c:pt idx="217">
                  <c:v>27.516059782995924</c:v>
                </c:pt>
                <c:pt idx="218">
                  <c:v>29.86522575032668</c:v>
                </c:pt>
                <c:pt idx="219">
                  <c:v>31.388730181256719</c:v>
                </c:pt>
                <c:pt idx="220">
                  <c:v>31.887123885665591</c:v>
                </c:pt>
                <c:pt idx="221">
                  <c:v>34.218206894426366</c:v>
                </c:pt>
                <c:pt idx="222">
                  <c:v>40.285088698205612</c:v>
                </c:pt>
                <c:pt idx="223">
                  <c:v>51.222167660538034</c:v>
                </c:pt>
                <c:pt idx="224">
                  <c:v>60.649347240009043</c:v>
                </c:pt>
                <c:pt idx="225">
                  <c:v>69.683889317659819</c:v>
                </c:pt>
                <c:pt idx="226">
                  <c:v>75.329938470331726</c:v>
                </c:pt>
                <c:pt idx="227">
                  <c:v>52.401802148790118</c:v>
                </c:pt>
                <c:pt idx="228">
                  <c:v>31.063363009037015</c:v>
                </c:pt>
                <c:pt idx="229">
                  <c:v>29.789358025560606</c:v>
                </c:pt>
                <c:pt idx="230">
                  <c:v>34.344750124880399</c:v>
                </c:pt>
                <c:pt idx="231">
                  <c:v>41.408505117553382</c:v>
                </c:pt>
                <c:pt idx="232">
                  <c:v>45.073527205036882</c:v>
                </c:pt>
                <c:pt idx="233">
                  <c:v>44.655222761515105</c:v>
                </c:pt>
                <c:pt idx="234">
                  <c:v>26.169697448543388</c:v>
                </c:pt>
                <c:pt idx="235">
                  <c:v>5.8408918481764429</c:v>
                </c:pt>
                <c:pt idx="236">
                  <c:v>-5.9217199080791225</c:v>
                </c:pt>
                <c:pt idx="237">
                  <c:v>-11.19769590711303</c:v>
                </c:pt>
                <c:pt idx="238">
                  <c:v>-9.6421409455695866</c:v>
                </c:pt>
                <c:pt idx="239">
                  <c:v>-8.1551743080992534</c:v>
                </c:pt>
                <c:pt idx="240">
                  <c:v>-10.098651628452368</c:v>
                </c:pt>
                <c:pt idx="241">
                  <c:v>-17.321825430125465</c:v>
                </c:pt>
                <c:pt idx="242">
                  <c:v>-26.394057809464574</c:v>
                </c:pt>
                <c:pt idx="243">
                  <c:v>-34.121311833364999</c:v>
                </c:pt>
                <c:pt idx="244">
                  <c:v>-38.354448112369568</c:v>
                </c:pt>
                <c:pt idx="245">
                  <c:v>-39.98774433615251</c:v>
                </c:pt>
                <c:pt idx="246">
                  <c:v>-40.440530009313193</c:v>
                </c:pt>
                <c:pt idx="247">
                  <c:v>-40.736856853408874</c:v>
                </c:pt>
                <c:pt idx="248">
                  <c:v>-41.942602344483909</c:v>
                </c:pt>
                <c:pt idx="249">
                  <c:v>-42.802943715147663</c:v>
                </c:pt>
                <c:pt idx="250">
                  <c:v>-42.999364311337324</c:v>
                </c:pt>
                <c:pt idx="251">
                  <c:v>-42.168812227445343</c:v>
                </c:pt>
                <c:pt idx="252">
                  <c:v>-40.202146279244076</c:v>
                </c:pt>
                <c:pt idx="253">
                  <c:v>-38.660526694348512</c:v>
                </c:pt>
                <c:pt idx="254">
                  <c:v>-38.434099230865563</c:v>
                </c:pt>
                <c:pt idx="255">
                  <c:v>-37.633930877590629</c:v>
                </c:pt>
                <c:pt idx="256">
                  <c:v>-36.826013363373974</c:v>
                </c:pt>
                <c:pt idx="257">
                  <c:v>-35.893954213444367</c:v>
                </c:pt>
                <c:pt idx="258">
                  <c:v>-34.572916309113737</c:v>
                </c:pt>
                <c:pt idx="259">
                  <c:v>-32.554182816254048</c:v>
                </c:pt>
                <c:pt idx="260">
                  <c:v>-30.010038058742186</c:v>
                </c:pt>
                <c:pt idx="261">
                  <c:v>-26.928607064956996</c:v>
                </c:pt>
                <c:pt idx="262">
                  <c:v>-24.271580032959633</c:v>
                </c:pt>
                <c:pt idx="263">
                  <c:v>-23.012798812173518</c:v>
                </c:pt>
                <c:pt idx="264">
                  <c:v>-23.541567770649376</c:v>
                </c:pt>
                <c:pt idx="265">
                  <c:v>-25.399424784179651</c:v>
                </c:pt>
                <c:pt idx="266">
                  <c:v>-26.576400722159065</c:v>
                </c:pt>
                <c:pt idx="267">
                  <c:v>-26.332115736653943</c:v>
                </c:pt>
                <c:pt idx="268">
                  <c:v>-22.221692245166263</c:v>
                </c:pt>
                <c:pt idx="269">
                  <c:v>-15.023764994316881</c:v>
                </c:pt>
                <c:pt idx="270">
                  <c:v>-8.118150934881923</c:v>
                </c:pt>
                <c:pt idx="271">
                  <c:v>-1.0709128851636474</c:v>
                </c:pt>
                <c:pt idx="272">
                  <c:v>4.8592290919432335</c:v>
                </c:pt>
                <c:pt idx="273">
                  <c:v>12.01912967961662</c:v>
                </c:pt>
                <c:pt idx="274">
                  <c:v>19.914217290918153</c:v>
                </c:pt>
                <c:pt idx="275">
                  <c:v>28.171126749906229</c:v>
                </c:pt>
                <c:pt idx="276">
                  <c:v>43.817174250061463</c:v>
                </c:pt>
                <c:pt idx="277">
                  <c:v>60.230530295132489</c:v>
                </c:pt>
                <c:pt idx="278">
                  <c:v>48.548961197026017</c:v>
                </c:pt>
                <c:pt idx="279">
                  <c:v>44.821253170239629</c:v>
                </c:pt>
                <c:pt idx="280">
                  <c:v>50.370324313925096</c:v>
                </c:pt>
                <c:pt idx="281">
                  <c:v>54.891276209283198</c:v>
                </c:pt>
                <c:pt idx="282">
                  <c:v>54.759544254010173</c:v>
                </c:pt>
                <c:pt idx="283">
                  <c:v>50.446116804367747</c:v>
                </c:pt>
                <c:pt idx="284">
                  <c:v>42.071888530823394</c:v>
                </c:pt>
                <c:pt idx="285">
                  <c:v>35.111365356819483</c:v>
                </c:pt>
                <c:pt idx="286">
                  <c:v>36.72094276913915</c:v>
                </c:pt>
                <c:pt idx="287">
                  <c:v>39.209335843111688</c:v>
                </c:pt>
                <c:pt idx="288">
                  <c:v>42.335427950770665</c:v>
                </c:pt>
                <c:pt idx="289">
                  <c:v>45.900222903907093</c:v>
                </c:pt>
                <c:pt idx="290">
                  <c:v>42.861123692211358</c:v>
                </c:pt>
                <c:pt idx="291">
                  <c:v>40.307771917149772</c:v>
                </c:pt>
                <c:pt idx="292">
                  <c:v>36.602334490115616</c:v>
                </c:pt>
                <c:pt idx="293">
                  <c:v>30.767881979587401</c:v>
                </c:pt>
                <c:pt idx="294">
                  <c:v>25.643287260777534</c:v>
                </c:pt>
                <c:pt idx="295">
                  <c:v>21.836898771176497</c:v>
                </c:pt>
                <c:pt idx="296">
                  <c:v>19.584303301777737</c:v>
                </c:pt>
                <c:pt idx="297">
                  <c:v>17.631370986105292</c:v>
                </c:pt>
                <c:pt idx="298">
                  <c:v>17.129485531484089</c:v>
                </c:pt>
                <c:pt idx="299">
                  <c:v>15.719183909681959</c:v>
                </c:pt>
                <c:pt idx="300">
                  <c:v>13.62016022191208</c:v>
                </c:pt>
                <c:pt idx="301">
                  <c:v>12.167554325182897</c:v>
                </c:pt>
                <c:pt idx="302">
                  <c:v>11.070330990604994</c:v>
                </c:pt>
                <c:pt idx="303">
                  <c:v>9.6853049942679164</c:v>
                </c:pt>
                <c:pt idx="304">
                  <c:v>8.3806340058193687</c:v>
                </c:pt>
                <c:pt idx="305">
                  <c:v>6.4116546091455318</c:v>
                </c:pt>
                <c:pt idx="306">
                  <c:v>4.2921343112125081</c:v>
                </c:pt>
                <c:pt idx="307">
                  <c:v>3.2146877903769999</c:v>
                </c:pt>
                <c:pt idx="308">
                  <c:v>3.0759427213739796</c:v>
                </c:pt>
                <c:pt idx="309">
                  <c:v>5.0532433053822059</c:v>
                </c:pt>
                <c:pt idx="310">
                  <c:v>9.1832999774041095</c:v>
                </c:pt>
                <c:pt idx="311">
                  <c:v>13.595859117950189</c:v>
                </c:pt>
                <c:pt idx="312">
                  <c:v>17.789020463825594</c:v>
                </c:pt>
                <c:pt idx="313">
                  <c:v>23.059595127087444</c:v>
                </c:pt>
                <c:pt idx="314">
                  <c:v>27.553916450947561</c:v>
                </c:pt>
                <c:pt idx="315">
                  <c:v>31.748785876561445</c:v>
                </c:pt>
                <c:pt idx="316">
                  <c:v>34.255965953397435</c:v>
                </c:pt>
                <c:pt idx="317">
                  <c:v>36.123325100406426</c:v>
                </c:pt>
                <c:pt idx="318">
                  <c:v>39.478733015309132</c:v>
                </c:pt>
                <c:pt idx="319">
                  <c:v>44.319160249788844</c:v>
                </c:pt>
                <c:pt idx="320">
                  <c:v>48.615573828498491</c:v>
                </c:pt>
                <c:pt idx="321">
                  <c:v>55.137562058219871</c:v>
                </c:pt>
                <c:pt idx="322">
                  <c:v>63.235380889876133</c:v>
                </c:pt>
                <c:pt idx="323">
                  <c:v>70.755283374899093</c:v>
                </c:pt>
                <c:pt idx="324">
                  <c:v>73.160243930295522</c:v>
                </c:pt>
                <c:pt idx="325">
                  <c:v>68.329255922394097</c:v>
                </c:pt>
                <c:pt idx="326">
                  <c:v>57.590278693846685</c:v>
                </c:pt>
                <c:pt idx="327">
                  <c:v>44.044726067740605</c:v>
                </c:pt>
                <c:pt idx="328">
                  <c:v>21.862360257871597</c:v>
                </c:pt>
                <c:pt idx="329">
                  <c:v>7.1001807591412742</c:v>
                </c:pt>
                <c:pt idx="330">
                  <c:v>2.5031479626583439</c:v>
                </c:pt>
                <c:pt idx="331">
                  <c:v>1.5738706575078454</c:v>
                </c:pt>
                <c:pt idx="332">
                  <c:v>5.0591196291406888</c:v>
                </c:pt>
                <c:pt idx="333">
                  <c:v>12.089455956033337</c:v>
                </c:pt>
                <c:pt idx="334">
                  <c:v>14.553984432519476</c:v>
                </c:pt>
                <c:pt idx="335">
                  <c:v>11.100736281716316</c:v>
                </c:pt>
                <c:pt idx="336">
                  <c:v>-3.984307028966469</c:v>
                </c:pt>
                <c:pt idx="337">
                  <c:v>-25.034124080796449</c:v>
                </c:pt>
                <c:pt idx="338">
                  <c:v>-36.804853951197998</c:v>
                </c:pt>
                <c:pt idx="339">
                  <c:v>-39.467259372654873</c:v>
                </c:pt>
                <c:pt idx="340">
                  <c:v>-40.87503176043321</c:v>
                </c:pt>
                <c:pt idx="341">
                  <c:v>-44.693372624606447</c:v>
                </c:pt>
                <c:pt idx="342">
                  <c:v>-48.291332113500509</c:v>
                </c:pt>
                <c:pt idx="343">
                  <c:v>-47.812558725788755</c:v>
                </c:pt>
                <c:pt idx="344">
                  <c:v>-43.652813956801779</c:v>
                </c:pt>
                <c:pt idx="345">
                  <c:v>-39.810538731366364</c:v>
                </c:pt>
                <c:pt idx="346">
                  <c:v>-36.406284781070823</c:v>
                </c:pt>
                <c:pt idx="347">
                  <c:v>-33.08268196817064</c:v>
                </c:pt>
                <c:pt idx="348">
                  <c:v>-30.493899033552417</c:v>
                </c:pt>
                <c:pt idx="349">
                  <c:v>-29.086775895572231</c:v>
                </c:pt>
                <c:pt idx="350">
                  <c:v>-29.284850845743517</c:v>
                </c:pt>
                <c:pt idx="351">
                  <c:v>-31.041863973629624</c:v>
                </c:pt>
                <c:pt idx="352">
                  <c:v>-33.423697347992452</c:v>
                </c:pt>
                <c:pt idx="353">
                  <c:v>-35.525591958399829</c:v>
                </c:pt>
                <c:pt idx="354">
                  <c:v>-37.582069291380691</c:v>
                </c:pt>
                <c:pt idx="355">
                  <c:v>-39.323935641981151</c:v>
                </c:pt>
                <c:pt idx="356">
                  <c:v>-40.425927080421005</c:v>
                </c:pt>
                <c:pt idx="357">
                  <c:v>-40.915107195888211</c:v>
                </c:pt>
                <c:pt idx="358">
                  <c:v>-41.203187862313044</c:v>
                </c:pt>
                <c:pt idx="359">
                  <c:v>-41.022329125922205</c:v>
                </c:pt>
                <c:pt idx="360">
                  <c:v>-41.213331720520436</c:v>
                </c:pt>
                <c:pt idx="361">
                  <c:v>-40.280741607382183</c:v>
                </c:pt>
                <c:pt idx="362">
                  <c:v>-38.032587571402551</c:v>
                </c:pt>
                <c:pt idx="363">
                  <c:v>-35.142735172861748</c:v>
                </c:pt>
                <c:pt idx="364">
                  <c:v>-29.69943802922468</c:v>
                </c:pt>
                <c:pt idx="365">
                  <c:v>-25.62597950870882</c:v>
                </c:pt>
                <c:pt idx="366">
                  <c:v>-23.40649543877182</c:v>
                </c:pt>
                <c:pt idx="367">
                  <c:v>-22.763143425290103</c:v>
                </c:pt>
                <c:pt idx="368">
                  <c:v>-23.40783646890533</c:v>
                </c:pt>
                <c:pt idx="369">
                  <c:v>-24.991506329847805</c:v>
                </c:pt>
                <c:pt idx="370">
                  <c:v>-26.241287161521893</c:v>
                </c:pt>
                <c:pt idx="371">
                  <c:v>-27.145583137081555</c:v>
                </c:pt>
                <c:pt idx="372">
                  <c:v>-25.143845626015974</c:v>
                </c:pt>
                <c:pt idx="373">
                  <c:v>-22.372924387003348</c:v>
                </c:pt>
                <c:pt idx="374">
                  <c:v>-19.343773616706589</c:v>
                </c:pt>
                <c:pt idx="375">
                  <c:v>-16.578112609919756</c:v>
                </c:pt>
                <c:pt idx="376">
                  <c:v>-13.936460194993442</c:v>
                </c:pt>
                <c:pt idx="377">
                  <c:v>-9.4611100507876635</c:v>
                </c:pt>
                <c:pt idx="378">
                  <c:v>-6.9857234030870732</c:v>
                </c:pt>
                <c:pt idx="379">
                  <c:v>0.90583509341114166</c:v>
                </c:pt>
                <c:pt idx="380">
                  <c:v>5.9757593006538006</c:v>
                </c:pt>
                <c:pt idx="381">
                  <c:v>7.0987005274763693</c:v>
                </c:pt>
                <c:pt idx="382">
                  <c:v>9.3657795214522288</c:v>
                </c:pt>
                <c:pt idx="383">
                  <c:v>9.7564184613386526</c:v>
                </c:pt>
                <c:pt idx="384">
                  <c:v>12.772886288269339</c:v>
                </c:pt>
                <c:pt idx="385">
                  <c:v>21.18132913568137</c:v>
                </c:pt>
                <c:pt idx="386">
                  <c:v>30.997498608508568</c:v>
                </c:pt>
                <c:pt idx="387">
                  <c:v>38.066617910708729</c:v>
                </c:pt>
                <c:pt idx="388">
                  <c:v>39.381920524710637</c:v>
                </c:pt>
                <c:pt idx="389">
                  <c:v>36.814604573916121</c:v>
                </c:pt>
                <c:pt idx="390">
                  <c:v>33.45124374364633</c:v>
                </c:pt>
                <c:pt idx="391">
                  <c:v>33.049039723739433</c:v>
                </c:pt>
                <c:pt idx="392">
                  <c:v>31.75169540515282</c:v>
                </c:pt>
                <c:pt idx="393">
                  <c:v>29.57038052122007</c:v>
                </c:pt>
                <c:pt idx="394">
                  <c:v>28.232789843792819</c:v>
                </c:pt>
                <c:pt idx="395">
                  <c:v>26.321979057766647</c:v>
                </c:pt>
                <c:pt idx="396">
                  <c:v>26.036480450253841</c:v>
                </c:pt>
                <c:pt idx="397">
                  <c:v>28.19572054814742</c:v>
                </c:pt>
                <c:pt idx="398">
                  <c:v>30.125655211331928</c:v>
                </c:pt>
                <c:pt idx="399">
                  <c:v>31.787273831729447</c:v>
                </c:pt>
                <c:pt idx="400">
                  <c:v>31.991115941014741</c:v>
                </c:pt>
                <c:pt idx="401">
                  <c:v>29.534047890257128</c:v>
                </c:pt>
                <c:pt idx="402">
                  <c:v>24.983087806426372</c:v>
                </c:pt>
                <c:pt idx="403">
                  <c:v>19.947847093976097</c:v>
                </c:pt>
                <c:pt idx="404">
                  <c:v>15.686944929534269</c:v>
                </c:pt>
                <c:pt idx="405">
                  <c:v>12.725302472794482</c:v>
                </c:pt>
                <c:pt idx="406">
                  <c:v>11.368645365750492</c:v>
                </c:pt>
                <c:pt idx="407">
                  <c:v>10.585122841423482</c:v>
                </c:pt>
                <c:pt idx="408">
                  <c:v>10.793048130661287</c:v>
                </c:pt>
                <c:pt idx="409">
                  <c:v>12.038547049639879</c:v>
                </c:pt>
                <c:pt idx="410">
                  <c:v>13.541697323911851</c:v>
                </c:pt>
                <c:pt idx="411">
                  <c:v>14.763593844719662</c:v>
                </c:pt>
                <c:pt idx="412">
                  <c:v>15.795532677348573</c:v>
                </c:pt>
                <c:pt idx="413">
                  <c:v>17.551885813007786</c:v>
                </c:pt>
                <c:pt idx="414">
                  <c:v>20.268592907274847</c:v>
                </c:pt>
                <c:pt idx="415">
                  <c:v>23.909155348251907</c:v>
                </c:pt>
                <c:pt idx="416">
                  <c:v>28.127111015324534</c:v>
                </c:pt>
                <c:pt idx="417">
                  <c:v>32.113984244310437</c:v>
                </c:pt>
                <c:pt idx="418">
                  <c:v>36.567514948126558</c:v>
                </c:pt>
                <c:pt idx="419">
                  <c:v>40.940625145999391</c:v>
                </c:pt>
                <c:pt idx="420">
                  <c:v>47.020254958416722</c:v>
                </c:pt>
                <c:pt idx="421">
                  <c:v>53.581524022771397</c:v>
                </c:pt>
                <c:pt idx="422">
                  <c:v>58.735558527658341</c:v>
                </c:pt>
                <c:pt idx="423">
                  <c:v>63.094821595129481</c:v>
                </c:pt>
                <c:pt idx="424">
                  <c:v>68.175918490001365</c:v>
                </c:pt>
                <c:pt idx="425">
                  <c:v>70.581973612113259</c:v>
                </c:pt>
                <c:pt idx="426">
                  <c:v>70.727615203824342</c:v>
                </c:pt>
                <c:pt idx="427">
                  <c:v>66.640405543510894</c:v>
                </c:pt>
                <c:pt idx="428">
                  <c:v>60.28466352186021</c:v>
                </c:pt>
                <c:pt idx="429">
                  <c:v>49.352029792831367</c:v>
                </c:pt>
                <c:pt idx="430">
                  <c:v>28.185358544219813</c:v>
                </c:pt>
                <c:pt idx="431">
                  <c:v>9.3948539488663734</c:v>
                </c:pt>
                <c:pt idx="432">
                  <c:v>1.7504808410359105</c:v>
                </c:pt>
                <c:pt idx="433">
                  <c:v>-1.4015923908571197</c:v>
                </c:pt>
                <c:pt idx="434">
                  <c:v>-0.11200629019873309</c:v>
                </c:pt>
                <c:pt idx="435">
                  <c:v>2.8688465978605513</c:v>
                </c:pt>
                <c:pt idx="436">
                  <c:v>-0.9334146336037803</c:v>
                </c:pt>
                <c:pt idx="437">
                  <c:v>-11.090619150131293</c:v>
                </c:pt>
                <c:pt idx="438">
                  <c:v>-25.393467099660299</c:v>
                </c:pt>
                <c:pt idx="439">
                  <c:v>-32.143058325173911</c:v>
                </c:pt>
                <c:pt idx="440">
                  <c:v>-35.49304793378198</c:v>
                </c:pt>
                <c:pt idx="441">
                  <c:v>-37.48613416918456</c:v>
                </c:pt>
                <c:pt idx="442">
                  <c:v>-38.883506457970348</c:v>
                </c:pt>
                <c:pt idx="443">
                  <c:v>-40.833528072702883</c:v>
                </c:pt>
                <c:pt idx="444">
                  <c:v>-44.278749261450059</c:v>
                </c:pt>
                <c:pt idx="445">
                  <c:v>-48.311821825129016</c:v>
                </c:pt>
                <c:pt idx="446">
                  <c:v>-52.239231240633636</c:v>
                </c:pt>
                <c:pt idx="447">
                  <c:v>-55.153277402352394</c:v>
                </c:pt>
                <c:pt idx="448">
                  <c:v>-56.699008646561225</c:v>
                </c:pt>
                <c:pt idx="449">
                  <c:v>-57.386053395268057</c:v>
                </c:pt>
                <c:pt idx="450">
                  <c:v>-57.149071026670001</c:v>
                </c:pt>
                <c:pt idx="451">
                  <c:v>-55.533924898514464</c:v>
                </c:pt>
                <c:pt idx="452">
                  <c:v>-52.822046476182138</c:v>
                </c:pt>
                <c:pt idx="453">
                  <c:v>-49.75996639074696</c:v>
                </c:pt>
                <c:pt idx="454">
                  <c:v>-47.561460018872715</c:v>
                </c:pt>
                <c:pt idx="455">
                  <c:v>-44.987429549550576</c:v>
                </c:pt>
                <c:pt idx="456">
                  <c:v>-42.395492247945931</c:v>
                </c:pt>
                <c:pt idx="457">
                  <c:v>-39.95596156577249</c:v>
                </c:pt>
                <c:pt idx="458">
                  <c:v>-37.537550633692391</c:v>
                </c:pt>
                <c:pt idx="459">
                  <c:v>-36.318670758486014</c:v>
                </c:pt>
                <c:pt idx="460">
                  <c:v>-35.291732720708303</c:v>
                </c:pt>
                <c:pt idx="461">
                  <c:v>-32.112532521169065</c:v>
                </c:pt>
                <c:pt idx="462">
                  <c:v>-27.490788904099393</c:v>
                </c:pt>
                <c:pt idx="463">
                  <c:v>-21.960271267229885</c:v>
                </c:pt>
                <c:pt idx="464">
                  <c:v>-15.92172731610561</c:v>
                </c:pt>
                <c:pt idx="465">
                  <c:v>-11.250908656766917</c:v>
                </c:pt>
                <c:pt idx="466">
                  <c:v>-8.5190747589181282</c:v>
                </c:pt>
                <c:pt idx="467">
                  <c:v>-7.75813238054136</c:v>
                </c:pt>
                <c:pt idx="468">
                  <c:v>-8.1011263067678172</c:v>
                </c:pt>
                <c:pt idx="469">
                  <c:v>-7.501693426487658</c:v>
                </c:pt>
                <c:pt idx="470">
                  <c:v>-5.822027317879348</c:v>
                </c:pt>
                <c:pt idx="471">
                  <c:v>-0.79694372217138509</c:v>
                </c:pt>
                <c:pt idx="472">
                  <c:v>5.6098406360161199</c:v>
                </c:pt>
                <c:pt idx="473">
                  <c:v>13.916417392272917</c:v>
                </c:pt>
                <c:pt idx="474">
                  <c:v>27.38297456505428</c:v>
                </c:pt>
                <c:pt idx="475">
                  <c:v>34.421420689685384</c:v>
                </c:pt>
                <c:pt idx="476">
                  <c:v>43.619144929229414</c:v>
                </c:pt>
                <c:pt idx="477">
                  <c:v>46.669491560858518</c:v>
                </c:pt>
                <c:pt idx="478">
                  <c:v>43.758638784589543</c:v>
                </c:pt>
                <c:pt idx="479">
                  <c:v>38.243726473151433</c:v>
                </c:pt>
                <c:pt idx="480">
                  <c:v>36.482107043778683</c:v>
                </c:pt>
                <c:pt idx="481">
                  <c:v>43.251427885906139</c:v>
                </c:pt>
                <c:pt idx="482">
                  <c:v>45.46260408503796</c:v>
                </c:pt>
                <c:pt idx="483">
                  <c:v>46.886203504368765</c:v>
                </c:pt>
                <c:pt idx="484">
                  <c:v>45.133438016522852</c:v>
                </c:pt>
                <c:pt idx="485">
                  <c:v>38.540571003731721</c:v>
                </c:pt>
                <c:pt idx="486">
                  <c:v>34.917920353358177</c:v>
                </c:pt>
                <c:pt idx="487">
                  <c:v>32.549677621752394</c:v>
                </c:pt>
                <c:pt idx="488">
                  <c:v>29.467088381700737</c:v>
                </c:pt>
                <c:pt idx="489">
                  <c:v>29.300733230369083</c:v>
                </c:pt>
                <c:pt idx="490">
                  <c:v>30.616581275271606</c:v>
                </c:pt>
                <c:pt idx="491">
                  <c:v>32.298991983127834</c:v>
                </c:pt>
                <c:pt idx="492">
                  <c:v>32.965696449918369</c:v>
                </c:pt>
                <c:pt idx="493">
                  <c:v>31.550697483127657</c:v>
                </c:pt>
                <c:pt idx="494">
                  <c:v>28.440950983083102</c:v>
                </c:pt>
                <c:pt idx="495">
                  <c:v>26.424694409158054</c:v>
                </c:pt>
                <c:pt idx="496">
                  <c:v>24.291552544299147</c:v>
                </c:pt>
                <c:pt idx="497">
                  <c:v>21.266453245520182</c:v>
                </c:pt>
                <c:pt idx="498">
                  <c:v>19.401224914825193</c:v>
                </c:pt>
                <c:pt idx="499">
                  <c:v>18.760082754815848</c:v>
                </c:pt>
                <c:pt idx="500">
                  <c:v>18.654144270896403</c:v>
                </c:pt>
                <c:pt idx="501">
                  <c:v>18.22685236177934</c:v>
                </c:pt>
                <c:pt idx="502">
                  <c:v>16.950330134249246</c:v>
                </c:pt>
                <c:pt idx="503">
                  <c:v>14.979405307518082</c:v>
                </c:pt>
                <c:pt idx="504">
                  <c:v>13.487835795199924</c:v>
                </c:pt>
                <c:pt idx="505">
                  <c:v>12.897272701175286</c:v>
                </c:pt>
                <c:pt idx="506">
                  <c:v>13.046379284729969</c:v>
                </c:pt>
                <c:pt idx="507">
                  <c:v>14.307704114374758</c:v>
                </c:pt>
                <c:pt idx="508">
                  <c:v>16.562526345387909</c:v>
                </c:pt>
                <c:pt idx="509">
                  <c:v>20.28902954559118</c:v>
                </c:pt>
                <c:pt idx="510">
                  <c:v>24.435897496726859</c:v>
                </c:pt>
                <c:pt idx="511">
                  <c:v>27.77589891641319</c:v>
                </c:pt>
                <c:pt idx="512">
                  <c:v>32.177899076225849</c:v>
                </c:pt>
                <c:pt idx="513">
                  <c:v>36.82076198954433</c:v>
                </c:pt>
                <c:pt idx="514">
                  <c:v>40.460887927097495</c:v>
                </c:pt>
                <c:pt idx="515">
                  <c:v>43.662010907273306</c:v>
                </c:pt>
                <c:pt idx="516">
                  <c:v>45.808385636424696</c:v>
                </c:pt>
                <c:pt idx="517">
                  <c:v>46.791297733366576</c:v>
                </c:pt>
                <c:pt idx="518">
                  <c:v>49.95245514224171</c:v>
                </c:pt>
                <c:pt idx="519">
                  <c:v>56.136491213252491</c:v>
                </c:pt>
                <c:pt idx="520">
                  <c:v>62.54244365468606</c:v>
                </c:pt>
                <c:pt idx="521">
                  <c:v>68.166460341108433</c:v>
                </c:pt>
                <c:pt idx="522">
                  <c:v>71.72677887707782</c:v>
                </c:pt>
                <c:pt idx="523">
                  <c:v>72.539146465513909</c:v>
                </c:pt>
                <c:pt idx="524">
                  <c:v>68.960924297654174</c:v>
                </c:pt>
                <c:pt idx="525">
                  <c:v>64.820936963807554</c:v>
                </c:pt>
                <c:pt idx="526">
                  <c:v>60.067222858600658</c:v>
                </c:pt>
                <c:pt idx="527">
                  <c:v>49.316248295434782</c:v>
                </c:pt>
                <c:pt idx="528">
                  <c:v>31.856901236609609</c:v>
                </c:pt>
                <c:pt idx="529">
                  <c:v>13.296097279753964</c:v>
                </c:pt>
                <c:pt idx="530">
                  <c:v>0.41439619738643496</c:v>
                </c:pt>
                <c:pt idx="531">
                  <c:v>-6.1228296648030263</c:v>
                </c:pt>
                <c:pt idx="532">
                  <c:v>-11.632007622553106</c:v>
                </c:pt>
                <c:pt idx="533">
                  <c:v>-16.600136269379117</c:v>
                </c:pt>
                <c:pt idx="534">
                  <c:v>-19.769075646987126</c:v>
                </c:pt>
                <c:pt idx="535">
                  <c:v>-24.21594406570437</c:v>
                </c:pt>
                <c:pt idx="536">
                  <c:v>-30.968946674911948</c:v>
                </c:pt>
                <c:pt idx="537">
                  <c:v>-35.779689773875077</c:v>
                </c:pt>
                <c:pt idx="538">
                  <c:v>-39.560043163986528</c:v>
                </c:pt>
                <c:pt idx="539">
                  <c:v>-40.466489581038672</c:v>
                </c:pt>
                <c:pt idx="540">
                  <c:v>-40.564179810781944</c:v>
                </c:pt>
                <c:pt idx="541">
                  <c:v>-40.755970988215424</c:v>
                </c:pt>
                <c:pt idx="542">
                  <c:v>-42.483824739500783</c:v>
                </c:pt>
                <c:pt idx="543">
                  <c:v>-47.1245151246044</c:v>
                </c:pt>
                <c:pt idx="544">
                  <c:v>-51.534918160851518</c:v>
                </c:pt>
                <c:pt idx="545">
                  <c:v>-53.191064721621487</c:v>
                </c:pt>
                <c:pt idx="546">
                  <c:v>-52.717317461555496</c:v>
                </c:pt>
                <c:pt idx="547">
                  <c:v>-50.434047164503298</c:v>
                </c:pt>
                <c:pt idx="548">
                  <c:v>-47.240905344306867</c:v>
                </c:pt>
                <c:pt idx="549">
                  <c:v>-42.854674017317357</c:v>
                </c:pt>
                <c:pt idx="550">
                  <c:v>-39.650281268682434</c:v>
                </c:pt>
                <c:pt idx="551">
                  <c:v>-39.732224291920652</c:v>
                </c:pt>
                <c:pt idx="552">
                  <c:v>-41.383687035963412</c:v>
                </c:pt>
                <c:pt idx="553">
                  <c:v>-42.719746194579209</c:v>
                </c:pt>
                <c:pt idx="554">
                  <c:v>-42.860809174525137</c:v>
                </c:pt>
                <c:pt idx="555">
                  <c:v>-42.200520313452401</c:v>
                </c:pt>
                <c:pt idx="556">
                  <c:v>-42.219892801865207</c:v>
                </c:pt>
                <c:pt idx="557">
                  <c:v>-44.592789643805517</c:v>
                </c:pt>
                <c:pt idx="558">
                  <c:v>-46.309092812083733</c:v>
                </c:pt>
                <c:pt idx="559">
                  <c:v>-47.676629395644774</c:v>
                </c:pt>
                <c:pt idx="560">
                  <c:v>-48.210782897786437</c:v>
                </c:pt>
                <c:pt idx="561">
                  <c:v>-45.891588068862831</c:v>
                </c:pt>
                <c:pt idx="562">
                  <c:v>-41.683809533547738</c:v>
                </c:pt>
                <c:pt idx="563">
                  <c:v>-37.060841928738093</c:v>
                </c:pt>
                <c:pt idx="564">
                  <c:v>-34.364300142486194</c:v>
                </c:pt>
                <c:pt idx="565">
                  <c:v>-29.949054024080027</c:v>
                </c:pt>
                <c:pt idx="566">
                  <c:v>-27.177483171375645</c:v>
                </c:pt>
                <c:pt idx="567">
                  <c:v>-23.359411277964313</c:v>
                </c:pt>
                <c:pt idx="568">
                  <c:v>-16.60538895315424</c:v>
                </c:pt>
                <c:pt idx="569">
                  <c:v>-1.9413687292301798</c:v>
                </c:pt>
                <c:pt idx="570">
                  <c:v>16.249993852670908</c:v>
                </c:pt>
                <c:pt idx="571">
                  <c:v>28.88223823762177</c:v>
                </c:pt>
                <c:pt idx="572">
                  <c:v>33.321093917392538</c:v>
                </c:pt>
                <c:pt idx="573">
                  <c:v>35.176596805590393</c:v>
                </c:pt>
                <c:pt idx="574">
                  <c:v>34.592553144487738</c:v>
                </c:pt>
                <c:pt idx="575">
                  <c:v>35.497985863926843</c:v>
                </c:pt>
                <c:pt idx="576">
                  <c:v>36.660763139683887</c:v>
                </c:pt>
                <c:pt idx="577">
                  <c:v>40.451492188462296</c:v>
                </c:pt>
                <c:pt idx="578">
                  <c:v>44.601244326217731</c:v>
                </c:pt>
                <c:pt idx="579">
                  <c:v>48.514255981395948</c:v>
                </c:pt>
                <c:pt idx="580">
                  <c:v>50.6398534716106</c:v>
                </c:pt>
                <c:pt idx="581">
                  <c:v>52.662693263060596</c:v>
                </c:pt>
                <c:pt idx="582">
                  <c:v>53.572457878056127</c:v>
                </c:pt>
                <c:pt idx="583">
                  <c:v>50.847750062045684</c:v>
                </c:pt>
                <c:pt idx="584">
                  <c:v>45.11505342038091</c:v>
                </c:pt>
                <c:pt idx="585">
                  <c:v>36.75965565702284</c:v>
                </c:pt>
                <c:pt idx="586">
                  <c:v>27.458802210604496</c:v>
                </c:pt>
                <c:pt idx="587">
                  <c:v>24.011987817055541</c:v>
                </c:pt>
                <c:pt idx="588">
                  <c:v>25.654589705596546</c:v>
                </c:pt>
                <c:pt idx="589">
                  <c:v>27.572837288192826</c:v>
                </c:pt>
                <c:pt idx="590">
                  <c:v>28.040920896172846</c:v>
                </c:pt>
                <c:pt idx="591">
                  <c:v>27.182012082405407</c:v>
                </c:pt>
                <c:pt idx="592">
                  <c:v>24.364819725974229</c:v>
                </c:pt>
                <c:pt idx="593">
                  <c:v>21.380202684677339</c:v>
                </c:pt>
                <c:pt idx="594">
                  <c:v>19.510709200655608</c:v>
                </c:pt>
                <c:pt idx="595">
                  <c:v>17.769678819453656</c:v>
                </c:pt>
                <c:pt idx="596">
                  <c:v>16.915517982585573</c:v>
                </c:pt>
                <c:pt idx="597">
                  <c:v>16.088593009353623</c:v>
                </c:pt>
                <c:pt idx="598">
                  <c:v>15.349155816820961</c:v>
                </c:pt>
                <c:pt idx="599">
                  <c:v>16.88653182416304</c:v>
                </c:pt>
                <c:pt idx="600">
                  <c:v>19.555717299690812</c:v>
                </c:pt>
                <c:pt idx="601">
                  <c:v>22.216383661978206</c:v>
                </c:pt>
                <c:pt idx="602">
                  <c:v>23.122571778249338</c:v>
                </c:pt>
                <c:pt idx="603">
                  <c:v>22.551004528887699</c:v>
                </c:pt>
                <c:pt idx="604">
                  <c:v>22.447258870045893</c:v>
                </c:pt>
                <c:pt idx="605">
                  <c:v>21.643925246208131</c:v>
                </c:pt>
                <c:pt idx="606">
                  <c:v>21.072076354179941</c:v>
                </c:pt>
                <c:pt idx="607">
                  <c:v>21.394406931896928</c:v>
                </c:pt>
                <c:pt idx="608">
                  <c:v>22.897680400281402</c:v>
                </c:pt>
                <c:pt idx="609">
                  <c:v>26.226316775970268</c:v>
                </c:pt>
                <c:pt idx="610">
                  <c:v>30.757529842303043</c:v>
                </c:pt>
                <c:pt idx="611">
                  <c:v>33.970614788570657</c:v>
                </c:pt>
                <c:pt idx="612">
                  <c:v>35.822234370974634</c:v>
                </c:pt>
                <c:pt idx="613">
                  <c:v>36.611372157173356</c:v>
                </c:pt>
                <c:pt idx="614">
                  <c:v>37.974325191388971</c:v>
                </c:pt>
                <c:pt idx="615">
                  <c:v>40.966460764601564</c:v>
                </c:pt>
                <c:pt idx="616">
                  <c:v>44.393230497196171</c:v>
                </c:pt>
                <c:pt idx="617">
                  <c:v>46.665977182237626</c:v>
                </c:pt>
                <c:pt idx="618">
                  <c:v>46.382649339979373</c:v>
                </c:pt>
                <c:pt idx="619">
                  <c:v>43.026109297395173</c:v>
                </c:pt>
                <c:pt idx="620">
                  <c:v>42.963774486166493</c:v>
                </c:pt>
                <c:pt idx="621">
                  <c:v>46.985542024439461</c:v>
                </c:pt>
                <c:pt idx="622">
                  <c:v>46.827844642237565</c:v>
                </c:pt>
                <c:pt idx="623">
                  <c:v>41.969496861407492</c:v>
                </c:pt>
                <c:pt idx="624">
                  <c:v>26.931253127862249</c:v>
                </c:pt>
                <c:pt idx="625">
                  <c:v>8.2976968728814491</c:v>
                </c:pt>
                <c:pt idx="626">
                  <c:v>-6.6563810125103755</c:v>
                </c:pt>
                <c:pt idx="627">
                  <c:v>-10.56195747270872</c:v>
                </c:pt>
                <c:pt idx="628">
                  <c:v>-1.1468833051249128</c:v>
                </c:pt>
                <c:pt idx="629">
                  <c:v>7.915223138798849</c:v>
                </c:pt>
                <c:pt idx="630">
                  <c:v>9.6131454950337414</c:v>
                </c:pt>
                <c:pt idx="631">
                  <c:v>4.4451306201234999</c:v>
                </c:pt>
                <c:pt idx="632">
                  <c:v>-12.14364081177024</c:v>
                </c:pt>
                <c:pt idx="633">
                  <c:v>-27.690428639599347</c:v>
                </c:pt>
                <c:pt idx="634">
                  <c:v>-38.183740795418238</c:v>
                </c:pt>
                <c:pt idx="635">
                  <c:v>-41.849328661789372</c:v>
                </c:pt>
                <c:pt idx="636">
                  <c:v>-41.961366271090611</c:v>
                </c:pt>
                <c:pt idx="637">
                  <c:v>-42.28996193514844</c:v>
                </c:pt>
                <c:pt idx="638">
                  <c:v>-44.104824904157198</c:v>
                </c:pt>
                <c:pt idx="639">
                  <c:v>-47.1156812759099</c:v>
                </c:pt>
                <c:pt idx="640">
                  <c:v>-49.901876441208117</c:v>
                </c:pt>
                <c:pt idx="641">
                  <c:v>-50.330255857109158</c:v>
                </c:pt>
                <c:pt idx="642">
                  <c:v>-49.130145020455693</c:v>
                </c:pt>
                <c:pt idx="643">
                  <c:v>-46.848784092254789</c:v>
                </c:pt>
                <c:pt idx="644">
                  <c:v>-44.576278401780804</c:v>
                </c:pt>
                <c:pt idx="645">
                  <c:v>-43.850950261753177</c:v>
                </c:pt>
                <c:pt idx="646">
                  <c:v>-44.466354027677852</c:v>
                </c:pt>
                <c:pt idx="647">
                  <c:v>-46.055843598215041</c:v>
                </c:pt>
                <c:pt idx="648">
                  <c:v>-47.692328594439097</c:v>
                </c:pt>
                <c:pt idx="649">
                  <c:v>-47.913559827705676</c:v>
                </c:pt>
                <c:pt idx="650">
                  <c:v>-46.724113409880118</c:v>
                </c:pt>
                <c:pt idx="651">
                  <c:v>-43.876583445726219</c:v>
                </c:pt>
                <c:pt idx="652">
                  <c:v>-40.21050919040173</c:v>
                </c:pt>
                <c:pt idx="653">
                  <c:v>-36.728597354043728</c:v>
                </c:pt>
                <c:pt idx="654">
                  <c:v>-34.451997903137553</c:v>
                </c:pt>
                <c:pt idx="655">
                  <c:v>-33.063940196262834</c:v>
                </c:pt>
                <c:pt idx="656">
                  <c:v>-31.563141218082336</c:v>
                </c:pt>
                <c:pt idx="657">
                  <c:v>-31.343139123939604</c:v>
                </c:pt>
                <c:pt idx="658">
                  <c:v>-28.369026237535167</c:v>
                </c:pt>
                <c:pt idx="659">
                  <c:v>-24.171086637653559</c:v>
                </c:pt>
                <c:pt idx="660">
                  <c:v>-20.03979461435712</c:v>
                </c:pt>
                <c:pt idx="661">
                  <c:v>-14.988792685735381</c:v>
                </c:pt>
                <c:pt idx="662">
                  <c:v>-10.013984573529918</c:v>
                </c:pt>
                <c:pt idx="663">
                  <c:v>-4.2037959818248485</c:v>
                </c:pt>
                <c:pt idx="664">
                  <c:v>1.6445339052068191</c:v>
                </c:pt>
                <c:pt idx="665">
                  <c:v>3.5897423485839628</c:v>
                </c:pt>
                <c:pt idx="666">
                  <c:v>11.437207032250642</c:v>
                </c:pt>
                <c:pt idx="667">
                  <c:v>14.909227446875486</c:v>
                </c:pt>
                <c:pt idx="668">
                  <c:v>24.059926821215491</c:v>
                </c:pt>
                <c:pt idx="669">
                  <c:v>34.275434335510923</c:v>
                </c:pt>
                <c:pt idx="670">
                  <c:v>40.263296840619667</c:v>
                </c:pt>
                <c:pt idx="671">
                  <c:v>48.437388016266397</c:v>
                </c:pt>
                <c:pt idx="672">
                  <c:v>51.450061536449311</c:v>
                </c:pt>
                <c:pt idx="673">
                  <c:v>50.001020548926341</c:v>
                </c:pt>
                <c:pt idx="674">
                  <c:v>47.289831271528257</c:v>
                </c:pt>
                <c:pt idx="675">
                  <c:v>43.935583925893781</c:v>
                </c:pt>
                <c:pt idx="676">
                  <c:v>39.621343500019975</c:v>
                </c:pt>
                <c:pt idx="677">
                  <c:v>38.364283704234815</c:v>
                </c:pt>
                <c:pt idx="678">
                  <c:v>35.30172636449754</c:v>
                </c:pt>
                <c:pt idx="679">
                  <c:v>33.034186671578077</c:v>
                </c:pt>
                <c:pt idx="680">
                  <c:v>31.408589572375519</c:v>
                </c:pt>
                <c:pt idx="681">
                  <c:v>31.128332067070851</c:v>
                </c:pt>
                <c:pt idx="682">
                  <c:v>30.730611176982563</c:v>
                </c:pt>
                <c:pt idx="683">
                  <c:v>30.824388921716302</c:v>
                </c:pt>
                <c:pt idx="684">
                  <c:v>31.514540028401161</c:v>
                </c:pt>
                <c:pt idx="685">
                  <c:v>31.306249542960376</c:v>
                </c:pt>
                <c:pt idx="686">
                  <c:v>28.516028150379686</c:v>
                </c:pt>
                <c:pt idx="687">
                  <c:v>23.624895497345403</c:v>
                </c:pt>
                <c:pt idx="688">
                  <c:v>20.810048059558916</c:v>
                </c:pt>
                <c:pt idx="689">
                  <c:v>18.891785617771376</c:v>
                </c:pt>
                <c:pt idx="690">
                  <c:v>16.773182428571577</c:v>
                </c:pt>
                <c:pt idx="691">
                  <c:v>14.512202796852291</c:v>
                </c:pt>
                <c:pt idx="692">
                  <c:v>13.102295289434066</c:v>
                </c:pt>
                <c:pt idx="693">
                  <c:v>13.339350626434999</c:v>
                </c:pt>
                <c:pt idx="694">
                  <c:v>14.73064370318939</c:v>
                </c:pt>
                <c:pt idx="695">
                  <c:v>15.953611661604306</c:v>
                </c:pt>
                <c:pt idx="696">
                  <c:v>16.769879139916331</c:v>
                </c:pt>
                <c:pt idx="697">
                  <c:v>17.037822680421879</c:v>
                </c:pt>
                <c:pt idx="698">
                  <c:v>17.658291161841682</c:v>
                </c:pt>
                <c:pt idx="699">
                  <c:v>17.930754944328065</c:v>
                </c:pt>
                <c:pt idx="700">
                  <c:v>18.564035255312628</c:v>
                </c:pt>
                <c:pt idx="701">
                  <c:v>19.501037475647081</c:v>
                </c:pt>
                <c:pt idx="702">
                  <c:v>20.789118435496949</c:v>
                </c:pt>
                <c:pt idx="703">
                  <c:v>23.679776474258382</c:v>
                </c:pt>
                <c:pt idx="704">
                  <c:v>27.243674389285065</c:v>
                </c:pt>
                <c:pt idx="705">
                  <c:v>30.77932876512557</c:v>
                </c:pt>
                <c:pt idx="706">
                  <c:v>34.844884189800752</c:v>
                </c:pt>
                <c:pt idx="707">
                  <c:v>37.713729602119948</c:v>
                </c:pt>
                <c:pt idx="708">
                  <c:v>40.197961054607049</c:v>
                </c:pt>
                <c:pt idx="709">
                  <c:v>42.929583830801114</c:v>
                </c:pt>
                <c:pt idx="710">
                  <c:v>44.451810652152233</c:v>
                </c:pt>
                <c:pt idx="711">
                  <c:v>47.2272119557746</c:v>
                </c:pt>
                <c:pt idx="712">
                  <c:v>49.694227714015206</c:v>
                </c:pt>
                <c:pt idx="713">
                  <c:v>49.946634381663415</c:v>
                </c:pt>
                <c:pt idx="714">
                  <c:v>46.961433783335544</c:v>
                </c:pt>
                <c:pt idx="715">
                  <c:v>41.068817212293247</c:v>
                </c:pt>
                <c:pt idx="716">
                  <c:v>27.92149428947204</c:v>
                </c:pt>
                <c:pt idx="717">
                  <c:v>22.985496685359333</c:v>
                </c:pt>
                <c:pt idx="718">
                  <c:v>25.425453377293035</c:v>
                </c:pt>
                <c:pt idx="719">
                  <c:v>29.363656412952363</c:v>
                </c:pt>
                <c:pt idx="720">
                  <c:v>34.04137400130363</c:v>
                </c:pt>
                <c:pt idx="721">
                  <c:v>33.672547485831281</c:v>
                </c:pt>
                <c:pt idx="722">
                  <c:v>19.670072793183149</c:v>
                </c:pt>
                <c:pt idx="723">
                  <c:v>-4.7096976565125175</c:v>
                </c:pt>
                <c:pt idx="724">
                  <c:v>-18.834466596410717</c:v>
                </c:pt>
                <c:pt idx="725">
                  <c:v>-25.861198808579921</c:v>
                </c:pt>
                <c:pt idx="726">
                  <c:v>-26.260244726073509</c:v>
                </c:pt>
                <c:pt idx="727">
                  <c:v>-27.806730660523662</c:v>
                </c:pt>
                <c:pt idx="728">
                  <c:v>-31.238337564104793</c:v>
                </c:pt>
                <c:pt idx="729">
                  <c:v>-35.416928869873018</c:v>
                </c:pt>
                <c:pt idx="730">
                  <c:v>-42.891548863083521</c:v>
                </c:pt>
                <c:pt idx="731">
                  <c:v>-48.38197852323016</c:v>
                </c:pt>
                <c:pt idx="732">
                  <c:v>-49.618335734822878</c:v>
                </c:pt>
                <c:pt idx="733">
                  <c:v>-47.899642098291324</c:v>
                </c:pt>
                <c:pt idx="734">
                  <c:v>-44.568947637764765</c:v>
                </c:pt>
                <c:pt idx="735">
                  <c:v>-43.252396006601572</c:v>
                </c:pt>
                <c:pt idx="736">
                  <c:v>-42.470084428527478</c:v>
                </c:pt>
                <c:pt idx="737">
                  <c:v>-42.55356515121283</c:v>
                </c:pt>
                <c:pt idx="738">
                  <c:v>-43.824440783365603</c:v>
                </c:pt>
                <c:pt idx="739">
                  <c:v>-46.787047550558619</c:v>
                </c:pt>
                <c:pt idx="740">
                  <c:v>-49.104130734736657</c:v>
                </c:pt>
                <c:pt idx="741">
                  <c:v>-49.590076199069685</c:v>
                </c:pt>
                <c:pt idx="742">
                  <c:v>-47.697255952509551</c:v>
                </c:pt>
                <c:pt idx="743">
                  <c:v>-44.917461481413106</c:v>
                </c:pt>
                <c:pt idx="744">
                  <c:v>-41.976073570436903</c:v>
                </c:pt>
                <c:pt idx="745">
                  <c:v>-38.963505909125971</c:v>
                </c:pt>
                <c:pt idx="746">
                  <c:v>-35.360788786696325</c:v>
                </c:pt>
                <c:pt idx="747">
                  <c:v>-32.020348716043998</c:v>
                </c:pt>
                <c:pt idx="748">
                  <c:v>-29.548207029782869</c:v>
                </c:pt>
                <c:pt idx="749">
                  <c:v>-27.437215990996709</c:v>
                </c:pt>
                <c:pt idx="750">
                  <c:v>-23.507614730786589</c:v>
                </c:pt>
                <c:pt idx="751">
                  <c:v>-20.234160284866512</c:v>
                </c:pt>
                <c:pt idx="752">
                  <c:v>-14.965527063498261</c:v>
                </c:pt>
                <c:pt idx="753">
                  <c:v>-5.6788873707132836</c:v>
                </c:pt>
                <c:pt idx="754">
                  <c:v>3.313076121112458</c:v>
                </c:pt>
                <c:pt idx="755">
                  <c:v>11.597351482319251</c:v>
                </c:pt>
                <c:pt idx="756">
                  <c:v>15.395835748629555</c:v>
                </c:pt>
                <c:pt idx="757">
                  <c:v>16.082013204107866</c:v>
                </c:pt>
                <c:pt idx="758">
                  <c:v>20.244295415269974</c:v>
                </c:pt>
                <c:pt idx="759">
                  <c:v>28.514968945485819</c:v>
                </c:pt>
                <c:pt idx="760">
                  <c:v>41.231641741249433</c:v>
                </c:pt>
                <c:pt idx="761">
                  <c:v>58.949225046124276</c:v>
                </c:pt>
                <c:pt idx="762">
                  <c:v>66.628051147326687</c:v>
                </c:pt>
                <c:pt idx="763">
                  <c:v>66.661533263781919</c:v>
                </c:pt>
                <c:pt idx="764">
                  <c:v>66.435912186140072</c:v>
                </c:pt>
                <c:pt idx="765">
                  <c:v>61.622034287997266</c:v>
                </c:pt>
                <c:pt idx="766">
                  <c:v>53.986500869289678</c:v>
                </c:pt>
                <c:pt idx="767">
                  <c:v>45.013032599984854</c:v>
                </c:pt>
                <c:pt idx="768">
                  <c:v>37.817550361827095</c:v>
                </c:pt>
                <c:pt idx="769">
                  <c:v>34.37231511558852</c:v>
                </c:pt>
                <c:pt idx="770">
                  <c:v>33.427699098868793</c:v>
                </c:pt>
                <c:pt idx="771">
                  <c:v>35.073191458897249</c:v>
                </c:pt>
                <c:pt idx="772">
                  <c:v>37.859427653727053</c:v>
                </c:pt>
                <c:pt idx="773">
                  <c:v>37.146071792178795</c:v>
                </c:pt>
                <c:pt idx="774">
                  <c:v>36.940636210774194</c:v>
                </c:pt>
                <c:pt idx="775">
                  <c:v>34.178151038301181</c:v>
                </c:pt>
                <c:pt idx="776">
                  <c:v>28.29200392363677</c:v>
                </c:pt>
                <c:pt idx="777">
                  <c:v>22.308589610274019</c:v>
                </c:pt>
                <c:pt idx="778">
                  <c:v>16.661612372334023</c:v>
                </c:pt>
                <c:pt idx="779">
                  <c:v>12.496071765900821</c:v>
                </c:pt>
                <c:pt idx="780">
                  <c:v>10.49090252090315</c:v>
                </c:pt>
                <c:pt idx="781">
                  <c:v>10.803843870116902</c:v>
                </c:pt>
                <c:pt idx="782">
                  <c:v>13.404901410746968</c:v>
                </c:pt>
                <c:pt idx="783">
                  <c:v>17.167738345415618</c:v>
                </c:pt>
                <c:pt idx="784">
                  <c:v>21.043191648462187</c:v>
                </c:pt>
                <c:pt idx="785">
                  <c:v>22.887812124897433</c:v>
                </c:pt>
                <c:pt idx="786">
                  <c:v>23.167814492862966</c:v>
                </c:pt>
                <c:pt idx="787">
                  <c:v>22.751911765051865</c:v>
                </c:pt>
                <c:pt idx="788">
                  <c:v>22.583045798477407</c:v>
                </c:pt>
                <c:pt idx="789">
                  <c:v>22.960647042423336</c:v>
                </c:pt>
                <c:pt idx="790">
                  <c:v>24.252105484296909</c:v>
                </c:pt>
                <c:pt idx="791">
                  <c:v>24.834878309843024</c:v>
                </c:pt>
                <c:pt idx="792">
                  <c:v>26.911115623342987</c:v>
                </c:pt>
                <c:pt idx="793">
                  <c:v>29.96901331692159</c:v>
                </c:pt>
                <c:pt idx="794">
                  <c:v>32.942244059036781</c:v>
                </c:pt>
                <c:pt idx="795">
                  <c:v>36.172076821310633</c:v>
                </c:pt>
                <c:pt idx="796">
                  <c:v>39.008016276456182</c:v>
                </c:pt>
                <c:pt idx="797">
                  <c:v>40.757218039671152</c:v>
                </c:pt>
                <c:pt idx="798">
                  <c:v>43.069937627748942</c:v>
                </c:pt>
                <c:pt idx="799">
                  <c:v>45.032704704308038</c:v>
                </c:pt>
                <c:pt idx="800">
                  <c:v>46.010022674430516</c:v>
                </c:pt>
                <c:pt idx="801">
                  <c:v>47.666784399447998</c:v>
                </c:pt>
                <c:pt idx="802">
                  <c:v>50.072966687808432</c:v>
                </c:pt>
                <c:pt idx="803">
                  <c:v>54.973370886475493</c:v>
                </c:pt>
                <c:pt idx="804">
                  <c:v>62.432075882336903</c:v>
                </c:pt>
                <c:pt idx="805">
                  <c:v>70.560430633452199</c:v>
                </c:pt>
                <c:pt idx="806">
                  <c:v>74.756042620943148</c:v>
                </c:pt>
                <c:pt idx="807">
                  <c:v>74.387979775469674</c:v>
                </c:pt>
                <c:pt idx="808">
                  <c:v>68.986207615925125</c:v>
                </c:pt>
                <c:pt idx="809">
                  <c:v>60.49888173217257</c:v>
                </c:pt>
                <c:pt idx="810">
                  <c:v>41.181681743173613</c:v>
                </c:pt>
                <c:pt idx="811">
                  <c:v>6.7409873259367554</c:v>
                </c:pt>
                <c:pt idx="812">
                  <c:v>-19.42951400174357</c:v>
                </c:pt>
                <c:pt idx="813">
                  <c:v>-31.036171992019227</c:v>
                </c:pt>
                <c:pt idx="814">
                  <c:v>-29.554228420543254</c:v>
                </c:pt>
                <c:pt idx="815">
                  <c:v>-24.276034832326648</c:v>
                </c:pt>
                <c:pt idx="816">
                  <c:v>-19.258774195563849</c:v>
                </c:pt>
                <c:pt idx="817">
                  <c:v>-16.558819803066882</c:v>
                </c:pt>
                <c:pt idx="818">
                  <c:v>-18.724503946797281</c:v>
                </c:pt>
                <c:pt idx="819">
                  <c:v>-30.590154688823443</c:v>
                </c:pt>
                <c:pt idx="820">
                  <c:v>-36.602473463302822</c:v>
                </c:pt>
                <c:pt idx="821">
                  <c:v>-38.298292582933897</c:v>
                </c:pt>
                <c:pt idx="822">
                  <c:v>-35.499820914942482</c:v>
                </c:pt>
                <c:pt idx="823">
                  <c:v>-34.281927885110235</c:v>
                </c:pt>
                <c:pt idx="824">
                  <c:v>-36.530550698041182</c:v>
                </c:pt>
                <c:pt idx="825">
                  <c:v>-42.387645187353911</c:v>
                </c:pt>
                <c:pt idx="826">
                  <c:v>-49.793540630099095</c:v>
                </c:pt>
                <c:pt idx="827">
                  <c:v>-54.606612214777307</c:v>
                </c:pt>
                <c:pt idx="828">
                  <c:v>-56.532048868264262</c:v>
                </c:pt>
                <c:pt idx="829">
                  <c:v>-56.707307629977308</c:v>
                </c:pt>
                <c:pt idx="830">
                  <c:v>-55.710273937279901</c:v>
                </c:pt>
                <c:pt idx="831">
                  <c:v>-54.630869090697821</c:v>
                </c:pt>
                <c:pt idx="832">
                  <c:v>-53.674453638162667</c:v>
                </c:pt>
                <c:pt idx="833">
                  <c:v>-52.88055101664952</c:v>
                </c:pt>
                <c:pt idx="834">
                  <c:v>-52.006773071541829</c:v>
                </c:pt>
                <c:pt idx="835">
                  <c:v>-51.715829200604851</c:v>
                </c:pt>
                <c:pt idx="836">
                  <c:v>-50.885950321964351</c:v>
                </c:pt>
                <c:pt idx="837">
                  <c:v>-49.261706751785226</c:v>
                </c:pt>
                <c:pt idx="838">
                  <c:v>-46.342390750760877</c:v>
                </c:pt>
                <c:pt idx="839">
                  <c:v>-43.352195493105363</c:v>
                </c:pt>
                <c:pt idx="840">
                  <c:v>-40.994762240694484</c:v>
                </c:pt>
                <c:pt idx="841">
                  <c:v>-40.842108808467472</c:v>
                </c:pt>
                <c:pt idx="842">
                  <c:v>-41.533334297862467</c:v>
                </c:pt>
                <c:pt idx="843">
                  <c:v>-42.549941521754533</c:v>
                </c:pt>
                <c:pt idx="844">
                  <c:v>-43.978072376224141</c:v>
                </c:pt>
                <c:pt idx="845">
                  <c:v>-43.43649632912696</c:v>
                </c:pt>
                <c:pt idx="846">
                  <c:v>-38.524576295971151</c:v>
                </c:pt>
                <c:pt idx="847">
                  <c:v>-32.321191338191504</c:v>
                </c:pt>
                <c:pt idx="848">
                  <c:v>-21.792140093729639</c:v>
                </c:pt>
                <c:pt idx="849">
                  <c:v>-19.249257702439063</c:v>
                </c:pt>
                <c:pt idx="850">
                  <c:v>-17.346719636430841</c:v>
                </c:pt>
                <c:pt idx="851">
                  <c:v>-15.388377326799711</c:v>
                </c:pt>
                <c:pt idx="852">
                  <c:v>-16.892309311090877</c:v>
                </c:pt>
                <c:pt idx="853">
                  <c:v>-15.769247849863708</c:v>
                </c:pt>
                <c:pt idx="854">
                  <c:v>-1.4795935418364055</c:v>
                </c:pt>
                <c:pt idx="855">
                  <c:v>14.427176677886015</c:v>
                </c:pt>
                <c:pt idx="856">
                  <c:v>37.564939705234117</c:v>
                </c:pt>
                <c:pt idx="857">
                  <c:v>50.207971345329931</c:v>
                </c:pt>
                <c:pt idx="858">
                  <c:v>57.911573025432062</c:v>
                </c:pt>
                <c:pt idx="859">
                  <c:v>58.779201079775113</c:v>
                </c:pt>
                <c:pt idx="860">
                  <c:v>59.006832803874168</c:v>
                </c:pt>
                <c:pt idx="861">
                  <c:v>59.564977777685201</c:v>
                </c:pt>
                <c:pt idx="862">
                  <c:v>57.159174737601674</c:v>
                </c:pt>
                <c:pt idx="863">
                  <c:v>54.212931283130771</c:v>
                </c:pt>
                <c:pt idx="864">
                  <c:v>49.431055117942599</c:v>
                </c:pt>
                <c:pt idx="865">
                  <c:v>44.076671055214902</c:v>
                </c:pt>
                <c:pt idx="866">
                  <c:v>39.052790639743321</c:v>
                </c:pt>
                <c:pt idx="867">
                  <c:v>34.862674957546076</c:v>
                </c:pt>
                <c:pt idx="868">
                  <c:v>32.625518247651677</c:v>
                </c:pt>
                <c:pt idx="869">
                  <c:v>30.936120724662469</c:v>
                </c:pt>
                <c:pt idx="870">
                  <c:v>28.858003567467982</c:v>
                </c:pt>
                <c:pt idx="871">
                  <c:v>27.480945460926758</c:v>
                </c:pt>
                <c:pt idx="872">
                  <c:v>25.958927362473244</c:v>
                </c:pt>
                <c:pt idx="873">
                  <c:v>23.736381619766561</c:v>
                </c:pt>
                <c:pt idx="874">
                  <c:v>20.784007205242027</c:v>
                </c:pt>
                <c:pt idx="875">
                  <c:v>18.847879388841825</c:v>
                </c:pt>
                <c:pt idx="876">
                  <c:v>17.670776303899206</c:v>
                </c:pt>
                <c:pt idx="877">
                  <c:v>17.131602665722141</c:v>
                </c:pt>
                <c:pt idx="878">
                  <c:v>17.639358941696607</c:v>
                </c:pt>
                <c:pt idx="879">
                  <c:v>17.984099903354725</c:v>
                </c:pt>
                <c:pt idx="880">
                  <c:v>19.579455448584284</c:v>
                </c:pt>
                <c:pt idx="881">
                  <c:v>21.398362256145855</c:v>
                </c:pt>
                <c:pt idx="882">
                  <c:v>22.674426022993398</c:v>
                </c:pt>
                <c:pt idx="883">
                  <c:v>23.222702372580724</c:v>
                </c:pt>
                <c:pt idx="884">
                  <c:v>23.127891967117449</c:v>
                </c:pt>
                <c:pt idx="885">
                  <c:v>24.461059025142358</c:v>
                </c:pt>
                <c:pt idx="886">
                  <c:v>27.641574992128181</c:v>
                </c:pt>
                <c:pt idx="887">
                  <c:v>32.496676712156749</c:v>
                </c:pt>
                <c:pt idx="888">
                  <c:v>37.529696305351983</c:v>
                </c:pt>
                <c:pt idx="889">
                  <c:v>41.34305244222945</c:v>
                </c:pt>
                <c:pt idx="890">
                  <c:v>44.834977077462021</c:v>
                </c:pt>
                <c:pt idx="891">
                  <c:v>47.550164034782483</c:v>
                </c:pt>
                <c:pt idx="892">
                  <c:v>50.905094880013309</c:v>
                </c:pt>
                <c:pt idx="893">
                  <c:v>55.688479234546975</c:v>
                </c:pt>
                <c:pt idx="894">
                  <c:v>59.158056797816784</c:v>
                </c:pt>
                <c:pt idx="895">
                  <c:v>62.006247155515304</c:v>
                </c:pt>
                <c:pt idx="896">
                  <c:v>65.91157612680388</c:v>
                </c:pt>
                <c:pt idx="897">
                  <c:v>68.398539093639926</c:v>
                </c:pt>
                <c:pt idx="898">
                  <c:v>70.968498389402299</c:v>
                </c:pt>
                <c:pt idx="899">
                  <c:v>72.457477769113311</c:v>
                </c:pt>
                <c:pt idx="900">
                  <c:v>69.568015722396098</c:v>
                </c:pt>
                <c:pt idx="901">
                  <c:v>62.600865168820448</c:v>
                </c:pt>
                <c:pt idx="902">
                  <c:v>52.8560841411403</c:v>
                </c:pt>
                <c:pt idx="903">
                  <c:v>42.307622002180914</c:v>
                </c:pt>
                <c:pt idx="904">
                  <c:v>35.231739523381002</c:v>
                </c:pt>
                <c:pt idx="905">
                  <c:v>26.548899042154957</c:v>
                </c:pt>
                <c:pt idx="906">
                  <c:v>18.113309960012653</c:v>
                </c:pt>
                <c:pt idx="907">
                  <c:v>15.267579297194622</c:v>
                </c:pt>
                <c:pt idx="908">
                  <c:v>8.7399826900995041</c:v>
                </c:pt>
                <c:pt idx="909">
                  <c:v>3.6931993278879878</c:v>
                </c:pt>
                <c:pt idx="910">
                  <c:v>0.66171291925634257</c:v>
                </c:pt>
                <c:pt idx="911">
                  <c:v>-6.1414086044203264</c:v>
                </c:pt>
                <c:pt idx="912">
                  <c:v>-15.72280944937013</c:v>
                </c:pt>
                <c:pt idx="913">
                  <c:v>-26.001922794241821</c:v>
                </c:pt>
                <c:pt idx="914">
                  <c:v>-34.007491999895535</c:v>
                </c:pt>
                <c:pt idx="915">
                  <c:v>-36.692360607272697</c:v>
                </c:pt>
                <c:pt idx="916">
                  <c:v>-37.50030349578136</c:v>
                </c:pt>
                <c:pt idx="917">
                  <c:v>-37.87638905768803</c:v>
                </c:pt>
                <c:pt idx="918">
                  <c:v>-39.497431811237767</c:v>
                </c:pt>
                <c:pt idx="919">
                  <c:v>-41.641026664854266</c:v>
                </c:pt>
                <c:pt idx="920">
                  <c:v>-44.590224376544768</c:v>
                </c:pt>
                <c:pt idx="921">
                  <c:v>-48.016794473737953</c:v>
                </c:pt>
                <c:pt idx="922">
                  <c:v>-51.307263257824225</c:v>
                </c:pt>
                <c:pt idx="923">
                  <c:v>-53.164738283607527</c:v>
                </c:pt>
                <c:pt idx="924">
                  <c:v>-51.408526499855022</c:v>
                </c:pt>
                <c:pt idx="925">
                  <c:v>-47.22369801060956</c:v>
                </c:pt>
                <c:pt idx="926">
                  <c:v>-42.765894093761112</c:v>
                </c:pt>
                <c:pt idx="927">
                  <c:v>-39.24204590357985</c:v>
                </c:pt>
                <c:pt idx="928">
                  <c:v>-36.508194103233265</c:v>
                </c:pt>
                <c:pt idx="929">
                  <c:v>-34.16322909482507</c:v>
                </c:pt>
                <c:pt idx="930">
                  <c:v>-33.170962184378382</c:v>
                </c:pt>
                <c:pt idx="931">
                  <c:v>-33.500996369679484</c:v>
                </c:pt>
                <c:pt idx="932">
                  <c:v>-34.239358618632011</c:v>
                </c:pt>
                <c:pt idx="933">
                  <c:v>-35.178952588337459</c:v>
                </c:pt>
                <c:pt idx="934">
                  <c:v>-34.779324204443554</c:v>
                </c:pt>
                <c:pt idx="935">
                  <c:v>-32.569780096993121</c:v>
                </c:pt>
                <c:pt idx="936">
                  <c:v>-28.11538166986638</c:v>
                </c:pt>
                <c:pt idx="937">
                  <c:v>-21.259398583603069</c:v>
                </c:pt>
                <c:pt idx="938">
                  <c:v>-12.971650701512859</c:v>
                </c:pt>
                <c:pt idx="939">
                  <c:v>-6.1106695674478928</c:v>
                </c:pt>
                <c:pt idx="940">
                  <c:v>-3.1168229213303698</c:v>
                </c:pt>
                <c:pt idx="941">
                  <c:v>-1.4078301311200074</c:v>
                </c:pt>
                <c:pt idx="942">
                  <c:v>-1.9527133061964399</c:v>
                </c:pt>
                <c:pt idx="943">
                  <c:v>-0.32547658280432773</c:v>
                </c:pt>
                <c:pt idx="944">
                  <c:v>8.7374673094004898</c:v>
                </c:pt>
                <c:pt idx="945">
                  <c:v>28.176033386687589</c:v>
                </c:pt>
                <c:pt idx="946">
                  <c:v>39.298841758370983</c:v>
                </c:pt>
                <c:pt idx="947">
                  <c:v>49.822335397788109</c:v>
                </c:pt>
                <c:pt idx="948">
                  <c:v>57.821907760118215</c:v>
                </c:pt>
                <c:pt idx="949">
                  <c:v>61.317997700945227</c:v>
                </c:pt>
                <c:pt idx="950">
                  <c:v>61.293399305817921</c:v>
                </c:pt>
                <c:pt idx="951">
                  <c:v>56.970408302056207</c:v>
                </c:pt>
                <c:pt idx="952">
                  <c:v>52.404283341469316</c:v>
                </c:pt>
                <c:pt idx="953">
                  <c:v>53.345310869246731</c:v>
                </c:pt>
                <c:pt idx="954">
                  <c:v>54.266746052493026</c:v>
                </c:pt>
                <c:pt idx="955">
                  <c:v>52.466091914376101</c:v>
                </c:pt>
                <c:pt idx="956">
                  <c:v>49.485562507012659</c:v>
                </c:pt>
                <c:pt idx="957">
                  <c:v>44.333213629955942</c:v>
                </c:pt>
                <c:pt idx="958">
                  <c:v>40.482480462309326</c:v>
                </c:pt>
                <c:pt idx="959">
                  <c:v>36.773602404161139</c:v>
                </c:pt>
                <c:pt idx="960">
                  <c:v>31.804211343748428</c:v>
                </c:pt>
                <c:pt idx="961">
                  <c:v>29.653208271857299</c:v>
                </c:pt>
                <c:pt idx="962">
                  <c:v>29.317342249972207</c:v>
                </c:pt>
                <c:pt idx="963">
                  <c:v>28.53772029716912</c:v>
                </c:pt>
                <c:pt idx="964">
                  <c:v>26.623473997088436</c:v>
                </c:pt>
                <c:pt idx="965">
                  <c:v>23.629901224210869</c:v>
                </c:pt>
                <c:pt idx="966">
                  <c:v>20.270277605760867</c:v>
                </c:pt>
                <c:pt idx="967">
                  <c:v>17.929035347773819</c:v>
                </c:pt>
                <c:pt idx="968">
                  <c:v>14.817350341620108</c:v>
                </c:pt>
                <c:pt idx="969">
                  <c:v>13.355909233978652</c:v>
                </c:pt>
                <c:pt idx="970">
                  <c:v>12.510422836518824</c:v>
                </c:pt>
                <c:pt idx="971">
                  <c:v>11.595726460612131</c:v>
                </c:pt>
                <c:pt idx="972">
                  <c:v>10.283558602310226</c:v>
                </c:pt>
                <c:pt idx="973">
                  <c:v>9.215535179667004</c:v>
                </c:pt>
                <c:pt idx="974">
                  <c:v>8.8396297707239739</c:v>
                </c:pt>
                <c:pt idx="975">
                  <c:v>9.7260434278624679</c:v>
                </c:pt>
                <c:pt idx="976">
                  <c:v>11.448689650433488</c:v>
                </c:pt>
                <c:pt idx="977">
                  <c:v>14.770996559947816</c:v>
                </c:pt>
                <c:pt idx="978">
                  <c:v>19.001478156357294</c:v>
                </c:pt>
                <c:pt idx="979">
                  <c:v>23.741634892159158</c:v>
                </c:pt>
                <c:pt idx="980">
                  <c:v>29.706814429651885</c:v>
                </c:pt>
                <c:pt idx="981">
                  <c:v>35.396501108007577</c:v>
                </c:pt>
                <c:pt idx="982">
                  <c:v>38.935435403629342</c:v>
                </c:pt>
                <c:pt idx="983">
                  <c:v>40.011436703941804</c:v>
                </c:pt>
                <c:pt idx="984">
                  <c:v>39.067358681899194</c:v>
                </c:pt>
                <c:pt idx="985">
                  <c:v>37.472083952012838</c:v>
                </c:pt>
                <c:pt idx="986">
                  <c:v>36.039796875140979</c:v>
                </c:pt>
                <c:pt idx="987">
                  <c:v>37.245829810063789</c:v>
                </c:pt>
                <c:pt idx="988">
                  <c:v>39.991281611940117</c:v>
                </c:pt>
                <c:pt idx="989">
                  <c:v>42.577609766641523</c:v>
                </c:pt>
                <c:pt idx="990">
                  <c:v>49.185039671703713</c:v>
                </c:pt>
                <c:pt idx="991">
                  <c:v>61.277119439582727</c:v>
                </c:pt>
                <c:pt idx="992">
                  <c:v>65.27616448012202</c:v>
                </c:pt>
                <c:pt idx="993">
                  <c:v>62.926048489985106</c:v>
                </c:pt>
                <c:pt idx="994">
                  <c:v>57.223350649849735</c:v>
                </c:pt>
                <c:pt idx="995">
                  <c:v>49.519445528398002</c:v>
                </c:pt>
                <c:pt idx="996">
                  <c:v>36.331793648414248</c:v>
                </c:pt>
                <c:pt idx="997">
                  <c:v>19.984852506043044</c:v>
                </c:pt>
                <c:pt idx="998">
                  <c:v>4.4405483567455795</c:v>
                </c:pt>
                <c:pt idx="999">
                  <c:v>3.1800523151545428</c:v>
                </c:pt>
                <c:pt idx="1000">
                  <c:v>9.8706379207543247</c:v>
                </c:pt>
                <c:pt idx="1001">
                  <c:v>13.807613950209292</c:v>
                </c:pt>
                <c:pt idx="1002">
                  <c:v>6.2120819804807734</c:v>
                </c:pt>
                <c:pt idx="1003">
                  <c:v>-7.5061094229827834</c:v>
                </c:pt>
                <c:pt idx="1004">
                  <c:v>-22.981436776732266</c:v>
                </c:pt>
                <c:pt idx="1005">
                  <c:v>-33.578960028993841</c:v>
                </c:pt>
                <c:pt idx="1006">
                  <c:v>-39.158513048372114</c:v>
                </c:pt>
                <c:pt idx="1007">
                  <c:v>-40.726682705353376</c:v>
                </c:pt>
                <c:pt idx="1008">
                  <c:v>-42.181425052823087</c:v>
                </c:pt>
                <c:pt idx="1009">
                  <c:v>-44.830765476829562</c:v>
                </c:pt>
                <c:pt idx="1010">
                  <c:v>-46.883082637474907</c:v>
                </c:pt>
                <c:pt idx="1011">
                  <c:v>-48.021988424485919</c:v>
                </c:pt>
                <c:pt idx="1012">
                  <c:v>-48.388077044330885</c:v>
                </c:pt>
                <c:pt idx="1013">
                  <c:v>-48.323988840176696</c:v>
                </c:pt>
                <c:pt idx="1014">
                  <c:v>-47.666816841532224</c:v>
                </c:pt>
                <c:pt idx="1015">
                  <c:v>-47.197748163120913</c:v>
                </c:pt>
                <c:pt idx="1016">
                  <c:v>-47.565774456938968</c:v>
                </c:pt>
                <c:pt idx="1017">
                  <c:v>-49.779194853517566</c:v>
                </c:pt>
                <c:pt idx="1018">
                  <c:v>-51.299141439266052</c:v>
                </c:pt>
                <c:pt idx="1019">
                  <c:v>-52.607627727621498</c:v>
                </c:pt>
                <c:pt idx="1020">
                  <c:v>-53.567247134978864</c:v>
                </c:pt>
                <c:pt idx="1021">
                  <c:v>-53.172728650233019</c:v>
                </c:pt>
                <c:pt idx="1022">
                  <c:v>-50.836368265178507</c:v>
                </c:pt>
                <c:pt idx="1023">
                  <c:v>-47.680183147342156</c:v>
                </c:pt>
                <c:pt idx="1024">
                  <c:v>-44.539868250844513</c:v>
                </c:pt>
                <c:pt idx="1025">
                  <c:v>-42.229986497960162</c:v>
                </c:pt>
                <c:pt idx="1026">
                  <c:v>-41.074681735021059</c:v>
                </c:pt>
                <c:pt idx="1027">
                  <c:v>-42.352043330442612</c:v>
                </c:pt>
                <c:pt idx="1028">
                  <c:v>-45.995807822610224</c:v>
                </c:pt>
                <c:pt idx="1029">
                  <c:v>-46.127459513783428</c:v>
                </c:pt>
                <c:pt idx="1030">
                  <c:v>-44.234320356659367</c:v>
                </c:pt>
                <c:pt idx="1031">
                  <c:v>-42.37036826254095</c:v>
                </c:pt>
                <c:pt idx="1032">
                  <c:v>-40.267064318613784</c:v>
                </c:pt>
                <c:pt idx="1033">
                  <c:v>-39.307731063666608</c:v>
                </c:pt>
                <c:pt idx="1034">
                  <c:v>-37.25999802252727</c:v>
                </c:pt>
                <c:pt idx="1035">
                  <c:v>-34.064754849471363</c:v>
                </c:pt>
                <c:pt idx="1036">
                  <c:v>-29.896515420129148</c:v>
                </c:pt>
                <c:pt idx="1037">
                  <c:v>-27.763453622015675</c:v>
                </c:pt>
                <c:pt idx="1038">
                  <c:v>-25.598669690983535</c:v>
                </c:pt>
                <c:pt idx="1039">
                  <c:v>-22.601866964415642</c:v>
                </c:pt>
                <c:pt idx="1040">
                  <c:v>-15.845354739367549</c:v>
                </c:pt>
                <c:pt idx="1041">
                  <c:v>-12.972464654010455</c:v>
                </c:pt>
                <c:pt idx="1042">
                  <c:v>-9.981805786362381</c:v>
                </c:pt>
                <c:pt idx="1043">
                  <c:v>-7.9577569453200105</c:v>
                </c:pt>
                <c:pt idx="1044">
                  <c:v>-9.4210651849030462</c:v>
                </c:pt>
                <c:pt idx="1045">
                  <c:v>5.7234275962939121</c:v>
                </c:pt>
                <c:pt idx="1046">
                  <c:v>25.164555656458308</c:v>
                </c:pt>
                <c:pt idx="1047">
                  <c:v>35.647143590796652</c:v>
                </c:pt>
                <c:pt idx="1048">
                  <c:v>45.898385150923971</c:v>
                </c:pt>
                <c:pt idx="1049">
                  <c:v>50.228576589875424</c:v>
                </c:pt>
                <c:pt idx="1050">
                  <c:v>49.636383205796605</c:v>
                </c:pt>
                <c:pt idx="1051">
                  <c:v>50.768911713500252</c:v>
                </c:pt>
                <c:pt idx="1052">
                  <c:v>44.085976710331494</c:v>
                </c:pt>
                <c:pt idx="1053">
                  <c:v>41.621415336410948</c:v>
                </c:pt>
                <c:pt idx="1054">
                  <c:v>41.276395298788358</c:v>
                </c:pt>
                <c:pt idx="1055">
                  <c:v>39.035182829955886</c:v>
                </c:pt>
                <c:pt idx="1056">
                  <c:v>39.913028616901187</c:v>
                </c:pt>
                <c:pt idx="1057">
                  <c:v>41.628127768573172</c:v>
                </c:pt>
                <c:pt idx="1058">
                  <c:v>39.36833232645963</c:v>
                </c:pt>
                <c:pt idx="1059">
                  <c:v>34.881167455252701</c:v>
                </c:pt>
                <c:pt idx="1060">
                  <c:v>30.293589165120782</c:v>
                </c:pt>
                <c:pt idx="1061">
                  <c:v>25.308625114460106</c:v>
                </c:pt>
                <c:pt idx="1062">
                  <c:v>22.024753952904025</c:v>
                </c:pt>
                <c:pt idx="1063">
                  <c:v>20.359428139049072</c:v>
                </c:pt>
                <c:pt idx="1064">
                  <c:v>19.277169531653364</c:v>
                </c:pt>
                <c:pt idx="1065">
                  <c:v>19.318685956652889</c:v>
                </c:pt>
                <c:pt idx="1066">
                  <c:v>18.632336052054317</c:v>
                </c:pt>
                <c:pt idx="1067">
                  <c:v>16.242351929148828</c:v>
                </c:pt>
                <c:pt idx="1068">
                  <c:v>12.372625999592673</c:v>
                </c:pt>
                <c:pt idx="1069">
                  <c:v>9.09419853731006</c:v>
                </c:pt>
                <c:pt idx="1070">
                  <c:v>8.248521464500616</c:v>
                </c:pt>
                <c:pt idx="1071">
                  <c:v>9.3245217647805312</c:v>
                </c:pt>
                <c:pt idx="1072">
                  <c:v>11.630225495680492</c:v>
                </c:pt>
                <c:pt idx="1073">
                  <c:v>14.492347250442332</c:v>
                </c:pt>
                <c:pt idx="1074">
                  <c:v>16.239382853081793</c:v>
                </c:pt>
                <c:pt idx="1075">
                  <c:v>16.605931892480733</c:v>
                </c:pt>
                <c:pt idx="1076">
                  <c:v>16.453311071543851</c:v>
                </c:pt>
                <c:pt idx="1077">
                  <c:v>16.046457456377727</c:v>
                </c:pt>
                <c:pt idx="1078">
                  <c:v>15.817769385064471</c:v>
                </c:pt>
                <c:pt idx="1079">
                  <c:v>18.346975758234812</c:v>
                </c:pt>
                <c:pt idx="1080">
                  <c:v>23.013121285888495</c:v>
                </c:pt>
                <c:pt idx="1081">
                  <c:v>27.089337079979234</c:v>
                </c:pt>
                <c:pt idx="1082">
                  <c:v>29.750547417758877</c:v>
                </c:pt>
                <c:pt idx="1083">
                  <c:v>29.670077771686771</c:v>
                </c:pt>
                <c:pt idx="1084">
                  <c:v>29.200090706125962</c:v>
                </c:pt>
                <c:pt idx="1085">
                  <c:v>29.948631189466351</c:v>
                </c:pt>
                <c:pt idx="1086">
                  <c:v>32.66904660374724</c:v>
                </c:pt>
                <c:pt idx="1087">
                  <c:v>35.016427903693646</c:v>
                </c:pt>
                <c:pt idx="1088">
                  <c:v>39.713852545331932</c:v>
                </c:pt>
                <c:pt idx="1089">
                  <c:v>46.837257935074668</c:v>
                </c:pt>
                <c:pt idx="1090">
                  <c:v>52.631572484906307</c:v>
                </c:pt>
                <c:pt idx="1091">
                  <c:v>54.978840166206943</c:v>
                </c:pt>
                <c:pt idx="1092">
                  <c:v>53.96537325464864</c:v>
                </c:pt>
                <c:pt idx="1093">
                  <c:v>50.429844304985664</c:v>
                </c:pt>
                <c:pt idx="1094">
                  <c:v>46.206352471933101</c:v>
                </c:pt>
                <c:pt idx="1095">
                  <c:v>42.21593742804351</c:v>
                </c:pt>
                <c:pt idx="1096">
                  <c:v>40.640160739160159</c:v>
                </c:pt>
                <c:pt idx="1097">
                  <c:v>44.059184068208218</c:v>
                </c:pt>
                <c:pt idx="1098">
                  <c:v>46.966854435384121</c:v>
                </c:pt>
                <c:pt idx="1099">
                  <c:v>40.6053272777201</c:v>
                </c:pt>
                <c:pt idx="1100">
                  <c:v>24.496966266460984</c:v>
                </c:pt>
                <c:pt idx="1101">
                  <c:v>10.705146609378032</c:v>
                </c:pt>
                <c:pt idx="1102">
                  <c:v>4.3323896185510735</c:v>
                </c:pt>
                <c:pt idx="1103">
                  <c:v>4.680700972654896</c:v>
                </c:pt>
                <c:pt idx="1104">
                  <c:v>2.8347002640967554</c:v>
                </c:pt>
                <c:pt idx="1105">
                  <c:v>-1.8805793280737253</c:v>
                </c:pt>
                <c:pt idx="1106">
                  <c:v>-10.276161694877977</c:v>
                </c:pt>
                <c:pt idx="1107">
                  <c:v>-22.286543967153069</c:v>
                </c:pt>
                <c:pt idx="1108">
                  <c:v>-32.403354844892021</c:v>
                </c:pt>
                <c:pt idx="1109">
                  <c:v>-37.80246843846335</c:v>
                </c:pt>
                <c:pt idx="1110">
                  <c:v>-41.177213260032282</c:v>
                </c:pt>
                <c:pt idx="1111">
                  <c:v>-42.482886715579319</c:v>
                </c:pt>
                <c:pt idx="1112">
                  <c:v>-43.8808096769964</c:v>
                </c:pt>
                <c:pt idx="1113">
                  <c:v>-46.061921888690421</c:v>
                </c:pt>
                <c:pt idx="1114">
                  <c:v>-49.045207985867975</c:v>
                </c:pt>
                <c:pt idx="1115">
                  <c:v>-51.948429728580074</c:v>
                </c:pt>
                <c:pt idx="1116">
                  <c:v>-53.376256528540459</c:v>
                </c:pt>
                <c:pt idx="1117">
                  <c:v>-53.495473938056058</c:v>
                </c:pt>
                <c:pt idx="1118">
                  <c:v>-51.041882801617696</c:v>
                </c:pt>
                <c:pt idx="1119">
                  <c:v>-46.661757578746084</c:v>
                </c:pt>
                <c:pt idx="1120">
                  <c:v>-41.682071012194967</c:v>
                </c:pt>
                <c:pt idx="1121">
                  <c:v>-38.231089013789251</c:v>
                </c:pt>
                <c:pt idx="1122">
                  <c:v>-36.434750604390949</c:v>
                </c:pt>
                <c:pt idx="1123">
                  <c:v>-35.95913541461487</c:v>
                </c:pt>
                <c:pt idx="1124">
                  <c:v>-34.845192636128466</c:v>
                </c:pt>
                <c:pt idx="1125">
                  <c:v>-33.114751216190392</c:v>
                </c:pt>
                <c:pt idx="1126">
                  <c:v>-31.211059855610191</c:v>
                </c:pt>
                <c:pt idx="1127">
                  <c:v>-28.923939919770994</c:v>
                </c:pt>
                <c:pt idx="1128">
                  <c:v>-27.976434483164311</c:v>
                </c:pt>
                <c:pt idx="1129">
                  <c:v>-27.066683729576528</c:v>
                </c:pt>
                <c:pt idx="1130">
                  <c:v>-27.278667350456285</c:v>
                </c:pt>
                <c:pt idx="1131">
                  <c:v>-28.944132731813184</c:v>
                </c:pt>
                <c:pt idx="1132">
                  <c:v>-28.632127572132113</c:v>
                </c:pt>
                <c:pt idx="1133">
                  <c:v>-26.602308375261988</c:v>
                </c:pt>
                <c:pt idx="1134">
                  <c:v>-20.128172764479697</c:v>
                </c:pt>
                <c:pt idx="1135">
                  <c:v>-13.828145425728362</c:v>
                </c:pt>
                <c:pt idx="1136">
                  <c:v>-10.439637118754897</c:v>
                </c:pt>
                <c:pt idx="1137">
                  <c:v>-8.0459963338952019</c:v>
                </c:pt>
                <c:pt idx="1138">
                  <c:v>-10.272080125036684</c:v>
                </c:pt>
                <c:pt idx="1139">
                  <c:v>-16.347296486494852</c:v>
                </c:pt>
                <c:pt idx="1140">
                  <c:v>-19.221703876339294</c:v>
                </c:pt>
                <c:pt idx="1141">
                  <c:v>-16.820455697418279</c:v>
                </c:pt>
                <c:pt idx="1142">
                  <c:v>-0.89094280132825321</c:v>
                </c:pt>
                <c:pt idx="1143">
                  <c:v>16.254008556057393</c:v>
                </c:pt>
                <c:pt idx="1144">
                  <c:v>29.232767132818907</c:v>
                </c:pt>
                <c:pt idx="1145">
                  <c:v>37.356017821370422</c:v>
                </c:pt>
                <c:pt idx="1146">
                  <c:v>38.321432240519037</c:v>
                </c:pt>
                <c:pt idx="1147">
                  <c:v>37.371530039541604</c:v>
                </c:pt>
                <c:pt idx="1148">
                  <c:v>38.810680531639882</c:v>
                </c:pt>
                <c:pt idx="1149">
                  <c:v>35.328783490004888</c:v>
                </c:pt>
                <c:pt idx="1150">
                  <c:v>33.728788436719796</c:v>
                </c:pt>
                <c:pt idx="1151">
                  <c:v>32.113114915255295</c:v>
                </c:pt>
                <c:pt idx="1152">
                  <c:v>29.135958384597803</c:v>
                </c:pt>
                <c:pt idx="1153">
                  <c:v>26.870604831766567</c:v>
                </c:pt>
                <c:pt idx="1154">
                  <c:v>25.189537215027869</c:v>
                </c:pt>
                <c:pt idx="1155">
                  <c:v>24.289046086111988</c:v>
                </c:pt>
                <c:pt idx="1156">
                  <c:v>22.38929572465932</c:v>
                </c:pt>
                <c:pt idx="1157">
                  <c:v>19.516277122325715</c:v>
                </c:pt>
                <c:pt idx="1158">
                  <c:v>17.18802899919028</c:v>
                </c:pt>
                <c:pt idx="1159">
                  <c:v>16.533033105902927</c:v>
                </c:pt>
                <c:pt idx="1160">
                  <c:v>15.733488011919253</c:v>
                </c:pt>
                <c:pt idx="1161">
                  <c:v>13.812646893109552</c:v>
                </c:pt>
                <c:pt idx="1162">
                  <c:v>11.206365983719982</c:v>
                </c:pt>
                <c:pt idx="1163">
                  <c:v>9.8157141593537567</c:v>
                </c:pt>
                <c:pt idx="1164">
                  <c:v>9.3501261050440245</c:v>
                </c:pt>
                <c:pt idx="1165">
                  <c:v>9.9666823474947623</c:v>
                </c:pt>
                <c:pt idx="1166">
                  <c:v>11.104230040262967</c:v>
                </c:pt>
                <c:pt idx="1167">
                  <c:v>11.913717570941188</c:v>
                </c:pt>
                <c:pt idx="1168">
                  <c:v>12.815037218934659</c:v>
                </c:pt>
                <c:pt idx="1169">
                  <c:v>14.077133662023746</c:v>
                </c:pt>
                <c:pt idx="1170">
                  <c:v>15.627851464125619</c:v>
                </c:pt>
                <c:pt idx="1171">
                  <c:v>17.783691390693505</c:v>
                </c:pt>
                <c:pt idx="1172">
                  <c:v>20.341987556929485</c:v>
                </c:pt>
                <c:pt idx="1173">
                  <c:v>23.693708715080305</c:v>
                </c:pt>
                <c:pt idx="1174">
                  <c:v>27.664660549531987</c:v>
                </c:pt>
                <c:pt idx="1175">
                  <c:v>31.482271440066835</c:v>
                </c:pt>
                <c:pt idx="1176">
                  <c:v>34.786473841396976</c:v>
                </c:pt>
                <c:pt idx="1177">
                  <c:v>37.47962121227016</c:v>
                </c:pt>
                <c:pt idx="1178">
                  <c:v>39.199349648810035</c:v>
                </c:pt>
                <c:pt idx="1179">
                  <c:v>41.148137993876709</c:v>
                </c:pt>
                <c:pt idx="1180">
                  <c:v>42.764052917090744</c:v>
                </c:pt>
                <c:pt idx="1181">
                  <c:v>46.623336386010266</c:v>
                </c:pt>
                <c:pt idx="1182">
                  <c:v>51.896346298730322</c:v>
                </c:pt>
                <c:pt idx="1183">
                  <c:v>56.57280863230136</c:v>
                </c:pt>
                <c:pt idx="1184">
                  <c:v>58.2176624895868</c:v>
                </c:pt>
                <c:pt idx="1185">
                  <c:v>57.043087872196523</c:v>
                </c:pt>
                <c:pt idx="1186">
                  <c:v>52.135382424011887</c:v>
                </c:pt>
                <c:pt idx="1187">
                  <c:v>41.395515886023475</c:v>
                </c:pt>
                <c:pt idx="1188">
                  <c:v>28.294155931022832</c:v>
                </c:pt>
                <c:pt idx="1189">
                  <c:v>18.577780812304194</c:v>
                </c:pt>
                <c:pt idx="1190">
                  <c:v>15.505091563654565</c:v>
                </c:pt>
                <c:pt idx="1191">
                  <c:v>24.10457327201199</c:v>
                </c:pt>
                <c:pt idx="1192">
                  <c:v>25.532714381627446</c:v>
                </c:pt>
                <c:pt idx="1193">
                  <c:v>21.252673713978897</c:v>
                </c:pt>
                <c:pt idx="1194">
                  <c:v>10.674701168942676</c:v>
                </c:pt>
                <c:pt idx="1195">
                  <c:v>-0.1953064390712192</c:v>
                </c:pt>
                <c:pt idx="1196">
                  <c:v>-7.7760902942241339</c:v>
                </c:pt>
                <c:pt idx="1197">
                  <c:v>-9.6238197171120436</c:v>
                </c:pt>
                <c:pt idx="1198">
                  <c:v>-10.352396485437161</c:v>
                </c:pt>
                <c:pt idx="1199">
                  <c:v>-12.793625102271045</c:v>
                </c:pt>
                <c:pt idx="1200">
                  <c:v>-19.040721534533077</c:v>
                </c:pt>
                <c:pt idx="1201">
                  <c:v>-25.744257425187794</c:v>
                </c:pt>
                <c:pt idx="1202">
                  <c:v>-31.261302751725971</c:v>
                </c:pt>
                <c:pt idx="1203">
                  <c:v>-34.61131974239175</c:v>
                </c:pt>
                <c:pt idx="1204">
                  <c:v>-36.716015364697583</c:v>
                </c:pt>
                <c:pt idx="1205">
                  <c:v>-37.701969237647624</c:v>
                </c:pt>
                <c:pt idx="1206">
                  <c:v>-37.463547956020037</c:v>
                </c:pt>
                <c:pt idx="1207">
                  <c:v>-36.848455362861436</c:v>
                </c:pt>
                <c:pt idx="1208">
                  <c:v>-37.45699112002594</c:v>
                </c:pt>
                <c:pt idx="1209">
                  <c:v>-38.358215134379449</c:v>
                </c:pt>
                <c:pt idx="1210">
                  <c:v>-38.424183778439257</c:v>
                </c:pt>
                <c:pt idx="1211">
                  <c:v>-36.321949354426323</c:v>
                </c:pt>
                <c:pt idx="1212">
                  <c:v>-33.076851451061309</c:v>
                </c:pt>
                <c:pt idx="1213">
                  <c:v>-29.104417247398775</c:v>
                </c:pt>
                <c:pt idx="1214">
                  <c:v>-25.961900662845171</c:v>
                </c:pt>
                <c:pt idx="1215">
                  <c:v>-24.149410207526582</c:v>
                </c:pt>
                <c:pt idx="1216">
                  <c:v>-23.620022134206291</c:v>
                </c:pt>
                <c:pt idx="1217">
                  <c:v>-24.008568534639398</c:v>
                </c:pt>
                <c:pt idx="1218">
                  <c:v>-23.450988514642052</c:v>
                </c:pt>
                <c:pt idx="1219">
                  <c:v>-22.23098931505104</c:v>
                </c:pt>
                <c:pt idx="1220">
                  <c:v>-19.059569743680324</c:v>
                </c:pt>
                <c:pt idx="1221">
                  <c:v>-15.043787590250613</c:v>
                </c:pt>
                <c:pt idx="1222">
                  <c:v>-10.233435498287667</c:v>
                </c:pt>
                <c:pt idx="1223">
                  <c:v>-3.8909618044982643</c:v>
                </c:pt>
                <c:pt idx="1224">
                  <c:v>2.3066466181212819</c:v>
                </c:pt>
                <c:pt idx="1225">
                  <c:v>5.5513848655308742</c:v>
                </c:pt>
                <c:pt idx="1226">
                  <c:v>7.0432935221273452</c:v>
                </c:pt>
                <c:pt idx="1227">
                  <c:v>5.5463510542945871</c:v>
                </c:pt>
                <c:pt idx="1228">
                  <c:v>3.3359674209891672</c:v>
                </c:pt>
                <c:pt idx="1229">
                  <c:v>-0.53371399292206212</c:v>
                </c:pt>
                <c:pt idx="1230">
                  <c:v>-2.7305195512479736</c:v>
                </c:pt>
                <c:pt idx="1231">
                  <c:v>0</c:v>
                </c:pt>
                <c:pt idx="1232">
                  <c:v>14.665089291921038</c:v>
                </c:pt>
                <c:pt idx="1233">
                  <c:v>22.713389995068585</c:v>
                </c:pt>
                <c:pt idx="1234">
                  <c:v>25.672754689695584</c:v>
                </c:pt>
                <c:pt idx="1235">
                  <c:v>24.464391108877145</c:v>
                </c:pt>
                <c:pt idx="1236">
                  <c:v>19.915281382445393</c:v>
                </c:pt>
                <c:pt idx="1237">
                  <c:v>14.158046906500799</c:v>
                </c:pt>
                <c:pt idx="1238">
                  <c:v>12.587398560690874</c:v>
                </c:pt>
                <c:pt idx="1239">
                  <c:v>17.09277303078645</c:v>
                </c:pt>
                <c:pt idx="1240">
                  <c:v>22.771856989205553</c:v>
                </c:pt>
                <c:pt idx="1241">
                  <c:v>26.999578365378117</c:v>
                </c:pt>
                <c:pt idx="1242">
                  <c:v>27.856484306572376</c:v>
                </c:pt>
                <c:pt idx="1243">
                  <c:v>27.214733152280374</c:v>
                </c:pt>
                <c:pt idx="1244">
                  <c:v>25.379195411010492</c:v>
                </c:pt>
                <c:pt idx="1245">
                  <c:v>21.095605292647832</c:v>
                </c:pt>
                <c:pt idx="1246">
                  <c:v>17.046752940069037</c:v>
                </c:pt>
                <c:pt idx="1247">
                  <c:v>15.76386477202959</c:v>
                </c:pt>
                <c:pt idx="1248">
                  <c:v>15.157620833943165</c:v>
                </c:pt>
                <c:pt idx="1249">
                  <c:v>15.779394119290837</c:v>
                </c:pt>
                <c:pt idx="1250">
                  <c:v>14.915934641331907</c:v>
                </c:pt>
                <c:pt idx="1251">
                  <c:v>13.027196952045495</c:v>
                </c:pt>
                <c:pt idx="1252">
                  <c:v>10.590605882631579</c:v>
                </c:pt>
                <c:pt idx="1253">
                  <c:v>8.6016513451079497</c:v>
                </c:pt>
                <c:pt idx="1254">
                  <c:v>8.0341840728870455</c:v>
                </c:pt>
                <c:pt idx="1255">
                  <c:v>9.1564883454002786</c:v>
                </c:pt>
                <c:pt idx="1256">
                  <c:v>11.507943358404845</c:v>
                </c:pt>
                <c:pt idx="1257">
                  <c:v>14.725871795130745</c:v>
                </c:pt>
                <c:pt idx="1258">
                  <c:v>18.40626703483689</c:v>
                </c:pt>
                <c:pt idx="1259">
                  <c:v>20.547652835527124</c:v>
                </c:pt>
                <c:pt idx="1260">
                  <c:v>21.008875622114406</c:v>
                </c:pt>
                <c:pt idx="1261">
                  <c:v>19.853200343590068</c:v>
                </c:pt>
                <c:pt idx="1262">
                  <c:v>18.44673644515531</c:v>
                </c:pt>
                <c:pt idx="1263">
                  <c:v>17.208146921025516</c:v>
                </c:pt>
                <c:pt idx="1264">
                  <c:v>17.145431473557622</c:v>
                </c:pt>
                <c:pt idx="1265">
                  <c:v>19.191843283413299</c:v>
                </c:pt>
                <c:pt idx="1266">
                  <c:v>22.230470177483479</c:v>
                </c:pt>
                <c:pt idx="1267">
                  <c:v>26.443433307290579</c:v>
                </c:pt>
                <c:pt idx="1268">
                  <c:v>30.931014783080524</c:v>
                </c:pt>
                <c:pt idx="1269">
                  <c:v>34.795255977336907</c:v>
                </c:pt>
                <c:pt idx="1270">
                  <c:v>38.33798781956768</c:v>
                </c:pt>
                <c:pt idx="1271">
                  <c:v>41.112095236442563</c:v>
                </c:pt>
                <c:pt idx="1272">
                  <c:v>44.310755926046106</c:v>
                </c:pt>
                <c:pt idx="1273">
                  <c:v>48.907238586128024</c:v>
                </c:pt>
                <c:pt idx="1274">
                  <c:v>53.088977020152292</c:v>
                </c:pt>
                <c:pt idx="1275">
                  <c:v>57.261652341313749</c:v>
                </c:pt>
                <c:pt idx="1276">
                  <c:v>61.500624922414801</c:v>
                </c:pt>
                <c:pt idx="1277">
                  <c:v>63.755776170642392</c:v>
                </c:pt>
                <c:pt idx="1278">
                  <c:v>65.547744237253795</c:v>
                </c:pt>
                <c:pt idx="1279">
                  <c:v>66.676521277996827</c:v>
                </c:pt>
                <c:pt idx="1280">
                  <c:v>66.761041997145981</c:v>
                </c:pt>
                <c:pt idx="1281">
                  <c:v>63.288883127081931</c:v>
                </c:pt>
                <c:pt idx="1282">
                  <c:v>56.049250749209079</c:v>
                </c:pt>
                <c:pt idx="1283">
                  <c:v>42.877687562320659</c:v>
                </c:pt>
                <c:pt idx="1284">
                  <c:v>27.277419140189949</c:v>
                </c:pt>
                <c:pt idx="1285">
                  <c:v>15.876995377658341</c:v>
                </c:pt>
                <c:pt idx="1286">
                  <c:v>5.9202675273882051</c:v>
                </c:pt>
                <c:pt idx="1287">
                  <c:v>2.706906629404322</c:v>
                </c:pt>
                <c:pt idx="1288">
                  <c:v>1.1243270206022713</c:v>
                </c:pt>
                <c:pt idx="1289">
                  <c:v>-4.1911041939902107</c:v>
                </c:pt>
                <c:pt idx="1290">
                  <c:v>-13.290346619594644</c:v>
                </c:pt>
                <c:pt idx="1291">
                  <c:v>-23.581628809225521</c:v>
                </c:pt>
                <c:pt idx="1292">
                  <c:v>-30.245488025667854</c:v>
                </c:pt>
                <c:pt idx="1293">
                  <c:v>-33.305486771897755</c:v>
                </c:pt>
                <c:pt idx="1294">
                  <c:v>-35.138818168724292</c:v>
                </c:pt>
                <c:pt idx="1295">
                  <c:v>-37.661948866835424</c:v>
                </c:pt>
                <c:pt idx="1296">
                  <c:v>-40.502148012228893</c:v>
                </c:pt>
                <c:pt idx="1297">
                  <c:v>-43.241328924250766</c:v>
                </c:pt>
                <c:pt idx="1298">
                  <c:v>-45.215710198804928</c:v>
                </c:pt>
                <c:pt idx="1299">
                  <c:v>-45.748490010812525</c:v>
                </c:pt>
                <c:pt idx="1300">
                  <c:v>-46.135988869356375</c:v>
                </c:pt>
                <c:pt idx="1301">
                  <c:v>-47.336220610398271</c:v>
                </c:pt>
                <c:pt idx="1302">
                  <c:v>-48.33194546229835</c:v>
                </c:pt>
                <c:pt idx="1303">
                  <c:v>-48.486539918743873</c:v>
                </c:pt>
                <c:pt idx="1304">
                  <c:v>-47.459094808409553</c:v>
                </c:pt>
                <c:pt idx="1305">
                  <c:v>-44.473880932883404</c:v>
                </c:pt>
                <c:pt idx="1306">
                  <c:v>-40.478941372589702</c:v>
                </c:pt>
                <c:pt idx="1307">
                  <c:v>-36.978735420912386</c:v>
                </c:pt>
                <c:pt idx="1308">
                  <c:v>-33.850752406877845</c:v>
                </c:pt>
                <c:pt idx="1309">
                  <c:v>-31.376712122006101</c:v>
                </c:pt>
                <c:pt idx="1310">
                  <c:v>-30.999810632096903</c:v>
                </c:pt>
                <c:pt idx="1311">
                  <c:v>-31.171653062328019</c:v>
                </c:pt>
                <c:pt idx="1312">
                  <c:v>-30.549364585908702</c:v>
                </c:pt>
                <c:pt idx="1313">
                  <c:v>-32.061914748778769</c:v>
                </c:pt>
                <c:pt idx="1314">
                  <c:v>-31.622234553712861</c:v>
                </c:pt>
                <c:pt idx="1315">
                  <c:v>-28.065459624076585</c:v>
                </c:pt>
                <c:pt idx="1316">
                  <c:v>-21.209293273162082</c:v>
                </c:pt>
                <c:pt idx="1317">
                  <c:v>-15.703711346740542</c:v>
                </c:pt>
                <c:pt idx="1318">
                  <c:v>-10.770363921080978</c:v>
                </c:pt>
                <c:pt idx="1319">
                  <c:v>-7.8712757394765118</c:v>
                </c:pt>
                <c:pt idx="1320">
                  <c:v>-5.5977641195793391</c:v>
                </c:pt>
                <c:pt idx="1321">
                  <c:v>-3.1555759588700663</c:v>
                </c:pt>
                <c:pt idx="1322">
                  <c:v>2.5368909464423095</c:v>
                </c:pt>
                <c:pt idx="1323">
                  <c:v>11.950417485351368</c:v>
                </c:pt>
                <c:pt idx="1324">
                  <c:v>21.050579389758528</c:v>
                </c:pt>
                <c:pt idx="1325">
                  <c:v>33.066693786585176</c:v>
                </c:pt>
                <c:pt idx="1326">
                  <c:v>44.042763432289981</c:v>
                </c:pt>
                <c:pt idx="1327">
                  <c:v>50.054356088189827</c:v>
                </c:pt>
                <c:pt idx="1328">
                  <c:v>53.462391179141314</c:v>
                </c:pt>
                <c:pt idx="1329">
                  <c:v>52.948483195229095</c:v>
                </c:pt>
                <c:pt idx="1330">
                  <c:v>50.336192357189795</c:v>
                </c:pt>
                <c:pt idx="1331">
                  <c:v>44.017605433248626</c:v>
                </c:pt>
                <c:pt idx="1332">
                  <c:v>44.058182478321605</c:v>
                </c:pt>
                <c:pt idx="1333">
                  <c:v>45.166036380064689</c:v>
                </c:pt>
                <c:pt idx="1334">
                  <c:v>43.685058478771538</c:v>
                </c:pt>
                <c:pt idx="1335">
                  <c:v>43.190931494136379</c:v>
                </c:pt>
                <c:pt idx="1336">
                  <c:v>41.717326129405784</c:v>
                </c:pt>
                <c:pt idx="1337">
                  <c:v>40.637838943702597</c:v>
                </c:pt>
                <c:pt idx="1338">
                  <c:v>39.402193121238142</c:v>
                </c:pt>
                <c:pt idx="1339">
                  <c:v>37.980104106195462</c:v>
                </c:pt>
                <c:pt idx="1340">
                  <c:v>36.987034418412939</c:v>
                </c:pt>
                <c:pt idx="1341">
                  <c:v>34.130472567187233</c:v>
                </c:pt>
                <c:pt idx="1342">
                  <c:v>30.374124994822182</c:v>
                </c:pt>
                <c:pt idx="1343">
                  <c:v>27.441979000758955</c:v>
                </c:pt>
                <c:pt idx="1344">
                  <c:v>24.968181899773963</c:v>
                </c:pt>
                <c:pt idx="1345">
                  <c:v>23.308999193050784</c:v>
                </c:pt>
                <c:pt idx="1346">
                  <c:v>21.758521667559577</c:v>
                </c:pt>
                <c:pt idx="1347">
                  <c:v>19.775490915787351</c:v>
                </c:pt>
                <c:pt idx="1348">
                  <c:v>17.341274020127795</c:v>
                </c:pt>
                <c:pt idx="1349">
                  <c:v>14.980002677144933</c:v>
                </c:pt>
                <c:pt idx="1350">
                  <c:v>13.14073030111002</c:v>
                </c:pt>
                <c:pt idx="1351">
                  <c:v>11.5234403418445</c:v>
                </c:pt>
                <c:pt idx="1352">
                  <c:v>10.498598428289847</c:v>
                </c:pt>
                <c:pt idx="1353">
                  <c:v>10.562127484119959</c:v>
                </c:pt>
                <c:pt idx="1354">
                  <c:v>12.047402626627935</c:v>
                </c:pt>
                <c:pt idx="1355">
                  <c:v>14.576584200700147</c:v>
                </c:pt>
                <c:pt idx="1356">
                  <c:v>17.461244464411468</c:v>
                </c:pt>
                <c:pt idx="1357">
                  <c:v>20.558768420591601</c:v>
                </c:pt>
                <c:pt idx="1358">
                  <c:v>23.476588175410107</c:v>
                </c:pt>
                <c:pt idx="1359">
                  <c:v>25.747105558425183</c:v>
                </c:pt>
                <c:pt idx="1360">
                  <c:v>27.832049787457208</c:v>
                </c:pt>
                <c:pt idx="1361">
                  <c:v>29.671343937895301</c:v>
                </c:pt>
                <c:pt idx="1362">
                  <c:v>31.649503562674774</c:v>
                </c:pt>
                <c:pt idx="1363">
                  <c:v>34.938179951163072</c:v>
                </c:pt>
                <c:pt idx="1364">
                  <c:v>38.679068693964247</c:v>
                </c:pt>
                <c:pt idx="1365">
                  <c:v>42.16364395977515</c:v>
                </c:pt>
                <c:pt idx="1366">
                  <c:v>45.502165424628487</c:v>
                </c:pt>
                <c:pt idx="1367">
                  <c:v>46.565335484321253</c:v>
                </c:pt>
                <c:pt idx="1368">
                  <c:v>43.928207722066986</c:v>
                </c:pt>
                <c:pt idx="1369">
                  <c:v>37.500028369625269</c:v>
                </c:pt>
                <c:pt idx="1370">
                  <c:v>35.902830151686302</c:v>
                </c:pt>
                <c:pt idx="1371">
                  <c:v>43.297514406967537</c:v>
                </c:pt>
                <c:pt idx="1372">
                  <c:v>53.771709091774923</c:v>
                </c:pt>
                <c:pt idx="1373">
                  <c:v>60.42909585839093</c:v>
                </c:pt>
                <c:pt idx="1374">
                  <c:v>59.822682621711166</c:v>
                </c:pt>
                <c:pt idx="1375">
                  <c:v>54.984172919740487</c:v>
                </c:pt>
                <c:pt idx="1376">
                  <c:v>43.486553931882668</c:v>
                </c:pt>
                <c:pt idx="1377">
                  <c:v>26.106545300249532</c:v>
                </c:pt>
                <c:pt idx="1378">
                  <c:v>6.7606128333427691</c:v>
                </c:pt>
                <c:pt idx="1379">
                  <c:v>-3.7543000975618175</c:v>
                </c:pt>
                <c:pt idx="1380">
                  <c:v>-5.6886203393856487</c:v>
                </c:pt>
                <c:pt idx="1381">
                  <c:v>-3.9042273823158746</c:v>
                </c:pt>
                <c:pt idx="1382">
                  <c:v>-0.21533002988298527</c:v>
                </c:pt>
                <c:pt idx="1383">
                  <c:v>-0.12552098148364341</c:v>
                </c:pt>
                <c:pt idx="1384">
                  <c:v>-5.8728732979994147</c:v>
                </c:pt>
                <c:pt idx="1385">
                  <c:v>-13.584484222240958</c:v>
                </c:pt>
                <c:pt idx="1386">
                  <c:v>-20.661210310020799</c:v>
                </c:pt>
                <c:pt idx="1387">
                  <c:v>-26.680731304306086</c:v>
                </c:pt>
                <c:pt idx="1388">
                  <c:v>-30.733202009240141</c:v>
                </c:pt>
                <c:pt idx="1389">
                  <c:v>-33.920758846006301</c:v>
                </c:pt>
                <c:pt idx="1390">
                  <c:v>-36.350907819730367</c:v>
                </c:pt>
                <c:pt idx="1391">
                  <c:v>-37.353260204175918</c:v>
                </c:pt>
                <c:pt idx="1392">
                  <c:v>-38.937089603425918</c:v>
                </c:pt>
                <c:pt idx="1393">
                  <c:v>-39.819885937158141</c:v>
                </c:pt>
                <c:pt idx="1394">
                  <c:v>-41.088349929327251</c:v>
                </c:pt>
                <c:pt idx="1395">
                  <c:v>-42.049480569397254</c:v>
                </c:pt>
                <c:pt idx="1396">
                  <c:v>-41.610531827891776</c:v>
                </c:pt>
                <c:pt idx="1397">
                  <c:v>-40.16999712127496</c:v>
                </c:pt>
                <c:pt idx="1398">
                  <c:v>-38.200234507975161</c:v>
                </c:pt>
                <c:pt idx="1399">
                  <c:v>-36.623987921709841</c:v>
                </c:pt>
                <c:pt idx="1400">
                  <c:v>-35.73460911933136</c:v>
                </c:pt>
                <c:pt idx="1401">
                  <c:v>-33.886137129223073</c:v>
                </c:pt>
                <c:pt idx="1402">
                  <c:v>-30.745429316887943</c:v>
                </c:pt>
                <c:pt idx="1403">
                  <c:v>-27.319950501864337</c:v>
                </c:pt>
                <c:pt idx="1404">
                  <c:v>-23.881436255866028</c:v>
                </c:pt>
                <c:pt idx="1405">
                  <c:v>-20.674427002996577</c:v>
                </c:pt>
                <c:pt idx="1406">
                  <c:v>-21.125418164896782</c:v>
                </c:pt>
                <c:pt idx="1407">
                  <c:v>-23.977655400399691</c:v>
                </c:pt>
                <c:pt idx="1408">
                  <c:v>-25.73797033591433</c:v>
                </c:pt>
                <c:pt idx="1409">
                  <c:v>-25.98164286533456</c:v>
                </c:pt>
                <c:pt idx="1410">
                  <c:v>-26.014122995913283</c:v>
                </c:pt>
                <c:pt idx="1411">
                  <c:v>-19.451166850055206</c:v>
                </c:pt>
                <c:pt idx="1412">
                  <c:v>-6.0252655168664138</c:v>
                </c:pt>
                <c:pt idx="1413">
                  <c:v>7.4912107942063049</c:v>
                </c:pt>
                <c:pt idx="1414">
                  <c:v>22.211095184005003</c:v>
                </c:pt>
                <c:pt idx="1415">
                  <c:v>37.040342082713373</c:v>
                </c:pt>
                <c:pt idx="1416">
                  <c:v>48.92723577187823</c:v>
                </c:pt>
                <c:pt idx="1417">
                  <c:v>54.75990003548857</c:v>
                </c:pt>
                <c:pt idx="1418">
                  <c:v>48.951016718377872</c:v>
                </c:pt>
                <c:pt idx="1419">
                  <c:v>47.023763214160006</c:v>
                </c:pt>
                <c:pt idx="1420">
                  <c:v>49.565784334030013</c:v>
                </c:pt>
                <c:pt idx="1421">
                  <c:v>49.529458603563334</c:v>
                </c:pt>
                <c:pt idx="1422">
                  <c:v>46.581345729015695</c:v>
                </c:pt>
                <c:pt idx="1423">
                  <c:v>41.367771538906879</c:v>
                </c:pt>
                <c:pt idx="1424">
                  <c:v>37.617851331410208</c:v>
                </c:pt>
                <c:pt idx="1425">
                  <c:v>33.060990574581545</c:v>
                </c:pt>
                <c:pt idx="1426">
                  <c:v>35.176205612118984</c:v>
                </c:pt>
                <c:pt idx="1427">
                  <c:v>36.440383231635522</c:v>
                </c:pt>
                <c:pt idx="1428">
                  <c:v>34.668708181373432</c:v>
                </c:pt>
                <c:pt idx="1429">
                  <c:v>28.224125344804111</c:v>
                </c:pt>
                <c:pt idx="1430">
                  <c:v>24.141025613322576</c:v>
                </c:pt>
                <c:pt idx="1431">
                  <c:v>22.231668934740242</c:v>
                </c:pt>
                <c:pt idx="1432">
                  <c:v>21.271734881148909</c:v>
                </c:pt>
                <c:pt idx="1433">
                  <c:v>21.885795876321176</c:v>
                </c:pt>
                <c:pt idx="1434">
                  <c:v>23.815566579455687</c:v>
                </c:pt>
                <c:pt idx="1435">
                  <c:v>25.050244743013142</c:v>
                </c:pt>
                <c:pt idx="1436">
                  <c:v>25.418487542622067</c:v>
                </c:pt>
                <c:pt idx="1437">
                  <c:v>23.225757247378517</c:v>
                </c:pt>
                <c:pt idx="1438">
                  <c:v>18.347997606187299</c:v>
                </c:pt>
                <c:pt idx="1439">
                  <c:v>14.193425198737865</c:v>
                </c:pt>
                <c:pt idx="1440">
                  <c:v>11.298016286022357</c:v>
                </c:pt>
                <c:pt idx="1441">
                  <c:v>9.9290775252355683</c:v>
                </c:pt>
                <c:pt idx="1442">
                  <c:v>10.197908552233246</c:v>
                </c:pt>
                <c:pt idx="1443">
                  <c:v>12.02254936365278</c:v>
                </c:pt>
                <c:pt idx="1444">
                  <c:v>14.394013948549112</c:v>
                </c:pt>
                <c:pt idx="1445">
                  <c:v>16.749656418295277</c:v>
                </c:pt>
                <c:pt idx="1446">
                  <c:v>18.498899060180996</c:v>
                </c:pt>
                <c:pt idx="1447">
                  <c:v>19.816238575423871</c:v>
                </c:pt>
                <c:pt idx="1448">
                  <c:v>20.410047307042657</c:v>
                </c:pt>
                <c:pt idx="1449">
                  <c:v>20.717997229190438</c:v>
                </c:pt>
                <c:pt idx="1450">
                  <c:v>20.63576529197206</c:v>
                </c:pt>
                <c:pt idx="1451">
                  <c:v>21.358896390019005</c:v>
                </c:pt>
                <c:pt idx="1452">
                  <c:v>21.583525885864823</c:v>
                </c:pt>
                <c:pt idx="1453">
                  <c:v>23.098359502105186</c:v>
                </c:pt>
                <c:pt idx="1454">
                  <c:v>26.14027260977026</c:v>
                </c:pt>
                <c:pt idx="1455">
                  <c:v>29.697605814491205</c:v>
                </c:pt>
                <c:pt idx="1456">
                  <c:v>33.592075675064748</c:v>
                </c:pt>
                <c:pt idx="1457">
                  <c:v>38.257915879276766</c:v>
                </c:pt>
                <c:pt idx="1458">
                  <c:v>41.641137175300621</c:v>
                </c:pt>
                <c:pt idx="1459">
                  <c:v>45.979879290012029</c:v>
                </c:pt>
                <c:pt idx="1460">
                  <c:v>51.685424871936647</c:v>
                </c:pt>
                <c:pt idx="1461">
                  <c:v>58.108176955120229</c:v>
                </c:pt>
                <c:pt idx="1462">
                  <c:v>63.665343371180541</c:v>
                </c:pt>
                <c:pt idx="1463">
                  <c:v>66.837764114933989</c:v>
                </c:pt>
                <c:pt idx="1464">
                  <c:v>67.091326793526477</c:v>
                </c:pt>
                <c:pt idx="1465">
                  <c:v>60.497875062042972</c:v>
                </c:pt>
                <c:pt idx="1466">
                  <c:v>46.964623950290637</c:v>
                </c:pt>
                <c:pt idx="1467">
                  <c:v>28.731631546776498</c:v>
                </c:pt>
                <c:pt idx="1468">
                  <c:v>15.554932619001809</c:v>
                </c:pt>
                <c:pt idx="1469">
                  <c:v>13.303492549667828</c:v>
                </c:pt>
                <c:pt idx="1470">
                  <c:v>15.457889748571725</c:v>
                </c:pt>
                <c:pt idx="1471">
                  <c:v>14.667497911414044</c:v>
                </c:pt>
                <c:pt idx="1472">
                  <c:v>9.004535793930124</c:v>
                </c:pt>
                <c:pt idx="1473">
                  <c:v>-0.18550478061149545</c:v>
                </c:pt>
                <c:pt idx="1474">
                  <c:v>-9.1491251274704855</c:v>
                </c:pt>
                <c:pt idx="1475">
                  <c:v>-17.350505447417479</c:v>
                </c:pt>
                <c:pt idx="1476">
                  <c:v>-23.895880836768598</c:v>
                </c:pt>
                <c:pt idx="1477">
                  <c:v>-29.45474643286375</c:v>
                </c:pt>
                <c:pt idx="1478">
                  <c:v>-33.68776704652818</c:v>
                </c:pt>
                <c:pt idx="1479">
                  <c:v>-36.460571981161998</c:v>
                </c:pt>
                <c:pt idx="1480">
                  <c:v>-38.46321845753728</c:v>
                </c:pt>
                <c:pt idx="1481">
                  <c:v>-39.757487209690808</c:v>
                </c:pt>
                <c:pt idx="1482">
                  <c:v>-39.901607583276586</c:v>
                </c:pt>
                <c:pt idx="1483">
                  <c:v>-40.436238046841567</c:v>
                </c:pt>
                <c:pt idx="1484">
                  <c:v>-42.648540294211735</c:v>
                </c:pt>
                <c:pt idx="1485">
                  <c:v>-45.469456059832631</c:v>
                </c:pt>
                <c:pt idx="1486">
                  <c:v>-49.049654831816923</c:v>
                </c:pt>
                <c:pt idx="1487">
                  <c:v>-52.252447187008109</c:v>
                </c:pt>
                <c:pt idx="1488">
                  <c:v>-53.40397931834049</c:v>
                </c:pt>
                <c:pt idx="1489">
                  <c:v>-52.640506878667416</c:v>
                </c:pt>
                <c:pt idx="1490">
                  <c:v>-50.68578995609618</c:v>
                </c:pt>
                <c:pt idx="1491">
                  <c:v>-46.865132872967784</c:v>
                </c:pt>
                <c:pt idx="1492">
                  <c:v>-41.543807381035101</c:v>
                </c:pt>
                <c:pt idx="1493">
                  <c:v>-36.49423648063064</c:v>
                </c:pt>
                <c:pt idx="1494">
                  <c:v>-33.140725264198984</c:v>
                </c:pt>
                <c:pt idx="1495">
                  <c:v>-32.898466277895579</c:v>
                </c:pt>
                <c:pt idx="1496">
                  <c:v>-35.445550197078141</c:v>
                </c:pt>
                <c:pt idx="1497">
                  <c:v>-38.109538816574087</c:v>
                </c:pt>
                <c:pt idx="1498">
                  <c:v>-39.177959105133731</c:v>
                </c:pt>
                <c:pt idx="1499">
                  <c:v>-38.281393088419179</c:v>
                </c:pt>
                <c:pt idx="1500">
                  <c:v>-36.697061214594825</c:v>
                </c:pt>
                <c:pt idx="1501">
                  <c:v>-33.015096932442596</c:v>
                </c:pt>
                <c:pt idx="1502">
                  <c:v>-27.529035419729741</c:v>
                </c:pt>
                <c:pt idx="1503">
                  <c:v>-23.49836470037171</c:v>
                </c:pt>
                <c:pt idx="1504">
                  <c:v>-21.880137974158313</c:v>
                </c:pt>
                <c:pt idx="1505">
                  <c:v>-22.454345038339834</c:v>
                </c:pt>
                <c:pt idx="1506">
                  <c:v>-22.248949610930364</c:v>
                </c:pt>
                <c:pt idx="1507">
                  <c:v>-23.31927557388348</c:v>
                </c:pt>
                <c:pt idx="1508">
                  <c:v>-23.928603821973926</c:v>
                </c:pt>
                <c:pt idx="1509">
                  <c:v>-21.562426501500958</c:v>
                </c:pt>
                <c:pt idx="1510">
                  <c:v>-17.40923372811605</c:v>
                </c:pt>
                <c:pt idx="1511">
                  <c:v>-5.6378714807197623</c:v>
                </c:pt>
                <c:pt idx="1512">
                  <c:v>14.32478362884175</c:v>
                </c:pt>
                <c:pt idx="1513">
                  <c:v>42.137747596851455</c:v>
                </c:pt>
                <c:pt idx="1514">
                  <c:v>63.956726376639125</c:v>
                </c:pt>
                <c:pt idx="1515">
                  <c:v>67.015737694213556</c:v>
                </c:pt>
                <c:pt idx="1516">
                  <c:v>62.55598387281902</c:v>
                </c:pt>
                <c:pt idx="1517">
                  <c:v>58.949630898662065</c:v>
                </c:pt>
                <c:pt idx="1518">
                  <c:v>52.873942598764202</c:v>
                </c:pt>
                <c:pt idx="1519">
                  <c:v>44.912990833178597</c:v>
                </c:pt>
                <c:pt idx="1520">
                  <c:v>34.964989030863613</c:v>
                </c:pt>
                <c:pt idx="1521">
                  <c:v>35.51140923302404</c:v>
                </c:pt>
                <c:pt idx="1522">
                  <c:v>39.798134315519043</c:v>
                </c:pt>
                <c:pt idx="1523">
                  <c:v>42.940245872832989</c:v>
                </c:pt>
                <c:pt idx="1524">
                  <c:v>46.908461495536422</c:v>
                </c:pt>
                <c:pt idx="1525">
                  <c:v>45.837939538630778</c:v>
                </c:pt>
                <c:pt idx="1526">
                  <c:v>39.895320267292199</c:v>
                </c:pt>
                <c:pt idx="1527">
                  <c:v>33.088030540197273</c:v>
                </c:pt>
                <c:pt idx="1528">
                  <c:v>28.823773456061584</c:v>
                </c:pt>
                <c:pt idx="1529">
                  <c:v>26.118922716513506</c:v>
                </c:pt>
                <c:pt idx="1530">
                  <c:v>24.913791834938287</c:v>
                </c:pt>
                <c:pt idx="1531">
                  <c:v>23.799307883564186</c:v>
                </c:pt>
                <c:pt idx="1532">
                  <c:v>23.660072517788834</c:v>
                </c:pt>
                <c:pt idx="1533">
                  <c:v>23.239971274300512</c:v>
                </c:pt>
                <c:pt idx="1534">
                  <c:v>21.502644322324095</c:v>
                </c:pt>
                <c:pt idx="1535">
                  <c:v>19.213300619812721</c:v>
                </c:pt>
                <c:pt idx="1536">
                  <c:v>17.538518545314709</c:v>
                </c:pt>
                <c:pt idx="1537">
                  <c:v>16.226496929759175</c:v>
                </c:pt>
                <c:pt idx="1538">
                  <c:v>14.975788964470928</c:v>
                </c:pt>
                <c:pt idx="1539">
                  <c:v>13.718065991090629</c:v>
                </c:pt>
                <c:pt idx="1540">
                  <c:v>13.250548520686049</c:v>
                </c:pt>
                <c:pt idx="1541">
                  <c:v>13.095009812546628</c:v>
                </c:pt>
                <c:pt idx="1542">
                  <c:v>13.792132944191588</c:v>
                </c:pt>
                <c:pt idx="1543">
                  <c:v>15.024155797797052</c:v>
                </c:pt>
                <c:pt idx="1544">
                  <c:v>15.902042097429682</c:v>
                </c:pt>
                <c:pt idx="1545">
                  <c:v>16.8841417282432</c:v>
                </c:pt>
                <c:pt idx="1546">
                  <c:v>18.656414210788846</c:v>
                </c:pt>
                <c:pt idx="1547">
                  <c:v>21.649768818536071</c:v>
                </c:pt>
                <c:pt idx="1548">
                  <c:v>25.655610478116845</c:v>
                </c:pt>
                <c:pt idx="1549">
                  <c:v>29.3030560044757</c:v>
                </c:pt>
                <c:pt idx="1550">
                  <c:v>32.75625681282537</c:v>
                </c:pt>
                <c:pt idx="1551">
                  <c:v>35.170790882355895</c:v>
                </c:pt>
                <c:pt idx="1552">
                  <c:v>37.929006836397654</c:v>
                </c:pt>
                <c:pt idx="1553">
                  <c:v>41.557683434825869</c:v>
                </c:pt>
                <c:pt idx="1554">
                  <c:v>44.263079593190888</c:v>
                </c:pt>
                <c:pt idx="1555">
                  <c:v>45.321029308693149</c:v>
                </c:pt>
                <c:pt idx="1556">
                  <c:v>47.605665289759443</c:v>
                </c:pt>
                <c:pt idx="1557">
                  <c:v>53.449225416844385</c:v>
                </c:pt>
                <c:pt idx="1558">
                  <c:v>60.296980613761981</c:v>
                </c:pt>
                <c:pt idx="1559">
                  <c:v>65.866468426109122</c:v>
                </c:pt>
                <c:pt idx="1560">
                  <c:v>67.060796128338822</c:v>
                </c:pt>
                <c:pt idx="1561">
                  <c:v>59.878612788093307</c:v>
                </c:pt>
                <c:pt idx="1562">
                  <c:v>46.518532628124355</c:v>
                </c:pt>
                <c:pt idx="1563">
                  <c:v>28.448246514156189</c:v>
                </c:pt>
                <c:pt idx="1564">
                  <c:v>18.009713253249213</c:v>
                </c:pt>
                <c:pt idx="1565">
                  <c:v>14.817883804924055</c:v>
                </c:pt>
                <c:pt idx="1566">
                  <c:v>8.9140446420903814</c:v>
                </c:pt>
                <c:pt idx="1567">
                  <c:v>1.4235492528512286</c:v>
                </c:pt>
                <c:pt idx="1568">
                  <c:v>-11.948277982709753</c:v>
                </c:pt>
                <c:pt idx="1569">
                  <c:v>-22.040817544682664</c:v>
                </c:pt>
                <c:pt idx="1570">
                  <c:v>-26.022849468959279</c:v>
                </c:pt>
                <c:pt idx="1571">
                  <c:v>-27.259271998120607</c:v>
                </c:pt>
                <c:pt idx="1572">
                  <c:v>-30.239759152147087</c:v>
                </c:pt>
                <c:pt idx="1573">
                  <c:v>-34.850234745815705</c:v>
                </c:pt>
                <c:pt idx="1574">
                  <c:v>-42.103024220847026</c:v>
                </c:pt>
                <c:pt idx="1575">
                  <c:v>-50.619314151379307</c:v>
                </c:pt>
                <c:pt idx="1576">
                  <c:v>-55.692947929242386</c:v>
                </c:pt>
                <c:pt idx="1577">
                  <c:v>-55.780292540801142</c:v>
                </c:pt>
                <c:pt idx="1578">
                  <c:v>-53.513342979995457</c:v>
                </c:pt>
                <c:pt idx="1579">
                  <c:v>-50.474299028782809</c:v>
                </c:pt>
                <c:pt idx="1580">
                  <c:v>-47.07706725072714</c:v>
                </c:pt>
                <c:pt idx="1581">
                  <c:v>-44.879702076516494</c:v>
                </c:pt>
                <c:pt idx="1582">
                  <c:v>-44.205819574746506</c:v>
                </c:pt>
                <c:pt idx="1583">
                  <c:v>-43.979993142958769</c:v>
                </c:pt>
                <c:pt idx="1584">
                  <c:v>-43.68262764296631</c:v>
                </c:pt>
                <c:pt idx="1585">
                  <c:v>-43.253289383935638</c:v>
                </c:pt>
                <c:pt idx="1586">
                  <c:v>-43.607980950577378</c:v>
                </c:pt>
                <c:pt idx="1587">
                  <c:v>-43.642681593153888</c:v>
                </c:pt>
                <c:pt idx="1588">
                  <c:v>-43.741496065669665</c:v>
                </c:pt>
                <c:pt idx="1589">
                  <c:v>-42.684126737339284</c:v>
                </c:pt>
                <c:pt idx="1590">
                  <c:v>-40.791386468629007</c:v>
                </c:pt>
                <c:pt idx="1591">
                  <c:v>-39.094163591723785</c:v>
                </c:pt>
                <c:pt idx="1592">
                  <c:v>-37.616688427310486</c:v>
                </c:pt>
                <c:pt idx="1593">
                  <c:v>-36.065425456523471</c:v>
                </c:pt>
                <c:pt idx="1594">
                  <c:v>-34.063527896887202</c:v>
                </c:pt>
                <c:pt idx="1595">
                  <c:v>-31.496943916999065</c:v>
                </c:pt>
                <c:pt idx="1596">
                  <c:v>-28.991032095708402</c:v>
                </c:pt>
                <c:pt idx="1597">
                  <c:v>-28.105797388667781</c:v>
                </c:pt>
                <c:pt idx="1598">
                  <c:v>-27.390443389938163</c:v>
                </c:pt>
                <c:pt idx="1599">
                  <c:v>-26.060417074984187</c:v>
                </c:pt>
                <c:pt idx="1600">
                  <c:v>-21.630684275510145</c:v>
                </c:pt>
                <c:pt idx="1601">
                  <c:v>-15.8726862252253</c:v>
                </c:pt>
                <c:pt idx="1602">
                  <c:v>-12.58342865805405</c:v>
                </c:pt>
                <c:pt idx="1603">
                  <c:v>-7.946702796243482</c:v>
                </c:pt>
                <c:pt idx="1604">
                  <c:v>-5.8286269947640443</c:v>
                </c:pt>
                <c:pt idx="1605">
                  <c:v>-3.2945686857907797</c:v>
                </c:pt>
                <c:pt idx="1606">
                  <c:v>3.15350651788152</c:v>
                </c:pt>
                <c:pt idx="1607">
                  <c:v>7.1507576112241198</c:v>
                </c:pt>
                <c:pt idx="1608">
                  <c:v>15.740538162409843</c:v>
                </c:pt>
                <c:pt idx="1609">
                  <c:v>29.611575609683086</c:v>
                </c:pt>
                <c:pt idx="1610">
                  <c:v>39.810398833770897</c:v>
                </c:pt>
                <c:pt idx="1611">
                  <c:v>48.288230947146829</c:v>
                </c:pt>
                <c:pt idx="1612">
                  <c:v>50.923755659336074</c:v>
                </c:pt>
                <c:pt idx="1613">
                  <c:v>50.53123374500872</c:v>
                </c:pt>
                <c:pt idx="1614">
                  <c:v>45.212311925236342</c:v>
                </c:pt>
                <c:pt idx="1615">
                  <c:v>40.987137374797122</c:v>
                </c:pt>
                <c:pt idx="1616">
                  <c:v>36.767405139703733</c:v>
                </c:pt>
                <c:pt idx="1617">
                  <c:v>35.154459747501242</c:v>
                </c:pt>
                <c:pt idx="1618">
                  <c:v>34.635102620926311</c:v>
                </c:pt>
                <c:pt idx="1619">
                  <c:v>35.288174550920424</c:v>
                </c:pt>
                <c:pt idx="1620">
                  <c:v>39.177167612657954</c:v>
                </c:pt>
                <c:pt idx="1621">
                  <c:v>41.167721741523664</c:v>
                </c:pt>
                <c:pt idx="1622">
                  <c:v>42.165841392363525</c:v>
                </c:pt>
                <c:pt idx="1623">
                  <c:v>39.349322775404154</c:v>
                </c:pt>
                <c:pt idx="1624">
                  <c:v>32.40968780652436</c:v>
                </c:pt>
                <c:pt idx="1625">
                  <c:v>25.591511097059414</c:v>
                </c:pt>
                <c:pt idx="1626">
                  <c:v>20.20550925945323</c:v>
                </c:pt>
                <c:pt idx="1627">
                  <c:v>17.748493334390716</c:v>
                </c:pt>
                <c:pt idx="1628">
                  <c:v>18.183333775666497</c:v>
                </c:pt>
                <c:pt idx="1629">
                  <c:v>19.429301338885971</c:v>
                </c:pt>
                <c:pt idx="1630">
                  <c:v>19.551404459905964</c:v>
                </c:pt>
                <c:pt idx="1631">
                  <c:v>18.438337579545376</c:v>
                </c:pt>
                <c:pt idx="1632">
                  <c:v>16.351638140122173</c:v>
                </c:pt>
                <c:pt idx="1633">
                  <c:v>13.987815524491875</c:v>
                </c:pt>
                <c:pt idx="1634">
                  <c:v>12.544621986518868</c:v>
                </c:pt>
                <c:pt idx="1635">
                  <c:v>12.665900989468813</c:v>
                </c:pt>
                <c:pt idx="1636">
                  <c:v>13.761704420685831</c:v>
                </c:pt>
                <c:pt idx="1637">
                  <c:v>15.18279577265487</c:v>
                </c:pt>
                <c:pt idx="1638">
                  <c:v>17.782315261221083</c:v>
                </c:pt>
                <c:pt idx="1639">
                  <c:v>20.238958679841936</c:v>
                </c:pt>
                <c:pt idx="1640">
                  <c:v>21.991452714358044</c:v>
                </c:pt>
                <c:pt idx="1641">
                  <c:v>23.836355186637061</c:v>
                </c:pt>
                <c:pt idx="1642">
                  <c:v>25.038151791526069</c:v>
                </c:pt>
                <c:pt idx="1643">
                  <c:v>25.721806025644533</c:v>
                </c:pt>
                <c:pt idx="1644">
                  <c:v>27.166639276932276</c:v>
                </c:pt>
                <c:pt idx="1645">
                  <c:v>29.297594629058004</c:v>
                </c:pt>
                <c:pt idx="1646">
                  <c:v>32.300948335136219</c:v>
                </c:pt>
                <c:pt idx="1647">
                  <c:v>36.040972986536936</c:v>
                </c:pt>
                <c:pt idx="1648">
                  <c:v>39.207927210865527</c:v>
                </c:pt>
                <c:pt idx="1649">
                  <c:v>43.757316658691678</c:v>
                </c:pt>
                <c:pt idx="1650">
                  <c:v>47.261536469455365</c:v>
                </c:pt>
                <c:pt idx="1651">
                  <c:v>49.579758709698581</c:v>
                </c:pt>
                <c:pt idx="1652">
                  <c:v>50.745402027864387</c:v>
                </c:pt>
                <c:pt idx="1653">
                  <c:v>53.305636831162104</c:v>
                </c:pt>
                <c:pt idx="1654">
                  <c:v>58.991185279522924</c:v>
                </c:pt>
                <c:pt idx="1655">
                  <c:v>60.737871436026069</c:v>
                </c:pt>
                <c:pt idx="1656">
                  <c:v>52.710199194684442</c:v>
                </c:pt>
                <c:pt idx="1657">
                  <c:v>30.055462361238384</c:v>
                </c:pt>
                <c:pt idx="1658">
                  <c:v>7.997175377354071</c:v>
                </c:pt>
                <c:pt idx="1659">
                  <c:v>-0.78325118147499884</c:v>
                </c:pt>
                <c:pt idx="1660">
                  <c:v>0.20517641840254694</c:v>
                </c:pt>
                <c:pt idx="1661">
                  <c:v>2.3182755497421788</c:v>
                </c:pt>
                <c:pt idx="1662">
                  <c:v>3.3711993420931701</c:v>
                </c:pt>
                <c:pt idx="1663">
                  <c:v>-1.0515154537328846</c:v>
                </c:pt>
                <c:pt idx="1664">
                  <c:v>-12.156525534665072</c:v>
                </c:pt>
                <c:pt idx="1665">
                  <c:v>-26.271469932587614</c:v>
                </c:pt>
                <c:pt idx="1666">
                  <c:v>-34.302843135548791</c:v>
                </c:pt>
                <c:pt idx="1667">
                  <c:v>-37.613316522495573</c:v>
                </c:pt>
                <c:pt idx="1668">
                  <c:v>-38.45372942214955</c:v>
                </c:pt>
                <c:pt idx="1669">
                  <c:v>-38.685380637929782</c:v>
                </c:pt>
                <c:pt idx="1670">
                  <c:v>-40.982897203577039</c:v>
                </c:pt>
                <c:pt idx="1671">
                  <c:v>-46.389465252063964</c:v>
                </c:pt>
                <c:pt idx="1672">
                  <c:v>-51.086519844529001</c:v>
                </c:pt>
                <c:pt idx="1673">
                  <c:v>-52.717611390469337</c:v>
                </c:pt>
                <c:pt idx="1674">
                  <c:v>-51.923522039420071</c:v>
                </c:pt>
                <c:pt idx="1675">
                  <c:v>-50.527946771301018</c:v>
                </c:pt>
                <c:pt idx="1676">
                  <c:v>-48.293678494745862</c:v>
                </c:pt>
                <c:pt idx="1677">
                  <c:v>-45.763599309040579</c:v>
                </c:pt>
                <c:pt idx="1678">
                  <c:v>-42.394939204323649</c:v>
                </c:pt>
                <c:pt idx="1679">
                  <c:v>-40.825779075879609</c:v>
                </c:pt>
                <c:pt idx="1680">
                  <c:v>-41.321690677817891</c:v>
                </c:pt>
                <c:pt idx="1681">
                  <c:v>-41.771524057147303</c:v>
                </c:pt>
                <c:pt idx="1682">
                  <c:v>-41.127344088995038</c:v>
                </c:pt>
                <c:pt idx="1683">
                  <c:v>-39.100585060914021</c:v>
                </c:pt>
                <c:pt idx="1684">
                  <c:v>-35.81473595902132</c:v>
                </c:pt>
                <c:pt idx="1685">
                  <c:v>-31.160746988970107</c:v>
                </c:pt>
                <c:pt idx="1686">
                  <c:v>-26.766174170893507</c:v>
                </c:pt>
                <c:pt idx="1687">
                  <c:v>-24.168708871946933</c:v>
                </c:pt>
                <c:pt idx="1688">
                  <c:v>-22.849038861472476</c:v>
                </c:pt>
                <c:pt idx="1689">
                  <c:v>-23.092971914505835</c:v>
                </c:pt>
                <c:pt idx="1690">
                  <c:v>-23.617566059865471</c:v>
                </c:pt>
                <c:pt idx="1691">
                  <c:v>-23.514720223134759</c:v>
                </c:pt>
                <c:pt idx="1692">
                  <c:v>-21.78206835424626</c:v>
                </c:pt>
                <c:pt idx="1693">
                  <c:v>-12.35832196248094</c:v>
                </c:pt>
                <c:pt idx="1694">
                  <c:v>-1.5292012366246242E-2</c:v>
                </c:pt>
                <c:pt idx="1695">
                  <c:v>14.209729661136373</c:v>
                </c:pt>
                <c:pt idx="1696">
                  <c:v>25.081400560817478</c:v>
                </c:pt>
                <c:pt idx="1697">
                  <c:v>37.417194563490881</c:v>
                </c:pt>
                <c:pt idx="1698">
                  <c:v>46.904118014697282</c:v>
                </c:pt>
                <c:pt idx="1699">
                  <c:v>50.125410536794796</c:v>
                </c:pt>
                <c:pt idx="1700">
                  <c:v>45.486178383957856</c:v>
                </c:pt>
                <c:pt idx="1701">
                  <c:v>41.958773699014607</c:v>
                </c:pt>
                <c:pt idx="1702">
                  <c:v>46.579319565354801</c:v>
                </c:pt>
                <c:pt idx="1703">
                  <c:v>49.298787591685382</c:v>
                </c:pt>
                <c:pt idx="1704">
                  <c:v>52.690260789295245</c:v>
                </c:pt>
                <c:pt idx="1705">
                  <c:v>51.402731868142112</c:v>
                </c:pt>
                <c:pt idx="1706">
                  <c:v>50.226742080288687</c:v>
                </c:pt>
                <c:pt idx="1707">
                  <c:v>46.648405059819588</c:v>
                </c:pt>
                <c:pt idx="1708">
                  <c:v>42.29385992815476</c:v>
                </c:pt>
                <c:pt idx="1709">
                  <c:v>39.46582884003525</c:v>
                </c:pt>
                <c:pt idx="1710">
                  <c:v>33.023832791484729</c:v>
                </c:pt>
                <c:pt idx="1711">
                  <c:v>26.971828669054023</c:v>
                </c:pt>
                <c:pt idx="1712">
                  <c:v>24.164895224739794</c:v>
                </c:pt>
                <c:pt idx="1713">
                  <c:v>22.461519409039727</c:v>
                </c:pt>
                <c:pt idx="1714">
                  <c:v>20.652225599630821</c:v>
                </c:pt>
                <c:pt idx="1715">
                  <c:v>18.310383730175239</c:v>
                </c:pt>
                <c:pt idx="1716">
                  <c:v>15.945326768807361</c:v>
                </c:pt>
                <c:pt idx="1717">
                  <c:v>14.254109664245782</c:v>
                </c:pt>
                <c:pt idx="1718">
                  <c:v>13.855898606450706</c:v>
                </c:pt>
                <c:pt idx="1719">
                  <c:v>14.483373818591261</c:v>
                </c:pt>
                <c:pt idx="1720">
                  <c:v>15.072565017698816</c:v>
                </c:pt>
                <c:pt idx="1721">
                  <c:v>14.92250149984754</c:v>
                </c:pt>
                <c:pt idx="1722">
                  <c:v>14.280637149757679</c:v>
                </c:pt>
                <c:pt idx="1723">
                  <c:v>13.326024594343817</c:v>
                </c:pt>
                <c:pt idx="1724">
                  <c:v>12.263080864109275</c:v>
                </c:pt>
                <c:pt idx="1725">
                  <c:v>12.39957293712907</c:v>
                </c:pt>
                <c:pt idx="1726">
                  <c:v>14.674734013247338</c:v>
                </c:pt>
                <c:pt idx="1727">
                  <c:v>16.917870562341257</c:v>
                </c:pt>
                <c:pt idx="1728">
                  <c:v>19.969248054772681</c:v>
                </c:pt>
                <c:pt idx="1729">
                  <c:v>22.960568670218333</c:v>
                </c:pt>
                <c:pt idx="1730">
                  <c:v>26.000500178628474</c:v>
                </c:pt>
                <c:pt idx="1731">
                  <c:v>29.8130217956571</c:v>
                </c:pt>
                <c:pt idx="1732">
                  <c:v>33.892614464574635</c:v>
                </c:pt>
                <c:pt idx="1733">
                  <c:v>37.825572862172386</c:v>
                </c:pt>
                <c:pt idx="1734">
                  <c:v>39.978728086360412</c:v>
                </c:pt>
                <c:pt idx="1735">
                  <c:v>41.600014853338493</c:v>
                </c:pt>
                <c:pt idx="1736">
                  <c:v>42.800383212053077</c:v>
                </c:pt>
                <c:pt idx="1737">
                  <c:v>44.292073013440003</c:v>
                </c:pt>
                <c:pt idx="1738">
                  <c:v>46.614686798556022</c:v>
                </c:pt>
                <c:pt idx="1739">
                  <c:v>48.565143081561317</c:v>
                </c:pt>
                <c:pt idx="1740">
                  <c:v>50.99399497743601</c:v>
                </c:pt>
                <c:pt idx="1741">
                  <c:v>51.642017759870122</c:v>
                </c:pt>
                <c:pt idx="1742">
                  <c:v>50.867167888650755</c:v>
                </c:pt>
                <c:pt idx="1743">
                  <c:v>48.791696509070263</c:v>
                </c:pt>
                <c:pt idx="1744">
                  <c:v>46.727766897277945</c:v>
                </c:pt>
                <c:pt idx="1745">
                  <c:v>41.614213707373288</c:v>
                </c:pt>
                <c:pt idx="1746">
                  <c:v>26.604280071217254</c:v>
                </c:pt>
                <c:pt idx="1747">
                  <c:v>12.85547104785684</c:v>
                </c:pt>
                <c:pt idx="1748">
                  <c:v>2.7867006441326057</c:v>
                </c:pt>
                <c:pt idx="1749">
                  <c:v>1.790982643702637</c:v>
                </c:pt>
                <c:pt idx="1750">
                  <c:v>3.1420186541956285</c:v>
                </c:pt>
                <c:pt idx="1751">
                  <c:v>3.258253003655299</c:v>
                </c:pt>
                <c:pt idx="1752">
                  <c:v>2.354631073330546</c:v>
                </c:pt>
                <c:pt idx="1753">
                  <c:v>-0.89115823076217593</c:v>
                </c:pt>
                <c:pt idx="1754">
                  <c:v>-12.867679245549516</c:v>
                </c:pt>
                <c:pt idx="1755">
                  <c:v>-25.088214094578756</c:v>
                </c:pt>
                <c:pt idx="1756">
                  <c:v>-30.643662319255085</c:v>
                </c:pt>
                <c:pt idx="1757">
                  <c:v>-33.21321416613965</c:v>
                </c:pt>
                <c:pt idx="1758">
                  <c:v>-33.250422461827881</c:v>
                </c:pt>
                <c:pt idx="1759">
                  <c:v>-34.495895291734811</c:v>
                </c:pt>
                <c:pt idx="1760">
                  <c:v>-37.619348477738306</c:v>
                </c:pt>
                <c:pt idx="1761">
                  <c:v>-42.23073450281543</c:v>
                </c:pt>
                <c:pt idx="1762">
                  <c:v>-45.681985720587221</c:v>
                </c:pt>
                <c:pt idx="1763">
                  <c:v>-47.647518028550479</c:v>
                </c:pt>
                <c:pt idx="1764">
                  <c:v>-48.984286965972629</c:v>
                </c:pt>
                <c:pt idx="1765">
                  <c:v>-48.880303585662965</c:v>
                </c:pt>
                <c:pt idx="1766">
                  <c:v>-47.913258151959624</c:v>
                </c:pt>
                <c:pt idx="1767">
                  <c:v>-46.656353627429951</c:v>
                </c:pt>
                <c:pt idx="1768">
                  <c:v>-45.229562317302488</c:v>
                </c:pt>
                <c:pt idx="1769">
                  <c:v>-43.177928560403963</c:v>
                </c:pt>
                <c:pt idx="1770">
                  <c:v>-41.542957788362052</c:v>
                </c:pt>
                <c:pt idx="1771">
                  <c:v>-40.791275139647134</c:v>
                </c:pt>
                <c:pt idx="1772">
                  <c:v>-39.334703039714121</c:v>
                </c:pt>
                <c:pt idx="1773">
                  <c:v>-37.857776943090386</c:v>
                </c:pt>
                <c:pt idx="1774">
                  <c:v>-36.154173137498454</c:v>
                </c:pt>
                <c:pt idx="1775">
                  <c:v>-32.390686259683392</c:v>
                </c:pt>
                <c:pt idx="1776">
                  <c:v>-29.151548267089336</c:v>
                </c:pt>
                <c:pt idx="1777">
                  <c:v>-27.176173212645629</c:v>
                </c:pt>
                <c:pt idx="1778">
                  <c:v>-27.060067929407378</c:v>
                </c:pt>
                <c:pt idx="1779">
                  <c:v>-27.542442530633387</c:v>
                </c:pt>
                <c:pt idx="1780">
                  <c:v>-26.371211170858235</c:v>
                </c:pt>
                <c:pt idx="1781">
                  <c:v>-23.760644884513489</c:v>
                </c:pt>
                <c:pt idx="1782">
                  <c:v>-17.180795104113962</c:v>
                </c:pt>
                <c:pt idx="1783">
                  <c:v>-6.4454817601374383</c:v>
                </c:pt>
                <c:pt idx="1784">
                  <c:v>0.9576521405932189</c:v>
                </c:pt>
                <c:pt idx="1785">
                  <c:v>5.6263895874427003</c:v>
                </c:pt>
                <c:pt idx="1786">
                  <c:v>11.755260954110689</c:v>
                </c:pt>
                <c:pt idx="1787">
                  <c:v>15.742501421352951</c:v>
                </c:pt>
                <c:pt idx="1788">
                  <c:v>19.778394235359187</c:v>
                </c:pt>
                <c:pt idx="1789">
                  <c:v>23.666327978145763</c:v>
                </c:pt>
                <c:pt idx="1790">
                  <c:v>25.722102912116966</c:v>
                </c:pt>
                <c:pt idx="1791">
                  <c:v>36.485914469390792</c:v>
                </c:pt>
                <c:pt idx="1792">
                  <c:v>44.20880558300945</c:v>
                </c:pt>
                <c:pt idx="1793">
                  <c:v>50.058627598277297</c:v>
                </c:pt>
                <c:pt idx="1794">
                  <c:v>51.777389082866577</c:v>
                </c:pt>
                <c:pt idx="1795">
                  <c:v>50.656540041159943</c:v>
                </c:pt>
                <c:pt idx="1796">
                  <c:v>48.963462520059565</c:v>
                </c:pt>
                <c:pt idx="1797">
                  <c:v>46.981236971799284</c:v>
                </c:pt>
                <c:pt idx="1798">
                  <c:v>43.19216453949614</c:v>
                </c:pt>
                <c:pt idx="1799">
                  <c:v>38.107088040332471</c:v>
                </c:pt>
                <c:pt idx="1800">
                  <c:v>33.72166448236392</c:v>
                </c:pt>
                <c:pt idx="1801">
                  <c:v>29.217443764568301</c:v>
                </c:pt>
                <c:pt idx="1802">
                  <c:v>24.954329183338356</c:v>
                </c:pt>
                <c:pt idx="1803">
                  <c:v>21.725132493930456</c:v>
                </c:pt>
                <c:pt idx="1804">
                  <c:v>18.962326719540812</c:v>
                </c:pt>
                <c:pt idx="1805">
                  <c:v>16.36143788232804</c:v>
                </c:pt>
                <c:pt idx="1806">
                  <c:v>15.341945604298553</c:v>
                </c:pt>
                <c:pt idx="1807">
                  <c:v>15.057496062828509</c:v>
                </c:pt>
                <c:pt idx="1808">
                  <c:v>14.482369447006414</c:v>
                </c:pt>
                <c:pt idx="1809">
                  <c:v>14.41875727742878</c:v>
                </c:pt>
                <c:pt idx="1810">
                  <c:v>15.285086492525611</c:v>
                </c:pt>
                <c:pt idx="1811">
                  <c:v>16.927411445771604</c:v>
                </c:pt>
                <c:pt idx="1812">
                  <c:v>18.974067608412081</c:v>
                </c:pt>
                <c:pt idx="1813">
                  <c:v>20.751079294875741</c:v>
                </c:pt>
                <c:pt idx="1814">
                  <c:v>21.896021911412067</c:v>
                </c:pt>
                <c:pt idx="1815">
                  <c:v>22.823828307483794</c:v>
                </c:pt>
                <c:pt idx="1816">
                  <c:v>23.721815504105212</c:v>
                </c:pt>
                <c:pt idx="1817">
                  <c:v>23.646077941762925</c:v>
                </c:pt>
                <c:pt idx="1818">
                  <c:v>23.594191592650727</c:v>
                </c:pt>
                <c:pt idx="1819">
                  <c:v>23.676133326321242</c:v>
                </c:pt>
                <c:pt idx="1820">
                  <c:v>24.311035650649877</c:v>
                </c:pt>
                <c:pt idx="1821">
                  <c:v>26.352035867240186</c:v>
                </c:pt>
                <c:pt idx="1822">
                  <c:v>30.984417873706672</c:v>
                </c:pt>
                <c:pt idx="1823">
                  <c:v>37.428411612683689</c:v>
                </c:pt>
                <c:pt idx="1824">
                  <c:v>42.673304039861414</c:v>
                </c:pt>
                <c:pt idx="1825">
                  <c:v>45.488911605099972</c:v>
                </c:pt>
                <c:pt idx="1826">
                  <c:v>46.057776788469404</c:v>
                </c:pt>
                <c:pt idx="1827">
                  <c:v>45.690127174527674</c:v>
                </c:pt>
                <c:pt idx="1828">
                  <c:v>45.486160897124037</c:v>
                </c:pt>
                <c:pt idx="1829">
                  <c:v>46.048152476724184</c:v>
                </c:pt>
                <c:pt idx="1830">
                  <c:v>46.947435132505547</c:v>
                </c:pt>
                <c:pt idx="1831">
                  <c:v>46.81858616673739</c:v>
                </c:pt>
                <c:pt idx="1832">
                  <c:v>45.121925048457932</c:v>
                </c:pt>
                <c:pt idx="1833">
                  <c:v>45.72114757397717</c:v>
                </c:pt>
                <c:pt idx="1834">
                  <c:v>52.888199073657347</c:v>
                </c:pt>
                <c:pt idx="1835">
                  <c:v>61.824745075437249</c:v>
                </c:pt>
                <c:pt idx="1836">
                  <c:v>62.322832836166683</c:v>
                </c:pt>
                <c:pt idx="1837">
                  <c:v>52.661666869582646</c:v>
                </c:pt>
                <c:pt idx="1838">
                  <c:v>34.414403537391173</c:v>
                </c:pt>
                <c:pt idx="1839">
                  <c:v>13.513182484577603</c:v>
                </c:pt>
                <c:pt idx="1840">
                  <c:v>-3.0704904150036105</c:v>
                </c:pt>
                <c:pt idx="1841">
                  <c:v>-10.326392104107432</c:v>
                </c:pt>
                <c:pt idx="1842">
                  <c:v>-7.9538321792967865</c:v>
                </c:pt>
                <c:pt idx="1843">
                  <c:v>-5.4012533659138287</c:v>
                </c:pt>
                <c:pt idx="1844">
                  <c:v>-3.246182985584162</c:v>
                </c:pt>
                <c:pt idx="1845">
                  <c:v>-3.0718095782534816</c:v>
                </c:pt>
                <c:pt idx="1846">
                  <c:v>-5.5306420076845324</c:v>
                </c:pt>
                <c:pt idx="1847">
                  <c:v>-12.613021160523513</c:v>
                </c:pt>
                <c:pt idx="1848">
                  <c:v>-19.66683175660194</c:v>
                </c:pt>
                <c:pt idx="1849">
                  <c:v>-26.826158567494421</c:v>
                </c:pt>
                <c:pt idx="1850">
                  <c:v>-31.306147408137736</c:v>
                </c:pt>
                <c:pt idx="1851">
                  <c:v>-34.971196134856235</c:v>
                </c:pt>
                <c:pt idx="1852">
                  <c:v>-38.265662447897739</c:v>
                </c:pt>
                <c:pt idx="1853">
                  <c:v>-41.200655729852159</c:v>
                </c:pt>
                <c:pt idx="1854">
                  <c:v>-44.288320809249662</c:v>
                </c:pt>
                <c:pt idx="1855">
                  <c:v>-46.849041346396945</c:v>
                </c:pt>
                <c:pt idx="1856">
                  <c:v>-49.289598655772544</c:v>
                </c:pt>
                <c:pt idx="1857">
                  <c:v>-50.948020176430639</c:v>
                </c:pt>
                <c:pt idx="1858">
                  <c:v>-51.574460086215794</c:v>
                </c:pt>
                <c:pt idx="1859">
                  <c:v>-52.020911450080632</c:v>
                </c:pt>
                <c:pt idx="1860">
                  <c:v>-51.570193981040454</c:v>
                </c:pt>
                <c:pt idx="1861">
                  <c:v>-50.590555510892017</c:v>
                </c:pt>
                <c:pt idx="1862">
                  <c:v>-48.489314539215108</c:v>
                </c:pt>
                <c:pt idx="1863">
                  <c:v>-44.723430509709075</c:v>
                </c:pt>
                <c:pt idx="1864">
                  <c:v>-41.026470160595416</c:v>
                </c:pt>
                <c:pt idx="1865">
                  <c:v>-37.872584439184067</c:v>
                </c:pt>
                <c:pt idx="1866">
                  <c:v>-35.781761005415639</c:v>
                </c:pt>
                <c:pt idx="1867">
                  <c:v>-34.655950426940976</c:v>
                </c:pt>
                <c:pt idx="1868">
                  <c:v>-33.655927265481004</c:v>
                </c:pt>
                <c:pt idx="1869">
                  <c:v>-31.438271314604105</c:v>
                </c:pt>
                <c:pt idx="1870">
                  <c:v>-28.712291140077536</c:v>
                </c:pt>
                <c:pt idx="1871">
                  <c:v>-24.391110111787309</c:v>
                </c:pt>
                <c:pt idx="1872">
                  <c:v>-17.115795116743175</c:v>
                </c:pt>
                <c:pt idx="1873">
                  <c:v>-12.139433068478196</c:v>
                </c:pt>
                <c:pt idx="1874">
                  <c:v>-9.5619117322779612</c:v>
                </c:pt>
                <c:pt idx="1875">
                  <c:v>-6.8331246271274795</c:v>
                </c:pt>
                <c:pt idx="1876">
                  <c:v>-2.9398945949268382</c:v>
                </c:pt>
                <c:pt idx="1877">
                  <c:v>-1.0008676507812575</c:v>
                </c:pt>
                <c:pt idx="1878">
                  <c:v>5.1481180085575389</c:v>
                </c:pt>
                <c:pt idx="1879">
                  <c:v>10.252518460598802</c:v>
                </c:pt>
                <c:pt idx="1880">
                  <c:v>9.4062225707968032</c:v>
                </c:pt>
                <c:pt idx="1881">
                  <c:v>9.0800855695958891</c:v>
                </c:pt>
                <c:pt idx="1882">
                  <c:v>8.162592125369482</c:v>
                </c:pt>
                <c:pt idx="1883">
                  <c:v>13.105664863906703</c:v>
                </c:pt>
                <c:pt idx="1884">
                  <c:v>23.586002631948411</c:v>
                </c:pt>
                <c:pt idx="1885">
                  <c:v>26.348095081048609</c:v>
                </c:pt>
                <c:pt idx="1886">
                  <c:v>33.215218479764737</c:v>
                </c:pt>
                <c:pt idx="1887">
                  <c:v>36.360443997692741</c:v>
                </c:pt>
                <c:pt idx="1888">
                  <c:v>36.617763870757386</c:v>
                </c:pt>
                <c:pt idx="1889">
                  <c:v>36.949186913559664</c:v>
                </c:pt>
                <c:pt idx="1890">
                  <c:v>38.170903329764315</c:v>
                </c:pt>
                <c:pt idx="1891">
                  <c:v>42.141583688931235</c:v>
                </c:pt>
                <c:pt idx="1892">
                  <c:v>44.610592774267062</c:v>
                </c:pt>
                <c:pt idx="1893">
                  <c:v>45.352404093053821</c:v>
                </c:pt>
                <c:pt idx="1894">
                  <c:v>44.621903979079207</c:v>
                </c:pt>
                <c:pt idx="1895">
                  <c:v>40.124342984788946</c:v>
                </c:pt>
                <c:pt idx="1896">
                  <c:v>32.797372295357683</c:v>
                </c:pt>
                <c:pt idx="1897">
                  <c:v>24.689606443997363</c:v>
                </c:pt>
                <c:pt idx="1898">
                  <c:v>17.3020748409884</c:v>
                </c:pt>
                <c:pt idx="1899">
                  <c:v>11.781261947055842</c:v>
                </c:pt>
                <c:pt idx="1900">
                  <c:v>9.2073036874147611</c:v>
                </c:pt>
                <c:pt idx="1901">
                  <c:v>9.7661519178976288</c:v>
                </c:pt>
                <c:pt idx="1902">
                  <c:v>12.126925463617319</c:v>
                </c:pt>
                <c:pt idx="1903">
                  <c:v>15.98164744461131</c:v>
                </c:pt>
                <c:pt idx="1904">
                  <c:v>18.647884977971756</c:v>
                </c:pt>
                <c:pt idx="1905">
                  <c:v>18.815533290599028</c:v>
                </c:pt>
                <c:pt idx="1906">
                  <c:v>17.460909072894118</c:v>
                </c:pt>
                <c:pt idx="1907">
                  <c:v>15.230797147334599</c:v>
                </c:pt>
                <c:pt idx="1908">
                  <c:v>13.057238111392682</c:v>
                </c:pt>
                <c:pt idx="1909">
                  <c:v>11.999481699282621</c:v>
                </c:pt>
                <c:pt idx="1910">
                  <c:v>12.648540614149884</c:v>
                </c:pt>
                <c:pt idx="1911">
                  <c:v>13.833117490029265</c:v>
                </c:pt>
                <c:pt idx="1912">
                  <c:v>17.494221557790851</c:v>
                </c:pt>
                <c:pt idx="1913">
                  <c:v>22.849560103800087</c:v>
                </c:pt>
                <c:pt idx="1914">
                  <c:v>28.259391000971345</c:v>
                </c:pt>
                <c:pt idx="1915">
                  <c:v>32.535737716291735</c:v>
                </c:pt>
                <c:pt idx="1916">
                  <c:v>36.519159480501017</c:v>
                </c:pt>
                <c:pt idx="1917">
                  <c:v>38.942269136068319</c:v>
                </c:pt>
                <c:pt idx="1918">
                  <c:v>38.994880468179304</c:v>
                </c:pt>
                <c:pt idx="1919">
                  <c:v>38.672166824682812</c:v>
                </c:pt>
                <c:pt idx="1920">
                  <c:v>38.3849114144734</c:v>
                </c:pt>
                <c:pt idx="1921">
                  <c:v>40.126164898062825</c:v>
                </c:pt>
                <c:pt idx="1922">
                  <c:v>43.992953966345908</c:v>
                </c:pt>
                <c:pt idx="1923">
                  <c:v>47.434785122716612</c:v>
                </c:pt>
                <c:pt idx="1924">
                  <c:v>49.717203768141253</c:v>
                </c:pt>
                <c:pt idx="1925">
                  <c:v>52.479375929351292</c:v>
                </c:pt>
                <c:pt idx="1926">
                  <c:v>55.999966538926074</c:v>
                </c:pt>
                <c:pt idx="1927">
                  <c:v>59.509632587084027</c:v>
                </c:pt>
                <c:pt idx="1928">
                  <c:v>62.109823165970411</c:v>
                </c:pt>
                <c:pt idx="1929">
                  <c:v>61.080661462148122</c:v>
                </c:pt>
                <c:pt idx="1930">
                  <c:v>53.429352369436749</c:v>
                </c:pt>
                <c:pt idx="1931">
                  <c:v>41.668957607585405</c:v>
                </c:pt>
                <c:pt idx="1932">
                  <c:v>27.627779787459939</c:v>
                </c:pt>
                <c:pt idx="1933">
                  <c:v>8.5781391074312179</c:v>
                </c:pt>
                <c:pt idx="1934">
                  <c:v>-5.7310978625382507</c:v>
                </c:pt>
                <c:pt idx="1935">
                  <c:v>-12.097686659282202</c:v>
                </c:pt>
                <c:pt idx="1936">
                  <c:v>-13.043497598886864</c:v>
                </c:pt>
                <c:pt idx="1937">
                  <c:v>-11.172358841092041</c:v>
                </c:pt>
                <c:pt idx="1938">
                  <c:v>-9.4759757844836709</c:v>
                </c:pt>
                <c:pt idx="1939">
                  <c:v>-10.251465408570214</c:v>
                </c:pt>
                <c:pt idx="1940">
                  <c:v>-16.652032115521198</c:v>
                </c:pt>
                <c:pt idx="1941">
                  <c:v>-31.280763450199359</c:v>
                </c:pt>
                <c:pt idx="1942">
                  <c:v>-39.937227277930525</c:v>
                </c:pt>
                <c:pt idx="1943">
                  <c:v>-44.875417036543482</c:v>
                </c:pt>
                <c:pt idx="1944">
                  <c:v>-44.627166944322688</c:v>
                </c:pt>
                <c:pt idx="1945">
                  <c:v>-43.79102176473414</c:v>
                </c:pt>
                <c:pt idx="1946">
                  <c:v>-44.179584540087397</c:v>
                </c:pt>
                <c:pt idx="1947">
                  <c:v>-46.080669268864057</c:v>
                </c:pt>
                <c:pt idx="1948">
                  <c:v>-48.092800376514141</c:v>
                </c:pt>
                <c:pt idx="1949">
                  <c:v>-49.871133816416787</c:v>
                </c:pt>
                <c:pt idx="1950">
                  <c:v>-51.714369400482482</c:v>
                </c:pt>
                <c:pt idx="1951">
                  <c:v>-53.115872693732513</c:v>
                </c:pt>
                <c:pt idx="1952">
                  <c:v>-53.581893876630524</c:v>
                </c:pt>
                <c:pt idx="1953">
                  <c:v>-53.493262282389566</c:v>
                </c:pt>
                <c:pt idx="1954">
                  <c:v>-52.752655034934634</c:v>
                </c:pt>
                <c:pt idx="1955">
                  <c:v>-50.178197778891914</c:v>
                </c:pt>
                <c:pt idx="1956">
                  <c:v>-47.064896204416073</c:v>
                </c:pt>
                <c:pt idx="1957">
                  <c:v>-43.646541331171981</c:v>
                </c:pt>
                <c:pt idx="1958">
                  <c:v>-39.36816432992044</c:v>
                </c:pt>
                <c:pt idx="1959">
                  <c:v>-35.603421978869669</c:v>
                </c:pt>
                <c:pt idx="1960">
                  <c:v>-31.644033890308396</c:v>
                </c:pt>
                <c:pt idx="1961">
                  <c:v>-27.789833731186317</c:v>
                </c:pt>
                <c:pt idx="1962">
                  <c:v>-25.547565726455595</c:v>
                </c:pt>
                <c:pt idx="1963">
                  <c:v>-23.588314413970664</c:v>
                </c:pt>
                <c:pt idx="1964">
                  <c:v>-23.057596565617182</c:v>
                </c:pt>
                <c:pt idx="1965">
                  <c:v>-22.16983248453904</c:v>
                </c:pt>
                <c:pt idx="1966">
                  <c:v>-20.178675340423869</c:v>
                </c:pt>
                <c:pt idx="1967">
                  <c:v>-16.07016301302221</c:v>
                </c:pt>
                <c:pt idx="1968">
                  <c:v>-10.330260277525952</c:v>
                </c:pt>
                <c:pt idx="1969">
                  <c:v>-1.8382383262171185</c:v>
                </c:pt>
                <c:pt idx="1970">
                  <c:v>6.0649450519299153</c:v>
                </c:pt>
                <c:pt idx="1971">
                  <c:v>15.051930877153925</c:v>
                </c:pt>
                <c:pt idx="1972">
                  <c:v>22.630701741167272</c:v>
                </c:pt>
                <c:pt idx="1973">
                  <c:v>29.527920367411141</c:v>
                </c:pt>
                <c:pt idx="1974">
                  <c:v>31.263747997891965</c:v>
                </c:pt>
                <c:pt idx="1975">
                  <c:v>29.183278383324136</c:v>
                </c:pt>
                <c:pt idx="1976">
                  <c:v>32.588535460388279</c:v>
                </c:pt>
                <c:pt idx="1977">
                  <c:v>37.33124685823914</c:v>
                </c:pt>
                <c:pt idx="1978">
                  <c:v>42.571003403643893</c:v>
                </c:pt>
                <c:pt idx="1979">
                  <c:v>45.217785405836231</c:v>
                </c:pt>
                <c:pt idx="1980">
                  <c:v>45.765957181584653</c:v>
                </c:pt>
                <c:pt idx="1981">
                  <c:v>47.300748351313629</c:v>
                </c:pt>
                <c:pt idx="1982">
                  <c:v>50.028678149234267</c:v>
                </c:pt>
                <c:pt idx="1983">
                  <c:v>45.868884914450703</c:v>
                </c:pt>
                <c:pt idx="1984">
                  <c:v>43.829167176493534</c:v>
                </c:pt>
                <c:pt idx="1985">
                  <c:v>40.501226760111976</c:v>
                </c:pt>
                <c:pt idx="1986">
                  <c:v>34.505409526448538</c:v>
                </c:pt>
                <c:pt idx="1987">
                  <c:v>27.344875833532619</c:v>
                </c:pt>
                <c:pt idx="1988">
                  <c:v>20.391051758494534</c:v>
                </c:pt>
                <c:pt idx="1989">
                  <c:v>14.622995036077667</c:v>
                </c:pt>
                <c:pt idx="1990">
                  <c:v>10.605823171030801</c:v>
                </c:pt>
                <c:pt idx="1991">
                  <c:v>8.071997482010838</c:v>
                </c:pt>
                <c:pt idx="1992">
                  <c:v>8.0207157378715266</c:v>
                </c:pt>
                <c:pt idx="1993">
                  <c:v>11.067443121029235</c:v>
                </c:pt>
                <c:pt idx="1994">
                  <c:v>14.234806409906671</c:v>
                </c:pt>
                <c:pt idx="1995">
                  <c:v>16.569148698897934</c:v>
                </c:pt>
                <c:pt idx="1996">
                  <c:v>19.332980616351346</c:v>
                </c:pt>
                <c:pt idx="1997">
                  <c:v>21.788268018857064</c:v>
                </c:pt>
                <c:pt idx="1998">
                  <c:v>25.936218945461828</c:v>
                </c:pt>
                <c:pt idx="1999">
                  <c:v>30.547923486774756</c:v>
                </c:pt>
                <c:pt idx="2000">
                  <c:v>34.690100795831462</c:v>
                </c:pt>
                <c:pt idx="2001">
                  <c:v>37.687986382599277</c:v>
                </c:pt>
                <c:pt idx="2002">
                  <c:v>37.797599603094774</c:v>
                </c:pt>
                <c:pt idx="2003">
                  <c:v>38.771330154239955</c:v>
                </c:pt>
                <c:pt idx="2004">
                  <c:v>39.361961642353677</c:v>
                </c:pt>
                <c:pt idx="2005">
                  <c:v>43.998346156587175</c:v>
                </c:pt>
                <c:pt idx="2006">
                  <c:v>53.27000820041345</c:v>
                </c:pt>
                <c:pt idx="2007">
                  <c:v>59.424281975016321</c:v>
                </c:pt>
                <c:pt idx="2008">
                  <c:v>63.075079265725336</c:v>
                </c:pt>
                <c:pt idx="2009">
                  <c:v>66.118548242170121</c:v>
                </c:pt>
                <c:pt idx="2010">
                  <c:v>60.655832581861674</c:v>
                </c:pt>
                <c:pt idx="2011">
                  <c:v>59.93618127331326</c:v>
                </c:pt>
                <c:pt idx="2012">
                  <c:v>17.891256149966683</c:v>
                </c:pt>
                <c:pt idx="2013">
                  <c:v>-25.217633760169328</c:v>
                </c:pt>
                <c:pt idx="2014">
                  <c:v>-45.426663694032996</c:v>
                </c:pt>
                <c:pt idx="2015">
                  <c:v>-53.800498185166589</c:v>
                </c:pt>
                <c:pt idx="2016">
                  <c:v>-55.083842679946628</c:v>
                </c:pt>
                <c:pt idx="2017">
                  <c:v>-53.803963427545462</c:v>
                </c:pt>
                <c:pt idx="2018">
                  <c:v>-48.050299576778151</c:v>
                </c:pt>
                <c:pt idx="2019">
                  <c:v>-46.757969298394087</c:v>
                </c:pt>
                <c:pt idx="2020">
                  <c:v>-48.647903841355451</c:v>
                </c:pt>
                <c:pt idx="2021">
                  <c:v>-59.666413720189404</c:v>
                </c:pt>
                <c:pt idx="2022">
                  <c:v>-67.349597343788332</c:v>
                </c:pt>
                <c:pt idx="2023">
                  <c:v>-67.447380302699798</c:v>
                </c:pt>
                <c:pt idx="2024">
                  <c:v>-68.431882141196226</c:v>
                </c:pt>
                <c:pt idx="2025">
                  <c:v>-68.92164697824721</c:v>
                </c:pt>
                <c:pt idx="2026">
                  <c:v>-68.954942358252381</c:v>
                </c:pt>
                <c:pt idx="2027">
                  <c:v>-62.721958982294943</c:v>
                </c:pt>
                <c:pt idx="2028">
                  <c:v>-56.781137019764437</c:v>
                </c:pt>
                <c:pt idx="2029">
                  <c:v>-56.154366359714828</c:v>
                </c:pt>
                <c:pt idx="2030">
                  <c:v>-56.771533751930654</c:v>
                </c:pt>
                <c:pt idx="2031">
                  <c:v>-55.817560061120034</c:v>
                </c:pt>
                <c:pt idx="2032">
                  <c:v>-56.41072483488265</c:v>
                </c:pt>
                <c:pt idx="2033">
                  <c:v>-55.115231680192444</c:v>
                </c:pt>
                <c:pt idx="2034">
                  <c:v>-52.790056114105653</c:v>
                </c:pt>
                <c:pt idx="2035">
                  <c:v>-52.35066480480701</c:v>
                </c:pt>
                <c:pt idx="2036">
                  <c:v>-53.282637198004693</c:v>
                </c:pt>
                <c:pt idx="2037">
                  <c:v>-56.041584126680753</c:v>
                </c:pt>
                <c:pt idx="2038">
                  <c:v>-54.059314286878553</c:v>
                </c:pt>
                <c:pt idx="2039">
                  <c:v>-51.009222180417346</c:v>
                </c:pt>
                <c:pt idx="2040">
                  <c:v>-50.174425906514529</c:v>
                </c:pt>
                <c:pt idx="2041">
                  <c:v>-50.141851714840698</c:v>
                </c:pt>
                <c:pt idx="2042">
                  <c:v>-50.977821060893334</c:v>
                </c:pt>
                <c:pt idx="2043">
                  <c:v>-50.523219702597729</c:v>
                </c:pt>
                <c:pt idx="2044">
                  <c:v>-49.372356100558598</c:v>
                </c:pt>
                <c:pt idx="2045">
                  <c:v>-49.998347018598849</c:v>
                </c:pt>
                <c:pt idx="2046">
                  <c:v>-54.662202328232524</c:v>
                </c:pt>
                <c:pt idx="2047">
                  <c:v>-56.915209269180302</c:v>
                </c:pt>
                <c:pt idx="2048">
                  <c:v>-53.209588246913903</c:v>
                </c:pt>
                <c:pt idx="2049">
                  <c:v>-47.461688506965274</c:v>
                </c:pt>
                <c:pt idx="2050">
                  <c:v>-44.631016230907029</c:v>
                </c:pt>
                <c:pt idx="2051">
                  <c:v>-44.371802725764994</c:v>
                </c:pt>
                <c:pt idx="2052">
                  <c:v>-47.145895446868472</c:v>
                </c:pt>
                <c:pt idx="2053">
                  <c:v>-50.32850542176417</c:v>
                </c:pt>
                <c:pt idx="2054">
                  <c:v>-51.957013829126851</c:v>
                </c:pt>
                <c:pt idx="2055">
                  <c:v>-53.646844431912662</c:v>
                </c:pt>
                <c:pt idx="2056">
                  <c:v>-52.185266801894535</c:v>
                </c:pt>
                <c:pt idx="2057">
                  <c:v>-49.454407588524063</c:v>
                </c:pt>
                <c:pt idx="2058">
                  <c:v>-47.717517497475448</c:v>
                </c:pt>
                <c:pt idx="2059">
                  <c:v>-49.606810040188684</c:v>
                </c:pt>
                <c:pt idx="2060">
                  <c:v>-48.273153134251515</c:v>
                </c:pt>
                <c:pt idx="2061">
                  <c:v>-48.259253807246921</c:v>
                </c:pt>
                <c:pt idx="2062">
                  <c:v>-51.02550196362666</c:v>
                </c:pt>
                <c:pt idx="2063">
                  <c:v>-53.265524807133772</c:v>
                </c:pt>
                <c:pt idx="2064">
                  <c:v>-53.149443089346555</c:v>
                </c:pt>
                <c:pt idx="2065">
                  <c:v>-48.40190807670691</c:v>
                </c:pt>
                <c:pt idx="2066">
                  <c:v>-45.699635873321498</c:v>
                </c:pt>
                <c:pt idx="2067">
                  <c:v>-46.369353850217983</c:v>
                </c:pt>
                <c:pt idx="2068">
                  <c:v>-48.379521271333026</c:v>
                </c:pt>
                <c:pt idx="2069">
                  <c:v>-50.356453895917042</c:v>
                </c:pt>
                <c:pt idx="2070">
                  <c:v>-51.985475747032169</c:v>
                </c:pt>
                <c:pt idx="2071">
                  <c:v>-53.544020185534848</c:v>
                </c:pt>
                <c:pt idx="2072">
                  <c:v>-54.669444168170514</c:v>
                </c:pt>
                <c:pt idx="2073">
                  <c:v>-55.028464074211023</c:v>
                </c:pt>
                <c:pt idx="2074">
                  <c:v>-52.719820737610306</c:v>
                </c:pt>
                <c:pt idx="2075">
                  <c:v>-51.491215485389908</c:v>
                </c:pt>
                <c:pt idx="2076">
                  <c:v>-50.587610229457241</c:v>
                </c:pt>
                <c:pt idx="2077">
                  <c:v>-47.917642809231999</c:v>
                </c:pt>
                <c:pt idx="2078">
                  <c:v>-50.494352558813148</c:v>
                </c:pt>
                <c:pt idx="2079">
                  <c:v>-53.214476547654435</c:v>
                </c:pt>
                <c:pt idx="2080">
                  <c:v>-54.170613316849419</c:v>
                </c:pt>
                <c:pt idx="2081">
                  <c:v>-53.258358149823721</c:v>
                </c:pt>
                <c:pt idx="2082">
                  <c:v>-52.758718324911804</c:v>
                </c:pt>
                <c:pt idx="2083">
                  <c:v>-52.74004823135305</c:v>
                </c:pt>
                <c:pt idx="2084">
                  <c:v>-52.336929686488325</c:v>
                </c:pt>
                <c:pt idx="2085">
                  <c:v>-53.562231861574439</c:v>
                </c:pt>
                <c:pt idx="2086">
                  <c:v>-52.620754397684117</c:v>
                </c:pt>
                <c:pt idx="2087">
                  <c:v>-51.15203858608848</c:v>
                </c:pt>
                <c:pt idx="2088">
                  <c:v>-49.951964256517449</c:v>
                </c:pt>
                <c:pt idx="2089">
                  <c:v>-50.803868902284606</c:v>
                </c:pt>
                <c:pt idx="2090">
                  <c:v>-51.988698602673807</c:v>
                </c:pt>
                <c:pt idx="2091">
                  <c:v>-53.520745527294999</c:v>
                </c:pt>
                <c:pt idx="2092">
                  <c:v>-53.61093951767765</c:v>
                </c:pt>
                <c:pt idx="2093">
                  <c:v>-52.545464590068775</c:v>
                </c:pt>
                <c:pt idx="2094">
                  <c:v>-51.889319828799586</c:v>
                </c:pt>
                <c:pt idx="2095">
                  <c:v>-52.388280712267182</c:v>
                </c:pt>
                <c:pt idx="2096">
                  <c:v>-52.748707014277521</c:v>
                </c:pt>
                <c:pt idx="2097">
                  <c:v>-51.838649866723436</c:v>
                </c:pt>
                <c:pt idx="2098">
                  <c:v>-52.381583346509871</c:v>
                </c:pt>
                <c:pt idx="2099">
                  <c:v>-53.033877129611284</c:v>
                </c:pt>
                <c:pt idx="2100">
                  <c:v>-52.847178611505512</c:v>
                </c:pt>
                <c:pt idx="2101">
                  <c:v>-52.654682480725292</c:v>
                </c:pt>
                <c:pt idx="2102">
                  <c:v>-51.904576367805959</c:v>
                </c:pt>
                <c:pt idx="2103">
                  <c:v>-52.021106702962932</c:v>
                </c:pt>
                <c:pt idx="2104">
                  <c:v>-52.395337127005028</c:v>
                </c:pt>
                <c:pt idx="2105">
                  <c:v>-52.734950522281977</c:v>
                </c:pt>
                <c:pt idx="2106">
                  <c:v>-52.84740274784567</c:v>
                </c:pt>
                <c:pt idx="2107">
                  <c:v>-51.077047608394899</c:v>
                </c:pt>
                <c:pt idx="2108">
                  <c:v>-48.186028140425883</c:v>
                </c:pt>
                <c:pt idx="2109">
                  <c:v>-46.203325120743237</c:v>
                </c:pt>
                <c:pt idx="2110">
                  <c:v>-46.698237832081659</c:v>
                </c:pt>
                <c:pt idx="2111">
                  <c:v>-47.436789412998507</c:v>
                </c:pt>
                <c:pt idx="2112">
                  <c:v>-41.563067834409253</c:v>
                </c:pt>
                <c:pt idx="2113">
                  <c:v>-49.451364831358362</c:v>
                </c:pt>
                <c:pt idx="2114">
                  <c:v>-50.916702492549319</c:v>
                </c:pt>
                <c:pt idx="2115">
                  <c:v>-50.905303954574215</c:v>
                </c:pt>
                <c:pt idx="2116">
                  <c:v>-51.346485711868716</c:v>
                </c:pt>
                <c:pt idx="2117">
                  <c:v>-52.702135864550193</c:v>
                </c:pt>
                <c:pt idx="2118">
                  <c:v>-51.609978881947548</c:v>
                </c:pt>
                <c:pt idx="2119">
                  <c:v>-50.383019302788909</c:v>
                </c:pt>
                <c:pt idx="2120">
                  <c:v>-51.580875938799842</c:v>
                </c:pt>
              </c:numCache>
            </c:numRef>
          </c:val>
          <c:smooth val="0"/>
          <c:extLst>
            <c:ext xmlns:c16="http://schemas.microsoft.com/office/drawing/2014/chart" uri="{C3380CC4-5D6E-409C-BE32-E72D297353CC}">
              <c16:uniqueId val="{00000002-FD24-4672-956C-42A7F68991C7}"/>
            </c:ext>
          </c:extLst>
        </c:ser>
        <c:dLbls>
          <c:showLegendKey val="0"/>
          <c:showVal val="0"/>
          <c:showCatName val="0"/>
          <c:showSerName val="0"/>
          <c:showPercent val="0"/>
          <c:showBubbleSize val="0"/>
        </c:dLbls>
        <c:smooth val="0"/>
        <c:axId val="694813160"/>
        <c:axId val="694814144"/>
      </c:lineChart>
      <c:catAx>
        <c:axId val="694813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4144"/>
        <c:crosses val="autoZero"/>
        <c:auto val="1"/>
        <c:lblAlgn val="ctr"/>
        <c:lblOffset val="100"/>
        <c:noMultiLvlLbl val="0"/>
      </c:catAx>
      <c:valAx>
        <c:axId val="69481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31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4</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12</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3</b:RefOrder>
  </b:Source>
  <b:Source>
    <b:Tag>ukm18</b:Tag>
    <b:SourceType>InternetSite</b:SourceType>
    <b:Guid>{FA67C0F2-BA06-4FD6-B272-174068F88096}</b:Guid>
    <b:LCID>en-US</b:LCID>
    <b:RefOrder>17</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5</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15</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18</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19</b:RefOrder>
  </b:Source>
  <b:Source>
    <b:Tag>Ste14</b:Tag>
    <b:SourceType>InternetSite</b:SourceType>
    <b:Guid>{C29B3241-15E8-4BA2-9CE0-397F596E4B4D}</b:Guid>
    <b:Author>
      <b:Author>
        <b:NameList>
          <b:Person>
            <b:Last>Mraz</b:Last>
            <b:First>Stephen</b:First>
          </b:Person>
        </b:NameList>
      </b:Author>
    </b:Author>
    <b:Title>What’s the Difference Between Pitch, Roll, and Yaw?</b:Title>
    <b:InternetSiteTitle>MachineDesign</b:InternetSiteTitle>
    <b:Year>2014</b:Year>
    <b:Month>06</b:Month>
    <b:Day>12</b:Day>
    <b:URL>http://www.machinedesign.com/engineering-essentials/what-s-difference-between-pitch-roll-and-yaw</b:URL>
    <b:RefOrder>13</b:RefOrder>
  </b:Source>
  <b:Source>
    <b:Tag>Vic10</b:Tag>
    <b:SourceType>InternetSite</b:SourceType>
    <b:Guid>{D1F43034-F54F-4EA5-B24E-520C67087ADE}</b:Guid>
    <b:Author>
      <b:Author>
        <b:NameList>
          <b:Person>
            <b:Last>H</b:Last>
            <b:First>Victor</b:First>
          </b:Person>
        </b:NameList>
      </b:Author>
    </b:Author>
    <b:Title>Gyroscope apps and games</b:Title>
    <b:InternetSiteTitle>Phonearena</b:InternetSiteTitle>
    <b:Year>2010</b:Year>
    <b:Month>12</b:Month>
    <b:Day>14</b:Day>
    <b:URL>https://www.phonearena.com/news/Gyroscope-apps-and-games_id15299</b:URL>
    <b:RefOrder>16</b:RefOrder>
  </b:Source>
  <b:Source>
    <b:Tag>All17</b:Tag>
    <b:SourceType>InternetSite</b:SourceType>
    <b:Guid>{472FDDB6-A351-414D-A187-D80644F75DF0}</b:Guid>
    <b:Author>
      <b:Author>
        <b:NameList>
          <b:Person>
            <b:Last>Kealy</b:Last>
            <b:First>Allison</b:First>
          </b:Person>
        </b:NameList>
      </b:Author>
    </b:Author>
    <b:Title>MEMS and wireless options: User localization in cellular phones</b:Title>
    <b:InternetSiteTitle>GPSworld</b:InternetSiteTitle>
    <b:Year>2017</b:Year>
    <b:Month>7</b:Month>
    <b:Day>28</b:Day>
    <b:URL>http://gpsworld.com/mems-and-wireless-options-user-localization-in-cellular-phones/</b:URL>
    <b:RefOrder>14</b:RefOrder>
  </b:Source>
  <b:Source>
    <b:Tag>HJL05</b:Tag>
    <b:SourceType>JournalArticle</b:SourceType>
    <b:Guid>{F66539D4-4865-4C40-9243-8C22FD17B482}</b:Guid>
    <b:Author>
      <b:Author>
        <b:Corporate>H. J. Luinge P.H. Veltink</b:Corporate>
      </b:Author>
    </b:Author>
    <b:Title>Measuring orientation of human body segments using miniature gyroscopes and accelerometers</b:Title>
    <b:JournalName>Med. Biol. Eng. Comput.</b:JournalName>
    <b:Year>2005</b:Year>
    <b:Pages>273-282</b:Pages>
    <b:RefOrder>6</b:RefOrder>
  </b:Source>
  <b:Source>
    <b:Tag>Ste12</b:Tag>
    <b:SourceType>ConferenceProceedings</b:SourceType>
    <b:Guid>{E320F597-5694-4DDD-899A-EB90B9C490F2}</b:Guid>
    <b:Title>Simple and Complex Activity Recognition Through Smart Phone</b:Title>
    <b:Year>2012</b:Year>
    <b:Pages>1-8</b:Pages>
    <b:Author>
      <b:Author>
        <b:Corporate>Stefan Dernbach,Barnan Das, Narayanan C. Krishnan,Brian L. Thomas, Diane J. Cook</b:Corporate>
      </b:Author>
    </b:Author>
    <b:ConferenceName>2012 Eighth International Conference on Intelligent Environments</b:ConferenceName>
    <b:City>USA</b:City>
    <b:Publisher>IEEE Computer Science</b:Publisher>
    <b:RefOrder>7</b:RefOrder>
  </b:Source>
  <b:Source>
    <b:Tag>Der11</b:Tag>
    <b:SourceType>ConferenceProceedings</b:SourceType>
    <b:Guid>{EA653C8A-E7AA-4AB3-890D-5B4F6B392993}</b:Guid>
    <b:Author>
      <b:Author>
        <b:Corporate>Derick A. Johnson, Mohan M. Trivedi</b:Corporate>
      </b:Author>
    </b:Author>
    <b:Title>Driving Style Recognition Using a Smartphone as a Sensor Platform</b:Title>
    <b:Pages>1-7</b:Pages>
    <b:Year>2011</b:Year>
    <b:ConferenceName>14th International IEEE Conference</b:ConferenceName>
    <b:City>Washington</b:City>
    <b:Publisher>Laboratory for Intelligent and Safe Automobiles</b:Publisher>
    <b:RefOrder>8</b:RefOrder>
  </b:Source>
  <b:Source>
    <b:Tag>Emm13</b:Tag>
    <b:SourceType>JournalArticle</b:SourceType>
    <b:Guid>{105F8E6F-C5B4-4E4F-A0C0-39876D63250F}</b:Guid>
    <b:Author>
      <b:Author>
        <b:Corporate>Emma Fortune, Vipul Lugade, Melissa Morrow, Kenton Kaufman∗</b:Corporate>
      </b:Author>
    </b:Author>
    <b:Title>Validity of using tri-axial accelerometers to measure humanmovement – Part II: Step counts at a wide range of gait velocities</b:Title>
    <b:JournalName>ScienceDirect</b:JournalName>
    <b:Year>2013</b:Year>
    <b:Pages>1-11</b:Pages>
    <b:RefOrder>10</b:RefOrder>
  </b:Source>
  <b:Source>
    <b:Tag>Sam13</b:Tag>
    <b:SourceType>ConferenceProceedings</b:SourceType>
    <b:Guid>{775FACF0-DE1A-4C42-82A5-9F6398BE81A7}</b:Guid>
    <b:Title>A Gyroscopic Data based Pedometer Algorithm</b:Title>
    <b:Year>2013</b:Year>
    <b:Pages>1-5</b:Pages>
    <b:Author>
      <b:Author>
        <b:Corporate>Sampath Jayalath, Nimsiri Abhayasinghe</b:Corporate>
      </b:Author>
    </b:Author>
    <b:ConferenceName>The 8th International Conference on Computer Science &amp; Education (ICCSE 2013)</b:ConferenceName>
    <b:City>Colombo</b:City>
    <b:Publisher>The 8th International Conference</b:Publisher>
    <b:RefOrder>9</b:RefOrder>
  </b:Source>
  <b:Source>
    <b:Tag>CAT10</b:Tag>
    <b:SourceType>JournalArticle</b:SourceType>
    <b:Guid>{7212A0EC-10D0-4876-836A-00F9DD0958C6}</b:Guid>
    <b:Title>Accelerometer-Determined Steps per Day in US Children and Youth</b:Title>
    <b:Pages>1-7</b:Pages>
    <b:Year>2010</b:Year>
    <b:Author>
      <b:Author>
        <b:Corporate>Catrine Tudor-Locke, William D. Johnson , Peter T. Katzmarzyk</b:Corporate>
      </b:Author>
    </b:Author>
    <b:JournalName>Pennington Biomedical Research Center, Baton Rouge, LA</b:JournalName>
    <b:RefOrder>11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16129D-1522-4AF7-A8C0-BC0C692B3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5E187D95.dotm</Template>
  <TotalTime>13900</TotalTime>
  <Pages>93</Pages>
  <Words>14100</Words>
  <Characters>80374</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anecto Galway</dc:creator>
  <cp:lastModifiedBy>JIE  SUN</cp:lastModifiedBy>
  <cp:revision>547</cp:revision>
  <cp:lastPrinted>2018-07-06T16:30:00Z</cp:lastPrinted>
  <dcterms:created xsi:type="dcterms:W3CDTF">2018-04-18T15:36:00Z</dcterms:created>
  <dcterms:modified xsi:type="dcterms:W3CDTF">2018-07-06T16:32:00Z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